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051945"/>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E-Prints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051946"/>
      <w:r w:rsidRPr="002539EB">
        <w:lastRenderedPageBreak/>
        <w:t>Resumen en castellano</w:t>
      </w:r>
      <w:bookmarkEnd w:id="9"/>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051947"/>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Comportamiento, Piloto, Avión, 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051948"/>
      <w:r>
        <w:lastRenderedPageBreak/>
        <w:t>Resumen en inglés</w:t>
      </w:r>
      <w:bookmarkEnd w:id="182"/>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051949"/>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ins w:id="318" w:author="Orion" w:date="2011-07-24T16:26:00Z">
        <w:r>
          <w:rPr>
            <w:lang w:val="en-US"/>
          </w:rPr>
          <w:t>Software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051950"/>
      <w:r>
        <w:lastRenderedPageBreak/>
        <w:t>Índice de contenidos</w:t>
      </w:r>
      <w:bookmarkEnd w:id="327"/>
    </w:p>
    <w:p w14:paraId="4F7B9F2F" w14:textId="77777777" w:rsidR="0006797C" w:rsidRDefault="00120931">
      <w:pPr>
        <w:pStyle w:val="TOC1"/>
        <w:rPr>
          <w:ins w:id="328" w:author="Orion" w:date="2011-08-02T12:36: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2T12:36:00Z">
        <w:r w:rsidR="0006797C" w:rsidRPr="00255F9D">
          <w:rPr>
            <w:rStyle w:val="Hyperlink"/>
            <w:noProof/>
          </w:rPr>
          <w:fldChar w:fldCharType="begin"/>
        </w:r>
        <w:r w:rsidR="0006797C" w:rsidRPr="00255F9D">
          <w:rPr>
            <w:rStyle w:val="Hyperlink"/>
            <w:noProof/>
          </w:rPr>
          <w:instrText xml:space="preserve"> </w:instrText>
        </w:r>
        <w:r w:rsidR="0006797C">
          <w:rPr>
            <w:noProof/>
          </w:rPr>
          <w:instrText>HYPERLINK \l "_Toc300051945"</w:instrText>
        </w:r>
        <w:r w:rsidR="0006797C" w:rsidRPr="00255F9D">
          <w:rPr>
            <w:rStyle w:val="Hyperlink"/>
            <w:noProof/>
          </w:rPr>
          <w:instrText xml:space="preserve"> </w:instrText>
        </w:r>
        <w:r w:rsidR="0006797C" w:rsidRPr="00255F9D">
          <w:rPr>
            <w:rStyle w:val="Hyperlink"/>
            <w:noProof/>
          </w:rPr>
          <w:fldChar w:fldCharType="separate"/>
        </w:r>
        <w:r w:rsidR="0006797C" w:rsidRPr="00255F9D">
          <w:rPr>
            <w:rStyle w:val="Hyperlink"/>
            <w:noProof/>
            <w:lang w:val="es-ES"/>
          </w:rPr>
          <w:t>Autorización de Difusión</w:t>
        </w:r>
        <w:r w:rsidR="0006797C">
          <w:rPr>
            <w:noProof/>
            <w:webHidden/>
          </w:rPr>
          <w:tab/>
        </w:r>
        <w:r w:rsidR="0006797C">
          <w:rPr>
            <w:noProof/>
            <w:webHidden/>
          </w:rPr>
          <w:fldChar w:fldCharType="begin"/>
        </w:r>
        <w:r w:rsidR="0006797C">
          <w:rPr>
            <w:noProof/>
            <w:webHidden/>
          </w:rPr>
          <w:instrText xml:space="preserve"> PAGEREF _Toc300051945 \h </w:instrText>
        </w:r>
      </w:ins>
      <w:r w:rsidR="0006797C">
        <w:rPr>
          <w:noProof/>
          <w:webHidden/>
        </w:rPr>
      </w:r>
      <w:r w:rsidR="0006797C">
        <w:rPr>
          <w:noProof/>
          <w:webHidden/>
        </w:rPr>
        <w:fldChar w:fldCharType="separate"/>
      </w:r>
      <w:ins w:id="330" w:author="Orion" w:date="2011-08-02T12:36:00Z">
        <w:r w:rsidR="0006797C">
          <w:rPr>
            <w:noProof/>
            <w:webHidden/>
          </w:rPr>
          <w:t>iii</w:t>
        </w:r>
        <w:r w:rsidR="0006797C">
          <w:rPr>
            <w:noProof/>
            <w:webHidden/>
          </w:rPr>
          <w:fldChar w:fldCharType="end"/>
        </w:r>
        <w:r w:rsidR="0006797C" w:rsidRPr="00255F9D">
          <w:rPr>
            <w:rStyle w:val="Hyperlink"/>
            <w:noProof/>
          </w:rPr>
          <w:fldChar w:fldCharType="end"/>
        </w:r>
      </w:ins>
    </w:p>
    <w:p w14:paraId="5496B1CE" w14:textId="77777777" w:rsidR="0006797C" w:rsidRDefault="0006797C">
      <w:pPr>
        <w:pStyle w:val="TOC1"/>
        <w:rPr>
          <w:ins w:id="331" w:author="Orion" w:date="2011-08-02T12:36:00Z"/>
          <w:rFonts w:asciiTheme="minorHAnsi" w:eastAsiaTheme="minorEastAsia" w:hAnsiTheme="minorHAnsi" w:cstheme="minorBidi"/>
          <w:noProof/>
          <w:sz w:val="22"/>
          <w:szCs w:val="22"/>
          <w:lang w:val="es-ES" w:eastAsia="es-ES"/>
        </w:rPr>
      </w:pPr>
      <w:ins w:id="33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"_Toc300051946"</w:instrText>
        </w:r>
        <w:r w:rsidRPr="00255F9D">
          <w:rPr>
            <w:rStyle w:val="Hyperlink"/>
            <w:noProof/>
          </w:rPr>
          <w:instrText xml:space="preserve"> </w:instrText>
        </w:r>
        <w:r w:rsidRPr="00255F9D">
          <w:rPr>
            <w:rStyle w:val="Hyperlink"/>
            <w:noProof/>
          </w:rPr>
          <w:fldChar w:fldCharType="separate"/>
        </w:r>
        <w:r w:rsidRPr="00255F9D">
          <w:rPr>
            <w:rStyle w:val="Hyperlink"/>
            <w:noProof/>
          </w:rPr>
          <w:t>Resumen en castellano</w:t>
        </w:r>
        <w:r>
          <w:rPr>
            <w:noProof/>
            <w:webHidden/>
          </w:rPr>
          <w:tab/>
        </w:r>
        <w:r>
          <w:rPr>
            <w:noProof/>
            <w:webHidden/>
          </w:rPr>
          <w:fldChar w:fldCharType="begin"/>
        </w:r>
        <w:r>
          <w:rPr>
            <w:noProof/>
            <w:webHidden/>
          </w:rPr>
          <w:instrText xml:space="preserve"> PAGEREF _Toc300051946 \h </w:instrText>
        </w:r>
      </w:ins>
      <w:r>
        <w:rPr>
          <w:noProof/>
          <w:webHidden/>
        </w:rPr>
      </w:r>
      <w:r>
        <w:rPr>
          <w:noProof/>
          <w:webHidden/>
        </w:rPr>
        <w:fldChar w:fldCharType="separate"/>
      </w:r>
      <w:ins w:id="333" w:author="Orion" w:date="2011-08-02T12:36:00Z">
        <w:r>
          <w:rPr>
            <w:noProof/>
            <w:webHidden/>
          </w:rPr>
          <w:t>v</w:t>
        </w:r>
        <w:r>
          <w:rPr>
            <w:noProof/>
            <w:webHidden/>
          </w:rPr>
          <w:fldChar w:fldCharType="end"/>
        </w:r>
        <w:r w:rsidRPr="00255F9D">
          <w:rPr>
            <w:rStyle w:val="Hyperlink"/>
            <w:noProof/>
          </w:rPr>
          <w:fldChar w:fldCharType="end"/>
        </w:r>
      </w:ins>
    </w:p>
    <w:p w14:paraId="342FFC9C" w14:textId="77777777" w:rsidR="0006797C" w:rsidRDefault="0006797C">
      <w:pPr>
        <w:pStyle w:val="TOC1"/>
        <w:rPr>
          <w:ins w:id="334" w:author="Orion" w:date="2011-08-02T12:36:00Z"/>
          <w:rFonts w:asciiTheme="minorHAnsi" w:eastAsiaTheme="minorEastAsia" w:hAnsiTheme="minorHAnsi" w:cstheme="minorBidi"/>
          <w:noProof/>
          <w:sz w:val="22"/>
          <w:szCs w:val="22"/>
          <w:lang w:val="es-ES" w:eastAsia="es-ES"/>
        </w:rPr>
      </w:pPr>
      <w:ins w:id="33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"_Toc300051947"</w:instrText>
        </w:r>
        <w:r w:rsidRPr="00255F9D">
          <w:rPr>
            <w:rStyle w:val="Hyperlink"/>
            <w:noProof/>
          </w:rPr>
          <w:instrText xml:space="preserve"> </w:instrText>
        </w:r>
        <w:r w:rsidRPr="00255F9D">
          <w:rPr>
            <w:rStyle w:val="Hyperlink"/>
            <w:noProof/>
          </w:rPr>
          <w:fldChar w:fldCharType="separate"/>
        </w:r>
        <w:r w:rsidRPr="00255F9D">
          <w:rPr>
            <w:rStyle w:val="Hyperlink"/>
            <w:noProof/>
            <w:lang w:val="es-ES"/>
          </w:rPr>
          <w:t>Palabras clave</w:t>
        </w:r>
        <w:r>
          <w:rPr>
            <w:noProof/>
            <w:webHidden/>
          </w:rPr>
          <w:tab/>
        </w:r>
        <w:r>
          <w:rPr>
            <w:noProof/>
            <w:webHidden/>
          </w:rPr>
          <w:fldChar w:fldCharType="begin"/>
        </w:r>
        <w:r>
          <w:rPr>
            <w:noProof/>
            <w:webHidden/>
          </w:rPr>
          <w:instrText xml:space="preserve"> PAGEREF _Toc300051947 \h </w:instrText>
        </w:r>
      </w:ins>
      <w:r>
        <w:rPr>
          <w:noProof/>
          <w:webHidden/>
        </w:rPr>
      </w:r>
      <w:r>
        <w:rPr>
          <w:noProof/>
          <w:webHidden/>
        </w:rPr>
        <w:fldChar w:fldCharType="separate"/>
      </w:r>
      <w:ins w:id="336" w:author="Orion" w:date="2011-08-02T12:36:00Z">
        <w:r>
          <w:rPr>
            <w:noProof/>
            <w:webHidden/>
          </w:rPr>
          <w:t>v</w:t>
        </w:r>
        <w:r>
          <w:rPr>
            <w:noProof/>
            <w:webHidden/>
          </w:rPr>
          <w:fldChar w:fldCharType="end"/>
        </w:r>
        <w:r w:rsidRPr="00255F9D">
          <w:rPr>
            <w:rStyle w:val="Hyperlink"/>
            <w:noProof/>
          </w:rPr>
          <w:fldChar w:fldCharType="end"/>
        </w:r>
      </w:ins>
    </w:p>
    <w:p w14:paraId="2FFABF2B" w14:textId="77777777" w:rsidR="0006797C" w:rsidRDefault="0006797C">
      <w:pPr>
        <w:pStyle w:val="TOC1"/>
        <w:rPr>
          <w:ins w:id="337" w:author="Orion" w:date="2011-08-02T12:36:00Z"/>
          <w:rFonts w:asciiTheme="minorHAnsi" w:eastAsiaTheme="minorEastAsia" w:hAnsiTheme="minorHAnsi" w:cstheme="minorBidi"/>
          <w:noProof/>
          <w:sz w:val="22"/>
          <w:szCs w:val="22"/>
          <w:lang w:val="es-ES" w:eastAsia="es-ES"/>
        </w:rPr>
      </w:pPr>
      <w:ins w:id="33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"_Toc300051948"</w:instrText>
        </w:r>
        <w:r w:rsidRPr="00255F9D">
          <w:rPr>
            <w:rStyle w:val="Hyperlink"/>
            <w:noProof/>
          </w:rPr>
          <w:instrText xml:space="preserve"> </w:instrText>
        </w:r>
        <w:r w:rsidRPr="00255F9D">
          <w:rPr>
            <w:rStyle w:val="Hyperlink"/>
            <w:noProof/>
          </w:rPr>
          <w:fldChar w:fldCharType="separate"/>
        </w:r>
        <w:r w:rsidRPr="00255F9D">
          <w:rPr>
            <w:rStyle w:val="Hyperlink"/>
            <w:noProof/>
          </w:rPr>
          <w:t>Resumen en inglés</w:t>
        </w:r>
        <w:r>
          <w:rPr>
            <w:noProof/>
            <w:webHidden/>
          </w:rPr>
          <w:tab/>
        </w:r>
        <w:r>
          <w:rPr>
            <w:noProof/>
            <w:webHidden/>
          </w:rPr>
          <w:fldChar w:fldCharType="begin"/>
        </w:r>
        <w:r>
          <w:rPr>
            <w:noProof/>
            <w:webHidden/>
          </w:rPr>
          <w:instrText xml:space="preserve"> PAGEREF _Toc300051948 \h </w:instrText>
        </w:r>
      </w:ins>
      <w:r>
        <w:rPr>
          <w:noProof/>
          <w:webHidden/>
        </w:rPr>
      </w:r>
      <w:r>
        <w:rPr>
          <w:noProof/>
          <w:webHidden/>
        </w:rPr>
        <w:fldChar w:fldCharType="separate"/>
      </w:r>
      <w:ins w:id="339" w:author="Orion" w:date="2011-08-02T12:36:00Z">
        <w:r>
          <w:rPr>
            <w:noProof/>
            <w:webHidden/>
          </w:rPr>
          <w:t>vi</w:t>
        </w:r>
        <w:r>
          <w:rPr>
            <w:noProof/>
            <w:webHidden/>
          </w:rPr>
          <w:fldChar w:fldCharType="end"/>
        </w:r>
        <w:r w:rsidRPr="00255F9D">
          <w:rPr>
            <w:rStyle w:val="Hyperlink"/>
            <w:noProof/>
          </w:rPr>
          <w:fldChar w:fldCharType="end"/>
        </w:r>
      </w:ins>
    </w:p>
    <w:p w14:paraId="4184ADF0" w14:textId="77777777" w:rsidR="0006797C" w:rsidRDefault="0006797C">
      <w:pPr>
        <w:pStyle w:val="TOC1"/>
        <w:rPr>
          <w:ins w:id="340" w:author="Orion" w:date="2011-08-02T12:36:00Z"/>
          <w:rFonts w:asciiTheme="minorHAnsi" w:eastAsiaTheme="minorEastAsia" w:hAnsiTheme="minorHAnsi" w:cstheme="minorBidi"/>
          <w:noProof/>
          <w:sz w:val="22"/>
          <w:szCs w:val="22"/>
          <w:lang w:val="es-ES" w:eastAsia="es-ES"/>
        </w:rPr>
      </w:pPr>
      <w:ins w:id="34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"_Toc300051949"</w:instrText>
        </w:r>
        <w:r w:rsidRPr="00255F9D">
          <w:rPr>
            <w:rStyle w:val="Hyperlink"/>
            <w:noProof/>
          </w:rPr>
          <w:instrText xml:space="preserve"> </w:instrText>
        </w:r>
        <w:r w:rsidRPr="00255F9D">
          <w:rPr>
            <w:rStyle w:val="Hyperlink"/>
            <w:noProof/>
          </w:rPr>
          <w:fldChar w:fldCharType="separate"/>
        </w:r>
        <w:r w:rsidRPr="00255F9D">
          <w:rPr>
            <w:rStyle w:val="Hyperlink"/>
            <w:noProof/>
          </w:rPr>
          <w:t>Keywords</w:t>
        </w:r>
        <w:r>
          <w:rPr>
            <w:noProof/>
            <w:webHidden/>
          </w:rPr>
          <w:tab/>
        </w:r>
        <w:r>
          <w:rPr>
            <w:noProof/>
            <w:webHidden/>
          </w:rPr>
          <w:fldChar w:fldCharType="begin"/>
        </w:r>
        <w:r>
          <w:rPr>
            <w:noProof/>
            <w:webHidden/>
          </w:rPr>
          <w:instrText xml:space="preserve"> PAGEREF _Toc300051949 \h </w:instrText>
        </w:r>
      </w:ins>
      <w:r>
        <w:rPr>
          <w:noProof/>
          <w:webHidden/>
        </w:rPr>
      </w:r>
      <w:r>
        <w:rPr>
          <w:noProof/>
          <w:webHidden/>
        </w:rPr>
        <w:fldChar w:fldCharType="separate"/>
      </w:r>
      <w:ins w:id="342" w:author="Orion" w:date="2011-08-02T12:36:00Z">
        <w:r>
          <w:rPr>
            <w:noProof/>
            <w:webHidden/>
          </w:rPr>
          <w:t>vi</w:t>
        </w:r>
        <w:r>
          <w:rPr>
            <w:noProof/>
            <w:webHidden/>
          </w:rPr>
          <w:fldChar w:fldCharType="end"/>
        </w:r>
        <w:r w:rsidRPr="00255F9D">
          <w:rPr>
            <w:rStyle w:val="Hyperlink"/>
            <w:noProof/>
          </w:rPr>
          <w:fldChar w:fldCharType="end"/>
        </w:r>
      </w:ins>
    </w:p>
    <w:p w14:paraId="1A119772" w14:textId="77777777" w:rsidR="0006797C" w:rsidRDefault="0006797C">
      <w:pPr>
        <w:pStyle w:val="TOC1"/>
        <w:rPr>
          <w:ins w:id="343" w:author="Orion" w:date="2011-08-02T12:36:00Z"/>
          <w:rFonts w:asciiTheme="minorHAnsi" w:eastAsiaTheme="minorEastAsia" w:hAnsiTheme="minorHAnsi" w:cstheme="minorBidi"/>
          <w:noProof/>
          <w:sz w:val="22"/>
          <w:szCs w:val="22"/>
          <w:lang w:val="es-ES" w:eastAsia="es-ES"/>
        </w:rPr>
      </w:pPr>
      <w:ins w:id="34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"_Toc300051950"</w:instrText>
        </w:r>
        <w:r w:rsidRPr="00255F9D">
          <w:rPr>
            <w:rStyle w:val="Hyperlink"/>
            <w:noProof/>
          </w:rPr>
          <w:instrText xml:space="preserve"> </w:instrText>
        </w:r>
        <w:r w:rsidRPr="00255F9D">
          <w:rPr>
            <w:rStyle w:val="Hyperlink"/>
            <w:noProof/>
          </w:rPr>
          <w:fldChar w:fldCharType="separate"/>
        </w:r>
        <w:r w:rsidRPr="00255F9D">
          <w:rPr>
            <w:rStyle w:val="Hyperlink"/>
            <w:noProof/>
          </w:rPr>
          <w:t>Índice de contenidos</w:t>
        </w:r>
        <w:r>
          <w:rPr>
            <w:noProof/>
            <w:webHidden/>
          </w:rPr>
          <w:tab/>
        </w:r>
        <w:r>
          <w:rPr>
            <w:noProof/>
            <w:webHidden/>
          </w:rPr>
          <w:fldChar w:fldCharType="begin"/>
        </w:r>
        <w:r>
          <w:rPr>
            <w:noProof/>
            <w:webHidden/>
          </w:rPr>
          <w:instrText xml:space="preserve"> PAGEREF _Toc300051950 \h </w:instrText>
        </w:r>
      </w:ins>
      <w:r>
        <w:rPr>
          <w:noProof/>
          <w:webHidden/>
        </w:rPr>
      </w:r>
      <w:r>
        <w:rPr>
          <w:noProof/>
          <w:webHidden/>
        </w:rPr>
        <w:fldChar w:fldCharType="separate"/>
      </w:r>
      <w:ins w:id="345" w:author="Orion" w:date="2011-08-02T12:36:00Z">
        <w:r>
          <w:rPr>
            <w:noProof/>
            <w:webHidden/>
          </w:rPr>
          <w:t>7</w:t>
        </w:r>
        <w:r>
          <w:rPr>
            <w:noProof/>
            <w:webHidden/>
          </w:rPr>
          <w:fldChar w:fldCharType="end"/>
        </w:r>
        <w:r w:rsidRPr="00255F9D">
          <w:rPr>
            <w:rStyle w:val="Hyperlink"/>
            <w:noProof/>
          </w:rPr>
          <w:fldChar w:fldCharType="end"/>
        </w:r>
      </w:ins>
    </w:p>
    <w:p w14:paraId="2FEBC04A" w14:textId="77777777" w:rsidR="0006797C" w:rsidRDefault="0006797C">
      <w:pPr>
        <w:pStyle w:val="TOC1"/>
        <w:rPr>
          <w:ins w:id="346" w:author="Orion" w:date="2011-08-02T12:36:00Z"/>
          <w:rFonts w:asciiTheme="minorHAnsi" w:eastAsiaTheme="minorEastAsia" w:hAnsiTheme="minorHAnsi" w:cstheme="minorBidi"/>
          <w:noProof/>
          <w:sz w:val="22"/>
          <w:szCs w:val="22"/>
          <w:lang w:val="es-ES" w:eastAsia="es-ES"/>
        </w:rPr>
      </w:pPr>
      <w:ins w:id="34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"_Toc300051951"</w:instrText>
        </w:r>
        <w:r w:rsidRPr="00255F9D">
          <w:rPr>
            <w:rStyle w:val="Hyperlink"/>
            <w:noProof/>
          </w:rPr>
          <w:instrText xml:space="preserve"> </w:instrText>
        </w:r>
        <w:r w:rsidRPr="00255F9D">
          <w:rPr>
            <w:rStyle w:val="Hyperlink"/>
            <w:noProof/>
          </w:rPr>
          <w:fldChar w:fldCharType="separate"/>
        </w:r>
        <w:r w:rsidRPr="00255F9D">
          <w:rPr>
            <w:rStyle w:val="Hyperlink"/>
            <w:noProof/>
          </w:rPr>
          <w:t>Tabla de Figuras</w:t>
        </w:r>
        <w:r>
          <w:rPr>
            <w:noProof/>
            <w:webHidden/>
          </w:rPr>
          <w:tab/>
        </w:r>
        <w:r>
          <w:rPr>
            <w:noProof/>
            <w:webHidden/>
          </w:rPr>
          <w:fldChar w:fldCharType="begin"/>
        </w:r>
        <w:r>
          <w:rPr>
            <w:noProof/>
            <w:webHidden/>
          </w:rPr>
          <w:instrText xml:space="preserve"> PAGEREF _Toc300051951 \h </w:instrText>
        </w:r>
      </w:ins>
      <w:r>
        <w:rPr>
          <w:noProof/>
          <w:webHidden/>
        </w:rPr>
      </w:r>
      <w:r>
        <w:rPr>
          <w:noProof/>
          <w:webHidden/>
        </w:rPr>
        <w:fldChar w:fldCharType="separate"/>
      </w:r>
      <w:ins w:id="348" w:author="Orion" w:date="2011-08-02T12:36:00Z">
        <w:r>
          <w:rPr>
            <w:noProof/>
            <w:webHidden/>
          </w:rPr>
          <w:t>9</w:t>
        </w:r>
        <w:r>
          <w:rPr>
            <w:noProof/>
            <w:webHidden/>
          </w:rPr>
          <w:fldChar w:fldCharType="end"/>
        </w:r>
        <w:r w:rsidRPr="00255F9D">
          <w:rPr>
            <w:rStyle w:val="Hyperlink"/>
            <w:noProof/>
          </w:rPr>
          <w:fldChar w:fldCharType="end"/>
        </w:r>
      </w:ins>
    </w:p>
    <w:p w14:paraId="023CA27D" w14:textId="77777777" w:rsidR="0006797C" w:rsidRDefault="0006797C">
      <w:pPr>
        <w:pStyle w:val="TOC1"/>
        <w:rPr>
          <w:ins w:id="349" w:author="Orion" w:date="2011-08-02T12:36:00Z"/>
          <w:rFonts w:asciiTheme="minorHAnsi" w:eastAsiaTheme="minorEastAsia" w:hAnsiTheme="minorHAnsi" w:cstheme="minorBidi"/>
          <w:noProof/>
          <w:sz w:val="22"/>
          <w:szCs w:val="22"/>
          <w:lang w:val="es-ES" w:eastAsia="es-ES"/>
        </w:rPr>
      </w:pPr>
      <w:ins w:id="35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"_Toc300051952"</w:instrText>
        </w:r>
        <w:r w:rsidRPr="00255F9D">
          <w:rPr>
            <w:rStyle w:val="Hyperlink"/>
            <w:noProof/>
          </w:rPr>
          <w:instrText xml:space="preserve"> </w:instrText>
        </w:r>
        <w:r w:rsidRPr="00255F9D">
          <w:rPr>
            <w:rStyle w:val="Hyperlink"/>
            <w:noProof/>
          </w:rPr>
          <w:fldChar w:fldCharType="separate"/>
        </w:r>
        <w:r w:rsidRPr="00255F9D">
          <w:rPr>
            <w:rStyle w:val="Hyperlink"/>
            <w:noProof/>
          </w:rPr>
          <w:t>Agradecimientos</w:t>
        </w:r>
        <w:r>
          <w:rPr>
            <w:noProof/>
            <w:webHidden/>
          </w:rPr>
          <w:tab/>
        </w:r>
        <w:r>
          <w:rPr>
            <w:noProof/>
            <w:webHidden/>
          </w:rPr>
          <w:fldChar w:fldCharType="begin"/>
        </w:r>
        <w:r>
          <w:rPr>
            <w:noProof/>
            <w:webHidden/>
          </w:rPr>
          <w:instrText xml:space="preserve"> PAGEREF _Toc300051952 \h </w:instrText>
        </w:r>
      </w:ins>
      <w:r>
        <w:rPr>
          <w:noProof/>
          <w:webHidden/>
        </w:rPr>
      </w:r>
      <w:r>
        <w:rPr>
          <w:noProof/>
          <w:webHidden/>
        </w:rPr>
        <w:fldChar w:fldCharType="separate"/>
      </w:r>
      <w:ins w:id="351" w:author="Orion" w:date="2011-08-02T12:36:00Z">
        <w:r>
          <w:rPr>
            <w:noProof/>
            <w:webHidden/>
          </w:rPr>
          <w:t>10</w:t>
        </w:r>
        <w:r>
          <w:rPr>
            <w:noProof/>
            <w:webHidden/>
          </w:rPr>
          <w:fldChar w:fldCharType="end"/>
        </w:r>
        <w:r w:rsidRPr="00255F9D">
          <w:rPr>
            <w:rStyle w:val="Hyperlink"/>
            <w:noProof/>
          </w:rPr>
          <w:fldChar w:fldCharType="end"/>
        </w:r>
      </w:ins>
    </w:p>
    <w:p w14:paraId="6B325373" w14:textId="77777777" w:rsidR="0006797C" w:rsidRDefault="0006797C">
      <w:pPr>
        <w:pStyle w:val="TOC1"/>
        <w:rPr>
          <w:ins w:id="352" w:author="Orion" w:date="2011-08-02T12:36:00Z"/>
          <w:rFonts w:asciiTheme="minorHAnsi" w:eastAsiaTheme="minorEastAsia" w:hAnsiTheme="minorHAnsi" w:cstheme="minorBidi"/>
          <w:noProof/>
          <w:sz w:val="22"/>
          <w:szCs w:val="22"/>
          <w:lang w:val="es-ES" w:eastAsia="es-ES"/>
        </w:rPr>
      </w:pPr>
      <w:ins w:id="35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1.</w:t>
        </w:r>
        <w:r>
          <w:rPr>
            <w:rFonts w:asciiTheme="minorHAnsi" w:eastAsiaTheme="minorEastAsia" w:hAnsiTheme="minorHAnsi" w:cstheme="minorBidi"/>
            <w:noProof/>
            <w:sz w:val="22"/>
            <w:szCs w:val="22"/>
            <w:lang w:val="es-ES" w:eastAsia="es-ES"/>
          </w:rPr>
          <w:tab/>
        </w:r>
        <w:r w:rsidRPr="00255F9D">
          <w:rPr>
            <w:rStyle w:val="Hyperlink"/>
            <w:noProof/>
            <w:lang w:bidi="hi-IN"/>
          </w:rPr>
          <w:t>Introducción</w:t>
        </w:r>
        <w:r>
          <w:rPr>
            <w:noProof/>
            <w:webHidden/>
          </w:rPr>
          <w:tab/>
        </w:r>
        <w:r>
          <w:rPr>
            <w:noProof/>
            <w:webHidden/>
          </w:rPr>
          <w:fldChar w:fldCharType="begin"/>
        </w:r>
        <w:r>
          <w:rPr>
            <w:noProof/>
            <w:webHidden/>
          </w:rPr>
          <w:instrText xml:space="preserve"> PAGEREF _Toc300051953 \h </w:instrText>
        </w:r>
      </w:ins>
      <w:r>
        <w:rPr>
          <w:noProof/>
          <w:webHidden/>
        </w:rPr>
      </w:r>
      <w:r>
        <w:rPr>
          <w:noProof/>
          <w:webHidden/>
        </w:rPr>
        <w:fldChar w:fldCharType="separate"/>
      </w:r>
      <w:ins w:id="354" w:author="Orion" w:date="2011-08-02T12:36:00Z">
        <w:r>
          <w:rPr>
            <w:noProof/>
            <w:webHidden/>
          </w:rPr>
          <w:t>12</w:t>
        </w:r>
        <w:r>
          <w:rPr>
            <w:noProof/>
            <w:webHidden/>
          </w:rPr>
          <w:fldChar w:fldCharType="end"/>
        </w:r>
        <w:r w:rsidRPr="00255F9D">
          <w:rPr>
            <w:rStyle w:val="Hyperlink"/>
            <w:noProof/>
          </w:rPr>
          <w:fldChar w:fldCharType="end"/>
        </w:r>
      </w:ins>
    </w:p>
    <w:p w14:paraId="04B84BE8" w14:textId="77777777" w:rsidR="0006797C" w:rsidRDefault="0006797C">
      <w:pPr>
        <w:pStyle w:val="TOC1"/>
        <w:rPr>
          <w:ins w:id="355" w:author="Orion" w:date="2011-08-02T12:36:00Z"/>
          <w:rFonts w:asciiTheme="minorHAnsi" w:eastAsiaTheme="minorEastAsia" w:hAnsiTheme="minorHAnsi" w:cstheme="minorBidi"/>
          <w:noProof/>
          <w:sz w:val="22"/>
          <w:szCs w:val="22"/>
          <w:lang w:val="es-ES" w:eastAsia="es-ES"/>
        </w:rPr>
      </w:pPr>
      <w:ins w:id="35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2.</w:t>
        </w:r>
        <w:r>
          <w:rPr>
            <w:rFonts w:asciiTheme="minorHAnsi" w:eastAsiaTheme="minorEastAsia" w:hAnsiTheme="minorHAnsi" w:cstheme="minorBidi"/>
            <w:noProof/>
            <w:sz w:val="22"/>
            <w:szCs w:val="22"/>
            <w:lang w:val="es-ES" w:eastAsia="es-ES"/>
          </w:rPr>
          <w:tab/>
        </w:r>
        <w:r w:rsidRPr="00255F9D">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_Toc300051954 \h </w:instrText>
        </w:r>
      </w:ins>
      <w:r>
        <w:rPr>
          <w:noProof/>
          <w:webHidden/>
        </w:rPr>
      </w:r>
      <w:r>
        <w:rPr>
          <w:noProof/>
          <w:webHidden/>
        </w:rPr>
        <w:fldChar w:fldCharType="separate"/>
      </w:r>
      <w:ins w:id="357" w:author="Orion" w:date="2011-08-02T12:36:00Z">
        <w:r>
          <w:rPr>
            <w:noProof/>
            <w:webHidden/>
          </w:rPr>
          <w:t>17</w:t>
        </w:r>
        <w:r>
          <w:rPr>
            <w:noProof/>
            <w:webHidden/>
          </w:rPr>
          <w:fldChar w:fldCharType="end"/>
        </w:r>
        <w:r w:rsidRPr="00255F9D">
          <w:rPr>
            <w:rStyle w:val="Hyperlink"/>
            <w:noProof/>
          </w:rPr>
          <w:fldChar w:fldCharType="end"/>
        </w:r>
      </w:ins>
    </w:p>
    <w:p w14:paraId="2D44C7B1" w14:textId="77777777" w:rsidR="0006797C" w:rsidRDefault="0006797C">
      <w:pPr>
        <w:pStyle w:val="TOC1"/>
        <w:rPr>
          <w:ins w:id="358" w:author="Orion" w:date="2011-08-02T12:36:00Z"/>
          <w:rFonts w:asciiTheme="minorHAnsi" w:eastAsiaTheme="minorEastAsia" w:hAnsiTheme="minorHAnsi" w:cstheme="minorBidi"/>
          <w:noProof/>
          <w:sz w:val="22"/>
          <w:szCs w:val="22"/>
          <w:lang w:val="es-ES" w:eastAsia="es-ES"/>
        </w:rPr>
      </w:pPr>
      <w:ins w:id="35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"_Toc300051955"</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w:t>
        </w:r>
        <w:r>
          <w:rPr>
            <w:rFonts w:asciiTheme="minorHAnsi" w:eastAsiaTheme="minorEastAsia" w:hAnsiTheme="minorHAnsi" w:cstheme="minorBidi"/>
            <w:noProof/>
            <w:sz w:val="22"/>
            <w:szCs w:val="22"/>
            <w:lang w:val="es-ES" w:eastAsia="es-ES"/>
          </w:rPr>
          <w:tab/>
        </w:r>
        <w:r w:rsidRPr="00255F9D">
          <w:rPr>
            <w:rStyle w:val="Hyperlink"/>
            <w:noProof/>
            <w:lang w:bidi="hi-IN"/>
          </w:rPr>
          <w:t>Estado del arte</w:t>
        </w:r>
        <w:r>
          <w:rPr>
            <w:noProof/>
            <w:webHidden/>
          </w:rPr>
          <w:tab/>
        </w:r>
        <w:r>
          <w:rPr>
            <w:noProof/>
            <w:webHidden/>
          </w:rPr>
          <w:fldChar w:fldCharType="begin"/>
        </w:r>
        <w:r>
          <w:rPr>
            <w:noProof/>
            <w:webHidden/>
          </w:rPr>
          <w:instrText xml:space="preserve"> PAGEREF _Toc300051955 \h </w:instrText>
        </w:r>
      </w:ins>
      <w:r>
        <w:rPr>
          <w:noProof/>
          <w:webHidden/>
        </w:rPr>
      </w:r>
      <w:r>
        <w:rPr>
          <w:noProof/>
          <w:webHidden/>
        </w:rPr>
        <w:fldChar w:fldCharType="separate"/>
      </w:r>
      <w:ins w:id="360" w:author="Orion" w:date="2011-08-02T12:36:00Z">
        <w:r>
          <w:rPr>
            <w:noProof/>
            <w:webHidden/>
          </w:rPr>
          <w:t>21</w:t>
        </w:r>
        <w:r>
          <w:rPr>
            <w:noProof/>
            <w:webHidden/>
          </w:rPr>
          <w:fldChar w:fldCharType="end"/>
        </w:r>
        <w:r w:rsidRPr="00255F9D">
          <w:rPr>
            <w:rStyle w:val="Hyperlink"/>
            <w:noProof/>
          </w:rPr>
          <w:fldChar w:fldCharType="end"/>
        </w:r>
      </w:ins>
    </w:p>
    <w:p w14:paraId="42ADA4EC" w14:textId="77777777" w:rsidR="0006797C" w:rsidRDefault="0006797C">
      <w:pPr>
        <w:pStyle w:val="TOC1"/>
        <w:rPr>
          <w:ins w:id="361" w:author="Orion" w:date="2011-08-02T12:36:00Z"/>
          <w:rFonts w:asciiTheme="minorHAnsi" w:eastAsiaTheme="minorEastAsia" w:hAnsiTheme="minorHAnsi" w:cstheme="minorBidi"/>
          <w:noProof/>
          <w:sz w:val="22"/>
          <w:szCs w:val="22"/>
          <w:lang w:val="es-ES" w:eastAsia="es-ES"/>
        </w:rPr>
      </w:pPr>
      <w:ins w:id="36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3.1.</w:t>
        </w:r>
        <w:r>
          <w:rPr>
            <w:rFonts w:asciiTheme="minorHAnsi" w:eastAsiaTheme="minorEastAsia" w:hAnsiTheme="minorHAnsi" w:cstheme="minorBidi"/>
            <w:noProof/>
            <w:sz w:val="22"/>
            <w:szCs w:val="22"/>
            <w:lang w:val="es-ES" w:eastAsia="es-ES"/>
          </w:rPr>
          <w:tab/>
        </w:r>
        <w:r w:rsidRPr="00255F9D">
          <w:rPr>
            <w:rStyle w:val="Hyperlink"/>
            <w:noProof/>
            <w:lang w:bidi="hi-IN"/>
          </w:rPr>
          <w:t>Factores humanos en aviación</w:t>
        </w:r>
        <w:r>
          <w:rPr>
            <w:noProof/>
            <w:webHidden/>
          </w:rPr>
          <w:tab/>
        </w:r>
        <w:r>
          <w:rPr>
            <w:noProof/>
            <w:webHidden/>
          </w:rPr>
          <w:fldChar w:fldCharType="begin"/>
        </w:r>
        <w:r>
          <w:rPr>
            <w:noProof/>
            <w:webHidden/>
          </w:rPr>
          <w:instrText xml:space="preserve"> PAGEREF _Toc300051956 \h </w:instrText>
        </w:r>
      </w:ins>
      <w:r>
        <w:rPr>
          <w:noProof/>
          <w:webHidden/>
        </w:rPr>
      </w:r>
      <w:r>
        <w:rPr>
          <w:noProof/>
          <w:webHidden/>
        </w:rPr>
        <w:fldChar w:fldCharType="separate"/>
      </w:r>
      <w:ins w:id="363" w:author="Orion" w:date="2011-08-02T12:36:00Z">
        <w:r>
          <w:rPr>
            <w:noProof/>
            <w:webHidden/>
          </w:rPr>
          <w:t>21</w:t>
        </w:r>
        <w:r>
          <w:rPr>
            <w:noProof/>
            <w:webHidden/>
          </w:rPr>
          <w:fldChar w:fldCharType="end"/>
        </w:r>
        <w:r w:rsidRPr="00255F9D">
          <w:rPr>
            <w:rStyle w:val="Hyperlink"/>
            <w:noProof/>
          </w:rPr>
          <w:fldChar w:fldCharType="end"/>
        </w:r>
      </w:ins>
    </w:p>
    <w:p w14:paraId="1A9CC07D" w14:textId="77777777" w:rsidR="0006797C" w:rsidRDefault="0006797C">
      <w:pPr>
        <w:pStyle w:val="TOC1"/>
        <w:rPr>
          <w:ins w:id="364" w:author="Orion" w:date="2011-08-02T12:36:00Z"/>
          <w:rFonts w:asciiTheme="minorHAnsi" w:eastAsiaTheme="minorEastAsia" w:hAnsiTheme="minorHAnsi" w:cstheme="minorBidi"/>
          <w:noProof/>
          <w:sz w:val="22"/>
          <w:szCs w:val="22"/>
          <w:lang w:val="es-ES" w:eastAsia="es-ES"/>
        </w:rPr>
      </w:pPr>
      <w:ins w:id="36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3.2.</w:t>
        </w:r>
        <w:r>
          <w:rPr>
            <w:rFonts w:asciiTheme="minorHAnsi" w:eastAsiaTheme="minorEastAsia" w:hAnsiTheme="minorHAnsi" w:cstheme="minorBidi"/>
            <w:noProof/>
            <w:sz w:val="22"/>
            <w:szCs w:val="22"/>
            <w:lang w:val="es-ES" w:eastAsia="es-ES"/>
          </w:rPr>
          <w:tab/>
        </w:r>
        <w:r w:rsidRPr="00255F9D">
          <w:rPr>
            <w:rStyle w:val="Hyperlink"/>
            <w:noProof/>
            <w:lang w:bidi="hi-IN"/>
          </w:rPr>
          <w:t>UAVs</w:t>
        </w:r>
        <w:r>
          <w:rPr>
            <w:noProof/>
            <w:webHidden/>
          </w:rPr>
          <w:tab/>
        </w:r>
        <w:r>
          <w:rPr>
            <w:noProof/>
            <w:webHidden/>
          </w:rPr>
          <w:fldChar w:fldCharType="begin"/>
        </w:r>
        <w:r>
          <w:rPr>
            <w:noProof/>
            <w:webHidden/>
          </w:rPr>
          <w:instrText xml:space="preserve"> PAGEREF _Toc300051957 \h </w:instrText>
        </w:r>
      </w:ins>
      <w:r>
        <w:rPr>
          <w:noProof/>
          <w:webHidden/>
        </w:rPr>
      </w:r>
      <w:r>
        <w:rPr>
          <w:noProof/>
          <w:webHidden/>
        </w:rPr>
        <w:fldChar w:fldCharType="separate"/>
      </w:r>
      <w:ins w:id="366" w:author="Orion" w:date="2011-08-02T12:36:00Z">
        <w:r>
          <w:rPr>
            <w:noProof/>
            <w:webHidden/>
          </w:rPr>
          <w:t>22</w:t>
        </w:r>
        <w:r>
          <w:rPr>
            <w:noProof/>
            <w:webHidden/>
          </w:rPr>
          <w:fldChar w:fldCharType="end"/>
        </w:r>
        <w:r w:rsidRPr="00255F9D">
          <w:rPr>
            <w:rStyle w:val="Hyperlink"/>
            <w:noProof/>
          </w:rPr>
          <w:fldChar w:fldCharType="end"/>
        </w:r>
      </w:ins>
    </w:p>
    <w:p w14:paraId="0A912B38" w14:textId="77777777" w:rsidR="0006797C" w:rsidRDefault="0006797C">
      <w:pPr>
        <w:pStyle w:val="TOC1"/>
        <w:rPr>
          <w:ins w:id="367" w:author="Orion" w:date="2011-08-02T12:36:00Z"/>
          <w:rFonts w:asciiTheme="minorHAnsi" w:eastAsiaTheme="minorEastAsia" w:hAnsiTheme="minorHAnsi" w:cstheme="minorBidi"/>
          <w:noProof/>
          <w:sz w:val="22"/>
          <w:szCs w:val="22"/>
          <w:lang w:val="es-ES" w:eastAsia="es-ES"/>
        </w:rPr>
      </w:pPr>
      <w:ins w:id="36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w:t>
        </w:r>
        <w:r>
          <w:rPr>
            <w:rFonts w:asciiTheme="minorHAnsi" w:eastAsiaTheme="minorEastAsia" w:hAnsiTheme="minorHAnsi" w:cstheme="minorBidi"/>
            <w:noProof/>
            <w:sz w:val="22"/>
            <w:szCs w:val="22"/>
            <w:lang w:val="es-ES" w:eastAsia="es-ES"/>
          </w:rPr>
          <w:tab/>
        </w:r>
        <w:r w:rsidRPr="00255F9D">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_Toc300051958 \h </w:instrText>
        </w:r>
      </w:ins>
      <w:r>
        <w:rPr>
          <w:noProof/>
          <w:webHidden/>
        </w:rPr>
      </w:r>
      <w:r>
        <w:rPr>
          <w:noProof/>
          <w:webHidden/>
        </w:rPr>
        <w:fldChar w:fldCharType="separate"/>
      </w:r>
      <w:ins w:id="369" w:author="Orion" w:date="2011-08-02T12:36:00Z">
        <w:r>
          <w:rPr>
            <w:noProof/>
            <w:webHidden/>
          </w:rPr>
          <w:t>23</w:t>
        </w:r>
        <w:r>
          <w:rPr>
            <w:noProof/>
            <w:webHidden/>
          </w:rPr>
          <w:fldChar w:fldCharType="end"/>
        </w:r>
        <w:r w:rsidRPr="00255F9D">
          <w:rPr>
            <w:rStyle w:val="Hyperlink"/>
            <w:noProof/>
          </w:rPr>
          <w:fldChar w:fldCharType="end"/>
        </w:r>
      </w:ins>
    </w:p>
    <w:p w14:paraId="7E33B278" w14:textId="77777777" w:rsidR="0006797C" w:rsidRDefault="0006797C">
      <w:pPr>
        <w:pStyle w:val="TOC1"/>
        <w:tabs>
          <w:tab w:val="left" w:pos="880"/>
        </w:tabs>
        <w:rPr>
          <w:ins w:id="370" w:author="Orion" w:date="2011-08-02T12:36:00Z"/>
          <w:rFonts w:asciiTheme="minorHAnsi" w:eastAsiaTheme="minorEastAsia" w:hAnsiTheme="minorHAnsi" w:cstheme="minorBidi"/>
          <w:noProof/>
          <w:sz w:val="22"/>
          <w:szCs w:val="22"/>
          <w:lang w:val="es-ES" w:eastAsia="es-ES"/>
        </w:rPr>
      </w:pPr>
      <w:ins w:id="37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"_Toc300051959"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3.3.1.</w:t>
        </w:r>
        <w:r>
          <w:rPr>
            <w:rFonts w:asciiTheme="minorHAnsi" w:eastAsiaTheme="minorEastAsia" w:hAnsiTheme="minorHAnsi" w:cstheme="minorBidi"/>
            <w:noProof/>
            <w:sz w:val="22"/>
            <w:szCs w:val="22"/>
            <w:lang w:val="es-ES" w:eastAsia="es-ES"/>
          </w:rPr>
          <w:tab/>
        </w:r>
        <w:r w:rsidRPr="00255F9D">
          <w:rPr>
            <w:rStyle w:val="Hyperlink"/>
            <w:noProof/>
            <w:lang w:bidi="hi-IN"/>
          </w:rPr>
          <w:t>Dinámica del vuelo</w:t>
        </w:r>
        <w:r>
          <w:rPr>
            <w:noProof/>
            <w:webHidden/>
          </w:rPr>
          <w:tab/>
        </w:r>
        <w:r>
          <w:rPr>
            <w:noProof/>
            <w:webHidden/>
          </w:rPr>
          <w:fldChar w:fldCharType="begin"/>
        </w:r>
        <w:r>
          <w:rPr>
            <w:noProof/>
            <w:webHidden/>
          </w:rPr>
          <w:instrText xml:space="preserve"> PAGEREF _Toc300051959 \h </w:instrText>
        </w:r>
      </w:ins>
      <w:r>
        <w:rPr>
          <w:noProof/>
          <w:webHidden/>
        </w:rPr>
      </w:r>
      <w:r>
        <w:rPr>
          <w:noProof/>
          <w:webHidden/>
        </w:rPr>
        <w:fldChar w:fldCharType="separate"/>
      </w:r>
      <w:ins w:id="372" w:author="Orion" w:date="2011-08-02T12:36:00Z">
        <w:r>
          <w:rPr>
            <w:noProof/>
            <w:webHidden/>
          </w:rPr>
          <w:t>23</w:t>
        </w:r>
        <w:r>
          <w:rPr>
            <w:noProof/>
            <w:webHidden/>
          </w:rPr>
          <w:fldChar w:fldCharType="end"/>
        </w:r>
        <w:r w:rsidRPr="00255F9D">
          <w:rPr>
            <w:rStyle w:val="Hyperlink"/>
            <w:noProof/>
          </w:rPr>
          <w:fldChar w:fldCharType="end"/>
        </w:r>
      </w:ins>
    </w:p>
    <w:p w14:paraId="2052AF77" w14:textId="77777777" w:rsidR="0006797C" w:rsidRDefault="0006797C">
      <w:pPr>
        <w:pStyle w:val="TOC1"/>
        <w:tabs>
          <w:tab w:val="left" w:pos="880"/>
        </w:tabs>
        <w:rPr>
          <w:ins w:id="373" w:author="Orion" w:date="2011-08-02T12:36:00Z"/>
          <w:rFonts w:asciiTheme="minorHAnsi" w:eastAsiaTheme="minorEastAsia" w:hAnsiTheme="minorHAnsi" w:cstheme="minorBidi"/>
          <w:noProof/>
          <w:sz w:val="22"/>
          <w:szCs w:val="22"/>
          <w:lang w:val="es-ES" w:eastAsia="es-ES"/>
        </w:rPr>
      </w:pPr>
      <w:ins w:id="37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3.3.2.</w:t>
        </w:r>
        <w:r>
          <w:rPr>
            <w:rFonts w:asciiTheme="minorHAnsi" w:eastAsiaTheme="minorEastAsia" w:hAnsiTheme="minorHAnsi" w:cstheme="minorBidi"/>
            <w:noProof/>
            <w:sz w:val="22"/>
            <w:szCs w:val="22"/>
            <w:lang w:val="es-ES" w:eastAsia="es-ES"/>
          </w:rPr>
          <w:tab/>
        </w:r>
        <w:r w:rsidRPr="00255F9D">
          <w:rPr>
            <w:rStyle w:val="Hyperlink"/>
            <w:noProof/>
            <w:lang w:bidi="hi-IN"/>
          </w:rPr>
          <w:t>Navegación aérea</w:t>
        </w:r>
        <w:r>
          <w:rPr>
            <w:noProof/>
            <w:webHidden/>
          </w:rPr>
          <w:tab/>
        </w:r>
        <w:r>
          <w:rPr>
            <w:noProof/>
            <w:webHidden/>
          </w:rPr>
          <w:fldChar w:fldCharType="begin"/>
        </w:r>
        <w:r>
          <w:rPr>
            <w:noProof/>
            <w:webHidden/>
          </w:rPr>
          <w:instrText xml:space="preserve"> PAGEREF _Toc300051960 \h </w:instrText>
        </w:r>
      </w:ins>
      <w:r>
        <w:rPr>
          <w:noProof/>
          <w:webHidden/>
        </w:rPr>
      </w:r>
      <w:r>
        <w:rPr>
          <w:noProof/>
          <w:webHidden/>
        </w:rPr>
        <w:fldChar w:fldCharType="separate"/>
      </w:r>
      <w:ins w:id="375" w:author="Orion" w:date="2011-08-02T12:36:00Z">
        <w:r>
          <w:rPr>
            <w:noProof/>
            <w:webHidden/>
          </w:rPr>
          <w:t>25</w:t>
        </w:r>
        <w:r>
          <w:rPr>
            <w:noProof/>
            <w:webHidden/>
          </w:rPr>
          <w:fldChar w:fldCharType="end"/>
        </w:r>
        <w:r w:rsidRPr="00255F9D">
          <w:rPr>
            <w:rStyle w:val="Hyperlink"/>
            <w:noProof/>
          </w:rPr>
          <w:fldChar w:fldCharType="end"/>
        </w:r>
      </w:ins>
    </w:p>
    <w:p w14:paraId="1F22241A" w14:textId="77777777" w:rsidR="0006797C" w:rsidRDefault="0006797C">
      <w:pPr>
        <w:pStyle w:val="TOC1"/>
        <w:tabs>
          <w:tab w:val="left" w:pos="880"/>
        </w:tabs>
        <w:rPr>
          <w:ins w:id="376" w:author="Orion" w:date="2011-08-02T12:36:00Z"/>
          <w:rFonts w:asciiTheme="minorHAnsi" w:eastAsiaTheme="minorEastAsia" w:hAnsiTheme="minorHAnsi" w:cstheme="minorBidi"/>
          <w:noProof/>
          <w:sz w:val="22"/>
          <w:szCs w:val="22"/>
          <w:lang w:val="es-ES" w:eastAsia="es-ES"/>
        </w:rPr>
      </w:pPr>
      <w:ins w:id="37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3.3.3.</w:t>
        </w:r>
        <w:r>
          <w:rPr>
            <w:rFonts w:asciiTheme="minorHAnsi" w:eastAsiaTheme="minorEastAsia" w:hAnsiTheme="minorHAnsi" w:cstheme="minorBidi"/>
            <w:noProof/>
            <w:sz w:val="22"/>
            <w:szCs w:val="22"/>
            <w:lang w:val="es-ES" w:eastAsia="es-ES"/>
          </w:rPr>
          <w:tab/>
        </w:r>
        <w:r w:rsidRPr="00255F9D">
          <w:rPr>
            <w:rStyle w:val="Hyperlink"/>
            <w:noProof/>
            <w:lang w:bidi="hi-IN"/>
          </w:rPr>
          <w:t>Factores humanos</w:t>
        </w:r>
        <w:r>
          <w:rPr>
            <w:noProof/>
            <w:webHidden/>
          </w:rPr>
          <w:tab/>
        </w:r>
        <w:r>
          <w:rPr>
            <w:noProof/>
            <w:webHidden/>
          </w:rPr>
          <w:fldChar w:fldCharType="begin"/>
        </w:r>
        <w:r>
          <w:rPr>
            <w:noProof/>
            <w:webHidden/>
          </w:rPr>
          <w:instrText xml:space="preserve"> PAGEREF _Toc300051961 \h </w:instrText>
        </w:r>
      </w:ins>
      <w:r>
        <w:rPr>
          <w:noProof/>
          <w:webHidden/>
        </w:rPr>
      </w:r>
      <w:r>
        <w:rPr>
          <w:noProof/>
          <w:webHidden/>
        </w:rPr>
        <w:fldChar w:fldCharType="separate"/>
      </w:r>
      <w:ins w:id="378" w:author="Orion" w:date="2011-08-02T12:36:00Z">
        <w:r>
          <w:rPr>
            <w:noProof/>
            <w:webHidden/>
          </w:rPr>
          <w:t>27</w:t>
        </w:r>
        <w:r>
          <w:rPr>
            <w:noProof/>
            <w:webHidden/>
          </w:rPr>
          <w:fldChar w:fldCharType="end"/>
        </w:r>
        <w:r w:rsidRPr="00255F9D">
          <w:rPr>
            <w:rStyle w:val="Hyperlink"/>
            <w:noProof/>
          </w:rPr>
          <w:fldChar w:fldCharType="end"/>
        </w:r>
      </w:ins>
    </w:p>
    <w:p w14:paraId="7BCFB1F0" w14:textId="77777777" w:rsidR="0006797C" w:rsidRDefault="0006797C">
      <w:pPr>
        <w:pStyle w:val="TOC1"/>
        <w:tabs>
          <w:tab w:val="left" w:pos="880"/>
        </w:tabs>
        <w:rPr>
          <w:ins w:id="379" w:author="Orion" w:date="2011-08-02T12:36:00Z"/>
          <w:rFonts w:asciiTheme="minorHAnsi" w:eastAsiaTheme="minorEastAsia" w:hAnsiTheme="minorHAnsi" w:cstheme="minorBidi"/>
          <w:noProof/>
          <w:sz w:val="22"/>
          <w:szCs w:val="22"/>
          <w:lang w:val="es-ES" w:eastAsia="es-ES"/>
        </w:rPr>
      </w:pPr>
      <w:ins w:id="38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3.3.4.</w:t>
        </w:r>
        <w:r>
          <w:rPr>
            <w:rFonts w:asciiTheme="minorHAnsi" w:eastAsiaTheme="minorEastAsia" w:hAnsiTheme="minorHAnsi" w:cstheme="minorBidi"/>
            <w:noProof/>
            <w:sz w:val="22"/>
            <w:szCs w:val="22"/>
            <w:lang w:val="es-ES" w:eastAsia="es-ES"/>
          </w:rPr>
          <w:tab/>
        </w:r>
        <w:r w:rsidRPr="00255F9D">
          <w:rPr>
            <w:rStyle w:val="Hyperlink"/>
            <w:noProof/>
            <w:lang w:bidi="hi-IN"/>
          </w:rPr>
          <w:t>UAVs</w:t>
        </w:r>
        <w:r>
          <w:rPr>
            <w:noProof/>
            <w:webHidden/>
          </w:rPr>
          <w:tab/>
        </w:r>
        <w:r>
          <w:rPr>
            <w:noProof/>
            <w:webHidden/>
          </w:rPr>
          <w:fldChar w:fldCharType="begin"/>
        </w:r>
        <w:r>
          <w:rPr>
            <w:noProof/>
            <w:webHidden/>
          </w:rPr>
          <w:instrText xml:space="preserve"> PAGEREF _Toc300051962 \h </w:instrText>
        </w:r>
      </w:ins>
      <w:r>
        <w:rPr>
          <w:noProof/>
          <w:webHidden/>
        </w:rPr>
      </w:r>
      <w:r>
        <w:rPr>
          <w:noProof/>
          <w:webHidden/>
        </w:rPr>
        <w:fldChar w:fldCharType="separate"/>
      </w:r>
      <w:ins w:id="381" w:author="Orion" w:date="2011-08-02T12:36:00Z">
        <w:r>
          <w:rPr>
            <w:noProof/>
            <w:webHidden/>
          </w:rPr>
          <w:t>27</w:t>
        </w:r>
        <w:r>
          <w:rPr>
            <w:noProof/>
            <w:webHidden/>
          </w:rPr>
          <w:fldChar w:fldCharType="end"/>
        </w:r>
        <w:r w:rsidRPr="00255F9D">
          <w:rPr>
            <w:rStyle w:val="Hyperlink"/>
            <w:noProof/>
          </w:rPr>
          <w:fldChar w:fldCharType="end"/>
        </w:r>
      </w:ins>
    </w:p>
    <w:p w14:paraId="69EA42BD" w14:textId="77777777" w:rsidR="0006797C" w:rsidRDefault="0006797C">
      <w:pPr>
        <w:pStyle w:val="TOC1"/>
        <w:rPr>
          <w:ins w:id="382" w:author="Orion" w:date="2011-08-02T12:36:00Z"/>
          <w:rFonts w:asciiTheme="minorHAnsi" w:eastAsiaTheme="minorEastAsia" w:hAnsiTheme="minorHAnsi" w:cstheme="minorBidi"/>
          <w:noProof/>
          <w:sz w:val="22"/>
          <w:szCs w:val="22"/>
          <w:lang w:val="es-ES" w:eastAsia="es-ES"/>
        </w:rPr>
      </w:pPr>
      <w:ins w:id="38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w:t>
        </w:r>
        <w:r>
          <w:rPr>
            <w:rFonts w:asciiTheme="minorHAnsi" w:eastAsiaTheme="minorEastAsia" w:hAnsiTheme="minorHAnsi" w:cstheme="minorBidi"/>
            <w:noProof/>
            <w:sz w:val="22"/>
            <w:szCs w:val="22"/>
            <w:lang w:val="es-ES" w:eastAsia="es-ES"/>
          </w:rPr>
          <w:tab/>
        </w:r>
        <w:r w:rsidRPr="00255F9D">
          <w:rPr>
            <w:rStyle w:val="Hyperlink"/>
            <w:noProof/>
            <w:lang w:bidi="hi-IN"/>
          </w:rPr>
          <w:t>Requisitos del Sistema</w:t>
        </w:r>
        <w:r>
          <w:rPr>
            <w:noProof/>
            <w:webHidden/>
          </w:rPr>
          <w:tab/>
        </w:r>
        <w:r>
          <w:rPr>
            <w:noProof/>
            <w:webHidden/>
          </w:rPr>
          <w:fldChar w:fldCharType="begin"/>
        </w:r>
        <w:r>
          <w:rPr>
            <w:noProof/>
            <w:webHidden/>
          </w:rPr>
          <w:instrText xml:space="preserve"> PAGEREF _Toc300051963 \h </w:instrText>
        </w:r>
      </w:ins>
      <w:r>
        <w:rPr>
          <w:noProof/>
          <w:webHidden/>
        </w:rPr>
      </w:r>
      <w:r>
        <w:rPr>
          <w:noProof/>
          <w:webHidden/>
        </w:rPr>
        <w:fldChar w:fldCharType="separate"/>
      </w:r>
      <w:ins w:id="384" w:author="Orion" w:date="2011-08-02T12:36:00Z">
        <w:r>
          <w:rPr>
            <w:noProof/>
            <w:webHidden/>
          </w:rPr>
          <w:t>29</w:t>
        </w:r>
        <w:r>
          <w:rPr>
            <w:noProof/>
            <w:webHidden/>
          </w:rPr>
          <w:fldChar w:fldCharType="end"/>
        </w:r>
        <w:r w:rsidRPr="00255F9D">
          <w:rPr>
            <w:rStyle w:val="Hyperlink"/>
            <w:noProof/>
          </w:rPr>
          <w:fldChar w:fldCharType="end"/>
        </w:r>
      </w:ins>
    </w:p>
    <w:p w14:paraId="5B0F44EB" w14:textId="77777777" w:rsidR="0006797C" w:rsidRDefault="0006797C">
      <w:pPr>
        <w:pStyle w:val="TOC1"/>
        <w:rPr>
          <w:ins w:id="385" w:author="Orion" w:date="2011-08-02T12:36:00Z"/>
          <w:rFonts w:asciiTheme="minorHAnsi" w:eastAsiaTheme="minorEastAsia" w:hAnsiTheme="minorHAnsi" w:cstheme="minorBidi"/>
          <w:noProof/>
          <w:sz w:val="22"/>
          <w:szCs w:val="22"/>
          <w:lang w:val="es-ES" w:eastAsia="es-ES"/>
        </w:rPr>
      </w:pPr>
      <w:ins w:id="38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w:t>
        </w:r>
        <w:r>
          <w:rPr>
            <w:rFonts w:asciiTheme="minorHAnsi" w:eastAsiaTheme="minorEastAsia" w:hAnsiTheme="minorHAnsi" w:cstheme="minorBidi"/>
            <w:noProof/>
            <w:sz w:val="22"/>
            <w:szCs w:val="22"/>
            <w:lang w:val="es-ES" w:eastAsia="es-ES"/>
          </w:rPr>
          <w:tab/>
        </w:r>
        <w:r w:rsidRPr="00255F9D">
          <w:rPr>
            <w:rStyle w:val="Hyperlink"/>
            <w:noProof/>
            <w:lang w:bidi="hi-IN"/>
          </w:rPr>
          <w:t>Aspectos del tráfico aéreo</w:t>
        </w:r>
        <w:r>
          <w:rPr>
            <w:noProof/>
            <w:webHidden/>
          </w:rPr>
          <w:tab/>
        </w:r>
        <w:r>
          <w:rPr>
            <w:noProof/>
            <w:webHidden/>
          </w:rPr>
          <w:fldChar w:fldCharType="begin"/>
        </w:r>
        <w:r>
          <w:rPr>
            <w:noProof/>
            <w:webHidden/>
          </w:rPr>
          <w:instrText xml:space="preserve"> PAGEREF _Toc300051964 \h </w:instrText>
        </w:r>
      </w:ins>
      <w:r>
        <w:rPr>
          <w:noProof/>
          <w:webHidden/>
        </w:rPr>
      </w:r>
      <w:r>
        <w:rPr>
          <w:noProof/>
          <w:webHidden/>
        </w:rPr>
        <w:fldChar w:fldCharType="separate"/>
      </w:r>
      <w:ins w:id="387" w:author="Orion" w:date="2011-08-02T12:36:00Z">
        <w:r>
          <w:rPr>
            <w:noProof/>
            <w:webHidden/>
          </w:rPr>
          <w:t>29</w:t>
        </w:r>
        <w:r>
          <w:rPr>
            <w:noProof/>
            <w:webHidden/>
          </w:rPr>
          <w:fldChar w:fldCharType="end"/>
        </w:r>
        <w:r w:rsidRPr="00255F9D">
          <w:rPr>
            <w:rStyle w:val="Hyperlink"/>
            <w:noProof/>
          </w:rPr>
          <w:fldChar w:fldCharType="end"/>
        </w:r>
      </w:ins>
    </w:p>
    <w:p w14:paraId="73D3D9AA" w14:textId="77777777" w:rsidR="0006797C" w:rsidRDefault="0006797C">
      <w:pPr>
        <w:pStyle w:val="TOC1"/>
        <w:tabs>
          <w:tab w:val="left" w:pos="880"/>
        </w:tabs>
        <w:rPr>
          <w:ins w:id="388" w:author="Orion" w:date="2011-08-02T12:36:00Z"/>
          <w:rFonts w:asciiTheme="minorHAnsi" w:eastAsiaTheme="minorEastAsia" w:hAnsiTheme="minorHAnsi" w:cstheme="minorBidi"/>
          <w:noProof/>
          <w:sz w:val="22"/>
          <w:szCs w:val="22"/>
          <w:lang w:val="es-ES" w:eastAsia="es-ES"/>
        </w:rPr>
      </w:pPr>
      <w:ins w:id="38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"_Toc300051965"</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4.1.1.</w:t>
        </w:r>
        <w:r>
          <w:rPr>
            <w:rFonts w:asciiTheme="minorHAnsi" w:eastAsiaTheme="minorEastAsia" w:hAnsiTheme="minorHAnsi" w:cstheme="minorBidi"/>
            <w:noProof/>
            <w:sz w:val="22"/>
            <w:szCs w:val="22"/>
            <w:lang w:val="es-ES" w:eastAsia="es-ES"/>
          </w:rPr>
          <w:tab/>
        </w:r>
        <w:r w:rsidRPr="00255F9D">
          <w:rPr>
            <w:rStyle w:val="Hyperlink"/>
            <w:noProof/>
            <w:lang w:bidi="hi-IN"/>
          </w:rPr>
          <w:t>Vuelo</w:t>
        </w:r>
        <w:r>
          <w:rPr>
            <w:noProof/>
            <w:webHidden/>
          </w:rPr>
          <w:tab/>
        </w:r>
        <w:r>
          <w:rPr>
            <w:noProof/>
            <w:webHidden/>
          </w:rPr>
          <w:fldChar w:fldCharType="begin"/>
        </w:r>
        <w:r>
          <w:rPr>
            <w:noProof/>
            <w:webHidden/>
          </w:rPr>
          <w:instrText xml:space="preserve"> PAGEREF _Toc300051965 \h </w:instrText>
        </w:r>
      </w:ins>
      <w:r>
        <w:rPr>
          <w:noProof/>
          <w:webHidden/>
        </w:rPr>
      </w:r>
      <w:r>
        <w:rPr>
          <w:noProof/>
          <w:webHidden/>
        </w:rPr>
        <w:fldChar w:fldCharType="separate"/>
      </w:r>
      <w:ins w:id="390" w:author="Orion" w:date="2011-08-02T12:36:00Z">
        <w:r>
          <w:rPr>
            <w:noProof/>
            <w:webHidden/>
          </w:rPr>
          <w:t>29</w:t>
        </w:r>
        <w:r>
          <w:rPr>
            <w:noProof/>
            <w:webHidden/>
          </w:rPr>
          <w:fldChar w:fldCharType="end"/>
        </w:r>
        <w:r w:rsidRPr="00255F9D">
          <w:rPr>
            <w:rStyle w:val="Hyperlink"/>
            <w:noProof/>
          </w:rPr>
          <w:fldChar w:fldCharType="end"/>
        </w:r>
      </w:ins>
    </w:p>
    <w:p w14:paraId="215236FC" w14:textId="77777777" w:rsidR="0006797C" w:rsidRDefault="0006797C">
      <w:pPr>
        <w:pStyle w:val="TOC1"/>
        <w:tabs>
          <w:tab w:val="left" w:pos="880"/>
        </w:tabs>
        <w:rPr>
          <w:ins w:id="391" w:author="Orion" w:date="2011-08-02T12:36:00Z"/>
          <w:rFonts w:asciiTheme="minorHAnsi" w:eastAsiaTheme="minorEastAsia" w:hAnsiTheme="minorHAnsi" w:cstheme="minorBidi"/>
          <w:noProof/>
          <w:sz w:val="22"/>
          <w:szCs w:val="22"/>
          <w:lang w:val="es-ES" w:eastAsia="es-ES"/>
        </w:rPr>
      </w:pPr>
      <w:ins w:id="39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4.1.2.</w:t>
        </w:r>
        <w:r>
          <w:rPr>
            <w:rFonts w:asciiTheme="minorHAnsi" w:eastAsiaTheme="minorEastAsia" w:hAnsiTheme="minorHAnsi" w:cstheme="minorBidi"/>
            <w:noProof/>
            <w:sz w:val="22"/>
            <w:szCs w:val="22"/>
            <w:lang w:val="es-ES" w:eastAsia="es-ES"/>
          </w:rPr>
          <w:tab/>
        </w:r>
        <w:r w:rsidRPr="00255F9D">
          <w:rPr>
            <w:rStyle w:val="Hyperlink"/>
            <w:noProof/>
            <w:lang w:bidi="hi-IN"/>
          </w:rPr>
          <w:t>Aeronaves</w:t>
        </w:r>
        <w:r>
          <w:rPr>
            <w:noProof/>
            <w:webHidden/>
          </w:rPr>
          <w:tab/>
        </w:r>
        <w:r>
          <w:rPr>
            <w:noProof/>
            <w:webHidden/>
          </w:rPr>
          <w:fldChar w:fldCharType="begin"/>
        </w:r>
        <w:r>
          <w:rPr>
            <w:noProof/>
            <w:webHidden/>
          </w:rPr>
          <w:instrText xml:space="preserve"> PAGEREF _Toc300051966 \h </w:instrText>
        </w:r>
      </w:ins>
      <w:r>
        <w:rPr>
          <w:noProof/>
          <w:webHidden/>
        </w:rPr>
      </w:r>
      <w:r>
        <w:rPr>
          <w:noProof/>
          <w:webHidden/>
        </w:rPr>
        <w:fldChar w:fldCharType="separate"/>
      </w:r>
      <w:ins w:id="393" w:author="Orion" w:date="2011-08-02T12:36:00Z">
        <w:r>
          <w:rPr>
            <w:noProof/>
            <w:webHidden/>
          </w:rPr>
          <w:t>30</w:t>
        </w:r>
        <w:r>
          <w:rPr>
            <w:noProof/>
            <w:webHidden/>
          </w:rPr>
          <w:fldChar w:fldCharType="end"/>
        </w:r>
        <w:r w:rsidRPr="00255F9D">
          <w:rPr>
            <w:rStyle w:val="Hyperlink"/>
            <w:noProof/>
          </w:rPr>
          <w:fldChar w:fldCharType="end"/>
        </w:r>
      </w:ins>
    </w:p>
    <w:p w14:paraId="6A142E7F" w14:textId="77777777" w:rsidR="0006797C" w:rsidRDefault="0006797C">
      <w:pPr>
        <w:pStyle w:val="TOC1"/>
        <w:tabs>
          <w:tab w:val="left" w:pos="880"/>
        </w:tabs>
        <w:rPr>
          <w:ins w:id="394" w:author="Orion" w:date="2011-08-02T12:36:00Z"/>
          <w:rFonts w:asciiTheme="minorHAnsi" w:eastAsiaTheme="minorEastAsia" w:hAnsiTheme="minorHAnsi" w:cstheme="minorBidi"/>
          <w:noProof/>
          <w:sz w:val="22"/>
          <w:szCs w:val="22"/>
          <w:lang w:val="es-ES" w:eastAsia="es-ES"/>
        </w:rPr>
      </w:pPr>
      <w:ins w:id="39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4.1.3.</w:t>
        </w:r>
        <w:r>
          <w:rPr>
            <w:rFonts w:asciiTheme="minorHAnsi" w:eastAsiaTheme="minorEastAsia" w:hAnsiTheme="minorHAnsi" w:cstheme="minorBidi"/>
            <w:noProof/>
            <w:sz w:val="22"/>
            <w:szCs w:val="22"/>
            <w:lang w:val="es-ES" w:eastAsia="es-ES"/>
          </w:rPr>
          <w:tab/>
        </w:r>
        <w:r w:rsidRPr="00255F9D">
          <w:rPr>
            <w:rStyle w:val="Hyperlink"/>
            <w:noProof/>
            <w:lang w:bidi="hi-IN"/>
          </w:rPr>
          <w:t>Pilotos</w:t>
        </w:r>
        <w:r>
          <w:rPr>
            <w:noProof/>
            <w:webHidden/>
          </w:rPr>
          <w:tab/>
        </w:r>
        <w:r>
          <w:rPr>
            <w:noProof/>
            <w:webHidden/>
          </w:rPr>
          <w:fldChar w:fldCharType="begin"/>
        </w:r>
        <w:r>
          <w:rPr>
            <w:noProof/>
            <w:webHidden/>
          </w:rPr>
          <w:instrText xml:space="preserve"> PAGEREF _Toc300051967 \h </w:instrText>
        </w:r>
      </w:ins>
      <w:r>
        <w:rPr>
          <w:noProof/>
          <w:webHidden/>
        </w:rPr>
      </w:r>
      <w:r>
        <w:rPr>
          <w:noProof/>
          <w:webHidden/>
        </w:rPr>
        <w:fldChar w:fldCharType="separate"/>
      </w:r>
      <w:ins w:id="396" w:author="Orion" w:date="2011-08-02T12:36:00Z">
        <w:r>
          <w:rPr>
            <w:noProof/>
            <w:webHidden/>
          </w:rPr>
          <w:t>31</w:t>
        </w:r>
        <w:r>
          <w:rPr>
            <w:noProof/>
            <w:webHidden/>
          </w:rPr>
          <w:fldChar w:fldCharType="end"/>
        </w:r>
        <w:r w:rsidRPr="00255F9D">
          <w:rPr>
            <w:rStyle w:val="Hyperlink"/>
            <w:noProof/>
          </w:rPr>
          <w:fldChar w:fldCharType="end"/>
        </w:r>
      </w:ins>
    </w:p>
    <w:p w14:paraId="2348ACE2" w14:textId="77777777" w:rsidR="0006797C" w:rsidRDefault="0006797C">
      <w:pPr>
        <w:pStyle w:val="TOC1"/>
        <w:tabs>
          <w:tab w:val="left" w:pos="880"/>
        </w:tabs>
        <w:rPr>
          <w:ins w:id="397" w:author="Orion" w:date="2011-08-02T12:36:00Z"/>
          <w:rFonts w:asciiTheme="minorHAnsi" w:eastAsiaTheme="minorEastAsia" w:hAnsiTheme="minorHAnsi" w:cstheme="minorBidi"/>
          <w:noProof/>
          <w:sz w:val="22"/>
          <w:szCs w:val="22"/>
          <w:lang w:val="es-ES" w:eastAsia="es-ES"/>
        </w:rPr>
      </w:pPr>
      <w:ins w:id="39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4.1.4.</w:t>
        </w:r>
        <w:r>
          <w:rPr>
            <w:rFonts w:asciiTheme="minorHAnsi" w:eastAsiaTheme="minorEastAsia" w:hAnsiTheme="minorHAnsi" w:cstheme="minorBidi"/>
            <w:noProof/>
            <w:sz w:val="22"/>
            <w:szCs w:val="22"/>
            <w:lang w:val="es-ES" w:eastAsia="es-ES"/>
          </w:rPr>
          <w:tab/>
        </w:r>
        <w:r w:rsidRPr="00255F9D">
          <w:rPr>
            <w:rStyle w:val="Hyperlink"/>
            <w:noProof/>
            <w:lang w:bidi="hi-IN"/>
          </w:rPr>
          <w:t>Controladores</w:t>
        </w:r>
        <w:r>
          <w:rPr>
            <w:noProof/>
            <w:webHidden/>
          </w:rPr>
          <w:tab/>
        </w:r>
        <w:r>
          <w:rPr>
            <w:noProof/>
            <w:webHidden/>
          </w:rPr>
          <w:fldChar w:fldCharType="begin"/>
        </w:r>
        <w:r>
          <w:rPr>
            <w:noProof/>
            <w:webHidden/>
          </w:rPr>
          <w:instrText xml:space="preserve"> PAGEREF _Toc300051968 \h </w:instrText>
        </w:r>
      </w:ins>
      <w:r>
        <w:rPr>
          <w:noProof/>
          <w:webHidden/>
        </w:rPr>
      </w:r>
      <w:r>
        <w:rPr>
          <w:noProof/>
          <w:webHidden/>
        </w:rPr>
        <w:fldChar w:fldCharType="separate"/>
      </w:r>
      <w:ins w:id="399" w:author="Orion" w:date="2011-08-02T12:36:00Z">
        <w:r>
          <w:rPr>
            <w:noProof/>
            <w:webHidden/>
          </w:rPr>
          <w:t>31</w:t>
        </w:r>
        <w:r>
          <w:rPr>
            <w:noProof/>
            <w:webHidden/>
          </w:rPr>
          <w:fldChar w:fldCharType="end"/>
        </w:r>
        <w:r w:rsidRPr="00255F9D">
          <w:rPr>
            <w:rStyle w:val="Hyperlink"/>
            <w:noProof/>
          </w:rPr>
          <w:fldChar w:fldCharType="end"/>
        </w:r>
      </w:ins>
    </w:p>
    <w:p w14:paraId="361D1F69" w14:textId="77777777" w:rsidR="0006797C" w:rsidRDefault="0006797C">
      <w:pPr>
        <w:pStyle w:val="TOC1"/>
        <w:rPr>
          <w:ins w:id="400" w:author="Orion" w:date="2011-08-02T12:36:00Z"/>
          <w:rFonts w:asciiTheme="minorHAnsi" w:eastAsiaTheme="minorEastAsia" w:hAnsiTheme="minorHAnsi" w:cstheme="minorBidi"/>
          <w:noProof/>
          <w:sz w:val="22"/>
          <w:szCs w:val="22"/>
          <w:lang w:val="es-ES" w:eastAsia="es-ES"/>
        </w:rPr>
      </w:pPr>
      <w:ins w:id="40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"_Toc300051969"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4.2.</w:t>
        </w:r>
        <w:r>
          <w:rPr>
            <w:rFonts w:asciiTheme="minorHAnsi" w:eastAsiaTheme="minorEastAsia" w:hAnsiTheme="minorHAnsi" w:cstheme="minorBidi"/>
            <w:noProof/>
            <w:sz w:val="22"/>
            <w:szCs w:val="22"/>
            <w:lang w:val="es-ES" w:eastAsia="es-ES"/>
          </w:rPr>
          <w:tab/>
        </w:r>
        <w:r w:rsidRPr="00255F9D">
          <w:rPr>
            <w:rStyle w:val="Hyperlink"/>
            <w:noProof/>
            <w:lang w:bidi="hi-IN"/>
          </w:rPr>
          <w:t>Desarrollo</w:t>
        </w:r>
        <w:r>
          <w:rPr>
            <w:noProof/>
            <w:webHidden/>
          </w:rPr>
          <w:tab/>
        </w:r>
        <w:r>
          <w:rPr>
            <w:noProof/>
            <w:webHidden/>
          </w:rPr>
          <w:fldChar w:fldCharType="begin"/>
        </w:r>
        <w:r>
          <w:rPr>
            <w:noProof/>
            <w:webHidden/>
          </w:rPr>
          <w:instrText xml:space="preserve"> PAGEREF _Toc300051969 \h </w:instrText>
        </w:r>
      </w:ins>
      <w:r>
        <w:rPr>
          <w:noProof/>
          <w:webHidden/>
        </w:rPr>
      </w:r>
      <w:r>
        <w:rPr>
          <w:noProof/>
          <w:webHidden/>
        </w:rPr>
        <w:fldChar w:fldCharType="separate"/>
      </w:r>
      <w:ins w:id="402" w:author="Orion" w:date="2011-08-02T12:36:00Z">
        <w:r>
          <w:rPr>
            <w:noProof/>
            <w:webHidden/>
          </w:rPr>
          <w:t>31</w:t>
        </w:r>
        <w:r>
          <w:rPr>
            <w:noProof/>
            <w:webHidden/>
          </w:rPr>
          <w:fldChar w:fldCharType="end"/>
        </w:r>
        <w:r w:rsidRPr="00255F9D">
          <w:rPr>
            <w:rStyle w:val="Hyperlink"/>
            <w:noProof/>
          </w:rPr>
          <w:fldChar w:fldCharType="end"/>
        </w:r>
      </w:ins>
    </w:p>
    <w:p w14:paraId="164AD9A9" w14:textId="77777777" w:rsidR="0006797C" w:rsidRDefault="0006797C">
      <w:pPr>
        <w:pStyle w:val="TOC1"/>
        <w:rPr>
          <w:ins w:id="403" w:author="Orion" w:date="2011-08-02T12:36:00Z"/>
          <w:rFonts w:asciiTheme="minorHAnsi" w:eastAsiaTheme="minorEastAsia" w:hAnsiTheme="minorHAnsi" w:cstheme="minorBidi"/>
          <w:noProof/>
          <w:sz w:val="22"/>
          <w:szCs w:val="22"/>
          <w:lang w:val="es-ES" w:eastAsia="es-ES"/>
        </w:rPr>
      </w:pPr>
      <w:ins w:id="40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w:t>
        </w:r>
        <w:r>
          <w:rPr>
            <w:rFonts w:asciiTheme="minorHAnsi" w:eastAsiaTheme="minorEastAsia" w:hAnsiTheme="minorHAnsi" w:cstheme="minorBidi"/>
            <w:noProof/>
            <w:sz w:val="22"/>
            <w:szCs w:val="22"/>
            <w:lang w:val="es-ES" w:eastAsia="es-ES"/>
          </w:rPr>
          <w:tab/>
        </w:r>
        <w:r w:rsidRPr="00255F9D">
          <w:rPr>
            <w:rStyle w:val="Hyperlink"/>
            <w:noProof/>
            <w:lang w:bidi="hi-IN"/>
          </w:rPr>
          <w:t>Entorno de simulación</w:t>
        </w:r>
        <w:r>
          <w:rPr>
            <w:noProof/>
            <w:webHidden/>
          </w:rPr>
          <w:tab/>
        </w:r>
        <w:r>
          <w:rPr>
            <w:noProof/>
            <w:webHidden/>
          </w:rPr>
          <w:fldChar w:fldCharType="begin"/>
        </w:r>
        <w:r>
          <w:rPr>
            <w:noProof/>
            <w:webHidden/>
          </w:rPr>
          <w:instrText xml:space="preserve"> PAGEREF _Toc300051970 \h </w:instrText>
        </w:r>
      </w:ins>
      <w:r>
        <w:rPr>
          <w:noProof/>
          <w:webHidden/>
        </w:rPr>
      </w:r>
      <w:r>
        <w:rPr>
          <w:noProof/>
          <w:webHidden/>
        </w:rPr>
        <w:fldChar w:fldCharType="separate"/>
      </w:r>
      <w:ins w:id="405" w:author="Orion" w:date="2011-08-02T12:36:00Z">
        <w:r>
          <w:rPr>
            <w:noProof/>
            <w:webHidden/>
          </w:rPr>
          <w:t>35</w:t>
        </w:r>
        <w:r>
          <w:rPr>
            <w:noProof/>
            <w:webHidden/>
          </w:rPr>
          <w:fldChar w:fldCharType="end"/>
        </w:r>
        <w:r w:rsidRPr="00255F9D">
          <w:rPr>
            <w:rStyle w:val="Hyperlink"/>
            <w:noProof/>
          </w:rPr>
          <w:fldChar w:fldCharType="end"/>
        </w:r>
      </w:ins>
    </w:p>
    <w:p w14:paraId="508CEC0E" w14:textId="77777777" w:rsidR="0006797C" w:rsidRDefault="0006797C">
      <w:pPr>
        <w:pStyle w:val="TOC1"/>
        <w:rPr>
          <w:ins w:id="406" w:author="Orion" w:date="2011-08-02T12:36:00Z"/>
          <w:rFonts w:asciiTheme="minorHAnsi" w:eastAsiaTheme="minorEastAsia" w:hAnsiTheme="minorHAnsi" w:cstheme="minorBidi"/>
          <w:noProof/>
          <w:sz w:val="22"/>
          <w:szCs w:val="22"/>
          <w:lang w:val="es-ES" w:eastAsia="es-ES"/>
        </w:rPr>
      </w:pPr>
      <w:ins w:id="40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w:t>
        </w:r>
        <w:r>
          <w:rPr>
            <w:rFonts w:asciiTheme="minorHAnsi" w:eastAsiaTheme="minorEastAsia" w:hAnsiTheme="minorHAnsi" w:cstheme="minorBidi"/>
            <w:noProof/>
            <w:sz w:val="22"/>
            <w:szCs w:val="22"/>
            <w:lang w:val="es-ES" w:eastAsia="es-ES"/>
          </w:rPr>
          <w:tab/>
        </w:r>
        <w:r w:rsidRPr="00255F9D">
          <w:rPr>
            <w:rStyle w:val="Hyperlink"/>
            <w:noProof/>
            <w:lang w:bidi="hi-IN"/>
          </w:rPr>
          <w:t>Especificación</w:t>
        </w:r>
        <w:r>
          <w:rPr>
            <w:noProof/>
            <w:webHidden/>
          </w:rPr>
          <w:tab/>
        </w:r>
        <w:r>
          <w:rPr>
            <w:noProof/>
            <w:webHidden/>
          </w:rPr>
          <w:fldChar w:fldCharType="begin"/>
        </w:r>
        <w:r>
          <w:rPr>
            <w:noProof/>
            <w:webHidden/>
          </w:rPr>
          <w:instrText xml:space="preserve"> PAGEREF _Toc300051971 \h </w:instrText>
        </w:r>
      </w:ins>
      <w:r>
        <w:rPr>
          <w:noProof/>
          <w:webHidden/>
        </w:rPr>
      </w:r>
      <w:r>
        <w:rPr>
          <w:noProof/>
          <w:webHidden/>
        </w:rPr>
        <w:fldChar w:fldCharType="separate"/>
      </w:r>
      <w:ins w:id="408" w:author="Orion" w:date="2011-08-02T12:36:00Z">
        <w:r>
          <w:rPr>
            <w:noProof/>
            <w:webHidden/>
          </w:rPr>
          <w:t>35</w:t>
        </w:r>
        <w:r>
          <w:rPr>
            <w:noProof/>
            <w:webHidden/>
          </w:rPr>
          <w:fldChar w:fldCharType="end"/>
        </w:r>
        <w:r w:rsidRPr="00255F9D">
          <w:rPr>
            <w:rStyle w:val="Hyperlink"/>
            <w:noProof/>
          </w:rPr>
          <w:fldChar w:fldCharType="end"/>
        </w:r>
      </w:ins>
    </w:p>
    <w:p w14:paraId="4948AFC0" w14:textId="77777777" w:rsidR="0006797C" w:rsidRDefault="0006797C">
      <w:pPr>
        <w:pStyle w:val="TOC1"/>
        <w:tabs>
          <w:tab w:val="left" w:pos="880"/>
        </w:tabs>
        <w:rPr>
          <w:ins w:id="409" w:author="Orion" w:date="2011-08-02T12:36:00Z"/>
          <w:rFonts w:asciiTheme="minorHAnsi" w:eastAsiaTheme="minorEastAsia" w:hAnsiTheme="minorHAnsi" w:cstheme="minorBidi"/>
          <w:noProof/>
          <w:sz w:val="22"/>
          <w:szCs w:val="22"/>
          <w:lang w:val="es-ES" w:eastAsia="es-ES"/>
        </w:rPr>
      </w:pPr>
      <w:ins w:id="41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5.1.1.</w:t>
        </w:r>
        <w:r>
          <w:rPr>
            <w:rFonts w:asciiTheme="minorHAnsi" w:eastAsiaTheme="minorEastAsia" w:hAnsiTheme="minorHAnsi" w:cstheme="minorBidi"/>
            <w:noProof/>
            <w:sz w:val="22"/>
            <w:szCs w:val="22"/>
            <w:lang w:val="es-ES" w:eastAsia="es-ES"/>
          </w:rPr>
          <w:tab/>
        </w:r>
        <w:r w:rsidRPr="00255F9D">
          <w:rPr>
            <w:rStyle w:val="Hyperlink"/>
            <w:noProof/>
            <w:lang w:bidi="hi-IN"/>
          </w:rPr>
          <w:t>Casos de uso</w:t>
        </w:r>
        <w:r>
          <w:rPr>
            <w:noProof/>
            <w:webHidden/>
          </w:rPr>
          <w:tab/>
        </w:r>
        <w:r>
          <w:rPr>
            <w:noProof/>
            <w:webHidden/>
          </w:rPr>
          <w:fldChar w:fldCharType="begin"/>
        </w:r>
        <w:r>
          <w:rPr>
            <w:noProof/>
            <w:webHidden/>
          </w:rPr>
          <w:instrText xml:space="preserve"> PAGEREF _Toc300051972 \h </w:instrText>
        </w:r>
      </w:ins>
      <w:r>
        <w:rPr>
          <w:noProof/>
          <w:webHidden/>
        </w:rPr>
      </w:r>
      <w:r>
        <w:rPr>
          <w:noProof/>
          <w:webHidden/>
        </w:rPr>
        <w:fldChar w:fldCharType="separate"/>
      </w:r>
      <w:ins w:id="411" w:author="Orion" w:date="2011-08-02T12:36:00Z">
        <w:r>
          <w:rPr>
            <w:noProof/>
            <w:webHidden/>
          </w:rPr>
          <w:t>35</w:t>
        </w:r>
        <w:r>
          <w:rPr>
            <w:noProof/>
            <w:webHidden/>
          </w:rPr>
          <w:fldChar w:fldCharType="end"/>
        </w:r>
        <w:r w:rsidRPr="00255F9D">
          <w:rPr>
            <w:rStyle w:val="Hyperlink"/>
            <w:noProof/>
          </w:rPr>
          <w:fldChar w:fldCharType="end"/>
        </w:r>
      </w:ins>
    </w:p>
    <w:p w14:paraId="048B2A5A" w14:textId="77777777" w:rsidR="0006797C" w:rsidRDefault="0006797C">
      <w:pPr>
        <w:pStyle w:val="TOC1"/>
        <w:tabs>
          <w:tab w:val="left" w:pos="880"/>
        </w:tabs>
        <w:rPr>
          <w:ins w:id="412" w:author="Orion" w:date="2011-08-02T12:36:00Z"/>
          <w:rFonts w:asciiTheme="minorHAnsi" w:eastAsiaTheme="minorEastAsia" w:hAnsiTheme="minorHAnsi" w:cstheme="minorBidi"/>
          <w:noProof/>
          <w:sz w:val="22"/>
          <w:szCs w:val="22"/>
          <w:lang w:val="es-ES" w:eastAsia="es-ES"/>
        </w:rPr>
      </w:pPr>
      <w:ins w:id="41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5.1.2.</w:t>
        </w:r>
        <w:r>
          <w:rPr>
            <w:rFonts w:asciiTheme="minorHAnsi" w:eastAsiaTheme="minorEastAsia" w:hAnsiTheme="minorHAnsi" w:cstheme="minorBidi"/>
            <w:noProof/>
            <w:sz w:val="22"/>
            <w:szCs w:val="22"/>
            <w:lang w:val="es-ES" w:eastAsia="es-ES"/>
          </w:rPr>
          <w:tab/>
        </w:r>
        <w:r w:rsidRPr="00255F9D">
          <w:rPr>
            <w:rStyle w:val="Hyperlink"/>
            <w:noProof/>
            <w:lang w:bidi="hi-IN"/>
          </w:rPr>
          <w:t>Objetivos principales del sistema</w:t>
        </w:r>
        <w:r>
          <w:rPr>
            <w:noProof/>
            <w:webHidden/>
          </w:rPr>
          <w:tab/>
        </w:r>
        <w:r>
          <w:rPr>
            <w:noProof/>
            <w:webHidden/>
          </w:rPr>
          <w:fldChar w:fldCharType="begin"/>
        </w:r>
        <w:r>
          <w:rPr>
            <w:noProof/>
            <w:webHidden/>
          </w:rPr>
          <w:instrText xml:space="preserve"> PAGEREF _Toc300051973 \h </w:instrText>
        </w:r>
      </w:ins>
      <w:r>
        <w:rPr>
          <w:noProof/>
          <w:webHidden/>
        </w:rPr>
      </w:r>
      <w:r>
        <w:rPr>
          <w:noProof/>
          <w:webHidden/>
        </w:rPr>
        <w:fldChar w:fldCharType="separate"/>
      </w:r>
      <w:ins w:id="414" w:author="Orion" w:date="2011-08-02T12:36:00Z">
        <w:r>
          <w:rPr>
            <w:noProof/>
            <w:webHidden/>
          </w:rPr>
          <w:t>36</w:t>
        </w:r>
        <w:r>
          <w:rPr>
            <w:noProof/>
            <w:webHidden/>
          </w:rPr>
          <w:fldChar w:fldCharType="end"/>
        </w:r>
        <w:r w:rsidRPr="00255F9D">
          <w:rPr>
            <w:rStyle w:val="Hyperlink"/>
            <w:noProof/>
          </w:rPr>
          <w:fldChar w:fldCharType="end"/>
        </w:r>
      </w:ins>
    </w:p>
    <w:p w14:paraId="69E46AC0" w14:textId="77777777" w:rsidR="0006797C" w:rsidRDefault="0006797C">
      <w:pPr>
        <w:pStyle w:val="TOC1"/>
        <w:tabs>
          <w:tab w:val="left" w:pos="880"/>
        </w:tabs>
        <w:rPr>
          <w:ins w:id="415" w:author="Orion" w:date="2011-08-02T12:36:00Z"/>
          <w:rFonts w:asciiTheme="minorHAnsi" w:eastAsiaTheme="minorEastAsia" w:hAnsiTheme="minorHAnsi" w:cstheme="minorBidi"/>
          <w:noProof/>
          <w:sz w:val="22"/>
          <w:szCs w:val="22"/>
          <w:lang w:val="es-ES" w:eastAsia="es-ES"/>
        </w:rPr>
      </w:pPr>
      <w:ins w:id="41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"_Toc300051974"</w:instrText>
        </w:r>
        <w:r w:rsidRPr="00255F9D">
          <w:rPr>
            <w:rStyle w:val="Hyperlink"/>
            <w:noProof/>
          </w:rPr>
          <w:instrText xml:space="preserve"> </w:instrText>
        </w:r>
        <w:r w:rsidRPr="00255F9D">
          <w:rPr>
            <w:rStyle w:val="Hyperlink"/>
            <w:noProof/>
          </w:rPr>
          <w:fldChar w:fldCharType="separate"/>
        </w:r>
        <w:r w:rsidRPr="00255F9D">
          <w:rPr>
            <w:rStyle w:val="Hyperlink"/>
            <w:i/>
            <w:noProof/>
            <w:lang w:bidi="hi-IN"/>
          </w:rPr>
          <w:t>5.1.3.</w:t>
        </w:r>
        <w:r>
          <w:rPr>
            <w:rFonts w:asciiTheme="minorHAnsi" w:eastAsiaTheme="minorEastAsia" w:hAnsiTheme="minorHAnsi" w:cstheme="minorBidi"/>
            <w:noProof/>
            <w:sz w:val="22"/>
            <w:szCs w:val="22"/>
            <w:lang w:val="es-ES" w:eastAsia="es-ES"/>
          </w:rPr>
          <w:tab/>
        </w:r>
        <w:r w:rsidRPr="00255F9D">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_Toc300051974 \h </w:instrText>
        </w:r>
      </w:ins>
      <w:r>
        <w:rPr>
          <w:noProof/>
          <w:webHidden/>
        </w:rPr>
      </w:r>
      <w:r>
        <w:rPr>
          <w:noProof/>
          <w:webHidden/>
        </w:rPr>
        <w:fldChar w:fldCharType="separate"/>
      </w:r>
      <w:ins w:id="417" w:author="Orion" w:date="2011-08-02T12:36:00Z">
        <w:r>
          <w:rPr>
            <w:noProof/>
            <w:webHidden/>
          </w:rPr>
          <w:t>37</w:t>
        </w:r>
        <w:r>
          <w:rPr>
            <w:noProof/>
            <w:webHidden/>
          </w:rPr>
          <w:fldChar w:fldCharType="end"/>
        </w:r>
        <w:r w:rsidRPr="00255F9D">
          <w:rPr>
            <w:rStyle w:val="Hyperlink"/>
            <w:noProof/>
          </w:rPr>
          <w:fldChar w:fldCharType="end"/>
        </w:r>
      </w:ins>
    </w:p>
    <w:p w14:paraId="7AE04075" w14:textId="77777777" w:rsidR="0006797C" w:rsidRDefault="0006797C">
      <w:pPr>
        <w:pStyle w:val="TOC1"/>
        <w:tabs>
          <w:tab w:val="left" w:pos="880"/>
        </w:tabs>
        <w:rPr>
          <w:ins w:id="418" w:author="Orion" w:date="2011-08-02T12:36:00Z"/>
          <w:rFonts w:asciiTheme="minorHAnsi" w:eastAsiaTheme="minorEastAsia" w:hAnsiTheme="minorHAnsi" w:cstheme="minorBidi"/>
          <w:noProof/>
          <w:sz w:val="22"/>
          <w:szCs w:val="22"/>
          <w:lang w:val="es-ES" w:eastAsia="es-ES"/>
        </w:rPr>
      </w:pPr>
      <w:ins w:id="41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"_Toc300051975"</w:instrText>
        </w:r>
        <w:r w:rsidRPr="00255F9D">
          <w:rPr>
            <w:rStyle w:val="Hyperlink"/>
            <w:noProof/>
          </w:rPr>
          <w:instrText xml:space="preserve"> </w:instrText>
        </w:r>
        <w:r w:rsidRPr="00255F9D">
          <w:rPr>
            <w:rStyle w:val="Hyperlink"/>
            <w:noProof/>
          </w:rPr>
          <w:fldChar w:fldCharType="separate"/>
        </w:r>
        <w:r w:rsidRPr="00255F9D">
          <w:rPr>
            <w:rStyle w:val="Hyperlink"/>
            <w:i/>
            <w:noProof/>
            <w:lang w:bidi="hi-IN"/>
          </w:rPr>
          <w:t>5.1.4.</w:t>
        </w:r>
        <w:r>
          <w:rPr>
            <w:rFonts w:asciiTheme="minorHAnsi" w:eastAsiaTheme="minorEastAsia" w:hAnsiTheme="minorHAnsi" w:cstheme="minorBidi"/>
            <w:noProof/>
            <w:sz w:val="22"/>
            <w:szCs w:val="22"/>
            <w:lang w:val="es-ES" w:eastAsia="es-ES"/>
          </w:rPr>
          <w:tab/>
        </w:r>
        <w:r w:rsidRPr="00255F9D">
          <w:rPr>
            <w:rStyle w:val="Hyperlink"/>
            <w:noProof/>
            <w:lang w:bidi="hi-IN"/>
          </w:rPr>
          <w:t>Seguimiento del plan de vuelo</w:t>
        </w:r>
        <w:r>
          <w:rPr>
            <w:noProof/>
            <w:webHidden/>
          </w:rPr>
          <w:tab/>
        </w:r>
        <w:r>
          <w:rPr>
            <w:noProof/>
            <w:webHidden/>
          </w:rPr>
          <w:fldChar w:fldCharType="begin"/>
        </w:r>
        <w:r>
          <w:rPr>
            <w:noProof/>
            <w:webHidden/>
          </w:rPr>
          <w:instrText xml:space="preserve"> PAGEREF _Toc300051975 \h </w:instrText>
        </w:r>
      </w:ins>
      <w:r>
        <w:rPr>
          <w:noProof/>
          <w:webHidden/>
        </w:rPr>
      </w:r>
      <w:r>
        <w:rPr>
          <w:noProof/>
          <w:webHidden/>
        </w:rPr>
        <w:fldChar w:fldCharType="separate"/>
      </w:r>
      <w:ins w:id="420" w:author="Orion" w:date="2011-08-02T12:36:00Z">
        <w:r>
          <w:rPr>
            <w:noProof/>
            <w:webHidden/>
          </w:rPr>
          <w:t>39</w:t>
        </w:r>
        <w:r>
          <w:rPr>
            <w:noProof/>
            <w:webHidden/>
          </w:rPr>
          <w:fldChar w:fldCharType="end"/>
        </w:r>
        <w:r w:rsidRPr="00255F9D">
          <w:rPr>
            <w:rStyle w:val="Hyperlink"/>
            <w:noProof/>
          </w:rPr>
          <w:fldChar w:fldCharType="end"/>
        </w:r>
      </w:ins>
    </w:p>
    <w:p w14:paraId="0815BA40" w14:textId="77777777" w:rsidR="0006797C" w:rsidRDefault="0006797C">
      <w:pPr>
        <w:pStyle w:val="TOC1"/>
        <w:tabs>
          <w:tab w:val="left" w:pos="1100"/>
        </w:tabs>
        <w:rPr>
          <w:ins w:id="421" w:author="Orion" w:date="2011-08-02T12:36:00Z"/>
          <w:rFonts w:asciiTheme="minorHAnsi" w:eastAsiaTheme="minorEastAsia" w:hAnsiTheme="minorHAnsi" w:cstheme="minorBidi"/>
          <w:noProof/>
          <w:sz w:val="22"/>
          <w:szCs w:val="22"/>
          <w:lang w:val="es-ES" w:eastAsia="es-ES"/>
        </w:rPr>
      </w:pPr>
      <w:ins w:id="42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5.1.4.1.</w:t>
        </w:r>
        <w:r>
          <w:rPr>
            <w:rFonts w:asciiTheme="minorHAnsi" w:eastAsiaTheme="minorEastAsia" w:hAnsiTheme="minorHAnsi" w:cstheme="minorBidi"/>
            <w:noProof/>
            <w:sz w:val="22"/>
            <w:szCs w:val="22"/>
            <w:lang w:val="es-ES" w:eastAsia="es-ES"/>
          </w:rPr>
          <w:tab/>
        </w:r>
        <w:r w:rsidRPr="00255F9D">
          <w:rPr>
            <w:rStyle w:val="Hyperlink"/>
            <w:noProof/>
            <w:lang w:bidi="hi-IN"/>
          </w:rPr>
          <w:t>Arranque del avión</w:t>
        </w:r>
        <w:r>
          <w:rPr>
            <w:noProof/>
            <w:webHidden/>
          </w:rPr>
          <w:tab/>
        </w:r>
        <w:r>
          <w:rPr>
            <w:noProof/>
            <w:webHidden/>
          </w:rPr>
          <w:fldChar w:fldCharType="begin"/>
        </w:r>
        <w:r>
          <w:rPr>
            <w:noProof/>
            <w:webHidden/>
          </w:rPr>
          <w:instrText xml:space="preserve"> PAGEREF _Toc300051976 \h </w:instrText>
        </w:r>
      </w:ins>
      <w:r>
        <w:rPr>
          <w:noProof/>
          <w:webHidden/>
        </w:rPr>
      </w:r>
      <w:r>
        <w:rPr>
          <w:noProof/>
          <w:webHidden/>
        </w:rPr>
        <w:fldChar w:fldCharType="separate"/>
      </w:r>
      <w:ins w:id="423" w:author="Orion" w:date="2011-08-02T12:36:00Z">
        <w:r>
          <w:rPr>
            <w:noProof/>
            <w:webHidden/>
          </w:rPr>
          <w:t>40</w:t>
        </w:r>
        <w:r>
          <w:rPr>
            <w:noProof/>
            <w:webHidden/>
          </w:rPr>
          <w:fldChar w:fldCharType="end"/>
        </w:r>
        <w:r w:rsidRPr="00255F9D">
          <w:rPr>
            <w:rStyle w:val="Hyperlink"/>
            <w:noProof/>
          </w:rPr>
          <w:fldChar w:fldCharType="end"/>
        </w:r>
      </w:ins>
    </w:p>
    <w:p w14:paraId="4496D289" w14:textId="77777777" w:rsidR="0006797C" w:rsidRDefault="0006797C">
      <w:pPr>
        <w:pStyle w:val="TOC1"/>
        <w:tabs>
          <w:tab w:val="left" w:pos="1100"/>
        </w:tabs>
        <w:rPr>
          <w:ins w:id="424" w:author="Orion" w:date="2011-08-02T12:36:00Z"/>
          <w:rFonts w:asciiTheme="minorHAnsi" w:eastAsiaTheme="minorEastAsia" w:hAnsiTheme="minorHAnsi" w:cstheme="minorBidi"/>
          <w:noProof/>
          <w:sz w:val="22"/>
          <w:szCs w:val="22"/>
          <w:lang w:val="es-ES" w:eastAsia="es-ES"/>
        </w:rPr>
      </w:pPr>
      <w:ins w:id="42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5.1.4.2.</w:t>
        </w:r>
        <w:r>
          <w:rPr>
            <w:rFonts w:asciiTheme="minorHAnsi" w:eastAsiaTheme="minorEastAsia" w:hAnsiTheme="minorHAnsi" w:cstheme="minorBidi"/>
            <w:noProof/>
            <w:sz w:val="22"/>
            <w:szCs w:val="22"/>
            <w:lang w:val="es-ES" w:eastAsia="es-ES"/>
          </w:rPr>
          <w:tab/>
        </w:r>
        <w:r w:rsidRPr="00255F9D">
          <w:rPr>
            <w:rStyle w:val="Hyperlink"/>
            <w:noProof/>
            <w:lang w:bidi="hi-IN"/>
          </w:rPr>
          <w:t>Descomposición del plan de vuelo</w:t>
        </w:r>
        <w:r>
          <w:rPr>
            <w:noProof/>
            <w:webHidden/>
          </w:rPr>
          <w:tab/>
        </w:r>
        <w:r>
          <w:rPr>
            <w:noProof/>
            <w:webHidden/>
          </w:rPr>
          <w:fldChar w:fldCharType="begin"/>
        </w:r>
        <w:r>
          <w:rPr>
            <w:noProof/>
            <w:webHidden/>
          </w:rPr>
          <w:instrText xml:space="preserve"> PAGEREF _Toc300051977 \h </w:instrText>
        </w:r>
      </w:ins>
      <w:r>
        <w:rPr>
          <w:noProof/>
          <w:webHidden/>
        </w:rPr>
      </w:r>
      <w:r>
        <w:rPr>
          <w:noProof/>
          <w:webHidden/>
        </w:rPr>
        <w:fldChar w:fldCharType="separate"/>
      </w:r>
      <w:ins w:id="426" w:author="Orion" w:date="2011-08-02T12:36:00Z">
        <w:r>
          <w:rPr>
            <w:noProof/>
            <w:webHidden/>
          </w:rPr>
          <w:t>42</w:t>
        </w:r>
        <w:r>
          <w:rPr>
            <w:noProof/>
            <w:webHidden/>
          </w:rPr>
          <w:fldChar w:fldCharType="end"/>
        </w:r>
        <w:r w:rsidRPr="00255F9D">
          <w:rPr>
            <w:rStyle w:val="Hyperlink"/>
            <w:noProof/>
          </w:rPr>
          <w:fldChar w:fldCharType="end"/>
        </w:r>
      </w:ins>
    </w:p>
    <w:p w14:paraId="6917AED4" w14:textId="77777777" w:rsidR="0006797C" w:rsidRDefault="0006797C">
      <w:pPr>
        <w:pStyle w:val="TOC1"/>
        <w:tabs>
          <w:tab w:val="left" w:pos="1100"/>
        </w:tabs>
        <w:rPr>
          <w:ins w:id="427" w:author="Orion" w:date="2011-08-02T12:36:00Z"/>
          <w:rFonts w:asciiTheme="minorHAnsi" w:eastAsiaTheme="minorEastAsia" w:hAnsiTheme="minorHAnsi" w:cstheme="minorBidi"/>
          <w:noProof/>
          <w:sz w:val="22"/>
          <w:szCs w:val="22"/>
          <w:lang w:val="es-ES" w:eastAsia="es-ES"/>
        </w:rPr>
      </w:pPr>
      <w:ins w:id="428" w:author="Orion" w:date="2011-08-02T12:36:00Z">
        <w:r w:rsidRPr="00255F9D">
          <w:rPr>
            <w:rStyle w:val="Hyperlink"/>
            <w:noProof/>
          </w:rPr>
          <w:lastRenderedPageBreak/>
          <w:fldChar w:fldCharType="begin"/>
        </w:r>
        <w:r w:rsidRPr="00255F9D">
          <w:rPr>
            <w:rStyle w:val="Hyperlink"/>
            <w:noProof/>
          </w:rPr>
          <w:instrText xml:space="preserve"> </w:instrText>
        </w:r>
        <w:r>
          <w:rPr>
            <w:noProof/>
          </w:rPr>
          <w:instrText>HYPERLINK \l "_Toc300051978"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5.1.4.3.</w:t>
        </w:r>
        <w:r>
          <w:rPr>
            <w:rFonts w:asciiTheme="minorHAnsi" w:eastAsiaTheme="minorEastAsia" w:hAnsiTheme="minorHAnsi" w:cstheme="minorBidi"/>
            <w:noProof/>
            <w:sz w:val="22"/>
            <w:szCs w:val="22"/>
            <w:lang w:val="es-ES" w:eastAsia="es-ES"/>
          </w:rPr>
          <w:tab/>
        </w:r>
        <w:r w:rsidRPr="00255F9D">
          <w:rPr>
            <w:rStyle w:val="Hyperlink"/>
            <w:noProof/>
            <w:lang w:bidi="hi-IN"/>
          </w:rPr>
          <w:t>Toma de decisiones en un tramo</w:t>
        </w:r>
        <w:r>
          <w:rPr>
            <w:noProof/>
            <w:webHidden/>
          </w:rPr>
          <w:tab/>
        </w:r>
        <w:r>
          <w:rPr>
            <w:noProof/>
            <w:webHidden/>
          </w:rPr>
          <w:fldChar w:fldCharType="begin"/>
        </w:r>
        <w:r>
          <w:rPr>
            <w:noProof/>
            <w:webHidden/>
          </w:rPr>
          <w:instrText xml:space="preserve"> PAGEREF _Toc300051978 \h </w:instrText>
        </w:r>
      </w:ins>
      <w:r>
        <w:rPr>
          <w:noProof/>
          <w:webHidden/>
        </w:rPr>
      </w:r>
      <w:r>
        <w:rPr>
          <w:noProof/>
          <w:webHidden/>
        </w:rPr>
        <w:fldChar w:fldCharType="separate"/>
      </w:r>
      <w:ins w:id="429" w:author="Orion" w:date="2011-08-02T12:36:00Z">
        <w:r>
          <w:rPr>
            <w:noProof/>
            <w:webHidden/>
          </w:rPr>
          <w:t>42</w:t>
        </w:r>
        <w:r>
          <w:rPr>
            <w:noProof/>
            <w:webHidden/>
          </w:rPr>
          <w:fldChar w:fldCharType="end"/>
        </w:r>
        <w:r w:rsidRPr="00255F9D">
          <w:rPr>
            <w:rStyle w:val="Hyperlink"/>
            <w:noProof/>
          </w:rPr>
          <w:fldChar w:fldCharType="end"/>
        </w:r>
      </w:ins>
    </w:p>
    <w:p w14:paraId="4C9AEBC8" w14:textId="77777777" w:rsidR="0006797C" w:rsidRDefault="0006797C">
      <w:pPr>
        <w:pStyle w:val="TOC1"/>
        <w:tabs>
          <w:tab w:val="left" w:pos="1100"/>
        </w:tabs>
        <w:rPr>
          <w:ins w:id="430" w:author="Orion" w:date="2011-08-02T12:36:00Z"/>
          <w:rFonts w:asciiTheme="minorHAnsi" w:eastAsiaTheme="minorEastAsia" w:hAnsiTheme="minorHAnsi" w:cstheme="minorBidi"/>
          <w:noProof/>
          <w:sz w:val="22"/>
          <w:szCs w:val="22"/>
          <w:lang w:val="es-ES" w:eastAsia="es-ES"/>
        </w:rPr>
      </w:pPr>
      <w:ins w:id="43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"_Toc300051979"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5.1.4.4.</w:t>
        </w:r>
        <w:r>
          <w:rPr>
            <w:rFonts w:asciiTheme="minorHAnsi" w:eastAsiaTheme="minorEastAsia" w:hAnsiTheme="minorHAnsi" w:cstheme="minorBidi"/>
            <w:noProof/>
            <w:sz w:val="22"/>
            <w:szCs w:val="22"/>
            <w:lang w:val="es-ES" w:eastAsia="es-ES"/>
          </w:rPr>
          <w:tab/>
        </w:r>
        <w:r w:rsidRPr="00255F9D">
          <w:rPr>
            <w:rStyle w:val="Hyperlink"/>
            <w:noProof/>
            <w:lang w:bidi="hi-IN"/>
          </w:rPr>
          <w:t>Ejecución de maniobras</w:t>
        </w:r>
        <w:r>
          <w:rPr>
            <w:noProof/>
            <w:webHidden/>
          </w:rPr>
          <w:tab/>
        </w:r>
        <w:r>
          <w:rPr>
            <w:noProof/>
            <w:webHidden/>
          </w:rPr>
          <w:fldChar w:fldCharType="begin"/>
        </w:r>
        <w:r>
          <w:rPr>
            <w:noProof/>
            <w:webHidden/>
          </w:rPr>
          <w:instrText xml:space="preserve"> PAGEREF _Toc300051979 \h </w:instrText>
        </w:r>
      </w:ins>
      <w:r>
        <w:rPr>
          <w:noProof/>
          <w:webHidden/>
        </w:rPr>
      </w:r>
      <w:r>
        <w:rPr>
          <w:noProof/>
          <w:webHidden/>
        </w:rPr>
        <w:fldChar w:fldCharType="separate"/>
      </w:r>
      <w:ins w:id="432" w:author="Orion" w:date="2011-08-02T12:36:00Z">
        <w:r>
          <w:rPr>
            <w:noProof/>
            <w:webHidden/>
          </w:rPr>
          <w:t>44</w:t>
        </w:r>
        <w:r>
          <w:rPr>
            <w:noProof/>
            <w:webHidden/>
          </w:rPr>
          <w:fldChar w:fldCharType="end"/>
        </w:r>
        <w:r w:rsidRPr="00255F9D">
          <w:rPr>
            <w:rStyle w:val="Hyperlink"/>
            <w:noProof/>
          </w:rPr>
          <w:fldChar w:fldCharType="end"/>
        </w:r>
      </w:ins>
    </w:p>
    <w:p w14:paraId="6E543FA7" w14:textId="77777777" w:rsidR="0006797C" w:rsidRDefault="0006797C">
      <w:pPr>
        <w:pStyle w:val="TOC1"/>
        <w:tabs>
          <w:tab w:val="left" w:pos="1100"/>
        </w:tabs>
        <w:rPr>
          <w:ins w:id="433" w:author="Orion" w:date="2011-08-02T12:36:00Z"/>
          <w:rFonts w:asciiTheme="minorHAnsi" w:eastAsiaTheme="minorEastAsia" w:hAnsiTheme="minorHAnsi" w:cstheme="minorBidi"/>
          <w:noProof/>
          <w:sz w:val="22"/>
          <w:szCs w:val="22"/>
          <w:lang w:val="es-ES" w:eastAsia="es-ES"/>
        </w:rPr>
      </w:pPr>
      <w:ins w:id="43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5.1.4.5.</w:t>
        </w:r>
        <w:r>
          <w:rPr>
            <w:rFonts w:asciiTheme="minorHAnsi" w:eastAsiaTheme="minorEastAsia" w:hAnsiTheme="minorHAnsi" w:cstheme="minorBidi"/>
            <w:noProof/>
            <w:sz w:val="22"/>
            <w:szCs w:val="22"/>
            <w:lang w:val="es-ES" w:eastAsia="es-ES"/>
          </w:rPr>
          <w:tab/>
        </w:r>
        <w:r w:rsidRPr="00255F9D">
          <w:rPr>
            <w:rStyle w:val="Hyperlink"/>
            <w:noProof/>
            <w:lang w:bidi="hi-IN"/>
          </w:rPr>
          <w:t>Comprobaciones tras la maniobra</w:t>
        </w:r>
        <w:r>
          <w:rPr>
            <w:noProof/>
            <w:webHidden/>
          </w:rPr>
          <w:tab/>
        </w:r>
        <w:r>
          <w:rPr>
            <w:noProof/>
            <w:webHidden/>
          </w:rPr>
          <w:fldChar w:fldCharType="begin"/>
        </w:r>
        <w:r>
          <w:rPr>
            <w:noProof/>
            <w:webHidden/>
          </w:rPr>
          <w:instrText xml:space="preserve"> PAGEREF _Toc300051980 \h </w:instrText>
        </w:r>
      </w:ins>
      <w:r>
        <w:rPr>
          <w:noProof/>
          <w:webHidden/>
        </w:rPr>
      </w:r>
      <w:r>
        <w:rPr>
          <w:noProof/>
          <w:webHidden/>
        </w:rPr>
        <w:fldChar w:fldCharType="separate"/>
      </w:r>
      <w:ins w:id="435" w:author="Orion" w:date="2011-08-02T12:36:00Z">
        <w:r>
          <w:rPr>
            <w:noProof/>
            <w:webHidden/>
          </w:rPr>
          <w:t>45</w:t>
        </w:r>
        <w:r>
          <w:rPr>
            <w:noProof/>
            <w:webHidden/>
          </w:rPr>
          <w:fldChar w:fldCharType="end"/>
        </w:r>
        <w:r w:rsidRPr="00255F9D">
          <w:rPr>
            <w:rStyle w:val="Hyperlink"/>
            <w:noProof/>
          </w:rPr>
          <w:fldChar w:fldCharType="end"/>
        </w:r>
      </w:ins>
    </w:p>
    <w:p w14:paraId="311AEE5E" w14:textId="77777777" w:rsidR="0006797C" w:rsidRDefault="0006797C">
      <w:pPr>
        <w:pStyle w:val="TOC1"/>
        <w:tabs>
          <w:tab w:val="left" w:pos="880"/>
        </w:tabs>
        <w:rPr>
          <w:ins w:id="436" w:author="Orion" w:date="2011-08-02T12:36:00Z"/>
          <w:rFonts w:asciiTheme="minorHAnsi" w:eastAsiaTheme="minorEastAsia" w:hAnsiTheme="minorHAnsi" w:cstheme="minorBidi"/>
          <w:noProof/>
          <w:sz w:val="22"/>
          <w:szCs w:val="22"/>
          <w:lang w:val="es-ES" w:eastAsia="es-ES"/>
        </w:rPr>
      </w:pPr>
      <w:ins w:id="43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w:t>
        </w:r>
        <w:r>
          <w:rPr>
            <w:rFonts w:asciiTheme="minorHAnsi" w:eastAsiaTheme="minorEastAsia" w:hAnsiTheme="minorHAnsi" w:cstheme="minorBidi"/>
            <w:noProof/>
            <w:sz w:val="22"/>
            <w:szCs w:val="22"/>
            <w:lang w:val="es-ES" w:eastAsia="es-ES"/>
          </w:rPr>
          <w:tab/>
        </w:r>
        <w:r w:rsidRPr="00255F9D">
          <w:rPr>
            <w:rStyle w:val="Hyperlink"/>
            <w:noProof/>
            <w:lang w:bidi="hi-IN"/>
          </w:rPr>
          <w:t>Gestión de conflictos</w:t>
        </w:r>
        <w:r>
          <w:rPr>
            <w:noProof/>
            <w:webHidden/>
          </w:rPr>
          <w:tab/>
        </w:r>
        <w:r>
          <w:rPr>
            <w:noProof/>
            <w:webHidden/>
          </w:rPr>
          <w:fldChar w:fldCharType="begin"/>
        </w:r>
        <w:r>
          <w:rPr>
            <w:noProof/>
            <w:webHidden/>
          </w:rPr>
          <w:instrText xml:space="preserve"> PAGEREF _Toc300051981 \h </w:instrText>
        </w:r>
      </w:ins>
      <w:r>
        <w:rPr>
          <w:noProof/>
          <w:webHidden/>
        </w:rPr>
      </w:r>
      <w:r>
        <w:rPr>
          <w:noProof/>
          <w:webHidden/>
        </w:rPr>
        <w:fldChar w:fldCharType="separate"/>
      </w:r>
      <w:ins w:id="438" w:author="Orion" w:date="2011-08-02T12:36:00Z">
        <w:r>
          <w:rPr>
            <w:noProof/>
            <w:webHidden/>
          </w:rPr>
          <w:t>46</w:t>
        </w:r>
        <w:r>
          <w:rPr>
            <w:noProof/>
            <w:webHidden/>
          </w:rPr>
          <w:fldChar w:fldCharType="end"/>
        </w:r>
        <w:r w:rsidRPr="00255F9D">
          <w:rPr>
            <w:rStyle w:val="Hyperlink"/>
            <w:noProof/>
          </w:rPr>
          <w:fldChar w:fldCharType="end"/>
        </w:r>
      </w:ins>
    </w:p>
    <w:p w14:paraId="713759FF" w14:textId="77777777" w:rsidR="0006797C" w:rsidRDefault="0006797C">
      <w:pPr>
        <w:pStyle w:val="TOC1"/>
        <w:tabs>
          <w:tab w:val="left" w:pos="1100"/>
        </w:tabs>
        <w:rPr>
          <w:ins w:id="439" w:author="Orion" w:date="2011-08-02T12:36:00Z"/>
          <w:rFonts w:asciiTheme="minorHAnsi" w:eastAsiaTheme="minorEastAsia" w:hAnsiTheme="minorHAnsi" w:cstheme="minorBidi"/>
          <w:noProof/>
          <w:sz w:val="22"/>
          <w:szCs w:val="22"/>
          <w:lang w:val="es-ES" w:eastAsia="es-ES"/>
        </w:rPr>
      </w:pPr>
      <w:ins w:id="44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5.1.5.1.</w:t>
        </w:r>
        <w:r>
          <w:rPr>
            <w:rFonts w:asciiTheme="minorHAnsi" w:eastAsiaTheme="minorEastAsia" w:hAnsiTheme="minorHAnsi" w:cstheme="minorBidi"/>
            <w:noProof/>
            <w:sz w:val="22"/>
            <w:szCs w:val="22"/>
            <w:lang w:val="es-ES" w:eastAsia="es-ES"/>
          </w:rPr>
          <w:tab/>
        </w:r>
        <w:r w:rsidRPr="00255F9D">
          <w:rPr>
            <w:rStyle w:val="Hyperlink"/>
            <w:noProof/>
            <w:lang w:bidi="hi-IN"/>
          </w:rPr>
          <w:t>Detección de conflictos</w:t>
        </w:r>
        <w:r>
          <w:rPr>
            <w:noProof/>
            <w:webHidden/>
          </w:rPr>
          <w:tab/>
        </w:r>
        <w:r>
          <w:rPr>
            <w:noProof/>
            <w:webHidden/>
          </w:rPr>
          <w:fldChar w:fldCharType="begin"/>
        </w:r>
        <w:r>
          <w:rPr>
            <w:noProof/>
            <w:webHidden/>
          </w:rPr>
          <w:instrText xml:space="preserve"> PAGEREF _Toc300051982 \h </w:instrText>
        </w:r>
      </w:ins>
      <w:r>
        <w:rPr>
          <w:noProof/>
          <w:webHidden/>
        </w:rPr>
      </w:r>
      <w:r>
        <w:rPr>
          <w:noProof/>
          <w:webHidden/>
        </w:rPr>
        <w:fldChar w:fldCharType="separate"/>
      </w:r>
      <w:ins w:id="441" w:author="Orion" w:date="2011-08-02T12:36:00Z">
        <w:r>
          <w:rPr>
            <w:noProof/>
            <w:webHidden/>
          </w:rPr>
          <w:t>48</w:t>
        </w:r>
        <w:r>
          <w:rPr>
            <w:noProof/>
            <w:webHidden/>
          </w:rPr>
          <w:fldChar w:fldCharType="end"/>
        </w:r>
        <w:r w:rsidRPr="00255F9D">
          <w:rPr>
            <w:rStyle w:val="Hyperlink"/>
            <w:noProof/>
          </w:rPr>
          <w:fldChar w:fldCharType="end"/>
        </w:r>
      </w:ins>
    </w:p>
    <w:p w14:paraId="73848145" w14:textId="77777777" w:rsidR="0006797C" w:rsidRDefault="0006797C">
      <w:pPr>
        <w:pStyle w:val="TOC1"/>
        <w:tabs>
          <w:tab w:val="left" w:pos="1100"/>
        </w:tabs>
        <w:rPr>
          <w:ins w:id="442" w:author="Orion" w:date="2011-08-02T12:36:00Z"/>
          <w:rFonts w:asciiTheme="minorHAnsi" w:eastAsiaTheme="minorEastAsia" w:hAnsiTheme="minorHAnsi" w:cstheme="minorBidi"/>
          <w:noProof/>
          <w:sz w:val="22"/>
          <w:szCs w:val="22"/>
          <w:lang w:val="es-ES" w:eastAsia="es-ES"/>
        </w:rPr>
      </w:pPr>
      <w:ins w:id="44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5.1.5.2.</w:t>
        </w:r>
        <w:r>
          <w:rPr>
            <w:rFonts w:asciiTheme="minorHAnsi" w:eastAsiaTheme="minorEastAsia" w:hAnsiTheme="minorHAnsi" w:cstheme="minorBidi"/>
            <w:noProof/>
            <w:sz w:val="22"/>
            <w:szCs w:val="22"/>
            <w:lang w:val="es-ES" w:eastAsia="es-ES"/>
          </w:rPr>
          <w:tab/>
        </w:r>
        <w:r w:rsidRPr="00255F9D">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_Toc300051983 \h </w:instrText>
        </w:r>
      </w:ins>
      <w:r>
        <w:rPr>
          <w:noProof/>
          <w:webHidden/>
        </w:rPr>
      </w:r>
      <w:r>
        <w:rPr>
          <w:noProof/>
          <w:webHidden/>
        </w:rPr>
        <w:fldChar w:fldCharType="separate"/>
      </w:r>
      <w:ins w:id="444" w:author="Orion" w:date="2011-08-02T12:36:00Z">
        <w:r>
          <w:rPr>
            <w:noProof/>
            <w:webHidden/>
          </w:rPr>
          <w:t>48</w:t>
        </w:r>
        <w:r>
          <w:rPr>
            <w:noProof/>
            <w:webHidden/>
          </w:rPr>
          <w:fldChar w:fldCharType="end"/>
        </w:r>
        <w:r w:rsidRPr="00255F9D">
          <w:rPr>
            <w:rStyle w:val="Hyperlink"/>
            <w:noProof/>
          </w:rPr>
          <w:fldChar w:fldCharType="end"/>
        </w:r>
      </w:ins>
    </w:p>
    <w:p w14:paraId="3D603B2A" w14:textId="77777777" w:rsidR="0006797C" w:rsidRDefault="0006797C">
      <w:pPr>
        <w:pStyle w:val="TOC1"/>
        <w:tabs>
          <w:tab w:val="left" w:pos="1100"/>
        </w:tabs>
        <w:rPr>
          <w:ins w:id="445" w:author="Orion" w:date="2011-08-02T12:36:00Z"/>
          <w:rFonts w:asciiTheme="minorHAnsi" w:eastAsiaTheme="minorEastAsia" w:hAnsiTheme="minorHAnsi" w:cstheme="minorBidi"/>
          <w:noProof/>
          <w:sz w:val="22"/>
          <w:szCs w:val="22"/>
          <w:lang w:val="es-ES" w:eastAsia="es-ES"/>
        </w:rPr>
      </w:pPr>
      <w:ins w:id="44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5.1.5.3.</w:t>
        </w:r>
        <w:r>
          <w:rPr>
            <w:rFonts w:asciiTheme="minorHAnsi" w:eastAsiaTheme="minorEastAsia" w:hAnsiTheme="minorHAnsi" w:cstheme="minorBidi"/>
            <w:noProof/>
            <w:sz w:val="22"/>
            <w:szCs w:val="22"/>
            <w:lang w:val="es-ES" w:eastAsia="es-ES"/>
          </w:rPr>
          <w:tab/>
        </w:r>
        <w:r w:rsidRPr="00255F9D">
          <w:rPr>
            <w:rStyle w:val="Hyperlink"/>
            <w:noProof/>
            <w:lang w:bidi="hi-IN"/>
          </w:rPr>
          <w:t>Ejecución de órdenes</w:t>
        </w:r>
        <w:r>
          <w:rPr>
            <w:noProof/>
            <w:webHidden/>
          </w:rPr>
          <w:tab/>
        </w:r>
        <w:r>
          <w:rPr>
            <w:noProof/>
            <w:webHidden/>
          </w:rPr>
          <w:fldChar w:fldCharType="begin"/>
        </w:r>
        <w:r>
          <w:rPr>
            <w:noProof/>
            <w:webHidden/>
          </w:rPr>
          <w:instrText xml:space="preserve"> PAGEREF _Toc300051984 \h </w:instrText>
        </w:r>
      </w:ins>
      <w:r>
        <w:rPr>
          <w:noProof/>
          <w:webHidden/>
        </w:rPr>
      </w:r>
      <w:r>
        <w:rPr>
          <w:noProof/>
          <w:webHidden/>
        </w:rPr>
        <w:fldChar w:fldCharType="separate"/>
      </w:r>
      <w:ins w:id="447" w:author="Orion" w:date="2011-08-02T12:36:00Z">
        <w:r>
          <w:rPr>
            <w:noProof/>
            <w:webHidden/>
          </w:rPr>
          <w:t>49</w:t>
        </w:r>
        <w:r>
          <w:rPr>
            <w:noProof/>
            <w:webHidden/>
          </w:rPr>
          <w:fldChar w:fldCharType="end"/>
        </w:r>
        <w:r w:rsidRPr="00255F9D">
          <w:rPr>
            <w:rStyle w:val="Hyperlink"/>
            <w:noProof/>
          </w:rPr>
          <w:fldChar w:fldCharType="end"/>
        </w:r>
      </w:ins>
    </w:p>
    <w:p w14:paraId="2FCA80EB" w14:textId="77777777" w:rsidR="0006797C" w:rsidRDefault="0006797C">
      <w:pPr>
        <w:pStyle w:val="TOC1"/>
        <w:rPr>
          <w:ins w:id="448" w:author="Orion" w:date="2011-08-02T12:36:00Z"/>
          <w:rFonts w:asciiTheme="minorHAnsi" w:eastAsiaTheme="minorEastAsia" w:hAnsiTheme="minorHAnsi" w:cstheme="minorBidi"/>
          <w:noProof/>
          <w:sz w:val="22"/>
          <w:szCs w:val="22"/>
          <w:lang w:val="es-ES" w:eastAsia="es-ES"/>
        </w:rPr>
      </w:pPr>
      <w:ins w:id="44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"_Toc300051985"</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w:t>
        </w:r>
        <w:r>
          <w:rPr>
            <w:rFonts w:asciiTheme="minorHAnsi" w:eastAsiaTheme="minorEastAsia" w:hAnsiTheme="minorHAnsi" w:cstheme="minorBidi"/>
            <w:noProof/>
            <w:sz w:val="22"/>
            <w:szCs w:val="22"/>
            <w:lang w:val="es-ES" w:eastAsia="es-ES"/>
          </w:rPr>
          <w:tab/>
        </w:r>
        <w:r w:rsidRPr="00255F9D">
          <w:rPr>
            <w:rStyle w:val="Hyperlink"/>
            <w:noProof/>
            <w:lang w:bidi="hi-IN"/>
          </w:rPr>
          <w:t>Simulación</w:t>
        </w:r>
        <w:r>
          <w:rPr>
            <w:noProof/>
            <w:webHidden/>
          </w:rPr>
          <w:tab/>
        </w:r>
        <w:r>
          <w:rPr>
            <w:noProof/>
            <w:webHidden/>
          </w:rPr>
          <w:fldChar w:fldCharType="begin"/>
        </w:r>
        <w:r>
          <w:rPr>
            <w:noProof/>
            <w:webHidden/>
          </w:rPr>
          <w:instrText xml:space="preserve"> PAGEREF _Toc300051985 \h </w:instrText>
        </w:r>
      </w:ins>
      <w:r>
        <w:rPr>
          <w:noProof/>
          <w:webHidden/>
        </w:rPr>
      </w:r>
      <w:r>
        <w:rPr>
          <w:noProof/>
          <w:webHidden/>
        </w:rPr>
        <w:fldChar w:fldCharType="separate"/>
      </w:r>
      <w:ins w:id="450" w:author="Orion" w:date="2011-08-02T12:36:00Z">
        <w:r>
          <w:rPr>
            <w:noProof/>
            <w:webHidden/>
          </w:rPr>
          <w:t>52</w:t>
        </w:r>
        <w:r>
          <w:rPr>
            <w:noProof/>
            <w:webHidden/>
          </w:rPr>
          <w:fldChar w:fldCharType="end"/>
        </w:r>
        <w:r w:rsidRPr="00255F9D">
          <w:rPr>
            <w:rStyle w:val="Hyperlink"/>
            <w:noProof/>
          </w:rPr>
          <w:fldChar w:fldCharType="end"/>
        </w:r>
      </w:ins>
    </w:p>
    <w:p w14:paraId="06C075DD" w14:textId="77777777" w:rsidR="0006797C" w:rsidRDefault="0006797C">
      <w:pPr>
        <w:pStyle w:val="TOC1"/>
        <w:tabs>
          <w:tab w:val="left" w:pos="880"/>
        </w:tabs>
        <w:rPr>
          <w:ins w:id="451" w:author="Orion" w:date="2011-08-02T12:36:00Z"/>
          <w:rFonts w:asciiTheme="minorHAnsi" w:eastAsiaTheme="minorEastAsia" w:hAnsiTheme="minorHAnsi" w:cstheme="minorBidi"/>
          <w:noProof/>
          <w:sz w:val="22"/>
          <w:szCs w:val="22"/>
          <w:lang w:val="es-ES" w:eastAsia="es-ES"/>
        </w:rPr>
      </w:pPr>
      <w:ins w:id="45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5.2.1.</w:t>
        </w:r>
        <w:r>
          <w:rPr>
            <w:rFonts w:asciiTheme="minorHAnsi" w:eastAsiaTheme="minorEastAsia" w:hAnsiTheme="minorHAnsi" w:cstheme="minorBidi"/>
            <w:noProof/>
            <w:sz w:val="22"/>
            <w:szCs w:val="22"/>
            <w:lang w:val="es-ES" w:eastAsia="es-ES"/>
          </w:rPr>
          <w:tab/>
        </w:r>
        <w:r w:rsidRPr="00255F9D">
          <w:rPr>
            <w:rStyle w:val="Hyperlink"/>
            <w:noProof/>
            <w:lang w:bidi="hi-IN"/>
          </w:rPr>
          <w:t>Módulo de lógica</w:t>
        </w:r>
        <w:r>
          <w:rPr>
            <w:noProof/>
            <w:webHidden/>
          </w:rPr>
          <w:tab/>
        </w:r>
        <w:r>
          <w:rPr>
            <w:noProof/>
            <w:webHidden/>
          </w:rPr>
          <w:fldChar w:fldCharType="begin"/>
        </w:r>
        <w:r>
          <w:rPr>
            <w:noProof/>
            <w:webHidden/>
          </w:rPr>
          <w:instrText xml:space="preserve"> PAGEREF _Toc300051986 \h </w:instrText>
        </w:r>
      </w:ins>
      <w:r>
        <w:rPr>
          <w:noProof/>
          <w:webHidden/>
        </w:rPr>
      </w:r>
      <w:r>
        <w:rPr>
          <w:noProof/>
          <w:webHidden/>
        </w:rPr>
        <w:fldChar w:fldCharType="separate"/>
      </w:r>
      <w:ins w:id="453" w:author="Orion" w:date="2011-08-02T12:36:00Z">
        <w:r>
          <w:rPr>
            <w:noProof/>
            <w:webHidden/>
          </w:rPr>
          <w:t>52</w:t>
        </w:r>
        <w:r>
          <w:rPr>
            <w:noProof/>
            <w:webHidden/>
          </w:rPr>
          <w:fldChar w:fldCharType="end"/>
        </w:r>
        <w:r w:rsidRPr="00255F9D">
          <w:rPr>
            <w:rStyle w:val="Hyperlink"/>
            <w:noProof/>
          </w:rPr>
          <w:fldChar w:fldCharType="end"/>
        </w:r>
      </w:ins>
    </w:p>
    <w:p w14:paraId="2076657F" w14:textId="77777777" w:rsidR="0006797C" w:rsidRDefault="0006797C">
      <w:pPr>
        <w:pStyle w:val="TOC1"/>
        <w:tabs>
          <w:tab w:val="left" w:pos="880"/>
        </w:tabs>
        <w:rPr>
          <w:ins w:id="454" w:author="Orion" w:date="2011-08-02T12:36:00Z"/>
          <w:rFonts w:asciiTheme="minorHAnsi" w:eastAsiaTheme="minorEastAsia" w:hAnsiTheme="minorHAnsi" w:cstheme="minorBidi"/>
          <w:noProof/>
          <w:sz w:val="22"/>
          <w:szCs w:val="22"/>
          <w:lang w:val="es-ES" w:eastAsia="es-ES"/>
        </w:rPr>
      </w:pPr>
      <w:ins w:id="45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5.2.2.</w:t>
        </w:r>
        <w:r>
          <w:rPr>
            <w:rFonts w:asciiTheme="minorHAnsi" w:eastAsiaTheme="minorEastAsia" w:hAnsiTheme="minorHAnsi" w:cstheme="minorBidi"/>
            <w:noProof/>
            <w:sz w:val="22"/>
            <w:szCs w:val="22"/>
            <w:lang w:val="es-ES" w:eastAsia="es-ES"/>
          </w:rPr>
          <w:tab/>
        </w:r>
        <w:r w:rsidRPr="00255F9D">
          <w:rPr>
            <w:rStyle w:val="Hyperlink"/>
            <w:noProof/>
            <w:lang w:bidi="hi-IN"/>
          </w:rPr>
          <w:t>Visualización</w:t>
        </w:r>
        <w:r>
          <w:rPr>
            <w:noProof/>
            <w:webHidden/>
          </w:rPr>
          <w:tab/>
        </w:r>
        <w:r>
          <w:rPr>
            <w:noProof/>
            <w:webHidden/>
          </w:rPr>
          <w:fldChar w:fldCharType="begin"/>
        </w:r>
        <w:r>
          <w:rPr>
            <w:noProof/>
            <w:webHidden/>
          </w:rPr>
          <w:instrText xml:space="preserve"> PAGEREF _Toc300051987 \h </w:instrText>
        </w:r>
      </w:ins>
      <w:r>
        <w:rPr>
          <w:noProof/>
          <w:webHidden/>
        </w:rPr>
      </w:r>
      <w:r>
        <w:rPr>
          <w:noProof/>
          <w:webHidden/>
        </w:rPr>
        <w:fldChar w:fldCharType="separate"/>
      </w:r>
      <w:ins w:id="456" w:author="Orion" w:date="2011-08-02T12:36:00Z">
        <w:r>
          <w:rPr>
            <w:noProof/>
            <w:webHidden/>
          </w:rPr>
          <w:t>53</w:t>
        </w:r>
        <w:r>
          <w:rPr>
            <w:noProof/>
            <w:webHidden/>
          </w:rPr>
          <w:fldChar w:fldCharType="end"/>
        </w:r>
        <w:r w:rsidRPr="00255F9D">
          <w:rPr>
            <w:rStyle w:val="Hyperlink"/>
            <w:noProof/>
          </w:rPr>
          <w:fldChar w:fldCharType="end"/>
        </w:r>
      </w:ins>
    </w:p>
    <w:p w14:paraId="7920742D" w14:textId="77777777" w:rsidR="0006797C" w:rsidRDefault="0006797C">
      <w:pPr>
        <w:pStyle w:val="TOC1"/>
        <w:tabs>
          <w:tab w:val="left" w:pos="880"/>
        </w:tabs>
        <w:rPr>
          <w:ins w:id="457" w:author="Orion" w:date="2011-08-02T12:36:00Z"/>
          <w:rFonts w:asciiTheme="minorHAnsi" w:eastAsiaTheme="minorEastAsia" w:hAnsiTheme="minorHAnsi" w:cstheme="minorBidi"/>
          <w:noProof/>
          <w:sz w:val="22"/>
          <w:szCs w:val="22"/>
          <w:lang w:val="es-ES" w:eastAsia="es-ES"/>
        </w:rPr>
      </w:pPr>
      <w:ins w:id="45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"_Toc300051988"</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5.2.3.</w:t>
        </w:r>
        <w:r>
          <w:rPr>
            <w:rFonts w:asciiTheme="minorHAnsi" w:eastAsiaTheme="minorEastAsia" w:hAnsiTheme="minorHAnsi" w:cstheme="minorBidi"/>
            <w:noProof/>
            <w:sz w:val="22"/>
            <w:szCs w:val="22"/>
            <w:lang w:val="es-ES" w:eastAsia="es-ES"/>
          </w:rPr>
          <w:tab/>
        </w:r>
        <w:r w:rsidRPr="00255F9D">
          <w:rPr>
            <w:rStyle w:val="Hyperlink"/>
            <w:noProof/>
            <w:lang w:bidi="hi-IN"/>
          </w:rPr>
          <w:t>Controlador</w:t>
        </w:r>
        <w:r>
          <w:rPr>
            <w:noProof/>
            <w:webHidden/>
          </w:rPr>
          <w:tab/>
        </w:r>
        <w:r>
          <w:rPr>
            <w:noProof/>
            <w:webHidden/>
          </w:rPr>
          <w:fldChar w:fldCharType="begin"/>
        </w:r>
        <w:r>
          <w:rPr>
            <w:noProof/>
            <w:webHidden/>
          </w:rPr>
          <w:instrText xml:space="preserve"> PAGEREF _Toc300051988 \h </w:instrText>
        </w:r>
      </w:ins>
      <w:r>
        <w:rPr>
          <w:noProof/>
          <w:webHidden/>
        </w:rPr>
      </w:r>
      <w:r>
        <w:rPr>
          <w:noProof/>
          <w:webHidden/>
        </w:rPr>
        <w:fldChar w:fldCharType="separate"/>
      </w:r>
      <w:ins w:id="459" w:author="Orion" w:date="2011-08-02T12:36:00Z">
        <w:r>
          <w:rPr>
            <w:noProof/>
            <w:webHidden/>
          </w:rPr>
          <w:t>56</w:t>
        </w:r>
        <w:r>
          <w:rPr>
            <w:noProof/>
            <w:webHidden/>
          </w:rPr>
          <w:fldChar w:fldCharType="end"/>
        </w:r>
        <w:r w:rsidRPr="00255F9D">
          <w:rPr>
            <w:rStyle w:val="Hyperlink"/>
            <w:noProof/>
          </w:rPr>
          <w:fldChar w:fldCharType="end"/>
        </w:r>
      </w:ins>
    </w:p>
    <w:p w14:paraId="6D15E7A5" w14:textId="77777777" w:rsidR="0006797C" w:rsidRDefault="0006797C">
      <w:pPr>
        <w:pStyle w:val="TOC1"/>
        <w:rPr>
          <w:ins w:id="460" w:author="Orion" w:date="2011-08-02T12:36:00Z"/>
          <w:rFonts w:asciiTheme="minorHAnsi" w:eastAsiaTheme="minorEastAsia" w:hAnsiTheme="minorHAnsi" w:cstheme="minorBidi"/>
          <w:noProof/>
          <w:sz w:val="22"/>
          <w:szCs w:val="22"/>
          <w:lang w:val="es-ES" w:eastAsia="es-ES"/>
        </w:rPr>
      </w:pPr>
      <w:ins w:id="46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"_Toc300051989"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w:t>
        </w:r>
        <w:r>
          <w:rPr>
            <w:rFonts w:asciiTheme="minorHAnsi" w:eastAsiaTheme="minorEastAsia" w:hAnsiTheme="minorHAnsi" w:cstheme="minorBidi"/>
            <w:noProof/>
            <w:sz w:val="22"/>
            <w:szCs w:val="22"/>
            <w:lang w:val="es-ES" w:eastAsia="es-ES"/>
          </w:rPr>
          <w:tab/>
        </w:r>
        <w:r w:rsidRPr="00255F9D">
          <w:rPr>
            <w:rStyle w:val="Hyperlink"/>
            <w:noProof/>
            <w:lang w:bidi="hi-IN"/>
          </w:rPr>
          <w:t>Casos de estudio</w:t>
        </w:r>
        <w:r>
          <w:rPr>
            <w:noProof/>
            <w:webHidden/>
          </w:rPr>
          <w:tab/>
        </w:r>
        <w:r>
          <w:rPr>
            <w:noProof/>
            <w:webHidden/>
          </w:rPr>
          <w:fldChar w:fldCharType="begin"/>
        </w:r>
        <w:r>
          <w:rPr>
            <w:noProof/>
            <w:webHidden/>
          </w:rPr>
          <w:instrText xml:space="preserve"> PAGEREF _Toc300051989 \h </w:instrText>
        </w:r>
      </w:ins>
      <w:r>
        <w:rPr>
          <w:noProof/>
          <w:webHidden/>
        </w:rPr>
      </w:r>
      <w:r>
        <w:rPr>
          <w:noProof/>
          <w:webHidden/>
        </w:rPr>
        <w:fldChar w:fldCharType="separate"/>
      </w:r>
      <w:ins w:id="462" w:author="Orion" w:date="2011-08-02T12:36:00Z">
        <w:r>
          <w:rPr>
            <w:noProof/>
            <w:webHidden/>
          </w:rPr>
          <w:t>57</w:t>
        </w:r>
        <w:r>
          <w:rPr>
            <w:noProof/>
            <w:webHidden/>
          </w:rPr>
          <w:fldChar w:fldCharType="end"/>
        </w:r>
        <w:r w:rsidRPr="00255F9D">
          <w:rPr>
            <w:rStyle w:val="Hyperlink"/>
            <w:noProof/>
          </w:rPr>
          <w:fldChar w:fldCharType="end"/>
        </w:r>
      </w:ins>
    </w:p>
    <w:p w14:paraId="7C64842C" w14:textId="77777777" w:rsidR="0006797C" w:rsidRDefault="0006797C">
      <w:pPr>
        <w:pStyle w:val="TOC1"/>
        <w:rPr>
          <w:ins w:id="463" w:author="Orion" w:date="2011-08-02T12:36:00Z"/>
          <w:rFonts w:asciiTheme="minorHAnsi" w:eastAsiaTheme="minorEastAsia" w:hAnsiTheme="minorHAnsi" w:cstheme="minorBidi"/>
          <w:noProof/>
          <w:sz w:val="22"/>
          <w:szCs w:val="22"/>
          <w:lang w:val="es-ES" w:eastAsia="es-ES"/>
        </w:rPr>
      </w:pPr>
      <w:ins w:id="46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6.1.</w:t>
        </w:r>
        <w:r>
          <w:rPr>
            <w:rFonts w:asciiTheme="minorHAnsi" w:eastAsiaTheme="minorEastAsia" w:hAnsiTheme="minorHAnsi" w:cstheme="minorBidi"/>
            <w:noProof/>
            <w:sz w:val="22"/>
            <w:szCs w:val="22"/>
            <w:lang w:val="es-ES" w:eastAsia="es-ES"/>
          </w:rPr>
          <w:tab/>
        </w:r>
        <w:r w:rsidRPr="00255F9D">
          <w:rPr>
            <w:rStyle w:val="Hyperlink"/>
            <w:noProof/>
            <w:lang w:bidi="hi-IN"/>
          </w:rPr>
          <w:t>Caso básico: dos aviones</w:t>
        </w:r>
        <w:r>
          <w:rPr>
            <w:noProof/>
            <w:webHidden/>
          </w:rPr>
          <w:tab/>
        </w:r>
        <w:r>
          <w:rPr>
            <w:noProof/>
            <w:webHidden/>
          </w:rPr>
          <w:fldChar w:fldCharType="begin"/>
        </w:r>
        <w:r>
          <w:rPr>
            <w:noProof/>
            <w:webHidden/>
          </w:rPr>
          <w:instrText xml:space="preserve"> PAGEREF _Toc300051990 \h </w:instrText>
        </w:r>
      </w:ins>
      <w:r>
        <w:rPr>
          <w:noProof/>
          <w:webHidden/>
        </w:rPr>
      </w:r>
      <w:r>
        <w:rPr>
          <w:noProof/>
          <w:webHidden/>
        </w:rPr>
        <w:fldChar w:fldCharType="separate"/>
      </w:r>
      <w:ins w:id="465" w:author="Orion" w:date="2011-08-02T12:36:00Z">
        <w:r>
          <w:rPr>
            <w:noProof/>
            <w:webHidden/>
          </w:rPr>
          <w:t>57</w:t>
        </w:r>
        <w:r>
          <w:rPr>
            <w:noProof/>
            <w:webHidden/>
          </w:rPr>
          <w:fldChar w:fldCharType="end"/>
        </w:r>
        <w:r w:rsidRPr="00255F9D">
          <w:rPr>
            <w:rStyle w:val="Hyperlink"/>
            <w:noProof/>
          </w:rPr>
          <w:fldChar w:fldCharType="end"/>
        </w:r>
      </w:ins>
    </w:p>
    <w:p w14:paraId="372F8718" w14:textId="77777777" w:rsidR="0006797C" w:rsidRDefault="0006797C">
      <w:pPr>
        <w:pStyle w:val="TOC1"/>
        <w:tabs>
          <w:tab w:val="left" w:pos="880"/>
        </w:tabs>
        <w:rPr>
          <w:ins w:id="466" w:author="Orion" w:date="2011-08-02T12:36:00Z"/>
          <w:rFonts w:asciiTheme="minorHAnsi" w:eastAsiaTheme="minorEastAsia" w:hAnsiTheme="minorHAnsi" w:cstheme="minorBidi"/>
          <w:noProof/>
          <w:sz w:val="22"/>
          <w:szCs w:val="22"/>
          <w:lang w:val="es-ES" w:eastAsia="es-ES"/>
        </w:rPr>
      </w:pPr>
      <w:ins w:id="46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6.1.1.</w:t>
        </w:r>
        <w:r>
          <w:rPr>
            <w:rFonts w:asciiTheme="minorHAnsi" w:eastAsiaTheme="minorEastAsia" w:hAnsiTheme="minorHAnsi" w:cstheme="minorBidi"/>
            <w:noProof/>
            <w:sz w:val="22"/>
            <w:szCs w:val="22"/>
            <w:lang w:val="es-ES" w:eastAsia="es-ES"/>
          </w:rPr>
          <w:tab/>
        </w:r>
        <w:r w:rsidRPr="00255F9D">
          <w:rPr>
            <w:rStyle w:val="Hyperlink"/>
            <w:noProof/>
            <w:lang w:bidi="hi-IN"/>
          </w:rPr>
          <w:t>Dos aviones sin puntos de paso</w:t>
        </w:r>
        <w:r>
          <w:rPr>
            <w:noProof/>
            <w:webHidden/>
          </w:rPr>
          <w:tab/>
        </w:r>
        <w:r>
          <w:rPr>
            <w:noProof/>
            <w:webHidden/>
          </w:rPr>
          <w:fldChar w:fldCharType="begin"/>
        </w:r>
        <w:r>
          <w:rPr>
            <w:noProof/>
            <w:webHidden/>
          </w:rPr>
          <w:instrText xml:space="preserve"> PAGEREF _Toc300051991 \h </w:instrText>
        </w:r>
      </w:ins>
      <w:r>
        <w:rPr>
          <w:noProof/>
          <w:webHidden/>
        </w:rPr>
      </w:r>
      <w:r>
        <w:rPr>
          <w:noProof/>
          <w:webHidden/>
        </w:rPr>
        <w:fldChar w:fldCharType="separate"/>
      </w:r>
      <w:ins w:id="468" w:author="Orion" w:date="2011-08-02T12:36:00Z">
        <w:r>
          <w:rPr>
            <w:noProof/>
            <w:webHidden/>
          </w:rPr>
          <w:t>57</w:t>
        </w:r>
        <w:r>
          <w:rPr>
            <w:noProof/>
            <w:webHidden/>
          </w:rPr>
          <w:fldChar w:fldCharType="end"/>
        </w:r>
        <w:r w:rsidRPr="00255F9D">
          <w:rPr>
            <w:rStyle w:val="Hyperlink"/>
            <w:noProof/>
          </w:rPr>
          <w:fldChar w:fldCharType="end"/>
        </w:r>
      </w:ins>
    </w:p>
    <w:p w14:paraId="355E67FB" w14:textId="77777777" w:rsidR="0006797C" w:rsidRDefault="0006797C">
      <w:pPr>
        <w:pStyle w:val="TOC1"/>
        <w:tabs>
          <w:tab w:val="left" w:pos="880"/>
        </w:tabs>
        <w:rPr>
          <w:ins w:id="469" w:author="Orion" w:date="2011-08-02T12:36:00Z"/>
          <w:rFonts w:asciiTheme="minorHAnsi" w:eastAsiaTheme="minorEastAsia" w:hAnsiTheme="minorHAnsi" w:cstheme="minorBidi"/>
          <w:noProof/>
          <w:sz w:val="22"/>
          <w:szCs w:val="22"/>
          <w:lang w:val="es-ES" w:eastAsia="es-ES"/>
        </w:rPr>
      </w:pPr>
      <w:ins w:id="470"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"_Toc300051992"</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6.1.2.</w:t>
        </w:r>
        <w:r>
          <w:rPr>
            <w:rFonts w:asciiTheme="minorHAnsi" w:eastAsiaTheme="minorEastAsia" w:hAnsiTheme="minorHAnsi" w:cstheme="minorBidi"/>
            <w:noProof/>
            <w:sz w:val="22"/>
            <w:szCs w:val="22"/>
            <w:lang w:val="es-ES" w:eastAsia="es-ES"/>
          </w:rPr>
          <w:tab/>
        </w:r>
        <w:r w:rsidRPr="00255F9D">
          <w:rPr>
            <w:rStyle w:val="Hyperlink"/>
            <w:noProof/>
            <w:lang w:bidi="hi-IN"/>
          </w:rPr>
          <w:t>Dos aviones con puntos de paso</w:t>
        </w:r>
        <w:r>
          <w:rPr>
            <w:noProof/>
            <w:webHidden/>
          </w:rPr>
          <w:tab/>
        </w:r>
        <w:r>
          <w:rPr>
            <w:noProof/>
            <w:webHidden/>
          </w:rPr>
          <w:fldChar w:fldCharType="begin"/>
        </w:r>
        <w:r>
          <w:rPr>
            <w:noProof/>
            <w:webHidden/>
          </w:rPr>
          <w:instrText xml:space="preserve"> PAGEREF _Toc300051992 \h </w:instrText>
        </w:r>
      </w:ins>
      <w:r>
        <w:rPr>
          <w:noProof/>
          <w:webHidden/>
        </w:rPr>
      </w:r>
      <w:r>
        <w:rPr>
          <w:noProof/>
          <w:webHidden/>
        </w:rPr>
        <w:fldChar w:fldCharType="separate"/>
      </w:r>
      <w:ins w:id="471" w:author="Orion" w:date="2011-08-02T12:36:00Z">
        <w:r>
          <w:rPr>
            <w:noProof/>
            <w:webHidden/>
          </w:rPr>
          <w:t>64</w:t>
        </w:r>
        <w:r>
          <w:rPr>
            <w:noProof/>
            <w:webHidden/>
          </w:rPr>
          <w:fldChar w:fldCharType="end"/>
        </w:r>
        <w:r w:rsidRPr="00255F9D">
          <w:rPr>
            <w:rStyle w:val="Hyperlink"/>
            <w:noProof/>
          </w:rPr>
          <w:fldChar w:fldCharType="end"/>
        </w:r>
      </w:ins>
    </w:p>
    <w:p w14:paraId="01C7CDDF" w14:textId="77777777" w:rsidR="0006797C" w:rsidRDefault="0006797C">
      <w:pPr>
        <w:pStyle w:val="TOC1"/>
        <w:rPr>
          <w:ins w:id="472" w:author="Orion" w:date="2011-08-02T12:36:00Z"/>
          <w:rFonts w:asciiTheme="minorHAnsi" w:eastAsiaTheme="minorEastAsia" w:hAnsiTheme="minorHAnsi" w:cstheme="minorBidi"/>
          <w:noProof/>
          <w:sz w:val="22"/>
          <w:szCs w:val="22"/>
          <w:lang w:val="es-ES" w:eastAsia="es-ES"/>
        </w:rPr>
      </w:pPr>
      <w:ins w:id="473"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6.2.</w:t>
        </w:r>
        <w:r>
          <w:rPr>
            <w:rFonts w:asciiTheme="minorHAnsi" w:eastAsiaTheme="minorEastAsia" w:hAnsiTheme="minorHAnsi" w:cstheme="minorBidi"/>
            <w:noProof/>
            <w:sz w:val="22"/>
            <w:szCs w:val="22"/>
            <w:lang w:val="es-ES" w:eastAsia="es-ES"/>
          </w:rPr>
          <w:tab/>
        </w:r>
        <w:r w:rsidRPr="00255F9D">
          <w:rPr>
            <w:rStyle w:val="Hyperlink"/>
            <w:noProof/>
            <w:lang w:bidi="hi-IN"/>
          </w:rPr>
          <w:t>Caso avanzado: varios aviones</w:t>
        </w:r>
        <w:r>
          <w:rPr>
            <w:noProof/>
            <w:webHidden/>
          </w:rPr>
          <w:tab/>
        </w:r>
        <w:r>
          <w:rPr>
            <w:noProof/>
            <w:webHidden/>
          </w:rPr>
          <w:fldChar w:fldCharType="begin"/>
        </w:r>
        <w:r>
          <w:rPr>
            <w:noProof/>
            <w:webHidden/>
          </w:rPr>
          <w:instrText xml:space="preserve"> PAGEREF _Toc300051993 \h </w:instrText>
        </w:r>
      </w:ins>
      <w:r>
        <w:rPr>
          <w:noProof/>
          <w:webHidden/>
        </w:rPr>
      </w:r>
      <w:r>
        <w:rPr>
          <w:noProof/>
          <w:webHidden/>
        </w:rPr>
        <w:fldChar w:fldCharType="separate"/>
      </w:r>
      <w:ins w:id="474" w:author="Orion" w:date="2011-08-02T12:36:00Z">
        <w:r>
          <w:rPr>
            <w:noProof/>
            <w:webHidden/>
          </w:rPr>
          <w:t>66</w:t>
        </w:r>
        <w:r>
          <w:rPr>
            <w:noProof/>
            <w:webHidden/>
          </w:rPr>
          <w:fldChar w:fldCharType="end"/>
        </w:r>
        <w:r w:rsidRPr="00255F9D">
          <w:rPr>
            <w:rStyle w:val="Hyperlink"/>
            <w:noProof/>
          </w:rPr>
          <w:fldChar w:fldCharType="end"/>
        </w:r>
      </w:ins>
    </w:p>
    <w:p w14:paraId="693194A3" w14:textId="77777777" w:rsidR="0006797C" w:rsidRDefault="0006797C">
      <w:pPr>
        <w:pStyle w:val="TOC1"/>
        <w:tabs>
          <w:tab w:val="left" w:pos="880"/>
        </w:tabs>
        <w:rPr>
          <w:ins w:id="475" w:author="Orion" w:date="2011-08-02T12:36:00Z"/>
          <w:rFonts w:asciiTheme="minorHAnsi" w:eastAsiaTheme="minorEastAsia" w:hAnsiTheme="minorHAnsi" w:cstheme="minorBidi"/>
          <w:noProof/>
          <w:sz w:val="22"/>
          <w:szCs w:val="22"/>
          <w:lang w:val="es-ES" w:eastAsia="es-ES"/>
        </w:rPr>
      </w:pPr>
      <w:ins w:id="476"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"_Toc300051994"</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6.2.1.</w:t>
        </w:r>
        <w:r>
          <w:rPr>
            <w:rFonts w:asciiTheme="minorHAnsi" w:eastAsiaTheme="minorEastAsia" w:hAnsiTheme="minorHAnsi" w:cstheme="minorBidi"/>
            <w:noProof/>
            <w:sz w:val="22"/>
            <w:szCs w:val="22"/>
            <w:lang w:val="es-ES" w:eastAsia="es-ES"/>
          </w:rPr>
          <w:tab/>
        </w:r>
        <w:r w:rsidRPr="00255F9D">
          <w:rPr>
            <w:rStyle w:val="Hyperlink"/>
            <w:noProof/>
            <w:lang w:bidi="hi-IN"/>
          </w:rPr>
          <w:t>Varios  aviones sin puntos de paso</w:t>
        </w:r>
        <w:r>
          <w:rPr>
            <w:noProof/>
            <w:webHidden/>
          </w:rPr>
          <w:tab/>
        </w:r>
        <w:r>
          <w:rPr>
            <w:noProof/>
            <w:webHidden/>
          </w:rPr>
          <w:fldChar w:fldCharType="begin"/>
        </w:r>
        <w:r>
          <w:rPr>
            <w:noProof/>
            <w:webHidden/>
          </w:rPr>
          <w:instrText xml:space="preserve"> PAGEREF _Toc300051994 \h </w:instrText>
        </w:r>
      </w:ins>
      <w:r>
        <w:rPr>
          <w:noProof/>
          <w:webHidden/>
        </w:rPr>
      </w:r>
      <w:r>
        <w:rPr>
          <w:noProof/>
          <w:webHidden/>
        </w:rPr>
        <w:fldChar w:fldCharType="separate"/>
      </w:r>
      <w:ins w:id="477" w:author="Orion" w:date="2011-08-02T12:36:00Z">
        <w:r>
          <w:rPr>
            <w:noProof/>
            <w:webHidden/>
          </w:rPr>
          <w:t>67</w:t>
        </w:r>
        <w:r>
          <w:rPr>
            <w:noProof/>
            <w:webHidden/>
          </w:rPr>
          <w:fldChar w:fldCharType="end"/>
        </w:r>
        <w:r w:rsidRPr="00255F9D">
          <w:rPr>
            <w:rStyle w:val="Hyperlink"/>
            <w:noProof/>
          </w:rPr>
          <w:fldChar w:fldCharType="end"/>
        </w:r>
      </w:ins>
    </w:p>
    <w:p w14:paraId="2E202D00" w14:textId="77777777" w:rsidR="0006797C" w:rsidRDefault="0006797C">
      <w:pPr>
        <w:pStyle w:val="TOC1"/>
        <w:tabs>
          <w:tab w:val="left" w:pos="880"/>
        </w:tabs>
        <w:rPr>
          <w:ins w:id="478" w:author="Orion" w:date="2011-08-02T12:36:00Z"/>
          <w:rFonts w:asciiTheme="minorHAnsi" w:eastAsiaTheme="minorEastAsia" w:hAnsiTheme="minorHAnsi" w:cstheme="minorBidi"/>
          <w:noProof/>
          <w:sz w:val="22"/>
          <w:szCs w:val="22"/>
          <w:lang w:val="es-ES" w:eastAsia="es-ES"/>
        </w:rPr>
      </w:pPr>
      <w:ins w:id="479"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"_Toc300051996"</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6.2.2.</w:t>
        </w:r>
        <w:r>
          <w:rPr>
            <w:rFonts w:asciiTheme="minorHAnsi" w:eastAsiaTheme="minorEastAsia" w:hAnsiTheme="minorHAnsi" w:cstheme="minorBidi"/>
            <w:noProof/>
            <w:sz w:val="22"/>
            <w:szCs w:val="22"/>
            <w:lang w:val="es-ES" w:eastAsia="es-ES"/>
          </w:rPr>
          <w:tab/>
        </w:r>
        <w:r w:rsidRPr="00255F9D">
          <w:rPr>
            <w:rStyle w:val="Hyperlink"/>
            <w:noProof/>
            <w:lang w:bidi="hi-IN"/>
          </w:rPr>
          <w:t>Varios aviones con puntos de paso</w:t>
        </w:r>
        <w:r>
          <w:rPr>
            <w:noProof/>
            <w:webHidden/>
          </w:rPr>
          <w:tab/>
        </w:r>
        <w:r>
          <w:rPr>
            <w:noProof/>
            <w:webHidden/>
          </w:rPr>
          <w:fldChar w:fldCharType="begin"/>
        </w:r>
        <w:r>
          <w:rPr>
            <w:noProof/>
            <w:webHidden/>
          </w:rPr>
          <w:instrText xml:space="preserve"> PAGEREF _Toc300051996 \h </w:instrText>
        </w:r>
      </w:ins>
      <w:r>
        <w:rPr>
          <w:noProof/>
          <w:webHidden/>
        </w:rPr>
      </w:r>
      <w:r>
        <w:rPr>
          <w:noProof/>
          <w:webHidden/>
        </w:rPr>
        <w:fldChar w:fldCharType="separate"/>
      </w:r>
      <w:ins w:id="480" w:author="Orion" w:date="2011-08-02T12:36:00Z">
        <w:r>
          <w:rPr>
            <w:noProof/>
            <w:webHidden/>
          </w:rPr>
          <w:t>70</w:t>
        </w:r>
        <w:r>
          <w:rPr>
            <w:noProof/>
            <w:webHidden/>
          </w:rPr>
          <w:fldChar w:fldCharType="end"/>
        </w:r>
        <w:r w:rsidRPr="00255F9D">
          <w:rPr>
            <w:rStyle w:val="Hyperlink"/>
            <w:noProof/>
          </w:rPr>
          <w:fldChar w:fldCharType="end"/>
        </w:r>
      </w:ins>
    </w:p>
    <w:p w14:paraId="236B262E" w14:textId="77777777" w:rsidR="0006797C" w:rsidRDefault="0006797C">
      <w:pPr>
        <w:pStyle w:val="TOC1"/>
        <w:rPr>
          <w:ins w:id="481" w:author="Orion" w:date="2011-08-02T12:36:00Z"/>
          <w:rFonts w:asciiTheme="minorHAnsi" w:eastAsiaTheme="minorEastAsia" w:hAnsiTheme="minorHAnsi" w:cstheme="minorBidi"/>
          <w:noProof/>
          <w:sz w:val="22"/>
          <w:szCs w:val="22"/>
          <w:lang w:val="es-ES" w:eastAsia="es-ES"/>
        </w:rPr>
      </w:pPr>
      <w:ins w:id="482"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"_Toc300051997"</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6.3.</w:t>
        </w:r>
        <w:r>
          <w:rPr>
            <w:rFonts w:asciiTheme="minorHAnsi" w:eastAsiaTheme="minorEastAsia" w:hAnsiTheme="minorHAnsi" w:cstheme="minorBidi"/>
            <w:noProof/>
            <w:sz w:val="22"/>
            <w:szCs w:val="22"/>
            <w:lang w:val="es-ES" w:eastAsia="es-ES"/>
          </w:rPr>
          <w:tab/>
        </w:r>
        <w:r w:rsidRPr="00255F9D">
          <w:rPr>
            <w:rStyle w:val="Hyperlink"/>
            <w:noProof/>
            <w:lang w:bidi="hi-IN"/>
          </w:rPr>
          <w:t>Discusión</w:t>
        </w:r>
        <w:r>
          <w:rPr>
            <w:noProof/>
            <w:webHidden/>
          </w:rPr>
          <w:tab/>
        </w:r>
        <w:r>
          <w:rPr>
            <w:noProof/>
            <w:webHidden/>
          </w:rPr>
          <w:fldChar w:fldCharType="begin"/>
        </w:r>
        <w:r>
          <w:rPr>
            <w:noProof/>
            <w:webHidden/>
          </w:rPr>
          <w:instrText xml:space="preserve"> PAGEREF _Toc300051997 \h </w:instrText>
        </w:r>
      </w:ins>
      <w:r>
        <w:rPr>
          <w:noProof/>
          <w:webHidden/>
        </w:rPr>
      </w:r>
      <w:r>
        <w:rPr>
          <w:noProof/>
          <w:webHidden/>
        </w:rPr>
        <w:fldChar w:fldCharType="separate"/>
      </w:r>
      <w:ins w:id="483" w:author="Orion" w:date="2011-08-02T12:36:00Z">
        <w:r>
          <w:rPr>
            <w:noProof/>
            <w:webHidden/>
          </w:rPr>
          <w:t>72</w:t>
        </w:r>
        <w:r>
          <w:rPr>
            <w:noProof/>
            <w:webHidden/>
          </w:rPr>
          <w:fldChar w:fldCharType="end"/>
        </w:r>
        <w:r w:rsidRPr="00255F9D">
          <w:rPr>
            <w:rStyle w:val="Hyperlink"/>
            <w:noProof/>
          </w:rPr>
          <w:fldChar w:fldCharType="end"/>
        </w:r>
      </w:ins>
    </w:p>
    <w:p w14:paraId="60A469A2" w14:textId="77777777" w:rsidR="0006797C" w:rsidRDefault="0006797C">
      <w:pPr>
        <w:pStyle w:val="TOC1"/>
        <w:rPr>
          <w:ins w:id="484" w:author="Orion" w:date="2011-08-02T12:36:00Z"/>
          <w:rFonts w:asciiTheme="minorHAnsi" w:eastAsiaTheme="minorEastAsia" w:hAnsiTheme="minorHAnsi" w:cstheme="minorBidi"/>
          <w:noProof/>
          <w:sz w:val="22"/>
          <w:szCs w:val="22"/>
          <w:lang w:val="es-ES" w:eastAsia="es-ES"/>
        </w:rPr>
      </w:pPr>
      <w:ins w:id="485"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"_Toc300051999"</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7.</w:t>
        </w:r>
        <w:r>
          <w:rPr>
            <w:rFonts w:asciiTheme="minorHAnsi" w:eastAsiaTheme="minorEastAsia" w:hAnsiTheme="minorHAnsi" w:cstheme="minorBidi"/>
            <w:noProof/>
            <w:sz w:val="22"/>
            <w:szCs w:val="22"/>
            <w:lang w:val="es-ES" w:eastAsia="es-ES"/>
          </w:rPr>
          <w:tab/>
        </w:r>
        <w:r w:rsidRPr="00255F9D">
          <w:rPr>
            <w:rStyle w:val="Hyperlink"/>
            <w:noProof/>
            <w:lang w:bidi="hi-IN"/>
          </w:rPr>
          <w:t>Conclusiones y trabajo futuro</w:t>
        </w:r>
        <w:r>
          <w:rPr>
            <w:noProof/>
            <w:webHidden/>
          </w:rPr>
          <w:tab/>
        </w:r>
        <w:r>
          <w:rPr>
            <w:noProof/>
            <w:webHidden/>
          </w:rPr>
          <w:fldChar w:fldCharType="begin"/>
        </w:r>
        <w:r>
          <w:rPr>
            <w:noProof/>
            <w:webHidden/>
          </w:rPr>
          <w:instrText xml:space="preserve"> PAGEREF _Toc300051999 \h </w:instrText>
        </w:r>
      </w:ins>
      <w:r>
        <w:rPr>
          <w:noProof/>
          <w:webHidden/>
        </w:rPr>
      </w:r>
      <w:r>
        <w:rPr>
          <w:noProof/>
          <w:webHidden/>
        </w:rPr>
        <w:fldChar w:fldCharType="separate"/>
      </w:r>
      <w:ins w:id="486" w:author="Orion" w:date="2011-08-02T12:36:00Z">
        <w:r>
          <w:rPr>
            <w:noProof/>
            <w:webHidden/>
          </w:rPr>
          <w:t>73</w:t>
        </w:r>
        <w:r>
          <w:rPr>
            <w:noProof/>
            <w:webHidden/>
          </w:rPr>
          <w:fldChar w:fldCharType="end"/>
        </w:r>
        <w:r w:rsidRPr="00255F9D">
          <w:rPr>
            <w:rStyle w:val="Hyperlink"/>
            <w:noProof/>
          </w:rPr>
          <w:fldChar w:fldCharType="end"/>
        </w:r>
      </w:ins>
    </w:p>
    <w:p w14:paraId="1E754B2A" w14:textId="77777777" w:rsidR="0006797C" w:rsidRDefault="0006797C">
      <w:pPr>
        <w:pStyle w:val="TOC1"/>
        <w:rPr>
          <w:ins w:id="487" w:author="Orion" w:date="2011-08-02T12:36:00Z"/>
          <w:rFonts w:asciiTheme="minorHAnsi" w:eastAsiaTheme="minorEastAsia" w:hAnsiTheme="minorHAnsi" w:cstheme="minorBidi"/>
          <w:noProof/>
          <w:sz w:val="22"/>
          <w:szCs w:val="22"/>
          <w:lang w:val="es-ES" w:eastAsia="es-ES"/>
        </w:rPr>
      </w:pPr>
      <w:ins w:id="488"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"_Toc300052000"</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7.1.</w:t>
        </w:r>
        <w:r>
          <w:rPr>
            <w:rFonts w:asciiTheme="minorHAnsi" w:eastAsiaTheme="minorEastAsia" w:hAnsiTheme="minorHAnsi" w:cstheme="minorBidi"/>
            <w:noProof/>
            <w:sz w:val="22"/>
            <w:szCs w:val="22"/>
            <w:lang w:val="es-ES" w:eastAsia="es-ES"/>
          </w:rPr>
          <w:tab/>
        </w:r>
        <w:r w:rsidRPr="00255F9D">
          <w:rPr>
            <w:rStyle w:val="Hyperlink"/>
            <w:noProof/>
            <w:lang w:bidi="hi-IN"/>
          </w:rPr>
          <w:t>Conclusión</w:t>
        </w:r>
        <w:r>
          <w:rPr>
            <w:noProof/>
            <w:webHidden/>
          </w:rPr>
          <w:tab/>
        </w:r>
        <w:r>
          <w:rPr>
            <w:noProof/>
            <w:webHidden/>
          </w:rPr>
          <w:fldChar w:fldCharType="begin"/>
        </w:r>
        <w:r>
          <w:rPr>
            <w:noProof/>
            <w:webHidden/>
          </w:rPr>
          <w:instrText xml:space="preserve"> PAGEREF _Toc300052000 \h </w:instrText>
        </w:r>
      </w:ins>
      <w:r>
        <w:rPr>
          <w:noProof/>
          <w:webHidden/>
        </w:rPr>
      </w:r>
      <w:r>
        <w:rPr>
          <w:noProof/>
          <w:webHidden/>
        </w:rPr>
        <w:fldChar w:fldCharType="separate"/>
      </w:r>
      <w:ins w:id="489" w:author="Orion" w:date="2011-08-02T12:36:00Z">
        <w:r>
          <w:rPr>
            <w:noProof/>
            <w:webHidden/>
          </w:rPr>
          <w:t>73</w:t>
        </w:r>
        <w:r>
          <w:rPr>
            <w:noProof/>
            <w:webHidden/>
          </w:rPr>
          <w:fldChar w:fldCharType="end"/>
        </w:r>
        <w:r w:rsidRPr="00255F9D">
          <w:rPr>
            <w:rStyle w:val="Hyperlink"/>
            <w:noProof/>
          </w:rPr>
          <w:fldChar w:fldCharType="end"/>
        </w:r>
      </w:ins>
    </w:p>
    <w:p w14:paraId="14D13F89" w14:textId="77777777" w:rsidR="0006797C" w:rsidRDefault="0006797C">
      <w:pPr>
        <w:pStyle w:val="TOC1"/>
        <w:rPr>
          <w:ins w:id="490" w:author="Orion" w:date="2011-08-02T12:36:00Z"/>
          <w:rFonts w:asciiTheme="minorHAnsi" w:eastAsiaTheme="minorEastAsia" w:hAnsiTheme="minorHAnsi" w:cstheme="minorBidi"/>
          <w:noProof/>
          <w:sz w:val="22"/>
          <w:szCs w:val="22"/>
          <w:lang w:val="es-ES" w:eastAsia="es-ES"/>
        </w:rPr>
      </w:pPr>
      <w:ins w:id="491"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"_Toc300052001"</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7.2.</w:t>
        </w:r>
        <w:r>
          <w:rPr>
            <w:rFonts w:asciiTheme="minorHAnsi" w:eastAsiaTheme="minorEastAsia" w:hAnsiTheme="minorHAnsi" w:cstheme="minorBidi"/>
            <w:noProof/>
            <w:sz w:val="22"/>
            <w:szCs w:val="22"/>
            <w:lang w:val="es-ES" w:eastAsia="es-ES"/>
          </w:rPr>
          <w:tab/>
        </w:r>
        <w:r w:rsidRPr="00255F9D">
          <w:rPr>
            <w:rStyle w:val="Hyperlink"/>
            <w:noProof/>
            <w:lang w:bidi="hi-IN"/>
          </w:rPr>
          <w:t>Trabajo Futuro</w:t>
        </w:r>
        <w:r>
          <w:rPr>
            <w:noProof/>
            <w:webHidden/>
          </w:rPr>
          <w:tab/>
        </w:r>
        <w:r>
          <w:rPr>
            <w:noProof/>
            <w:webHidden/>
          </w:rPr>
          <w:fldChar w:fldCharType="begin"/>
        </w:r>
        <w:r>
          <w:rPr>
            <w:noProof/>
            <w:webHidden/>
          </w:rPr>
          <w:instrText xml:space="preserve"> PAGEREF _Toc300052001 \h </w:instrText>
        </w:r>
      </w:ins>
      <w:r>
        <w:rPr>
          <w:noProof/>
          <w:webHidden/>
        </w:rPr>
      </w:r>
      <w:r>
        <w:rPr>
          <w:noProof/>
          <w:webHidden/>
        </w:rPr>
        <w:fldChar w:fldCharType="separate"/>
      </w:r>
      <w:ins w:id="492" w:author="Orion" w:date="2011-08-02T12:36:00Z">
        <w:r>
          <w:rPr>
            <w:noProof/>
            <w:webHidden/>
          </w:rPr>
          <w:t>74</w:t>
        </w:r>
        <w:r>
          <w:rPr>
            <w:noProof/>
            <w:webHidden/>
          </w:rPr>
          <w:fldChar w:fldCharType="end"/>
        </w:r>
        <w:r w:rsidRPr="00255F9D">
          <w:rPr>
            <w:rStyle w:val="Hyperlink"/>
            <w:noProof/>
          </w:rPr>
          <w:fldChar w:fldCharType="end"/>
        </w:r>
      </w:ins>
    </w:p>
    <w:p w14:paraId="3A7F23DE" w14:textId="77777777" w:rsidR="0006797C" w:rsidRDefault="0006797C">
      <w:pPr>
        <w:pStyle w:val="TOC1"/>
        <w:rPr>
          <w:ins w:id="493" w:author="Orion" w:date="2011-08-02T12:36:00Z"/>
          <w:rFonts w:asciiTheme="minorHAnsi" w:eastAsiaTheme="minorEastAsia" w:hAnsiTheme="minorHAnsi" w:cstheme="minorBidi"/>
          <w:noProof/>
          <w:sz w:val="22"/>
          <w:szCs w:val="22"/>
          <w:lang w:val="es-ES" w:eastAsia="es-ES"/>
        </w:rPr>
      </w:pPr>
      <w:ins w:id="494"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"_Toc300052002"</w:instrText>
        </w:r>
        <w:r w:rsidRPr="00255F9D">
          <w:rPr>
            <w:rStyle w:val="Hyperlink"/>
            <w:noProof/>
          </w:rPr>
          <w:instrText xml:space="preserve"> </w:instrText>
        </w:r>
        <w:r w:rsidRPr="00255F9D">
          <w:rPr>
            <w:rStyle w:val="Hyperlink"/>
            <w:noProof/>
          </w:rPr>
          <w:fldChar w:fldCharType="separate"/>
        </w:r>
        <w:r w:rsidRPr="00255F9D">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_Toc300052002 \h </w:instrText>
        </w:r>
      </w:ins>
      <w:r>
        <w:rPr>
          <w:noProof/>
          <w:webHidden/>
        </w:rPr>
      </w:r>
      <w:r>
        <w:rPr>
          <w:noProof/>
          <w:webHidden/>
        </w:rPr>
        <w:fldChar w:fldCharType="separate"/>
      </w:r>
      <w:ins w:id="495" w:author="Orion" w:date="2011-08-02T12:36:00Z">
        <w:r>
          <w:rPr>
            <w:noProof/>
            <w:webHidden/>
          </w:rPr>
          <w:t>79</w:t>
        </w:r>
        <w:r>
          <w:rPr>
            <w:noProof/>
            <w:webHidden/>
          </w:rPr>
          <w:fldChar w:fldCharType="end"/>
        </w:r>
        <w:r w:rsidRPr="00255F9D">
          <w:rPr>
            <w:rStyle w:val="Hyperlink"/>
            <w:noProof/>
          </w:rPr>
          <w:fldChar w:fldCharType="end"/>
        </w:r>
      </w:ins>
    </w:p>
    <w:p w14:paraId="3A8FBEDC" w14:textId="77777777" w:rsidR="0006797C" w:rsidRDefault="0006797C">
      <w:pPr>
        <w:pStyle w:val="TOC1"/>
        <w:rPr>
          <w:ins w:id="496" w:author="Orion" w:date="2011-08-02T12:36:00Z"/>
          <w:rFonts w:asciiTheme="minorHAnsi" w:eastAsiaTheme="minorEastAsia" w:hAnsiTheme="minorHAnsi" w:cstheme="minorBidi"/>
          <w:noProof/>
          <w:sz w:val="22"/>
          <w:szCs w:val="22"/>
          <w:lang w:val="es-ES" w:eastAsia="es-ES"/>
        </w:rPr>
      </w:pPr>
      <w:ins w:id="497" w:author="Orion" w:date="2011-08-02T12:36:00Z">
        <w:r w:rsidRPr="00255F9D">
          <w:rPr>
            <w:rStyle w:val="Hyperlink"/>
            <w:noProof/>
          </w:rPr>
          <w:fldChar w:fldCharType="begin"/>
        </w:r>
        <w:r w:rsidRPr="00255F9D">
          <w:rPr>
            <w:rStyle w:val="Hyperlink"/>
            <w:noProof/>
          </w:rPr>
          <w:instrText xml:space="preserve"> </w:instrText>
        </w:r>
        <w:r>
          <w:rPr>
            <w:noProof/>
          </w:rPr>
          <w:instrText>HYPERLINK \l "_Toc300052003"</w:instrText>
        </w:r>
        <w:r w:rsidRPr="00255F9D">
          <w:rPr>
            <w:rStyle w:val="Hyperlink"/>
            <w:noProof/>
          </w:rPr>
          <w:instrText xml:space="preserve"> </w:instrText>
        </w:r>
        <w:r w:rsidRPr="00255F9D">
          <w:rPr>
            <w:rStyle w:val="Hyperlink"/>
            <w:noProof/>
          </w:rPr>
          <w:fldChar w:fldCharType="separate"/>
        </w:r>
        <w:r w:rsidRPr="00255F9D">
          <w:rPr>
            <w:rStyle w:val="Hyperlink"/>
            <w:noProof/>
            <w:lang w:bidi="hi-IN"/>
          </w:rPr>
          <w:t>Apéndice A</w:t>
        </w:r>
        <w:r>
          <w:rPr>
            <w:noProof/>
            <w:webHidden/>
          </w:rPr>
          <w:tab/>
        </w:r>
        <w:r>
          <w:rPr>
            <w:noProof/>
            <w:webHidden/>
          </w:rPr>
          <w:fldChar w:fldCharType="begin"/>
        </w:r>
        <w:r>
          <w:rPr>
            <w:noProof/>
            <w:webHidden/>
          </w:rPr>
          <w:instrText xml:space="preserve"> PAGEREF _Toc300052003 \h </w:instrText>
        </w:r>
      </w:ins>
      <w:r>
        <w:rPr>
          <w:noProof/>
          <w:webHidden/>
        </w:rPr>
      </w:r>
      <w:r>
        <w:rPr>
          <w:noProof/>
          <w:webHidden/>
        </w:rPr>
        <w:fldChar w:fldCharType="separate"/>
      </w:r>
      <w:ins w:id="498" w:author="Orion" w:date="2011-08-02T12:36:00Z">
        <w:r>
          <w:rPr>
            <w:noProof/>
            <w:webHidden/>
          </w:rPr>
          <w:t>81</w:t>
        </w:r>
        <w:r>
          <w:rPr>
            <w:noProof/>
            <w:webHidden/>
          </w:rPr>
          <w:fldChar w:fldCharType="end"/>
        </w:r>
        <w:r w:rsidRPr="00255F9D">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499" w:name="Acknowledgements"/>
    </w:p>
    <w:p w14:paraId="1868199A" w14:textId="249F77FC" w:rsidR="009C2572" w:rsidRPr="00416930" w:rsidDel="00AC02F4" w:rsidRDefault="00BC3639">
      <w:pPr>
        <w:pStyle w:val="PageHeading"/>
        <w:rPr>
          <w:del w:id="500" w:author="Orion" w:date="2011-08-02T12:39:00Z"/>
          <w:lang w:val="es-ES"/>
          <w:rPrChange w:id="501" w:author="Orion" w:date="2011-08-02T13:11:00Z">
            <w:rPr>
              <w:del w:id="502" w:author="Orion" w:date="2011-08-02T12:39:00Z"/>
            </w:rPr>
          </w:rPrChange>
        </w:rPr>
      </w:pPr>
      <w:bookmarkStart w:id="503" w:name="_Toc300051951"/>
      <w:r w:rsidRPr="00416930">
        <w:rPr>
          <w:lang w:val="es-ES"/>
          <w:rPrChange w:id="504" w:author="Orion" w:date="2011-08-02T13:11:00Z">
            <w:rPr/>
          </w:rPrChange>
        </w:rPr>
        <w:lastRenderedPageBreak/>
        <w:t>Tabla de Figuras</w:t>
      </w:r>
      <w:bookmarkEnd w:id="503"/>
    </w:p>
    <w:p w14:paraId="7B8005D3" w14:textId="77777777" w:rsidR="00B24539" w:rsidRPr="00416930" w:rsidRDefault="00B24539">
      <w:pPr>
        <w:pStyle w:val="PageHeading"/>
        <w:rPr>
          <w:lang w:val="es-ES"/>
          <w:rPrChange w:id="505" w:author="Orion" w:date="2011-08-02T13:11:00Z">
            <w:rPr/>
          </w:rPrChange>
        </w:rPr>
        <w:pPrChange w:id="506" w:author="Orion" w:date="2011-08-02T12:39:00Z">
          <w:pPr>
            <w:pStyle w:val="BodyText"/>
          </w:pPr>
        </w:pPrChange>
      </w:pPr>
    </w:p>
    <w:bookmarkStart w:id="507" w:name="_GoBack"/>
    <w:bookmarkEnd w:id="507"/>
    <w:p w14:paraId="7D2A1FFD" w14:textId="77777777" w:rsidR="009B10BD" w:rsidRDefault="00282C13">
      <w:pPr>
        <w:pStyle w:val="TableofFigures"/>
        <w:tabs>
          <w:tab w:val="right" w:leader="dot" w:pos="9628"/>
        </w:tabs>
        <w:rPr>
          <w:ins w:id="508" w:author="Orion" w:date="2011-08-02T14:17:00Z"/>
          <w:rFonts w:eastAsiaTheme="minorEastAsia" w:cstheme="minorBidi"/>
          <w:i w:val="0"/>
          <w:iCs w:val="0"/>
          <w:noProof/>
          <w:kern w:val="0"/>
          <w:sz w:val="22"/>
          <w:szCs w:val="22"/>
          <w:lang w:eastAsia="es-ES" w:bidi="ar-SA"/>
        </w:rPr>
      </w:pPr>
      <w:ins w:id="509" w:author="Orion" w:date="2011-08-02T14:14:00Z">
        <w:r>
          <w:fldChar w:fldCharType="begin"/>
        </w:r>
        <w:r>
          <w:instrText xml:space="preserve"> TOC \h \z \c "Figura" </w:instrText>
        </w:r>
      </w:ins>
      <w:r>
        <w:fldChar w:fldCharType="separate"/>
      </w:r>
      <w:ins w:id="510" w:author="Orion" w:date="2011-08-02T14:17:00Z">
        <w:r w:rsidR="009B10BD" w:rsidRPr="00DC4E60">
          <w:rPr>
            <w:rStyle w:val="Hyperlink"/>
            <w:noProof/>
          </w:rPr>
          <w:fldChar w:fldCharType="begin"/>
        </w:r>
        <w:r w:rsidR="009B10BD" w:rsidRPr="00DC4E60">
          <w:rPr>
            <w:rStyle w:val="Hyperlink"/>
            <w:noProof/>
          </w:rPr>
          <w:instrText xml:space="preserve"> </w:instrText>
        </w:r>
        <w:r w:rsidR="009B10BD">
          <w:rPr>
            <w:noProof/>
          </w:rPr>
          <w:instrText>HYPERLINK \l "_Toc300057993"</w:instrText>
        </w:r>
        <w:r w:rsidR="009B10BD" w:rsidRPr="00DC4E60">
          <w:rPr>
            <w:rStyle w:val="Hyperlink"/>
            <w:noProof/>
          </w:rPr>
          <w:instrText xml:space="preserve"> </w:instrText>
        </w:r>
        <w:r w:rsidR="009B10BD" w:rsidRPr="00DC4E60">
          <w:rPr>
            <w:rStyle w:val="Hyperlink"/>
            <w:noProof/>
          </w:rPr>
        </w:r>
        <w:r w:rsidR="009B10BD" w:rsidRPr="00DC4E60">
          <w:rPr>
            <w:rStyle w:val="Hyperlink"/>
            <w:noProof/>
          </w:rPr>
          <w:fldChar w:fldCharType="separate"/>
        </w:r>
        <w:r w:rsidR="009B10BD" w:rsidRPr="00DC4E60">
          <w:rPr>
            <w:rStyle w:val="Hyperlink"/>
            <w:noProof/>
          </w:rPr>
          <w:t>Figura 2: División del espacio aéreo</w:t>
        </w:r>
        <w:r w:rsidR="009B10BD">
          <w:rPr>
            <w:noProof/>
            <w:webHidden/>
          </w:rPr>
          <w:tab/>
        </w:r>
        <w:r w:rsidR="009B10BD">
          <w:rPr>
            <w:noProof/>
            <w:webHidden/>
          </w:rPr>
          <w:fldChar w:fldCharType="begin"/>
        </w:r>
        <w:r w:rsidR="009B10BD">
          <w:rPr>
            <w:noProof/>
            <w:webHidden/>
          </w:rPr>
          <w:instrText xml:space="preserve"> PAGEREF _Toc300057993 \h </w:instrText>
        </w:r>
        <w:r w:rsidR="009B10BD">
          <w:rPr>
            <w:noProof/>
            <w:webHidden/>
          </w:rPr>
        </w:r>
      </w:ins>
      <w:r w:rsidR="009B10BD">
        <w:rPr>
          <w:noProof/>
          <w:webHidden/>
        </w:rPr>
        <w:fldChar w:fldCharType="separate"/>
      </w:r>
      <w:ins w:id="511" w:author="Orion" w:date="2011-08-02T14:17:00Z">
        <w:r w:rsidR="009B10BD">
          <w:rPr>
            <w:noProof/>
            <w:webHidden/>
          </w:rPr>
          <w:t>17</w:t>
        </w:r>
        <w:r w:rsidR="009B10BD">
          <w:rPr>
            <w:noProof/>
            <w:webHidden/>
          </w:rPr>
          <w:fldChar w:fldCharType="end"/>
        </w:r>
        <w:r w:rsidR="009B10BD" w:rsidRPr="00DC4E60">
          <w:rPr>
            <w:rStyle w:val="Hyperlink"/>
            <w:noProof/>
          </w:rPr>
          <w:fldChar w:fldCharType="end"/>
        </w:r>
      </w:ins>
    </w:p>
    <w:p w14:paraId="541A3B46" w14:textId="77777777" w:rsidR="009B10BD" w:rsidRDefault="009B10BD">
      <w:pPr>
        <w:pStyle w:val="TableofFigures"/>
        <w:tabs>
          <w:tab w:val="right" w:leader="dot" w:pos="9628"/>
        </w:tabs>
        <w:rPr>
          <w:ins w:id="512" w:author="Orion" w:date="2011-08-02T14:17:00Z"/>
          <w:rFonts w:eastAsiaTheme="minorEastAsia" w:cstheme="minorBidi"/>
          <w:i w:val="0"/>
          <w:iCs w:val="0"/>
          <w:noProof/>
          <w:kern w:val="0"/>
          <w:sz w:val="22"/>
          <w:szCs w:val="22"/>
          <w:lang w:eastAsia="es-ES" w:bidi="ar-SA"/>
        </w:rPr>
      </w:pPr>
      <w:ins w:id="513"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"_Toc300057994"</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 Casos de Uso.</w:t>
        </w:r>
        <w:r>
          <w:rPr>
            <w:noProof/>
            <w:webHidden/>
          </w:rPr>
          <w:tab/>
        </w:r>
        <w:r>
          <w:rPr>
            <w:noProof/>
            <w:webHidden/>
          </w:rPr>
          <w:fldChar w:fldCharType="begin"/>
        </w:r>
        <w:r>
          <w:rPr>
            <w:noProof/>
            <w:webHidden/>
          </w:rPr>
          <w:instrText xml:space="preserve"> PAGEREF _Toc300057994 \h </w:instrText>
        </w:r>
        <w:r>
          <w:rPr>
            <w:noProof/>
            <w:webHidden/>
          </w:rPr>
        </w:r>
      </w:ins>
      <w:r>
        <w:rPr>
          <w:noProof/>
          <w:webHidden/>
        </w:rPr>
        <w:fldChar w:fldCharType="separate"/>
      </w:r>
      <w:ins w:id="514" w:author="Orion" w:date="2011-08-02T14:17:00Z">
        <w:r>
          <w:rPr>
            <w:noProof/>
            <w:webHidden/>
          </w:rPr>
          <w:t>36</w:t>
        </w:r>
        <w:r>
          <w:rPr>
            <w:noProof/>
            <w:webHidden/>
          </w:rPr>
          <w:fldChar w:fldCharType="end"/>
        </w:r>
        <w:r w:rsidRPr="00DC4E60">
          <w:rPr>
            <w:rStyle w:val="Hyperlink"/>
            <w:noProof/>
          </w:rPr>
          <w:fldChar w:fldCharType="end"/>
        </w:r>
      </w:ins>
    </w:p>
    <w:p w14:paraId="0D60CAC5" w14:textId="77777777" w:rsidR="009B10BD" w:rsidRDefault="009B10BD">
      <w:pPr>
        <w:pStyle w:val="TableofFigures"/>
        <w:tabs>
          <w:tab w:val="right" w:leader="dot" w:pos="9628"/>
        </w:tabs>
        <w:rPr>
          <w:ins w:id="515" w:author="Orion" w:date="2011-08-02T14:17:00Z"/>
          <w:rFonts w:eastAsiaTheme="minorEastAsia" w:cstheme="minorBidi"/>
          <w:i w:val="0"/>
          <w:iCs w:val="0"/>
          <w:noProof/>
          <w:kern w:val="0"/>
          <w:sz w:val="22"/>
          <w:szCs w:val="22"/>
          <w:lang w:eastAsia="es-ES" w:bidi="ar-SA"/>
        </w:rPr>
      </w:pPr>
      <w:ins w:id="516"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"_Toc300057995"</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 Diagrama de Objetivos.</w:t>
        </w:r>
        <w:r>
          <w:rPr>
            <w:noProof/>
            <w:webHidden/>
          </w:rPr>
          <w:tab/>
        </w:r>
        <w:r>
          <w:rPr>
            <w:noProof/>
            <w:webHidden/>
          </w:rPr>
          <w:fldChar w:fldCharType="begin"/>
        </w:r>
        <w:r>
          <w:rPr>
            <w:noProof/>
            <w:webHidden/>
          </w:rPr>
          <w:instrText xml:space="preserve"> PAGEREF _Toc300057995 \h </w:instrText>
        </w:r>
        <w:r>
          <w:rPr>
            <w:noProof/>
            <w:webHidden/>
          </w:rPr>
        </w:r>
      </w:ins>
      <w:r>
        <w:rPr>
          <w:noProof/>
          <w:webHidden/>
        </w:rPr>
        <w:fldChar w:fldCharType="separate"/>
      </w:r>
      <w:ins w:id="517" w:author="Orion" w:date="2011-08-02T14:17:00Z">
        <w:r>
          <w:rPr>
            <w:noProof/>
            <w:webHidden/>
          </w:rPr>
          <w:t>37</w:t>
        </w:r>
        <w:r>
          <w:rPr>
            <w:noProof/>
            <w:webHidden/>
          </w:rPr>
          <w:fldChar w:fldCharType="end"/>
        </w:r>
        <w:r w:rsidRPr="00DC4E60">
          <w:rPr>
            <w:rStyle w:val="Hyperlink"/>
            <w:noProof/>
          </w:rPr>
          <w:fldChar w:fldCharType="end"/>
        </w:r>
      </w:ins>
    </w:p>
    <w:p w14:paraId="554F8EFA" w14:textId="77777777" w:rsidR="009B10BD" w:rsidRDefault="009B10BD">
      <w:pPr>
        <w:pStyle w:val="TableofFigures"/>
        <w:tabs>
          <w:tab w:val="right" w:leader="dot" w:pos="9628"/>
        </w:tabs>
        <w:rPr>
          <w:ins w:id="518" w:author="Orion" w:date="2011-08-02T14:17:00Z"/>
          <w:rFonts w:eastAsiaTheme="minorEastAsia" w:cstheme="minorBidi"/>
          <w:i w:val="0"/>
          <w:iCs w:val="0"/>
          <w:noProof/>
          <w:kern w:val="0"/>
          <w:sz w:val="22"/>
          <w:szCs w:val="22"/>
          <w:lang w:eastAsia="es-ES" w:bidi="ar-SA"/>
        </w:rPr>
      </w:pPr>
      <w:ins w:id="519"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"_Toc300057996"</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5: Estado Mental "FlightPlanner"</w:t>
        </w:r>
        <w:r>
          <w:rPr>
            <w:noProof/>
            <w:webHidden/>
          </w:rPr>
          <w:tab/>
        </w:r>
        <w:r>
          <w:rPr>
            <w:noProof/>
            <w:webHidden/>
          </w:rPr>
          <w:fldChar w:fldCharType="begin"/>
        </w:r>
        <w:r>
          <w:rPr>
            <w:noProof/>
            <w:webHidden/>
          </w:rPr>
          <w:instrText xml:space="preserve"> PAGEREF _Toc300057996 \h </w:instrText>
        </w:r>
        <w:r>
          <w:rPr>
            <w:noProof/>
            <w:webHidden/>
          </w:rPr>
        </w:r>
      </w:ins>
      <w:r>
        <w:rPr>
          <w:noProof/>
          <w:webHidden/>
        </w:rPr>
        <w:fldChar w:fldCharType="separate"/>
      </w:r>
      <w:ins w:id="520" w:author="Orion" w:date="2011-08-02T14:17:00Z">
        <w:r>
          <w:rPr>
            <w:noProof/>
            <w:webHidden/>
          </w:rPr>
          <w:t>37</w:t>
        </w:r>
        <w:r>
          <w:rPr>
            <w:noProof/>
            <w:webHidden/>
          </w:rPr>
          <w:fldChar w:fldCharType="end"/>
        </w:r>
        <w:r w:rsidRPr="00DC4E60">
          <w:rPr>
            <w:rStyle w:val="Hyperlink"/>
            <w:noProof/>
          </w:rPr>
          <w:fldChar w:fldCharType="end"/>
        </w:r>
      </w:ins>
    </w:p>
    <w:p w14:paraId="682CFB7D" w14:textId="77777777" w:rsidR="009B10BD" w:rsidRDefault="009B10BD">
      <w:pPr>
        <w:pStyle w:val="TableofFigures"/>
        <w:tabs>
          <w:tab w:val="right" w:leader="dot" w:pos="9628"/>
        </w:tabs>
        <w:rPr>
          <w:ins w:id="521" w:author="Orion" w:date="2011-08-02T14:17:00Z"/>
          <w:rFonts w:eastAsiaTheme="minorEastAsia" w:cstheme="minorBidi"/>
          <w:i w:val="0"/>
          <w:iCs w:val="0"/>
          <w:noProof/>
          <w:kern w:val="0"/>
          <w:sz w:val="22"/>
          <w:szCs w:val="22"/>
          <w:lang w:eastAsia="es-ES" w:bidi="ar-SA"/>
        </w:rPr>
      </w:pPr>
      <w:ins w:id="522"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"_Toc300057997"</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6: Tarea de Crear Planes de Vuelo.</w:t>
        </w:r>
        <w:r>
          <w:rPr>
            <w:noProof/>
            <w:webHidden/>
          </w:rPr>
          <w:tab/>
        </w:r>
        <w:r>
          <w:rPr>
            <w:noProof/>
            <w:webHidden/>
          </w:rPr>
          <w:fldChar w:fldCharType="begin"/>
        </w:r>
        <w:r>
          <w:rPr>
            <w:noProof/>
            <w:webHidden/>
          </w:rPr>
          <w:instrText xml:space="preserve"> PAGEREF _Toc300057997 \h </w:instrText>
        </w:r>
        <w:r>
          <w:rPr>
            <w:noProof/>
            <w:webHidden/>
          </w:rPr>
        </w:r>
      </w:ins>
      <w:r>
        <w:rPr>
          <w:noProof/>
          <w:webHidden/>
        </w:rPr>
        <w:fldChar w:fldCharType="separate"/>
      </w:r>
      <w:ins w:id="523" w:author="Orion" w:date="2011-08-02T14:17:00Z">
        <w:r>
          <w:rPr>
            <w:noProof/>
            <w:webHidden/>
          </w:rPr>
          <w:t>37</w:t>
        </w:r>
        <w:r>
          <w:rPr>
            <w:noProof/>
            <w:webHidden/>
          </w:rPr>
          <w:fldChar w:fldCharType="end"/>
        </w:r>
        <w:r w:rsidRPr="00DC4E60">
          <w:rPr>
            <w:rStyle w:val="Hyperlink"/>
            <w:noProof/>
          </w:rPr>
          <w:fldChar w:fldCharType="end"/>
        </w:r>
      </w:ins>
    </w:p>
    <w:p w14:paraId="20B8CF1E" w14:textId="77777777" w:rsidR="009B10BD" w:rsidRDefault="009B10BD">
      <w:pPr>
        <w:pStyle w:val="TableofFigures"/>
        <w:tabs>
          <w:tab w:val="right" w:leader="dot" w:pos="9628"/>
        </w:tabs>
        <w:rPr>
          <w:ins w:id="524" w:author="Orion" w:date="2011-08-02T14:17:00Z"/>
          <w:rFonts w:eastAsiaTheme="minorEastAsia" w:cstheme="minorBidi"/>
          <w:i w:val="0"/>
          <w:iCs w:val="0"/>
          <w:noProof/>
          <w:kern w:val="0"/>
          <w:sz w:val="22"/>
          <w:szCs w:val="22"/>
          <w:lang w:eastAsia="es-ES" w:bidi="ar-SA"/>
        </w:rPr>
      </w:pPr>
      <w:ins w:id="525"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"_Toc300057998"</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7: Diagrama de Interacción Para Recibir el Plan de Vuelo Inicial.</w:t>
        </w:r>
        <w:r>
          <w:rPr>
            <w:noProof/>
            <w:webHidden/>
          </w:rPr>
          <w:tab/>
        </w:r>
        <w:r>
          <w:rPr>
            <w:noProof/>
            <w:webHidden/>
          </w:rPr>
          <w:fldChar w:fldCharType="begin"/>
        </w:r>
        <w:r>
          <w:rPr>
            <w:noProof/>
            <w:webHidden/>
          </w:rPr>
          <w:instrText xml:space="preserve"> PAGEREF _Toc300057998 \h </w:instrText>
        </w:r>
        <w:r>
          <w:rPr>
            <w:noProof/>
            <w:webHidden/>
          </w:rPr>
        </w:r>
      </w:ins>
      <w:r>
        <w:rPr>
          <w:noProof/>
          <w:webHidden/>
        </w:rPr>
        <w:fldChar w:fldCharType="separate"/>
      </w:r>
      <w:ins w:id="526" w:author="Orion" w:date="2011-08-02T14:17:00Z">
        <w:r>
          <w:rPr>
            <w:noProof/>
            <w:webHidden/>
          </w:rPr>
          <w:t>38</w:t>
        </w:r>
        <w:r>
          <w:rPr>
            <w:noProof/>
            <w:webHidden/>
          </w:rPr>
          <w:fldChar w:fldCharType="end"/>
        </w:r>
        <w:r w:rsidRPr="00DC4E60">
          <w:rPr>
            <w:rStyle w:val="Hyperlink"/>
            <w:noProof/>
          </w:rPr>
          <w:fldChar w:fldCharType="end"/>
        </w:r>
      </w:ins>
    </w:p>
    <w:p w14:paraId="6CEE6A2B" w14:textId="77777777" w:rsidR="009B10BD" w:rsidRDefault="009B10BD">
      <w:pPr>
        <w:pStyle w:val="TableofFigures"/>
        <w:tabs>
          <w:tab w:val="right" w:leader="dot" w:pos="9628"/>
        </w:tabs>
        <w:rPr>
          <w:ins w:id="527" w:author="Orion" w:date="2011-08-02T14:17:00Z"/>
          <w:rFonts w:eastAsiaTheme="minorEastAsia" w:cstheme="minorBidi"/>
          <w:i w:val="0"/>
          <w:iCs w:val="0"/>
          <w:noProof/>
          <w:kern w:val="0"/>
          <w:sz w:val="22"/>
          <w:szCs w:val="22"/>
          <w:lang w:eastAsia="es-ES" w:bidi="ar-SA"/>
        </w:rPr>
      </w:pPr>
      <w:ins w:id="528"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"_Toc300057999"</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8: Creación del Estado Mental Inicial del Piloto.</w:t>
        </w:r>
        <w:r>
          <w:rPr>
            <w:noProof/>
            <w:webHidden/>
          </w:rPr>
          <w:tab/>
        </w:r>
        <w:r>
          <w:rPr>
            <w:noProof/>
            <w:webHidden/>
          </w:rPr>
          <w:fldChar w:fldCharType="begin"/>
        </w:r>
        <w:r>
          <w:rPr>
            <w:noProof/>
            <w:webHidden/>
          </w:rPr>
          <w:instrText xml:space="preserve"> PAGEREF _Toc300057999 \h </w:instrText>
        </w:r>
        <w:r>
          <w:rPr>
            <w:noProof/>
            <w:webHidden/>
          </w:rPr>
        </w:r>
      </w:ins>
      <w:r>
        <w:rPr>
          <w:noProof/>
          <w:webHidden/>
        </w:rPr>
        <w:fldChar w:fldCharType="separate"/>
      </w:r>
      <w:ins w:id="529" w:author="Orion" w:date="2011-08-02T14:17:00Z">
        <w:r>
          <w:rPr>
            <w:noProof/>
            <w:webHidden/>
          </w:rPr>
          <w:t>39</w:t>
        </w:r>
        <w:r>
          <w:rPr>
            <w:noProof/>
            <w:webHidden/>
          </w:rPr>
          <w:fldChar w:fldCharType="end"/>
        </w:r>
        <w:r w:rsidRPr="00DC4E60">
          <w:rPr>
            <w:rStyle w:val="Hyperlink"/>
            <w:noProof/>
          </w:rPr>
          <w:fldChar w:fldCharType="end"/>
        </w:r>
      </w:ins>
    </w:p>
    <w:p w14:paraId="116BDD46" w14:textId="77777777" w:rsidR="009B10BD" w:rsidRDefault="009B10BD">
      <w:pPr>
        <w:pStyle w:val="TableofFigures"/>
        <w:tabs>
          <w:tab w:val="right" w:leader="dot" w:pos="9628"/>
        </w:tabs>
        <w:rPr>
          <w:ins w:id="530" w:author="Orion" w:date="2011-08-02T14:17:00Z"/>
          <w:rFonts w:eastAsiaTheme="minorEastAsia" w:cstheme="minorBidi"/>
          <w:i w:val="0"/>
          <w:iCs w:val="0"/>
          <w:noProof/>
          <w:kern w:val="0"/>
          <w:sz w:val="22"/>
          <w:szCs w:val="22"/>
          <w:lang w:eastAsia="es-ES" w:bidi="ar-SA"/>
        </w:rPr>
      </w:pPr>
      <w:ins w:id="531"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"_Toc300058000"</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9: Diagrama de Actividades General.</w:t>
        </w:r>
        <w:r>
          <w:rPr>
            <w:noProof/>
            <w:webHidden/>
          </w:rPr>
          <w:tab/>
        </w:r>
        <w:r>
          <w:rPr>
            <w:noProof/>
            <w:webHidden/>
          </w:rPr>
          <w:fldChar w:fldCharType="begin"/>
        </w:r>
        <w:r>
          <w:rPr>
            <w:noProof/>
            <w:webHidden/>
          </w:rPr>
          <w:instrText xml:space="preserve"> PAGEREF _Toc300058000 \h </w:instrText>
        </w:r>
        <w:r>
          <w:rPr>
            <w:noProof/>
            <w:webHidden/>
          </w:rPr>
        </w:r>
      </w:ins>
      <w:r>
        <w:rPr>
          <w:noProof/>
          <w:webHidden/>
        </w:rPr>
        <w:fldChar w:fldCharType="separate"/>
      </w:r>
      <w:ins w:id="532" w:author="Orion" w:date="2011-08-02T14:17:00Z">
        <w:r>
          <w:rPr>
            <w:noProof/>
            <w:webHidden/>
          </w:rPr>
          <w:t>40</w:t>
        </w:r>
        <w:r>
          <w:rPr>
            <w:noProof/>
            <w:webHidden/>
          </w:rPr>
          <w:fldChar w:fldCharType="end"/>
        </w:r>
        <w:r w:rsidRPr="00DC4E60">
          <w:rPr>
            <w:rStyle w:val="Hyperlink"/>
            <w:noProof/>
          </w:rPr>
          <w:fldChar w:fldCharType="end"/>
        </w:r>
      </w:ins>
    </w:p>
    <w:p w14:paraId="72147E66" w14:textId="77777777" w:rsidR="009B10BD" w:rsidRDefault="009B10BD">
      <w:pPr>
        <w:pStyle w:val="TableofFigures"/>
        <w:tabs>
          <w:tab w:val="right" w:leader="dot" w:pos="9628"/>
        </w:tabs>
        <w:rPr>
          <w:ins w:id="533" w:author="Orion" w:date="2011-08-02T14:17:00Z"/>
          <w:rFonts w:eastAsiaTheme="minorEastAsia" w:cstheme="minorBidi"/>
          <w:i w:val="0"/>
          <w:iCs w:val="0"/>
          <w:noProof/>
          <w:kern w:val="0"/>
          <w:sz w:val="22"/>
          <w:szCs w:val="22"/>
          <w:lang w:eastAsia="es-ES" w:bidi="ar-SA"/>
        </w:rPr>
      </w:pPr>
      <w:ins w:id="534"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"_Toc300058001"</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10: Comprobación de la Hora de Salida del Vuelo.</w:t>
        </w:r>
        <w:r>
          <w:rPr>
            <w:noProof/>
            <w:webHidden/>
          </w:rPr>
          <w:tab/>
        </w:r>
        <w:r>
          <w:rPr>
            <w:noProof/>
            <w:webHidden/>
          </w:rPr>
          <w:fldChar w:fldCharType="begin"/>
        </w:r>
        <w:r>
          <w:rPr>
            <w:noProof/>
            <w:webHidden/>
          </w:rPr>
          <w:instrText xml:space="preserve"> PAGEREF _Toc300058001 \h </w:instrText>
        </w:r>
        <w:r>
          <w:rPr>
            <w:noProof/>
            <w:webHidden/>
          </w:rPr>
        </w:r>
      </w:ins>
      <w:r>
        <w:rPr>
          <w:noProof/>
          <w:webHidden/>
        </w:rPr>
        <w:fldChar w:fldCharType="separate"/>
      </w:r>
      <w:ins w:id="535" w:author="Orion" w:date="2011-08-02T14:17:00Z">
        <w:r>
          <w:rPr>
            <w:noProof/>
            <w:webHidden/>
          </w:rPr>
          <w:t>41</w:t>
        </w:r>
        <w:r>
          <w:rPr>
            <w:noProof/>
            <w:webHidden/>
          </w:rPr>
          <w:fldChar w:fldCharType="end"/>
        </w:r>
        <w:r w:rsidRPr="00DC4E60">
          <w:rPr>
            <w:rStyle w:val="Hyperlink"/>
            <w:noProof/>
          </w:rPr>
          <w:fldChar w:fldCharType="end"/>
        </w:r>
      </w:ins>
    </w:p>
    <w:p w14:paraId="17420332" w14:textId="77777777" w:rsidR="009B10BD" w:rsidRDefault="009B10BD">
      <w:pPr>
        <w:pStyle w:val="TableofFigures"/>
        <w:tabs>
          <w:tab w:val="right" w:leader="dot" w:pos="9628"/>
        </w:tabs>
        <w:rPr>
          <w:ins w:id="536" w:author="Orion" w:date="2011-08-02T14:17:00Z"/>
          <w:rFonts w:eastAsiaTheme="minorEastAsia" w:cstheme="minorBidi"/>
          <w:i w:val="0"/>
          <w:iCs w:val="0"/>
          <w:noProof/>
          <w:kern w:val="0"/>
          <w:sz w:val="22"/>
          <w:szCs w:val="22"/>
          <w:lang w:eastAsia="es-ES" w:bidi="ar-SA"/>
        </w:rPr>
      </w:pPr>
      <w:ins w:id="537"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"_Toc300058002"</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11: Interacción para Arrancar el Avión.</w:t>
        </w:r>
        <w:r>
          <w:rPr>
            <w:noProof/>
            <w:webHidden/>
          </w:rPr>
          <w:tab/>
        </w:r>
        <w:r>
          <w:rPr>
            <w:noProof/>
            <w:webHidden/>
          </w:rPr>
          <w:fldChar w:fldCharType="begin"/>
        </w:r>
        <w:r>
          <w:rPr>
            <w:noProof/>
            <w:webHidden/>
          </w:rPr>
          <w:instrText xml:space="preserve"> PAGEREF _Toc300058002 \h </w:instrText>
        </w:r>
        <w:r>
          <w:rPr>
            <w:noProof/>
            <w:webHidden/>
          </w:rPr>
        </w:r>
      </w:ins>
      <w:r>
        <w:rPr>
          <w:noProof/>
          <w:webHidden/>
        </w:rPr>
        <w:fldChar w:fldCharType="separate"/>
      </w:r>
      <w:ins w:id="538" w:author="Orion" w:date="2011-08-02T14:17:00Z">
        <w:r>
          <w:rPr>
            <w:noProof/>
            <w:webHidden/>
          </w:rPr>
          <w:t>41</w:t>
        </w:r>
        <w:r>
          <w:rPr>
            <w:noProof/>
            <w:webHidden/>
          </w:rPr>
          <w:fldChar w:fldCharType="end"/>
        </w:r>
        <w:r w:rsidRPr="00DC4E60">
          <w:rPr>
            <w:rStyle w:val="Hyperlink"/>
            <w:noProof/>
          </w:rPr>
          <w:fldChar w:fldCharType="end"/>
        </w:r>
      </w:ins>
    </w:p>
    <w:p w14:paraId="5A815D9E" w14:textId="77777777" w:rsidR="009B10BD" w:rsidRDefault="009B10BD">
      <w:pPr>
        <w:pStyle w:val="TableofFigures"/>
        <w:tabs>
          <w:tab w:val="right" w:leader="dot" w:pos="9628"/>
        </w:tabs>
        <w:rPr>
          <w:ins w:id="539" w:author="Orion" w:date="2011-08-02T14:17:00Z"/>
          <w:rFonts w:eastAsiaTheme="minorEastAsia" w:cstheme="minorBidi"/>
          <w:i w:val="0"/>
          <w:iCs w:val="0"/>
          <w:noProof/>
          <w:kern w:val="0"/>
          <w:sz w:val="22"/>
          <w:szCs w:val="22"/>
          <w:lang w:eastAsia="es-ES" w:bidi="ar-SA"/>
        </w:rPr>
      </w:pPr>
      <w:ins w:id="540"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"_Toc300058003"</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12: Descomposición del Plan de Vuelo.</w:t>
        </w:r>
        <w:r>
          <w:rPr>
            <w:noProof/>
            <w:webHidden/>
          </w:rPr>
          <w:tab/>
        </w:r>
        <w:r>
          <w:rPr>
            <w:noProof/>
            <w:webHidden/>
          </w:rPr>
          <w:fldChar w:fldCharType="begin"/>
        </w:r>
        <w:r>
          <w:rPr>
            <w:noProof/>
            <w:webHidden/>
          </w:rPr>
          <w:instrText xml:space="preserve"> PAGEREF _Toc300058003 \h </w:instrText>
        </w:r>
        <w:r>
          <w:rPr>
            <w:noProof/>
            <w:webHidden/>
          </w:rPr>
        </w:r>
      </w:ins>
      <w:r>
        <w:rPr>
          <w:noProof/>
          <w:webHidden/>
        </w:rPr>
        <w:fldChar w:fldCharType="separate"/>
      </w:r>
      <w:ins w:id="541" w:author="Orion" w:date="2011-08-02T14:17:00Z">
        <w:r>
          <w:rPr>
            <w:noProof/>
            <w:webHidden/>
          </w:rPr>
          <w:t>42</w:t>
        </w:r>
        <w:r>
          <w:rPr>
            <w:noProof/>
            <w:webHidden/>
          </w:rPr>
          <w:fldChar w:fldCharType="end"/>
        </w:r>
        <w:r w:rsidRPr="00DC4E60">
          <w:rPr>
            <w:rStyle w:val="Hyperlink"/>
            <w:noProof/>
          </w:rPr>
          <w:fldChar w:fldCharType="end"/>
        </w:r>
      </w:ins>
    </w:p>
    <w:p w14:paraId="2FF1690A" w14:textId="77777777" w:rsidR="009B10BD" w:rsidRDefault="009B10BD">
      <w:pPr>
        <w:pStyle w:val="TableofFigures"/>
        <w:tabs>
          <w:tab w:val="right" w:leader="dot" w:pos="9628"/>
        </w:tabs>
        <w:rPr>
          <w:ins w:id="542" w:author="Orion" w:date="2011-08-02T14:17:00Z"/>
          <w:rFonts w:eastAsiaTheme="minorEastAsia" w:cstheme="minorBidi"/>
          <w:i w:val="0"/>
          <w:iCs w:val="0"/>
          <w:noProof/>
          <w:kern w:val="0"/>
          <w:sz w:val="22"/>
          <w:szCs w:val="22"/>
          <w:lang w:eastAsia="es-ES" w:bidi="ar-SA"/>
        </w:rPr>
      </w:pPr>
      <w:ins w:id="543"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"_Toc300058004"</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13: Tiempo de Creación de las Decisiones.</w:t>
        </w:r>
        <w:r>
          <w:rPr>
            <w:noProof/>
            <w:webHidden/>
          </w:rPr>
          <w:tab/>
        </w:r>
        <w:r>
          <w:rPr>
            <w:noProof/>
            <w:webHidden/>
          </w:rPr>
          <w:fldChar w:fldCharType="begin"/>
        </w:r>
        <w:r>
          <w:rPr>
            <w:noProof/>
            <w:webHidden/>
          </w:rPr>
          <w:instrText xml:space="preserve"> PAGEREF _Toc300058004 \h </w:instrText>
        </w:r>
        <w:r>
          <w:rPr>
            <w:noProof/>
            <w:webHidden/>
          </w:rPr>
        </w:r>
      </w:ins>
      <w:r>
        <w:rPr>
          <w:noProof/>
          <w:webHidden/>
        </w:rPr>
        <w:fldChar w:fldCharType="separate"/>
      </w:r>
      <w:ins w:id="544" w:author="Orion" w:date="2011-08-02T14:17:00Z">
        <w:r>
          <w:rPr>
            <w:noProof/>
            <w:webHidden/>
          </w:rPr>
          <w:t>43</w:t>
        </w:r>
        <w:r>
          <w:rPr>
            <w:noProof/>
            <w:webHidden/>
          </w:rPr>
          <w:fldChar w:fldCharType="end"/>
        </w:r>
        <w:r w:rsidRPr="00DC4E60">
          <w:rPr>
            <w:rStyle w:val="Hyperlink"/>
            <w:noProof/>
          </w:rPr>
          <w:fldChar w:fldCharType="end"/>
        </w:r>
      </w:ins>
    </w:p>
    <w:p w14:paraId="5B577B06" w14:textId="77777777" w:rsidR="009B10BD" w:rsidRDefault="009B10BD">
      <w:pPr>
        <w:pStyle w:val="TableofFigures"/>
        <w:tabs>
          <w:tab w:val="right" w:leader="dot" w:pos="9628"/>
        </w:tabs>
        <w:rPr>
          <w:ins w:id="545" w:author="Orion" w:date="2011-08-02T14:17:00Z"/>
          <w:rFonts w:eastAsiaTheme="minorEastAsia" w:cstheme="minorBidi"/>
          <w:i w:val="0"/>
          <w:iCs w:val="0"/>
          <w:noProof/>
          <w:kern w:val="0"/>
          <w:sz w:val="22"/>
          <w:szCs w:val="22"/>
          <w:lang w:eastAsia="es-ES" w:bidi="ar-SA"/>
        </w:rPr>
      </w:pPr>
      <w:ins w:id="546"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"_Toc300058005"</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14: Creación de las Decisiones.</w:t>
        </w:r>
        <w:r>
          <w:rPr>
            <w:noProof/>
            <w:webHidden/>
          </w:rPr>
          <w:tab/>
        </w:r>
        <w:r>
          <w:rPr>
            <w:noProof/>
            <w:webHidden/>
          </w:rPr>
          <w:fldChar w:fldCharType="begin"/>
        </w:r>
        <w:r>
          <w:rPr>
            <w:noProof/>
            <w:webHidden/>
          </w:rPr>
          <w:instrText xml:space="preserve"> PAGEREF _Toc300058005 \h </w:instrText>
        </w:r>
        <w:r>
          <w:rPr>
            <w:noProof/>
            <w:webHidden/>
          </w:rPr>
        </w:r>
      </w:ins>
      <w:r>
        <w:rPr>
          <w:noProof/>
          <w:webHidden/>
        </w:rPr>
        <w:fldChar w:fldCharType="separate"/>
      </w:r>
      <w:ins w:id="547" w:author="Orion" w:date="2011-08-02T14:17:00Z">
        <w:r>
          <w:rPr>
            <w:noProof/>
            <w:webHidden/>
          </w:rPr>
          <w:t>43</w:t>
        </w:r>
        <w:r>
          <w:rPr>
            <w:noProof/>
            <w:webHidden/>
          </w:rPr>
          <w:fldChar w:fldCharType="end"/>
        </w:r>
        <w:r w:rsidRPr="00DC4E60">
          <w:rPr>
            <w:rStyle w:val="Hyperlink"/>
            <w:noProof/>
          </w:rPr>
          <w:fldChar w:fldCharType="end"/>
        </w:r>
      </w:ins>
    </w:p>
    <w:p w14:paraId="46177F94" w14:textId="77777777" w:rsidR="009B10BD" w:rsidRDefault="009B10BD">
      <w:pPr>
        <w:pStyle w:val="TableofFigures"/>
        <w:tabs>
          <w:tab w:val="right" w:leader="dot" w:pos="9628"/>
        </w:tabs>
        <w:rPr>
          <w:ins w:id="548" w:author="Orion" w:date="2011-08-02T14:17:00Z"/>
          <w:rFonts w:eastAsiaTheme="minorEastAsia" w:cstheme="minorBidi"/>
          <w:i w:val="0"/>
          <w:iCs w:val="0"/>
          <w:noProof/>
          <w:kern w:val="0"/>
          <w:sz w:val="22"/>
          <w:szCs w:val="22"/>
          <w:lang w:eastAsia="es-ES" w:bidi="ar-SA"/>
        </w:rPr>
      </w:pPr>
      <w:ins w:id="549"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"_Toc300058006"</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15: Descomposición de Decisiones.</w:t>
        </w:r>
        <w:r>
          <w:rPr>
            <w:noProof/>
            <w:webHidden/>
          </w:rPr>
          <w:tab/>
        </w:r>
        <w:r>
          <w:rPr>
            <w:noProof/>
            <w:webHidden/>
          </w:rPr>
          <w:fldChar w:fldCharType="begin"/>
        </w:r>
        <w:r>
          <w:rPr>
            <w:noProof/>
            <w:webHidden/>
          </w:rPr>
          <w:instrText xml:space="preserve"> PAGEREF _Toc300058006 \h </w:instrText>
        </w:r>
        <w:r>
          <w:rPr>
            <w:noProof/>
            <w:webHidden/>
          </w:rPr>
        </w:r>
      </w:ins>
      <w:r>
        <w:rPr>
          <w:noProof/>
          <w:webHidden/>
        </w:rPr>
        <w:fldChar w:fldCharType="separate"/>
      </w:r>
      <w:ins w:id="550" w:author="Orion" w:date="2011-08-02T14:17:00Z">
        <w:r>
          <w:rPr>
            <w:noProof/>
            <w:webHidden/>
          </w:rPr>
          <w:t>44</w:t>
        </w:r>
        <w:r>
          <w:rPr>
            <w:noProof/>
            <w:webHidden/>
          </w:rPr>
          <w:fldChar w:fldCharType="end"/>
        </w:r>
        <w:r w:rsidRPr="00DC4E60">
          <w:rPr>
            <w:rStyle w:val="Hyperlink"/>
            <w:noProof/>
          </w:rPr>
          <w:fldChar w:fldCharType="end"/>
        </w:r>
      </w:ins>
    </w:p>
    <w:p w14:paraId="0E8627E9" w14:textId="77777777" w:rsidR="009B10BD" w:rsidRDefault="009B10BD">
      <w:pPr>
        <w:pStyle w:val="TableofFigures"/>
        <w:tabs>
          <w:tab w:val="right" w:leader="dot" w:pos="9628"/>
        </w:tabs>
        <w:rPr>
          <w:ins w:id="551" w:author="Orion" w:date="2011-08-02T14:17:00Z"/>
          <w:rFonts w:eastAsiaTheme="minorEastAsia" w:cstheme="minorBidi"/>
          <w:i w:val="0"/>
          <w:iCs w:val="0"/>
          <w:noProof/>
          <w:kern w:val="0"/>
          <w:sz w:val="22"/>
          <w:szCs w:val="22"/>
          <w:lang w:eastAsia="es-ES" w:bidi="ar-SA"/>
        </w:rPr>
      </w:pPr>
      <w:ins w:id="552"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"_Toc300058007"</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16: Interacción Piloto-Avión: Ejecución Maniobra.</w:t>
        </w:r>
        <w:r>
          <w:rPr>
            <w:noProof/>
            <w:webHidden/>
          </w:rPr>
          <w:tab/>
        </w:r>
        <w:r>
          <w:rPr>
            <w:noProof/>
            <w:webHidden/>
          </w:rPr>
          <w:fldChar w:fldCharType="begin"/>
        </w:r>
        <w:r>
          <w:rPr>
            <w:noProof/>
            <w:webHidden/>
          </w:rPr>
          <w:instrText xml:space="preserve"> PAGEREF _Toc300058007 \h </w:instrText>
        </w:r>
        <w:r>
          <w:rPr>
            <w:noProof/>
            <w:webHidden/>
          </w:rPr>
        </w:r>
      </w:ins>
      <w:r>
        <w:rPr>
          <w:noProof/>
          <w:webHidden/>
        </w:rPr>
        <w:fldChar w:fldCharType="separate"/>
      </w:r>
      <w:ins w:id="553" w:author="Orion" w:date="2011-08-02T14:17:00Z">
        <w:r>
          <w:rPr>
            <w:noProof/>
            <w:webHidden/>
          </w:rPr>
          <w:t>45</w:t>
        </w:r>
        <w:r>
          <w:rPr>
            <w:noProof/>
            <w:webHidden/>
          </w:rPr>
          <w:fldChar w:fldCharType="end"/>
        </w:r>
        <w:r w:rsidRPr="00DC4E60">
          <w:rPr>
            <w:rStyle w:val="Hyperlink"/>
            <w:noProof/>
          </w:rPr>
          <w:fldChar w:fldCharType="end"/>
        </w:r>
      </w:ins>
    </w:p>
    <w:p w14:paraId="4BB5D2A3" w14:textId="77777777" w:rsidR="009B10BD" w:rsidRDefault="009B10BD">
      <w:pPr>
        <w:pStyle w:val="TableofFigures"/>
        <w:tabs>
          <w:tab w:val="right" w:leader="dot" w:pos="9628"/>
        </w:tabs>
        <w:rPr>
          <w:ins w:id="554" w:author="Orion" w:date="2011-08-02T14:17:00Z"/>
          <w:rFonts w:eastAsiaTheme="minorEastAsia" w:cstheme="minorBidi"/>
          <w:i w:val="0"/>
          <w:iCs w:val="0"/>
          <w:noProof/>
          <w:kern w:val="0"/>
          <w:sz w:val="22"/>
          <w:szCs w:val="22"/>
          <w:lang w:eastAsia="es-ES" w:bidi="ar-SA"/>
        </w:rPr>
      </w:pPr>
      <w:ins w:id="555"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"_Toc300058008"</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17: Aplicación que Comprueba la Finalización del Tramo.</w:t>
        </w:r>
        <w:r>
          <w:rPr>
            <w:noProof/>
            <w:webHidden/>
          </w:rPr>
          <w:tab/>
        </w:r>
        <w:r>
          <w:rPr>
            <w:noProof/>
            <w:webHidden/>
          </w:rPr>
          <w:fldChar w:fldCharType="begin"/>
        </w:r>
        <w:r>
          <w:rPr>
            <w:noProof/>
            <w:webHidden/>
          </w:rPr>
          <w:instrText xml:space="preserve"> PAGEREF _Toc300058008 \h </w:instrText>
        </w:r>
        <w:r>
          <w:rPr>
            <w:noProof/>
            <w:webHidden/>
          </w:rPr>
        </w:r>
      </w:ins>
      <w:r>
        <w:rPr>
          <w:noProof/>
          <w:webHidden/>
        </w:rPr>
        <w:fldChar w:fldCharType="separate"/>
      </w:r>
      <w:ins w:id="556" w:author="Orion" w:date="2011-08-02T14:17:00Z">
        <w:r>
          <w:rPr>
            <w:noProof/>
            <w:webHidden/>
          </w:rPr>
          <w:t>46</w:t>
        </w:r>
        <w:r>
          <w:rPr>
            <w:noProof/>
            <w:webHidden/>
          </w:rPr>
          <w:fldChar w:fldCharType="end"/>
        </w:r>
        <w:r w:rsidRPr="00DC4E60">
          <w:rPr>
            <w:rStyle w:val="Hyperlink"/>
            <w:noProof/>
          </w:rPr>
          <w:fldChar w:fldCharType="end"/>
        </w:r>
      </w:ins>
    </w:p>
    <w:p w14:paraId="195E8B83" w14:textId="77777777" w:rsidR="009B10BD" w:rsidRDefault="009B10BD">
      <w:pPr>
        <w:pStyle w:val="TableofFigures"/>
        <w:tabs>
          <w:tab w:val="right" w:leader="dot" w:pos="9628"/>
        </w:tabs>
        <w:rPr>
          <w:ins w:id="557" w:author="Orion" w:date="2011-08-02T14:17:00Z"/>
          <w:rFonts w:eastAsiaTheme="minorEastAsia" w:cstheme="minorBidi"/>
          <w:i w:val="0"/>
          <w:iCs w:val="0"/>
          <w:noProof/>
          <w:kern w:val="0"/>
          <w:sz w:val="22"/>
          <w:szCs w:val="22"/>
          <w:lang w:eastAsia="es-ES" w:bidi="ar-SA"/>
        </w:rPr>
      </w:pPr>
      <w:ins w:id="558"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"_Toc300058009"</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18: Diagrama para  Ir al Siguiente Tramo.</w:t>
        </w:r>
        <w:r>
          <w:rPr>
            <w:noProof/>
            <w:webHidden/>
          </w:rPr>
          <w:tab/>
        </w:r>
        <w:r>
          <w:rPr>
            <w:noProof/>
            <w:webHidden/>
          </w:rPr>
          <w:fldChar w:fldCharType="begin"/>
        </w:r>
        <w:r>
          <w:rPr>
            <w:noProof/>
            <w:webHidden/>
          </w:rPr>
          <w:instrText xml:space="preserve"> PAGEREF _Toc300058009 \h </w:instrText>
        </w:r>
        <w:r>
          <w:rPr>
            <w:noProof/>
            <w:webHidden/>
          </w:rPr>
        </w:r>
      </w:ins>
      <w:r>
        <w:rPr>
          <w:noProof/>
          <w:webHidden/>
        </w:rPr>
        <w:fldChar w:fldCharType="separate"/>
      </w:r>
      <w:ins w:id="559" w:author="Orion" w:date="2011-08-02T14:17:00Z">
        <w:r>
          <w:rPr>
            <w:noProof/>
            <w:webHidden/>
          </w:rPr>
          <w:t>46</w:t>
        </w:r>
        <w:r>
          <w:rPr>
            <w:noProof/>
            <w:webHidden/>
          </w:rPr>
          <w:fldChar w:fldCharType="end"/>
        </w:r>
        <w:r w:rsidRPr="00DC4E60">
          <w:rPr>
            <w:rStyle w:val="Hyperlink"/>
            <w:noProof/>
          </w:rPr>
          <w:fldChar w:fldCharType="end"/>
        </w:r>
      </w:ins>
    </w:p>
    <w:p w14:paraId="5B1AE154" w14:textId="77777777" w:rsidR="009B10BD" w:rsidRDefault="009B10BD">
      <w:pPr>
        <w:pStyle w:val="TableofFigures"/>
        <w:tabs>
          <w:tab w:val="right" w:leader="dot" w:pos="9628"/>
        </w:tabs>
        <w:rPr>
          <w:ins w:id="560" w:author="Orion" w:date="2011-08-02T14:17:00Z"/>
          <w:rFonts w:eastAsiaTheme="minorEastAsia" w:cstheme="minorBidi"/>
          <w:i w:val="0"/>
          <w:iCs w:val="0"/>
          <w:noProof/>
          <w:kern w:val="0"/>
          <w:sz w:val="22"/>
          <w:szCs w:val="22"/>
          <w:lang w:eastAsia="es-ES" w:bidi="ar-SA"/>
        </w:rPr>
      </w:pPr>
      <w:ins w:id="561"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"_Toc300058010"</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19: Diagrama de Actividad Evitar Conflicto</w:t>
        </w:r>
        <w:r>
          <w:rPr>
            <w:noProof/>
            <w:webHidden/>
          </w:rPr>
          <w:tab/>
        </w:r>
        <w:r>
          <w:rPr>
            <w:noProof/>
            <w:webHidden/>
          </w:rPr>
          <w:fldChar w:fldCharType="begin"/>
        </w:r>
        <w:r>
          <w:rPr>
            <w:noProof/>
            <w:webHidden/>
          </w:rPr>
          <w:instrText xml:space="preserve"> PAGEREF _Toc300058010 \h </w:instrText>
        </w:r>
        <w:r>
          <w:rPr>
            <w:noProof/>
            <w:webHidden/>
          </w:rPr>
        </w:r>
      </w:ins>
      <w:r>
        <w:rPr>
          <w:noProof/>
          <w:webHidden/>
        </w:rPr>
        <w:fldChar w:fldCharType="separate"/>
      </w:r>
      <w:ins w:id="562" w:author="Orion" w:date="2011-08-02T14:17:00Z">
        <w:r>
          <w:rPr>
            <w:noProof/>
            <w:webHidden/>
          </w:rPr>
          <w:t>47</w:t>
        </w:r>
        <w:r>
          <w:rPr>
            <w:noProof/>
            <w:webHidden/>
          </w:rPr>
          <w:fldChar w:fldCharType="end"/>
        </w:r>
        <w:r w:rsidRPr="00DC4E60">
          <w:rPr>
            <w:rStyle w:val="Hyperlink"/>
            <w:noProof/>
          </w:rPr>
          <w:fldChar w:fldCharType="end"/>
        </w:r>
      </w:ins>
    </w:p>
    <w:p w14:paraId="31432AF5" w14:textId="77777777" w:rsidR="009B10BD" w:rsidRDefault="009B10BD">
      <w:pPr>
        <w:pStyle w:val="TableofFigures"/>
        <w:tabs>
          <w:tab w:val="right" w:leader="dot" w:pos="9628"/>
        </w:tabs>
        <w:rPr>
          <w:ins w:id="563" w:author="Orion" w:date="2011-08-02T14:17:00Z"/>
          <w:rFonts w:eastAsiaTheme="minorEastAsia" w:cstheme="minorBidi"/>
          <w:i w:val="0"/>
          <w:iCs w:val="0"/>
          <w:noProof/>
          <w:kern w:val="0"/>
          <w:sz w:val="22"/>
          <w:szCs w:val="22"/>
          <w:lang w:eastAsia="es-ES" w:bidi="ar-SA"/>
        </w:rPr>
      </w:pPr>
      <w:ins w:id="564"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"_Toc300058011"</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20: Comprobación de Nuevo Conflicto.</w:t>
        </w:r>
        <w:r>
          <w:rPr>
            <w:noProof/>
            <w:webHidden/>
          </w:rPr>
          <w:tab/>
        </w:r>
        <w:r>
          <w:rPr>
            <w:noProof/>
            <w:webHidden/>
          </w:rPr>
          <w:fldChar w:fldCharType="begin"/>
        </w:r>
        <w:r>
          <w:rPr>
            <w:noProof/>
            <w:webHidden/>
          </w:rPr>
          <w:instrText xml:space="preserve"> PAGEREF _Toc300058011 \h </w:instrText>
        </w:r>
        <w:r>
          <w:rPr>
            <w:noProof/>
            <w:webHidden/>
          </w:rPr>
        </w:r>
      </w:ins>
      <w:r>
        <w:rPr>
          <w:noProof/>
          <w:webHidden/>
        </w:rPr>
        <w:fldChar w:fldCharType="separate"/>
      </w:r>
      <w:ins w:id="565" w:author="Orion" w:date="2011-08-02T14:17:00Z">
        <w:r>
          <w:rPr>
            <w:noProof/>
            <w:webHidden/>
          </w:rPr>
          <w:t>48</w:t>
        </w:r>
        <w:r>
          <w:rPr>
            <w:noProof/>
            <w:webHidden/>
          </w:rPr>
          <w:fldChar w:fldCharType="end"/>
        </w:r>
        <w:r w:rsidRPr="00DC4E60">
          <w:rPr>
            <w:rStyle w:val="Hyperlink"/>
            <w:noProof/>
          </w:rPr>
          <w:fldChar w:fldCharType="end"/>
        </w:r>
      </w:ins>
    </w:p>
    <w:p w14:paraId="78D3D1DE" w14:textId="77777777" w:rsidR="009B10BD" w:rsidRDefault="009B10BD">
      <w:pPr>
        <w:pStyle w:val="TableofFigures"/>
        <w:tabs>
          <w:tab w:val="right" w:leader="dot" w:pos="9628"/>
        </w:tabs>
        <w:rPr>
          <w:ins w:id="566" w:author="Orion" w:date="2011-08-02T14:17:00Z"/>
          <w:rFonts w:eastAsiaTheme="minorEastAsia" w:cstheme="minorBidi"/>
          <w:i w:val="0"/>
          <w:iCs w:val="0"/>
          <w:noProof/>
          <w:kern w:val="0"/>
          <w:sz w:val="22"/>
          <w:szCs w:val="22"/>
          <w:lang w:eastAsia="es-ES" w:bidi="ar-SA"/>
        </w:rPr>
      </w:pPr>
      <w:ins w:id="567"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"_Toc300058012"</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21: Creación de las Ordenes.</w:t>
        </w:r>
        <w:r>
          <w:rPr>
            <w:noProof/>
            <w:webHidden/>
          </w:rPr>
          <w:tab/>
        </w:r>
        <w:r>
          <w:rPr>
            <w:noProof/>
            <w:webHidden/>
          </w:rPr>
          <w:fldChar w:fldCharType="begin"/>
        </w:r>
        <w:r>
          <w:rPr>
            <w:noProof/>
            <w:webHidden/>
          </w:rPr>
          <w:instrText xml:space="preserve"> PAGEREF _Toc300058012 \h </w:instrText>
        </w:r>
        <w:r>
          <w:rPr>
            <w:noProof/>
            <w:webHidden/>
          </w:rPr>
        </w:r>
      </w:ins>
      <w:r>
        <w:rPr>
          <w:noProof/>
          <w:webHidden/>
        </w:rPr>
        <w:fldChar w:fldCharType="separate"/>
      </w:r>
      <w:ins w:id="568" w:author="Orion" w:date="2011-08-02T14:17:00Z">
        <w:r>
          <w:rPr>
            <w:noProof/>
            <w:webHidden/>
          </w:rPr>
          <w:t>49</w:t>
        </w:r>
        <w:r>
          <w:rPr>
            <w:noProof/>
            <w:webHidden/>
          </w:rPr>
          <w:fldChar w:fldCharType="end"/>
        </w:r>
        <w:r w:rsidRPr="00DC4E60">
          <w:rPr>
            <w:rStyle w:val="Hyperlink"/>
            <w:noProof/>
          </w:rPr>
          <w:fldChar w:fldCharType="end"/>
        </w:r>
      </w:ins>
    </w:p>
    <w:p w14:paraId="71271BD2" w14:textId="77777777" w:rsidR="009B10BD" w:rsidRDefault="009B10BD">
      <w:pPr>
        <w:pStyle w:val="TableofFigures"/>
        <w:tabs>
          <w:tab w:val="right" w:leader="dot" w:pos="9628"/>
        </w:tabs>
        <w:rPr>
          <w:ins w:id="569" w:author="Orion" w:date="2011-08-02T14:17:00Z"/>
          <w:rFonts w:eastAsiaTheme="minorEastAsia" w:cstheme="minorBidi"/>
          <w:i w:val="0"/>
          <w:iCs w:val="0"/>
          <w:noProof/>
          <w:kern w:val="0"/>
          <w:sz w:val="22"/>
          <w:szCs w:val="22"/>
          <w:lang w:eastAsia="es-ES" w:bidi="ar-SA"/>
        </w:rPr>
      </w:pPr>
      <w:ins w:id="570"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"_Toc300058013"</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22: Interacción Controlador-Piloto traspaso de Ordenes.</w:t>
        </w:r>
        <w:r>
          <w:rPr>
            <w:noProof/>
            <w:webHidden/>
          </w:rPr>
          <w:tab/>
        </w:r>
        <w:r>
          <w:rPr>
            <w:noProof/>
            <w:webHidden/>
          </w:rPr>
          <w:fldChar w:fldCharType="begin"/>
        </w:r>
        <w:r>
          <w:rPr>
            <w:noProof/>
            <w:webHidden/>
          </w:rPr>
          <w:instrText xml:space="preserve"> PAGEREF _Toc300058013 \h </w:instrText>
        </w:r>
        <w:r>
          <w:rPr>
            <w:noProof/>
            <w:webHidden/>
          </w:rPr>
        </w:r>
      </w:ins>
      <w:r>
        <w:rPr>
          <w:noProof/>
          <w:webHidden/>
        </w:rPr>
        <w:fldChar w:fldCharType="separate"/>
      </w:r>
      <w:ins w:id="571" w:author="Orion" w:date="2011-08-02T14:17:00Z">
        <w:r>
          <w:rPr>
            <w:noProof/>
            <w:webHidden/>
          </w:rPr>
          <w:t>50</w:t>
        </w:r>
        <w:r>
          <w:rPr>
            <w:noProof/>
            <w:webHidden/>
          </w:rPr>
          <w:fldChar w:fldCharType="end"/>
        </w:r>
        <w:r w:rsidRPr="00DC4E60">
          <w:rPr>
            <w:rStyle w:val="Hyperlink"/>
            <w:noProof/>
          </w:rPr>
          <w:fldChar w:fldCharType="end"/>
        </w:r>
      </w:ins>
    </w:p>
    <w:p w14:paraId="04632FF8" w14:textId="77777777" w:rsidR="009B10BD" w:rsidRDefault="009B10BD">
      <w:pPr>
        <w:pStyle w:val="TableofFigures"/>
        <w:tabs>
          <w:tab w:val="right" w:leader="dot" w:pos="9628"/>
        </w:tabs>
        <w:rPr>
          <w:ins w:id="572" w:author="Orion" w:date="2011-08-02T14:17:00Z"/>
          <w:rFonts w:eastAsiaTheme="minorEastAsia" w:cstheme="minorBidi"/>
          <w:i w:val="0"/>
          <w:iCs w:val="0"/>
          <w:noProof/>
          <w:kern w:val="0"/>
          <w:sz w:val="22"/>
          <w:szCs w:val="22"/>
          <w:lang w:eastAsia="es-ES" w:bidi="ar-SA"/>
        </w:rPr>
      </w:pPr>
      <w:ins w:id="573"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"_Toc300058014"</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23: Piloto Obedeciendo una Orden.</w:t>
        </w:r>
        <w:r>
          <w:rPr>
            <w:noProof/>
            <w:webHidden/>
          </w:rPr>
          <w:tab/>
        </w:r>
        <w:r>
          <w:rPr>
            <w:noProof/>
            <w:webHidden/>
          </w:rPr>
          <w:fldChar w:fldCharType="begin"/>
        </w:r>
        <w:r>
          <w:rPr>
            <w:noProof/>
            <w:webHidden/>
          </w:rPr>
          <w:instrText xml:space="preserve"> PAGEREF _Toc300058014 \h </w:instrText>
        </w:r>
        <w:r>
          <w:rPr>
            <w:noProof/>
            <w:webHidden/>
          </w:rPr>
        </w:r>
      </w:ins>
      <w:r>
        <w:rPr>
          <w:noProof/>
          <w:webHidden/>
        </w:rPr>
        <w:fldChar w:fldCharType="separate"/>
      </w:r>
      <w:ins w:id="574" w:author="Orion" w:date="2011-08-02T14:17:00Z">
        <w:r>
          <w:rPr>
            <w:noProof/>
            <w:webHidden/>
          </w:rPr>
          <w:t>51</w:t>
        </w:r>
        <w:r>
          <w:rPr>
            <w:noProof/>
            <w:webHidden/>
          </w:rPr>
          <w:fldChar w:fldCharType="end"/>
        </w:r>
        <w:r w:rsidRPr="00DC4E60">
          <w:rPr>
            <w:rStyle w:val="Hyperlink"/>
            <w:noProof/>
          </w:rPr>
          <w:fldChar w:fldCharType="end"/>
        </w:r>
      </w:ins>
    </w:p>
    <w:p w14:paraId="6C33E720" w14:textId="77777777" w:rsidR="009B10BD" w:rsidRDefault="009B10BD">
      <w:pPr>
        <w:pStyle w:val="TableofFigures"/>
        <w:tabs>
          <w:tab w:val="right" w:leader="dot" w:pos="9628"/>
        </w:tabs>
        <w:rPr>
          <w:ins w:id="575" w:author="Orion" w:date="2011-08-02T14:17:00Z"/>
          <w:rFonts w:eastAsiaTheme="minorEastAsia" w:cstheme="minorBidi"/>
          <w:i w:val="0"/>
          <w:iCs w:val="0"/>
          <w:noProof/>
          <w:kern w:val="0"/>
          <w:sz w:val="22"/>
          <w:szCs w:val="22"/>
          <w:lang w:eastAsia="es-ES" w:bidi="ar-SA"/>
        </w:rPr>
      </w:pPr>
      <w:ins w:id="576"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"_Toc300058015"</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24: Conflicto Finalizado por Lejanía entre Aviones.</w:t>
        </w:r>
        <w:r>
          <w:rPr>
            <w:noProof/>
            <w:webHidden/>
          </w:rPr>
          <w:tab/>
        </w:r>
        <w:r>
          <w:rPr>
            <w:noProof/>
            <w:webHidden/>
          </w:rPr>
          <w:fldChar w:fldCharType="begin"/>
        </w:r>
        <w:r>
          <w:rPr>
            <w:noProof/>
            <w:webHidden/>
          </w:rPr>
          <w:instrText xml:space="preserve"> PAGEREF _Toc300058015 \h </w:instrText>
        </w:r>
        <w:r>
          <w:rPr>
            <w:noProof/>
            <w:webHidden/>
          </w:rPr>
        </w:r>
      </w:ins>
      <w:r>
        <w:rPr>
          <w:noProof/>
          <w:webHidden/>
        </w:rPr>
        <w:fldChar w:fldCharType="separate"/>
      </w:r>
      <w:ins w:id="577" w:author="Orion" w:date="2011-08-02T14:17:00Z">
        <w:r>
          <w:rPr>
            <w:noProof/>
            <w:webHidden/>
          </w:rPr>
          <w:t>51</w:t>
        </w:r>
        <w:r>
          <w:rPr>
            <w:noProof/>
            <w:webHidden/>
          </w:rPr>
          <w:fldChar w:fldCharType="end"/>
        </w:r>
        <w:r w:rsidRPr="00DC4E60">
          <w:rPr>
            <w:rStyle w:val="Hyperlink"/>
            <w:noProof/>
          </w:rPr>
          <w:fldChar w:fldCharType="end"/>
        </w:r>
      </w:ins>
    </w:p>
    <w:p w14:paraId="1E36B302" w14:textId="77777777" w:rsidR="009B10BD" w:rsidRDefault="009B10BD">
      <w:pPr>
        <w:pStyle w:val="TableofFigures"/>
        <w:tabs>
          <w:tab w:val="right" w:leader="dot" w:pos="9628"/>
        </w:tabs>
        <w:rPr>
          <w:ins w:id="578" w:author="Orion" w:date="2011-08-02T14:17:00Z"/>
          <w:rFonts w:eastAsiaTheme="minorEastAsia" w:cstheme="minorBidi"/>
          <w:i w:val="0"/>
          <w:iCs w:val="0"/>
          <w:noProof/>
          <w:kern w:val="0"/>
          <w:sz w:val="22"/>
          <w:szCs w:val="22"/>
          <w:lang w:eastAsia="es-ES" w:bidi="ar-SA"/>
        </w:rPr>
      </w:pPr>
      <w:ins w:id="579"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"_Toc300058016"</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25: Ir al Siguiente Tramo Con Conflicto.</w:t>
        </w:r>
        <w:r>
          <w:rPr>
            <w:noProof/>
            <w:webHidden/>
          </w:rPr>
          <w:tab/>
        </w:r>
        <w:r>
          <w:rPr>
            <w:noProof/>
            <w:webHidden/>
          </w:rPr>
          <w:fldChar w:fldCharType="begin"/>
        </w:r>
        <w:r>
          <w:rPr>
            <w:noProof/>
            <w:webHidden/>
          </w:rPr>
          <w:instrText xml:space="preserve"> PAGEREF _Toc300058016 \h </w:instrText>
        </w:r>
        <w:r>
          <w:rPr>
            <w:noProof/>
            <w:webHidden/>
          </w:rPr>
        </w:r>
      </w:ins>
      <w:r>
        <w:rPr>
          <w:noProof/>
          <w:webHidden/>
        </w:rPr>
        <w:fldChar w:fldCharType="separate"/>
      </w:r>
      <w:ins w:id="580" w:author="Orion" w:date="2011-08-02T14:17:00Z">
        <w:r>
          <w:rPr>
            <w:noProof/>
            <w:webHidden/>
          </w:rPr>
          <w:t>52</w:t>
        </w:r>
        <w:r>
          <w:rPr>
            <w:noProof/>
            <w:webHidden/>
          </w:rPr>
          <w:fldChar w:fldCharType="end"/>
        </w:r>
        <w:r w:rsidRPr="00DC4E60">
          <w:rPr>
            <w:rStyle w:val="Hyperlink"/>
            <w:noProof/>
          </w:rPr>
          <w:fldChar w:fldCharType="end"/>
        </w:r>
      </w:ins>
    </w:p>
    <w:p w14:paraId="337E1B49" w14:textId="77777777" w:rsidR="009B10BD" w:rsidRDefault="009B10BD">
      <w:pPr>
        <w:pStyle w:val="TableofFigures"/>
        <w:tabs>
          <w:tab w:val="right" w:leader="dot" w:pos="9628"/>
        </w:tabs>
        <w:rPr>
          <w:ins w:id="581" w:author="Orion" w:date="2011-08-02T14:17:00Z"/>
          <w:rFonts w:eastAsiaTheme="minorEastAsia" w:cstheme="minorBidi"/>
          <w:i w:val="0"/>
          <w:iCs w:val="0"/>
          <w:noProof/>
          <w:kern w:val="0"/>
          <w:sz w:val="22"/>
          <w:szCs w:val="22"/>
          <w:lang w:eastAsia="es-ES" w:bidi="ar-SA"/>
        </w:rPr>
      </w:pPr>
      <w:ins w:id="582"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"_Toc300058017"</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26: IAF Estado Mental</w:t>
        </w:r>
        <w:r>
          <w:rPr>
            <w:noProof/>
            <w:webHidden/>
          </w:rPr>
          <w:tab/>
        </w:r>
        <w:r>
          <w:rPr>
            <w:noProof/>
            <w:webHidden/>
          </w:rPr>
          <w:fldChar w:fldCharType="begin"/>
        </w:r>
        <w:r>
          <w:rPr>
            <w:noProof/>
            <w:webHidden/>
          </w:rPr>
          <w:instrText xml:space="preserve"> PAGEREF _Toc300058017 \h </w:instrText>
        </w:r>
        <w:r>
          <w:rPr>
            <w:noProof/>
            <w:webHidden/>
          </w:rPr>
        </w:r>
      </w:ins>
      <w:r>
        <w:rPr>
          <w:noProof/>
          <w:webHidden/>
        </w:rPr>
        <w:fldChar w:fldCharType="separate"/>
      </w:r>
      <w:ins w:id="583" w:author="Orion" w:date="2011-08-02T14:17:00Z">
        <w:r>
          <w:rPr>
            <w:noProof/>
            <w:webHidden/>
          </w:rPr>
          <w:t>53</w:t>
        </w:r>
        <w:r>
          <w:rPr>
            <w:noProof/>
            <w:webHidden/>
          </w:rPr>
          <w:fldChar w:fldCharType="end"/>
        </w:r>
        <w:r w:rsidRPr="00DC4E60">
          <w:rPr>
            <w:rStyle w:val="Hyperlink"/>
            <w:noProof/>
          </w:rPr>
          <w:fldChar w:fldCharType="end"/>
        </w:r>
      </w:ins>
    </w:p>
    <w:p w14:paraId="07E984E8" w14:textId="77777777" w:rsidR="009B10BD" w:rsidRDefault="009B10BD">
      <w:pPr>
        <w:pStyle w:val="TableofFigures"/>
        <w:tabs>
          <w:tab w:val="right" w:leader="dot" w:pos="9628"/>
        </w:tabs>
        <w:rPr>
          <w:ins w:id="584" w:author="Orion" w:date="2011-08-02T14:17:00Z"/>
          <w:rFonts w:eastAsiaTheme="minorEastAsia" w:cstheme="minorBidi"/>
          <w:i w:val="0"/>
          <w:iCs w:val="0"/>
          <w:noProof/>
          <w:kern w:val="0"/>
          <w:sz w:val="22"/>
          <w:szCs w:val="22"/>
          <w:lang w:eastAsia="es-ES" w:bidi="ar-SA"/>
        </w:rPr>
      </w:pPr>
      <w:ins w:id="585"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"_Toc300058018"</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27: IAF Interacciones</w:t>
        </w:r>
        <w:r>
          <w:rPr>
            <w:noProof/>
            <w:webHidden/>
          </w:rPr>
          <w:tab/>
        </w:r>
        <w:r>
          <w:rPr>
            <w:noProof/>
            <w:webHidden/>
          </w:rPr>
          <w:fldChar w:fldCharType="begin"/>
        </w:r>
        <w:r>
          <w:rPr>
            <w:noProof/>
            <w:webHidden/>
          </w:rPr>
          <w:instrText xml:space="preserve"> PAGEREF _Toc300058018 \h </w:instrText>
        </w:r>
        <w:r>
          <w:rPr>
            <w:noProof/>
            <w:webHidden/>
          </w:rPr>
        </w:r>
      </w:ins>
      <w:r>
        <w:rPr>
          <w:noProof/>
          <w:webHidden/>
        </w:rPr>
        <w:fldChar w:fldCharType="separate"/>
      </w:r>
      <w:ins w:id="586" w:author="Orion" w:date="2011-08-02T14:17:00Z">
        <w:r>
          <w:rPr>
            <w:noProof/>
            <w:webHidden/>
          </w:rPr>
          <w:t>54</w:t>
        </w:r>
        <w:r>
          <w:rPr>
            <w:noProof/>
            <w:webHidden/>
          </w:rPr>
          <w:fldChar w:fldCharType="end"/>
        </w:r>
        <w:r w:rsidRPr="00DC4E60">
          <w:rPr>
            <w:rStyle w:val="Hyperlink"/>
            <w:noProof/>
          </w:rPr>
          <w:fldChar w:fldCharType="end"/>
        </w:r>
      </w:ins>
    </w:p>
    <w:p w14:paraId="249C7367" w14:textId="77777777" w:rsidR="009B10BD" w:rsidRDefault="009B10BD">
      <w:pPr>
        <w:pStyle w:val="TableofFigures"/>
        <w:tabs>
          <w:tab w:val="right" w:leader="dot" w:pos="9628"/>
        </w:tabs>
        <w:rPr>
          <w:ins w:id="587" w:author="Orion" w:date="2011-08-02T14:17:00Z"/>
          <w:rFonts w:eastAsiaTheme="minorEastAsia" w:cstheme="minorBidi"/>
          <w:i w:val="0"/>
          <w:iCs w:val="0"/>
          <w:noProof/>
          <w:kern w:val="0"/>
          <w:sz w:val="22"/>
          <w:szCs w:val="22"/>
          <w:lang w:eastAsia="es-ES" w:bidi="ar-SA"/>
        </w:rPr>
      </w:pPr>
      <w:ins w:id="588"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"_Toc300058019"</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28: IAF Logs</w:t>
        </w:r>
        <w:r>
          <w:rPr>
            <w:noProof/>
            <w:webHidden/>
          </w:rPr>
          <w:tab/>
        </w:r>
        <w:r>
          <w:rPr>
            <w:noProof/>
            <w:webHidden/>
          </w:rPr>
          <w:fldChar w:fldCharType="begin"/>
        </w:r>
        <w:r>
          <w:rPr>
            <w:noProof/>
            <w:webHidden/>
          </w:rPr>
          <w:instrText xml:space="preserve"> PAGEREF _Toc300058019 \h </w:instrText>
        </w:r>
        <w:r>
          <w:rPr>
            <w:noProof/>
            <w:webHidden/>
          </w:rPr>
        </w:r>
      </w:ins>
      <w:r>
        <w:rPr>
          <w:noProof/>
          <w:webHidden/>
        </w:rPr>
        <w:fldChar w:fldCharType="separate"/>
      </w:r>
      <w:ins w:id="589" w:author="Orion" w:date="2011-08-02T14:17:00Z">
        <w:r>
          <w:rPr>
            <w:noProof/>
            <w:webHidden/>
          </w:rPr>
          <w:t>54</w:t>
        </w:r>
        <w:r>
          <w:rPr>
            <w:noProof/>
            <w:webHidden/>
          </w:rPr>
          <w:fldChar w:fldCharType="end"/>
        </w:r>
        <w:r w:rsidRPr="00DC4E60">
          <w:rPr>
            <w:rStyle w:val="Hyperlink"/>
            <w:noProof/>
          </w:rPr>
          <w:fldChar w:fldCharType="end"/>
        </w:r>
      </w:ins>
    </w:p>
    <w:p w14:paraId="2103F5F6" w14:textId="77777777" w:rsidR="009B10BD" w:rsidRDefault="009B10BD">
      <w:pPr>
        <w:pStyle w:val="TableofFigures"/>
        <w:tabs>
          <w:tab w:val="right" w:leader="dot" w:pos="9628"/>
        </w:tabs>
        <w:rPr>
          <w:ins w:id="590" w:author="Orion" w:date="2011-08-02T14:17:00Z"/>
          <w:rFonts w:eastAsiaTheme="minorEastAsia" w:cstheme="minorBidi"/>
          <w:i w:val="0"/>
          <w:iCs w:val="0"/>
          <w:noProof/>
          <w:kern w:val="0"/>
          <w:sz w:val="22"/>
          <w:szCs w:val="22"/>
          <w:lang w:eastAsia="es-ES" w:bidi="ar-SA"/>
        </w:rPr>
      </w:pPr>
      <w:ins w:id="591"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"_Toc300058020"</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29. Aplicación de visualización.</w:t>
        </w:r>
        <w:r>
          <w:rPr>
            <w:noProof/>
            <w:webHidden/>
          </w:rPr>
          <w:tab/>
        </w:r>
        <w:r>
          <w:rPr>
            <w:noProof/>
            <w:webHidden/>
          </w:rPr>
          <w:fldChar w:fldCharType="begin"/>
        </w:r>
        <w:r>
          <w:rPr>
            <w:noProof/>
            <w:webHidden/>
          </w:rPr>
          <w:instrText xml:space="preserve"> PAGEREF _Toc300058020 \h </w:instrText>
        </w:r>
        <w:r>
          <w:rPr>
            <w:noProof/>
            <w:webHidden/>
          </w:rPr>
        </w:r>
      </w:ins>
      <w:r>
        <w:rPr>
          <w:noProof/>
          <w:webHidden/>
        </w:rPr>
        <w:fldChar w:fldCharType="separate"/>
      </w:r>
      <w:ins w:id="592" w:author="Orion" w:date="2011-08-02T14:17:00Z">
        <w:r>
          <w:rPr>
            <w:noProof/>
            <w:webHidden/>
          </w:rPr>
          <w:t>55</w:t>
        </w:r>
        <w:r>
          <w:rPr>
            <w:noProof/>
            <w:webHidden/>
          </w:rPr>
          <w:fldChar w:fldCharType="end"/>
        </w:r>
        <w:r w:rsidRPr="00DC4E60">
          <w:rPr>
            <w:rStyle w:val="Hyperlink"/>
            <w:noProof/>
          </w:rPr>
          <w:fldChar w:fldCharType="end"/>
        </w:r>
      </w:ins>
    </w:p>
    <w:p w14:paraId="2FFF930B" w14:textId="77777777" w:rsidR="009B10BD" w:rsidRDefault="009B10BD">
      <w:pPr>
        <w:pStyle w:val="TableofFigures"/>
        <w:tabs>
          <w:tab w:val="right" w:leader="dot" w:pos="9628"/>
        </w:tabs>
        <w:rPr>
          <w:ins w:id="593" w:author="Orion" w:date="2011-08-02T14:17:00Z"/>
          <w:rFonts w:eastAsiaTheme="minorEastAsia" w:cstheme="minorBidi"/>
          <w:i w:val="0"/>
          <w:iCs w:val="0"/>
          <w:noProof/>
          <w:kern w:val="0"/>
          <w:sz w:val="22"/>
          <w:szCs w:val="22"/>
          <w:lang w:eastAsia="es-ES" w:bidi="ar-SA"/>
        </w:rPr>
      </w:pPr>
      <w:ins w:id="594"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"_Toc300058021"</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30: Despliegue dos aviones.</w:t>
        </w:r>
        <w:r>
          <w:rPr>
            <w:noProof/>
            <w:webHidden/>
          </w:rPr>
          <w:tab/>
        </w:r>
        <w:r>
          <w:rPr>
            <w:noProof/>
            <w:webHidden/>
          </w:rPr>
          <w:fldChar w:fldCharType="begin"/>
        </w:r>
        <w:r>
          <w:rPr>
            <w:noProof/>
            <w:webHidden/>
          </w:rPr>
          <w:instrText xml:space="preserve"> PAGEREF _Toc300058021 \h </w:instrText>
        </w:r>
        <w:r>
          <w:rPr>
            <w:noProof/>
            <w:webHidden/>
          </w:rPr>
        </w:r>
      </w:ins>
      <w:r>
        <w:rPr>
          <w:noProof/>
          <w:webHidden/>
        </w:rPr>
        <w:fldChar w:fldCharType="separate"/>
      </w:r>
      <w:ins w:id="595" w:author="Orion" w:date="2011-08-02T14:17:00Z">
        <w:r>
          <w:rPr>
            <w:noProof/>
            <w:webHidden/>
          </w:rPr>
          <w:t>57</w:t>
        </w:r>
        <w:r>
          <w:rPr>
            <w:noProof/>
            <w:webHidden/>
          </w:rPr>
          <w:fldChar w:fldCharType="end"/>
        </w:r>
        <w:r w:rsidRPr="00DC4E60">
          <w:rPr>
            <w:rStyle w:val="Hyperlink"/>
            <w:noProof/>
          </w:rPr>
          <w:fldChar w:fldCharType="end"/>
        </w:r>
      </w:ins>
    </w:p>
    <w:p w14:paraId="7AB8DB11" w14:textId="77777777" w:rsidR="009B10BD" w:rsidRDefault="009B10BD">
      <w:pPr>
        <w:pStyle w:val="TableofFigures"/>
        <w:tabs>
          <w:tab w:val="right" w:leader="dot" w:pos="9628"/>
        </w:tabs>
        <w:rPr>
          <w:ins w:id="596" w:author="Orion" w:date="2011-08-02T14:17:00Z"/>
          <w:rFonts w:eastAsiaTheme="minorEastAsia" w:cstheme="minorBidi"/>
          <w:i w:val="0"/>
          <w:iCs w:val="0"/>
          <w:noProof/>
          <w:kern w:val="0"/>
          <w:sz w:val="22"/>
          <w:szCs w:val="22"/>
          <w:lang w:eastAsia="es-ES" w:bidi="ar-SA"/>
        </w:rPr>
      </w:pPr>
      <w:ins w:id="597"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"_Toc300058022"</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31: Resolución de conflicto entre dos aviones volando rutas sin puntos de paso especificados.</w:t>
        </w:r>
        <w:r>
          <w:rPr>
            <w:noProof/>
            <w:webHidden/>
          </w:rPr>
          <w:tab/>
        </w:r>
        <w:r>
          <w:rPr>
            <w:noProof/>
            <w:webHidden/>
          </w:rPr>
          <w:fldChar w:fldCharType="begin"/>
        </w:r>
        <w:r>
          <w:rPr>
            <w:noProof/>
            <w:webHidden/>
          </w:rPr>
          <w:instrText xml:space="preserve"> PAGEREF _Toc300058022 \h </w:instrText>
        </w:r>
        <w:r>
          <w:rPr>
            <w:noProof/>
            <w:webHidden/>
          </w:rPr>
        </w:r>
      </w:ins>
      <w:r>
        <w:rPr>
          <w:noProof/>
          <w:webHidden/>
        </w:rPr>
        <w:fldChar w:fldCharType="separate"/>
      </w:r>
      <w:ins w:id="598" w:author="Orion" w:date="2011-08-02T14:17:00Z">
        <w:r>
          <w:rPr>
            <w:noProof/>
            <w:webHidden/>
          </w:rPr>
          <w:t>58</w:t>
        </w:r>
        <w:r>
          <w:rPr>
            <w:noProof/>
            <w:webHidden/>
          </w:rPr>
          <w:fldChar w:fldCharType="end"/>
        </w:r>
        <w:r w:rsidRPr="00DC4E60">
          <w:rPr>
            <w:rStyle w:val="Hyperlink"/>
            <w:noProof/>
          </w:rPr>
          <w:fldChar w:fldCharType="end"/>
        </w:r>
      </w:ins>
    </w:p>
    <w:p w14:paraId="20B925B8" w14:textId="77777777" w:rsidR="009B10BD" w:rsidRDefault="009B10BD">
      <w:pPr>
        <w:pStyle w:val="TableofFigures"/>
        <w:tabs>
          <w:tab w:val="right" w:leader="dot" w:pos="9628"/>
        </w:tabs>
        <w:rPr>
          <w:ins w:id="599" w:author="Orion" w:date="2011-08-02T14:17:00Z"/>
          <w:rFonts w:eastAsiaTheme="minorEastAsia" w:cstheme="minorBidi"/>
          <w:i w:val="0"/>
          <w:iCs w:val="0"/>
          <w:noProof/>
          <w:kern w:val="0"/>
          <w:sz w:val="22"/>
          <w:szCs w:val="22"/>
          <w:lang w:eastAsia="es-ES" w:bidi="ar-SA"/>
        </w:rPr>
      </w:pPr>
      <w:ins w:id="600"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"_Toc300058023"</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32: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_Toc300058023 \h </w:instrText>
        </w:r>
        <w:r>
          <w:rPr>
            <w:noProof/>
            <w:webHidden/>
          </w:rPr>
        </w:r>
      </w:ins>
      <w:r>
        <w:rPr>
          <w:noProof/>
          <w:webHidden/>
        </w:rPr>
        <w:fldChar w:fldCharType="separate"/>
      </w:r>
      <w:ins w:id="601" w:author="Orion" w:date="2011-08-02T14:17:00Z">
        <w:r>
          <w:rPr>
            <w:noProof/>
            <w:webHidden/>
          </w:rPr>
          <w:t>59</w:t>
        </w:r>
        <w:r>
          <w:rPr>
            <w:noProof/>
            <w:webHidden/>
          </w:rPr>
          <w:fldChar w:fldCharType="end"/>
        </w:r>
        <w:r w:rsidRPr="00DC4E60">
          <w:rPr>
            <w:rStyle w:val="Hyperlink"/>
            <w:noProof/>
          </w:rPr>
          <w:fldChar w:fldCharType="end"/>
        </w:r>
      </w:ins>
    </w:p>
    <w:p w14:paraId="79E8D823" w14:textId="77777777" w:rsidR="009B10BD" w:rsidRDefault="009B10BD">
      <w:pPr>
        <w:pStyle w:val="TableofFigures"/>
        <w:tabs>
          <w:tab w:val="right" w:leader="dot" w:pos="9628"/>
        </w:tabs>
        <w:rPr>
          <w:ins w:id="602" w:author="Orion" w:date="2011-08-02T14:17:00Z"/>
          <w:rFonts w:eastAsiaTheme="minorEastAsia" w:cstheme="minorBidi"/>
          <w:i w:val="0"/>
          <w:iCs w:val="0"/>
          <w:noProof/>
          <w:kern w:val="0"/>
          <w:sz w:val="22"/>
          <w:szCs w:val="22"/>
          <w:lang w:eastAsia="es-ES" w:bidi="ar-SA"/>
        </w:rPr>
      </w:pPr>
      <w:ins w:id="603"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"_Toc300058024"</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33: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_Toc300058024 \h </w:instrText>
        </w:r>
        <w:r>
          <w:rPr>
            <w:noProof/>
            <w:webHidden/>
          </w:rPr>
        </w:r>
      </w:ins>
      <w:r>
        <w:rPr>
          <w:noProof/>
          <w:webHidden/>
        </w:rPr>
        <w:fldChar w:fldCharType="separate"/>
      </w:r>
      <w:ins w:id="604" w:author="Orion" w:date="2011-08-02T14:17:00Z">
        <w:r>
          <w:rPr>
            <w:noProof/>
            <w:webHidden/>
          </w:rPr>
          <w:t>60</w:t>
        </w:r>
        <w:r>
          <w:rPr>
            <w:noProof/>
            <w:webHidden/>
          </w:rPr>
          <w:fldChar w:fldCharType="end"/>
        </w:r>
        <w:r w:rsidRPr="00DC4E60">
          <w:rPr>
            <w:rStyle w:val="Hyperlink"/>
            <w:noProof/>
          </w:rPr>
          <w:fldChar w:fldCharType="end"/>
        </w:r>
      </w:ins>
    </w:p>
    <w:p w14:paraId="74B89DD0" w14:textId="77777777" w:rsidR="009B10BD" w:rsidRDefault="009B10BD">
      <w:pPr>
        <w:pStyle w:val="TableofFigures"/>
        <w:tabs>
          <w:tab w:val="right" w:leader="dot" w:pos="9628"/>
        </w:tabs>
        <w:rPr>
          <w:ins w:id="605" w:author="Orion" w:date="2011-08-02T14:17:00Z"/>
          <w:rFonts w:eastAsiaTheme="minorEastAsia" w:cstheme="minorBidi"/>
          <w:i w:val="0"/>
          <w:iCs w:val="0"/>
          <w:noProof/>
          <w:kern w:val="0"/>
          <w:sz w:val="22"/>
          <w:szCs w:val="22"/>
          <w:lang w:eastAsia="es-ES" w:bidi="ar-SA"/>
        </w:rPr>
      </w:pPr>
      <w:ins w:id="606"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"_Toc300058025"</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34: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_Toc300058025 \h </w:instrText>
        </w:r>
        <w:r>
          <w:rPr>
            <w:noProof/>
            <w:webHidden/>
          </w:rPr>
        </w:r>
      </w:ins>
      <w:r>
        <w:rPr>
          <w:noProof/>
          <w:webHidden/>
        </w:rPr>
        <w:fldChar w:fldCharType="separate"/>
      </w:r>
      <w:ins w:id="607" w:author="Orion" w:date="2011-08-02T14:17:00Z">
        <w:r>
          <w:rPr>
            <w:noProof/>
            <w:webHidden/>
          </w:rPr>
          <w:t>60</w:t>
        </w:r>
        <w:r>
          <w:rPr>
            <w:noProof/>
            <w:webHidden/>
          </w:rPr>
          <w:fldChar w:fldCharType="end"/>
        </w:r>
        <w:r w:rsidRPr="00DC4E60">
          <w:rPr>
            <w:rStyle w:val="Hyperlink"/>
            <w:noProof/>
          </w:rPr>
          <w:fldChar w:fldCharType="end"/>
        </w:r>
      </w:ins>
    </w:p>
    <w:p w14:paraId="698B325D" w14:textId="77777777" w:rsidR="009B10BD" w:rsidRDefault="009B10BD">
      <w:pPr>
        <w:pStyle w:val="TableofFigures"/>
        <w:tabs>
          <w:tab w:val="right" w:leader="dot" w:pos="9628"/>
        </w:tabs>
        <w:rPr>
          <w:ins w:id="608" w:author="Orion" w:date="2011-08-02T14:17:00Z"/>
          <w:rFonts w:eastAsiaTheme="minorEastAsia" w:cstheme="minorBidi"/>
          <w:i w:val="0"/>
          <w:iCs w:val="0"/>
          <w:noProof/>
          <w:kern w:val="0"/>
          <w:sz w:val="22"/>
          <w:szCs w:val="22"/>
          <w:lang w:eastAsia="es-ES" w:bidi="ar-SA"/>
        </w:rPr>
      </w:pPr>
      <w:ins w:id="609"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"_Toc300058026"</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35: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_Toc300058026 \h </w:instrText>
        </w:r>
        <w:r>
          <w:rPr>
            <w:noProof/>
            <w:webHidden/>
          </w:rPr>
        </w:r>
      </w:ins>
      <w:r>
        <w:rPr>
          <w:noProof/>
          <w:webHidden/>
        </w:rPr>
        <w:fldChar w:fldCharType="separate"/>
      </w:r>
      <w:ins w:id="610" w:author="Orion" w:date="2011-08-02T14:17:00Z">
        <w:r>
          <w:rPr>
            <w:noProof/>
            <w:webHidden/>
          </w:rPr>
          <w:t>61</w:t>
        </w:r>
        <w:r>
          <w:rPr>
            <w:noProof/>
            <w:webHidden/>
          </w:rPr>
          <w:fldChar w:fldCharType="end"/>
        </w:r>
        <w:r w:rsidRPr="00DC4E60">
          <w:rPr>
            <w:rStyle w:val="Hyperlink"/>
            <w:noProof/>
          </w:rPr>
          <w:fldChar w:fldCharType="end"/>
        </w:r>
      </w:ins>
    </w:p>
    <w:p w14:paraId="1C181917" w14:textId="77777777" w:rsidR="009B10BD" w:rsidRDefault="009B10BD">
      <w:pPr>
        <w:pStyle w:val="TableofFigures"/>
        <w:tabs>
          <w:tab w:val="right" w:leader="dot" w:pos="9628"/>
        </w:tabs>
        <w:rPr>
          <w:ins w:id="611" w:author="Orion" w:date="2011-08-02T14:17:00Z"/>
          <w:rFonts w:eastAsiaTheme="minorEastAsia" w:cstheme="minorBidi"/>
          <w:i w:val="0"/>
          <w:iCs w:val="0"/>
          <w:noProof/>
          <w:kern w:val="0"/>
          <w:sz w:val="22"/>
          <w:szCs w:val="22"/>
          <w:lang w:eastAsia="es-ES" w:bidi="ar-SA"/>
        </w:rPr>
      </w:pPr>
      <w:ins w:id="612"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"_Toc300058027"</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36: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_Toc300058027 \h </w:instrText>
        </w:r>
        <w:r>
          <w:rPr>
            <w:noProof/>
            <w:webHidden/>
          </w:rPr>
        </w:r>
      </w:ins>
      <w:r>
        <w:rPr>
          <w:noProof/>
          <w:webHidden/>
        </w:rPr>
        <w:fldChar w:fldCharType="separate"/>
      </w:r>
      <w:ins w:id="613" w:author="Orion" w:date="2011-08-02T14:17:00Z">
        <w:r>
          <w:rPr>
            <w:noProof/>
            <w:webHidden/>
          </w:rPr>
          <w:t>62</w:t>
        </w:r>
        <w:r>
          <w:rPr>
            <w:noProof/>
            <w:webHidden/>
          </w:rPr>
          <w:fldChar w:fldCharType="end"/>
        </w:r>
        <w:r w:rsidRPr="00DC4E60">
          <w:rPr>
            <w:rStyle w:val="Hyperlink"/>
            <w:noProof/>
          </w:rPr>
          <w:fldChar w:fldCharType="end"/>
        </w:r>
      </w:ins>
    </w:p>
    <w:p w14:paraId="63875222" w14:textId="77777777" w:rsidR="009B10BD" w:rsidRDefault="009B10BD">
      <w:pPr>
        <w:pStyle w:val="TableofFigures"/>
        <w:tabs>
          <w:tab w:val="right" w:leader="dot" w:pos="9628"/>
        </w:tabs>
        <w:rPr>
          <w:ins w:id="614" w:author="Orion" w:date="2011-08-02T14:17:00Z"/>
          <w:rFonts w:eastAsiaTheme="minorEastAsia" w:cstheme="minorBidi"/>
          <w:i w:val="0"/>
          <w:iCs w:val="0"/>
          <w:noProof/>
          <w:kern w:val="0"/>
          <w:sz w:val="22"/>
          <w:szCs w:val="22"/>
          <w:lang w:eastAsia="es-ES" w:bidi="ar-SA"/>
        </w:rPr>
      </w:pPr>
      <w:ins w:id="615"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"_Toc300058028"</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37: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_Toc300058028 \h </w:instrText>
        </w:r>
        <w:r>
          <w:rPr>
            <w:noProof/>
            <w:webHidden/>
          </w:rPr>
        </w:r>
      </w:ins>
      <w:r>
        <w:rPr>
          <w:noProof/>
          <w:webHidden/>
        </w:rPr>
        <w:fldChar w:fldCharType="separate"/>
      </w:r>
      <w:ins w:id="616" w:author="Orion" w:date="2011-08-02T14:17:00Z">
        <w:r>
          <w:rPr>
            <w:noProof/>
            <w:webHidden/>
          </w:rPr>
          <w:t>62</w:t>
        </w:r>
        <w:r>
          <w:rPr>
            <w:noProof/>
            <w:webHidden/>
          </w:rPr>
          <w:fldChar w:fldCharType="end"/>
        </w:r>
        <w:r w:rsidRPr="00DC4E60">
          <w:rPr>
            <w:rStyle w:val="Hyperlink"/>
            <w:noProof/>
          </w:rPr>
          <w:fldChar w:fldCharType="end"/>
        </w:r>
      </w:ins>
    </w:p>
    <w:p w14:paraId="5966C6D4" w14:textId="77777777" w:rsidR="009B10BD" w:rsidRDefault="009B10BD">
      <w:pPr>
        <w:pStyle w:val="TableofFigures"/>
        <w:tabs>
          <w:tab w:val="right" w:leader="dot" w:pos="9628"/>
        </w:tabs>
        <w:rPr>
          <w:ins w:id="617" w:author="Orion" w:date="2011-08-02T14:17:00Z"/>
          <w:rFonts w:eastAsiaTheme="minorEastAsia" w:cstheme="minorBidi"/>
          <w:i w:val="0"/>
          <w:iCs w:val="0"/>
          <w:noProof/>
          <w:kern w:val="0"/>
          <w:sz w:val="22"/>
          <w:szCs w:val="22"/>
          <w:lang w:eastAsia="es-ES" w:bidi="ar-SA"/>
        </w:rPr>
      </w:pPr>
      <w:ins w:id="618"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"_Toc300058029"</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38: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_Toc300058029 \h </w:instrText>
        </w:r>
        <w:r>
          <w:rPr>
            <w:noProof/>
            <w:webHidden/>
          </w:rPr>
        </w:r>
      </w:ins>
      <w:r>
        <w:rPr>
          <w:noProof/>
          <w:webHidden/>
        </w:rPr>
        <w:fldChar w:fldCharType="separate"/>
      </w:r>
      <w:ins w:id="619" w:author="Orion" w:date="2011-08-02T14:17:00Z">
        <w:r>
          <w:rPr>
            <w:noProof/>
            <w:webHidden/>
          </w:rPr>
          <w:t>63</w:t>
        </w:r>
        <w:r>
          <w:rPr>
            <w:noProof/>
            <w:webHidden/>
          </w:rPr>
          <w:fldChar w:fldCharType="end"/>
        </w:r>
        <w:r w:rsidRPr="00DC4E60">
          <w:rPr>
            <w:rStyle w:val="Hyperlink"/>
            <w:noProof/>
          </w:rPr>
          <w:fldChar w:fldCharType="end"/>
        </w:r>
      </w:ins>
    </w:p>
    <w:p w14:paraId="56E6A31B" w14:textId="77777777" w:rsidR="009B10BD" w:rsidRDefault="009B10BD">
      <w:pPr>
        <w:pStyle w:val="TableofFigures"/>
        <w:tabs>
          <w:tab w:val="right" w:leader="dot" w:pos="9628"/>
        </w:tabs>
        <w:rPr>
          <w:ins w:id="620" w:author="Orion" w:date="2011-08-02T14:17:00Z"/>
          <w:rFonts w:eastAsiaTheme="minorEastAsia" w:cstheme="minorBidi"/>
          <w:i w:val="0"/>
          <w:iCs w:val="0"/>
          <w:noProof/>
          <w:kern w:val="0"/>
          <w:sz w:val="22"/>
          <w:szCs w:val="22"/>
          <w:lang w:eastAsia="es-ES" w:bidi="ar-SA"/>
        </w:rPr>
      </w:pPr>
      <w:ins w:id="621"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"_Toc300058030"</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39: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_Toc300058030 \h </w:instrText>
        </w:r>
        <w:r>
          <w:rPr>
            <w:noProof/>
            <w:webHidden/>
          </w:rPr>
        </w:r>
      </w:ins>
      <w:r>
        <w:rPr>
          <w:noProof/>
          <w:webHidden/>
        </w:rPr>
        <w:fldChar w:fldCharType="separate"/>
      </w:r>
      <w:ins w:id="622" w:author="Orion" w:date="2011-08-02T14:17:00Z">
        <w:r>
          <w:rPr>
            <w:noProof/>
            <w:webHidden/>
          </w:rPr>
          <w:t>63</w:t>
        </w:r>
        <w:r>
          <w:rPr>
            <w:noProof/>
            <w:webHidden/>
          </w:rPr>
          <w:fldChar w:fldCharType="end"/>
        </w:r>
        <w:r w:rsidRPr="00DC4E60">
          <w:rPr>
            <w:rStyle w:val="Hyperlink"/>
            <w:noProof/>
          </w:rPr>
          <w:fldChar w:fldCharType="end"/>
        </w:r>
      </w:ins>
    </w:p>
    <w:p w14:paraId="690C38D2" w14:textId="77777777" w:rsidR="009B10BD" w:rsidRDefault="009B10BD">
      <w:pPr>
        <w:pStyle w:val="TableofFigures"/>
        <w:tabs>
          <w:tab w:val="right" w:leader="dot" w:pos="9628"/>
        </w:tabs>
        <w:rPr>
          <w:ins w:id="623" w:author="Orion" w:date="2011-08-02T14:17:00Z"/>
          <w:rFonts w:eastAsiaTheme="minorEastAsia" w:cstheme="minorBidi"/>
          <w:i w:val="0"/>
          <w:iCs w:val="0"/>
          <w:noProof/>
          <w:kern w:val="0"/>
          <w:sz w:val="22"/>
          <w:szCs w:val="22"/>
          <w:lang w:eastAsia="es-ES" w:bidi="ar-SA"/>
        </w:rPr>
      </w:pPr>
      <w:ins w:id="624"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"_Toc300058031"</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40: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_Toc300058031 \h </w:instrText>
        </w:r>
        <w:r>
          <w:rPr>
            <w:noProof/>
            <w:webHidden/>
          </w:rPr>
        </w:r>
      </w:ins>
      <w:r>
        <w:rPr>
          <w:noProof/>
          <w:webHidden/>
        </w:rPr>
        <w:fldChar w:fldCharType="separate"/>
      </w:r>
      <w:ins w:id="625" w:author="Orion" w:date="2011-08-02T14:17:00Z">
        <w:r>
          <w:rPr>
            <w:noProof/>
            <w:webHidden/>
          </w:rPr>
          <w:t>65</w:t>
        </w:r>
        <w:r>
          <w:rPr>
            <w:noProof/>
            <w:webHidden/>
          </w:rPr>
          <w:fldChar w:fldCharType="end"/>
        </w:r>
        <w:r w:rsidRPr="00DC4E60">
          <w:rPr>
            <w:rStyle w:val="Hyperlink"/>
            <w:noProof/>
          </w:rPr>
          <w:fldChar w:fldCharType="end"/>
        </w:r>
      </w:ins>
    </w:p>
    <w:p w14:paraId="14ECAD5A" w14:textId="77777777" w:rsidR="009B10BD" w:rsidRDefault="009B10BD">
      <w:pPr>
        <w:pStyle w:val="TableofFigures"/>
        <w:tabs>
          <w:tab w:val="right" w:leader="dot" w:pos="9628"/>
        </w:tabs>
        <w:rPr>
          <w:ins w:id="626" w:author="Orion" w:date="2011-08-02T14:17:00Z"/>
          <w:rFonts w:eastAsiaTheme="minorEastAsia" w:cstheme="minorBidi"/>
          <w:i w:val="0"/>
          <w:iCs w:val="0"/>
          <w:noProof/>
          <w:kern w:val="0"/>
          <w:sz w:val="22"/>
          <w:szCs w:val="22"/>
          <w:lang w:eastAsia="es-ES" w:bidi="ar-SA"/>
        </w:rPr>
      </w:pPr>
      <w:ins w:id="627"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"_Toc300058032"</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41: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_Toc300058032 \h </w:instrText>
        </w:r>
        <w:r>
          <w:rPr>
            <w:noProof/>
            <w:webHidden/>
          </w:rPr>
        </w:r>
      </w:ins>
      <w:r>
        <w:rPr>
          <w:noProof/>
          <w:webHidden/>
        </w:rPr>
        <w:fldChar w:fldCharType="separate"/>
      </w:r>
      <w:ins w:id="628" w:author="Orion" w:date="2011-08-02T14:17:00Z">
        <w:r>
          <w:rPr>
            <w:noProof/>
            <w:webHidden/>
          </w:rPr>
          <w:t>65</w:t>
        </w:r>
        <w:r>
          <w:rPr>
            <w:noProof/>
            <w:webHidden/>
          </w:rPr>
          <w:fldChar w:fldCharType="end"/>
        </w:r>
        <w:r w:rsidRPr="00DC4E60">
          <w:rPr>
            <w:rStyle w:val="Hyperlink"/>
            <w:noProof/>
          </w:rPr>
          <w:fldChar w:fldCharType="end"/>
        </w:r>
      </w:ins>
    </w:p>
    <w:p w14:paraId="56C32019" w14:textId="77777777" w:rsidR="009B10BD" w:rsidRDefault="009B10BD">
      <w:pPr>
        <w:pStyle w:val="TableofFigures"/>
        <w:tabs>
          <w:tab w:val="right" w:leader="dot" w:pos="9628"/>
        </w:tabs>
        <w:rPr>
          <w:ins w:id="629" w:author="Orion" w:date="2011-08-02T14:17:00Z"/>
          <w:rFonts w:eastAsiaTheme="minorEastAsia" w:cstheme="minorBidi"/>
          <w:i w:val="0"/>
          <w:iCs w:val="0"/>
          <w:noProof/>
          <w:kern w:val="0"/>
          <w:sz w:val="22"/>
          <w:szCs w:val="22"/>
          <w:lang w:eastAsia="es-ES" w:bidi="ar-SA"/>
        </w:rPr>
      </w:pPr>
      <w:ins w:id="630"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"_Toc300058033"</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42: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_Toc300058033 \h </w:instrText>
        </w:r>
        <w:r>
          <w:rPr>
            <w:noProof/>
            <w:webHidden/>
          </w:rPr>
        </w:r>
      </w:ins>
      <w:r>
        <w:rPr>
          <w:noProof/>
          <w:webHidden/>
        </w:rPr>
        <w:fldChar w:fldCharType="separate"/>
      </w:r>
      <w:ins w:id="631" w:author="Orion" w:date="2011-08-02T14:17:00Z">
        <w:r>
          <w:rPr>
            <w:noProof/>
            <w:webHidden/>
          </w:rPr>
          <w:t>66</w:t>
        </w:r>
        <w:r>
          <w:rPr>
            <w:noProof/>
            <w:webHidden/>
          </w:rPr>
          <w:fldChar w:fldCharType="end"/>
        </w:r>
        <w:r w:rsidRPr="00DC4E60">
          <w:rPr>
            <w:rStyle w:val="Hyperlink"/>
            <w:noProof/>
          </w:rPr>
          <w:fldChar w:fldCharType="end"/>
        </w:r>
      </w:ins>
    </w:p>
    <w:p w14:paraId="16B34716" w14:textId="77777777" w:rsidR="009B10BD" w:rsidRDefault="009B10BD">
      <w:pPr>
        <w:pStyle w:val="TableofFigures"/>
        <w:tabs>
          <w:tab w:val="right" w:leader="dot" w:pos="9628"/>
        </w:tabs>
        <w:rPr>
          <w:ins w:id="632" w:author="Orion" w:date="2011-08-02T14:17:00Z"/>
          <w:rFonts w:eastAsiaTheme="minorEastAsia" w:cstheme="minorBidi"/>
          <w:i w:val="0"/>
          <w:iCs w:val="0"/>
          <w:noProof/>
          <w:kern w:val="0"/>
          <w:sz w:val="22"/>
          <w:szCs w:val="22"/>
          <w:lang w:eastAsia="es-ES" w:bidi="ar-SA"/>
        </w:rPr>
      </w:pPr>
      <w:ins w:id="633"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"_Toc300058034"</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43: Despliegue seis aviones</w:t>
        </w:r>
        <w:r>
          <w:rPr>
            <w:noProof/>
            <w:webHidden/>
          </w:rPr>
          <w:tab/>
        </w:r>
        <w:r>
          <w:rPr>
            <w:noProof/>
            <w:webHidden/>
          </w:rPr>
          <w:fldChar w:fldCharType="begin"/>
        </w:r>
        <w:r>
          <w:rPr>
            <w:noProof/>
            <w:webHidden/>
          </w:rPr>
          <w:instrText xml:space="preserve"> PAGEREF _Toc300058034 \h </w:instrText>
        </w:r>
        <w:r>
          <w:rPr>
            <w:noProof/>
            <w:webHidden/>
          </w:rPr>
        </w:r>
      </w:ins>
      <w:r>
        <w:rPr>
          <w:noProof/>
          <w:webHidden/>
        </w:rPr>
        <w:fldChar w:fldCharType="separate"/>
      </w:r>
      <w:ins w:id="634" w:author="Orion" w:date="2011-08-02T14:17:00Z">
        <w:r>
          <w:rPr>
            <w:noProof/>
            <w:webHidden/>
          </w:rPr>
          <w:t>67</w:t>
        </w:r>
        <w:r>
          <w:rPr>
            <w:noProof/>
            <w:webHidden/>
          </w:rPr>
          <w:fldChar w:fldCharType="end"/>
        </w:r>
        <w:r w:rsidRPr="00DC4E60">
          <w:rPr>
            <w:rStyle w:val="Hyperlink"/>
            <w:noProof/>
          </w:rPr>
          <w:fldChar w:fldCharType="end"/>
        </w:r>
      </w:ins>
    </w:p>
    <w:p w14:paraId="76BACEF6" w14:textId="77777777" w:rsidR="009B10BD" w:rsidRDefault="009B10BD">
      <w:pPr>
        <w:pStyle w:val="TableofFigures"/>
        <w:tabs>
          <w:tab w:val="right" w:leader="dot" w:pos="9628"/>
        </w:tabs>
        <w:rPr>
          <w:ins w:id="635" w:author="Orion" w:date="2011-08-02T14:17:00Z"/>
          <w:rFonts w:eastAsiaTheme="minorEastAsia" w:cstheme="minorBidi"/>
          <w:i w:val="0"/>
          <w:iCs w:val="0"/>
          <w:noProof/>
          <w:kern w:val="0"/>
          <w:sz w:val="22"/>
          <w:szCs w:val="22"/>
          <w:lang w:eastAsia="es-ES" w:bidi="ar-SA"/>
        </w:rPr>
      </w:pPr>
      <w:ins w:id="636"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"_Toc300058035"</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_Toc300058035 \h </w:instrText>
        </w:r>
        <w:r>
          <w:rPr>
            <w:noProof/>
            <w:webHidden/>
          </w:rPr>
        </w:r>
      </w:ins>
      <w:r>
        <w:rPr>
          <w:noProof/>
          <w:webHidden/>
        </w:rPr>
        <w:fldChar w:fldCharType="separate"/>
      </w:r>
      <w:ins w:id="637" w:author="Orion" w:date="2011-08-02T14:17:00Z">
        <w:r>
          <w:rPr>
            <w:noProof/>
            <w:webHidden/>
          </w:rPr>
          <w:t>69</w:t>
        </w:r>
        <w:r>
          <w:rPr>
            <w:noProof/>
            <w:webHidden/>
          </w:rPr>
          <w:fldChar w:fldCharType="end"/>
        </w:r>
        <w:r w:rsidRPr="00DC4E60">
          <w:rPr>
            <w:rStyle w:val="Hyperlink"/>
            <w:noProof/>
          </w:rPr>
          <w:fldChar w:fldCharType="end"/>
        </w:r>
      </w:ins>
    </w:p>
    <w:p w14:paraId="77A2A781" w14:textId="77777777" w:rsidR="009B10BD" w:rsidRDefault="009B10BD">
      <w:pPr>
        <w:pStyle w:val="TableofFigures"/>
        <w:tabs>
          <w:tab w:val="right" w:leader="dot" w:pos="9628"/>
        </w:tabs>
        <w:rPr>
          <w:ins w:id="638" w:author="Orion" w:date="2011-08-02T14:17:00Z"/>
          <w:rFonts w:eastAsiaTheme="minorEastAsia" w:cstheme="minorBidi"/>
          <w:i w:val="0"/>
          <w:iCs w:val="0"/>
          <w:noProof/>
          <w:kern w:val="0"/>
          <w:sz w:val="22"/>
          <w:szCs w:val="22"/>
          <w:lang w:eastAsia="es-ES" w:bidi="ar-SA"/>
        </w:rPr>
      </w:pPr>
      <w:ins w:id="639" w:author="Orion" w:date="2011-08-02T14:17:00Z">
        <w:r w:rsidRPr="00DC4E60">
          <w:rPr>
            <w:rStyle w:val="Hyperlink"/>
            <w:noProof/>
          </w:rPr>
          <w:lastRenderedPageBreak/>
          <w:fldChar w:fldCharType="begin"/>
        </w:r>
        <w:r w:rsidRPr="00DC4E60">
          <w:rPr>
            <w:rStyle w:val="Hyperlink"/>
            <w:noProof/>
          </w:rPr>
          <w:instrText xml:space="preserve"> </w:instrText>
        </w:r>
        <w:r>
          <w:rPr>
            <w:noProof/>
          </w:rPr>
          <w:instrText>HYPERLINK \l "_Toc300058036"</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_Toc300058036 \h </w:instrText>
        </w:r>
        <w:r>
          <w:rPr>
            <w:noProof/>
            <w:webHidden/>
          </w:rPr>
        </w:r>
      </w:ins>
      <w:r>
        <w:rPr>
          <w:noProof/>
          <w:webHidden/>
        </w:rPr>
        <w:fldChar w:fldCharType="separate"/>
      </w:r>
      <w:ins w:id="640" w:author="Orion" w:date="2011-08-02T14:17:00Z">
        <w:r>
          <w:rPr>
            <w:noProof/>
            <w:webHidden/>
          </w:rPr>
          <w:t>70</w:t>
        </w:r>
        <w:r>
          <w:rPr>
            <w:noProof/>
            <w:webHidden/>
          </w:rPr>
          <w:fldChar w:fldCharType="end"/>
        </w:r>
        <w:r w:rsidRPr="00DC4E60">
          <w:rPr>
            <w:rStyle w:val="Hyperlink"/>
            <w:noProof/>
          </w:rPr>
          <w:fldChar w:fldCharType="end"/>
        </w:r>
      </w:ins>
    </w:p>
    <w:p w14:paraId="3600EEAF" w14:textId="77777777" w:rsidR="009B10BD" w:rsidRDefault="009B10BD">
      <w:pPr>
        <w:pStyle w:val="TableofFigures"/>
        <w:tabs>
          <w:tab w:val="right" w:leader="dot" w:pos="9628"/>
        </w:tabs>
        <w:rPr>
          <w:ins w:id="641" w:author="Orion" w:date="2011-08-02T14:17:00Z"/>
          <w:rFonts w:eastAsiaTheme="minorEastAsia" w:cstheme="minorBidi"/>
          <w:i w:val="0"/>
          <w:iCs w:val="0"/>
          <w:noProof/>
          <w:kern w:val="0"/>
          <w:sz w:val="22"/>
          <w:szCs w:val="22"/>
          <w:lang w:eastAsia="es-ES" w:bidi="ar-SA"/>
        </w:rPr>
      </w:pPr>
      <w:ins w:id="642"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"_Toc300058037"</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_Toc300058037 \h </w:instrText>
        </w:r>
        <w:r>
          <w:rPr>
            <w:noProof/>
            <w:webHidden/>
          </w:rPr>
        </w:r>
      </w:ins>
      <w:r>
        <w:rPr>
          <w:noProof/>
          <w:webHidden/>
        </w:rPr>
        <w:fldChar w:fldCharType="separate"/>
      </w:r>
      <w:ins w:id="643" w:author="Orion" w:date="2011-08-02T14:17:00Z">
        <w:r>
          <w:rPr>
            <w:noProof/>
            <w:webHidden/>
          </w:rPr>
          <w:t>70</w:t>
        </w:r>
        <w:r>
          <w:rPr>
            <w:noProof/>
            <w:webHidden/>
          </w:rPr>
          <w:fldChar w:fldCharType="end"/>
        </w:r>
        <w:r w:rsidRPr="00DC4E60">
          <w:rPr>
            <w:rStyle w:val="Hyperlink"/>
            <w:noProof/>
          </w:rPr>
          <w:fldChar w:fldCharType="end"/>
        </w:r>
      </w:ins>
    </w:p>
    <w:p w14:paraId="5CD17BED" w14:textId="77777777" w:rsidR="009B10BD" w:rsidRDefault="009B10BD">
      <w:pPr>
        <w:pStyle w:val="TableofFigures"/>
        <w:tabs>
          <w:tab w:val="right" w:leader="dot" w:pos="9628"/>
        </w:tabs>
        <w:rPr>
          <w:ins w:id="644" w:author="Orion" w:date="2011-08-02T14:17:00Z"/>
          <w:rFonts w:eastAsiaTheme="minorEastAsia" w:cstheme="minorBidi"/>
          <w:i w:val="0"/>
          <w:iCs w:val="0"/>
          <w:noProof/>
          <w:kern w:val="0"/>
          <w:sz w:val="22"/>
          <w:szCs w:val="22"/>
          <w:lang w:eastAsia="es-ES" w:bidi="ar-SA"/>
        </w:rPr>
      </w:pPr>
      <w:ins w:id="645" w:author="Orion" w:date="2011-08-02T14:17:00Z">
        <w:r w:rsidRPr="00DC4E60">
          <w:rPr>
            <w:rStyle w:val="Hyperlink"/>
            <w:noProof/>
          </w:rPr>
          <w:fldChar w:fldCharType="begin"/>
        </w:r>
        <w:r w:rsidRPr="00DC4E60">
          <w:rPr>
            <w:rStyle w:val="Hyperlink"/>
            <w:noProof/>
          </w:rPr>
          <w:instrText xml:space="preserve"> </w:instrText>
        </w:r>
        <w:r>
          <w:rPr>
            <w:noProof/>
          </w:rPr>
          <w:instrText>HYPERLINK \l "_Toc300058038"</w:instrText>
        </w:r>
        <w:r w:rsidRPr="00DC4E60">
          <w:rPr>
            <w:rStyle w:val="Hyperlink"/>
            <w:noProof/>
          </w:rPr>
          <w:instrText xml:space="preserve"> </w:instrText>
        </w:r>
        <w:r w:rsidRPr="00DC4E60">
          <w:rPr>
            <w:rStyle w:val="Hyperlink"/>
            <w:noProof/>
          </w:rPr>
        </w:r>
        <w:r w:rsidRPr="00DC4E60">
          <w:rPr>
            <w:rStyle w:val="Hyperlink"/>
            <w:noProof/>
          </w:rPr>
          <w:fldChar w:fldCharType="separate"/>
        </w:r>
        <w:r w:rsidRPr="00DC4E60">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_Toc300058038 \h </w:instrText>
        </w:r>
        <w:r>
          <w:rPr>
            <w:noProof/>
            <w:webHidden/>
          </w:rPr>
        </w:r>
      </w:ins>
      <w:r>
        <w:rPr>
          <w:noProof/>
          <w:webHidden/>
        </w:rPr>
        <w:fldChar w:fldCharType="separate"/>
      </w:r>
      <w:ins w:id="646" w:author="Orion" w:date="2011-08-02T14:17:00Z">
        <w:r>
          <w:rPr>
            <w:noProof/>
            <w:webHidden/>
          </w:rPr>
          <w:t>72</w:t>
        </w:r>
        <w:r>
          <w:rPr>
            <w:noProof/>
            <w:webHidden/>
          </w:rPr>
          <w:fldChar w:fldCharType="end"/>
        </w:r>
        <w:r w:rsidRPr="00DC4E60">
          <w:rPr>
            <w:rStyle w:val="Hyperlink"/>
            <w:noProof/>
          </w:rPr>
          <w:fldChar w:fldCharType="end"/>
        </w:r>
      </w:ins>
    </w:p>
    <w:p w14:paraId="2CEB0972" w14:textId="10F174F7" w:rsidR="00553EF0" w:rsidRPr="00553EF0" w:rsidRDefault="00282C13" w:rsidP="0006797C">
      <w:pPr>
        <w:pStyle w:val="BodyText"/>
      </w:pPr>
      <w:ins w:id="647"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8D082C" w:rsidRDefault="00120931" w:rsidP="00B42FC5">
      <w:pPr>
        <w:pStyle w:val="PageHeading"/>
      </w:pPr>
      <w:bookmarkStart w:id="648" w:name="_Toc300051952"/>
      <w:r>
        <w:lastRenderedPageBreak/>
        <w:t>Agradecimientos</w:t>
      </w:r>
      <w:bookmarkEnd w:id="648"/>
    </w:p>
    <w:bookmarkEnd w:id="499"/>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649"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649"/>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650" w:name="_Ref299118708"/>
      <w:bookmarkStart w:id="651" w:name="_Toc300051953"/>
      <w:commentRangeStart w:id="652"/>
      <w:r w:rsidRPr="00CC7413">
        <w:rPr>
          <w:b w:val="0"/>
          <w:sz w:val="52"/>
          <w:szCs w:val="52"/>
        </w:rPr>
        <w:lastRenderedPageBreak/>
        <w:t>Introducción</w:t>
      </w:r>
      <w:commentRangeEnd w:id="652"/>
      <w:r w:rsidR="00914129" w:rsidRPr="00CC7413">
        <w:rPr>
          <w:rStyle w:val="CommentReference"/>
          <w:b w:val="0"/>
          <w:sz w:val="52"/>
          <w:szCs w:val="52"/>
        </w:rPr>
        <w:commentReference w:id="652"/>
      </w:r>
      <w:bookmarkEnd w:id="650"/>
      <w:bookmarkEnd w:id="651"/>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r w:rsidRPr="00234DDA">
        <w:t>Eurocontrol</w:t>
      </w:r>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End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End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End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End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End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End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End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r w:rsidRPr="00E04976">
        <w:rPr>
          <w:i/>
          <w:rPrChange w:id="654" w:author="IO" w:date="2011-07-13T11:17:00Z">
            <w:rPr/>
          </w:rPrChange>
        </w:rPr>
        <w:t>JSBSim</w:t>
      </w:r>
      <w:r>
        <w:t xml:space="preserve">. </w:t>
      </w:r>
      <w:r w:rsidRPr="00E04976">
        <w:rPr>
          <w:i/>
          <w:rPrChange w:id="655" w:author="IO" w:date="2011-07-13T11:17:00Z">
            <w:rPr/>
          </w:rPrChange>
        </w:rPr>
        <w:t>JSBsim</w:t>
      </w:r>
      <w:sdt>
        <w:sdtPr>
          <w:id w:val="-176737872"/>
          <w:citation/>
        </w:sdtPr>
        <w:sdtEnd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r w:rsidRPr="00E04976">
        <w:rPr>
          <w:i/>
          <w:rPrChange w:id="656" w:author="IO" w:date="2011-07-13T11:17:00Z">
            <w:rPr/>
          </w:rPrChange>
        </w:rPr>
        <w:t>JSBSim</w:t>
      </w:r>
      <w:r w:rsidRPr="00CF2C24">
        <w:t xml:space="preserve"> se encuentran</w:t>
      </w:r>
      <w:r w:rsidRPr="001B2F98">
        <w:t xml:space="preserve"> una serie de herramientas que simulan vuelos centrándose en el manejo y control de los aviones</w:t>
      </w:r>
      <w:r>
        <w:t>, como</w:t>
      </w:r>
      <w:r w:rsidRPr="00CF2C24">
        <w:t xml:space="preserve"> </w:t>
      </w:r>
      <w:r w:rsidRPr="00E04976">
        <w:rPr>
          <w:i/>
          <w:rPrChange w:id="657" w:author="IO" w:date="2011-07-13T11:17:00Z">
            <w:rPr/>
          </w:rPrChange>
        </w:rPr>
        <w:t>FlightGear</w:t>
      </w:r>
      <w:r w:rsidRPr="001B2F98">
        <w:t xml:space="preserve"> </w:t>
      </w:r>
      <w:sdt>
        <w:sdtPr>
          <w:id w:val="233053914"/>
          <w:citation/>
        </w:sdtPr>
        <w:sdtEnd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r w:rsidRPr="00E04976">
        <w:rPr>
          <w:i/>
          <w:rPrChange w:id="658" w:author="IO" w:date="2011-07-13T11:17:00Z">
            <w:rPr/>
          </w:rPrChange>
        </w:rPr>
        <w:t>OpenEaagles</w:t>
      </w:r>
      <w:r w:rsidR="005E6C07">
        <w:t xml:space="preserve"> </w:t>
      </w:r>
      <w:sdt>
        <w:sdtPr>
          <w:id w:val="-704486162"/>
          <w:citation/>
        </w:sdtPr>
        <w:sdtEnd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r w:rsidRPr="00CF2C24">
        <w:rPr>
          <w:i/>
        </w:rPr>
        <w:t>Future ATM</w:t>
      </w:r>
      <w:r>
        <w:rPr>
          <w:rStyle w:val="FootnoteReference"/>
          <w:i/>
        </w:rPr>
        <w:footnoteReference w:id="4"/>
      </w:r>
      <w:r w:rsidRPr="00CF2C24">
        <w:rPr>
          <w:i/>
        </w:rPr>
        <w:t xml:space="preserve"> Concepts Evaluation Tool</w:t>
      </w:r>
      <w:r w:rsidRPr="001B2F98">
        <w:t xml:space="preserve">) </w:t>
      </w:r>
      <w:sdt>
        <w:sdtPr>
          <w:id w:val="1497999664"/>
          <w:citation/>
        </w:sdtPr>
        <w:sdtEnd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r w:rsidRPr="004F21BD">
        <w:rPr>
          <w:i/>
        </w:rPr>
        <w:t>Intelligent agent-based Model for Policy Analysis of Collaborative Traffic flow management</w:t>
      </w:r>
      <w:r>
        <w:t xml:space="preserve">) </w:t>
      </w:r>
      <w:sdt>
        <w:sdtPr>
          <w:id w:val="1425300933"/>
          <w:citation/>
        </w:sdtPr>
        <w:sdtEnd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End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parametrizar elementos ya disponibles. En algunos casos, por ejemplo en las herramientas de código abierto como </w:t>
      </w:r>
      <w:r w:rsidRPr="00DC26C8">
        <w:rPr>
          <w:i/>
        </w:rPr>
        <w:t>JSBsim</w:t>
      </w:r>
      <w:sdt>
        <w:sdtPr>
          <w:id w:val="-651061870"/>
          <w:citation/>
        </w:sdtPr>
        <w:sdtEnd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End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End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End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r w:rsidR="00545B0D" w:rsidRPr="00CF2C24">
        <w:rPr>
          <w:i/>
        </w:rPr>
        <w:t>Model-Driven Engineering</w:t>
      </w:r>
      <w:r w:rsidR="00545B0D" w:rsidRPr="00BB6D94">
        <w:t>). La MDE</w:t>
      </w:r>
      <w:r w:rsidRPr="002A3258">
        <w:t xml:space="preserve"> </w:t>
      </w:r>
      <w:sdt>
        <w:sdtPr>
          <w:id w:val="-2045283967"/>
          <w:citation/>
        </w:sdtPr>
        <w:sdtEnd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semi-automatizadas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r w:rsidRPr="00DC26C8">
        <w:rPr>
          <w:i/>
        </w:rPr>
        <w:t>Agent-Based Modelling</w:t>
      </w:r>
      <w:r w:rsidRPr="00BB6D94">
        <w:t>)</w:t>
      </w:r>
      <w:r w:rsidR="00F72754">
        <w:t xml:space="preserve"> </w:t>
      </w:r>
      <w:sdt>
        <w:sdtPr>
          <w:id w:val="-2143875599"/>
          <w:citation/>
        </w:sdtPr>
        <w:sdtEnd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End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End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r w:rsidR="000816A6" w:rsidRPr="00DC26C8">
        <w:rPr>
          <w:i/>
        </w:rPr>
        <w:t>Agent-Oriented Software Engineering</w:t>
      </w:r>
      <w:r w:rsidR="000816A6">
        <w:t xml:space="preserve">) </w:t>
      </w:r>
      <w:sdt>
        <w:sdtPr>
          <w:id w:val="422000878"/>
          <w:citation/>
        </w:sdtPr>
        <w:sdtEnd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End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r w:rsidR="00C84DD0" w:rsidRPr="00DC26C8">
        <w:rPr>
          <w:i/>
        </w:rPr>
        <w:t>Unmanned Aerial Vehicle</w:t>
      </w:r>
      <w:r w:rsidR="00C84DD0">
        <w:t xml:space="preserve">) </w:t>
      </w:r>
      <w:r w:rsidR="00545B0D" w:rsidRPr="00CF2C24">
        <w:t>en e</w:t>
      </w:r>
      <w:r w:rsidR="00C84DD0">
        <w:t>l</w:t>
      </w:r>
      <w:r w:rsidR="008942BF">
        <w:t xml:space="preserve"> espacio aéreo civil </w:t>
      </w:r>
      <w:sdt>
        <w:sdtPr>
          <w:id w:val="2096896702"/>
          <w:citation/>
        </w:sdtPr>
        <w:sdtEnd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End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UAVs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659" w:author="Orion" w:date="2011-07-31T13:07:00Z">
        <w:r w:rsidR="00C85B1A" w:rsidRPr="00CC7413" w:rsidDel="006C7E91">
          <w:rPr>
            <w:i/>
          </w:rPr>
          <w:delText>Conceptos de la navegación aérea</w:delText>
        </w:r>
      </w:del>
      <w:ins w:id="660"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661" w:author="Orion" w:date="2011-07-31T13:07:00Z">
            <w:rPr/>
          </w:rPrChange>
        </w:rPr>
        <w:instrText xml:space="preserve"> \* MERGEFORMAT </w:instrText>
      </w:r>
      <w:r w:rsidR="006C7E91" w:rsidRPr="00383FFF">
        <w:rPr>
          <w:i/>
        </w:rPr>
      </w:r>
      <w:r w:rsidR="006C7E91" w:rsidRPr="00383FFF">
        <w:rPr>
          <w:i/>
        </w:rPr>
        <w:fldChar w:fldCharType="separate"/>
      </w:r>
      <w:ins w:id="662" w:author="Orion" w:date="2011-07-31T13:06:00Z">
        <w:r w:rsidR="006C7E91" w:rsidRPr="006C7E91">
          <w:rPr>
            <w:i/>
            <w:rPrChange w:id="663"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664" w:author="Orion" w:date="2011-07-31T13:07:00Z">
        <w:r w:rsidR="00C85B1A" w:rsidRPr="00CC7413" w:rsidDel="006C7E91">
          <w:rPr>
            <w:i/>
          </w:rPr>
          <w:delText>Estado del Arte</w:delText>
        </w:r>
      </w:del>
      <w:ins w:id="665"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666" w:author="Orion" w:date="2011-07-31T13:09:00Z">
            <w:rPr/>
          </w:rPrChange>
        </w:rPr>
        <w:instrText xml:space="preserve"> \* MERGEFORMAT </w:instrText>
      </w:r>
      <w:r w:rsidR="006C7E91" w:rsidRPr="006C7E91">
        <w:rPr>
          <w:i/>
        </w:rPr>
      </w:r>
      <w:r w:rsidR="006C7E91" w:rsidRPr="006C7E91">
        <w:rPr>
          <w:i/>
        </w:rPr>
        <w:fldChar w:fldCharType="separate"/>
      </w:r>
      <w:ins w:id="667" w:author="Orion" w:date="2011-07-31T13:08:00Z">
        <w:r w:rsidR="006C7E91" w:rsidRPr="006C7E91">
          <w:rPr>
            <w:i/>
            <w:rPrChange w:id="668"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669" w:author="Orion" w:date="2011-07-31T13:10:00Z">
        <w:r w:rsidR="00C85B1A" w:rsidRPr="00CC7413" w:rsidDel="006C7E91">
          <w:rPr>
            <w:i/>
          </w:rPr>
          <w:delText>Requisitos del Sistema</w:delText>
        </w:r>
      </w:del>
      <w:ins w:id="670"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671" w:author="Orion" w:date="2011-07-31T13:08:00Z">
        <w:r w:rsidR="006C7E91" w:rsidRPr="006C7E91">
          <w:rPr>
            <w:i/>
            <w:rPrChange w:id="672"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673" w:author="Orion" w:date="2011-07-31T13:10:00Z">
        <w:r w:rsidR="00CC7413" w:rsidDel="006C7E91">
          <w:rPr>
            <w:i/>
          </w:rPr>
          <w:delText>Entorno de Simulación</w:delText>
        </w:r>
      </w:del>
      <w:ins w:id="674"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675" w:author="Orion" w:date="2011-07-31T13:08:00Z">
        <w:r w:rsidR="006C7E91" w:rsidRPr="006C7E91">
          <w:rPr>
            <w:i/>
            <w:rPrChange w:id="676"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677" w:author="Orion" w:date="2011-07-31T13:10:00Z">
        <w:r w:rsidR="0013471B" w:rsidRPr="00CC7413" w:rsidDel="006C7E91">
          <w:rPr>
            <w:i/>
          </w:rPr>
          <w:delText>Casos de Estudio</w:delText>
        </w:r>
      </w:del>
      <w:ins w:id="678"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679" w:author="Orion" w:date="2011-07-31T13:10:00Z">
            <w:rPr/>
          </w:rPrChange>
        </w:rPr>
        <w:instrText xml:space="preserve"> \* MERGEFORMAT </w:instrText>
      </w:r>
      <w:r w:rsidR="006C7E91" w:rsidRPr="006C7E91">
        <w:rPr>
          <w:i/>
        </w:rPr>
      </w:r>
      <w:r w:rsidR="006C7E91" w:rsidRPr="006C7E91">
        <w:rPr>
          <w:i/>
        </w:rPr>
        <w:fldChar w:fldCharType="separate"/>
      </w:r>
      <w:ins w:id="680" w:author="Orion" w:date="2011-07-31T13:08:00Z">
        <w:r w:rsidR="006C7E91" w:rsidRPr="006C7E91">
          <w:rPr>
            <w:bCs/>
            <w:i/>
            <w:rPrChange w:id="681"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682" w:author="Orion" w:date="2011-07-31T13:10:00Z">
        <w:r w:rsidR="0071072E" w:rsidRPr="00CC7413" w:rsidDel="006C7E91">
          <w:rPr>
            <w:i/>
          </w:rPr>
          <w:delText>Conclusiones y Trabajos Futuros</w:delText>
        </w:r>
      </w:del>
      <w:ins w:id="683"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684" w:author="Orion" w:date="2011-07-31T13:09:00Z">
        <w:r w:rsidR="006C7E91" w:rsidRPr="006C7E91">
          <w:rPr>
            <w:bCs/>
            <w:i/>
            <w:rPrChange w:id="685" w:author="Orion" w:date="2011-07-31T13:10:00Z">
              <w:rPr>
                <w:rFonts w:cs="Times New Roman"/>
                <w:b/>
                <w:bCs/>
              </w:rPr>
            </w:rPrChange>
          </w:rPr>
          <w:t>Conclusi</w:t>
        </w:r>
        <w:r w:rsidR="006C7E91" w:rsidRPr="006C7E91">
          <w:rPr>
            <w:i/>
            <w:rPrChange w:id="686" w:author="Orion" w:date="2011-07-31T13:10:00Z">
              <w:rPr>
                <w:b/>
                <w:sz w:val="52"/>
                <w:szCs w:val="52"/>
              </w:rPr>
            </w:rPrChange>
          </w:rPr>
          <w:t>o</w:t>
        </w:r>
        <w:r w:rsidR="006C7E91" w:rsidRPr="006C7E91">
          <w:rPr>
            <w:bCs/>
            <w:i/>
            <w:rPrChange w:id="687" w:author="Orion" w:date="2011-07-31T13:10:00Z">
              <w:rPr>
                <w:rFonts w:cs="Times New Roman"/>
                <w:b/>
                <w:bCs/>
              </w:rPr>
            </w:rPrChange>
          </w:rPr>
          <w:t>n</w:t>
        </w:r>
        <w:r w:rsidR="006C7E91" w:rsidRPr="006C7E91">
          <w:rPr>
            <w:i/>
            <w:rPrChange w:id="688" w:author="Orion" w:date="2011-07-31T13:10:00Z">
              <w:rPr>
                <w:b/>
                <w:sz w:val="52"/>
                <w:szCs w:val="52"/>
              </w:rPr>
            </w:rPrChange>
          </w:rPr>
          <w:t>es</w:t>
        </w:r>
        <w:r w:rsidR="006C7E91" w:rsidRPr="006C7E91">
          <w:rPr>
            <w:bCs/>
            <w:i/>
            <w:rPrChange w:id="689"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690" w:name="_Toc298344396"/>
      <w:bookmarkStart w:id="691" w:name="_Toc298429453"/>
      <w:bookmarkStart w:id="692" w:name="_Toc298430318"/>
      <w:bookmarkStart w:id="693" w:name="_Toc298516024"/>
      <w:bookmarkStart w:id="694" w:name="_Toc298690973"/>
      <w:bookmarkStart w:id="695" w:name="_Toc298700795"/>
      <w:bookmarkStart w:id="696" w:name="_Toc298752115"/>
      <w:bookmarkStart w:id="697" w:name="_Toc298757495"/>
      <w:bookmarkStart w:id="698" w:name="_Toc298777441"/>
      <w:bookmarkStart w:id="699" w:name="_Toc298787406"/>
      <w:bookmarkStart w:id="700" w:name="_Toc298944569"/>
      <w:bookmarkStart w:id="701" w:name="_Toc298954486"/>
      <w:bookmarkStart w:id="702" w:name="_Toc299007657"/>
      <w:bookmarkStart w:id="703" w:name="_Toc299012015"/>
      <w:bookmarkStart w:id="704" w:name="_Toc299103563"/>
      <w:bookmarkStart w:id="705" w:name="_Toc299103936"/>
      <w:bookmarkStart w:id="706" w:name="_Toc299463761"/>
      <w:bookmarkStart w:id="707" w:name="_Toc299463845"/>
      <w:bookmarkStart w:id="708" w:name="_Toc298344397"/>
      <w:bookmarkStart w:id="709" w:name="_Toc298429454"/>
      <w:bookmarkStart w:id="710" w:name="_Toc298430319"/>
      <w:bookmarkStart w:id="711" w:name="_Toc298516025"/>
      <w:bookmarkStart w:id="712" w:name="_Toc298690974"/>
      <w:bookmarkStart w:id="713" w:name="_Toc298700796"/>
      <w:bookmarkStart w:id="714" w:name="_Toc298752116"/>
      <w:bookmarkStart w:id="715" w:name="_Toc298757496"/>
      <w:bookmarkStart w:id="716" w:name="_Toc298777442"/>
      <w:bookmarkStart w:id="717" w:name="_Toc298787407"/>
      <w:bookmarkStart w:id="718" w:name="_Toc298944570"/>
      <w:bookmarkStart w:id="719" w:name="_Toc298954487"/>
      <w:bookmarkStart w:id="720" w:name="_Toc299007658"/>
      <w:bookmarkStart w:id="721" w:name="_Toc299012016"/>
      <w:bookmarkStart w:id="722" w:name="_Toc299103564"/>
      <w:bookmarkStart w:id="723" w:name="_Toc299103937"/>
      <w:bookmarkStart w:id="724" w:name="_Toc299463762"/>
      <w:bookmarkStart w:id="725" w:name="_Toc299463846"/>
      <w:bookmarkStart w:id="726" w:name="_Ref298790584"/>
      <w:bookmarkStart w:id="727" w:name="_Toc300051954"/>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726"/>
      <w:bookmarkEnd w:id="727"/>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728" w:author="Orion" w:date="2011-07-25T22:17:00Z"/>
      <w:sdt>
        <w:sdtPr>
          <w:id w:val="-1958170509"/>
          <w:citation/>
        </w:sdtPr>
        <w:sdtEndPr/>
        <w:sdtContent>
          <w:customXmlInsRangeEnd w:id="728"/>
          <w:ins w:id="729"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730" w:author="Orion" w:date="2011-07-25T22:17:00Z">
            <w:r w:rsidR="00AE09AC">
              <w:fldChar w:fldCharType="end"/>
            </w:r>
          </w:ins>
          <w:customXmlInsRangeStart w:id="731" w:author="Orion" w:date="2011-07-25T22:17:00Z"/>
        </w:sdtContent>
      </w:sdt>
      <w:customXmlInsRangeEnd w:id="731"/>
      <w:r w:rsidR="00784846" w:rsidRPr="007A61F8">
        <w:t>.</w:t>
      </w:r>
    </w:p>
    <w:p w14:paraId="4ADF9880" w14:textId="017993EA" w:rsidR="00DB19F4" w:rsidRPr="00F45FF0" w:rsidDel="007F121F" w:rsidRDefault="00DB19F4">
      <w:pPr>
        <w:spacing w:before="240" w:after="120"/>
        <w:ind w:firstLine="284"/>
        <w:jc w:val="both"/>
        <w:rPr>
          <w:ins w:id="732" w:author="Orion" w:date="2011-05-15T15:23:00Z"/>
          <w:del w:id="733" w:author="IO" w:date="2011-07-13T11:36:00Z"/>
          <w:rPrChange w:id="734" w:author="IO" w:date="2011-07-13T11:33:00Z">
            <w:rPr>
              <w:ins w:id="735" w:author="Orion" w:date="2011-05-15T15:23:00Z"/>
              <w:del w:id="736" w:author="IO" w:date="2011-07-13T11:36:00Z"/>
              <w:rStyle w:val="apple-style-span"/>
              <w:rFonts w:cs="Times New Roman"/>
              <w:bCs/>
              <w:color w:val="000000"/>
            </w:rPr>
          </w:rPrChange>
        </w:rPr>
        <w:pPrChange w:id="737" w:author="IO" w:date="2011-07-13T11:33:00Z">
          <w:pPr>
            <w:jc w:val="both"/>
          </w:pPr>
        </w:pPrChange>
      </w:pPr>
    </w:p>
    <w:p w14:paraId="2419E083" w14:textId="0E314977" w:rsidR="00B46344" w:rsidRDefault="00784846" w:rsidP="00FA57E6">
      <w:pPr>
        <w:spacing w:before="240" w:after="120"/>
        <w:ind w:firstLine="284"/>
        <w:jc w:val="both"/>
        <w:rPr>
          <w:ins w:id="738" w:author="Orion" w:date="2011-07-26T22:19:00Z"/>
          <w:rFonts w:cs="Times New Roman"/>
        </w:rPr>
      </w:pPr>
      <w:moveFromRangeStart w:id="739" w:author="Orion" w:date="2011-07-26T22:24:00Z" w:name="move299482427"/>
      <w:moveFrom w:id="740" w:author="Orion" w:date="2011-07-26T22:24:00Z">
        <w:ins w:id="741" w:author="IO" w:date="2011-06-09T13:18:00Z">
          <w:r w:rsidRPr="00F45FF0" w:rsidDel="002F29C3">
            <w:rPr>
              <w:rPrChange w:id="742"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743" w:author="IO" w:date="2011-07-13T11:36:00Z">
                <w:rPr>
                  <w:rStyle w:val="apple-style-span"/>
                  <w:rFonts w:cs="Times New Roman"/>
                  <w:bCs/>
                  <w:color w:val="000000"/>
                </w:rPr>
              </w:rPrChange>
            </w:rPr>
            <w:t>Flight Information Region</w:t>
          </w:r>
          <w:r w:rsidRPr="00F45FF0" w:rsidDel="002F29C3">
            <w:rPr>
              <w:rPrChange w:id="744" w:author="IO" w:date="2011-07-13T11:33:00Z">
                <w:rPr>
                  <w:rStyle w:val="apple-style-span"/>
                  <w:rFonts w:cs="Times New Roman"/>
                  <w:bCs/>
                  <w:color w:val="000000"/>
                </w:rPr>
              </w:rPrChange>
            </w:rPr>
            <w:t xml:space="preserve">). </w:t>
          </w:r>
        </w:ins>
        <w:ins w:id="745" w:author="IO" w:date="2011-07-13T11:47:00Z">
          <w:r w:rsidR="00FA57E6" w:rsidDel="002F29C3">
            <w:t>Las FIR</w:t>
          </w:r>
        </w:ins>
        <w:ins w:id="746" w:author="IO" w:date="2011-07-13T15:37:00Z">
          <w:r w:rsidR="008F4A0F" w:rsidDel="002F29C3">
            <w:t>s</w:t>
          </w:r>
        </w:ins>
        <w:ins w:id="747" w:author="IO" w:date="2011-07-13T11:47:00Z">
          <w:r w:rsidR="00FA57E6" w:rsidDel="002F29C3">
            <w:t xml:space="preserve"> contienen</w:t>
          </w:r>
        </w:ins>
        <w:ins w:id="748" w:author="IO" w:date="2011-07-13T11:45:00Z">
          <w:r w:rsidR="00FA57E6" w:rsidDel="002F29C3">
            <w:t xml:space="preserve"> </w:t>
          </w:r>
          <w:r w:rsidR="00FA57E6" w:rsidRPr="002B284A" w:rsidDel="002F29C3">
            <w:t xml:space="preserve">las áreas terminales de los aeropuertos importantes </w:t>
          </w:r>
        </w:ins>
        <w:ins w:id="749" w:author="IO" w:date="2011-07-13T11:50:00Z">
          <w:r w:rsidR="00C3088F" w:rsidDel="002F29C3">
            <w:t xml:space="preserve">y una serie de </w:t>
          </w:r>
          <w:r w:rsidR="00C3088F" w:rsidRPr="00C3088F" w:rsidDel="002F29C3">
            <w:rPr>
              <w:i/>
              <w:rPrChange w:id="750" w:author="IO" w:date="2011-07-13T11:50:00Z">
                <w:rPr/>
              </w:rPrChange>
            </w:rPr>
            <w:t>puntos de paso</w:t>
          </w:r>
          <w:r w:rsidR="00C3088F" w:rsidDel="002F29C3">
            <w:t xml:space="preserve"> (</w:t>
          </w:r>
          <w:r w:rsidR="00C3088F" w:rsidRPr="00C3088F" w:rsidDel="002F29C3">
            <w:rPr>
              <w:i/>
              <w:rPrChange w:id="751" w:author="IO" w:date="2011-07-13T11:50:00Z">
                <w:rPr/>
              </w:rPrChange>
            </w:rPr>
            <w:t>waypoints</w:t>
          </w:r>
          <w:r w:rsidR="00C3088F" w:rsidDel="002F29C3">
            <w:t>)</w:t>
          </w:r>
        </w:ins>
        <w:ins w:id="752" w:author="IO" w:date="2011-07-13T11:51:00Z">
          <w:r w:rsidR="00C3088F" w:rsidDel="002F29C3">
            <w:t xml:space="preserve"> </w:t>
          </w:r>
        </w:ins>
        <w:ins w:id="753" w:author="IO" w:date="2011-07-13T11:52:00Z">
          <w:r w:rsidR="00C3088F" w:rsidDel="002F29C3">
            <w:t xml:space="preserve">tridimensionales </w:t>
          </w:r>
        </w:ins>
        <w:ins w:id="754" w:author="IO" w:date="2011-07-13T11:51:00Z">
          <w:r w:rsidR="00C3088F" w:rsidDel="002F29C3">
            <w:t>controlados para la navegaci</w:t>
          </w:r>
        </w:ins>
        <w:ins w:id="755" w:author="IO" w:date="2011-07-13T11:52:00Z">
          <w:r w:rsidR="00C3088F" w:rsidDel="002F29C3">
            <w:t xml:space="preserve">ón. Entre estos puntos </w:t>
          </w:r>
        </w:ins>
        <w:ins w:id="756" w:author="IO" w:date="2011-07-13T11:45:00Z">
          <w:r w:rsidR="00FA57E6" w:rsidRPr="002B284A" w:rsidDel="002F29C3">
            <w:t>discurren las aerovías</w:t>
          </w:r>
        </w:ins>
        <w:ins w:id="757" w:author="IO" w:date="2011-07-13T11:52:00Z">
          <w:r w:rsidR="00C3088F" w:rsidDel="002F29C3">
            <w:t xml:space="preserve"> (</w:t>
          </w:r>
          <w:r w:rsidR="00C3088F" w:rsidRPr="00C3088F" w:rsidDel="002F29C3">
            <w:rPr>
              <w:i/>
              <w:rPrChange w:id="758" w:author="IO" w:date="2011-07-13T11:52:00Z">
                <w:rPr/>
              </w:rPrChange>
            </w:rPr>
            <w:t>airways</w:t>
          </w:r>
          <w:r w:rsidR="00C3088F" w:rsidDel="002F29C3">
            <w:t>)</w:t>
          </w:r>
        </w:ins>
        <w:ins w:id="759" w:author="IO" w:date="2011-07-13T11:45:00Z">
          <w:r w:rsidR="00FA57E6" w:rsidRPr="002B284A" w:rsidDel="002F29C3">
            <w:t xml:space="preserve">, </w:t>
          </w:r>
        </w:ins>
        <w:ins w:id="760" w:author="IO" w:date="2011-07-13T11:52:00Z">
          <w:r w:rsidR="00C3088F" w:rsidDel="002F29C3">
            <w:t xml:space="preserve">que son los </w:t>
          </w:r>
        </w:ins>
        <w:ins w:id="761" w:author="IO" w:date="2011-07-13T11:45:00Z">
          <w:r w:rsidR="00FA57E6" w:rsidRPr="002B284A" w:rsidDel="002F29C3">
            <w:t xml:space="preserve">pasillos por los que circulan las aeronaves. Otros elementos </w:t>
          </w:r>
        </w:ins>
        <w:ins w:id="762" w:author="IO" w:date="2011-07-13T11:52:00Z">
          <w:r w:rsidR="00C3088F" w:rsidDel="002F29C3">
            <w:t>de las FIR</w:t>
          </w:r>
        </w:ins>
        <w:ins w:id="763" w:author="IO" w:date="2011-07-13T15:37:00Z">
          <w:r w:rsidR="008F4A0F" w:rsidDel="002F29C3">
            <w:t>s</w:t>
          </w:r>
        </w:ins>
        <w:ins w:id="764" w:author="IO" w:date="2011-07-13T11:52:00Z">
          <w:r w:rsidR="00C3088F" w:rsidDel="002F29C3">
            <w:t xml:space="preserve"> </w:t>
          </w:r>
        </w:ins>
        <w:ins w:id="765" w:author="IO" w:date="2011-07-13T11:45:00Z">
          <w:r w:rsidR="00FA57E6" w:rsidRPr="002B284A" w:rsidDel="002F29C3">
            <w:t>son las áreas prohibidas, restringidas o peligrosas</w:t>
          </w:r>
        </w:ins>
        <w:ins w:id="766" w:author="IO" w:date="2011-07-13T11:53:00Z">
          <w:r w:rsidR="00C3088F" w:rsidDel="002F29C3">
            <w:t>,</w:t>
          </w:r>
        </w:ins>
        <w:ins w:id="767" w:author="IO" w:date="2011-07-13T11:45:00Z">
          <w:r w:rsidR="00FA57E6" w:rsidRPr="002B284A" w:rsidDel="002F29C3">
            <w:t xml:space="preserve"> que son zonas donde el vuelo de aeronaves </w:t>
          </w:r>
        </w:ins>
        <w:ins w:id="768" w:author="IO" w:date="2011-07-13T11:53:00Z">
          <w:r w:rsidR="00C3088F" w:rsidDel="002F29C3">
            <w:t>está limitado</w:t>
          </w:r>
        </w:ins>
        <w:ins w:id="769" w:author="IO" w:date="2011-07-13T11:45:00Z">
          <w:r w:rsidR="00FA57E6" w:rsidRPr="002B284A" w:rsidDel="002F29C3">
            <w:t xml:space="preserve"> en diferentes medidas y por causas diversas.</w:t>
          </w:r>
        </w:ins>
        <w:ins w:id="770" w:author="IO" w:date="2011-07-13T12:00:00Z">
          <w:r w:rsidR="007A61F8" w:rsidDel="002F29C3">
            <w:t xml:space="preserve"> Las FIR</w:t>
          </w:r>
        </w:ins>
        <w:ins w:id="771" w:author="IO" w:date="2011-07-13T15:37:00Z">
          <w:r w:rsidR="008F4A0F" w:rsidDel="002F29C3">
            <w:t>s</w:t>
          </w:r>
        </w:ins>
        <w:ins w:id="772" w:author="IO" w:date="2011-07-13T12:00:00Z">
          <w:r w:rsidR="007A61F8" w:rsidDel="002F29C3">
            <w:t xml:space="preserve"> se subdividen a su vez en </w:t>
          </w:r>
        </w:ins>
        <w:ins w:id="773" w:author="IO" w:date="2011-07-13T12:03:00Z">
          <w:r w:rsidR="007A61F8" w:rsidDel="002F29C3">
            <w:t>S</w:t>
          </w:r>
        </w:ins>
        <w:ins w:id="774" w:author="IO" w:date="2011-07-13T12:00:00Z">
          <w:r w:rsidR="007A61F8" w:rsidDel="002F29C3">
            <w:t xml:space="preserve">ectores </w:t>
          </w:r>
        </w:ins>
        <w:ins w:id="775" w:author="IO" w:date="2011-07-13T12:03:00Z">
          <w:r w:rsidR="007A61F8" w:rsidDel="002F29C3">
            <w:t xml:space="preserve">de Control </w:t>
          </w:r>
        </w:ins>
        <w:ins w:id="776" w:author="IO" w:date="2011-07-13T12:00:00Z">
          <w:r w:rsidR="007A61F8" w:rsidDel="002F29C3">
            <w:t>para la gesti</w:t>
          </w:r>
        </w:ins>
        <w:ins w:id="777" w:author="IO" w:date="2011-07-13T12:01:00Z">
          <w:r w:rsidR="007A61F8" w:rsidDel="002F29C3">
            <w:t>ón de sus vuelos.</w:t>
          </w:r>
        </w:ins>
      </w:moveFrom>
      <w:moveFromRangeEnd w:id="739"/>
      <w:ins w:id="778" w:author="Orion" w:date="2011-07-26T22:13:00Z">
        <w:r w:rsidR="00E54276">
          <w:rPr>
            <w:i/>
            <w:iCs/>
            <w:noProof/>
            <w:color w:val="666666"/>
            <w:lang w:eastAsia="es-ES" w:bidi="ar-SA"/>
            <w:rPrChange w:id="779">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780" w:author="Orion" w:date="2011-07-26T22:08:00Z"/>
          <w:rFonts w:cs="Times New Roman"/>
        </w:rPr>
        <w:pPrChange w:id="781" w:author="Orion" w:date="2011-07-26T22:19:00Z">
          <w:pPr>
            <w:spacing w:before="240" w:after="120"/>
            <w:ind w:firstLine="284"/>
            <w:jc w:val="both"/>
          </w:pPr>
        </w:pPrChange>
      </w:pPr>
      <w:bookmarkStart w:id="782" w:name="_Toc299483433"/>
      <w:bookmarkStart w:id="783" w:name="_Ref299482133"/>
      <w:bookmarkStart w:id="784" w:name="_Toc300051056"/>
      <w:bookmarkStart w:id="785" w:name="_Toc300051429"/>
      <w:bookmarkStart w:id="786" w:name="_Toc300051732"/>
      <w:bookmarkStart w:id="787" w:name="_Toc300052342"/>
      <w:bookmarkStart w:id="788" w:name="_Toc300052953"/>
      <w:bookmarkStart w:id="789" w:name="_Toc300057791"/>
      <w:bookmarkStart w:id="790" w:name="_Toc300057993"/>
      <w:ins w:id="791" w:author="Orion" w:date="2011-07-26T22:19:00Z">
        <w:r>
          <w:t xml:space="preserve">Figura </w:t>
        </w:r>
        <w:r>
          <w:fldChar w:fldCharType="begin"/>
        </w:r>
        <w:r>
          <w:instrText xml:space="preserve"> SEQ Figura \* ARABIC </w:instrText>
        </w:r>
      </w:ins>
      <w:r>
        <w:fldChar w:fldCharType="separate"/>
      </w:r>
      <w:ins w:id="792" w:author="Orion" w:date="2011-08-02T14:09:00Z">
        <w:r w:rsidR="001335BC">
          <w:rPr>
            <w:noProof/>
          </w:rPr>
          <w:t>2</w:t>
        </w:r>
      </w:ins>
      <w:bookmarkEnd w:id="782"/>
      <w:ins w:id="793" w:author="Orion" w:date="2011-07-26T22:19:00Z">
        <w:r>
          <w:fldChar w:fldCharType="end"/>
        </w:r>
      </w:ins>
      <w:bookmarkEnd w:id="783"/>
      <w:ins w:id="794" w:author="Orion" w:date="2011-08-02T11:54:00Z">
        <w:r w:rsidR="00040E3C">
          <w:t>: División del espacio a</w:t>
        </w:r>
      </w:ins>
      <w:ins w:id="795" w:author="Orion" w:date="2011-08-02T11:55:00Z">
        <w:r w:rsidR="00040E3C">
          <w:t>éreo</w:t>
        </w:r>
      </w:ins>
      <w:bookmarkEnd w:id="784"/>
      <w:bookmarkEnd w:id="785"/>
      <w:bookmarkEnd w:id="786"/>
      <w:bookmarkEnd w:id="787"/>
      <w:bookmarkEnd w:id="788"/>
      <w:bookmarkEnd w:id="789"/>
      <w:bookmarkEnd w:id="790"/>
    </w:p>
    <w:p w14:paraId="3F1CCD5D" w14:textId="4500F098" w:rsidR="00E54276" w:rsidRPr="00E54276" w:rsidRDefault="00E237E8" w:rsidP="00E54276">
      <w:pPr>
        <w:spacing w:before="240" w:after="120"/>
        <w:ind w:firstLine="284"/>
        <w:jc w:val="both"/>
        <w:rPr>
          <w:ins w:id="796" w:author="Orion" w:date="2011-07-26T22:14:00Z"/>
          <w:rFonts w:cs="Times New Roman"/>
        </w:rPr>
      </w:pPr>
      <w:ins w:id="797" w:author="Orion" w:date="2011-07-26T22:19:00Z">
        <w:r>
          <w:rPr>
            <w:rFonts w:cs="Times New Roman"/>
          </w:rPr>
          <w:t xml:space="preserve">Como puede observarse en la </w:t>
        </w:r>
      </w:ins>
      <w:ins w:id="798"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799" w:author="Orion" w:date="2011-07-26T22:20:00Z">
        <w:r>
          <w:t xml:space="preserve">Figura </w:t>
        </w:r>
        <w:r>
          <w:rPr>
            <w:noProof/>
          </w:rPr>
          <w:t>1</w:t>
        </w:r>
        <w:r>
          <w:rPr>
            <w:rFonts w:cs="Times New Roman"/>
          </w:rPr>
          <w:fldChar w:fldCharType="end"/>
        </w:r>
        <w:r>
          <w:rPr>
            <w:rFonts w:cs="Times New Roman"/>
          </w:rPr>
          <w:t xml:space="preserve"> c</w:t>
        </w:r>
      </w:ins>
      <w:ins w:id="800" w:author="Orion" w:date="2011-07-26T22:14:00Z">
        <w:r w:rsidR="00E54276" w:rsidRPr="00E54276">
          <w:rPr>
            <w:rFonts w:cs="Times New Roman"/>
          </w:rPr>
          <w:t xml:space="preserve">ada región de información de vuelo se divide verticalmente en dos zonas: un espacio inferior, </w:t>
        </w:r>
      </w:ins>
      <w:ins w:id="801" w:author="Orion" w:date="2011-07-26T22:18:00Z">
        <w:r w:rsidR="00E54276">
          <w:t>Región</w:t>
        </w:r>
        <w:r w:rsidR="00E54276" w:rsidRPr="004E6168">
          <w:t xml:space="preserve"> de Información de Vuelo (FIR, </w:t>
        </w:r>
        <w:r w:rsidR="00E54276" w:rsidRPr="004E6168">
          <w:rPr>
            <w:i/>
          </w:rPr>
          <w:t>Flight Information Region</w:t>
        </w:r>
        <w:r w:rsidR="00E54276" w:rsidRPr="004E6168">
          <w:t>)</w:t>
        </w:r>
        <w:r w:rsidR="00E54276">
          <w:t xml:space="preserve">, </w:t>
        </w:r>
      </w:ins>
      <w:ins w:id="802" w:author="Orion" w:date="2011-07-26T22:14:00Z">
        <w:r w:rsidR="00E54276" w:rsidRPr="00E54276">
          <w:rPr>
            <w:rFonts w:cs="Times New Roman"/>
          </w:rPr>
          <w:t>que incluye el espacio comprendido entre el suelo y el nivel de vuelo FL 245</w:t>
        </w:r>
      </w:ins>
      <w:ins w:id="803" w:author="Orion" w:date="2011-07-26T22:16:00Z">
        <w:r w:rsidR="00E54276">
          <w:rPr>
            <w:rFonts w:cs="Times New Roman"/>
          </w:rPr>
          <w:t xml:space="preserve"> (</w:t>
        </w:r>
      </w:ins>
      <w:ins w:id="804" w:author="Orion" w:date="2011-07-26T22:17:00Z">
        <w:r w:rsidR="00E54276">
          <w:rPr>
            <w:rFonts w:cs="Times New Roman"/>
          </w:rPr>
          <w:t>24500 pies)</w:t>
        </w:r>
      </w:ins>
      <w:ins w:id="805" w:author="Orion" w:date="2011-07-26T22:14:00Z">
        <w:r w:rsidR="00E54276" w:rsidRPr="00E54276">
          <w:rPr>
            <w:rFonts w:cs="Times New Roman"/>
          </w:rPr>
          <w:t>, y un espacio superior,</w:t>
        </w:r>
      </w:ins>
      <w:ins w:id="806" w:author="Orion" w:date="2011-07-26T22:18:00Z">
        <w:r w:rsidR="00E54276">
          <w:rPr>
            <w:rFonts w:cs="Times New Roman"/>
          </w:rPr>
          <w:t xml:space="preserve"> Área Superior de I</w:t>
        </w:r>
        <w:r w:rsidR="00E54276" w:rsidRPr="00E54276">
          <w:rPr>
            <w:rFonts w:cs="Times New Roman"/>
          </w:rPr>
          <w:t>nformación</w:t>
        </w:r>
      </w:ins>
      <w:ins w:id="807" w:author="Orion" w:date="2011-07-26T22:14:00Z">
        <w:r w:rsidR="00E54276" w:rsidRPr="00E54276">
          <w:rPr>
            <w:rFonts w:cs="Times New Roman"/>
          </w:rPr>
          <w:t xml:space="preserve"> </w:t>
        </w:r>
      </w:ins>
      <w:ins w:id="808" w:author="Orion" w:date="2011-07-26T22:18:00Z">
        <w:r w:rsidR="00E54276">
          <w:rPr>
            <w:rFonts w:cs="Times New Roman"/>
          </w:rPr>
          <w:t>(</w:t>
        </w:r>
      </w:ins>
      <w:ins w:id="809" w:author="Orion" w:date="2011-07-26T22:14:00Z">
        <w:r w:rsidR="00E54276" w:rsidRPr="00E54276">
          <w:rPr>
            <w:rFonts w:cs="Times New Roman"/>
          </w:rPr>
          <w:t>UIR</w:t>
        </w:r>
      </w:ins>
      <w:ins w:id="810" w:author="Orion" w:date="2011-07-26T22:18:00Z">
        <w:r w:rsidR="00E54276">
          <w:rPr>
            <w:rFonts w:cs="Times New Roman"/>
          </w:rPr>
          <w:t>,</w:t>
        </w:r>
      </w:ins>
      <w:ins w:id="811" w:author="Orion" w:date="2011-07-26T22:14:00Z">
        <w:r w:rsidR="00E54276">
          <w:rPr>
            <w:rFonts w:cs="Times New Roman"/>
          </w:rPr>
          <w:t xml:space="preserve"> Upper Information Region</w:t>
        </w:r>
      </w:ins>
      <w:ins w:id="812" w:author="Orion" w:date="2011-07-26T22:19:00Z">
        <w:r w:rsidR="00E54276">
          <w:rPr>
            <w:rFonts w:cs="Times New Roman"/>
          </w:rPr>
          <w:t>)</w:t>
        </w:r>
      </w:ins>
      <w:ins w:id="813" w:author="Orion" w:date="2011-07-26T22:14:00Z">
        <w:r w:rsidR="00E54276" w:rsidRPr="00E54276">
          <w:rPr>
            <w:rFonts w:cs="Times New Roman"/>
          </w:rPr>
          <w:t>, que se extiende desde el nivel de vuelo FL 245 hasta una altura ilimitada.</w:t>
        </w:r>
      </w:ins>
      <w:customXmlInsRangeStart w:id="814" w:author="Orion" w:date="2011-07-26T22:23:00Z"/>
      <w:sdt>
        <w:sdtPr>
          <w:rPr>
            <w:rFonts w:cs="Times New Roman"/>
          </w:rPr>
          <w:id w:val="-583766890"/>
          <w:citation/>
        </w:sdtPr>
        <w:sdtEndPr/>
        <w:sdtContent>
          <w:customXmlInsRangeEnd w:id="814"/>
          <w:ins w:id="815"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816" w:author="Orion" w:date="2011-07-26T22:23:00Z">
            <w:r w:rsidR="002B1E45">
              <w:rPr>
                <w:rFonts w:cs="Times New Roman"/>
              </w:rPr>
              <w:fldChar w:fldCharType="end"/>
            </w:r>
          </w:ins>
          <w:customXmlInsRangeStart w:id="817" w:author="Orion" w:date="2011-07-26T22:23:00Z"/>
        </w:sdtContent>
      </w:sdt>
      <w:customXmlInsRangeEnd w:id="817"/>
    </w:p>
    <w:p w14:paraId="7EA18C6B" w14:textId="169C91E7" w:rsidR="002F29C3" w:rsidDel="00780A10" w:rsidRDefault="002F29C3" w:rsidP="004F123D">
      <w:pPr>
        <w:spacing w:before="240" w:after="120"/>
        <w:ind w:firstLine="284"/>
        <w:jc w:val="both"/>
        <w:rPr>
          <w:del w:id="818" w:author="Orion" w:date="2011-07-26T22:27:00Z"/>
        </w:rPr>
      </w:pPr>
      <w:moveToRangeStart w:id="819" w:author="Orion" w:date="2011-07-26T22:24:00Z" w:name="move299482427"/>
      <w:moveTo w:id="820" w:author="Orion" w:date="2011-07-26T22:24:00Z">
        <w:del w:id="821"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822" w:author="Orion" w:date="2011-07-26T22:26:00Z">
          <w:r w:rsidRPr="004E6168" w:rsidDel="00780A10">
            <w:delText xml:space="preserve"> </w:delText>
          </w:r>
        </w:del>
        <w:r>
          <w:t xml:space="preserve">Las FIRs contienen </w:t>
        </w:r>
        <w:r w:rsidRPr="002B284A">
          <w:t xml:space="preserve">las áreas terminales de los aeropuertos importantes </w:t>
        </w:r>
        <w:r>
          <w:t xml:space="preserve">y una serie de </w:t>
        </w:r>
        <w:r w:rsidRPr="004E6168">
          <w:rPr>
            <w:i/>
          </w:rPr>
          <w:t>puntos de paso</w:t>
        </w:r>
        <w:r>
          <w:t xml:space="preserve"> (</w:t>
        </w:r>
        <w:r w:rsidRPr="004E6168">
          <w:rPr>
            <w:i/>
          </w:rPr>
          <w:t>waypoints</w:t>
        </w:r>
        <w:r>
          <w:t xml:space="preserve">) tridimensionales controlados para la navegación. Entre estos puntos </w:t>
        </w:r>
        <w:r w:rsidRPr="002B284A">
          <w:t>discurren las aerovías</w:t>
        </w:r>
        <w:r>
          <w:t xml:space="preserve"> (</w:t>
        </w:r>
        <w:r w:rsidRPr="004E6168">
          <w:rPr>
            <w:i/>
          </w:rPr>
          <w:t>airways</w:t>
        </w:r>
        <w:r>
          <w:t>)</w:t>
        </w:r>
        <w:r w:rsidRPr="002B284A">
          <w:t xml:space="preserve">, </w:t>
        </w:r>
        <w:r>
          <w:t xml:space="preserve">que son los </w:t>
        </w:r>
        <w:r w:rsidRPr="002B284A">
          <w:t xml:space="preserve">pasillos por los que circulan las aeronaves. Otros elementos </w:t>
        </w:r>
        <w:r>
          <w:t xml:space="preserve">de las FIRs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823" w:author="Orion" w:date="2011-07-26T22:27:00Z">
          <w:r w:rsidDel="00780A10">
            <w:delText>Las FIRs se subdividen a su vez en Sectores de Control para la gestión de sus vuelos.</w:delText>
          </w:r>
        </w:del>
      </w:moveTo>
    </w:p>
    <w:moveToRangeEnd w:id="819"/>
    <w:p w14:paraId="13DC1F18" w14:textId="77777777" w:rsidR="002F29C3" w:rsidRPr="00166C1A" w:rsidRDefault="002F29C3" w:rsidP="00E54276">
      <w:pPr>
        <w:spacing w:before="240" w:after="120"/>
        <w:ind w:firstLine="284"/>
        <w:jc w:val="both"/>
        <w:rPr>
          <w:ins w:id="824" w:author="IO" w:date="2011-07-13T11:53:00Z"/>
          <w:rFonts w:cs="Times New Roman"/>
        </w:rPr>
      </w:pPr>
    </w:p>
    <w:p w14:paraId="47E9670F" w14:textId="2741CE15" w:rsidR="00AC375C" w:rsidRDefault="00FA57E6" w:rsidP="009F0E36">
      <w:pPr>
        <w:spacing w:before="240" w:after="120"/>
        <w:ind w:firstLine="284"/>
        <w:jc w:val="both"/>
        <w:rPr>
          <w:ins w:id="825"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FIR</w:t>
      </w:r>
      <w:r w:rsidR="008F4A0F">
        <w:t>s</w:t>
      </w:r>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Air Traffic Service</w:t>
      </w:r>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r>
        <w:t xml:space="preserve">ATSs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826" w:author="Orion" w:date="2011-07-27T14:45:00Z"/>
        </w:rPr>
      </w:pPr>
    </w:p>
    <w:p w14:paraId="7F6736C4" w14:textId="4D497CF5" w:rsidR="009143CB" w:rsidRDefault="00FA57E6">
      <w:pPr>
        <w:spacing w:before="240" w:after="120"/>
        <w:ind w:firstLine="284"/>
        <w:jc w:val="both"/>
        <w:rPr>
          <w:ins w:id="827" w:author="IO" w:date="2011-07-13T12:34:00Z"/>
        </w:rPr>
        <w:pPrChange w:id="828" w:author="IO" w:date="2011-07-13T15:14:00Z">
          <w:pPr>
            <w:jc w:val="both"/>
          </w:pPr>
        </w:pPrChange>
      </w:pPr>
      <w:ins w:id="829" w:author="IO" w:date="2011-07-13T11:41:00Z">
        <w:del w:id="830" w:author="Orion" w:date="2011-07-27T14:45:00Z">
          <w:r w:rsidDel="0054504D">
            <w:delText>Para realizar estas labores los ATS</w:delText>
          </w:r>
        </w:del>
      </w:ins>
      <w:ins w:id="831" w:author="IO" w:date="2011-07-13T15:38:00Z">
        <w:del w:id="832" w:author="Orion" w:date="2011-07-27T14:45:00Z">
          <w:r w:rsidR="008F4A0F" w:rsidDel="0054504D">
            <w:delText>s</w:delText>
          </w:r>
        </w:del>
      </w:ins>
      <w:ins w:id="833" w:author="IO" w:date="2011-07-13T11:41:00Z">
        <w:del w:id="834" w:author="Orion" w:date="2011-07-27T14:45:00Z">
          <w:r w:rsidDel="0054504D">
            <w:delText xml:space="preserve"> se organizan en varias secciones. </w:delText>
          </w:r>
        </w:del>
      </w:ins>
      <w:ins w:id="835" w:author="Orion" w:date="2011-07-27T14:45:00Z">
        <w:r w:rsidR="0054504D" w:rsidRPr="00E54276">
          <w:rPr>
            <w:rFonts w:cs="Times New Roman"/>
          </w:rPr>
          <w:t xml:space="preserve">A su vez, para hacer más eficaz el volumen del tráfico aéreo existente, la FIR se subdivide en distintos sectores de gestión: las áreas de control, las zonas de control y las de tránsito de </w:t>
        </w:r>
        <w:r w:rsidR="0054504D" w:rsidRPr="00E54276">
          <w:rPr>
            <w:rFonts w:cs="Times New Roman"/>
          </w:rPr>
          <w:lastRenderedPageBreak/>
          <w:t>aeródromo.</w:t>
        </w:r>
        <w:r w:rsidR="0054504D" w:rsidRPr="004E6168">
          <w:t xml:space="preserve"> </w:t>
        </w:r>
      </w:ins>
      <w:ins w:id="836" w:author="IO" w:date="2011-07-13T11:44:00Z">
        <w:del w:id="837" w:author="Orion" w:date="2011-07-27T14:54:00Z">
          <w:r w:rsidDel="0019550B">
            <w:delText xml:space="preserve">El </w:delText>
          </w:r>
          <w:r w:rsidRPr="002B284A" w:rsidDel="0019550B">
            <w:delText xml:space="preserve">Centro de Control de Área (ACC, </w:delText>
          </w:r>
          <w:r w:rsidRPr="00C3088F" w:rsidDel="0019550B">
            <w:rPr>
              <w:i/>
              <w:rPrChange w:id="838" w:author="IO" w:date="2011-07-13T11:55:00Z">
                <w:rPr/>
              </w:rPrChange>
            </w:rPr>
            <w:delText>Area Control Cent</w:delText>
          </w:r>
        </w:del>
      </w:ins>
      <w:ins w:id="839" w:author="IO" w:date="2011-07-13T11:56:00Z">
        <w:del w:id="840" w:author="Orion" w:date="2011-07-27T14:54:00Z">
          <w:r w:rsidR="00C3088F" w:rsidDel="0019550B">
            <w:rPr>
              <w:i/>
            </w:rPr>
            <w:delText>er</w:delText>
          </w:r>
        </w:del>
      </w:ins>
      <w:ins w:id="841" w:author="IO" w:date="2011-07-13T11:44:00Z">
        <w:del w:id="842" w:author="Orion" w:date="2011-07-27T14:54:00Z">
          <w:r w:rsidRPr="002B284A" w:rsidDel="0019550B">
            <w:delText>)</w:delText>
          </w:r>
        </w:del>
      </w:ins>
      <w:ins w:id="843" w:author="IO" w:date="2011-07-13T12:02:00Z">
        <w:del w:id="844" w:author="Orion" w:date="2011-07-27T14:54:00Z">
          <w:r w:rsidR="007A61F8" w:rsidDel="0019550B">
            <w:delText xml:space="preserve"> es l</w:delText>
          </w:r>
        </w:del>
      </w:ins>
      <w:ins w:id="845" w:author="IO" w:date="2011-06-09T13:18:00Z">
        <w:del w:id="846" w:author="Orion" w:date="2011-07-27T14:54:00Z">
          <w:r w:rsidR="00784846" w:rsidRPr="00F45FF0" w:rsidDel="0019550B">
            <w:rPr>
              <w:rPrChange w:id="847" w:author="IO" w:date="2011-07-13T11:33:00Z">
                <w:rPr>
                  <w:rStyle w:val="apple-style-span"/>
                  <w:rFonts w:cs="Times New Roman"/>
                  <w:bCs/>
                  <w:color w:val="000000"/>
                </w:rPr>
              </w:rPrChange>
            </w:rPr>
            <w:delText xml:space="preserve">a </w:delText>
          </w:r>
        </w:del>
      </w:ins>
      <w:ins w:id="848" w:author="IO" w:date="2011-07-13T11:41:00Z">
        <w:del w:id="849" w:author="Orion" w:date="2011-07-27T14:54:00Z">
          <w:r w:rsidDel="0019550B">
            <w:delText>u</w:delText>
          </w:r>
        </w:del>
      </w:ins>
      <w:ins w:id="850" w:author="IO" w:date="2011-06-09T13:18:00Z">
        <w:del w:id="851" w:author="Orion" w:date="2011-07-27T14:54:00Z">
          <w:r w:rsidR="00784846" w:rsidRPr="00F45FF0" w:rsidDel="0019550B">
            <w:rPr>
              <w:rPrChange w:id="852" w:author="IO" w:date="2011-07-13T11:33:00Z">
                <w:rPr>
                  <w:rStyle w:val="apple-style-span"/>
                  <w:rFonts w:cs="Times New Roman"/>
                  <w:bCs/>
                  <w:color w:val="000000"/>
                </w:rPr>
              </w:rPrChange>
            </w:rPr>
            <w:delText xml:space="preserve">nidad encargada de entregar el servicio de control </w:delText>
          </w:r>
        </w:del>
      </w:ins>
      <w:ins w:id="853" w:author="IO" w:date="2011-07-13T12:02:00Z">
        <w:del w:id="854" w:author="Orion" w:date="2011-07-27T14:54:00Z">
          <w:r w:rsidR="007A61F8" w:rsidDel="0019550B">
            <w:delText>de</w:delText>
          </w:r>
        </w:del>
      </w:ins>
      <w:ins w:id="855" w:author="IO" w:date="2011-06-09T13:18:00Z">
        <w:del w:id="856" w:author="Orion" w:date="2011-07-27T14:54:00Z">
          <w:r w:rsidR="00784846" w:rsidRPr="00F45FF0" w:rsidDel="0019550B">
            <w:rPr>
              <w:rPrChange w:id="857" w:author="IO" w:date="2011-07-13T11:33:00Z">
                <w:rPr>
                  <w:rStyle w:val="apple-style-span"/>
                  <w:rFonts w:cs="Times New Roman"/>
                  <w:bCs/>
                  <w:color w:val="000000"/>
                </w:rPr>
              </w:rPrChange>
            </w:rPr>
            <w:delText xml:space="preserve"> tráfico aéreo </w:delText>
          </w:r>
        </w:del>
      </w:ins>
      <w:ins w:id="858" w:author="IO" w:date="2011-07-13T12:03:00Z">
        <w:del w:id="859" w:author="Orion" w:date="2011-07-27T14:54:00Z">
          <w:r w:rsidR="007A61F8" w:rsidDel="0019550B">
            <w:delText xml:space="preserve">entre </w:delText>
          </w:r>
        </w:del>
        <w:del w:id="860" w:author="Orion" w:date="2011-07-27T14:14:00Z">
          <w:r w:rsidR="007A61F8" w:rsidDel="00727047">
            <w:delText xml:space="preserve">las distintas </w:delText>
          </w:r>
        </w:del>
        <w:del w:id="861" w:author="Orion" w:date="2011-07-27T14:13:00Z">
          <w:r w:rsidR="007A61F8" w:rsidDel="00727047">
            <w:delText>FIR</w:delText>
          </w:r>
        </w:del>
      </w:ins>
      <w:ins w:id="862" w:author="IO" w:date="2011-07-13T15:38:00Z">
        <w:del w:id="863" w:author="Orion" w:date="2011-07-27T14:13:00Z">
          <w:r w:rsidR="008F4A0F" w:rsidDel="00727047">
            <w:delText>s</w:delText>
          </w:r>
        </w:del>
      </w:ins>
      <w:ins w:id="864" w:author="IO" w:date="2011-07-13T12:03:00Z">
        <w:del w:id="865" w:author="Orion" w:date="2011-07-27T14:13:00Z">
          <w:r w:rsidR="007A61F8" w:rsidDel="00727047">
            <w:delText xml:space="preserve"> </w:delText>
          </w:r>
        </w:del>
        <w:del w:id="866" w:author="Orion" w:date="2011-07-27T14:14:00Z">
          <w:r w:rsidR="007A61F8" w:rsidDel="00727047">
            <w:delText>o los</w:delText>
          </w:r>
        </w:del>
        <w:del w:id="867" w:author="Orion" w:date="2011-07-27T14:54:00Z">
          <w:r w:rsidR="007A61F8" w:rsidDel="0019550B">
            <w:delText xml:space="preserve"> sectores de </w:delText>
          </w:r>
        </w:del>
        <w:del w:id="868" w:author="Orion" w:date="2011-07-27T14:14:00Z">
          <w:r w:rsidR="007A61F8" w:rsidDel="00727047">
            <w:delText>estas</w:delText>
          </w:r>
        </w:del>
      </w:ins>
      <w:ins w:id="869" w:author="IO" w:date="2011-06-09T13:18:00Z">
        <w:del w:id="870" w:author="Orion" w:date="2011-07-27T14:54:00Z">
          <w:r w:rsidR="00784846" w:rsidRPr="00F45FF0" w:rsidDel="0019550B">
            <w:rPr>
              <w:rPrChange w:id="871" w:author="IO" w:date="2011-07-13T11:33:00Z">
                <w:rPr>
                  <w:rStyle w:val="apple-style-span"/>
                  <w:rFonts w:cs="Times New Roman"/>
                  <w:bCs/>
                  <w:color w:val="000000"/>
                </w:rPr>
              </w:rPrChange>
            </w:rPr>
            <w:delText xml:space="preserve">. </w:delText>
          </w:r>
        </w:del>
      </w:ins>
      <w:ins w:id="872" w:author="Orion" w:date="2011-07-27T14:49:00Z">
        <w:r w:rsidR="0019550B">
          <w:t>C</w:t>
        </w:r>
      </w:ins>
      <w:ins w:id="873" w:author="IO" w:date="2011-07-13T12:04:00Z">
        <w:del w:id="874" w:author="Orion" w:date="2011-07-27T14:49:00Z">
          <w:r w:rsidR="007A61F8" w:rsidDel="0019550B">
            <w:delText>A su vez, c</w:delText>
          </w:r>
        </w:del>
        <w:r w:rsidR="007A61F8">
          <w:t xml:space="preserve">ada </w:t>
        </w:r>
      </w:ins>
      <w:ins w:id="875" w:author="Orion" w:date="2011-07-27T14:50:00Z">
        <w:r w:rsidR="0019550B">
          <w:t xml:space="preserve">uno de estos </w:t>
        </w:r>
      </w:ins>
      <w:ins w:id="876" w:author="IO" w:date="2011-07-13T12:04:00Z">
        <w:r w:rsidR="007A61F8">
          <w:t>sector</w:t>
        </w:r>
      </w:ins>
      <w:ins w:id="877" w:author="Orion" w:date="2011-07-27T14:50:00Z">
        <w:r w:rsidR="0019550B">
          <w:t>es</w:t>
        </w:r>
      </w:ins>
      <w:ins w:id="878" w:author="IO" w:date="2011-07-13T12:04:00Z">
        <w:r w:rsidR="007A61F8">
          <w:t xml:space="preserve"> tiene</w:t>
        </w:r>
      </w:ins>
      <w:ins w:id="879" w:author="Orion" w:date="2011-07-27T14:54:00Z">
        <w:r w:rsidR="005C67CA">
          <w:t>n</w:t>
        </w:r>
      </w:ins>
      <w:ins w:id="880" w:author="IO" w:date="2011-07-13T12:04:00Z">
        <w:r w:rsidR="007A61F8">
          <w:t xml:space="preserve"> </w:t>
        </w:r>
        <w:del w:id="881" w:author="Orion" w:date="2011-07-27T14:58:00Z">
          <w:r w:rsidR="007A61F8" w:rsidDel="005C67CA">
            <w:delText>asignad</w:delText>
          </w:r>
        </w:del>
        <w:del w:id="882" w:author="Orion" w:date="2011-07-27T14:50:00Z">
          <w:r w:rsidR="007A61F8" w:rsidDel="0019550B">
            <w:delText>a</w:delText>
          </w:r>
        </w:del>
        <w:del w:id="883" w:author="Orion" w:date="2011-07-27T14:58:00Z">
          <w:r w:rsidR="007A61F8" w:rsidDel="005C67CA">
            <w:delText xml:space="preserve"> </w:delText>
          </w:r>
        </w:del>
        <w:r w:rsidR="007A61F8">
          <w:t>una unidad</w:t>
        </w:r>
      </w:ins>
      <w:ins w:id="884" w:author="Orion" w:date="2011-07-27T14:58:00Z">
        <w:r w:rsidR="005C67CA">
          <w:t>,</w:t>
        </w:r>
      </w:ins>
      <w:ins w:id="885" w:author="IO" w:date="2011-06-09T13:18:00Z">
        <w:r w:rsidR="00784846" w:rsidRPr="00F45FF0">
          <w:rPr>
            <w:rPrChange w:id="886" w:author="IO" w:date="2011-07-13T11:33:00Z">
              <w:rPr>
                <w:rStyle w:val="apple-style-span"/>
                <w:rFonts w:cs="Times New Roman"/>
                <w:bCs/>
                <w:color w:val="000000"/>
              </w:rPr>
            </w:rPrChange>
          </w:rPr>
          <w:t xml:space="preserve"> </w:t>
        </w:r>
      </w:ins>
      <w:ins w:id="887" w:author="Orion" w:date="2011-07-27T14:50:00Z">
        <w:r w:rsidR="0019550B">
          <w:t xml:space="preserve">denominada </w:t>
        </w:r>
      </w:ins>
      <w:ins w:id="888" w:author="Orion" w:date="2011-07-27T14:51:00Z">
        <w:r w:rsidR="0019550B" w:rsidRPr="002B284A">
          <w:t xml:space="preserve">Centro de Control de Área (ACC, </w:t>
        </w:r>
        <w:r w:rsidR="0019550B" w:rsidRPr="00DC7152">
          <w:rPr>
            <w:i/>
          </w:rPr>
          <w:t>Area Control Cent</w:t>
        </w:r>
        <w:r w:rsidR="0019550B">
          <w:rPr>
            <w:i/>
          </w:rPr>
          <w:t>er</w:t>
        </w:r>
        <w:r w:rsidR="0019550B" w:rsidRPr="002B284A">
          <w:t>)</w:t>
        </w:r>
      </w:ins>
      <w:ins w:id="889" w:author="Orion" w:date="2011-07-27T14:58:00Z">
        <w:r w:rsidR="005C67CA">
          <w:t>, asignada</w:t>
        </w:r>
      </w:ins>
      <w:ins w:id="890" w:author="Orion" w:date="2011-07-27T15:49:00Z">
        <w:r w:rsidR="002D1E5C">
          <w:t xml:space="preserve"> </w:t>
        </w:r>
      </w:ins>
      <w:customXmlInsRangeStart w:id="891" w:author="Orion" w:date="2011-07-27T15:49:00Z"/>
      <w:sdt>
        <w:sdtPr>
          <w:id w:val="-2046445556"/>
          <w:citation/>
        </w:sdtPr>
        <w:sdtEndPr/>
        <w:sdtContent>
          <w:customXmlInsRangeEnd w:id="891"/>
          <w:ins w:id="892" w:author="Orion" w:date="2011-07-27T15:49:00Z">
            <w:r w:rsidR="002D1E5C">
              <w:fldChar w:fldCharType="begin"/>
            </w:r>
            <w:r w:rsidR="002D1E5C">
              <w:instrText xml:space="preserve"> CITATION USF09 \l 3082 </w:instrText>
            </w:r>
            <w:r w:rsidR="002D1E5C">
              <w:fldChar w:fldCharType="separate"/>
            </w:r>
          </w:ins>
          <w:r w:rsidR="00282451">
            <w:rPr>
              <w:noProof/>
            </w:rPr>
            <w:t>(27)</w:t>
          </w:r>
          <w:ins w:id="893" w:author="Orion" w:date="2011-07-27T15:49:00Z">
            <w:r w:rsidR="002D1E5C">
              <w:fldChar w:fldCharType="end"/>
            </w:r>
          </w:ins>
          <w:customXmlInsRangeStart w:id="894" w:author="Orion" w:date="2011-07-27T15:49:00Z"/>
        </w:sdtContent>
      </w:sdt>
      <w:customXmlInsRangeEnd w:id="894"/>
      <w:ins w:id="895" w:author="Orion" w:date="2011-07-27T14:51:00Z">
        <w:r w:rsidR="0019550B">
          <w:t xml:space="preserve">. El </w:t>
        </w:r>
        <w:r w:rsidR="0019550B" w:rsidRPr="002B284A">
          <w:t>ACC</w:t>
        </w:r>
      </w:ins>
      <w:ins w:id="896" w:author="Orion" w:date="2011-07-27T14:53:00Z">
        <w:r w:rsidR="005C67CA">
          <w:t xml:space="preserve"> es</w:t>
        </w:r>
        <w:r w:rsidR="0019550B">
          <w:t xml:space="preserve"> </w:t>
        </w:r>
      </w:ins>
      <w:ins w:id="897" w:author="IO" w:date="2011-07-13T12:04:00Z">
        <w:del w:id="898" w:author="Orion" w:date="2011-07-27T14:53:00Z">
          <w:r w:rsidR="007A61F8" w:rsidDel="0019550B">
            <w:delText xml:space="preserve">que es </w:delText>
          </w:r>
        </w:del>
      </w:ins>
      <w:ins w:id="899" w:author="IO" w:date="2011-06-09T13:18:00Z">
        <w:r w:rsidR="00784846" w:rsidRPr="00F45FF0">
          <w:rPr>
            <w:rPrChange w:id="900" w:author="IO" w:date="2011-07-13T11:33:00Z">
              <w:rPr>
                <w:rStyle w:val="apple-style-span"/>
                <w:rFonts w:cs="Times New Roman"/>
                <w:bCs/>
                <w:color w:val="000000"/>
              </w:rPr>
            </w:rPrChange>
          </w:rPr>
          <w:t>responsable</w:t>
        </w:r>
      </w:ins>
      <w:ins w:id="901" w:author="Orion" w:date="2011-07-27T14:59:00Z">
        <w:r w:rsidR="005C67CA">
          <w:t>,</w:t>
        </w:r>
      </w:ins>
      <w:ins w:id="902" w:author="IO" w:date="2011-06-09T13:18:00Z">
        <w:r w:rsidR="00784846" w:rsidRPr="00F45FF0">
          <w:rPr>
            <w:rPrChange w:id="903" w:author="IO" w:date="2011-07-13T11:33:00Z">
              <w:rPr>
                <w:rStyle w:val="apple-style-span"/>
                <w:rFonts w:cs="Times New Roman"/>
                <w:bCs/>
                <w:color w:val="000000"/>
              </w:rPr>
            </w:rPrChange>
          </w:rPr>
          <w:t xml:space="preserve"> </w:t>
        </w:r>
      </w:ins>
      <w:ins w:id="904" w:author="Orion" w:date="2011-07-27T14:59:00Z">
        <w:r w:rsidR="005C67CA">
          <w:t>por un lado</w:t>
        </w:r>
      </w:ins>
      <w:ins w:id="905" w:author="Orion" w:date="2011-07-27T15:54:00Z">
        <w:r w:rsidR="00F05682">
          <w:t>,</w:t>
        </w:r>
      </w:ins>
      <w:ins w:id="906" w:author="Orion" w:date="2011-07-27T14:59:00Z">
        <w:r w:rsidR="005C67CA">
          <w:t xml:space="preserve"> </w:t>
        </w:r>
      </w:ins>
      <w:ins w:id="907" w:author="Orion" w:date="2011-07-27T14:53:00Z">
        <w:r w:rsidR="0019550B">
          <w:t>del control de los vuelos en su secci</w:t>
        </w:r>
        <w:r w:rsidR="005C67CA">
          <w:t>ón</w:t>
        </w:r>
      </w:ins>
      <w:ins w:id="908" w:author="Orion" w:date="2011-07-27T14:59:00Z">
        <w:r w:rsidR="005C67CA">
          <w:t>, y</w:t>
        </w:r>
      </w:ins>
      <w:ins w:id="909" w:author="Orion" w:date="2011-07-27T15:55:00Z">
        <w:r w:rsidR="00D44B12">
          <w:t>,</w:t>
        </w:r>
      </w:ins>
      <w:ins w:id="910" w:author="Orion" w:date="2011-07-27T14:59:00Z">
        <w:r w:rsidR="005C67CA">
          <w:t xml:space="preserve"> por otro, </w:t>
        </w:r>
      </w:ins>
      <w:ins w:id="911" w:author="Orion" w:date="2011-07-27T15:47:00Z">
        <w:r w:rsidR="002D1E5C">
          <w:t>de transferir</w:t>
        </w:r>
      </w:ins>
      <w:ins w:id="912" w:author="Orion" w:date="2011-07-27T15:55:00Z">
        <w:r w:rsidR="00D44B12" w:rsidRPr="00D44B12">
          <w:t xml:space="preserve"> </w:t>
        </w:r>
        <w:r w:rsidR="00D44B12">
          <w:t>a otro ACC</w:t>
        </w:r>
      </w:ins>
      <w:ins w:id="913" w:author="Orion" w:date="2011-07-27T15:47:00Z">
        <w:r w:rsidR="002D1E5C">
          <w:t xml:space="preserve"> </w:t>
        </w:r>
      </w:ins>
      <w:ins w:id="914" w:author="Orion" w:date="2011-07-27T15:50:00Z">
        <w:r w:rsidR="00BD2C20">
          <w:t>el</w:t>
        </w:r>
      </w:ins>
      <w:ins w:id="915" w:author="Orion" w:date="2011-07-27T15:47:00Z">
        <w:r w:rsidR="002D1E5C">
          <w:t xml:space="preserve"> s</w:t>
        </w:r>
        <w:r w:rsidR="002D1E5C" w:rsidRPr="002D1E5C">
          <w:t>ervicio de control</w:t>
        </w:r>
      </w:ins>
      <w:ins w:id="916" w:author="Orion" w:date="2011-07-27T15:50:00Z">
        <w:r w:rsidR="00BD2C20">
          <w:t xml:space="preserve"> de una aeronave</w:t>
        </w:r>
      </w:ins>
      <w:ins w:id="917" w:author="Orion" w:date="2011-07-27T15:47:00Z">
        <w:r w:rsidR="002D1E5C" w:rsidRPr="002D1E5C">
          <w:t xml:space="preserve"> </w:t>
        </w:r>
        <w:r w:rsidR="002D1E5C">
          <w:t xml:space="preserve">cuando </w:t>
        </w:r>
      </w:ins>
      <w:ins w:id="918" w:author="Orion" w:date="2011-07-27T15:50:00Z">
        <w:r w:rsidR="00BD2C20">
          <w:t>ésta se encuentra</w:t>
        </w:r>
      </w:ins>
      <w:ins w:id="919" w:author="IO" w:date="2011-07-13T12:04:00Z">
        <w:del w:id="920" w:author="Orion" w:date="2011-07-27T14:53:00Z">
          <w:r w:rsidR="007A61F8" w:rsidDel="0019550B">
            <w:delText>de él</w:delText>
          </w:r>
        </w:del>
      </w:ins>
      <w:ins w:id="921" w:author="IO" w:date="2011-06-09T13:18:00Z">
        <w:del w:id="922" w:author="Orion" w:date="2011-07-27T15:47:00Z">
          <w:r w:rsidR="00784846" w:rsidRPr="00F45FF0" w:rsidDel="002D1E5C">
            <w:rPr>
              <w:rPrChange w:id="923" w:author="IO" w:date="2011-07-13T11:33:00Z">
                <w:rPr>
                  <w:rStyle w:val="apple-style-span"/>
                  <w:rFonts w:cs="Times New Roman"/>
                  <w:bCs/>
                  <w:color w:val="000000"/>
                </w:rPr>
              </w:rPrChange>
            </w:rPr>
            <w:delText>. Cuando un avión est</w:delText>
          </w:r>
        </w:del>
        <w:del w:id="924" w:author="Orion" w:date="2011-07-27T15:50:00Z">
          <w:r w:rsidR="00784846" w:rsidRPr="00F45FF0" w:rsidDel="00BD2C20">
            <w:rPr>
              <w:rPrChange w:id="925" w:author="IO" w:date="2011-07-13T11:33:00Z">
                <w:rPr>
                  <w:rStyle w:val="apple-style-span"/>
                  <w:rFonts w:cs="Times New Roman"/>
                  <w:bCs/>
                  <w:color w:val="000000"/>
                </w:rPr>
              </w:rPrChange>
            </w:rPr>
            <w:delText>á</w:delText>
          </w:r>
        </w:del>
        <w:r w:rsidR="00784846" w:rsidRPr="00F45FF0">
          <w:rPr>
            <w:rPrChange w:id="926" w:author="IO" w:date="2011-07-13T11:33:00Z">
              <w:rPr>
                <w:rStyle w:val="apple-style-span"/>
                <w:rFonts w:cs="Times New Roman"/>
                <w:bCs/>
                <w:color w:val="000000"/>
              </w:rPr>
            </w:rPrChange>
          </w:rPr>
          <w:t xml:space="preserve"> a punto de salir de </w:t>
        </w:r>
        <w:del w:id="927" w:author="Orion" w:date="2011-07-27T15:48:00Z">
          <w:r w:rsidR="00784846" w:rsidRPr="00F45FF0" w:rsidDel="002D1E5C">
            <w:rPr>
              <w:rPrChange w:id="928" w:author="IO" w:date="2011-07-13T11:33:00Z">
                <w:rPr>
                  <w:rStyle w:val="apple-style-span"/>
                  <w:rFonts w:cs="Times New Roman"/>
                  <w:bCs/>
                  <w:color w:val="000000"/>
                </w:rPr>
              </w:rPrChange>
            </w:rPr>
            <w:delText>un</w:delText>
          </w:r>
        </w:del>
      </w:ins>
      <w:ins w:id="929" w:author="Orion" w:date="2011-07-27T15:48:00Z">
        <w:r w:rsidR="002D1E5C">
          <w:t xml:space="preserve">su </w:t>
        </w:r>
      </w:ins>
      <w:ins w:id="930" w:author="IO" w:date="2011-06-09T13:18:00Z">
        <w:del w:id="931" w:author="Orion" w:date="2011-07-27T15:48:00Z">
          <w:r w:rsidR="00784846" w:rsidRPr="00F45FF0" w:rsidDel="002D1E5C">
            <w:rPr>
              <w:rPrChange w:id="932" w:author="IO" w:date="2011-07-13T11:33:00Z">
                <w:rPr>
                  <w:rStyle w:val="apple-style-span"/>
                  <w:rFonts w:cs="Times New Roman"/>
                  <w:bCs/>
                  <w:color w:val="000000"/>
                </w:rPr>
              </w:rPrChange>
            </w:rPr>
            <w:delText xml:space="preserve"> </w:delText>
          </w:r>
        </w:del>
        <w:r w:rsidR="00784846" w:rsidRPr="00F45FF0">
          <w:rPr>
            <w:rPrChange w:id="933" w:author="IO" w:date="2011-07-13T11:33:00Z">
              <w:rPr>
                <w:rStyle w:val="apple-style-span"/>
                <w:rFonts w:cs="Times New Roman"/>
                <w:bCs/>
                <w:color w:val="000000"/>
              </w:rPr>
            </w:rPrChange>
          </w:rPr>
          <w:t>sector</w:t>
        </w:r>
      </w:ins>
      <w:ins w:id="934" w:author="IO" w:date="2011-07-13T12:05:00Z">
        <w:del w:id="935" w:author="Orion" w:date="2011-07-27T15:48:00Z">
          <w:r w:rsidR="007A61F8" w:rsidDel="002D1E5C">
            <w:delText xml:space="preserve">, su unidad lo </w:delText>
          </w:r>
        </w:del>
      </w:ins>
      <w:ins w:id="936" w:author="IO" w:date="2011-06-09T13:18:00Z">
        <w:del w:id="937" w:author="Orion" w:date="2011-07-27T15:48:00Z">
          <w:r w:rsidR="00784846" w:rsidRPr="00F45FF0" w:rsidDel="002D1E5C">
            <w:rPr>
              <w:rPrChange w:id="938" w:author="IO" w:date="2011-07-13T11:33:00Z">
                <w:rPr>
                  <w:rStyle w:val="apple-style-span"/>
                  <w:rFonts w:cs="Times New Roman"/>
                  <w:bCs/>
                  <w:color w:val="000000"/>
                </w:rPr>
              </w:rPrChange>
            </w:rPr>
            <w:delText>traspasa</w:delText>
          </w:r>
        </w:del>
      </w:ins>
      <w:ins w:id="939" w:author="IO" w:date="2011-07-13T12:05:00Z">
        <w:del w:id="940" w:author="Orion" w:date="2011-07-27T15:48:00Z">
          <w:r w:rsidR="007A61F8" w:rsidDel="002D1E5C">
            <w:delText xml:space="preserve"> al ACC y éste a la unidad del siguiente</w:delText>
          </w:r>
        </w:del>
      </w:ins>
      <w:ins w:id="941" w:author="IO" w:date="2011-06-09T13:18:00Z">
        <w:del w:id="942" w:author="Orion" w:date="2011-07-27T15:48:00Z">
          <w:r w:rsidR="00784846" w:rsidRPr="00F45FF0" w:rsidDel="002D1E5C">
            <w:rPr>
              <w:rPrChange w:id="943" w:author="IO" w:date="2011-07-13T11:33:00Z">
                <w:rPr>
                  <w:rStyle w:val="apple-style-span"/>
                  <w:rFonts w:cs="Times New Roman"/>
                  <w:bCs/>
                  <w:color w:val="000000"/>
                </w:rPr>
              </w:rPrChange>
            </w:rPr>
            <w:delText xml:space="preserve"> sector, </w:delText>
          </w:r>
        </w:del>
      </w:ins>
      <w:ins w:id="944" w:author="IO" w:date="2011-07-13T12:06:00Z">
        <w:del w:id="945" w:author="Orion" w:date="2011-07-27T15:48:00Z">
          <w:r w:rsidR="007A61F8" w:rsidDel="002D1E5C">
            <w:delText xml:space="preserve">repitiéndose este proceso </w:delText>
          </w:r>
        </w:del>
      </w:ins>
      <w:ins w:id="946" w:author="IO" w:date="2011-06-09T13:18:00Z">
        <w:del w:id="947" w:author="Orion" w:date="2011-07-27T15:48:00Z">
          <w:r w:rsidR="00784846" w:rsidRPr="00F45FF0" w:rsidDel="002D1E5C">
            <w:rPr>
              <w:rPrChange w:id="948" w:author="IO" w:date="2011-07-13T11:33:00Z">
                <w:rPr>
                  <w:rStyle w:val="apple-style-span"/>
                  <w:rFonts w:cs="Times New Roman"/>
                  <w:bCs/>
                  <w:color w:val="000000"/>
                </w:rPr>
              </w:rPrChange>
            </w:rPr>
            <w:delText>hasta el aterrizaje en su destino</w:delText>
          </w:r>
        </w:del>
        <w:r w:rsidR="00784846" w:rsidRPr="00F45FF0">
          <w:rPr>
            <w:rPrChange w:id="949" w:author="IO" w:date="2011-07-13T11:33:00Z">
              <w:rPr>
                <w:rStyle w:val="apple-style-span"/>
                <w:rFonts w:cs="Times New Roman"/>
                <w:bCs/>
                <w:color w:val="000000"/>
              </w:rPr>
            </w:rPrChange>
          </w:rPr>
          <w:t xml:space="preserve">. </w:t>
        </w:r>
      </w:ins>
      <w:ins w:id="950" w:author="IO" w:date="2011-07-13T12:33:00Z">
        <w:r w:rsidR="00E011F0">
          <w:t>Otras unidades</w:t>
        </w:r>
      </w:ins>
      <w:ins w:id="951" w:author="Orion" w:date="2011-07-27T15:48:00Z">
        <w:r w:rsidR="002D1E5C">
          <w:t xml:space="preserve"> son aquellas</w:t>
        </w:r>
      </w:ins>
      <w:ins w:id="952" w:author="IO" w:date="2011-07-13T12:33:00Z">
        <w:del w:id="953" w:author="Orion" w:date="2011-07-27T15:48:00Z">
          <w:r w:rsidR="00E011F0" w:rsidDel="002D1E5C">
            <w:delText>,</w:delText>
          </w:r>
        </w:del>
        <w:r w:rsidR="00E011F0">
          <w:t xml:space="preserve"> centradas en el control de los aeropuertos, donde el movimiento de </w:t>
        </w:r>
      </w:ins>
      <w:ins w:id="954" w:author="Orion" w:date="2011-07-27T15:57:00Z">
        <w:r w:rsidR="00F3420A">
          <w:t xml:space="preserve">los </w:t>
        </w:r>
      </w:ins>
      <w:ins w:id="955" w:author="IO" w:date="2011-07-13T12:33:00Z">
        <w:r w:rsidR="00E011F0">
          <w:t>aviones tiene condiciones particulares</w:t>
        </w:r>
      </w:ins>
      <w:ins w:id="956" w:author="IO" w:date="2011-07-13T12:34:00Z">
        <w:del w:id="957" w:author="Orion" w:date="2011-07-27T15:49:00Z">
          <w:r w:rsidR="00E011F0" w:rsidDel="002D1E5C">
            <w:delText>,</w:delText>
          </w:r>
        </w:del>
      </w:ins>
      <w:ins w:id="958" w:author="IO" w:date="2011-07-13T12:33:00Z">
        <w:del w:id="959" w:author="Orion" w:date="2011-07-27T15:49:00Z">
          <w:r w:rsidR="00E011F0" w:rsidDel="002D1E5C">
            <w:delText xml:space="preserve"> </w:delText>
          </w:r>
        </w:del>
      </w:ins>
      <w:ins w:id="960" w:author="Orion" w:date="2011-07-27T15:49:00Z">
        <w:r w:rsidR="002D1E5C">
          <w:t>. E</w:t>
        </w:r>
      </w:ins>
      <w:ins w:id="961" w:author="Orion" w:date="2011-07-27T15:48:00Z">
        <w:r w:rsidR="002D1E5C">
          <w:t xml:space="preserve">stas unidades </w:t>
        </w:r>
      </w:ins>
      <w:ins w:id="962" w:author="IO" w:date="2011-07-13T12:33:00Z">
        <w:r w:rsidR="00E011F0">
          <w:t xml:space="preserve">son </w:t>
        </w:r>
      </w:ins>
      <w:ins w:id="963" w:author="IO" w:date="2011-07-13T12:34:00Z">
        <w:r w:rsidR="00E011F0">
          <w:t xml:space="preserve">las </w:t>
        </w:r>
      </w:ins>
      <w:ins w:id="964"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965" w:author="IO" w:date="2011-07-13T12:34:00Z">
        <w:r w:rsidR="00E011F0">
          <w:t xml:space="preserve">las </w:t>
        </w:r>
      </w:ins>
      <w:ins w:id="966" w:author="IO" w:date="2011-07-13T12:33:00Z">
        <w:r w:rsidR="00E011F0" w:rsidRPr="002B284A">
          <w:t>Oficina</w:t>
        </w:r>
        <w:r w:rsidR="00E011F0">
          <w:t>s</w:t>
        </w:r>
        <w:r w:rsidR="00E011F0" w:rsidRPr="002B284A">
          <w:t xml:space="preserve"> de Control de Aproximación</w:t>
        </w:r>
        <w:del w:id="967" w:author="Orion" w:date="2011-07-27T14:23:00Z">
          <w:r w:rsidR="00E011F0" w:rsidDel="009864B4">
            <w:delText>.</w:delText>
          </w:r>
        </w:del>
      </w:ins>
      <w:ins w:id="968" w:author="Orion" w:date="2011-07-27T14:23:00Z">
        <w:r w:rsidR="009864B4">
          <w:t>.</w:t>
        </w:r>
      </w:ins>
    </w:p>
    <w:p w14:paraId="60B469BD" w14:textId="03525B27" w:rsidR="00E011F0" w:rsidRPr="002B284A" w:rsidRDefault="00631C72" w:rsidP="00E011F0">
      <w:pPr>
        <w:spacing w:before="240" w:after="120"/>
        <w:ind w:firstLine="284"/>
        <w:jc w:val="both"/>
      </w:pPr>
      <w:ins w:id="969" w:author="Orion" w:date="2011-07-27T15:51:00Z">
        <w:r>
          <w:t xml:space="preserve">Todas </w:t>
        </w:r>
      </w:ins>
      <w:ins w:id="970" w:author="IO" w:date="2011-07-13T12:34:00Z">
        <w:del w:id="971" w:author="Orion" w:date="2011-07-27T15:51:00Z">
          <w:r w:rsidR="00E011F0" w:rsidDel="00631C72">
            <w:delText>E</w:delText>
          </w:r>
        </w:del>
      </w:ins>
      <w:ins w:id="972" w:author="Orion" w:date="2011-07-27T15:51:00Z">
        <w:r>
          <w:t>e</w:t>
        </w:r>
      </w:ins>
      <w:ins w:id="973"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974" w:author="IO" w:date="2011-07-13T15:38:00Z">
            <w:rPr/>
          </w:rPrChange>
        </w:rPr>
        <w:t>Radar</w:t>
      </w:r>
      <w:r w:rsidR="00E011F0" w:rsidRPr="002B284A">
        <w:t xml:space="preserve"> (RDR, </w:t>
      </w:r>
      <w:r w:rsidR="00E011F0" w:rsidRPr="002B284A">
        <w:rPr>
          <w:i/>
        </w:rPr>
        <w:t>Radio Detection and Ranging</w:t>
      </w:r>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975"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976" w:author="IO" w:date="2011-07-13T12:10:00Z">
        <w:r>
          <w:t xml:space="preserve">Los controladores de tráfico aéreo </w:t>
        </w:r>
      </w:ins>
      <w:ins w:id="977" w:author="IO" w:date="2011-07-13T12:35:00Z">
        <w:r w:rsidR="00E011F0">
          <w:t>son el personal que trabaja</w:t>
        </w:r>
      </w:ins>
      <w:ins w:id="978" w:author="IO" w:date="2011-07-13T12:10:00Z">
        <w:r>
          <w:t xml:space="preserve"> </w:t>
        </w:r>
      </w:ins>
      <w:ins w:id="979" w:author="IO" w:date="2011-07-13T12:36:00Z">
        <w:r w:rsidR="00E011F0">
          <w:t>en las</w:t>
        </w:r>
      </w:ins>
      <w:ins w:id="980" w:author="IO" w:date="2011-07-13T12:10:00Z">
        <w:r>
          <w:t xml:space="preserve"> </w:t>
        </w:r>
        <w:del w:id="981" w:author="Orion" w:date="2011-07-27T16:08:00Z">
          <w:r w:rsidDel="009F0E36">
            <w:delText>unidade</w:delText>
          </w:r>
        </w:del>
      </w:ins>
      <w:ins w:id="982" w:author="Orion" w:date="2011-07-27T16:08:00Z">
        <w:r w:rsidR="009F0E36">
          <w:t>instalaciones</w:t>
        </w:r>
      </w:ins>
      <w:ins w:id="983" w:author="IO" w:date="2011-07-13T12:10:00Z">
        <w:del w:id="984" w:author="Orion" w:date="2011-07-27T16:08:00Z">
          <w:r w:rsidDel="009F0E36">
            <w:delText>s</w:delText>
          </w:r>
        </w:del>
        <w:r>
          <w:t xml:space="preserve"> anterior</w:t>
        </w:r>
      </w:ins>
      <w:ins w:id="985" w:author="Orion" w:date="2011-07-27T16:08:00Z">
        <w:r w:rsidR="009F0E36">
          <w:t>mente descritas</w:t>
        </w:r>
      </w:ins>
      <w:ins w:id="986" w:author="IO" w:date="2011-07-13T12:10:00Z">
        <w:del w:id="987"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r w:rsidRPr="009E02FC">
        <w:rPr>
          <w:i/>
        </w:rPr>
        <w:t>Instrument Flight Rules</w:t>
      </w:r>
      <w:r w:rsidRPr="007A61F8">
        <w:t>).</w:t>
      </w:r>
      <w:r w:rsidR="00417ACD">
        <w:t xml:space="preserve"> </w:t>
      </w:r>
      <w:r w:rsidR="00366B82" w:rsidRPr="007A61F8">
        <w:t>Las</w:t>
      </w:r>
      <w:r w:rsidR="00067307" w:rsidRPr="007A61F8">
        <w:t xml:space="preserve"> VFR</w:t>
      </w:r>
      <w:r w:rsidR="008F4A0F">
        <w:t>s</w:t>
      </w:r>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IFR</w:t>
      </w:r>
      <w:r w:rsidR="008F4A0F">
        <w:t>s</w:t>
      </w:r>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w:t>
      </w:r>
      <w:r w:rsidR="00067307" w:rsidRPr="009E02FC">
        <w:lastRenderedPageBreak/>
        <w:t>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988" w:name="_Toc298344399"/>
      <w:bookmarkStart w:id="989" w:name="_Toc298429456"/>
      <w:bookmarkStart w:id="990" w:name="_Toc298430321"/>
      <w:bookmarkStart w:id="991" w:name="_Toc298516027"/>
      <w:bookmarkStart w:id="992" w:name="_Toc298690976"/>
      <w:bookmarkStart w:id="993" w:name="_Toc298700798"/>
      <w:bookmarkStart w:id="994" w:name="_Toc298752118"/>
      <w:bookmarkStart w:id="995" w:name="_Toc298757498"/>
      <w:bookmarkStart w:id="996" w:name="_Toc298777444"/>
      <w:bookmarkStart w:id="997" w:name="_Toc298787409"/>
      <w:bookmarkStart w:id="998" w:name="_Toc298944572"/>
      <w:bookmarkStart w:id="999" w:name="_Toc298954489"/>
      <w:bookmarkStart w:id="1000" w:name="_Toc299007660"/>
      <w:bookmarkStart w:id="1001" w:name="_Toc299012018"/>
      <w:bookmarkStart w:id="1002" w:name="_Toc299103566"/>
      <w:bookmarkStart w:id="1003" w:name="_Toc299103939"/>
      <w:bookmarkStart w:id="1004" w:name="_Toc299463764"/>
      <w:bookmarkStart w:id="1005" w:name="_Toc299463848"/>
      <w:bookmarkStart w:id="1006" w:name="_Ref299115945"/>
      <w:bookmarkStart w:id="1007" w:name="_Toc300051955"/>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r w:rsidRPr="00EB451E">
        <w:rPr>
          <w:b w:val="0"/>
          <w:sz w:val="52"/>
          <w:szCs w:val="52"/>
        </w:rPr>
        <w:lastRenderedPageBreak/>
        <w:t>Estado del arte</w:t>
      </w:r>
      <w:bookmarkEnd w:id="1006"/>
      <w:bookmarkEnd w:id="1007"/>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UAVs,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008" w:name="_Ref298429770"/>
      <w:bookmarkStart w:id="1009" w:name="_Toc300051956"/>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008"/>
      <w:bookmarkEnd w:id="1009"/>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End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End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Al describir HF</w:t>
      </w:r>
      <w:r w:rsidR="00FE7837">
        <w:t>s</w:t>
      </w:r>
      <w:r w:rsidRPr="0057098F">
        <w:t xml:space="preserve"> como una tecnología, se hace hincapié en su carácter práctico; se orienta a problemas más que centrarse en la disciplina. La relación entre HF</w:t>
      </w:r>
      <w:r w:rsidR="00FE7837">
        <w:t>s</w:t>
      </w:r>
      <w:r w:rsidRPr="0057098F">
        <w:t xml:space="preserve"> y las ciencias humanas podría compararse con la relación entre ingeniería y ciencias físicas.</w:t>
      </w:r>
      <w:r w:rsidR="0003066C" w:rsidRPr="0003066C">
        <w:t xml:space="preserve"> </w:t>
      </w:r>
      <w:r w:rsidR="0003066C" w:rsidRPr="00B40816">
        <w:t>Las ciencias humanas comprenden los estudios de la estructura y naturaleza del ser humano, sus capacidades y limitaciones, y sus comportamientos ya sea en solitario o en grupo. En común con todas las tecnologías, HF</w:t>
      </w:r>
      <w:r w:rsidR="00FE7837">
        <w:t>s</w:t>
      </w:r>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010"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011" w:author="Orion" w:date="2011-07-27T17:01:00Z"/>
      <w:sdt>
        <w:sdtPr>
          <w:id w:val="-1241168410"/>
          <w:citation/>
        </w:sdtPr>
        <w:sdtEndPr/>
        <w:sdtContent>
          <w:customXmlInsRangeEnd w:id="1011"/>
          <w:ins w:id="1012" w:author="Orion" w:date="2011-07-27T17:01:00Z">
            <w:r w:rsidR="0009077D">
              <w:fldChar w:fldCharType="begin"/>
            </w:r>
            <w:r w:rsidR="0009077D">
              <w:instrText xml:space="preserve"> CITATION Coo80 \l 3082 </w:instrText>
            </w:r>
          </w:ins>
          <w:r w:rsidR="0009077D">
            <w:fldChar w:fldCharType="separate"/>
          </w:r>
          <w:r w:rsidR="00282451">
            <w:rPr>
              <w:noProof/>
            </w:rPr>
            <w:t>(30)</w:t>
          </w:r>
          <w:ins w:id="1013" w:author="Orion" w:date="2011-07-27T17:01:00Z">
            <w:r w:rsidR="0009077D">
              <w:fldChar w:fldCharType="end"/>
            </w:r>
          </w:ins>
          <w:customXmlInsRangeStart w:id="1014" w:author="Orion" w:date="2011-07-27T17:01:00Z"/>
        </w:sdtContent>
      </w:sdt>
      <w:customXmlInsRangeEnd w:id="1014"/>
      <w:customXmlDelRangeStart w:id="1015" w:author="Orion" w:date="2011-07-27T17:01:00Z"/>
      <w:sdt>
        <w:sdtPr>
          <w:id w:val="1343275894"/>
          <w:citation/>
        </w:sdtPr>
        <w:sdtEndPr/>
        <w:sdtContent>
          <w:customXmlDelRangeEnd w:id="1015"/>
          <w:del w:id="1016"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017" w:author="Orion" w:date="2011-07-27T17:01:00Z"/>
        </w:sdtContent>
      </w:sdt>
      <w:customXmlDelRangeEnd w:id="1017"/>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r w:rsidRPr="0009077D">
        <w:rPr>
          <w:i/>
        </w:rPr>
        <w:t xml:space="preserve">Crew </w:t>
      </w:r>
      <w:r w:rsidR="009B648C" w:rsidRPr="0009077D">
        <w:rPr>
          <w:i/>
        </w:rPr>
        <w:t>R</w:t>
      </w:r>
      <w:r w:rsidRPr="0009077D">
        <w:rPr>
          <w:i/>
        </w:rPr>
        <w:t xml:space="preserve">esource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End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End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018" w:author="Orion" w:date="2011-07-27T17:10:00Z">
        <w:r w:rsidR="00D77207">
          <w:t xml:space="preserve"> </w:t>
        </w:r>
      </w:ins>
      <w:customXmlInsRangeStart w:id="1019" w:author="Orion" w:date="2011-07-27T17:10:00Z"/>
      <w:sdt>
        <w:sdtPr>
          <w:id w:val="-1268226279"/>
          <w:citation/>
        </w:sdtPr>
        <w:sdtEndPr/>
        <w:sdtContent>
          <w:customXmlInsRangeEnd w:id="1019"/>
          <w:ins w:id="1020" w:author="Orion" w:date="2011-07-27T17:10:00Z">
            <w:r w:rsidR="00D77207">
              <w:fldChar w:fldCharType="begin"/>
            </w:r>
            <w:r w:rsidR="00D77207">
              <w:instrText xml:space="preserve"> CITATION Wie95 \l 3082 </w:instrText>
            </w:r>
          </w:ins>
          <w:r w:rsidR="00D77207">
            <w:fldChar w:fldCharType="separate"/>
          </w:r>
          <w:r w:rsidR="00282451">
            <w:rPr>
              <w:noProof/>
            </w:rPr>
            <w:t>(31)</w:t>
          </w:r>
          <w:ins w:id="1021" w:author="Orion" w:date="2011-07-27T17:10:00Z">
            <w:r w:rsidR="00D77207">
              <w:fldChar w:fldCharType="end"/>
            </w:r>
          </w:ins>
          <w:customXmlInsRangeStart w:id="1022" w:author="Orion" w:date="2011-07-27T17:10:00Z"/>
        </w:sdtContent>
      </w:sdt>
      <w:customXmlInsRangeEnd w:id="1022"/>
      <w:r w:rsidRPr="00F45FF0">
        <w:t xml:space="preserve">. De los artículos </w:t>
      </w:r>
      <w:sdt>
        <w:sdtPr>
          <w:id w:val="-583224404"/>
          <w:citation/>
        </w:sdtPr>
        <w:sdtEnd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End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End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El segundo procedimiento típico de HF</w:t>
      </w:r>
      <w:r w:rsidR="0074398B">
        <w:t>s</w:t>
      </w:r>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Line-Oriented Flight Training</w:t>
      </w:r>
      <w:r w:rsidRPr="00F45FF0">
        <w:t>)</w:t>
      </w:r>
      <w:r w:rsidR="009B648C">
        <w:t xml:space="preserve"> </w:t>
      </w:r>
      <w:sdt>
        <w:sdtPr>
          <w:id w:val="432021834"/>
          <w:citation/>
        </w:sdtPr>
        <w:sdtEnd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End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e tipo de estudios, pruebas y entrenamientos HF</w:t>
      </w:r>
      <w:r w:rsidR="00614B59">
        <w:t>s</w:t>
      </w:r>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End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023" w:name="_Ref298430372"/>
      <w:bookmarkStart w:id="1024" w:name="_Toc300051957"/>
      <w:r w:rsidRPr="00B40816">
        <w:rPr>
          <w:b w:val="0"/>
          <w:sz w:val="44"/>
          <w:szCs w:val="52"/>
        </w:rPr>
        <w:t>UAVs</w:t>
      </w:r>
      <w:bookmarkEnd w:id="1023"/>
      <w:bookmarkEnd w:id="1024"/>
    </w:p>
    <w:p w14:paraId="6D62DF49" w14:textId="00B8F712" w:rsidR="003C7FF9" w:rsidRPr="00F45FF0" w:rsidRDefault="003C7FF9" w:rsidP="003C7FF9">
      <w:pPr>
        <w:spacing w:after="120"/>
        <w:jc w:val="both"/>
      </w:pPr>
      <w:r>
        <w:t xml:space="preserve">Los UAVs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r w:rsidRPr="007D0DAB">
        <w:t>Eurocontrol</w:t>
      </w:r>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UAVs dentro del espacio aéreo civil</w:t>
      </w:r>
      <w:r>
        <w:t xml:space="preserve">, conjuntamente con vuelos tripulados </w:t>
      </w:r>
      <w:sdt>
        <w:sdtPr>
          <w:id w:val="-1719659068"/>
          <w:citation/>
        </w:sdtPr>
        <w:sdtEnd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1025" w:author="IO" w:date="2011-07-15T18:15:00Z"/>
        </w:rPr>
      </w:pPr>
      <w:r>
        <w:lastRenderedPageBreak/>
        <w:t>L</w:t>
      </w:r>
      <w:r w:rsidRPr="00FA57E6">
        <w:t xml:space="preserve">a introducción de UAVs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UAVs. Generar dichas regulaciones y obtener las certificaciones de que se cumplen son en general procesos largos y complejos. </w:t>
      </w:r>
      <w:r w:rsidRPr="00FA57E6">
        <w:t xml:space="preserve">De hecho, la introducción de </w:t>
      </w:r>
      <w:r w:rsidR="00CA65E4">
        <w:t>UAVs</w:t>
      </w:r>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026" w:author="IO" w:date="2011-07-15T18:31:00Z">
        <w:r w:rsidR="00CA65E4">
          <w:t>.</w:t>
        </w:r>
      </w:ins>
      <w:ins w:id="1027" w:author="IO" w:date="2011-07-18T11:24:00Z">
        <w:r w:rsidR="004C1D9D">
          <w:t xml:space="preserve"> Ejemplos de estos trabajos son </w:t>
        </w:r>
      </w:ins>
      <w:customXmlInsRangeStart w:id="1028" w:author="IO" w:date="2011-07-18T11:24:00Z"/>
      <w:sdt>
        <w:sdtPr>
          <w:id w:val="418532434"/>
          <w:citation/>
        </w:sdtPr>
        <w:sdtEndPr/>
        <w:sdtContent>
          <w:customXmlInsRangeEnd w:id="1028"/>
          <w:ins w:id="1029" w:author="IO" w:date="2011-07-18T11:24:00Z">
            <w:r w:rsidR="004C1D9D">
              <w:fldChar w:fldCharType="begin"/>
            </w:r>
            <w:r w:rsidR="004C1D9D">
              <w:instrText xml:space="preserve"> CITATION DeG04 \l 3082 </w:instrText>
            </w:r>
          </w:ins>
          <w:r w:rsidR="004C1D9D">
            <w:fldChar w:fldCharType="separate"/>
          </w:r>
          <w:r w:rsidR="00282451">
            <w:rPr>
              <w:noProof/>
            </w:rPr>
            <w:t>(24)</w:t>
          </w:r>
          <w:ins w:id="1030" w:author="IO" w:date="2011-07-18T11:24:00Z">
            <w:r w:rsidR="004C1D9D">
              <w:fldChar w:fldCharType="end"/>
            </w:r>
          </w:ins>
          <w:customXmlInsRangeStart w:id="1031" w:author="IO" w:date="2011-07-18T11:24:00Z"/>
        </w:sdtContent>
      </w:sdt>
      <w:customXmlInsRangeEnd w:id="1031"/>
      <w:ins w:id="1032" w:author="IO" w:date="2011-07-18T11:24:00Z">
        <w:r w:rsidR="004C1D9D">
          <w:t xml:space="preserve"> y</w:t>
        </w:r>
        <w:del w:id="1033" w:author="Orion" w:date="2011-07-27T22:13:00Z">
          <w:r w:rsidR="004C1D9D" w:rsidDel="00F0481D">
            <w:delText xml:space="preserve"> .</w:delText>
          </w:r>
        </w:del>
      </w:ins>
      <w:customXmlInsRangeStart w:id="1034" w:author="Orion" w:date="2011-07-27T22:14:00Z"/>
      <w:sdt>
        <w:sdtPr>
          <w:id w:val="-708952847"/>
          <w:citation/>
        </w:sdtPr>
        <w:sdtEndPr/>
        <w:sdtContent>
          <w:customXmlInsRangeEnd w:id="1034"/>
          <w:ins w:id="1035"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1036" w:author="Orion" w:date="2011-07-27T22:14:00Z">
            <w:r w:rsidR="00F0481D">
              <w:fldChar w:fldCharType="end"/>
            </w:r>
          </w:ins>
          <w:customXmlInsRangeStart w:id="1037" w:author="Orion" w:date="2011-07-27T22:14:00Z"/>
        </w:sdtContent>
      </w:sdt>
      <w:customXmlInsRangeEnd w:id="1037"/>
      <w:ins w:id="1038" w:author="Orion" w:date="2011-07-27T22:23:00Z">
        <w:r w:rsidR="00166317">
          <w:t>.</w:t>
        </w:r>
      </w:ins>
      <w:ins w:id="1039" w:author="IO" w:date="2011-07-18T11:28:00Z">
        <w:r w:rsidR="004C1D9D">
          <w:t xml:space="preserve"> En </w:t>
        </w:r>
      </w:ins>
      <w:customXmlInsRangeStart w:id="1040" w:author="IO" w:date="2011-07-18T11:28:00Z"/>
      <w:sdt>
        <w:sdtPr>
          <w:id w:val="-1395736903"/>
          <w:citation/>
        </w:sdtPr>
        <w:sdtEndPr/>
        <w:sdtContent>
          <w:customXmlInsRangeEnd w:id="1040"/>
          <w:ins w:id="1041" w:author="IO" w:date="2011-07-18T11:28:00Z">
            <w:r w:rsidR="004C1D9D">
              <w:fldChar w:fldCharType="begin"/>
            </w:r>
            <w:r w:rsidR="004C1D9D">
              <w:instrText xml:space="preserve"> CITATION DeG04 \l 3082 </w:instrText>
            </w:r>
            <w:r w:rsidR="004C1D9D">
              <w:fldChar w:fldCharType="separate"/>
            </w:r>
          </w:ins>
          <w:r w:rsidR="00282451">
            <w:rPr>
              <w:noProof/>
            </w:rPr>
            <w:t>(24)</w:t>
          </w:r>
          <w:ins w:id="1042" w:author="IO" w:date="2011-07-18T11:28:00Z">
            <w:r w:rsidR="004C1D9D">
              <w:fldChar w:fldCharType="end"/>
            </w:r>
          </w:ins>
          <w:customXmlInsRangeStart w:id="1043" w:author="IO" w:date="2011-07-18T11:28:00Z"/>
        </w:sdtContent>
      </w:sdt>
      <w:customXmlInsRangeEnd w:id="1043"/>
      <w:ins w:id="1044" w:author="Orion" w:date="2011-07-27T22:23:00Z">
        <w:r w:rsidR="00166317">
          <w:t xml:space="preserve"> </w:t>
        </w:r>
      </w:ins>
      <w:ins w:id="1045" w:author="IO" w:date="2011-07-18T11:28:00Z">
        <w:r w:rsidR="004C1D9D">
          <w:t xml:space="preserve">se analizan escenarios y requisitos de un futuro espacio aeroespacial donde conviven </w:t>
        </w:r>
      </w:ins>
      <w:ins w:id="1046" w:author="IO" w:date="2011-07-18T11:29:00Z">
        <w:r w:rsidR="004C1D9D">
          <w:t>vuelos</w:t>
        </w:r>
      </w:ins>
      <w:ins w:id="1047" w:author="IO" w:date="2011-07-18T11:28:00Z">
        <w:r w:rsidR="004C1D9D">
          <w:t xml:space="preserve"> tripulados y no. </w:t>
        </w:r>
      </w:ins>
      <w:ins w:id="1048" w:author="IO" w:date="2011-07-18T11:29:00Z">
        <w:r w:rsidR="004C1D9D">
          <w:t xml:space="preserve">Se apuntan aspectos acerca de reducida separación entre vuelos, debido al menor tiempo de respuesta de los UAVs, uso de espacios aéreos cuatridimensionales que tengan en cuenta el tiempo </w:t>
        </w:r>
      </w:ins>
      <w:ins w:id="1049" w:author="IO" w:date="2011-07-18T11:30:00Z">
        <w:r w:rsidR="004C1D9D">
          <w:t>con ventanas pequeñas, y un mayor uso de comunicaciones electrónicaas.</w:t>
        </w:r>
      </w:ins>
      <w:ins w:id="1050" w:author="IO" w:date="2011-07-15T18:31:00Z">
        <w:r w:rsidR="00CA65E4">
          <w:t xml:space="preserve"> </w:t>
        </w:r>
        <w:commentRangeStart w:id="1051"/>
        <w:r w:rsidR="00CA65E4">
          <w:t xml:space="preserve">Un ejemplo de esta investigación es el trabajo en </w:t>
        </w:r>
      </w:ins>
      <w:customXmlInsRangeStart w:id="1052" w:author="IO" w:date="2011-07-15T18:15:00Z"/>
      <w:customXmlDelRangeStart w:id="1053" w:author="Orion" w:date="2011-07-27T22:21:00Z"/>
      <w:sdt>
        <w:sdtPr>
          <w:id w:val="1558508984"/>
          <w:citation/>
        </w:sdtPr>
        <w:sdtEndPr/>
        <w:sdtContent>
          <w:customXmlInsRangeEnd w:id="1052"/>
          <w:customXmlDelRangeEnd w:id="1053"/>
          <w:ins w:id="1054" w:author="IO" w:date="2011-07-15T18:15:00Z">
            <w:del w:id="1055" w:author="Orion" w:date="2011-07-27T22:21:00Z">
              <w:r w:rsidRPr="00F45FF0" w:rsidDel="00B366E8">
                <w:fldChar w:fldCharType="begin"/>
              </w:r>
            </w:del>
            <w:del w:id="1056" w:author="Orion" w:date="2011-07-26T00:00:00Z">
              <w:r w:rsidRPr="007A61F8" w:rsidDel="00A351F1">
                <w:delInstrText xml:space="preserve"> CITATION Adr09 \l 3082 </w:delInstrText>
              </w:r>
            </w:del>
            <w:del w:id="1057" w:author="Orion" w:date="2011-07-27T22:21:00Z">
              <w:r w:rsidRPr="00F45FF0" w:rsidDel="00B366E8">
                <w:fldChar w:fldCharType="separate"/>
              </w:r>
            </w:del>
          </w:ins>
          <w:del w:id="1058" w:author="Orion" w:date="2011-07-27T22:21:00Z">
            <w:r w:rsidR="00C345B3" w:rsidDel="00B366E8">
              <w:rPr>
                <w:noProof/>
              </w:rPr>
              <w:delText>(39)</w:delText>
            </w:r>
          </w:del>
          <w:ins w:id="1059" w:author="IO" w:date="2011-07-15T18:15:00Z">
            <w:del w:id="1060" w:author="Orion" w:date="2011-07-27T22:21:00Z">
              <w:r w:rsidRPr="00F45FF0" w:rsidDel="00B366E8">
                <w:fldChar w:fldCharType="end"/>
              </w:r>
            </w:del>
          </w:ins>
          <w:customXmlInsRangeStart w:id="1061" w:author="IO" w:date="2011-07-15T18:15:00Z"/>
          <w:customXmlDelRangeStart w:id="1062" w:author="Orion" w:date="2011-07-27T22:21:00Z"/>
        </w:sdtContent>
      </w:sdt>
      <w:customXmlInsRangeEnd w:id="1061"/>
      <w:customXmlDelRangeEnd w:id="1062"/>
      <w:customXmlInsRangeStart w:id="1063" w:author="Orion" w:date="2011-07-27T22:21:00Z"/>
      <w:sdt>
        <w:sdtPr>
          <w:id w:val="-606112579"/>
          <w:citation/>
        </w:sdtPr>
        <w:sdtEndPr/>
        <w:sdtContent>
          <w:customXmlInsRangeEnd w:id="1063"/>
          <w:ins w:id="1064"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1065" w:author="Orion" w:date="2011-07-27T22:21:00Z">
            <w:r w:rsidR="00B366E8">
              <w:fldChar w:fldCharType="end"/>
            </w:r>
          </w:ins>
          <w:customXmlInsRangeStart w:id="1066" w:author="Orion" w:date="2011-07-27T22:21:00Z"/>
        </w:sdtContent>
      </w:sdt>
      <w:customXmlInsRangeEnd w:id="1066"/>
      <w:ins w:id="1067" w:author="IO" w:date="2011-07-15T18:35:00Z">
        <w:del w:id="1068" w:author="Orion" w:date="2011-07-27T22:21:00Z">
          <w:r w:rsidR="00CA65E4" w:rsidDel="00B366E8">
            <w:delText>.</w:delText>
          </w:r>
        </w:del>
        <w:r w:rsidR="00CA65E4">
          <w:t xml:space="preserve"> En él se propone</w:t>
        </w:r>
      </w:ins>
      <w:ins w:id="1069" w:author="IO" w:date="2011-07-15T18:15:00Z">
        <w:r w:rsidRPr="00F45FF0">
          <w:t xml:space="preserve"> un sistema ATM</w:t>
        </w:r>
      </w:ins>
      <w:ins w:id="1070" w:author="Orion" w:date="2011-07-27T22:18:00Z">
        <w:r w:rsidR="00F0481D">
          <w:t xml:space="preserve"> </w:t>
        </w:r>
        <w:r w:rsidR="00F0481D" w:rsidRPr="00246937">
          <w:rPr>
            <w:rFonts w:cs="Times New Roman"/>
          </w:rPr>
          <w:t>(Gestión del Tráfico Aéreo)</w:t>
        </w:r>
      </w:ins>
      <w:ins w:id="1071" w:author="IO" w:date="2011-07-15T18:15:00Z">
        <w:del w:id="1072" w:author="Orion" w:date="2011-07-27T22:19:00Z">
          <w:r w:rsidRPr="00F45FF0" w:rsidDel="00F0481D">
            <w:delText xml:space="preserve"> </w:delText>
          </w:r>
        </w:del>
      </w:ins>
      <w:ins w:id="1073" w:author="IO" w:date="2011-07-15T18:44:00Z">
        <w:del w:id="1074" w:author="Orion" w:date="2011-07-27T22:19:00Z">
          <w:r w:rsidR="00361F1B" w:rsidDel="00F0481D">
            <w:delText>basado en agentes computacionales</w:delText>
          </w:r>
        </w:del>
      </w:ins>
      <w:ins w:id="1075"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1076" w:author="IO" w:date="2011-07-17T19:44:00Z">
            <w:rPr>
              <w:i/>
            </w:rPr>
          </w:rPrChange>
        </w:rPr>
      </w:pPr>
      <w:r w:rsidRPr="004E79BE">
        <w:rPr>
          <w:rPrChange w:id="1077" w:author="IO" w:date="2011-07-17T19:44:00Z">
            <w:rPr>
              <w:i/>
            </w:rPr>
          </w:rPrChange>
        </w:rPr>
        <w:t>Establecimiento de los requisitos de aeronavegabilidad y reglamentos comunes para UAVs.</w:t>
      </w:r>
    </w:p>
    <w:p w14:paraId="56B9CE00" w14:textId="77777777" w:rsidR="003C7FF9" w:rsidRPr="004E79BE" w:rsidRDefault="003C7FF9" w:rsidP="003C7FF9">
      <w:pPr>
        <w:pStyle w:val="ListParagraph"/>
        <w:numPr>
          <w:ilvl w:val="0"/>
          <w:numId w:val="41"/>
        </w:numPr>
        <w:spacing w:before="120" w:after="120"/>
        <w:ind w:left="641" w:hanging="357"/>
        <w:jc w:val="both"/>
        <w:rPr>
          <w:rPrChange w:id="1078" w:author="IO" w:date="2011-07-17T19:44:00Z">
            <w:rPr>
              <w:i/>
            </w:rPr>
          </w:rPrChange>
        </w:rPr>
      </w:pPr>
      <w:r w:rsidRPr="004E79BE">
        <w:rPr>
          <w:rPrChange w:id="1079" w:author="IO" w:date="2011-07-17T19:44:00Z">
            <w:rPr>
              <w:i/>
            </w:rPr>
          </w:rPrChange>
        </w:rPr>
        <w:t>Establecimiento de la regulación y estandarización del tráfico aéreo y los procedimientos derivados para la integración adecuada de UAVs en el Sistema de Gestión del Tráfico Aéreo</w:t>
      </w:r>
      <w:commentRangeEnd w:id="1051"/>
      <w:r w:rsidR="004E79BE">
        <w:rPr>
          <w:rStyle w:val="CommentReference"/>
        </w:rPr>
        <w:commentReference w:id="1051"/>
      </w:r>
      <w:r w:rsidRPr="004E79BE">
        <w:rPr>
          <w:rPrChange w:id="1080" w:author="IO" w:date="2011-07-17T19:44:00Z">
            <w:rPr>
              <w:i/>
            </w:rPr>
          </w:rPrChange>
        </w:rPr>
        <w:t>.</w:t>
      </w:r>
    </w:p>
    <w:p w14:paraId="0A0177C6" w14:textId="181BB90A" w:rsidR="005C372B" w:rsidRDefault="005C372B" w:rsidP="00FC41AF">
      <w:pPr>
        <w:spacing w:before="240" w:after="120"/>
        <w:ind w:firstLine="284"/>
        <w:jc w:val="both"/>
        <w:rPr>
          <w:ins w:id="1081" w:author="Orion" w:date="2011-07-28T00:19:00Z"/>
        </w:rPr>
      </w:pPr>
      <w:ins w:id="1082" w:author="Orion" w:date="2011-07-28T00:19:00Z">
        <w:r>
          <w:t xml:space="preserve">Otro trabajo </w:t>
        </w:r>
      </w:ins>
      <w:ins w:id="1083" w:author="Orion" w:date="2011-07-28T00:20:00Z">
        <w:r>
          <w:t xml:space="preserve">que es importante resaltar en cuanto al estudio de la </w:t>
        </w:r>
      </w:ins>
      <w:ins w:id="1084" w:author="Orion" w:date="2011-07-28T00:35:00Z">
        <w:r>
          <w:t>introducción</w:t>
        </w:r>
      </w:ins>
      <w:ins w:id="1085" w:author="Orion" w:date="2011-07-28T00:20:00Z">
        <w:r>
          <w:t xml:space="preserve"> de UAVs en el espacio aéreo civil es el proyect</w:t>
        </w:r>
      </w:ins>
      <w:ins w:id="1086" w:author="Orion" w:date="2011-07-28T00:21:00Z">
        <w:r>
          <w:t>o Access 5</w:t>
        </w:r>
      </w:ins>
      <w:customXmlInsRangeStart w:id="1087" w:author="Orion" w:date="2011-07-28T12:52:00Z"/>
      <w:sdt>
        <w:sdtPr>
          <w:id w:val="1035473467"/>
          <w:citation/>
        </w:sdtPr>
        <w:sdtEndPr/>
        <w:sdtContent>
          <w:customXmlInsRangeEnd w:id="1087"/>
          <w:ins w:id="1088"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1089" w:author="Orion" w:date="2011-07-28T12:52:00Z">
            <w:r w:rsidR="00020020">
              <w:fldChar w:fldCharType="end"/>
            </w:r>
          </w:ins>
          <w:customXmlInsRangeStart w:id="1090" w:author="Orion" w:date="2011-07-28T12:52:00Z"/>
        </w:sdtContent>
      </w:sdt>
      <w:customXmlInsRangeEnd w:id="1090"/>
      <w:ins w:id="1091" w:author="Orion" w:date="2011-07-28T00:21:00Z">
        <w:r>
          <w:t>.</w:t>
        </w:r>
      </w:ins>
      <w:ins w:id="1092" w:author="Orion" w:date="2011-07-28T00:23:00Z">
        <w:r>
          <w:t xml:space="preserve"> Access 5 </w:t>
        </w:r>
      </w:ins>
      <w:ins w:id="1093" w:author="Orion" w:date="2011-07-28T00:34:00Z">
        <w:r>
          <w:t>fue</w:t>
        </w:r>
      </w:ins>
      <w:ins w:id="1094" w:author="Orion" w:date="2011-07-28T00:23:00Z">
        <w:r>
          <w:t xml:space="preserve"> un proyecto</w:t>
        </w:r>
      </w:ins>
      <w:ins w:id="1095" w:author="Orion" w:date="2011-07-28T00:34:00Z">
        <w:r>
          <w:t xml:space="preserve"> de cinco años</w:t>
        </w:r>
      </w:ins>
      <w:ins w:id="1096" w:author="Orion" w:date="2011-07-28T00:23:00Z">
        <w:r>
          <w:t xml:space="preserve"> dirigido por la NASA </w:t>
        </w:r>
      </w:ins>
      <w:ins w:id="1097" w:author="Orion" w:date="2011-07-28T00:25:00Z">
        <w:r>
          <w:t>en colaboración con la FAA, el</w:t>
        </w:r>
      </w:ins>
      <w:ins w:id="1098" w:author="Orion" w:date="2011-07-28T00:26:00Z">
        <w:r>
          <w:t xml:space="preserve"> Departamento de Defensa de EE.UU. (DoD,</w:t>
        </w:r>
      </w:ins>
      <w:ins w:id="1099" w:author="Orion" w:date="2011-07-28T00:25:00Z">
        <w:r>
          <w:t xml:space="preserve"> </w:t>
        </w:r>
      </w:ins>
      <w:ins w:id="1100" w:author="Orion" w:date="2011-07-28T00:26:00Z">
        <w:r w:rsidRPr="005C372B">
          <w:rPr>
            <w:i/>
            <w:rPrChange w:id="1101" w:author="Orion" w:date="2011-07-28T00:26:00Z">
              <w:rPr/>
            </w:rPrChange>
          </w:rPr>
          <w:t>United States Department of defense</w:t>
        </w:r>
        <w:r w:rsidRPr="005C372B">
          <w:t>)</w:t>
        </w:r>
      </w:ins>
      <w:ins w:id="1102" w:author="Orion" w:date="2011-07-28T00:28:00Z">
        <w:r>
          <w:t xml:space="preserve">, el </w:t>
        </w:r>
        <w:r w:rsidRPr="005C372B">
          <w:t>Departamento de Seguridad Nacional</w:t>
        </w:r>
        <w:r>
          <w:t xml:space="preserve"> de EE.UU </w:t>
        </w:r>
      </w:ins>
      <w:ins w:id="1103" w:author="Orion" w:date="2011-07-28T00:59:00Z">
        <w:r w:rsidR="00F67E15">
          <w:t xml:space="preserve">(DHS, </w:t>
        </w:r>
      </w:ins>
      <w:ins w:id="1104" w:author="Orion" w:date="2011-07-28T01:00:00Z">
        <w:r w:rsidR="00F67E15" w:rsidRPr="00F67E15">
          <w:t>Department of Homeland Security</w:t>
        </w:r>
      </w:ins>
      <w:ins w:id="1105" w:author="Orion" w:date="2011-07-28T00:59:00Z">
        <w:r w:rsidR="00F67E15">
          <w:t xml:space="preserve">) </w:t>
        </w:r>
      </w:ins>
      <w:ins w:id="1106" w:author="Orion" w:date="2011-07-28T00:28:00Z">
        <w:r>
          <w:t xml:space="preserve">y </w:t>
        </w:r>
      </w:ins>
      <w:ins w:id="1107" w:author="Orion" w:date="2011-07-28T00:29:00Z">
        <w:r>
          <w:t>u</w:t>
        </w:r>
      </w:ins>
      <w:ins w:id="1108" w:author="Orion" w:date="2011-07-28T00:31:00Z">
        <w:r>
          <w:t>na</w:t>
        </w:r>
      </w:ins>
      <w:ins w:id="1109" w:author="Orion" w:date="2011-07-28T00:29:00Z">
        <w:r>
          <w:t xml:space="preserve"> serie de empresas privadas </w:t>
        </w:r>
      </w:ins>
      <w:ins w:id="1110" w:author="Orion" w:date="2011-07-28T00:36:00Z">
        <w:r w:rsidR="00100176">
          <w:t>que empezó en Nov</w:t>
        </w:r>
      </w:ins>
      <w:ins w:id="1111" w:author="Orion" w:date="2011-07-28T00:37:00Z">
        <w:r w:rsidR="00100176">
          <w:t>i</w:t>
        </w:r>
      </w:ins>
      <w:ins w:id="1112" w:author="Orion" w:date="2011-07-28T00:36:00Z">
        <w:r w:rsidR="00100176">
          <w:t>embre de 2003 y tenía como</w:t>
        </w:r>
      </w:ins>
      <w:ins w:id="1113" w:author="Orion" w:date="2011-07-28T00:29:00Z">
        <w:r>
          <w:t xml:space="preserve"> o</w:t>
        </w:r>
      </w:ins>
      <w:ins w:id="1114" w:author="Orion" w:date="2011-07-28T00:31:00Z">
        <w:r>
          <w:t>bj</w:t>
        </w:r>
      </w:ins>
      <w:ins w:id="1115" w:author="Orion" w:date="2011-07-28T00:29:00Z">
        <w:r>
          <w:t xml:space="preserve">etivo </w:t>
        </w:r>
      </w:ins>
      <w:ins w:id="1116" w:author="Orion" w:date="2011-07-28T00:34:00Z">
        <w:r>
          <w:t xml:space="preserve">diseñar una serie de recomendaciones para que la </w:t>
        </w:r>
      </w:ins>
      <w:ins w:id="1117" w:author="Orion" w:date="2011-07-28T00:38:00Z">
        <w:r w:rsidR="00100176">
          <w:t>integración</w:t>
        </w:r>
      </w:ins>
      <w:ins w:id="1118" w:author="Orion" w:date="2011-07-28T00:34:00Z">
        <w:r>
          <w:t xml:space="preserve"> de los UAVs en el espacio aéro civil </w:t>
        </w:r>
      </w:ins>
      <w:ins w:id="1119" w:author="Orion" w:date="2011-07-28T00:35:00Z">
        <w:r>
          <w:t>fuera los más seguro y fiable posible.</w:t>
        </w:r>
      </w:ins>
    </w:p>
    <w:p w14:paraId="6FB8CC34" w14:textId="1E241668" w:rsidR="002E7F99" w:rsidRDefault="00361F1B" w:rsidP="00FC41AF">
      <w:pPr>
        <w:spacing w:before="240" w:after="120"/>
        <w:ind w:firstLine="284"/>
        <w:jc w:val="both"/>
      </w:pPr>
      <w:ins w:id="1120" w:author="IO" w:date="2011-07-15T18:46:00Z">
        <w:r>
          <w:t xml:space="preserve">Por supuesto, existen aún </w:t>
        </w:r>
      </w:ins>
      <w:ins w:id="1121" w:author="IO" w:date="2011-07-18T11:31:00Z">
        <w:r w:rsidR="00507266">
          <w:t xml:space="preserve">también </w:t>
        </w:r>
      </w:ins>
      <w:ins w:id="1122" w:author="IO" w:date="2011-07-15T18:46:00Z">
        <w:r>
          <w:t xml:space="preserve">limitaciones </w:t>
        </w:r>
      </w:ins>
      <w:customXmlInsRangeStart w:id="1123" w:author="Orion" w:date="2011-07-28T12:57:00Z"/>
      <w:sdt>
        <w:sdtPr>
          <w:id w:val="2054574972"/>
          <w:citation/>
        </w:sdtPr>
        <w:sdtEndPr/>
        <w:sdtContent>
          <w:customXmlInsRangeEnd w:id="1123"/>
          <w:ins w:id="1124" w:author="Orion" w:date="2011-07-28T12:57:00Z">
            <w:r w:rsidR="00D53AEC">
              <w:fldChar w:fldCharType="begin"/>
            </w:r>
            <w:r w:rsidR="00D53AEC">
              <w:instrText xml:space="preserve"> CITATION Wil04 \l 3082 </w:instrText>
            </w:r>
          </w:ins>
          <w:r w:rsidR="00D53AEC">
            <w:fldChar w:fldCharType="separate"/>
          </w:r>
          <w:r w:rsidR="00282451">
            <w:rPr>
              <w:noProof/>
            </w:rPr>
            <w:t>(42)</w:t>
          </w:r>
          <w:ins w:id="1125" w:author="Orion" w:date="2011-07-28T12:57:00Z">
            <w:r w:rsidR="00D53AEC">
              <w:fldChar w:fldCharType="end"/>
            </w:r>
          </w:ins>
          <w:customXmlInsRangeStart w:id="1126" w:author="Orion" w:date="2011-07-28T12:57:00Z"/>
        </w:sdtContent>
      </w:sdt>
      <w:customXmlInsRangeEnd w:id="1126"/>
      <w:ins w:id="1127" w:author="Orion" w:date="2011-07-28T01:07:00Z">
        <w:r w:rsidR="00C23D35">
          <w:t xml:space="preserve"> </w:t>
        </w:r>
      </w:ins>
      <w:ins w:id="1128" w:author="IO" w:date="2011-07-15T18:46:00Z">
        <w:r>
          <w:t xml:space="preserve">en </w:t>
        </w:r>
      </w:ins>
      <w:ins w:id="1129" w:author="IO" w:date="2011-07-15T18:47:00Z">
        <w:r>
          <w:t>el control y navegación de los UAVs</w:t>
        </w:r>
      </w:ins>
      <w:ins w:id="1130" w:author="IO" w:date="2011-07-15T18:54:00Z">
        <w:r w:rsidR="000A51F2">
          <w:t xml:space="preserve"> que son objeto de investigación.</w:t>
        </w:r>
      </w:ins>
      <w:ins w:id="1131" w:author="IO" w:date="2011-07-15T18:56:00Z">
        <w:r w:rsidR="000A51F2">
          <w:t xml:space="preserve"> </w:t>
        </w:r>
        <w:commentRangeStart w:id="1132"/>
        <w:r w:rsidR="000A51F2">
          <w:t>Por ejemplo,</w:t>
        </w:r>
      </w:ins>
      <w:ins w:id="1133" w:author="IO" w:date="2011-07-15T19:02:00Z">
        <w:r w:rsidR="00B212CC">
          <w:t xml:space="preserve"> en </w:t>
        </w:r>
      </w:ins>
      <w:customXmlInsRangeStart w:id="1134" w:author="IO" w:date="2011-07-15T19:02:00Z"/>
      <w:sdt>
        <w:sdtPr>
          <w:id w:val="-96798010"/>
          <w:citation/>
        </w:sdtPr>
        <w:sdtEndPr/>
        <w:sdtContent>
          <w:customXmlInsRangeEnd w:id="1134"/>
          <w:ins w:id="1135"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1136" w:author="IO" w:date="2011-07-15T19:02:00Z">
            <w:r w:rsidR="00B212CC" w:rsidRPr="00F45FF0">
              <w:fldChar w:fldCharType="end"/>
            </w:r>
          </w:ins>
          <w:customXmlInsRangeStart w:id="1137" w:author="IO" w:date="2011-07-15T19:02:00Z"/>
        </w:sdtContent>
      </w:sdt>
      <w:customXmlInsRangeEnd w:id="1137"/>
      <w:ins w:id="1138" w:author="IO" w:date="2011-07-15T19:02:00Z">
        <w:r w:rsidR="00B212CC">
          <w:t xml:space="preserve"> se abordan</w:t>
        </w:r>
      </w:ins>
      <w:ins w:id="1139" w:author="IO" w:date="2011-07-15T18:56:00Z">
        <w:r w:rsidR="000A51F2">
          <w:t xml:space="preserve"> </w:t>
        </w:r>
      </w:ins>
      <w:ins w:id="1140" w:author="IO" w:date="2011-07-15T19:02:00Z">
        <w:r w:rsidR="00B212CC">
          <w:t xml:space="preserve">los fallos en percepción o maniobra de los UAVs, bien debidos a fallos de sus sistemas o causas externas, que es </w:t>
        </w:r>
      </w:ins>
      <w:ins w:id="1141" w:author="IO" w:date="2011-07-15T18:56:00Z">
        <w:r w:rsidR="000A51F2">
          <w:t xml:space="preserve">uno de los asuntos que generan </w:t>
        </w:r>
      </w:ins>
      <w:ins w:id="1142" w:author="IO" w:date="2011-07-15T19:02:00Z">
        <w:r w:rsidR="00B212CC">
          <w:t xml:space="preserve">aún </w:t>
        </w:r>
      </w:ins>
      <w:ins w:id="1143" w:author="IO" w:date="2011-07-15T18:56:00Z">
        <w:r w:rsidR="000A51F2">
          <w:t xml:space="preserve">reservas </w:t>
        </w:r>
      </w:ins>
      <w:ins w:id="1144" w:author="IO" w:date="2011-07-15T19:02:00Z">
        <w:r w:rsidR="00B212CC">
          <w:t>sobre su uso</w:t>
        </w:r>
      </w:ins>
      <w:commentRangeEnd w:id="1132"/>
      <w:ins w:id="1145" w:author="IO" w:date="2011-07-17T19:44:00Z">
        <w:r w:rsidR="004E79BE">
          <w:rPr>
            <w:rStyle w:val="CommentReference"/>
          </w:rPr>
          <w:commentReference w:id="1132"/>
        </w:r>
      </w:ins>
      <w:ins w:id="1146" w:author="IO" w:date="2011-07-15T18:15:00Z">
        <w:r w:rsidR="003C7FF9" w:rsidRPr="00F45FF0">
          <w:t>.</w:t>
        </w:r>
      </w:ins>
      <w:ins w:id="1147" w:author="IO" w:date="2011-07-17T21:17:00Z">
        <w:r w:rsidR="00E31786" w:rsidRPr="00E31786">
          <w:t xml:space="preserve"> </w:t>
        </w:r>
      </w:ins>
      <w:r w:rsidR="00E31786">
        <w:t>También</w:t>
      </w:r>
      <w:r w:rsidR="00E31786" w:rsidRPr="00FA57E6">
        <w:t xml:space="preserve"> </w:t>
      </w:r>
      <w:sdt>
        <w:sdtPr>
          <w:id w:val="-1599409927"/>
          <w:citation/>
        </w:sdtPr>
        <w:sdtEnd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148" w:name="_Ref298334653"/>
      <w:bookmarkStart w:id="1149" w:name="_Toc300051958"/>
      <w:r w:rsidRPr="002B284A">
        <w:rPr>
          <w:b w:val="0"/>
          <w:sz w:val="44"/>
          <w:szCs w:val="52"/>
        </w:rPr>
        <w:t>Simulación y Gestión de Tráfico Aéreo</w:t>
      </w:r>
      <w:bookmarkEnd w:id="1148"/>
      <w:bookmarkEnd w:id="1149"/>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HFs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UAVs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150" w:name="_Ref298335602"/>
      <w:bookmarkStart w:id="1151" w:name="_Toc300051959"/>
      <w:r w:rsidRPr="0061212B">
        <w:rPr>
          <w:b w:val="0"/>
          <w:sz w:val="36"/>
          <w:szCs w:val="52"/>
        </w:rPr>
        <w:t>Dinámica del vuelo</w:t>
      </w:r>
      <w:bookmarkEnd w:id="1150"/>
      <w:bookmarkEnd w:id="1151"/>
    </w:p>
    <w:p w14:paraId="7AFBBA35" w14:textId="3A4F3DB8" w:rsidR="00410B44" w:rsidRDefault="00310C27" w:rsidP="003E72B9">
      <w:pPr>
        <w:spacing w:after="120"/>
        <w:jc w:val="both"/>
      </w:pPr>
      <w:r w:rsidRPr="00FA57E6">
        <w:t>Las simulaciones de aeronaves individuales se centran en los aspectos físicos de su vuelo</w:t>
      </w:r>
      <w:ins w:id="1152" w:author="IO" w:date="2011-07-13T16:37:00Z">
        <w:r w:rsidR="00410B44">
          <w:t xml:space="preserve"> </w:t>
        </w:r>
      </w:ins>
      <w:customXmlInsRangeStart w:id="1153" w:author="IO" w:date="2011-07-13T16:37:00Z"/>
      <w:sdt>
        <w:sdtPr>
          <w:id w:val="1602676641"/>
          <w:citation/>
        </w:sdtPr>
        <w:sdtEndPr/>
        <w:sdtContent>
          <w:customXmlInsRangeEnd w:id="1153"/>
          <w:ins w:id="1154"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1155" w:author="IO" w:date="2011-07-13T16:37:00Z">
            <w:r w:rsidR="00410B44" w:rsidRPr="00F45FF0">
              <w:fldChar w:fldCharType="end"/>
            </w:r>
          </w:ins>
          <w:customXmlInsRangeStart w:id="1156" w:author="IO" w:date="2011-07-13T16:37:00Z"/>
        </w:sdtContent>
      </w:sdt>
      <w:customXmlInsRangeEnd w:id="1156"/>
      <w:sdt>
        <w:sdtPr>
          <w:id w:val="62997705"/>
          <w:citation/>
        </w:sdtPr>
        <w:sdtEnd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End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r w:rsidR="00CA14F6" w:rsidRPr="001932EA">
        <w:rPr>
          <w:i/>
        </w:rPr>
        <w:t>JSBSim</w:t>
      </w:r>
      <w:sdt>
        <w:sdtPr>
          <w:id w:val="-1234693281"/>
          <w:citation/>
        </w:sdtPr>
        <w:sdtEnd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r w:rsidR="00443CC4" w:rsidRPr="001932EA">
        <w:rPr>
          <w:i/>
        </w:rPr>
        <w:t>Aviator Visual Design Simulator</w:t>
      </w:r>
      <w:r w:rsidR="00443CC4" w:rsidRPr="00F45FF0">
        <w:t>)</w:t>
      </w:r>
      <w:r w:rsidR="00443CC4">
        <w:t xml:space="preserve"> </w:t>
      </w:r>
      <w:sdt>
        <w:sdtPr>
          <w:id w:val="1698899469"/>
          <w:citation/>
        </w:sdtPr>
        <w:sdtEnd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r w:rsidRPr="001932EA">
        <w:rPr>
          <w:i/>
        </w:rPr>
        <w:t>JSBSim</w:t>
      </w:r>
      <w:sdt>
        <w:sdtPr>
          <w:id w:val="735979591"/>
          <w:citation/>
        </w:sdtPr>
        <w:sdtEnd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r w:rsidRPr="001932EA">
        <w:rPr>
          <w:i/>
        </w:rPr>
        <w:t>FlightGear</w:t>
      </w:r>
      <w:r w:rsidRPr="002B284A">
        <w:t xml:space="preserve"> </w:t>
      </w:r>
      <w:sdt>
        <w:sdtPr>
          <w:id w:val="-2120985056"/>
          <w:citation/>
        </w:sdtPr>
        <w:sdtEnd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r w:rsidR="00CA14F6" w:rsidRPr="001932EA">
        <w:rPr>
          <w:i/>
        </w:rPr>
        <w:t>OpenEaagles</w:t>
      </w:r>
      <w:r w:rsidR="00CA14F6" w:rsidRPr="002B284A">
        <w:t xml:space="preserve"> </w:t>
      </w:r>
      <w:sdt>
        <w:sdtPr>
          <w:id w:val="-2088380467"/>
          <w:citation/>
        </w:sdtPr>
        <w:sdtEnd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r w:rsidRPr="001932EA">
        <w:rPr>
          <w:i/>
        </w:rPr>
        <w:t>FlightGear</w:t>
      </w:r>
      <w:r w:rsidRPr="0075199D">
        <w:t xml:space="preserve"> </w:t>
      </w:r>
      <w:sdt>
        <w:sdtPr>
          <w:id w:val="-875389217"/>
          <w:citation/>
        </w:sdtPr>
        <w:sdtEnd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r w:rsidR="00414340" w:rsidRPr="001932EA">
        <w:rPr>
          <w:i/>
        </w:rPr>
        <w:t>FlightGear</w:t>
      </w:r>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End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End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r w:rsidRPr="00137DCB">
        <w:rPr>
          <w:i/>
        </w:rPr>
        <w:t>OpenEaagles</w:t>
      </w:r>
      <w:r w:rsidRPr="0075199D">
        <w:t xml:space="preserve"> </w:t>
      </w:r>
      <w:sdt>
        <w:sdtPr>
          <w:id w:val="93059130"/>
          <w:citation/>
        </w:sdtPr>
        <w:sdtEnd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1157"/>
      <w:r w:rsidR="00310C27" w:rsidRPr="0075199D">
        <w:t>instrumentos</w:t>
      </w:r>
      <w:commentRangeEnd w:id="1157"/>
      <w:r w:rsidR="00C220B6" w:rsidRPr="00137DCB">
        <w:commentReference w:id="1157"/>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158"/>
      <w:r w:rsidR="00C220B6" w:rsidRPr="0075199D">
        <w:t>diseñar simulaciones complejas</w:t>
      </w:r>
      <w:commentRangeEnd w:id="1158"/>
      <w:r w:rsidR="00C220B6" w:rsidRPr="00137DCB">
        <w:commentReference w:id="1158"/>
      </w:r>
      <w:r w:rsidR="00C220B6" w:rsidRPr="0075199D">
        <w:t xml:space="preserve">. </w:t>
      </w:r>
      <w:r w:rsidR="00310C27" w:rsidRPr="00137DCB">
        <w:rPr>
          <w:i/>
        </w:rPr>
        <w:t>OpenEaagles</w:t>
      </w:r>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r w:rsidR="00310C27" w:rsidRPr="00137DCB">
        <w:rPr>
          <w:i/>
        </w:rPr>
        <w:t>Distributed Interactive Simulation</w:t>
      </w:r>
      <w:r w:rsidR="00310C27" w:rsidRPr="0075199D">
        <w:t xml:space="preserve">), </w:t>
      </w:r>
      <w:r w:rsidR="001F1581" w:rsidRPr="0075199D">
        <w:t xml:space="preserve">del </w:t>
      </w:r>
      <w:r w:rsidR="00310C27" w:rsidRPr="0075199D">
        <w:t>IEEE</w:t>
      </w:r>
      <w:r w:rsidR="001F1581" w:rsidRPr="00C901F9">
        <w:rPr>
          <w:rPrChange w:id="1159" w:author="Orion" w:date="2011-07-29T16:11:00Z">
            <w:rPr>
              <w:rStyle w:val="FootnoteReference"/>
            </w:rPr>
          </w:rPrChange>
        </w:rPr>
        <w:footnoteReference w:id="7"/>
      </w:r>
      <w:r w:rsidR="00310C27" w:rsidRPr="00137DCB">
        <w:rPr>
          <w:vertAlign w:val="superscript"/>
          <w:rPrChange w:id="1160" w:author="Orion" w:date="2011-07-28T15:41:00Z">
            <w:rPr/>
          </w:rPrChange>
        </w:rPr>
        <w:t xml:space="preserve"> </w:t>
      </w:r>
      <w:del w:id="1161" w:author="Orion" w:date="2011-07-28T15:40:00Z">
        <w:r w:rsidR="00310C27" w:rsidRPr="0075199D" w:rsidDel="00137DCB">
          <w:delText xml:space="preserve">para </w:delText>
        </w:r>
      </w:del>
      <w:ins w:id="1162"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r w:rsidR="00310C27" w:rsidRPr="00137DCB">
        <w:rPr>
          <w:i/>
        </w:rPr>
        <w:t>OpenEaagles</w:t>
      </w:r>
      <w:r w:rsidR="00310C27" w:rsidRPr="0075199D">
        <w:t xml:space="preserve"> son</w:t>
      </w:r>
      <w:r w:rsidR="00000821" w:rsidRPr="0075199D">
        <w:t xml:space="preserve"> </w:t>
      </w:r>
      <w:r w:rsidR="00310C27" w:rsidRPr="0075199D">
        <w:rPr>
          <w:i/>
        </w:rPr>
        <w:t>OpenSpace</w:t>
      </w:r>
      <w:customXmlInsRangeStart w:id="1163" w:author="Orion" w:date="2011-07-28T15:50:00Z"/>
      <w:sdt>
        <w:sdtPr>
          <w:rPr>
            <w:i/>
          </w:rPr>
          <w:id w:val="1089577179"/>
          <w:citation/>
        </w:sdtPr>
        <w:sdtEndPr/>
        <w:sdtContent>
          <w:customXmlInsRangeEnd w:id="1163"/>
          <w:ins w:id="1164"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165" w:author="Orion" w:date="2011-07-28T15:50:00Z">
            <w:r w:rsidR="00C80B83">
              <w:rPr>
                <w:i/>
              </w:rPr>
              <w:fldChar w:fldCharType="end"/>
            </w:r>
          </w:ins>
          <w:customXmlInsRangeStart w:id="1166" w:author="Orion" w:date="2011-07-28T15:50:00Z"/>
        </w:sdtContent>
      </w:sdt>
      <w:customXmlInsRangeEnd w:id="1166"/>
      <w:r w:rsidR="00000821" w:rsidRPr="00C80B83">
        <w:t>, que simula el vuelo de una cápsula luna</w:t>
      </w:r>
      <w:r w:rsidR="00000821" w:rsidRPr="0075199D">
        <w:t>r</w:t>
      </w:r>
      <w:r w:rsidR="00000821" w:rsidRPr="00C80B83">
        <w:t xml:space="preserve"> Apollo, y </w:t>
      </w:r>
      <w:r w:rsidR="00310C27" w:rsidRPr="0075199D">
        <w:rPr>
          <w:i/>
        </w:rPr>
        <w:t>LifeForce</w:t>
      </w:r>
      <w:customXmlInsRangeStart w:id="1167" w:author="Orion" w:date="2011-07-28T15:50:00Z"/>
      <w:sdt>
        <w:sdtPr>
          <w:rPr>
            <w:i/>
          </w:rPr>
          <w:id w:val="552043678"/>
          <w:citation/>
        </w:sdtPr>
        <w:sdtEndPr/>
        <w:sdtContent>
          <w:customXmlInsRangeEnd w:id="1167"/>
          <w:ins w:id="1168"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169" w:author="Orion" w:date="2011-07-28T15:50:00Z">
            <w:r w:rsidR="00C80B83">
              <w:rPr>
                <w:i/>
              </w:rPr>
              <w:fldChar w:fldCharType="end"/>
            </w:r>
          </w:ins>
          <w:customXmlInsRangeStart w:id="1170" w:author="Orion" w:date="2011-07-28T15:50:00Z"/>
        </w:sdtContent>
      </w:sdt>
      <w:customXmlInsRangeEnd w:id="1170"/>
      <w:r w:rsidR="00000821" w:rsidRPr="00C80B83">
        <w:t>, una aplicación de tiro en primera persona (</w:t>
      </w:r>
      <w:r w:rsidR="00310C27" w:rsidRPr="0075199D">
        <w:rPr>
          <w:i/>
        </w:rPr>
        <w:t>First Person Shooter</w:t>
      </w:r>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End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Simulink</w:t>
      </w:r>
      <w:sdt>
        <w:sdtPr>
          <w:id w:val="1056040239"/>
          <w:citation/>
        </w:sdtPr>
        <w:sdtEnd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171" w:name="_Toc298344403"/>
      <w:bookmarkEnd w:id="1171"/>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172" w:name="_Ref298335607"/>
      <w:bookmarkStart w:id="1173" w:name="_Toc300051960"/>
      <w:r w:rsidRPr="00C3208D">
        <w:rPr>
          <w:b w:val="0"/>
          <w:sz w:val="36"/>
          <w:szCs w:val="52"/>
        </w:rPr>
        <w:t>Navegación aérea</w:t>
      </w:r>
      <w:bookmarkEnd w:id="1172"/>
      <w:bookmarkEnd w:id="1173"/>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174"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End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r w:rsidRPr="00C3208D">
        <w:rPr>
          <w:i/>
        </w:rPr>
        <w:t>Ground Delay Program</w:t>
      </w:r>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End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r w:rsidRPr="001E6F3A">
        <w:rPr>
          <w:i/>
        </w:rPr>
        <w:t>Airspace Concept Evaluation System</w:t>
      </w:r>
      <w:r w:rsidRPr="00F45FF0">
        <w:t>)</w:t>
      </w:r>
      <w:sdt>
        <w:sdtPr>
          <w:id w:val="-1686124841"/>
          <w:citation/>
        </w:sdtPr>
        <w:sdtEnd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High-Level Architecture</w:t>
      </w:r>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semi-automatizados que reducen la participación humana. Aquí consideramos los trabajos descritos en </w:t>
      </w:r>
      <w:sdt>
        <w:sdtPr>
          <w:id w:val="-1969417137"/>
          <w:citation/>
        </w:sdtPr>
        <w:sdtEnd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End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End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End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1175" w:author="Orion" w:date="2011-07-28T16:38:00Z">
        <w:r w:rsidR="00B430A2">
          <w:t xml:space="preserve"> </w:t>
        </w:r>
      </w:ins>
      <w:r>
        <w:t xml:space="preserve">y </w:t>
      </w:r>
      <w:sdt>
        <w:sdtPr>
          <w:id w:val="-219369495"/>
          <w:citation/>
        </w:sdtPr>
        <w:sdtEnd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End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End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a Shell for TEAMwork</w:t>
      </w:r>
      <w:r w:rsidR="001449E5">
        <w:t>)</w:t>
      </w:r>
      <w:r w:rsidRPr="007A61F8">
        <w:t xml:space="preserve"> </w:t>
      </w:r>
      <w:sdt>
        <w:sdtPr>
          <w:id w:val="1147939106"/>
          <w:citation/>
        </w:sdtPr>
        <w:sdtEnd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End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End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End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End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End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End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End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End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End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r w:rsidR="00E92E5A" w:rsidRPr="00777250">
        <w:rPr>
          <w:i/>
        </w:rPr>
        <w:t>Belief-Desire-Intention</w:t>
      </w:r>
      <w:r w:rsidR="00E92E5A" w:rsidRPr="00F45FF0">
        <w:t>)</w:t>
      </w:r>
      <w:sdt>
        <w:sdtPr>
          <w:id w:val="-1790197275"/>
          <w:citation/>
        </w:sdtPr>
        <w:sdtEnd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176" w:name="_Toc298344405"/>
      <w:bookmarkEnd w:id="1176"/>
    </w:p>
    <w:p w14:paraId="7FF9C5E4" w14:textId="77777777" w:rsidR="00A911AA" w:rsidRPr="00777250" w:rsidRDefault="00A911AA" w:rsidP="00A911AA">
      <w:pPr>
        <w:pStyle w:val="Heading1"/>
        <w:numPr>
          <w:ilvl w:val="2"/>
          <w:numId w:val="40"/>
        </w:numPr>
        <w:rPr>
          <w:sz w:val="36"/>
          <w:szCs w:val="52"/>
        </w:rPr>
      </w:pPr>
      <w:bookmarkStart w:id="1177" w:name="_Toc300051961"/>
      <w:r w:rsidRPr="004B2C8B">
        <w:rPr>
          <w:b w:val="0"/>
          <w:sz w:val="36"/>
          <w:szCs w:val="52"/>
        </w:rPr>
        <w:t>Factores humanos</w:t>
      </w:r>
      <w:bookmarkEnd w:id="1177"/>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End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1178"/>
      <w:r>
        <w:t>describir</w:t>
      </w:r>
      <w:r w:rsidRPr="00F45FF0">
        <w:t xml:space="preserve"> una herramienta educacional económica</w:t>
      </w:r>
      <w:commentRangeEnd w:id="1178"/>
      <w:r>
        <w:rPr>
          <w:rStyle w:val="CommentReference"/>
        </w:rPr>
        <w:commentReference w:id="1178"/>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Un ejemplo de simulador para el estudio de HFs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179"/>
      <w:r>
        <w:t>MIDAS</w:t>
      </w:r>
      <w:commentRangeEnd w:id="1179"/>
      <w:r>
        <w:rPr>
          <w:rStyle w:val="CommentReference"/>
        </w:rPr>
        <w:commentReference w:id="1179"/>
      </w:r>
      <w:r>
        <w:t xml:space="preserve">, </w:t>
      </w:r>
      <w:r w:rsidRPr="001E6F3A">
        <w:rPr>
          <w:i/>
        </w:rPr>
        <w:t>Man-machine Integrated Design and Analysis System</w:t>
      </w:r>
      <w:r w:rsidRPr="00F45FF0">
        <w:t>)</w:t>
      </w:r>
      <w:sdt>
        <w:sdtPr>
          <w:id w:val="428708838"/>
          <w:citation/>
        </w:sdtPr>
        <w:sdtEnd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180" w:name="_Toc298344407"/>
      <w:bookmarkStart w:id="1181" w:name="_Toc298429462"/>
      <w:bookmarkStart w:id="1182" w:name="_Toc298430328"/>
      <w:bookmarkStart w:id="1183" w:name="_Toc298516034"/>
      <w:bookmarkStart w:id="1184" w:name="_Toc298690983"/>
      <w:bookmarkStart w:id="1185" w:name="_Toc298700805"/>
      <w:bookmarkStart w:id="1186" w:name="_Toc298752126"/>
      <w:bookmarkStart w:id="1187" w:name="_Toc298757506"/>
      <w:bookmarkStart w:id="1188" w:name="_Toc298777452"/>
      <w:bookmarkStart w:id="1189" w:name="_Toc298787417"/>
      <w:bookmarkStart w:id="1190" w:name="_Toc298944580"/>
      <w:bookmarkStart w:id="1191" w:name="_Toc298954497"/>
      <w:bookmarkStart w:id="1192" w:name="_Toc299007668"/>
      <w:bookmarkStart w:id="1193" w:name="_Toc299012026"/>
      <w:bookmarkStart w:id="1194" w:name="_Toc299103574"/>
      <w:bookmarkStart w:id="1195" w:name="_Toc299103947"/>
      <w:bookmarkStart w:id="1196" w:name="_Toc299463772"/>
      <w:bookmarkStart w:id="1197" w:name="_Toc299463856"/>
      <w:bookmarkStart w:id="1198" w:name="_Toc298344408"/>
      <w:bookmarkStart w:id="1199" w:name="_Toc298429463"/>
      <w:bookmarkStart w:id="1200" w:name="_Toc298430329"/>
      <w:bookmarkStart w:id="1201" w:name="_Toc298516035"/>
      <w:bookmarkStart w:id="1202" w:name="_Toc298690984"/>
      <w:bookmarkStart w:id="1203" w:name="_Toc298700806"/>
      <w:bookmarkStart w:id="1204" w:name="_Toc298752127"/>
      <w:bookmarkStart w:id="1205" w:name="_Toc298757507"/>
      <w:bookmarkStart w:id="1206" w:name="_Toc298777453"/>
      <w:bookmarkStart w:id="1207" w:name="_Toc298787418"/>
      <w:bookmarkStart w:id="1208" w:name="_Toc298944581"/>
      <w:bookmarkStart w:id="1209" w:name="_Toc298954498"/>
      <w:bookmarkStart w:id="1210" w:name="_Toc299007669"/>
      <w:bookmarkStart w:id="1211" w:name="_Toc299012027"/>
      <w:bookmarkStart w:id="1212" w:name="_Toc299103575"/>
      <w:bookmarkStart w:id="1213" w:name="_Toc299103948"/>
      <w:bookmarkStart w:id="1214" w:name="_Toc299463773"/>
      <w:bookmarkStart w:id="1215" w:name="_Toc299463857"/>
      <w:bookmarkStart w:id="1216" w:name="_Ref298334922"/>
      <w:bookmarkStart w:id="1217" w:name="_Ref298520042"/>
      <w:bookmarkStart w:id="1218" w:name="_Toc300051962"/>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r w:rsidRPr="0024432B">
        <w:rPr>
          <w:b w:val="0"/>
          <w:sz w:val="36"/>
          <w:szCs w:val="52"/>
        </w:rPr>
        <w:t>UAVs</w:t>
      </w:r>
      <w:bookmarkEnd w:id="1216"/>
      <w:bookmarkEnd w:id="1217"/>
      <w:bookmarkEnd w:id="1218"/>
    </w:p>
    <w:p w14:paraId="2A82EA9C" w14:textId="670BF659" w:rsidR="00477B5B" w:rsidRPr="00F45FF0" w:rsidRDefault="00477B5B" w:rsidP="0083518D">
      <w:pPr>
        <w:spacing w:after="120"/>
        <w:jc w:val="both"/>
      </w:pPr>
      <w:r w:rsidRPr="00F45FF0">
        <w:t>Con vistas a analizar el comportamiento de los UAVs, tanto en vuelo con tráfico tripulado como en otras situaciones, se ha recurrido a simulaciones. Al igual que en los casos de vuelos tripulados</w:t>
      </w:r>
      <w:r w:rsidR="00C31654">
        <w:t>,</w:t>
      </w:r>
      <w:r w:rsidRPr="00F45FF0">
        <w:t xml:space="preserve"> existen ejemplos centrados en el vuelo de UAVs individuales y en la gestión de grupos de estos.</w:t>
      </w:r>
    </w:p>
    <w:p w14:paraId="43ADE24F" w14:textId="593047DB" w:rsidR="00AE5A4C" w:rsidRDefault="00A85A65" w:rsidP="009258BC">
      <w:pPr>
        <w:spacing w:before="240" w:after="120"/>
        <w:ind w:firstLine="284"/>
        <w:jc w:val="both"/>
      </w:pPr>
      <w:r w:rsidRPr="00F45FF0">
        <w:t>En cuando al estudio de UAVs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219"/>
      <w:r w:rsidR="003E7AA6">
        <w:t>analíticos, basados en técnicas generales de simulación</w:t>
      </w:r>
      <w:commentRangeEnd w:id="1219"/>
      <w:r w:rsidR="003E7AA6">
        <w:rPr>
          <w:rStyle w:val="CommentReference"/>
        </w:rPr>
        <w:commentReference w:id="1219"/>
      </w:r>
      <w:r w:rsidR="003E7AA6">
        <w:t xml:space="preserve"> y ABM. Por ejemplo, dentro de los ABM encontramos</w:t>
      </w:r>
      <w:r w:rsidR="00AE5A4C" w:rsidRPr="00F45FF0">
        <w:t xml:space="preserve"> </w:t>
      </w:r>
      <w:sdt>
        <w:sdtPr>
          <w:id w:val="-1590698168"/>
          <w:citation/>
        </w:sdtPr>
        <w:sdtEnd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UAVs ya se han revisado algunos </w:t>
      </w:r>
      <w:r w:rsidR="00D95065">
        <w:t>casos</w:t>
      </w:r>
      <w:r>
        <w:t xml:space="preserve"> en las secciones anteriores. </w:t>
      </w:r>
      <w:r w:rsidR="00D95065">
        <w:t xml:space="preserve">Por ejemplo </w:t>
      </w:r>
      <w:sdt>
        <w:sdtPr>
          <w:id w:val="-579292922"/>
          <w:citation/>
        </w:sdtPr>
        <w:sdtEnd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UAVs para volar en espacios compartidos. </w:t>
      </w:r>
      <w:r w:rsidR="00960BC3">
        <w:t xml:space="preserve">También son populares los trabajos que como </w:t>
      </w:r>
      <w:sdt>
        <w:sdtPr>
          <w:id w:val="-517239922"/>
          <w:citation/>
        </w:sdtPr>
        <w:sdtEnd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UAVs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220" w:name="_Toc298752129"/>
      <w:bookmarkStart w:id="1221" w:name="_Toc298757509"/>
      <w:bookmarkStart w:id="1222" w:name="_Toc298777455"/>
      <w:bookmarkStart w:id="1223" w:name="_Toc298787420"/>
      <w:bookmarkStart w:id="1224" w:name="_Toc298944583"/>
      <w:bookmarkStart w:id="1225" w:name="_Toc298954500"/>
      <w:bookmarkStart w:id="1226" w:name="_Toc299007671"/>
      <w:bookmarkStart w:id="1227" w:name="_Toc299012029"/>
      <w:bookmarkStart w:id="1228" w:name="_Toc299103577"/>
      <w:bookmarkStart w:id="1229" w:name="_Toc299103950"/>
      <w:bookmarkStart w:id="1230" w:name="_Toc299463775"/>
      <w:bookmarkStart w:id="1231" w:name="_Toc299463859"/>
      <w:bookmarkStart w:id="1232" w:name="_Ref299015025"/>
      <w:bookmarkStart w:id="1233" w:name="_Toc300051963"/>
      <w:bookmarkEnd w:id="1220"/>
      <w:bookmarkEnd w:id="1221"/>
      <w:bookmarkEnd w:id="1222"/>
      <w:bookmarkEnd w:id="1223"/>
      <w:bookmarkEnd w:id="1224"/>
      <w:bookmarkEnd w:id="1225"/>
      <w:bookmarkEnd w:id="1226"/>
      <w:bookmarkEnd w:id="1227"/>
      <w:bookmarkEnd w:id="1228"/>
      <w:bookmarkEnd w:id="1229"/>
      <w:bookmarkEnd w:id="1230"/>
      <w:bookmarkEnd w:id="1231"/>
      <w:r w:rsidRPr="000A0B76">
        <w:rPr>
          <w:b w:val="0"/>
          <w:sz w:val="52"/>
          <w:szCs w:val="52"/>
        </w:rPr>
        <w:lastRenderedPageBreak/>
        <w:t>Requisitos</w:t>
      </w:r>
      <w:r w:rsidR="00E70231" w:rsidRPr="000A0B76">
        <w:rPr>
          <w:b w:val="0"/>
          <w:sz w:val="52"/>
          <w:szCs w:val="52"/>
        </w:rPr>
        <w:t xml:space="preserve"> del Sistema</w:t>
      </w:r>
      <w:bookmarkEnd w:id="1232"/>
      <w:bookmarkEnd w:id="1233"/>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234" w:name="_Ref298945119"/>
      <w:bookmarkStart w:id="1235" w:name="_Toc300051964"/>
      <w:r w:rsidRPr="0003426F">
        <w:rPr>
          <w:b w:val="0"/>
          <w:sz w:val="44"/>
          <w:szCs w:val="52"/>
        </w:rPr>
        <w:t>Aspectos del tráfico aéreo</w:t>
      </w:r>
      <w:bookmarkEnd w:id="1234"/>
      <w:bookmarkEnd w:id="1235"/>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236" w:name="_Ref298777070"/>
      <w:bookmarkStart w:id="1237" w:name="_Ref298944077"/>
      <w:bookmarkStart w:id="1238" w:name="_Ref298944496"/>
      <w:bookmarkStart w:id="1239" w:name="_Toc300051965"/>
      <w:r w:rsidRPr="0003426F">
        <w:rPr>
          <w:b w:val="0"/>
          <w:sz w:val="36"/>
          <w:szCs w:val="52"/>
        </w:rPr>
        <w:t>V</w:t>
      </w:r>
      <w:r w:rsidR="007A3596" w:rsidRPr="0003426F">
        <w:rPr>
          <w:b w:val="0"/>
          <w:sz w:val="36"/>
          <w:szCs w:val="52"/>
        </w:rPr>
        <w:t>uelo</w:t>
      </w:r>
      <w:bookmarkEnd w:id="1236"/>
      <w:bookmarkEnd w:id="1237"/>
      <w:bookmarkEnd w:id="1238"/>
      <w:bookmarkEnd w:id="1239"/>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240" w:author="Orion" w:date="2011-07-29T16:06:00Z"/>
        </w:rPr>
      </w:pPr>
      <w:ins w:id="1241" w:author="Orion" w:date="2011-07-29T16:07:00Z">
        <w:r>
          <w:t xml:space="preserve">Los </w:t>
        </w:r>
      </w:ins>
      <w:ins w:id="1242" w:author="IO" w:date="2011-07-18T19:22:00Z">
        <w:del w:id="1243" w:author="Orion" w:date="2011-07-29T16:07:00Z">
          <w:r w:rsidR="007C206D" w:rsidDel="00C424D4">
            <w:delText xml:space="preserve">El número de </w:delText>
          </w:r>
        </w:del>
        <w:r w:rsidR="007C206D">
          <w:t xml:space="preserve">puntos paso. </w:t>
        </w:r>
      </w:ins>
      <w:ins w:id="1244" w:author="Orion" w:date="2011-07-29T16:07:00Z">
        <w:r>
          <w:t>Cada punto de paso tendr</w:t>
        </w:r>
      </w:ins>
      <w:ins w:id="1245" w:author="Orion" w:date="2011-07-29T16:08:00Z">
        <w:r>
          <w:t>á un número identificativo</w:t>
        </w:r>
      </w:ins>
      <w:ins w:id="1246" w:author="Orion" w:date="2011-07-29T16:12:00Z">
        <w:r w:rsidR="00C901F9">
          <w:t xml:space="preserve"> </w:t>
        </w:r>
      </w:ins>
      <w:customXmlInsRangeStart w:id="1247" w:author="Orion" w:date="2011-07-29T16:52:00Z"/>
      <w:sdt>
        <w:sdtPr>
          <w:id w:val="-216126265"/>
          <w:citation/>
        </w:sdtPr>
        <w:sdtEndPr/>
        <w:sdtContent>
          <w:customXmlInsRangeEnd w:id="1247"/>
          <w:ins w:id="1248" w:author="Orion" w:date="2011-07-29T16:52:00Z">
            <w:r w:rsidR="00801B46">
              <w:fldChar w:fldCharType="begin"/>
            </w:r>
            <w:r w:rsidR="00801B46">
              <w:instrText xml:space="preserve"> CITATION Dir \l 3082 </w:instrText>
            </w:r>
          </w:ins>
          <w:r w:rsidR="00801B46">
            <w:fldChar w:fldCharType="separate"/>
          </w:r>
          <w:ins w:id="1249" w:author="Orion" w:date="2011-07-29T16:52:00Z">
            <w:r w:rsidR="00801B46">
              <w:rPr>
                <w:noProof/>
              </w:rPr>
              <w:t>(60)</w:t>
            </w:r>
            <w:r w:rsidR="00801B46">
              <w:fldChar w:fldCharType="end"/>
            </w:r>
          </w:ins>
          <w:customXmlInsRangeStart w:id="1250" w:author="Orion" w:date="2011-07-29T16:52:00Z"/>
        </w:sdtContent>
      </w:sdt>
      <w:customXmlInsRangeEnd w:id="1250"/>
      <w:ins w:id="1251" w:author="Orion" w:date="2011-07-29T16:12:00Z">
        <w:r w:rsidR="00C901F9">
          <w:t>(</w:t>
        </w:r>
      </w:ins>
      <w:ins w:id="1252" w:author="Orion" w:date="2011-07-29T16:50:00Z">
        <w:r w:rsidR="00EC2D90">
          <w:fldChar w:fldCharType="begin"/>
        </w:r>
        <w:r w:rsidR="00EC2D90">
          <w:instrText xml:space="preserve"> REF _Ref299721555 \h </w:instrText>
        </w:r>
      </w:ins>
      <w:r w:rsidR="00EC2D90">
        <w:fldChar w:fldCharType="separate"/>
      </w:r>
      <w:ins w:id="1253" w:author="Orion" w:date="2011-07-29T16:53:00Z">
        <w:r w:rsidR="00334EDA" w:rsidRPr="00334EDA">
          <w:rPr>
            <w:rPrChange w:id="1254" w:author="Orion" w:date="2011-07-29T16:53:00Z">
              <w:rPr>
                <w:lang w:val="en-US"/>
              </w:rPr>
            </w:rPrChange>
          </w:rPr>
          <w:t>Apéndice A</w:t>
        </w:r>
      </w:ins>
      <w:ins w:id="1255" w:author="Orion" w:date="2011-07-29T16:50:00Z">
        <w:r w:rsidR="00EC2D90">
          <w:fldChar w:fldCharType="end"/>
        </w:r>
      </w:ins>
      <w:ins w:id="1256" w:author="Orion" w:date="2011-07-29T16:12:00Z">
        <w:r w:rsidR="00C901F9">
          <w:t>)</w:t>
        </w:r>
      </w:ins>
      <w:ins w:id="1257" w:author="Orion" w:date="2011-07-29T16:08:00Z">
        <w:r>
          <w:t xml:space="preserve"> y el usuario se dedicará a incluir los </w:t>
        </w:r>
        <w:r w:rsidR="00C901F9">
          <w:t xml:space="preserve">números </w:t>
        </w:r>
      </w:ins>
      <w:ins w:id="1258" w:author="Orion" w:date="2011-07-29T16:09:00Z">
        <w:r w:rsidR="00C901F9">
          <w:t xml:space="preserve">que representen a los puntos </w:t>
        </w:r>
      </w:ins>
      <w:ins w:id="1259" w:author="Orion" w:date="2011-07-29T16:08:00Z">
        <w:r w:rsidR="00C901F9">
          <w:t>por los que</w:t>
        </w:r>
      </w:ins>
      <w:ins w:id="1260" w:author="Orion" w:date="2011-07-29T16:09:00Z">
        <w:r w:rsidR="00C901F9">
          <w:t xml:space="preserve"> </w:t>
        </w:r>
      </w:ins>
      <w:ins w:id="1261" w:author="Orion" w:date="2011-07-29T16:08:00Z">
        <w:r w:rsidR="00C901F9">
          <w:t>qui</w:t>
        </w:r>
      </w:ins>
      <w:ins w:id="1262" w:author="Orion" w:date="2011-07-29T16:09:00Z">
        <w:r w:rsidR="00C901F9">
          <w:t>e</w:t>
        </w:r>
      </w:ins>
      <w:ins w:id="1263" w:author="Orion" w:date="2011-07-29T16:08:00Z">
        <w:r w:rsidR="00C901F9">
          <w:t>re</w:t>
        </w:r>
      </w:ins>
      <w:ins w:id="1264" w:author="Orion" w:date="2011-07-29T16:09:00Z">
        <w:r w:rsidR="00C901F9">
          <w:t xml:space="preserve"> que pase la aeronave.</w:t>
        </w:r>
      </w:ins>
      <w:ins w:id="1265" w:author="Orion" w:date="2011-07-29T16:08:00Z">
        <w:r w:rsidR="00C901F9">
          <w:t xml:space="preserve"> </w:t>
        </w:r>
      </w:ins>
      <w:ins w:id="1266" w:author="IO" w:date="2011-07-18T19:22:00Z">
        <w:del w:id="1267" w:author="Orion" w:date="2011-07-29T16:07:00Z">
          <w:r w:rsidR="007C206D" w:rsidDel="00C424D4">
            <w:delText xml:space="preserve">Esta cifra </w:delText>
          </w:r>
        </w:del>
      </w:ins>
      <w:ins w:id="1268" w:author="IO" w:date="2011-07-18T19:17:00Z">
        <w:del w:id="1269" w:author="Orion" w:date="2011-07-29T16:07:00Z">
          <w:r w:rsidR="007C206D" w:rsidDel="00C424D4">
            <w:delText>se considerará indicativa. Eoesdemasiado</w:delText>
          </w:r>
        </w:del>
      </w:ins>
      <w:ins w:id="1270" w:author="IO" w:date="2011-07-18T21:44:00Z">
        <w:del w:id="1271" w:author="Orion" w:date="2011-07-29T16:07:00Z">
          <w:r w:rsidR="00CD2614" w:rsidDel="00C424D4">
            <w:delText xml:space="preserve"> entre origen y destino</w:delText>
          </w:r>
        </w:del>
      </w:ins>
      <w:ins w:id="1272" w:author="IO" w:date="2011-07-18T19:17:00Z">
        <w:del w:id="1273"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274" w:author="IO" w:date="2011-07-18T19:22:00Z"/>
          <w:del w:id="1275" w:author="Orion" w:date="2011-07-29T16:06:00Z"/>
        </w:rPr>
      </w:pPr>
      <w:ins w:id="1276" w:author="Orion" w:date="2011-06-27T19:50:00Z">
        <w:del w:id="1277"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278" w:author="Orion" w:date="2011-07-29T16:06:00Z">
          <w:pPr>
            <w:jc w:val="both"/>
          </w:pPr>
        </w:pPrChange>
      </w:pPr>
      <w:r>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 xml:space="preserve">el avión, siendo responsabilidad del usuario que no haya vuelos que despeguen del mismo aeropuerto a la </w:t>
      </w:r>
      <w:r w:rsidR="00E92261" w:rsidRPr="00277823">
        <w:lastRenderedPageBreak/>
        <w:t>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End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End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Altura de crucero: 36000 feet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End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279" w:name="_Ref298777398"/>
      <w:bookmarkStart w:id="1280" w:name="_Ref299018906"/>
      <w:bookmarkStart w:id="1281" w:name="_Ref299031320"/>
      <w:bookmarkStart w:id="1282" w:name="_Toc300051966"/>
      <w:r>
        <w:rPr>
          <w:b w:val="0"/>
          <w:sz w:val="36"/>
          <w:szCs w:val="52"/>
        </w:rPr>
        <w:t>A</w:t>
      </w:r>
      <w:r w:rsidR="005B24B1" w:rsidRPr="008B718D">
        <w:rPr>
          <w:b w:val="0"/>
          <w:sz w:val="36"/>
          <w:szCs w:val="52"/>
        </w:rPr>
        <w:t>eronaves</w:t>
      </w:r>
      <w:bookmarkEnd w:id="1279"/>
      <w:bookmarkEnd w:id="1280"/>
      <w:bookmarkEnd w:id="1281"/>
      <w:bookmarkEnd w:id="1282"/>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End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End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End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xml:space="preserve">, en concreto del rumbo, la altura y </w:t>
      </w:r>
      <w:r w:rsidR="004D1B77" w:rsidRPr="00317CAD">
        <w:lastRenderedPageBreak/>
        <w:t>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283" w:name="_Ref298777391"/>
      <w:bookmarkStart w:id="1284" w:name="_Ref299119056"/>
      <w:bookmarkStart w:id="1285" w:name="_Toc300051967"/>
      <w:r>
        <w:rPr>
          <w:b w:val="0"/>
          <w:sz w:val="36"/>
          <w:szCs w:val="52"/>
        </w:rPr>
        <w:t>P</w:t>
      </w:r>
      <w:r w:rsidR="00261312" w:rsidRPr="0058108F">
        <w:rPr>
          <w:b w:val="0"/>
          <w:sz w:val="36"/>
          <w:szCs w:val="52"/>
        </w:rPr>
        <w:t>ilotos</w:t>
      </w:r>
      <w:bookmarkEnd w:id="1283"/>
      <w:bookmarkEnd w:id="1284"/>
      <w:bookmarkEnd w:id="1285"/>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286" w:name="_Toc300051968"/>
      <w:r>
        <w:rPr>
          <w:b w:val="0"/>
          <w:sz w:val="36"/>
          <w:szCs w:val="52"/>
        </w:rPr>
        <w:t>C</w:t>
      </w:r>
      <w:r w:rsidR="002C624F" w:rsidRPr="005F2557">
        <w:rPr>
          <w:b w:val="0"/>
          <w:sz w:val="36"/>
          <w:szCs w:val="52"/>
        </w:rPr>
        <w:t>ontroladores</w:t>
      </w:r>
      <w:bookmarkEnd w:id="1286"/>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EndPr/>
        <w:sdtContent>
          <w:r w:rsidR="006E3841" w:rsidRPr="00A613A1">
            <w:fldChar w:fldCharType="begin"/>
          </w:r>
          <w:r w:rsidR="006E3841" w:rsidRPr="000A7C4A">
            <w:instrText xml:space="preserve"> CITATION Fed10 \l 3082 </w:instrText>
          </w:r>
          <w:r w:rsidR="006E3841" w:rsidRPr="00A613A1">
            <w:fldChar w:fldCharType="separate"/>
          </w:r>
          <w:r w:rsidR="00282451">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287" w:name="_Ref298945139"/>
      <w:bookmarkStart w:id="1288" w:name="_Ref298953220"/>
      <w:bookmarkStart w:id="1289" w:name="_Ref299011114"/>
      <w:bookmarkStart w:id="1290" w:name="_Toc300051969"/>
      <w:r>
        <w:rPr>
          <w:b w:val="0"/>
          <w:sz w:val="44"/>
          <w:szCs w:val="52"/>
        </w:rPr>
        <w:t>D</w:t>
      </w:r>
      <w:r w:rsidR="001D2364" w:rsidRPr="00047C65">
        <w:rPr>
          <w:b w:val="0"/>
          <w:sz w:val="44"/>
          <w:szCs w:val="52"/>
        </w:rPr>
        <w:t>esarrollo</w:t>
      </w:r>
      <w:bookmarkEnd w:id="1287"/>
      <w:bookmarkEnd w:id="1288"/>
      <w:bookmarkEnd w:id="1289"/>
      <w:bookmarkEnd w:id="1290"/>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EndPr/>
        <w:sdtContent>
          <w:r w:rsidR="00F7189A">
            <w:fldChar w:fldCharType="begin"/>
          </w:r>
          <w:r w:rsidR="00F7189A">
            <w:instrText xml:space="preserve">CITATION Gil05 \l 3082 </w:instrText>
          </w:r>
          <w:r w:rsidR="00F7189A">
            <w:fldChar w:fldCharType="separate"/>
          </w:r>
          <w:r w:rsidR="00282451">
            <w:rPr>
              <w:noProof/>
            </w:rPr>
            <w:t>(18)</w:t>
          </w:r>
          <w:r w:rsidR="00F7189A">
            <w:fldChar w:fldCharType="end"/>
          </w:r>
        </w:sdtContent>
      </w:sdt>
      <w:r w:rsidR="00F7189A">
        <w:t xml:space="preserve"> con MDE </w:t>
      </w:r>
      <w:sdt>
        <w:sdtPr>
          <w:id w:val="1821774627"/>
          <w:citation/>
        </w:sdtPr>
        <w:sdtEndPr/>
        <w:sdtContent>
          <w:r w:rsidR="00F7189A" w:rsidRPr="00BB6D94">
            <w:fldChar w:fldCharType="begin"/>
          </w:r>
          <w:r w:rsidR="00F7189A">
            <w:instrText xml:space="preserve">CITATION Fra03 \l 3082 </w:instrText>
          </w:r>
          <w:r w:rsidR="00F7189A" w:rsidRPr="00BB6D94">
            <w:fldChar w:fldCharType="separate"/>
          </w:r>
          <w:r w:rsidR="00282451">
            <w:rPr>
              <w:noProof/>
            </w:rPr>
            <w:t>(17)</w:t>
          </w:r>
          <w:r w:rsidR="00F7189A" w:rsidRPr="00BB6D94">
            <w:fldChar w:fldCharType="end"/>
          </w:r>
        </w:sdtContent>
      </w:sdt>
      <w:r w:rsidR="00F7189A">
        <w:t xml:space="preserve">, usando una metodología de AOSE, INGENIAS </w:t>
      </w:r>
      <w:sdt>
        <w:sdtPr>
          <w:id w:val="862794566"/>
          <w:citation/>
        </w:sdtPr>
        <w:sdtEndPr/>
        <w:sdtContent>
          <w:r w:rsidR="00F7189A">
            <w:fldChar w:fldCharType="begin"/>
          </w:r>
          <w:r w:rsidR="00F7189A">
            <w:instrText xml:space="preserve">CITATION Pav05 \l 3082 </w:instrText>
          </w:r>
          <w:r w:rsidR="00F7189A">
            <w:fldChar w:fldCharType="separate"/>
          </w:r>
          <w:r w:rsidR="00282451">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EndPr/>
        <w:sdtContent>
          <w:r w:rsidR="009B599B">
            <w:fldChar w:fldCharType="begin"/>
          </w:r>
          <w:r w:rsidR="003C556D">
            <w:instrText xml:space="preserve">CITATION Mac10 \l 3082 </w:instrText>
          </w:r>
          <w:r w:rsidR="009B599B">
            <w:fldChar w:fldCharType="separate"/>
          </w:r>
          <w:r w:rsidR="00282451">
            <w:rPr>
              <w:noProof/>
            </w:rPr>
            <w:t>(66)</w:t>
          </w:r>
          <w:r w:rsidR="009B599B">
            <w:fldChar w:fldCharType="end"/>
          </w:r>
        </w:sdtContent>
      </w:sdt>
      <w:r w:rsidR="009B599B">
        <w:t xml:space="preserve"> y AOSE </w:t>
      </w:r>
      <w:sdt>
        <w:sdtPr>
          <w:id w:val="-12848360"/>
          <w:citation/>
        </w:sdtPr>
        <w:sdtEndPr/>
        <w:sdtContent>
          <w:r w:rsidR="009B599B">
            <w:fldChar w:fldCharType="begin"/>
          </w:r>
          <w:r w:rsidR="009B599B">
            <w:instrText xml:space="preserve"> CITATION Hen051 \l 3082 </w:instrText>
          </w:r>
          <w:r w:rsidR="009B599B">
            <w:fldChar w:fldCharType="separate"/>
          </w:r>
          <w:r w:rsidR="00282451">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w:t>
      </w:r>
      <w:r w:rsidR="00AB3728">
        <w:lastRenderedPageBreak/>
        <w:t>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EndPr/>
        <w:sdtContent>
          <w:r w:rsidR="00AB3728">
            <w:fldChar w:fldCharType="begin"/>
          </w:r>
          <w:r w:rsidR="00AB3728">
            <w:instrText xml:space="preserve"> CITATION Has09 \l 3082 </w:instrText>
          </w:r>
          <w:r w:rsidR="00AB3728">
            <w:fldChar w:fldCharType="separate"/>
          </w:r>
          <w:r w:rsidR="00282451">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291"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EndPr/>
        <w:sdtContent>
          <w:r w:rsidR="00120C76" w:rsidRPr="001C3D91">
            <w:fldChar w:fldCharType="begin"/>
          </w:r>
          <w:r w:rsidR="00120C76" w:rsidRPr="001C3D91">
            <w:instrText xml:space="preserve">CITATION Fra03 \l 3082 </w:instrText>
          </w:r>
          <w:r w:rsidR="00120C76" w:rsidRPr="001C3D91">
            <w:fldChar w:fldCharType="separate"/>
          </w:r>
          <w:r w:rsidR="00282451">
            <w:rPr>
              <w:noProof/>
            </w:rPr>
            <w:t xml:space="preserve"> (17)</w:t>
          </w:r>
          <w:r w:rsidR="00120C76" w:rsidRPr="001C3D91">
            <w:fldChar w:fldCharType="end"/>
          </w:r>
        </w:sdtContent>
      </w:sdt>
      <w:r w:rsidR="00120C76" w:rsidRPr="001C3D91">
        <w:t xml:space="preserve">. </w:t>
      </w:r>
      <w:r w:rsidR="00985670">
        <w:t>En base a estos modelos se generan de forma semi-automática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pseudo-código o código </w:t>
      </w:r>
      <w:sdt>
        <w:sdtPr>
          <w:id w:val="503020582"/>
          <w:citation/>
        </w:sdtPr>
        <w:sdtEndPr/>
        <w:sdtContent>
          <w:r w:rsidR="00985670">
            <w:fldChar w:fldCharType="begin"/>
          </w:r>
          <w:r w:rsidR="0071557E">
            <w:instrText xml:space="preserve">CITATION Sot06 \l 3082 </w:instrText>
          </w:r>
          <w:r w:rsidR="00985670">
            <w:fldChar w:fldCharType="separate"/>
          </w:r>
          <w:r w:rsidR="00282451">
            <w:rPr>
              <w:noProof/>
            </w:rPr>
            <w:t>(68)</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INGENIAS Development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292" w:author="IO" w:date="2011-07-21T11:23:00Z"/>
        </w:rPr>
        <w:pPrChange w:id="1293" w:author="IO" w:date="2011-07-20T17:54:00Z">
          <w:pPr>
            <w:spacing w:before="120"/>
            <w:jc w:val="both"/>
          </w:pPr>
        </w:pPrChange>
      </w:pPr>
      <w:ins w:id="1294" w:author="IO" w:date="2011-07-21T11:21:00Z">
        <w:r>
          <w:t>El lenguaje de modelado de INGENIAS se organiza en torno a los agentes. Lo</w:t>
        </w:r>
      </w:ins>
      <w:ins w:id="1295" w:author="Orion" w:date="2011-07-29T17:46:00Z">
        <w:r w:rsidR="00293B35">
          <w:t>s</w:t>
        </w:r>
      </w:ins>
      <w:ins w:id="1296" w:author="IO" w:date="2011-07-21T11:21:00Z">
        <w:del w:id="1297" w:author="Orion" w:date="2011-07-29T17:46:00Z">
          <w:r w:rsidDel="00293B35">
            <w:delText>r</w:delText>
          </w:r>
        </w:del>
        <w:r>
          <w:t xml:space="preserve"> principales conceptos que se usan en los diagramas de este trabajo pueden verse en la </w:t>
        </w:r>
      </w:ins>
      <w:ins w:id="1298" w:author="IO" w:date="2011-07-21T11:22:00Z">
        <w:del w:id="1299" w:author="Orion" w:date="2011-07-29T17:45:00Z">
          <w:r w:rsidDel="002D1CFE">
            <w:delText>Tabla 1</w:delText>
          </w:r>
        </w:del>
      </w:ins>
      <w:ins w:id="1300" w:author="Orion" w:date="2011-07-29T17:45:00Z">
        <w:r w:rsidR="002D1CFE">
          <w:fldChar w:fldCharType="begin"/>
        </w:r>
        <w:r w:rsidR="002D1CFE">
          <w:instrText xml:space="preserve"> REF _Ref299724865 \h </w:instrText>
        </w:r>
      </w:ins>
      <w:r w:rsidR="002D1CFE">
        <w:fldChar w:fldCharType="separate"/>
      </w:r>
      <w:ins w:id="1301" w:author="Orion" w:date="2011-07-29T17:45:00Z">
        <w:r w:rsidR="002D1CFE" w:rsidRPr="002D1CFE">
          <w:t xml:space="preserve">Tabla </w:t>
        </w:r>
        <w:r w:rsidR="002D1CFE" w:rsidRPr="002D1CFE">
          <w:rPr>
            <w:noProof/>
          </w:rPr>
          <w:t>1</w:t>
        </w:r>
        <w:r w:rsidR="002D1CFE">
          <w:fldChar w:fldCharType="end"/>
        </w:r>
      </w:ins>
      <w:ins w:id="1302" w:author="IO" w:date="2011-07-21T11:21:00Z">
        <w:r>
          <w:t>.</w:t>
        </w:r>
      </w:ins>
    </w:p>
    <w:tbl>
      <w:tblPr>
        <w:tblStyle w:val="TableGrid"/>
        <w:tblW w:w="0" w:type="auto"/>
        <w:tblLook w:val="04A0" w:firstRow="1" w:lastRow="0" w:firstColumn="1" w:lastColumn="0" w:noHBand="0" w:noVBand="1"/>
        <w:tblPrChange w:id="1303" w:author="Orion" w:date="2011-07-29T21:21:00Z">
          <w:tblPr>
            <w:tblStyle w:val="TableGrid"/>
            <w:tblW w:w="0" w:type="auto"/>
            <w:tblLook w:val="04A0" w:firstRow="1" w:lastRow="0" w:firstColumn="1" w:lastColumn="0" w:noHBand="0" w:noVBand="1"/>
          </w:tblPr>
        </w:tblPrChange>
      </w:tblPr>
      <w:tblGrid>
        <w:gridCol w:w="2901"/>
        <w:gridCol w:w="5349"/>
        <w:gridCol w:w="1604"/>
        <w:tblGridChange w:id="1304">
          <w:tblGrid>
            <w:gridCol w:w="2901"/>
            <w:gridCol w:w="358"/>
            <w:gridCol w:w="3259"/>
            <w:gridCol w:w="1732"/>
            <w:gridCol w:w="1528"/>
            <w:gridCol w:w="76"/>
          </w:tblGrid>
        </w:tblGridChange>
      </w:tblGrid>
      <w:tr w:rsidR="00A93BC7" w14:paraId="1A29A7D1" w14:textId="77777777" w:rsidTr="006C254B">
        <w:trPr>
          <w:ins w:id="1305" w:author="IO" w:date="2011-07-21T11:23:00Z"/>
          <w:trPrChange w:id="1306" w:author="Orion" w:date="2011-07-29T21:21:00Z">
            <w:trPr>
              <w:gridAfter w:val="0"/>
            </w:trPr>
          </w:trPrChange>
        </w:trPr>
        <w:tc>
          <w:tcPr>
            <w:tcW w:w="2901" w:type="dxa"/>
            <w:tcPrChange w:id="1307" w:author="Orion" w:date="2011-07-29T21:21:00Z">
              <w:tcPr>
                <w:tcW w:w="3259" w:type="dxa"/>
                <w:gridSpan w:val="2"/>
              </w:tcPr>
            </w:tcPrChange>
          </w:tcPr>
          <w:p w14:paraId="7A3B4080" w14:textId="56781EDE" w:rsidR="00A93BC7" w:rsidRPr="00A93BC7" w:rsidRDefault="00A93BC7">
            <w:pPr>
              <w:spacing w:before="240" w:after="120"/>
              <w:jc w:val="both"/>
              <w:rPr>
                <w:ins w:id="1308" w:author="IO" w:date="2011-07-21T11:23:00Z"/>
                <w:b/>
                <w:sz w:val="28"/>
                <w:rPrChange w:id="1309" w:author="IO" w:date="2011-07-21T11:23:00Z">
                  <w:rPr>
                    <w:ins w:id="1310" w:author="IO" w:date="2011-07-21T11:23:00Z"/>
                  </w:rPr>
                </w:rPrChange>
              </w:rPr>
            </w:pPr>
            <w:ins w:id="1311" w:author="IO" w:date="2011-07-21T11:23:00Z">
              <w:r w:rsidRPr="00A93BC7">
                <w:rPr>
                  <w:b/>
                  <w:sz w:val="28"/>
                  <w:rPrChange w:id="1312" w:author="IO" w:date="2011-07-21T11:23:00Z">
                    <w:rPr/>
                  </w:rPrChange>
                </w:rPr>
                <w:t>Concepto</w:t>
              </w:r>
            </w:ins>
          </w:p>
        </w:tc>
        <w:tc>
          <w:tcPr>
            <w:tcW w:w="5349" w:type="dxa"/>
            <w:tcPrChange w:id="1313" w:author="Orion" w:date="2011-07-29T21:21:00Z">
              <w:tcPr>
                <w:tcW w:w="3259" w:type="dxa"/>
              </w:tcPr>
            </w:tcPrChange>
          </w:tcPr>
          <w:p w14:paraId="4E2675D2" w14:textId="4249CE61" w:rsidR="00A93BC7" w:rsidRPr="00A93BC7" w:rsidRDefault="00A93BC7">
            <w:pPr>
              <w:spacing w:before="240" w:after="120"/>
              <w:jc w:val="both"/>
              <w:rPr>
                <w:ins w:id="1314" w:author="IO" w:date="2011-07-21T11:23:00Z"/>
                <w:b/>
                <w:sz w:val="28"/>
                <w:rPrChange w:id="1315" w:author="IO" w:date="2011-07-21T11:23:00Z">
                  <w:rPr>
                    <w:ins w:id="1316" w:author="IO" w:date="2011-07-21T11:23:00Z"/>
                  </w:rPr>
                </w:rPrChange>
              </w:rPr>
            </w:pPr>
            <w:ins w:id="1317" w:author="IO" w:date="2011-07-21T11:23:00Z">
              <w:r w:rsidRPr="00A93BC7">
                <w:rPr>
                  <w:b/>
                  <w:sz w:val="28"/>
                  <w:rPrChange w:id="1318" w:author="IO" w:date="2011-07-21T11:23:00Z">
                    <w:rPr/>
                  </w:rPrChange>
                </w:rPr>
                <w:t>Descripción</w:t>
              </w:r>
            </w:ins>
          </w:p>
        </w:tc>
        <w:tc>
          <w:tcPr>
            <w:tcW w:w="1604" w:type="dxa"/>
            <w:tcPrChange w:id="1319" w:author="Orion" w:date="2011-07-29T21:21:00Z">
              <w:tcPr>
                <w:tcW w:w="3260" w:type="dxa"/>
                <w:gridSpan w:val="2"/>
              </w:tcPr>
            </w:tcPrChange>
          </w:tcPr>
          <w:p w14:paraId="3482D4C7" w14:textId="3AFDC0DF" w:rsidR="00A93BC7" w:rsidRPr="00A93BC7" w:rsidRDefault="00A93BC7">
            <w:pPr>
              <w:spacing w:before="240" w:after="120"/>
              <w:jc w:val="center"/>
              <w:rPr>
                <w:ins w:id="1320" w:author="IO" w:date="2011-07-21T11:23:00Z"/>
                <w:b/>
                <w:sz w:val="28"/>
                <w:rPrChange w:id="1321" w:author="IO" w:date="2011-07-21T11:23:00Z">
                  <w:rPr>
                    <w:ins w:id="1322" w:author="IO" w:date="2011-07-21T11:23:00Z"/>
                  </w:rPr>
                </w:rPrChange>
              </w:rPr>
              <w:pPrChange w:id="1323" w:author="Orion" w:date="2011-07-29T21:22:00Z">
                <w:pPr>
                  <w:spacing w:before="240" w:after="120"/>
                  <w:jc w:val="both"/>
                </w:pPr>
              </w:pPrChange>
            </w:pPr>
            <w:ins w:id="1324" w:author="IO" w:date="2011-07-21T11:23:00Z">
              <w:r w:rsidRPr="00A93BC7">
                <w:rPr>
                  <w:b/>
                  <w:sz w:val="28"/>
                  <w:rPrChange w:id="1325" w:author="IO" w:date="2011-07-21T11:23:00Z">
                    <w:rPr/>
                  </w:rPrChange>
                </w:rPr>
                <w:t>Icono</w:t>
              </w:r>
            </w:ins>
          </w:p>
        </w:tc>
      </w:tr>
      <w:tr w:rsidR="00A93BC7" w:rsidRPr="0039135E" w14:paraId="27BD6680" w14:textId="77777777" w:rsidTr="006C254B">
        <w:trPr>
          <w:ins w:id="1326" w:author="IO" w:date="2011-07-21T11:23:00Z"/>
          <w:trPrChange w:id="1327" w:author="Orion" w:date="2011-07-29T21:21:00Z">
            <w:trPr>
              <w:gridAfter w:val="0"/>
            </w:trPr>
          </w:trPrChange>
        </w:trPr>
        <w:tc>
          <w:tcPr>
            <w:tcW w:w="2901" w:type="dxa"/>
            <w:tcPrChange w:id="1328" w:author="Orion" w:date="2011-07-29T21:21:00Z">
              <w:tcPr>
                <w:tcW w:w="3259" w:type="dxa"/>
                <w:gridSpan w:val="2"/>
              </w:tcPr>
            </w:tcPrChange>
          </w:tcPr>
          <w:p w14:paraId="4B17C861" w14:textId="3DF0263A" w:rsidR="00A93BC7" w:rsidRDefault="00775E1B">
            <w:pPr>
              <w:spacing w:before="240" w:after="120"/>
              <w:jc w:val="both"/>
              <w:rPr>
                <w:ins w:id="1329" w:author="IO" w:date="2011-07-21T11:23:00Z"/>
              </w:rPr>
            </w:pPr>
            <w:ins w:id="1330" w:author="Orion" w:date="2011-07-29T17:56:00Z">
              <w:r>
                <w:t>Agent</w:t>
              </w:r>
            </w:ins>
            <w:ins w:id="1331" w:author="Orion" w:date="2011-07-29T21:29:00Z">
              <w:r w:rsidR="00B3423A">
                <w:t>e</w:t>
              </w:r>
            </w:ins>
          </w:p>
        </w:tc>
        <w:tc>
          <w:tcPr>
            <w:tcW w:w="5349" w:type="dxa"/>
            <w:tcPrChange w:id="1332" w:author="Orion" w:date="2011-07-29T21:21:00Z">
              <w:tcPr>
                <w:tcW w:w="3259" w:type="dxa"/>
              </w:tcPr>
            </w:tcPrChange>
          </w:tcPr>
          <w:p w14:paraId="6A6F07B4" w14:textId="4D2F2AB7" w:rsidR="00A93BC7" w:rsidRPr="007F30B9" w:rsidRDefault="00B3423A" w:rsidP="007F30B9">
            <w:pPr>
              <w:spacing w:before="240" w:after="120"/>
              <w:jc w:val="both"/>
              <w:rPr>
                <w:ins w:id="1333" w:author="IO" w:date="2011-07-21T11:23:00Z"/>
              </w:rPr>
            </w:pPr>
            <w:ins w:id="1334" w:author="Orion" w:date="2011-07-29T21:25:00Z">
              <w:r w:rsidRPr="00B3423A">
                <w:rPr>
                  <w:rPrChange w:id="1335" w:author="Orion" w:date="2011-07-29T21:25:00Z">
                    <w:rPr>
                      <w:lang w:val="en-US"/>
                    </w:rPr>
                  </w:rPrChange>
                </w:rPr>
                <w:t>Una entidad agente es una entidad aut</w:t>
              </w:r>
              <w:r>
                <w:t xml:space="preserve">ónoma con </w:t>
              </w:r>
            </w:ins>
            <w:ins w:id="1336" w:author="Orion" w:date="2011-07-29T21:26:00Z">
              <w:r>
                <w:t>identidad</w:t>
              </w:r>
            </w:ins>
            <w:ins w:id="1337" w:author="Orion" w:date="2011-07-29T21:25:00Z">
              <w:r>
                <w:t>, propósitos y que lleva a cabo actividades para alcanzar un objetivo.</w:t>
              </w:r>
            </w:ins>
          </w:p>
        </w:tc>
        <w:tc>
          <w:tcPr>
            <w:tcW w:w="1604" w:type="dxa"/>
            <w:tcPrChange w:id="1338" w:author="Orion" w:date="2011-07-29T21:21:00Z">
              <w:tcPr>
                <w:tcW w:w="3260" w:type="dxa"/>
                <w:gridSpan w:val="2"/>
              </w:tcPr>
            </w:tcPrChange>
          </w:tcPr>
          <w:p w14:paraId="408775C2" w14:textId="3329E463" w:rsidR="00A93BC7" w:rsidRPr="00775E1B" w:rsidRDefault="006C254B">
            <w:pPr>
              <w:spacing w:before="240" w:after="120"/>
              <w:jc w:val="center"/>
              <w:rPr>
                <w:ins w:id="1339" w:author="IO" w:date="2011-07-21T11:23:00Z"/>
                <w:lang w:val="en-US"/>
                <w:rPrChange w:id="1340" w:author="Orion" w:date="2011-07-29T17:55:00Z">
                  <w:rPr>
                    <w:ins w:id="1341" w:author="IO" w:date="2011-07-21T11:23:00Z"/>
                  </w:rPr>
                </w:rPrChange>
              </w:rPr>
              <w:pPrChange w:id="1342" w:author="Orion" w:date="2011-07-29T21:22:00Z">
                <w:pPr>
                  <w:spacing w:before="240" w:after="120"/>
                  <w:jc w:val="both"/>
                </w:pPr>
              </w:pPrChange>
            </w:pPr>
            <w:ins w:id="1343"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344" w:author="Orion" w:date="2011-07-29T17:57:00Z"/>
        </w:trPr>
        <w:tc>
          <w:tcPr>
            <w:tcW w:w="2901" w:type="dxa"/>
            <w:tcPrChange w:id="1345" w:author="Orion" w:date="2011-07-29T21:21:00Z">
              <w:tcPr>
                <w:tcW w:w="1668" w:type="dxa"/>
              </w:tcPr>
            </w:tcPrChange>
          </w:tcPr>
          <w:p w14:paraId="7136C470" w14:textId="77777777" w:rsidR="00B3423A" w:rsidRDefault="00775E1B" w:rsidP="007F30B9">
            <w:pPr>
              <w:spacing w:before="240" w:after="120"/>
              <w:jc w:val="both"/>
              <w:rPr>
                <w:ins w:id="1346" w:author="Orion" w:date="2011-07-29T21:29:00Z"/>
                <w:rStyle w:val="apple-style-span"/>
                <w:color w:val="000000"/>
              </w:rPr>
            </w:pPr>
            <w:ins w:id="1347" w:author="Orion" w:date="2011-07-29T17:58:00Z">
              <w:r w:rsidRPr="00775E1B">
                <w:rPr>
                  <w:rStyle w:val="apple-style-span"/>
                  <w:color w:val="000000"/>
                  <w:rPrChange w:id="1348" w:author="Orion" w:date="2011-07-29T17:59:00Z">
                    <w:rPr>
                      <w:rStyle w:val="apple-style-span"/>
                      <w:color w:val="000000"/>
                      <w:sz w:val="27"/>
                      <w:szCs w:val="27"/>
                    </w:rPr>
                  </w:rPrChange>
                </w:rPr>
                <w:t>INGENIAS</w:t>
              </w:r>
            </w:ins>
            <w:ins w:id="1349" w:author="Orion" w:date="2011-07-29T21:29:00Z">
              <w:r w:rsidR="00B3423A">
                <w:rPr>
                  <w:rStyle w:val="apple-style-span"/>
                  <w:color w:val="000000"/>
                </w:rPr>
                <w:t>UseCase</w:t>
              </w:r>
            </w:ins>
          </w:p>
          <w:p w14:paraId="30AB9C3E" w14:textId="4A6C6AB4" w:rsidR="00775E1B" w:rsidRPr="00775E1B" w:rsidRDefault="00B3423A">
            <w:pPr>
              <w:spacing w:before="240" w:after="120"/>
              <w:jc w:val="both"/>
              <w:rPr>
                <w:ins w:id="1350" w:author="Orion" w:date="2011-07-29T17:57:00Z"/>
              </w:rPr>
            </w:pPr>
            <w:ins w:id="1351" w:author="Orion" w:date="2011-07-29T21:29:00Z">
              <w:r>
                <w:rPr>
                  <w:rStyle w:val="apple-style-span"/>
                  <w:color w:val="000000"/>
                </w:rPr>
                <w:t>(Caso de Uso)</w:t>
              </w:r>
            </w:ins>
          </w:p>
        </w:tc>
        <w:tc>
          <w:tcPr>
            <w:tcW w:w="5349" w:type="dxa"/>
            <w:tcPrChange w:id="1352" w:author="Orion" w:date="2011-07-29T21:21:00Z">
              <w:tcPr>
                <w:tcW w:w="6378" w:type="dxa"/>
                <w:gridSpan w:val="3"/>
              </w:tcPr>
            </w:tcPrChange>
          </w:tcPr>
          <w:p w14:paraId="4295D59C" w14:textId="6FBCB196" w:rsidR="00775E1B" w:rsidRPr="00B86FCA" w:rsidRDefault="00B3423A">
            <w:pPr>
              <w:spacing w:before="240" w:after="120"/>
              <w:jc w:val="both"/>
              <w:rPr>
                <w:ins w:id="1353" w:author="Orion" w:date="2011-07-29T17:57:00Z"/>
                <w:rPrChange w:id="1354" w:author="Orion" w:date="2011-07-30T16:21:00Z">
                  <w:rPr>
                    <w:ins w:id="1355" w:author="Orion" w:date="2011-07-29T17:57:00Z"/>
                    <w:lang w:val="en-US"/>
                  </w:rPr>
                </w:rPrChange>
              </w:rPr>
            </w:pPr>
            <w:ins w:id="1356" w:author="Orion" w:date="2011-07-29T21:26:00Z">
              <w:r w:rsidRPr="00B3423A">
                <w:rPr>
                  <w:rStyle w:val="apple-style-span"/>
                  <w:color w:val="000000"/>
                  <w:rPrChange w:id="1357" w:author="Orion" w:date="2011-07-29T21:27:00Z">
                    <w:rPr>
                      <w:rStyle w:val="apple-style-span"/>
                      <w:color w:val="000000"/>
                      <w:lang w:val="en-US"/>
                    </w:rPr>
                  </w:rPrChange>
                </w:rPr>
                <w:t xml:space="preserve">Este caso de uso se </w:t>
              </w:r>
              <w:r w:rsidRPr="007F30B9">
                <w:rPr>
                  <w:rStyle w:val="apple-style-span"/>
                  <w:color w:val="000000"/>
                </w:rPr>
                <w:t>configur</w:t>
              </w:r>
            </w:ins>
            <w:ins w:id="1358" w:author="Orion" w:date="2011-07-29T21:27:00Z">
              <w:r>
                <w:rPr>
                  <w:rStyle w:val="apple-style-span"/>
                  <w:color w:val="000000"/>
                </w:rPr>
                <w:t>a</w:t>
              </w:r>
            </w:ins>
            <w:ins w:id="1359" w:author="Orion" w:date="2011-07-29T21:26:00Z">
              <w:r w:rsidRPr="00B3423A">
                <w:rPr>
                  <w:rStyle w:val="apple-style-span"/>
                  <w:color w:val="000000"/>
                  <w:rPrChange w:id="1360" w:author="Orion" w:date="2011-07-29T21:27:00Z">
                    <w:rPr>
                      <w:rStyle w:val="apple-style-span"/>
                      <w:color w:val="000000"/>
                      <w:lang w:val="en-US"/>
                    </w:rPr>
                  </w:rPrChange>
                </w:rPr>
                <w:t xml:space="preserve"> con </w:t>
              </w:r>
            </w:ins>
            <w:ins w:id="1361" w:author="Orion" w:date="2011-07-29T21:28:00Z">
              <w:r>
                <w:rPr>
                  <w:rStyle w:val="apple-style-span"/>
                  <w:color w:val="000000"/>
                </w:rPr>
                <w:t xml:space="preserve">la </w:t>
              </w:r>
            </w:ins>
            <w:ins w:id="1362" w:author="Orion" w:date="2011-07-29T21:26:00Z">
              <w:r w:rsidRPr="00B3423A">
                <w:rPr>
                  <w:rStyle w:val="apple-style-span"/>
                  <w:color w:val="000000"/>
                  <w:rPrChange w:id="1363" w:author="Orion" w:date="2011-07-29T21:27:00Z">
                    <w:rPr>
                      <w:rStyle w:val="apple-style-span"/>
                      <w:color w:val="000000"/>
                      <w:lang w:val="en-US"/>
                    </w:rPr>
                  </w:rPrChange>
                </w:rPr>
                <w:t>informaci</w:t>
              </w:r>
            </w:ins>
            <w:ins w:id="1364" w:author="Orion" w:date="2011-07-29T21:27:00Z">
              <w:r>
                <w:rPr>
                  <w:rStyle w:val="apple-style-span"/>
                  <w:color w:val="000000"/>
                </w:rPr>
                <w:t>ón de</w:t>
              </w:r>
            </w:ins>
            <w:ins w:id="1365" w:author="Orion" w:date="2011-07-29T21:28:00Z">
              <w:r>
                <w:rPr>
                  <w:rStyle w:val="apple-style-span"/>
                  <w:color w:val="000000"/>
                </w:rPr>
                <w:t xml:space="preserve"> las</w:t>
              </w:r>
            </w:ins>
            <w:ins w:id="1366" w:author="Orion" w:date="2011-07-29T21:27:00Z">
              <w:r>
                <w:rPr>
                  <w:rStyle w:val="apple-style-span"/>
                  <w:color w:val="000000"/>
                </w:rPr>
                <w:t xml:space="preserve"> precondiciones y postcondiciones, y también con </w:t>
              </w:r>
            </w:ins>
            <w:ins w:id="1367" w:author="Orion" w:date="2011-07-29T21:28:00Z">
              <w:r>
                <w:rPr>
                  <w:rStyle w:val="apple-style-span"/>
                  <w:color w:val="000000"/>
                </w:rPr>
                <w:t xml:space="preserve">la </w:t>
              </w:r>
            </w:ins>
            <w:ins w:id="1368" w:author="Orion" w:date="2011-07-29T21:27:00Z">
              <w:r>
                <w:rPr>
                  <w:rStyle w:val="apple-style-span"/>
                  <w:color w:val="000000"/>
                </w:rPr>
                <w:t>información de las diferentes interacciones que pueden surgir.</w:t>
              </w:r>
            </w:ins>
          </w:p>
        </w:tc>
        <w:tc>
          <w:tcPr>
            <w:tcW w:w="1604" w:type="dxa"/>
            <w:tcPrChange w:id="1369" w:author="Orion" w:date="2011-07-29T21:21:00Z">
              <w:tcPr>
                <w:tcW w:w="1732" w:type="dxa"/>
                <w:gridSpan w:val="2"/>
              </w:tcPr>
            </w:tcPrChange>
          </w:tcPr>
          <w:p w14:paraId="09308868" w14:textId="0D137CED" w:rsidR="00775E1B" w:rsidRPr="00775E1B" w:rsidRDefault="0033358D">
            <w:pPr>
              <w:spacing w:before="240" w:after="120"/>
              <w:jc w:val="center"/>
              <w:rPr>
                <w:ins w:id="1370" w:author="Orion" w:date="2011-07-29T17:57:00Z"/>
                <w:lang w:val="en-US"/>
              </w:rPr>
              <w:pPrChange w:id="1371" w:author="Orion" w:date="2011-07-29T21:22:00Z">
                <w:pPr>
                  <w:spacing w:before="240" w:after="120"/>
                  <w:jc w:val="both"/>
                </w:pPr>
              </w:pPrChange>
            </w:pPr>
            <w:ins w:id="1372"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373" w:author="Orion" w:date="2011-07-29T21:36:00Z"/>
        </w:trPr>
        <w:tc>
          <w:tcPr>
            <w:tcW w:w="2901" w:type="dxa"/>
          </w:tcPr>
          <w:p w14:paraId="6CBEB6ED" w14:textId="77777777" w:rsidR="00370148" w:rsidRDefault="00370148" w:rsidP="00FA781F">
            <w:pPr>
              <w:spacing w:before="240" w:after="120"/>
              <w:jc w:val="both"/>
              <w:rPr>
                <w:ins w:id="1374" w:author="Orion" w:date="2011-07-29T21:36:00Z"/>
                <w:lang w:val="en-US"/>
              </w:rPr>
            </w:pPr>
            <w:ins w:id="1375" w:author="Orion" w:date="2011-07-29T21:36:00Z">
              <w:r>
                <w:rPr>
                  <w:lang w:val="en-US"/>
                </w:rPr>
                <w:t>MentalState</w:t>
              </w:r>
            </w:ins>
          </w:p>
        </w:tc>
        <w:tc>
          <w:tcPr>
            <w:tcW w:w="5349" w:type="dxa"/>
          </w:tcPr>
          <w:p w14:paraId="6B7C920A" w14:textId="77777777" w:rsidR="00370148" w:rsidRPr="00B1585F" w:rsidRDefault="00370148" w:rsidP="00FA781F">
            <w:pPr>
              <w:spacing w:before="240" w:after="120"/>
              <w:jc w:val="both"/>
              <w:rPr>
                <w:ins w:id="1376" w:author="Orion" w:date="2011-07-29T21:36:00Z"/>
                <w:rStyle w:val="apple-style-span"/>
                <w:color w:val="000000"/>
              </w:rPr>
            </w:pPr>
            <w:ins w:id="1377"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r>
                <w:rPr>
                  <w:rStyle w:val="apple-style-span"/>
                  <w:color w:val="000000"/>
                </w:rPr>
                <w:t>MentalState es un conjunto de entidades mentales.</w:t>
              </w:r>
            </w:ins>
          </w:p>
        </w:tc>
        <w:tc>
          <w:tcPr>
            <w:tcW w:w="1604" w:type="dxa"/>
          </w:tcPr>
          <w:p w14:paraId="24FB71DC" w14:textId="77777777" w:rsidR="00370148" w:rsidRPr="00687F07" w:rsidRDefault="00370148" w:rsidP="00FA781F">
            <w:pPr>
              <w:spacing w:before="240" w:after="120"/>
              <w:jc w:val="center"/>
              <w:rPr>
                <w:ins w:id="1378" w:author="Orion" w:date="2011-07-29T21:36:00Z"/>
                <w:lang w:val="en-US"/>
              </w:rPr>
            </w:pPr>
            <w:ins w:id="1379"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380" w:author="Orion" w:date="2011-07-29T17:57:00Z"/>
        </w:trPr>
        <w:tc>
          <w:tcPr>
            <w:tcW w:w="2901" w:type="dxa"/>
            <w:tcPrChange w:id="1381" w:author="Orion" w:date="2011-07-29T21:21:00Z">
              <w:tcPr>
                <w:tcW w:w="1668" w:type="dxa"/>
              </w:tcPr>
            </w:tcPrChange>
          </w:tcPr>
          <w:p w14:paraId="2D67E39D" w14:textId="6D906380" w:rsidR="00775E1B" w:rsidRPr="00775E1B" w:rsidRDefault="00B3423A">
            <w:pPr>
              <w:spacing w:before="240" w:after="120"/>
              <w:jc w:val="both"/>
              <w:rPr>
                <w:ins w:id="1382" w:author="Orion" w:date="2011-07-29T17:57:00Z"/>
                <w:lang w:val="en-US"/>
                <w:rPrChange w:id="1383" w:author="Orion" w:date="2011-07-29T17:59:00Z">
                  <w:rPr>
                    <w:ins w:id="1384" w:author="Orion" w:date="2011-07-29T17:57:00Z"/>
                  </w:rPr>
                </w:rPrChange>
              </w:rPr>
            </w:pPr>
            <w:ins w:id="1385" w:author="Orion" w:date="2011-07-29T21:29:00Z">
              <w:r>
                <w:rPr>
                  <w:lang w:val="en-US"/>
                </w:rPr>
                <w:t>Objetivo</w:t>
              </w:r>
            </w:ins>
          </w:p>
        </w:tc>
        <w:tc>
          <w:tcPr>
            <w:tcW w:w="5349" w:type="dxa"/>
            <w:tcPrChange w:id="1386" w:author="Orion" w:date="2011-07-29T21:21:00Z">
              <w:tcPr>
                <w:tcW w:w="6378" w:type="dxa"/>
                <w:gridSpan w:val="3"/>
              </w:tcPr>
            </w:tcPrChange>
          </w:tcPr>
          <w:p w14:paraId="0593B975" w14:textId="1816B26A" w:rsidR="00775E1B" w:rsidRPr="00B86FCA" w:rsidRDefault="00B3423A" w:rsidP="007F30B9">
            <w:pPr>
              <w:spacing w:before="240" w:after="120"/>
              <w:jc w:val="both"/>
              <w:rPr>
                <w:ins w:id="1387" w:author="Orion" w:date="2011-07-29T17:57:00Z"/>
                <w:rPrChange w:id="1388" w:author="Orion" w:date="2011-07-30T16:21:00Z">
                  <w:rPr>
                    <w:ins w:id="1389" w:author="Orion" w:date="2011-07-29T17:57:00Z"/>
                    <w:lang w:val="en-US"/>
                  </w:rPr>
                </w:rPrChange>
              </w:rPr>
            </w:pPr>
            <w:ins w:id="1390" w:author="Orion" w:date="2011-07-29T21:28:00Z">
              <w:r w:rsidRPr="00B86FCA">
                <w:rPr>
                  <w:rStyle w:val="apple-style-span"/>
                  <w:color w:val="000000"/>
                  <w:rPrChange w:id="1391" w:author="Orion" w:date="2011-07-30T16:21:00Z">
                    <w:rPr>
                      <w:rStyle w:val="apple-style-span"/>
                      <w:color w:val="000000"/>
                      <w:lang w:val="en-US"/>
                    </w:rPr>
                  </w:rPrChange>
                </w:rPr>
                <w:t xml:space="preserve">De acuerdo con el model BDI un objetivo es un deseo que el </w:t>
              </w:r>
            </w:ins>
            <w:ins w:id="1392" w:author="Orion" w:date="2011-07-29T21:29:00Z">
              <w:r w:rsidRPr="00B86FCA">
                <w:rPr>
                  <w:rStyle w:val="apple-style-span"/>
                  <w:color w:val="000000"/>
                </w:rPr>
                <w:t xml:space="preserve">agente persigue. </w:t>
              </w:r>
              <w:r w:rsidRPr="00370148">
                <w:rPr>
                  <w:rStyle w:val="apple-style-span"/>
                  <w:color w:val="000000"/>
                  <w:rPrChange w:id="1393" w:author="Orion" w:date="2011-07-29T21:30:00Z">
                    <w:rPr>
                      <w:rStyle w:val="apple-style-span"/>
                      <w:color w:val="000000"/>
                      <w:lang w:val="en-US"/>
                    </w:rPr>
                  </w:rPrChange>
                </w:rPr>
                <w:t xml:space="preserve">En planificación, un objetivo </w:t>
              </w:r>
              <w:r w:rsidR="00370148" w:rsidRPr="00370148">
                <w:rPr>
                  <w:rStyle w:val="apple-style-span"/>
                  <w:color w:val="000000"/>
                  <w:rPrChange w:id="1394" w:author="Orion" w:date="2011-07-29T21:30:00Z">
                    <w:rPr>
                      <w:rStyle w:val="apple-style-span"/>
                      <w:color w:val="000000"/>
                      <w:lang w:val="en-US"/>
                    </w:rPr>
                  </w:rPrChange>
                </w:rPr>
                <w:t>se representa por un estado. Aqu</w:t>
              </w:r>
            </w:ins>
            <w:ins w:id="1395" w:author="Orion" w:date="2011-07-29T21:30:00Z">
              <w:r w:rsidR="00370148" w:rsidRPr="00370148">
                <w:rPr>
                  <w:rStyle w:val="apple-style-span"/>
                  <w:color w:val="000000"/>
                  <w:rPrChange w:id="1396" w:author="Orion" w:date="2011-07-29T21:30:00Z">
                    <w:rPr>
                      <w:rStyle w:val="apple-style-span"/>
                      <w:color w:val="000000"/>
                      <w:lang w:val="en-US"/>
                    </w:rPr>
                  </w:rPrChange>
                </w:rPr>
                <w:t xml:space="preserve">í </w:t>
              </w:r>
              <w:r w:rsidR="00370148" w:rsidRPr="007F30B9">
                <w:rPr>
                  <w:rStyle w:val="apple-style-span"/>
                  <w:color w:val="000000"/>
                </w:rPr>
                <w:t xml:space="preserve">un </w:t>
              </w:r>
              <w:r w:rsidR="00370148" w:rsidRPr="007F30B9">
                <w:rPr>
                  <w:rStyle w:val="apple-style-span"/>
                  <w:color w:val="000000"/>
                </w:rPr>
                <w:lastRenderedPageBreak/>
                <w:t>objetivo es una entidad p</w:t>
              </w:r>
              <w:r w:rsidR="00370148">
                <w:rPr>
                  <w:rStyle w:val="apple-style-span"/>
                  <w:color w:val="000000"/>
                </w:rPr>
                <w:t>or</w:t>
              </w:r>
              <w:r w:rsidR="00370148" w:rsidRPr="00370148">
                <w:rPr>
                  <w:rStyle w:val="apple-style-span"/>
                  <w:color w:val="000000"/>
                  <w:rPrChange w:id="1397"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398" w:author="Orion" w:date="2011-07-29T21:31:00Z">
              <w:r w:rsidR="00370148">
                <w:rPr>
                  <w:rStyle w:val="apple-style-span"/>
                  <w:color w:val="000000"/>
                </w:rPr>
                <w:t>puede estar relacionada con una representación de los estado</w:t>
              </w:r>
            </w:ins>
            <w:ins w:id="1399" w:author="Orion" w:date="2011-07-29T21:33:00Z">
              <w:r w:rsidR="00370148">
                <w:rPr>
                  <w:rStyle w:val="apple-style-span"/>
                  <w:color w:val="000000"/>
                </w:rPr>
                <w:t>s</w:t>
              </w:r>
            </w:ins>
            <w:ins w:id="1400" w:author="Orion" w:date="2011-07-29T21:31:00Z">
              <w:r w:rsidR="00370148">
                <w:rPr>
                  <w:rStyle w:val="apple-style-span"/>
                  <w:color w:val="000000"/>
                </w:rPr>
                <w:t xml:space="preserve"> existente</w:t>
              </w:r>
            </w:ins>
            <w:ins w:id="1401" w:author="Orion" w:date="2011-07-29T21:32:00Z">
              <w:r w:rsidR="00370148">
                <w:rPr>
                  <w:rStyle w:val="apple-style-span"/>
                  <w:color w:val="000000"/>
                </w:rPr>
                <w:t>s usando tareas para satisfac</w:t>
              </w:r>
            </w:ins>
            <w:ins w:id="1402" w:author="Orion" w:date="2011-07-29T21:33:00Z">
              <w:r w:rsidR="00370148">
                <w:rPr>
                  <w:rStyle w:val="apple-style-span"/>
                  <w:color w:val="000000"/>
                </w:rPr>
                <w:t>er las</w:t>
              </w:r>
            </w:ins>
            <w:ins w:id="1403" w:author="Orion" w:date="2011-07-29T21:32:00Z">
              <w:r w:rsidR="00370148">
                <w:rPr>
                  <w:rStyle w:val="apple-style-span"/>
                  <w:color w:val="000000"/>
                </w:rPr>
                <w:t xml:space="preserve"> relaciones</w:t>
              </w:r>
            </w:ins>
            <w:ins w:id="1404" w:author="Orion" w:date="2011-07-29T21:33:00Z">
              <w:r w:rsidR="00370148">
                <w:rPr>
                  <w:rStyle w:val="apple-style-span"/>
                  <w:color w:val="000000"/>
                </w:rPr>
                <w:t xml:space="preserve">. Estas relaciones contienen referencias a descripciones de estados mentales de los agentes, </w:t>
              </w:r>
            </w:ins>
            <w:ins w:id="1405" w:author="Orion" w:date="2011-07-29T21:43:00Z">
              <w:r w:rsidR="00DD06ED">
                <w:rPr>
                  <w:rStyle w:val="apple-style-span"/>
                  <w:color w:val="000000"/>
                </w:rPr>
                <w:t>así</w:t>
              </w:r>
            </w:ins>
            <w:ins w:id="1406" w:author="Orion" w:date="2011-07-29T21:33:00Z">
              <w:r w:rsidR="00370148">
                <w:rPr>
                  <w:rStyle w:val="apple-style-span"/>
                  <w:color w:val="000000"/>
                </w:rPr>
                <w:t xml:space="preserve"> que se refieren la imagen del mundo que </w:t>
              </w:r>
            </w:ins>
            <w:ins w:id="1407" w:author="Orion" w:date="2011-07-29T21:34:00Z">
              <w:r w:rsidR="00370148">
                <w:rPr>
                  <w:rStyle w:val="apple-style-span"/>
                  <w:color w:val="000000"/>
                </w:rPr>
                <w:t>tiene ese agente.</w:t>
              </w:r>
            </w:ins>
          </w:p>
        </w:tc>
        <w:tc>
          <w:tcPr>
            <w:tcW w:w="1604" w:type="dxa"/>
            <w:tcPrChange w:id="1408" w:author="Orion" w:date="2011-07-29T21:21:00Z">
              <w:tcPr>
                <w:tcW w:w="1732" w:type="dxa"/>
                <w:gridSpan w:val="2"/>
              </w:tcPr>
            </w:tcPrChange>
          </w:tcPr>
          <w:p w14:paraId="0F3E728E" w14:textId="6EAC2AF7" w:rsidR="00775E1B" w:rsidRPr="00775E1B" w:rsidRDefault="006C254B">
            <w:pPr>
              <w:spacing w:before="240" w:after="120"/>
              <w:jc w:val="center"/>
              <w:rPr>
                <w:ins w:id="1409" w:author="Orion" w:date="2011-07-29T17:57:00Z"/>
                <w:lang w:val="en-US"/>
              </w:rPr>
              <w:pPrChange w:id="1410" w:author="Orion" w:date="2011-07-29T21:22:00Z">
                <w:pPr>
                  <w:spacing w:before="240" w:after="120"/>
                  <w:jc w:val="both"/>
                </w:pPr>
              </w:pPrChange>
            </w:pPr>
            <w:ins w:id="1411" w:author="Orion" w:date="2011-07-29T21:21:00Z">
              <w:r>
                <w:rPr>
                  <w:noProof/>
                  <w:lang w:eastAsia="es-ES" w:bidi="ar-SA"/>
                </w:rPr>
                <w:lastRenderedPageBreak/>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412" w:author="Orion" w:date="2011-07-29T18:01:00Z"/>
        </w:trPr>
        <w:tc>
          <w:tcPr>
            <w:tcW w:w="2901" w:type="dxa"/>
            <w:tcPrChange w:id="1413" w:author="Orion" w:date="2011-07-29T21:21:00Z">
              <w:tcPr>
                <w:tcW w:w="1668" w:type="dxa"/>
              </w:tcPr>
            </w:tcPrChange>
          </w:tcPr>
          <w:p w14:paraId="2E11FC0F" w14:textId="77777777" w:rsidR="00775E1B" w:rsidRDefault="00775E1B">
            <w:pPr>
              <w:spacing w:before="240" w:after="120"/>
              <w:jc w:val="both"/>
              <w:rPr>
                <w:ins w:id="1414" w:author="Orion" w:date="2011-07-29T21:49:00Z"/>
                <w:lang w:val="en-US"/>
              </w:rPr>
            </w:pPr>
            <w:ins w:id="1415" w:author="Orion" w:date="2011-07-29T18:03:00Z">
              <w:r>
                <w:rPr>
                  <w:lang w:val="en-US"/>
                </w:rPr>
                <w:lastRenderedPageBreak/>
                <w:t>FrameFact</w:t>
              </w:r>
            </w:ins>
          </w:p>
          <w:p w14:paraId="7EE79A86" w14:textId="02FF9F26" w:rsidR="008712B6" w:rsidRDefault="008712B6">
            <w:pPr>
              <w:spacing w:before="240" w:after="120"/>
              <w:jc w:val="both"/>
              <w:rPr>
                <w:ins w:id="1416" w:author="Orion" w:date="2011-07-29T18:01:00Z"/>
                <w:lang w:val="en-US"/>
              </w:rPr>
            </w:pPr>
            <w:ins w:id="1417" w:author="Orion" w:date="2011-07-29T21:49:00Z">
              <w:r>
                <w:rPr>
                  <w:lang w:val="en-US"/>
                </w:rPr>
                <w:t>(Hecho)</w:t>
              </w:r>
            </w:ins>
          </w:p>
        </w:tc>
        <w:tc>
          <w:tcPr>
            <w:tcW w:w="5349" w:type="dxa"/>
            <w:tcPrChange w:id="1418" w:author="Orion" w:date="2011-07-29T21:21:00Z">
              <w:tcPr>
                <w:tcW w:w="6378" w:type="dxa"/>
                <w:gridSpan w:val="3"/>
              </w:tcPr>
            </w:tcPrChange>
          </w:tcPr>
          <w:p w14:paraId="16201353" w14:textId="7A684FF5" w:rsidR="00775E1B" w:rsidRPr="007B1D87" w:rsidRDefault="00370148" w:rsidP="007F30B9">
            <w:pPr>
              <w:spacing w:before="240" w:after="120"/>
              <w:jc w:val="both"/>
              <w:rPr>
                <w:ins w:id="1419" w:author="Orion" w:date="2011-07-29T18:01:00Z"/>
                <w:rStyle w:val="apple-style-span"/>
                <w:color w:val="000000"/>
                <w:rPrChange w:id="1420" w:author="Orion" w:date="2011-07-29T21:38:00Z">
                  <w:rPr>
                    <w:ins w:id="1421" w:author="Orion" w:date="2011-07-29T18:01:00Z"/>
                    <w:rStyle w:val="apple-style-span"/>
                    <w:color w:val="000000"/>
                    <w:lang w:val="en-US"/>
                  </w:rPr>
                </w:rPrChange>
              </w:rPr>
            </w:pPr>
            <w:ins w:id="1422" w:author="Orion" w:date="2011-07-29T21:37:00Z">
              <w:r w:rsidRPr="007B1D87">
                <w:rPr>
                  <w:rStyle w:val="apple-style-span"/>
                  <w:color w:val="000000"/>
                  <w:sz w:val="27"/>
                  <w:szCs w:val="27"/>
                  <w:rPrChange w:id="1423"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424"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425" w:author="Orion" w:date="2011-07-29T21:38:00Z">
                    <w:rPr>
                      <w:rStyle w:val="apple-style-span"/>
                      <w:color w:val="000000"/>
                      <w:sz w:val="27"/>
                      <w:szCs w:val="27"/>
                      <w:lang w:val="en-US"/>
                    </w:rPr>
                  </w:rPrChange>
                </w:rPr>
                <w:t>sta entidad general contiene esta información en sus campos.</w:t>
              </w:r>
            </w:ins>
          </w:p>
        </w:tc>
        <w:tc>
          <w:tcPr>
            <w:tcW w:w="1604" w:type="dxa"/>
            <w:tcPrChange w:id="1426" w:author="Orion" w:date="2011-07-29T21:21:00Z">
              <w:tcPr>
                <w:tcW w:w="1732" w:type="dxa"/>
                <w:gridSpan w:val="2"/>
              </w:tcPr>
            </w:tcPrChange>
          </w:tcPr>
          <w:p w14:paraId="67920861" w14:textId="0F5A2D49" w:rsidR="00775E1B" w:rsidRPr="00687F07" w:rsidRDefault="006C254B">
            <w:pPr>
              <w:spacing w:before="240" w:after="120"/>
              <w:jc w:val="center"/>
              <w:rPr>
                <w:ins w:id="1427" w:author="Orion" w:date="2011-07-29T18:01:00Z"/>
                <w:lang w:val="en-US"/>
              </w:rPr>
              <w:pPrChange w:id="1428" w:author="Orion" w:date="2011-07-29T21:22:00Z">
                <w:pPr>
                  <w:spacing w:before="240" w:after="120"/>
                  <w:jc w:val="both"/>
                </w:pPr>
              </w:pPrChange>
            </w:pPr>
            <w:ins w:id="1429"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430" w:author="Orion" w:date="2011-07-29T18:03:00Z"/>
        </w:trPr>
        <w:tc>
          <w:tcPr>
            <w:tcW w:w="2901" w:type="dxa"/>
            <w:tcPrChange w:id="1431" w:author="Orion" w:date="2011-07-29T21:21:00Z">
              <w:tcPr>
                <w:tcW w:w="1668" w:type="dxa"/>
              </w:tcPr>
            </w:tcPrChange>
          </w:tcPr>
          <w:p w14:paraId="2A95FC3D" w14:textId="131880CD" w:rsidR="00775E1B" w:rsidRDefault="008712B6">
            <w:pPr>
              <w:spacing w:before="240" w:after="120"/>
              <w:jc w:val="both"/>
              <w:rPr>
                <w:ins w:id="1432" w:author="Orion" w:date="2011-07-29T18:03:00Z"/>
                <w:lang w:val="en-US"/>
              </w:rPr>
            </w:pPr>
            <w:ins w:id="1433" w:author="Orion" w:date="2011-07-29T18:03:00Z">
              <w:r>
                <w:rPr>
                  <w:lang w:val="en-US"/>
                </w:rPr>
                <w:t>Ta</w:t>
              </w:r>
            </w:ins>
            <w:ins w:id="1434" w:author="Orion" w:date="2011-07-29T21:49:00Z">
              <w:r>
                <w:rPr>
                  <w:lang w:val="en-US"/>
                </w:rPr>
                <w:t>rea</w:t>
              </w:r>
            </w:ins>
          </w:p>
        </w:tc>
        <w:tc>
          <w:tcPr>
            <w:tcW w:w="5349" w:type="dxa"/>
            <w:tcPrChange w:id="1435" w:author="Orion" w:date="2011-07-29T21:21:00Z">
              <w:tcPr>
                <w:tcW w:w="6378" w:type="dxa"/>
                <w:gridSpan w:val="3"/>
              </w:tcPr>
            </w:tcPrChange>
          </w:tcPr>
          <w:p w14:paraId="56FA697B" w14:textId="4009D76B" w:rsidR="00775E1B" w:rsidRPr="00B86FCA" w:rsidRDefault="007B1D87" w:rsidP="007F30B9">
            <w:pPr>
              <w:spacing w:before="240" w:after="120"/>
              <w:jc w:val="both"/>
              <w:rPr>
                <w:ins w:id="1436" w:author="Orion" w:date="2011-07-29T18:03:00Z"/>
                <w:rStyle w:val="apple-style-span"/>
                <w:color w:val="000000"/>
                <w:rPrChange w:id="1437" w:author="Orion" w:date="2011-07-30T16:21:00Z">
                  <w:rPr>
                    <w:ins w:id="1438" w:author="Orion" w:date="2011-07-29T18:03:00Z"/>
                    <w:rStyle w:val="apple-style-span"/>
                    <w:color w:val="000000"/>
                    <w:sz w:val="27"/>
                    <w:szCs w:val="27"/>
                    <w:lang w:val="en-US"/>
                  </w:rPr>
                </w:rPrChange>
              </w:rPr>
            </w:pPr>
            <w:ins w:id="1439" w:author="Orion" w:date="2011-07-29T21:39:00Z">
              <w:r w:rsidRPr="007B1D87">
                <w:rPr>
                  <w:rStyle w:val="apple-style-span"/>
                  <w:color w:val="000000"/>
                  <w:rPrChange w:id="1440"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441"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442" w:author="Orion" w:date="2011-07-29T21:21:00Z">
              <w:tcPr>
                <w:tcW w:w="1732" w:type="dxa"/>
                <w:gridSpan w:val="2"/>
              </w:tcPr>
            </w:tcPrChange>
          </w:tcPr>
          <w:p w14:paraId="5FAD6BCC" w14:textId="08B1799D" w:rsidR="00775E1B" w:rsidRPr="00687F07" w:rsidRDefault="006C254B">
            <w:pPr>
              <w:spacing w:before="240" w:after="120"/>
              <w:jc w:val="center"/>
              <w:rPr>
                <w:ins w:id="1443" w:author="Orion" w:date="2011-07-29T18:03:00Z"/>
                <w:lang w:val="en-US"/>
              </w:rPr>
              <w:pPrChange w:id="1444" w:author="Orion" w:date="2011-07-29T21:22:00Z">
                <w:pPr>
                  <w:spacing w:before="240" w:after="120"/>
                  <w:jc w:val="both"/>
                </w:pPr>
              </w:pPrChange>
            </w:pPr>
            <w:ins w:id="1445"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446" w:author="Orion" w:date="2011-07-29T21:24:00Z"/>
        </w:trPr>
        <w:tc>
          <w:tcPr>
            <w:tcW w:w="2901" w:type="dxa"/>
          </w:tcPr>
          <w:p w14:paraId="20DBCF92" w14:textId="04DDA1A5" w:rsidR="006C254B" w:rsidRPr="007F30B9" w:rsidRDefault="006C254B">
            <w:pPr>
              <w:spacing w:before="240" w:after="120"/>
              <w:jc w:val="both"/>
              <w:rPr>
                <w:ins w:id="1447" w:author="Orion" w:date="2011-07-29T21:24:00Z"/>
                <w:rStyle w:val="apple-style-span"/>
                <w:color w:val="000000"/>
              </w:rPr>
            </w:pPr>
            <w:ins w:id="1448"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449" w:author="Orion" w:date="2011-07-29T21:24:00Z"/>
                <w:rStyle w:val="apple-style-span"/>
                <w:color w:val="000000"/>
                <w:sz w:val="27"/>
                <w:szCs w:val="27"/>
                <w:rPrChange w:id="1450" w:author="Orion" w:date="2011-07-29T21:43:00Z">
                  <w:rPr>
                    <w:ins w:id="1451" w:author="Orion" w:date="2011-07-29T21:24:00Z"/>
                    <w:rStyle w:val="apple-style-span"/>
                    <w:color w:val="000000"/>
                    <w:lang w:val="en-US"/>
                  </w:rPr>
                </w:rPrChange>
              </w:rPr>
            </w:pPr>
            <w:ins w:id="1452" w:author="Orion" w:date="2011-07-29T21:41:00Z">
              <w:r w:rsidRPr="00DD06ED">
                <w:rPr>
                  <w:rStyle w:val="apple-style-span"/>
                  <w:color w:val="000000"/>
                  <w:sz w:val="27"/>
                  <w:szCs w:val="27"/>
                  <w:rPrChange w:id="1453"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454" w:author="Orion" w:date="2011-07-29T21:43:00Z">
              <w:r>
                <w:rPr>
                  <w:rStyle w:val="apple-style-span"/>
                  <w:color w:val="000000"/>
                  <w:sz w:val="27"/>
                  <w:szCs w:val="27"/>
                </w:rPr>
                <w:t xml:space="preserve"> e</w:t>
              </w:r>
            </w:ins>
            <w:ins w:id="1455" w:author="Orion" w:date="2011-07-29T21:41:00Z">
              <w:r w:rsidRPr="00DD06ED">
                <w:rPr>
                  <w:rStyle w:val="apple-style-span"/>
                  <w:color w:val="000000"/>
                  <w:sz w:val="27"/>
                  <w:szCs w:val="27"/>
                  <w:rPrChange w:id="1456" w:author="Orion" w:date="2011-07-29T21:43:00Z">
                    <w:rPr>
                      <w:rStyle w:val="apple-style-span"/>
                      <w:color w:val="000000"/>
                      <w:sz w:val="27"/>
                      <w:szCs w:val="27"/>
                      <w:lang w:val="en-US"/>
                    </w:rPr>
                  </w:rPrChange>
                </w:rPr>
                <w:t xml:space="preserve">s un conjunto de funcionalidades autocontenidas. </w:t>
              </w:r>
              <w:r w:rsidRPr="00DD06ED">
                <w:rPr>
                  <w:rStyle w:val="apple-style-span"/>
                  <w:color w:val="000000"/>
                  <w:sz w:val="27"/>
                  <w:szCs w:val="27"/>
                  <w:rPrChange w:id="1457" w:author="Orion" w:date="2011-07-29T21:42:00Z">
                    <w:rPr>
                      <w:rStyle w:val="apple-style-span"/>
                      <w:color w:val="000000"/>
                      <w:sz w:val="27"/>
                      <w:szCs w:val="27"/>
                      <w:lang w:val="en-US"/>
                    </w:rPr>
                  </w:rPrChange>
                </w:rPr>
                <w:t xml:space="preserve">Cuando un agente juega un rol queremos decir que el agente tiene que ejecutar </w:t>
              </w:r>
            </w:ins>
            <w:ins w:id="1458" w:author="Orion" w:date="2011-07-29T21:42:00Z">
              <w:r w:rsidRPr="007F30B9">
                <w:rPr>
                  <w:rStyle w:val="apple-style-span"/>
                  <w:color w:val="000000"/>
                  <w:sz w:val="27"/>
                  <w:szCs w:val="27"/>
                </w:rPr>
                <w:t>las</w:t>
              </w:r>
              <w:r w:rsidRPr="00DD06ED">
                <w:rPr>
                  <w:rStyle w:val="apple-style-span"/>
                  <w:color w:val="000000"/>
                  <w:sz w:val="27"/>
                  <w:szCs w:val="27"/>
                  <w:rPrChange w:id="1459"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460" w:author="Orion" w:date="2011-07-29T21:41:00Z">
              <w:r w:rsidRPr="00DD06ED">
                <w:rPr>
                  <w:rStyle w:val="apple-style-span"/>
                  <w:color w:val="000000"/>
                  <w:sz w:val="27"/>
                  <w:szCs w:val="27"/>
                  <w:rPrChange w:id="1461" w:author="Orion" w:date="2011-07-29T21:42:00Z">
                    <w:rPr>
                      <w:rStyle w:val="apple-style-span"/>
                      <w:color w:val="000000"/>
                      <w:sz w:val="27"/>
                      <w:szCs w:val="27"/>
                      <w:lang w:val="en-US"/>
                    </w:rPr>
                  </w:rPrChange>
                </w:rPr>
                <w:t xml:space="preserve"> </w:t>
              </w:r>
            </w:ins>
            <w:ins w:id="1462" w:author="Orion" w:date="2011-07-29T21:42:00Z">
              <w:r w:rsidRPr="00DD06ED">
                <w:rPr>
                  <w:rStyle w:val="apple-style-span"/>
                  <w:color w:val="000000"/>
                  <w:sz w:val="27"/>
                  <w:szCs w:val="27"/>
                  <w:rPrChange w:id="1463"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464" w:author="Orion" w:date="2011-07-29T21:24:00Z"/>
                <w:lang w:val="en-US"/>
              </w:rPr>
            </w:pPr>
            <w:ins w:id="1465"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466" w:author="Orion" w:date="2011-07-29T18:04:00Z"/>
        </w:trPr>
        <w:tc>
          <w:tcPr>
            <w:tcW w:w="2901" w:type="dxa"/>
            <w:tcPrChange w:id="1467" w:author="Orion" w:date="2011-07-29T21:21:00Z">
              <w:tcPr>
                <w:tcW w:w="1668" w:type="dxa"/>
              </w:tcPr>
            </w:tcPrChange>
          </w:tcPr>
          <w:p w14:paraId="6E1F9704" w14:textId="1165E09F" w:rsidR="00687F07" w:rsidRPr="008712B6" w:rsidRDefault="008712B6">
            <w:pPr>
              <w:spacing w:before="240" w:after="120"/>
              <w:jc w:val="both"/>
              <w:rPr>
                <w:ins w:id="1468" w:author="Orion" w:date="2011-07-29T18:04:00Z"/>
                <w:color w:val="000000"/>
                <w:rPrChange w:id="1469" w:author="Orion" w:date="2011-07-29T21:50:00Z">
                  <w:rPr>
                    <w:ins w:id="1470" w:author="Orion" w:date="2011-07-29T18:04:00Z"/>
                    <w:lang w:val="en-US"/>
                  </w:rPr>
                </w:rPrChange>
              </w:rPr>
            </w:pPr>
            <w:ins w:id="1471" w:author="Orion" w:date="2011-07-29T21:50:00Z">
              <w:r>
                <w:rPr>
                  <w:rStyle w:val="apple-style-span"/>
                  <w:color w:val="000000"/>
                </w:rPr>
                <w:t>Interacción</w:t>
              </w:r>
            </w:ins>
          </w:p>
        </w:tc>
        <w:tc>
          <w:tcPr>
            <w:tcW w:w="5349" w:type="dxa"/>
            <w:tcPrChange w:id="1472" w:author="Orion" w:date="2011-07-29T21:21:00Z">
              <w:tcPr>
                <w:tcW w:w="6378" w:type="dxa"/>
                <w:gridSpan w:val="3"/>
              </w:tcPr>
            </w:tcPrChange>
          </w:tcPr>
          <w:p w14:paraId="4CF1740E" w14:textId="69F9E248" w:rsidR="00687F07" w:rsidRPr="00DD06ED" w:rsidRDefault="00DD06ED" w:rsidP="007F30B9">
            <w:pPr>
              <w:spacing w:before="240" w:after="120"/>
              <w:jc w:val="both"/>
              <w:rPr>
                <w:ins w:id="1473" w:author="Orion" w:date="2011-07-29T18:04:00Z"/>
                <w:rStyle w:val="apple-style-span"/>
                <w:color w:val="000000"/>
                <w:rPrChange w:id="1474" w:author="Orion" w:date="2011-07-29T21:45:00Z">
                  <w:rPr>
                    <w:ins w:id="1475" w:author="Orion" w:date="2011-07-29T18:04:00Z"/>
                    <w:rStyle w:val="apple-style-span"/>
                    <w:color w:val="000000"/>
                    <w:sz w:val="27"/>
                    <w:szCs w:val="27"/>
                    <w:lang w:val="en-US"/>
                  </w:rPr>
                </w:rPrChange>
              </w:rPr>
            </w:pPr>
            <w:ins w:id="1476" w:author="Orion" w:date="2011-07-29T21:43:00Z">
              <w:r w:rsidRPr="00DD06ED">
                <w:rPr>
                  <w:rStyle w:val="apple-style-span"/>
                  <w:color w:val="000000"/>
                  <w:rPrChange w:id="1477" w:author="Orion" w:date="2011-07-29T21:43:00Z">
                    <w:rPr>
                      <w:rStyle w:val="apple-style-span"/>
                      <w:color w:val="000000"/>
                      <w:lang w:val="en-US"/>
                    </w:rPr>
                  </w:rPrChange>
                </w:rPr>
                <w:t>Representa una interacción entre dos o m</w:t>
              </w:r>
              <w:r w:rsidRPr="007F30B9">
                <w:rPr>
                  <w:rStyle w:val="apple-style-span"/>
                  <w:color w:val="000000"/>
                </w:rPr>
                <w:t>ás agente</w:t>
              </w:r>
            </w:ins>
            <w:ins w:id="1478" w:author="Orion" w:date="2011-07-29T21:45:00Z">
              <w:r>
                <w:rPr>
                  <w:rStyle w:val="apple-style-span"/>
                  <w:color w:val="000000"/>
                </w:rPr>
                <w:t xml:space="preserve"> </w:t>
              </w:r>
            </w:ins>
            <w:ins w:id="1479"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480" w:author="Orion" w:date="2011-07-29T21:45:00Z">
              <w:r>
                <w:rPr>
                  <w:rStyle w:val="apple-style-span"/>
                  <w:color w:val="000000"/>
                </w:rPr>
                <w:t xml:space="preserve"> </w:t>
              </w:r>
            </w:ins>
            <w:ins w:id="1481" w:author="Orion" w:date="2011-07-29T21:43:00Z">
              <w:r>
                <w:rPr>
                  <w:rStyle w:val="apple-style-span"/>
                  <w:color w:val="000000"/>
                </w:rPr>
                <w:t xml:space="preserve">y al menos ha de haber un colaborador. </w:t>
              </w:r>
            </w:ins>
            <w:ins w:id="1482" w:author="Orion" w:date="2011-07-29T21:44:00Z">
              <w:r>
                <w:rPr>
                  <w:rStyle w:val="apple-style-span"/>
                  <w:color w:val="000000"/>
                </w:rPr>
                <w:t xml:space="preserve">Una </w:t>
              </w:r>
            </w:ins>
            <w:ins w:id="1483" w:author="Orion" w:date="2011-07-29T21:45:00Z">
              <w:r>
                <w:rPr>
                  <w:rStyle w:val="apple-style-span"/>
                  <w:color w:val="000000"/>
                </w:rPr>
                <w:t>interacción</w:t>
              </w:r>
            </w:ins>
            <w:ins w:id="1484" w:author="Orion" w:date="2011-07-29T21:44:00Z">
              <w:r>
                <w:rPr>
                  <w:rStyle w:val="apple-style-span"/>
                  <w:color w:val="000000"/>
                </w:rPr>
                <w:t xml:space="preserve"> debe detallar también el objetivo que persigue. Este objetivo debe relacionarse con l</w:t>
              </w:r>
            </w:ins>
            <w:ins w:id="1485" w:author="Orion" w:date="2011-07-29T21:45:00Z">
              <w:r>
                <w:rPr>
                  <w:rStyle w:val="apple-style-span"/>
                  <w:color w:val="000000"/>
                </w:rPr>
                <w:t>o</w:t>
              </w:r>
            </w:ins>
            <w:ins w:id="1486" w:author="Orion" w:date="2011-07-29T21:44:00Z">
              <w:r>
                <w:rPr>
                  <w:rStyle w:val="apple-style-span"/>
                  <w:color w:val="000000"/>
                </w:rPr>
                <w:t xml:space="preserve">s </w:t>
              </w:r>
            </w:ins>
            <w:ins w:id="1487" w:author="Orion" w:date="2011-07-29T21:45:00Z">
              <w:r>
                <w:rPr>
                  <w:rStyle w:val="apple-style-span"/>
                  <w:color w:val="000000"/>
                </w:rPr>
                <w:t>objetivos</w:t>
              </w:r>
            </w:ins>
            <w:ins w:id="1488" w:author="Orion" w:date="2011-07-29T21:44:00Z">
              <w:r>
                <w:rPr>
                  <w:rStyle w:val="apple-style-span"/>
                  <w:color w:val="000000"/>
                </w:rPr>
                <w:t xml:space="preserve"> de los participantes.</w:t>
              </w:r>
            </w:ins>
          </w:p>
        </w:tc>
        <w:tc>
          <w:tcPr>
            <w:tcW w:w="1604" w:type="dxa"/>
            <w:tcPrChange w:id="1489" w:author="Orion" w:date="2011-07-29T21:21:00Z">
              <w:tcPr>
                <w:tcW w:w="1732" w:type="dxa"/>
                <w:gridSpan w:val="2"/>
              </w:tcPr>
            </w:tcPrChange>
          </w:tcPr>
          <w:p w14:paraId="65FE23D0" w14:textId="6B9E8EA0" w:rsidR="00687F07" w:rsidRPr="00687F07" w:rsidRDefault="006C254B">
            <w:pPr>
              <w:spacing w:before="240" w:after="120"/>
              <w:jc w:val="center"/>
              <w:rPr>
                <w:ins w:id="1490" w:author="Orion" w:date="2011-07-29T18:04:00Z"/>
                <w:lang w:val="en-US"/>
              </w:rPr>
              <w:pPrChange w:id="1491" w:author="Orion" w:date="2011-07-29T21:22:00Z">
                <w:pPr>
                  <w:spacing w:before="240" w:after="120"/>
                  <w:jc w:val="both"/>
                </w:pPr>
              </w:pPrChange>
            </w:pPr>
            <w:ins w:id="1492"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493" w:author="Orion" w:date="2011-07-29T21:20:00Z"/>
        </w:trPr>
        <w:tc>
          <w:tcPr>
            <w:tcW w:w="2901" w:type="dxa"/>
            <w:tcPrChange w:id="1494" w:author="Orion" w:date="2011-07-29T21:21:00Z">
              <w:tcPr>
                <w:tcW w:w="1668" w:type="dxa"/>
              </w:tcPr>
            </w:tcPrChange>
          </w:tcPr>
          <w:p w14:paraId="0505532E" w14:textId="75D8D28B" w:rsidR="006C254B" w:rsidRPr="00F06044" w:rsidRDefault="008712B6">
            <w:pPr>
              <w:spacing w:before="240" w:after="120"/>
              <w:jc w:val="both"/>
              <w:rPr>
                <w:ins w:id="1495" w:author="Orion" w:date="2011-07-29T21:20:00Z"/>
                <w:rStyle w:val="apple-style-span"/>
                <w:color w:val="000000"/>
              </w:rPr>
            </w:pPr>
            <w:ins w:id="1496" w:author="Orion" w:date="2011-07-29T21:50:00Z">
              <w:r>
                <w:rPr>
                  <w:rStyle w:val="apple-style-span"/>
                  <w:color w:val="000000"/>
                </w:rPr>
                <w:t xml:space="preserve">Especificación </w:t>
              </w:r>
            </w:ins>
            <w:ins w:id="1497" w:author="Orion" w:date="2011-07-29T21:20:00Z">
              <w:r w:rsidRPr="007F30B9">
                <w:rPr>
                  <w:rStyle w:val="apple-style-span"/>
                  <w:color w:val="000000"/>
                </w:rPr>
                <w:t>GRASIA</w:t>
              </w:r>
            </w:ins>
          </w:p>
        </w:tc>
        <w:tc>
          <w:tcPr>
            <w:tcW w:w="5349" w:type="dxa"/>
            <w:tcPrChange w:id="1498" w:author="Orion" w:date="2011-07-29T21:21:00Z">
              <w:tcPr>
                <w:tcW w:w="6378" w:type="dxa"/>
                <w:gridSpan w:val="3"/>
              </w:tcPr>
            </w:tcPrChange>
          </w:tcPr>
          <w:p w14:paraId="3854B3F3" w14:textId="63606A5F" w:rsidR="006C254B" w:rsidRPr="008712B6" w:rsidRDefault="008712B6" w:rsidP="00775E1B">
            <w:pPr>
              <w:spacing w:before="240" w:after="120"/>
              <w:jc w:val="both"/>
              <w:rPr>
                <w:ins w:id="1499" w:author="Orion" w:date="2011-07-29T21:20:00Z"/>
                <w:rStyle w:val="apple-style-span"/>
                <w:color w:val="000000"/>
                <w:rPrChange w:id="1500" w:author="Orion" w:date="2011-07-29T21:49:00Z">
                  <w:rPr>
                    <w:ins w:id="1501" w:author="Orion" w:date="2011-07-29T21:20:00Z"/>
                    <w:rStyle w:val="apple-style-span"/>
                    <w:color w:val="000000"/>
                    <w:lang w:val="en-US"/>
                  </w:rPr>
                </w:rPrChange>
              </w:rPr>
            </w:pPr>
            <w:ins w:id="1502" w:author="Orion" w:date="2011-07-29T21:46:00Z">
              <w:r w:rsidRPr="00B86FCA">
                <w:rPr>
                  <w:rStyle w:val="apple-style-span"/>
                  <w:color w:val="000000"/>
                  <w:rPrChange w:id="1503"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504" w:author="Orion" w:date="2011-07-29T21:47:00Z">
                    <w:rPr>
                      <w:rStyle w:val="apple-style-span"/>
                      <w:color w:val="000000"/>
                      <w:lang w:val="en-US"/>
                    </w:rPr>
                  </w:rPrChange>
                </w:rPr>
                <w:t xml:space="preserve">Esta descripción permite hablar de </w:t>
              </w:r>
            </w:ins>
            <w:ins w:id="1505" w:author="Orion" w:date="2011-07-29T21:47:00Z">
              <w:r>
                <w:rPr>
                  <w:rStyle w:val="apple-style-span"/>
                  <w:color w:val="000000"/>
                </w:rPr>
                <w:t xml:space="preserve">la </w:t>
              </w:r>
            </w:ins>
            <w:ins w:id="1506" w:author="Orion" w:date="2011-07-29T21:46:00Z">
              <w:r w:rsidRPr="008712B6">
                <w:rPr>
                  <w:rStyle w:val="apple-style-span"/>
                  <w:color w:val="000000"/>
                  <w:rPrChange w:id="1507" w:author="Orion" w:date="2011-07-29T21:47:00Z">
                    <w:rPr>
                      <w:rStyle w:val="apple-style-span"/>
                      <w:color w:val="000000"/>
                      <w:lang w:val="en-US"/>
                    </w:rPr>
                  </w:rPrChange>
                </w:rPr>
                <w:t>tecnolog</w:t>
              </w:r>
            </w:ins>
            <w:ins w:id="1508"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509" w:author="Orion" w:date="2011-07-29T21:48:00Z">
              <w:r>
                <w:rPr>
                  <w:rStyle w:val="apple-style-span"/>
                  <w:color w:val="000000"/>
                </w:rPr>
                <w:t xml:space="preserve">Donde se especificará que tareas tienen que ejecutarse y cuando, y </w:t>
              </w:r>
            </w:ins>
            <w:ins w:id="1510" w:author="Orion" w:date="2011-07-29T21:49:00Z">
              <w:r>
                <w:rPr>
                  <w:rStyle w:val="apple-style-span"/>
                  <w:color w:val="000000"/>
                </w:rPr>
                <w:t>cuál</w:t>
              </w:r>
            </w:ins>
            <w:ins w:id="1511" w:author="Orion" w:date="2011-07-29T21:48:00Z">
              <w:r>
                <w:rPr>
                  <w:rStyle w:val="apple-style-span"/>
                  <w:color w:val="000000"/>
                </w:rPr>
                <w:t xml:space="preserve"> es el orden de ejecuci</w:t>
              </w:r>
            </w:ins>
            <w:ins w:id="1512" w:author="Orion" w:date="2011-07-29T21:49:00Z">
              <w:r>
                <w:rPr>
                  <w:rStyle w:val="apple-style-span"/>
                  <w:color w:val="000000"/>
                </w:rPr>
                <w:t>ón de los diferentes pasos de la interacción.</w:t>
              </w:r>
            </w:ins>
          </w:p>
        </w:tc>
        <w:tc>
          <w:tcPr>
            <w:tcW w:w="1604" w:type="dxa"/>
            <w:tcPrChange w:id="1513" w:author="Orion" w:date="2011-07-29T21:21:00Z">
              <w:tcPr>
                <w:tcW w:w="1732" w:type="dxa"/>
                <w:gridSpan w:val="2"/>
              </w:tcPr>
            </w:tcPrChange>
          </w:tcPr>
          <w:p w14:paraId="24883983" w14:textId="05FA5FA5" w:rsidR="006C254B" w:rsidRPr="00687F07" w:rsidRDefault="006C254B">
            <w:pPr>
              <w:spacing w:before="240" w:after="120"/>
              <w:jc w:val="center"/>
              <w:rPr>
                <w:ins w:id="1514" w:author="Orion" w:date="2011-07-29T21:20:00Z"/>
                <w:lang w:val="en-US"/>
              </w:rPr>
              <w:pPrChange w:id="1515" w:author="Orion" w:date="2011-07-29T21:22:00Z">
                <w:pPr>
                  <w:spacing w:before="240" w:after="120"/>
                  <w:jc w:val="both"/>
                </w:pPr>
              </w:pPrChange>
            </w:pPr>
            <w:ins w:id="1516"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517" w:author="Orion" w:date="2011-07-29T21:13:00Z"/>
        </w:trPr>
        <w:tc>
          <w:tcPr>
            <w:tcW w:w="2901" w:type="dxa"/>
            <w:tcPrChange w:id="1518" w:author="Orion" w:date="2011-07-29T21:21:00Z">
              <w:tcPr>
                <w:tcW w:w="1668" w:type="dxa"/>
              </w:tcPr>
            </w:tcPrChange>
          </w:tcPr>
          <w:p w14:paraId="7DB9E2D4" w14:textId="51D9ECDF" w:rsidR="0033358D" w:rsidRPr="007F30B9" w:rsidRDefault="008712B6" w:rsidP="007F30B9">
            <w:pPr>
              <w:spacing w:before="240" w:after="120"/>
              <w:jc w:val="both"/>
              <w:rPr>
                <w:ins w:id="1519" w:author="Orion" w:date="2011-07-29T21:13:00Z"/>
                <w:rStyle w:val="apple-style-span"/>
                <w:color w:val="000000"/>
              </w:rPr>
            </w:pPr>
            <w:ins w:id="1520" w:author="Orion" w:date="2011-07-29T21:50:00Z">
              <w:r>
                <w:rPr>
                  <w:rStyle w:val="apple-style-span"/>
                  <w:color w:val="000000"/>
                </w:rPr>
                <w:t>Aplicación de Entorno</w:t>
              </w:r>
            </w:ins>
          </w:p>
        </w:tc>
        <w:tc>
          <w:tcPr>
            <w:tcW w:w="5349" w:type="dxa"/>
            <w:tcPrChange w:id="1521" w:author="Orion" w:date="2011-07-29T21:21:00Z">
              <w:tcPr>
                <w:tcW w:w="6378" w:type="dxa"/>
                <w:gridSpan w:val="3"/>
              </w:tcPr>
            </w:tcPrChange>
          </w:tcPr>
          <w:p w14:paraId="5F3FDE51" w14:textId="189CC7BE" w:rsidR="0033358D" w:rsidRPr="006C6716" w:rsidRDefault="006C6716" w:rsidP="00775E1B">
            <w:pPr>
              <w:spacing w:before="240" w:after="120"/>
              <w:jc w:val="both"/>
              <w:rPr>
                <w:ins w:id="1522" w:author="Orion" w:date="2011-07-29T21:13:00Z"/>
                <w:rStyle w:val="apple-style-span"/>
                <w:color w:val="000000"/>
                <w:rPrChange w:id="1523" w:author="Orion" w:date="2011-07-29T21:54:00Z">
                  <w:rPr>
                    <w:ins w:id="1524" w:author="Orion" w:date="2011-07-29T21:13:00Z"/>
                    <w:rStyle w:val="apple-style-span"/>
                    <w:color w:val="000000"/>
                    <w:lang w:val="en-US"/>
                  </w:rPr>
                </w:rPrChange>
              </w:rPr>
            </w:pPr>
            <w:ins w:id="1525" w:author="Orion" w:date="2011-07-29T21:51:00Z">
              <w:r w:rsidRPr="006C6716">
                <w:rPr>
                  <w:rStyle w:val="apple-style-span"/>
                  <w:color w:val="000000"/>
                  <w:rPrChange w:id="1526"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527" w:author="Orion" w:date="2011-07-29T21:52:00Z">
              <w:r>
                <w:rPr>
                  <w:rStyle w:val="apple-style-span"/>
                  <w:color w:val="000000"/>
                </w:rPr>
                <w:t>ón está contenida en un</w:t>
              </w:r>
            </w:ins>
            <w:ins w:id="1528" w:author="Orion" w:date="2011-07-29T21:58:00Z">
              <w:r>
                <w:rPr>
                  <w:rStyle w:val="apple-style-span"/>
                  <w:color w:val="000000"/>
                </w:rPr>
                <w:t xml:space="preserve"> </w:t>
              </w:r>
            </w:ins>
            <w:ins w:id="1529" w:author="Orion" w:date="2011-07-29T21:52:00Z">
              <w:r>
                <w:rPr>
                  <w:rStyle w:val="apple-style-span"/>
                  <w:color w:val="000000"/>
                </w:rPr>
                <w:t xml:space="preserve">elemento que no es un agente, ni un recurso. </w:t>
              </w:r>
            </w:ins>
            <w:ins w:id="1530" w:author="Orion" w:date="2011-07-29T21:53:00Z">
              <w:r>
                <w:rPr>
                  <w:rStyle w:val="apple-style-span"/>
                  <w:color w:val="000000"/>
                </w:rPr>
                <w:t xml:space="preserve">En las aplicaciones se pueden crear métodos y relacionarlas con agentes. Las aplicaciones </w:t>
              </w:r>
            </w:ins>
            <w:ins w:id="1531" w:author="Orion" w:date="2011-07-29T21:54:00Z">
              <w:r>
                <w:rPr>
                  <w:rStyle w:val="apple-style-span"/>
                  <w:color w:val="000000"/>
                </w:rPr>
                <w:t>representan</w:t>
              </w:r>
            </w:ins>
            <w:ins w:id="1532" w:author="Orion" w:date="2011-07-29T21:53:00Z">
              <w:r>
                <w:rPr>
                  <w:rStyle w:val="apple-style-span"/>
                  <w:color w:val="000000"/>
                </w:rPr>
                <w:t xml:space="preserve"> percepciones de los agentes.</w:t>
              </w:r>
            </w:ins>
          </w:p>
        </w:tc>
        <w:tc>
          <w:tcPr>
            <w:tcW w:w="1604" w:type="dxa"/>
            <w:tcPrChange w:id="1533" w:author="Orion" w:date="2011-07-29T21:21:00Z">
              <w:tcPr>
                <w:tcW w:w="1732" w:type="dxa"/>
                <w:gridSpan w:val="2"/>
              </w:tcPr>
            </w:tcPrChange>
          </w:tcPr>
          <w:p w14:paraId="3040BAA5" w14:textId="0C3746D9" w:rsidR="0033358D" w:rsidRPr="00687F07" w:rsidRDefault="0033358D">
            <w:pPr>
              <w:spacing w:before="240" w:after="120"/>
              <w:jc w:val="center"/>
              <w:rPr>
                <w:ins w:id="1534" w:author="Orion" w:date="2011-07-29T21:13:00Z"/>
                <w:lang w:val="en-US"/>
              </w:rPr>
              <w:pPrChange w:id="1535" w:author="Orion" w:date="2011-07-29T21:22:00Z">
                <w:pPr>
                  <w:spacing w:before="240" w:after="120"/>
                  <w:jc w:val="both"/>
                </w:pPr>
              </w:pPrChange>
            </w:pPr>
            <w:ins w:id="1536"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537" w:author="Orion" w:date="2011-07-29T21:13:00Z"/>
        </w:trPr>
        <w:tc>
          <w:tcPr>
            <w:tcW w:w="2901" w:type="dxa"/>
            <w:tcPrChange w:id="1538" w:author="Orion" w:date="2011-07-29T21:21:00Z">
              <w:tcPr>
                <w:tcW w:w="1668" w:type="dxa"/>
              </w:tcPr>
            </w:tcPrChange>
          </w:tcPr>
          <w:p w14:paraId="79F295C4" w14:textId="608FD9A6" w:rsidR="0033358D" w:rsidRPr="007F30B9" w:rsidRDefault="006C6716">
            <w:pPr>
              <w:spacing w:before="240" w:after="120"/>
              <w:jc w:val="both"/>
              <w:rPr>
                <w:ins w:id="1539" w:author="Orion" w:date="2011-07-29T21:13:00Z"/>
                <w:rStyle w:val="apple-style-span"/>
                <w:color w:val="000000"/>
              </w:rPr>
            </w:pPr>
            <w:ins w:id="1540" w:author="Orion" w:date="2011-07-29T21:54:00Z">
              <w:r>
                <w:rPr>
                  <w:rStyle w:val="apple-style-span"/>
                  <w:color w:val="000000"/>
                </w:rPr>
                <w:lastRenderedPageBreak/>
                <w:t>Aplicación Interna</w:t>
              </w:r>
            </w:ins>
          </w:p>
        </w:tc>
        <w:tc>
          <w:tcPr>
            <w:tcW w:w="5349" w:type="dxa"/>
            <w:tcPrChange w:id="1541" w:author="Orion" w:date="2011-07-29T21:21:00Z">
              <w:tcPr>
                <w:tcW w:w="6378" w:type="dxa"/>
                <w:gridSpan w:val="3"/>
              </w:tcPr>
            </w:tcPrChange>
          </w:tcPr>
          <w:p w14:paraId="6A686A13" w14:textId="3B532FAB" w:rsidR="0033358D" w:rsidRPr="00B86FCA" w:rsidRDefault="006C6716" w:rsidP="007F30B9">
            <w:pPr>
              <w:spacing w:before="240" w:after="120"/>
              <w:jc w:val="both"/>
              <w:rPr>
                <w:ins w:id="1542" w:author="Orion" w:date="2011-07-29T21:13:00Z"/>
                <w:rStyle w:val="apple-style-span"/>
                <w:color w:val="000000"/>
                <w:rPrChange w:id="1543" w:author="Orion" w:date="2011-07-30T16:21:00Z">
                  <w:rPr>
                    <w:ins w:id="1544" w:author="Orion" w:date="2011-07-29T21:13:00Z"/>
                    <w:rStyle w:val="apple-style-span"/>
                    <w:color w:val="000000"/>
                    <w:lang w:val="en-US"/>
                  </w:rPr>
                </w:rPrChange>
              </w:rPr>
            </w:pPr>
            <w:ins w:id="1545" w:author="Orion" w:date="2011-07-29T21:55:00Z">
              <w:r w:rsidRPr="006C6716">
                <w:rPr>
                  <w:rStyle w:val="apple-style-span"/>
                  <w:color w:val="000000"/>
                  <w:rPrChange w:id="1546"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547"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548" w:author="Orion" w:date="2011-07-29T21:58:00Z">
              <w:r>
                <w:rPr>
                  <w:rStyle w:val="apple-style-span"/>
                  <w:color w:val="000000"/>
                </w:rPr>
                <w:t>está</w:t>
              </w:r>
            </w:ins>
            <w:ins w:id="1549" w:author="Orion" w:date="2011-07-29T21:55:00Z">
              <w:r>
                <w:rPr>
                  <w:rStyle w:val="apple-style-span"/>
                  <w:color w:val="000000"/>
                </w:rPr>
                <w:t xml:space="preserve"> desarrollando.</w:t>
              </w:r>
            </w:ins>
          </w:p>
        </w:tc>
        <w:tc>
          <w:tcPr>
            <w:tcW w:w="1604" w:type="dxa"/>
            <w:tcPrChange w:id="1550" w:author="Orion" w:date="2011-07-29T21:21:00Z">
              <w:tcPr>
                <w:tcW w:w="1732" w:type="dxa"/>
                <w:gridSpan w:val="2"/>
              </w:tcPr>
            </w:tcPrChange>
          </w:tcPr>
          <w:p w14:paraId="42BA4E11" w14:textId="3AB7C971" w:rsidR="0033358D" w:rsidRPr="00687F07" w:rsidRDefault="0033358D">
            <w:pPr>
              <w:spacing w:before="240" w:after="120"/>
              <w:jc w:val="center"/>
              <w:rPr>
                <w:ins w:id="1551" w:author="Orion" w:date="2011-07-29T21:13:00Z"/>
                <w:lang w:val="en-US"/>
              </w:rPr>
              <w:pPrChange w:id="1552" w:author="Orion" w:date="2011-07-29T21:22:00Z">
                <w:pPr>
                  <w:spacing w:before="240" w:after="120"/>
                  <w:jc w:val="both"/>
                </w:pPr>
              </w:pPrChange>
            </w:pPr>
            <w:ins w:id="1553"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554" w:author="Orion" w:date="2011-07-29T21:15:00Z"/>
        </w:trPr>
        <w:tc>
          <w:tcPr>
            <w:tcW w:w="2901" w:type="dxa"/>
            <w:tcPrChange w:id="1555" w:author="Orion" w:date="2011-07-29T21:21:00Z">
              <w:tcPr>
                <w:tcW w:w="1668" w:type="dxa"/>
              </w:tcPr>
            </w:tcPrChange>
          </w:tcPr>
          <w:p w14:paraId="111C7008" w14:textId="0B029D47" w:rsidR="006C6716" w:rsidRDefault="006C6716">
            <w:pPr>
              <w:spacing w:before="240" w:after="120"/>
              <w:jc w:val="both"/>
              <w:rPr>
                <w:ins w:id="1556" w:author="Orion" w:date="2011-07-29T21:56:00Z"/>
                <w:rStyle w:val="apple-style-span"/>
                <w:color w:val="000000"/>
              </w:rPr>
            </w:pPr>
            <w:ins w:id="1557" w:author="Orion" w:date="2011-07-29T21:56:00Z">
              <w:r>
                <w:rPr>
                  <w:rStyle w:val="apple-style-span"/>
                  <w:color w:val="000000"/>
                </w:rPr>
                <w:t>Eventos de Applicacion</w:t>
              </w:r>
            </w:ins>
          </w:p>
          <w:p w14:paraId="76FB295C" w14:textId="12C97699" w:rsidR="0033358D" w:rsidRPr="007F30B9" w:rsidRDefault="0033358D">
            <w:pPr>
              <w:spacing w:before="240" w:after="120"/>
              <w:jc w:val="both"/>
              <w:rPr>
                <w:ins w:id="1558" w:author="Orion" w:date="2011-07-29T21:15:00Z"/>
                <w:rStyle w:val="apple-style-span"/>
                <w:color w:val="000000"/>
              </w:rPr>
            </w:pPr>
            <w:ins w:id="1559" w:author="Orion" w:date="2011-07-29T21:15:00Z">
              <w:r w:rsidRPr="006C254B">
                <w:rPr>
                  <w:rStyle w:val="apple-style-span"/>
                  <w:color w:val="000000"/>
                  <w:rPrChange w:id="1560" w:author="Orion" w:date="2011-07-29T21:21:00Z">
                    <w:rPr>
                      <w:rStyle w:val="apple-style-span"/>
                      <w:color w:val="000000"/>
                      <w:sz w:val="27"/>
                      <w:szCs w:val="27"/>
                    </w:rPr>
                  </w:rPrChange>
                </w:rPr>
                <w:t>ApplicationEventSlots</w:t>
              </w:r>
            </w:ins>
          </w:p>
        </w:tc>
        <w:tc>
          <w:tcPr>
            <w:tcW w:w="5349" w:type="dxa"/>
            <w:tcPrChange w:id="1561" w:author="Orion" w:date="2011-07-29T21:21:00Z">
              <w:tcPr>
                <w:tcW w:w="6378" w:type="dxa"/>
                <w:gridSpan w:val="3"/>
              </w:tcPr>
            </w:tcPrChange>
          </w:tcPr>
          <w:p w14:paraId="1C6EB166" w14:textId="1399F2D6" w:rsidR="0033358D" w:rsidRPr="006C6716" w:rsidRDefault="006C6716" w:rsidP="007F30B9">
            <w:pPr>
              <w:spacing w:before="240" w:after="120"/>
              <w:jc w:val="both"/>
              <w:rPr>
                <w:ins w:id="1562" w:author="Orion" w:date="2011-07-29T21:15:00Z"/>
                <w:rStyle w:val="apple-style-span"/>
                <w:color w:val="000000"/>
                <w:rPrChange w:id="1563" w:author="Orion" w:date="2011-07-29T21:57:00Z">
                  <w:rPr>
                    <w:ins w:id="1564" w:author="Orion" w:date="2011-07-29T21:15:00Z"/>
                    <w:rStyle w:val="apple-style-span"/>
                    <w:color w:val="000000"/>
                    <w:lang w:val="en-US"/>
                  </w:rPr>
                </w:rPrChange>
              </w:rPr>
            </w:pPr>
            <w:ins w:id="1565" w:author="Orion" w:date="2011-07-29T21:56:00Z">
              <w:r w:rsidRPr="006C6716">
                <w:rPr>
                  <w:rStyle w:val="apple-style-span"/>
                  <w:color w:val="000000"/>
                  <w:sz w:val="27"/>
                  <w:szCs w:val="27"/>
                  <w:rPrChange w:id="1566" w:author="Orion" w:date="2011-07-29T21:56:00Z">
                    <w:rPr>
                      <w:rStyle w:val="apple-style-span"/>
                      <w:color w:val="000000"/>
                      <w:sz w:val="27"/>
                      <w:szCs w:val="27"/>
                      <w:lang w:val="en-US"/>
                    </w:rPr>
                  </w:rPrChange>
                </w:rPr>
                <w:t xml:space="preserve">Es un evento producido por </w:t>
              </w:r>
            </w:ins>
            <w:ins w:id="1567" w:author="Orion" w:date="2011-07-29T21:57:00Z">
              <w:r>
                <w:rPr>
                  <w:rStyle w:val="apple-style-span"/>
                  <w:color w:val="000000"/>
                  <w:sz w:val="27"/>
                  <w:szCs w:val="27"/>
                </w:rPr>
                <w:t>una</w:t>
              </w:r>
            </w:ins>
            <w:ins w:id="1568" w:author="Orion" w:date="2011-07-29T21:56:00Z">
              <w:r>
                <w:rPr>
                  <w:rStyle w:val="apple-style-span"/>
                  <w:color w:val="000000"/>
                  <w:sz w:val="27"/>
                  <w:szCs w:val="27"/>
                </w:rPr>
                <w:t xml:space="preserve"> </w:t>
              </w:r>
            </w:ins>
            <w:ins w:id="1569" w:author="Orion" w:date="2011-07-29T21:57:00Z">
              <w:r>
                <w:rPr>
                  <w:rStyle w:val="apple-style-span"/>
                  <w:color w:val="000000"/>
                  <w:sz w:val="27"/>
                  <w:szCs w:val="27"/>
                </w:rPr>
                <w:t>aplicación. Existe un tipo de evento que</w:t>
              </w:r>
            </w:ins>
            <w:ins w:id="1570" w:author="Orion" w:date="2011-07-29T21:58:00Z">
              <w:r>
                <w:rPr>
                  <w:rStyle w:val="apple-style-span"/>
                  <w:color w:val="000000"/>
                  <w:sz w:val="27"/>
                  <w:szCs w:val="27"/>
                </w:rPr>
                <w:t xml:space="preserve"> dispone de una serie de campos donde</w:t>
              </w:r>
            </w:ins>
            <w:ins w:id="1571" w:author="Orion" w:date="2011-07-29T21:57:00Z">
              <w:r>
                <w:rPr>
                  <w:rStyle w:val="apple-style-span"/>
                  <w:color w:val="000000"/>
                  <w:sz w:val="27"/>
                  <w:szCs w:val="27"/>
                </w:rPr>
                <w:t xml:space="preserve"> puede contener informaci</w:t>
              </w:r>
            </w:ins>
            <w:ins w:id="1572" w:author="Orion" w:date="2011-07-29T21:58:00Z">
              <w:r>
                <w:rPr>
                  <w:rStyle w:val="apple-style-span"/>
                  <w:color w:val="000000"/>
                  <w:sz w:val="27"/>
                  <w:szCs w:val="27"/>
                </w:rPr>
                <w:t>ón.</w:t>
              </w:r>
            </w:ins>
          </w:p>
        </w:tc>
        <w:tc>
          <w:tcPr>
            <w:tcW w:w="1604" w:type="dxa"/>
            <w:tcPrChange w:id="1573" w:author="Orion" w:date="2011-07-29T21:21:00Z">
              <w:tcPr>
                <w:tcW w:w="1732" w:type="dxa"/>
                <w:gridSpan w:val="2"/>
              </w:tcPr>
            </w:tcPrChange>
          </w:tcPr>
          <w:p w14:paraId="5D985D03" w14:textId="36DFB7B2" w:rsidR="0033358D" w:rsidRPr="006C6716" w:rsidRDefault="0033358D">
            <w:pPr>
              <w:spacing w:before="240" w:after="120"/>
              <w:jc w:val="center"/>
              <w:rPr>
                <w:ins w:id="1574" w:author="Orion" w:date="2011-07-29T21:15:00Z"/>
                <w:rPrChange w:id="1575" w:author="Orion" w:date="2011-07-29T21:57:00Z">
                  <w:rPr>
                    <w:ins w:id="1576" w:author="Orion" w:date="2011-07-29T21:15:00Z"/>
                    <w:lang w:val="en-US"/>
                  </w:rPr>
                </w:rPrChange>
              </w:rPr>
              <w:pPrChange w:id="1577" w:author="Orion" w:date="2011-07-29T21:22:00Z">
                <w:pPr>
                  <w:spacing w:before="240" w:after="120"/>
                  <w:jc w:val="both"/>
                </w:pPr>
              </w:pPrChange>
            </w:pPr>
            <w:ins w:id="1578"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579" w:author="IO" w:date="2011-07-21T11:22:00Z">
          <w:pPr>
            <w:spacing w:before="120"/>
            <w:jc w:val="both"/>
          </w:pPr>
        </w:pPrChange>
      </w:pPr>
      <w:bookmarkStart w:id="1580" w:name="_Ref299724865"/>
      <w:commentRangeStart w:id="1581"/>
      <w:r w:rsidRPr="00665A8E">
        <w:rPr>
          <w:i w:val="0"/>
          <w:rPrChange w:id="1582" w:author="Orion" w:date="2011-07-29T17:40:00Z">
            <w:rPr>
              <w:i/>
              <w:iCs/>
            </w:rPr>
          </w:rPrChange>
        </w:rPr>
        <w:t xml:space="preserve">Tabla </w:t>
      </w:r>
      <w:r w:rsidRPr="00665A8E">
        <w:rPr>
          <w:i w:val="0"/>
          <w:rPrChange w:id="1583" w:author="Orion" w:date="2011-07-29T17:40:00Z">
            <w:rPr>
              <w:i/>
              <w:iCs/>
            </w:rPr>
          </w:rPrChange>
        </w:rPr>
        <w:fldChar w:fldCharType="begin"/>
      </w:r>
      <w:r w:rsidRPr="00665A8E">
        <w:rPr>
          <w:i w:val="0"/>
          <w:rPrChange w:id="1584" w:author="Orion" w:date="2011-07-29T17:40:00Z">
            <w:rPr>
              <w:i/>
              <w:iCs/>
            </w:rPr>
          </w:rPrChange>
        </w:rPr>
        <w:instrText xml:space="preserve"> SEQ Tabla \* ARABIC </w:instrText>
      </w:r>
      <w:r w:rsidRPr="00665A8E">
        <w:rPr>
          <w:i w:val="0"/>
          <w:rPrChange w:id="1585" w:author="Orion" w:date="2011-07-29T17:40:00Z">
            <w:rPr>
              <w:i/>
              <w:iCs/>
            </w:rPr>
          </w:rPrChange>
        </w:rPr>
        <w:fldChar w:fldCharType="separate"/>
      </w:r>
      <w:r w:rsidR="00416FF6" w:rsidRPr="00665A8E">
        <w:rPr>
          <w:i w:val="0"/>
          <w:noProof/>
          <w:rPrChange w:id="1586" w:author="Orion" w:date="2011-07-29T17:40:00Z">
            <w:rPr>
              <w:i/>
              <w:iCs/>
              <w:noProof/>
            </w:rPr>
          </w:rPrChange>
        </w:rPr>
        <w:t>1</w:t>
      </w:r>
      <w:r w:rsidRPr="00665A8E">
        <w:rPr>
          <w:i w:val="0"/>
          <w:rPrChange w:id="1587" w:author="Orion" w:date="2011-07-29T17:40:00Z">
            <w:rPr>
              <w:i/>
              <w:iCs/>
            </w:rPr>
          </w:rPrChange>
        </w:rPr>
        <w:fldChar w:fldCharType="end"/>
      </w:r>
      <w:bookmarkEnd w:id="1580"/>
      <w:r w:rsidRPr="00665A8E">
        <w:rPr>
          <w:i w:val="0"/>
          <w:rPrChange w:id="1588" w:author="Orion" w:date="2011-07-29T17:40:00Z">
            <w:rPr>
              <w:i/>
              <w:iCs/>
            </w:rPr>
          </w:rPrChange>
        </w:rPr>
        <w:t>. Principales conceptos del lenguaje de modelado de INGENIAS.</w:t>
      </w:r>
      <w:commentRangeEnd w:id="1581"/>
      <w:r w:rsidRPr="00665A8E">
        <w:rPr>
          <w:rStyle w:val="CommentReference"/>
          <w:i w:val="0"/>
          <w:iCs w:val="0"/>
        </w:rPr>
        <w:commentReference w:id="1581"/>
      </w:r>
    </w:p>
    <w:p w14:paraId="4465E8D3" w14:textId="77777777" w:rsidR="007353C8" w:rsidRDefault="007353C8" w:rsidP="00985670">
      <w:pPr>
        <w:spacing w:before="240" w:after="120"/>
        <w:ind w:firstLine="284"/>
        <w:jc w:val="both"/>
        <w:rPr>
          <w:ins w:id="1589" w:author="IO" w:date="2011-07-20T18:40:00Z"/>
        </w:rPr>
      </w:pPr>
    </w:p>
    <w:p w14:paraId="5B9E4518" w14:textId="77777777" w:rsidR="007353C8" w:rsidRDefault="007353C8" w:rsidP="00985670">
      <w:pPr>
        <w:spacing w:before="240" w:after="120"/>
        <w:ind w:firstLine="284"/>
        <w:jc w:val="both"/>
        <w:rPr>
          <w:ins w:id="1590"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591" w:name="_Toc298954510"/>
      <w:bookmarkStart w:id="1592" w:name="_Toc299007681"/>
      <w:bookmarkStart w:id="1593" w:name="_Toc299012039"/>
      <w:bookmarkStart w:id="1594" w:name="_Toc299103587"/>
      <w:bookmarkStart w:id="1595" w:name="_Toc299103960"/>
      <w:bookmarkStart w:id="1596" w:name="_Toc299463785"/>
      <w:bookmarkStart w:id="1597" w:name="_Toc299463869"/>
      <w:bookmarkStart w:id="1598" w:name="_Toc299721470"/>
      <w:bookmarkStart w:id="1599" w:name="_Toc298954511"/>
      <w:bookmarkStart w:id="1600" w:name="_Toc299007682"/>
      <w:bookmarkStart w:id="1601" w:name="_Toc299012040"/>
      <w:bookmarkStart w:id="1602" w:name="_Toc299103588"/>
      <w:bookmarkStart w:id="1603" w:name="_Toc299103961"/>
      <w:bookmarkStart w:id="1604" w:name="_Toc299463786"/>
      <w:bookmarkStart w:id="1605" w:name="_Toc299463870"/>
      <w:bookmarkStart w:id="1606" w:name="_Toc299721471"/>
      <w:bookmarkStart w:id="1607" w:name="_Toc298954512"/>
      <w:bookmarkStart w:id="1608" w:name="_Toc299007683"/>
      <w:bookmarkStart w:id="1609" w:name="_Toc299012041"/>
      <w:bookmarkStart w:id="1610" w:name="_Toc299103589"/>
      <w:bookmarkStart w:id="1611" w:name="_Toc299103962"/>
      <w:bookmarkStart w:id="1612" w:name="_Toc299463787"/>
      <w:bookmarkStart w:id="1613" w:name="_Toc299463871"/>
      <w:bookmarkStart w:id="1614" w:name="_Toc299721472"/>
      <w:bookmarkStart w:id="1615" w:name="_Toc298954513"/>
      <w:bookmarkStart w:id="1616" w:name="_Toc299007684"/>
      <w:bookmarkStart w:id="1617" w:name="_Toc299012042"/>
      <w:bookmarkStart w:id="1618" w:name="_Toc299103590"/>
      <w:bookmarkStart w:id="1619" w:name="_Toc299103963"/>
      <w:bookmarkStart w:id="1620" w:name="_Toc299463788"/>
      <w:bookmarkStart w:id="1621" w:name="_Toc299463872"/>
      <w:bookmarkStart w:id="1622" w:name="_Toc299721473"/>
      <w:bookmarkStart w:id="1623" w:name="_Toc298344412"/>
      <w:bookmarkStart w:id="1624" w:name="_Toc298429467"/>
      <w:bookmarkStart w:id="1625" w:name="_Toc298430333"/>
      <w:bookmarkStart w:id="1626" w:name="_Toc298516039"/>
      <w:bookmarkStart w:id="1627" w:name="_Toc298690989"/>
      <w:bookmarkStart w:id="1628" w:name="_Toc298700811"/>
      <w:bookmarkStart w:id="1629" w:name="_Toc298752132"/>
      <w:bookmarkStart w:id="1630" w:name="_Toc298757512"/>
      <w:bookmarkStart w:id="1631" w:name="_Toc298777462"/>
      <w:bookmarkStart w:id="1632" w:name="_Toc298787427"/>
      <w:bookmarkStart w:id="1633" w:name="_Toc298944592"/>
      <w:bookmarkStart w:id="1634" w:name="_Toc298954514"/>
      <w:bookmarkStart w:id="1635" w:name="_Toc299007685"/>
      <w:bookmarkStart w:id="1636" w:name="_Toc299012043"/>
      <w:bookmarkStart w:id="1637" w:name="_Toc299103591"/>
      <w:bookmarkStart w:id="1638" w:name="_Toc299103964"/>
      <w:bookmarkStart w:id="1639" w:name="_Toc299463789"/>
      <w:bookmarkStart w:id="1640" w:name="_Toc299463873"/>
      <w:bookmarkStart w:id="1641" w:name="_Toc299721474"/>
      <w:bookmarkStart w:id="1642" w:name="_Ref299107503"/>
      <w:bookmarkStart w:id="1643" w:name="_Toc30005197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r>
        <w:rPr>
          <w:b w:val="0"/>
          <w:sz w:val="52"/>
          <w:szCs w:val="52"/>
        </w:rPr>
        <w:lastRenderedPageBreak/>
        <w:t>Entorno de simulación</w:t>
      </w:r>
      <w:bookmarkEnd w:id="1642"/>
      <w:bookmarkEnd w:id="1643"/>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EndPr/>
        <w:sdtContent>
          <w:r w:rsidR="00C171D6">
            <w:fldChar w:fldCharType="begin"/>
          </w:r>
          <w:r w:rsidR="00C171D6">
            <w:instrText xml:space="preserve">CITATION Pav05 \l 3082 </w:instrText>
          </w:r>
          <w:r w:rsidR="00C171D6">
            <w:fldChar w:fldCharType="separate"/>
          </w:r>
          <w:r w:rsidR="00282451">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EndPr/>
        <w:sdtContent>
          <w:r w:rsidR="00D2330D">
            <w:fldChar w:fldCharType="begin"/>
          </w:r>
          <w:r w:rsidR="003C556D">
            <w:instrText xml:space="preserve">CITATION Mac10 \l 3082 </w:instrText>
          </w:r>
          <w:r w:rsidR="00D2330D">
            <w:fldChar w:fldCharType="separate"/>
          </w:r>
          <w:r w:rsidR="00282451">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r w:rsidR="003D1DFD" w:rsidRPr="002126EF">
        <w:rPr>
          <w:i/>
        </w:rPr>
        <w:t>Model–</w:t>
      </w:r>
      <w:r w:rsidR="007353C8" w:rsidRPr="002126EF">
        <w:rPr>
          <w:i/>
        </w:rPr>
        <w:t>V</w:t>
      </w:r>
      <w:r w:rsidR="003D1DFD" w:rsidRPr="002126EF">
        <w:rPr>
          <w:i/>
        </w:rPr>
        <w:t>iew–</w:t>
      </w:r>
      <w:r w:rsidR="007353C8" w:rsidRPr="002126EF">
        <w:rPr>
          <w:i/>
        </w:rPr>
        <w:t>C</w:t>
      </w:r>
      <w:r w:rsidR="003D1DFD" w:rsidRPr="002126EF">
        <w:rPr>
          <w:i/>
        </w:rPr>
        <w:t>ontroller</w:t>
      </w:r>
      <w:r w:rsidR="003D1DFD">
        <w:t>)</w:t>
      </w:r>
      <w:sdt>
        <w:sdtPr>
          <w:id w:val="-1454016864"/>
          <w:citation/>
        </w:sdtPr>
        <w:sdtEndPr/>
        <w:sdtContent>
          <w:r w:rsidR="003D1DFD">
            <w:fldChar w:fldCharType="begin"/>
          </w:r>
          <w:r w:rsidR="003C556D">
            <w:instrText xml:space="preserve">CITATION TMH \l 3082 </w:instrText>
          </w:r>
          <w:r w:rsidR="003D1DFD">
            <w:fldChar w:fldCharType="separate"/>
          </w:r>
          <w:r w:rsidR="00282451">
            <w:rPr>
              <w:noProof/>
            </w:rPr>
            <w:t xml:space="preserve"> (70)</w:t>
          </w:r>
          <w:r w:rsidR="003D1DFD">
            <w:fldChar w:fldCharType="end"/>
          </w:r>
        </w:sdtContent>
      </w:sdt>
      <w:r w:rsidR="00ED0467">
        <w:t xml:space="preserve"> de tres capas: lógica, directamente relacionada con los anteriores modelos</w:t>
      </w:r>
      <w:ins w:id="1644"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645" w:name="_Toc298954517"/>
      <w:bookmarkStart w:id="1646" w:name="_Toc299007687"/>
      <w:bookmarkStart w:id="1647" w:name="_Toc299012045"/>
      <w:bookmarkStart w:id="1648" w:name="_Toc299103593"/>
      <w:bookmarkStart w:id="1649" w:name="_Toc299103966"/>
      <w:bookmarkStart w:id="1650" w:name="_Toc299463791"/>
      <w:bookmarkStart w:id="1651" w:name="_Toc299463875"/>
      <w:bookmarkStart w:id="1652" w:name="_Toc299721476"/>
      <w:bookmarkStart w:id="1653" w:name="_Toc298954518"/>
      <w:bookmarkStart w:id="1654" w:name="_Toc299007688"/>
      <w:bookmarkStart w:id="1655" w:name="_Toc299012046"/>
      <w:bookmarkStart w:id="1656" w:name="_Toc299103594"/>
      <w:bookmarkStart w:id="1657" w:name="_Toc299103967"/>
      <w:bookmarkStart w:id="1658" w:name="_Toc299463792"/>
      <w:bookmarkStart w:id="1659" w:name="_Toc299463876"/>
      <w:bookmarkStart w:id="1660" w:name="_Toc299721477"/>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661" w:name="_Ref298953724"/>
      <w:bookmarkStart w:id="1662" w:name="_Toc300051971"/>
      <w:r w:rsidRPr="00AC3841">
        <w:rPr>
          <w:b w:val="0"/>
          <w:sz w:val="44"/>
          <w:szCs w:val="52"/>
        </w:rPr>
        <w:t>Especificación</w:t>
      </w:r>
      <w:bookmarkEnd w:id="1661"/>
      <w:bookmarkEnd w:id="1662"/>
    </w:p>
    <w:p w14:paraId="022CD457" w14:textId="080CB4E9" w:rsidR="00C91DD8" w:rsidRPr="00D2330D" w:rsidRDefault="00D2330D">
      <w:pPr>
        <w:spacing w:after="120"/>
        <w:jc w:val="both"/>
        <w:pPrChange w:id="1663"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664" w:author="IO" w:date="2011-07-20T19:26:00Z">
            <w:rPr/>
          </w:rPrChange>
        </w:rPr>
      </w:pPr>
      <w:bookmarkStart w:id="1665" w:name="_Ref298954304"/>
      <w:bookmarkStart w:id="1666" w:name="_Toc300051972"/>
      <w:commentRangeStart w:id="1667"/>
      <w:r w:rsidRPr="00B86FCA">
        <w:rPr>
          <w:b w:val="0"/>
          <w:sz w:val="36"/>
          <w:szCs w:val="52"/>
        </w:rPr>
        <w:t>Casos de uso</w:t>
      </w:r>
      <w:bookmarkEnd w:id="1665"/>
      <w:commentRangeEnd w:id="1667"/>
      <w:r w:rsidR="00714146">
        <w:rPr>
          <w:rStyle w:val="CommentReference"/>
          <w:b w:val="0"/>
          <w:bCs w:val="0"/>
        </w:rPr>
        <w:commentReference w:id="1667"/>
      </w:r>
      <w:bookmarkEnd w:id="1666"/>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tripulación llegue al destino sana y salv</w:t>
      </w:r>
      <w:r w:rsidR="000A7C4A" w:rsidRPr="006403BD">
        <w:t>a</w:t>
      </w:r>
      <w:r w:rsidR="003F0E57">
        <w:t xml:space="preserve"> (“Arrive Safe And Sound”).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 ,aquí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668" w:name="_Ref292833383"/>
      <w:bookmarkStart w:id="1669" w:name="_Ref292833218"/>
      <w:bookmarkStart w:id="1670" w:name="_Toc295124195"/>
      <w:bookmarkStart w:id="1671" w:name="_Toc299483434"/>
      <w:bookmarkStart w:id="1672" w:name="_Toc300051057"/>
      <w:bookmarkStart w:id="1673" w:name="_Toc300051430"/>
      <w:bookmarkStart w:id="1674" w:name="_Toc300051733"/>
      <w:bookmarkStart w:id="1675" w:name="_Toc300052343"/>
      <w:bookmarkStart w:id="1676" w:name="_Toc300052954"/>
      <w:bookmarkStart w:id="1677" w:name="_Toc300057792"/>
      <w:bookmarkStart w:id="1678" w:name="_Toc300057994"/>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043936">
        <w:fldChar w:fldCharType="begin"/>
      </w:r>
      <w:r w:rsidR="00043936">
        <w:instrText xml:space="preserve"> SEQ Figura \* ARABIC </w:instrText>
      </w:r>
      <w:r w:rsidR="00043936">
        <w:fldChar w:fldCharType="separate"/>
      </w:r>
      <w:ins w:id="1679" w:author="Orion" w:date="2011-08-02T14:09:00Z">
        <w:r w:rsidR="001335BC">
          <w:rPr>
            <w:noProof/>
          </w:rPr>
          <w:t>3</w:t>
        </w:r>
      </w:ins>
      <w:del w:id="1680" w:author="Orion" w:date="2011-08-02T14:09:00Z">
        <w:r w:rsidR="005C4805" w:rsidDel="001335BC">
          <w:rPr>
            <w:noProof/>
          </w:rPr>
          <w:delText>2</w:delText>
        </w:r>
      </w:del>
      <w:r w:rsidR="00043936">
        <w:rPr>
          <w:noProof/>
        </w:rPr>
        <w:fldChar w:fldCharType="end"/>
      </w:r>
      <w:bookmarkEnd w:id="1668"/>
      <w:r w:rsidR="00FE466F">
        <w:t>:</w:t>
      </w:r>
      <w:r w:rsidR="00266A4F">
        <w:t xml:space="preserve"> </w:t>
      </w:r>
      <w:r w:rsidR="00FE466F">
        <w:t>Casos de Uso</w:t>
      </w:r>
      <w:bookmarkEnd w:id="1669"/>
      <w:bookmarkEnd w:id="1670"/>
      <w:r w:rsidR="009B75DF">
        <w:t>.</w:t>
      </w:r>
      <w:bookmarkEnd w:id="1671"/>
      <w:bookmarkEnd w:id="1672"/>
      <w:bookmarkEnd w:id="1673"/>
      <w:bookmarkEnd w:id="1674"/>
      <w:bookmarkEnd w:id="1675"/>
      <w:bookmarkEnd w:id="1676"/>
      <w:bookmarkEnd w:id="1677"/>
      <w:bookmarkEnd w:id="1678"/>
    </w:p>
    <w:p w14:paraId="61CB6521" w14:textId="00099E10" w:rsidR="00DF1861" w:rsidRPr="0041442E" w:rsidRDefault="00DF1861" w:rsidP="0041442E">
      <w:pPr>
        <w:pStyle w:val="Heading1"/>
        <w:numPr>
          <w:ilvl w:val="2"/>
          <w:numId w:val="40"/>
        </w:numPr>
        <w:rPr>
          <w:sz w:val="36"/>
          <w:szCs w:val="52"/>
        </w:rPr>
      </w:pPr>
      <w:bookmarkStart w:id="1681" w:name="_Toc299012049"/>
      <w:bookmarkStart w:id="1682" w:name="_Toc299103597"/>
      <w:bookmarkStart w:id="1683" w:name="_Toc299103970"/>
      <w:bookmarkStart w:id="1684" w:name="_Toc299463795"/>
      <w:bookmarkStart w:id="1685" w:name="_Toc299463879"/>
      <w:bookmarkStart w:id="1686" w:name="_Toc299721480"/>
      <w:bookmarkStart w:id="1687" w:name="_Ref298954332"/>
      <w:bookmarkStart w:id="1688" w:name="_Toc300051973"/>
      <w:bookmarkEnd w:id="1681"/>
      <w:bookmarkEnd w:id="1682"/>
      <w:bookmarkEnd w:id="1683"/>
      <w:bookmarkEnd w:id="1684"/>
      <w:bookmarkEnd w:id="1685"/>
      <w:bookmarkEnd w:id="1686"/>
      <w:r w:rsidRPr="0041442E">
        <w:rPr>
          <w:b w:val="0"/>
          <w:sz w:val="36"/>
          <w:szCs w:val="52"/>
        </w:rPr>
        <w:t>Objetivos principales del sistema</w:t>
      </w:r>
      <w:bookmarkEnd w:id="1687"/>
      <w:bookmarkEnd w:id="1688"/>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“Arrive Safe And Sound”</w:t>
      </w:r>
      <w:r w:rsidR="00FF49C3">
        <w:t>, el piloto debe completar el vuelo. El primer paso</w:t>
      </w:r>
      <w:r w:rsidR="00AB052D" w:rsidRPr="00714146">
        <w:t xml:space="preserve"> es obtener el plan de vuelo (</w:t>
      </w:r>
      <w:r w:rsidR="00055AC8" w:rsidRPr="00714146">
        <w:t>“</w:t>
      </w:r>
      <w:r w:rsidR="00AB052D" w:rsidRPr="00714146">
        <w:t>Flight Plan Take</w:t>
      </w:r>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“Arrive to Destination”</w:t>
      </w:r>
      <w:r w:rsidR="00FF49C3">
        <w:t xml:space="preserve">, mientras que evitar colisiones </w:t>
      </w:r>
      <w:r w:rsidR="00A743A2" w:rsidRPr="00714146">
        <w:t>se representa en el diagrama por los objetivos “Collision Avoided” y “Conflict Flag Generated”</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Descomposed”</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r w:rsidR="00D95D96" w:rsidRPr="00FF49C3">
        <w:t>DecisionsForLe</w:t>
      </w:r>
      <w:r w:rsidR="002E7BDA" w:rsidRPr="00FF49C3">
        <w:t xml:space="preserve">gMade”.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“Plane Position Updated”</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Plan Completed”</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este objetivo depende de que se haya cumplido el objetivo de tramo completado “Flight Leg Completed”.</w:t>
      </w:r>
    </w:p>
    <w:p w14:paraId="2910A40C" w14:textId="77777777" w:rsidR="00F10B14" w:rsidRDefault="00F10B14" w:rsidP="00FD25D2">
      <w:pPr>
        <w:pStyle w:val="Caption"/>
      </w:pPr>
      <w:bookmarkStart w:id="1689" w:name="_Ref292833412"/>
      <w:bookmarkStart w:id="1690" w:name="_Ref292833348"/>
      <w:bookmarkStart w:id="1691"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692" w:name="_Ref299007518"/>
      <w:bookmarkStart w:id="1693" w:name="_Toc300051058"/>
      <w:bookmarkStart w:id="1694" w:name="_Toc300051431"/>
      <w:bookmarkStart w:id="1695" w:name="_Toc300051734"/>
      <w:bookmarkStart w:id="1696" w:name="_Toc300052344"/>
      <w:bookmarkStart w:id="1697" w:name="_Toc300052955"/>
      <w:bookmarkStart w:id="1698" w:name="_Toc300057793"/>
      <w:bookmarkStart w:id="1699" w:name="_Toc300057995"/>
      <w:r>
        <w:t xml:space="preserve">Figura </w:t>
      </w:r>
      <w:r w:rsidR="00043936">
        <w:fldChar w:fldCharType="begin"/>
      </w:r>
      <w:r w:rsidR="00043936">
        <w:instrText xml:space="preserve"> SEQ Figura \* ARABIC </w:instrText>
      </w:r>
      <w:r w:rsidR="00043936">
        <w:fldChar w:fldCharType="separate"/>
      </w:r>
      <w:ins w:id="1700" w:author="Orion" w:date="2011-08-02T14:09:00Z">
        <w:r w:rsidR="001335BC">
          <w:rPr>
            <w:noProof/>
          </w:rPr>
          <w:t>4</w:t>
        </w:r>
      </w:ins>
      <w:del w:id="1701" w:author="Orion" w:date="2011-08-02T14:09:00Z">
        <w:r w:rsidR="005C4805" w:rsidDel="001335BC">
          <w:rPr>
            <w:noProof/>
          </w:rPr>
          <w:delText>3</w:delText>
        </w:r>
      </w:del>
      <w:r w:rsidR="00043936">
        <w:rPr>
          <w:noProof/>
        </w:rPr>
        <w:fldChar w:fldCharType="end"/>
      </w:r>
      <w:bookmarkEnd w:id="1689"/>
      <w:bookmarkEnd w:id="1692"/>
      <w:r>
        <w:t>: Diagrama de Objetivos</w:t>
      </w:r>
      <w:bookmarkEnd w:id="1690"/>
      <w:bookmarkEnd w:id="1691"/>
      <w:r w:rsidR="009B75DF">
        <w:t>.</w:t>
      </w:r>
      <w:bookmarkEnd w:id="1693"/>
      <w:bookmarkEnd w:id="1694"/>
      <w:bookmarkEnd w:id="1695"/>
      <w:bookmarkEnd w:id="1696"/>
      <w:bookmarkEnd w:id="1697"/>
      <w:bookmarkEnd w:id="1698"/>
      <w:bookmarkEnd w:id="1699"/>
    </w:p>
    <w:p w14:paraId="04ADDE52" w14:textId="606D89B4" w:rsidR="00F467D2" w:rsidRPr="00810640" w:rsidRDefault="00F467D2" w:rsidP="00810640">
      <w:pPr>
        <w:pStyle w:val="Heading1"/>
        <w:numPr>
          <w:ilvl w:val="2"/>
          <w:numId w:val="40"/>
        </w:numPr>
        <w:rPr>
          <w:i/>
          <w:sz w:val="36"/>
          <w:szCs w:val="52"/>
        </w:rPr>
      </w:pPr>
      <w:bookmarkStart w:id="1702" w:name="_Toc299012051"/>
      <w:bookmarkStart w:id="1703" w:name="_Toc299103599"/>
      <w:bookmarkStart w:id="1704" w:name="_Toc299103972"/>
      <w:bookmarkStart w:id="1705" w:name="_Toc299463797"/>
      <w:bookmarkStart w:id="1706" w:name="_Toc299463881"/>
      <w:bookmarkStart w:id="1707" w:name="_Toc299721482"/>
      <w:bookmarkStart w:id="1708" w:name="_Ref298954399"/>
      <w:bookmarkStart w:id="1709" w:name="_Toc300051974"/>
      <w:bookmarkEnd w:id="1702"/>
      <w:bookmarkEnd w:id="1703"/>
      <w:bookmarkEnd w:id="1704"/>
      <w:bookmarkEnd w:id="1705"/>
      <w:bookmarkEnd w:id="1706"/>
      <w:bookmarkEnd w:id="1707"/>
      <w:r w:rsidRPr="00810640">
        <w:rPr>
          <w:b w:val="0"/>
          <w:sz w:val="36"/>
          <w:szCs w:val="52"/>
        </w:rPr>
        <w:t>Generación y obtención del plan de vuelo</w:t>
      </w:r>
      <w:bookmarkEnd w:id="1708"/>
      <w:bookmarkEnd w:id="1709"/>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Taken”.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“FlightPlanner”</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710" w:name="_Ref294472009"/>
      <w:bookmarkStart w:id="1711" w:name="_Toc295124197"/>
      <w:bookmarkStart w:id="1712" w:name="_Toc299483435"/>
      <w:bookmarkStart w:id="1713" w:name="_Toc300051059"/>
      <w:bookmarkStart w:id="1714" w:name="_Toc300051432"/>
      <w:bookmarkStart w:id="1715" w:name="_Toc300051735"/>
      <w:bookmarkStart w:id="1716" w:name="_Toc300052345"/>
      <w:bookmarkStart w:id="1717" w:name="_Toc300052956"/>
      <w:bookmarkStart w:id="1718" w:name="_Toc300057794"/>
      <w:bookmarkStart w:id="1719" w:name="_Toc300057996"/>
      <w:r>
        <w:t xml:space="preserve">Figura </w:t>
      </w:r>
      <w:r w:rsidR="00043936">
        <w:fldChar w:fldCharType="begin"/>
      </w:r>
      <w:r w:rsidR="00043936">
        <w:instrText xml:space="preserve"> SEQ Figura \* ARABIC </w:instrText>
      </w:r>
      <w:r w:rsidR="00043936">
        <w:fldChar w:fldCharType="separate"/>
      </w:r>
      <w:ins w:id="1720" w:author="Orion" w:date="2011-08-02T14:09:00Z">
        <w:r w:rsidR="001335BC">
          <w:rPr>
            <w:noProof/>
          </w:rPr>
          <w:t>5</w:t>
        </w:r>
      </w:ins>
      <w:del w:id="1721" w:author="Orion" w:date="2011-08-02T14:09:00Z">
        <w:r w:rsidR="005C4805" w:rsidDel="001335BC">
          <w:rPr>
            <w:noProof/>
          </w:rPr>
          <w:delText>4</w:delText>
        </w:r>
      </w:del>
      <w:r w:rsidR="00043936">
        <w:rPr>
          <w:noProof/>
        </w:rPr>
        <w:fldChar w:fldCharType="end"/>
      </w:r>
      <w:bookmarkEnd w:id="1710"/>
      <w:r>
        <w:t>: Estado Mental "FlightPlanner"</w:t>
      </w:r>
      <w:bookmarkEnd w:id="1711"/>
      <w:bookmarkEnd w:id="1712"/>
      <w:bookmarkEnd w:id="1713"/>
      <w:bookmarkEnd w:id="1714"/>
      <w:bookmarkEnd w:id="1715"/>
      <w:bookmarkEnd w:id="1716"/>
      <w:bookmarkEnd w:id="1717"/>
      <w:bookmarkEnd w:id="1718"/>
      <w:bookmarkEnd w:id="1719"/>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722" w:name="_Ref294472331"/>
      <w:bookmarkStart w:id="1723" w:name="_Toc295124198"/>
      <w:bookmarkStart w:id="1724" w:name="_Toc300051060"/>
      <w:bookmarkStart w:id="1725" w:name="_Toc300051433"/>
      <w:bookmarkStart w:id="1726" w:name="_Toc300051736"/>
      <w:bookmarkStart w:id="1727" w:name="_Toc300052346"/>
      <w:bookmarkStart w:id="1728" w:name="_Toc300052957"/>
      <w:bookmarkStart w:id="1729" w:name="_Toc300057795"/>
      <w:bookmarkStart w:id="1730" w:name="_Toc300057997"/>
      <w:r>
        <w:t xml:space="preserve">Figura </w:t>
      </w:r>
      <w:r w:rsidR="00043936">
        <w:fldChar w:fldCharType="begin"/>
      </w:r>
      <w:r w:rsidR="00043936">
        <w:instrText xml:space="preserve"> SEQ Figura \* ARABIC </w:instrText>
      </w:r>
      <w:r w:rsidR="00043936">
        <w:fldChar w:fldCharType="separate"/>
      </w:r>
      <w:ins w:id="1731" w:author="Orion" w:date="2011-08-02T14:09:00Z">
        <w:r w:rsidR="001335BC">
          <w:rPr>
            <w:noProof/>
          </w:rPr>
          <w:t>6</w:t>
        </w:r>
      </w:ins>
      <w:del w:id="1732" w:author="Orion" w:date="2011-08-02T14:09:00Z">
        <w:r w:rsidR="005C4805" w:rsidDel="001335BC">
          <w:rPr>
            <w:noProof/>
          </w:rPr>
          <w:delText>5</w:delText>
        </w:r>
      </w:del>
      <w:r w:rsidR="00043936">
        <w:rPr>
          <w:noProof/>
        </w:rPr>
        <w:fldChar w:fldCharType="end"/>
      </w:r>
      <w:bookmarkEnd w:id="1722"/>
      <w:r>
        <w:t>: Tarea de Crear</w:t>
      </w:r>
      <w:r w:rsidR="004772D5">
        <w:t xml:space="preserve"> </w:t>
      </w:r>
      <w:r>
        <w:t>Planes de Vuelo</w:t>
      </w:r>
      <w:bookmarkEnd w:id="1723"/>
      <w:r w:rsidR="009B75DF">
        <w:t>.</w:t>
      </w:r>
      <w:bookmarkEnd w:id="1724"/>
      <w:bookmarkEnd w:id="1725"/>
      <w:bookmarkEnd w:id="1726"/>
      <w:bookmarkEnd w:id="1727"/>
      <w:bookmarkEnd w:id="1728"/>
      <w:bookmarkEnd w:id="1729"/>
      <w:bookmarkEnd w:id="1730"/>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 xml:space="preserve">l “FlightPlanner”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 xml:space="preserve">l “FlightPlanner” </w:t>
      </w:r>
      <w:r w:rsidR="00123AD1">
        <w:t>notifica</w:t>
      </w:r>
      <w:r w:rsidR="00950A84" w:rsidRPr="00214356">
        <w:t xml:space="preserve"> el plan de vuelo al piloto encapsulándolo en un campo del hecho denominado “PlanAnswer”.</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ins w:id="1733" w:author="Orion" w:date="2011-07-31T12:55:00Z">
        <w:r w:rsidR="000742D1">
          <w:t xml:space="preserve"> </w:t>
        </w:r>
      </w:ins>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ins w:id="1734" w:author="Orion" w:date="2011-07-31T12:55:00Z">
        <w:r w:rsidR="000742D1">
          <w:t xml:space="preserve"> </w:t>
        </w:r>
      </w:ins>
      <w:r w:rsidR="00F109C5" w:rsidRPr="00214356">
        <w:t>“Pilot Mind”</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“CreatePilotMind”</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(“CanInitiateStartPlane”)</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 xml:space="preserve">crea otro hecho (“PlanReceived”) en la interacción. Una vez el “FlightPlanner”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el objetivo de “Flight Plan Taken”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19AABB1C" w:rsidR="002259DD" w:rsidRDefault="002944E7" w:rsidP="00252D3F">
      <w:pPr>
        <w:pStyle w:val="Caption"/>
        <w:jc w:val="both"/>
        <w:rPr>
          <w:rFonts w:cs="Times New Roman"/>
          <w:i w:val="0"/>
        </w:rPr>
      </w:pPr>
      <w:bookmarkStart w:id="1735" w:name="_Ref294473939"/>
      <w:bookmarkStart w:id="1736" w:name="_Toc295124199"/>
      <w:bookmarkStart w:id="1737" w:name="_Toc299483436"/>
      <w:bookmarkStart w:id="1738" w:name="_Toc300051061"/>
      <w:bookmarkStart w:id="1739" w:name="_Toc300051434"/>
      <w:bookmarkStart w:id="1740" w:name="_Toc300051737"/>
      <w:bookmarkStart w:id="1741" w:name="_Toc300052347"/>
      <w:bookmarkStart w:id="1742" w:name="_Toc300052958"/>
      <w:bookmarkStart w:id="1743" w:name="_Toc300057796"/>
      <w:bookmarkStart w:id="1744" w:name="_Toc300057998"/>
      <w:commentRangeStart w:id="1745"/>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1746" w:author="Orion" w:date="2011-08-02T14:09:00Z">
        <w:r w:rsidR="001335BC">
          <w:rPr>
            <w:i w:val="0"/>
            <w:iCs w:val="0"/>
            <w:noProof/>
          </w:rPr>
          <w:t>7</w:t>
        </w:r>
      </w:ins>
      <w:del w:id="1747" w:author="Orion" w:date="2011-08-02T14:09:00Z">
        <w:r w:rsidR="005C4805" w:rsidDel="001335BC">
          <w:rPr>
            <w:i w:val="0"/>
            <w:iCs w:val="0"/>
            <w:noProof/>
          </w:rPr>
          <w:delText>6</w:delText>
        </w:r>
      </w:del>
      <w:r w:rsidR="004C462F">
        <w:rPr>
          <w:i w:val="0"/>
          <w:iCs w:val="0"/>
          <w:noProof/>
        </w:rPr>
        <w:fldChar w:fldCharType="end"/>
      </w:r>
      <w:bookmarkEnd w:id="1735"/>
      <w:r>
        <w:t>: Diagrama de Interacción Para Recibir el Plan de Vuelo Inicial</w:t>
      </w:r>
      <w:bookmarkEnd w:id="1736"/>
      <w:r w:rsidR="00214356">
        <w:t>.</w:t>
      </w:r>
      <w:bookmarkEnd w:id="1737"/>
      <w:commentRangeEnd w:id="1745"/>
      <w:r w:rsidR="00123AD1">
        <w:rPr>
          <w:rStyle w:val="CommentReference"/>
          <w:i w:val="0"/>
          <w:iCs w:val="0"/>
        </w:rPr>
        <w:commentReference w:id="1745"/>
      </w:r>
      <w:bookmarkEnd w:id="1738"/>
      <w:bookmarkEnd w:id="1739"/>
      <w:bookmarkEnd w:id="1740"/>
      <w:bookmarkEnd w:id="1741"/>
      <w:bookmarkEnd w:id="1742"/>
      <w:bookmarkEnd w:id="1743"/>
      <w:bookmarkEnd w:id="1744"/>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29A4C4EE" w:rsidR="00F109C5" w:rsidRPr="008A7FB1" w:rsidRDefault="00F109C5" w:rsidP="00026C08">
      <w:pPr>
        <w:pStyle w:val="Caption"/>
        <w:jc w:val="both"/>
      </w:pPr>
      <w:bookmarkStart w:id="1748" w:name="_Ref294475600"/>
      <w:bookmarkStart w:id="1749" w:name="_Toc295124200"/>
      <w:bookmarkStart w:id="1750" w:name="_Toc300051062"/>
      <w:bookmarkStart w:id="1751" w:name="_Toc300051435"/>
      <w:bookmarkStart w:id="1752" w:name="_Toc300051738"/>
      <w:bookmarkStart w:id="1753" w:name="_Toc300052348"/>
      <w:bookmarkStart w:id="1754" w:name="_Toc300052959"/>
      <w:bookmarkStart w:id="1755" w:name="_Toc300057797"/>
      <w:bookmarkStart w:id="1756" w:name="_Toc300057999"/>
      <w:r>
        <w:t xml:space="preserve">Figura </w:t>
      </w:r>
      <w:r w:rsidR="00043936">
        <w:fldChar w:fldCharType="begin"/>
      </w:r>
      <w:r w:rsidR="00043936">
        <w:instrText xml:space="preserve"> SEQ Figura \* ARABIC </w:instrText>
      </w:r>
      <w:r w:rsidR="00043936">
        <w:fldChar w:fldCharType="separate"/>
      </w:r>
      <w:ins w:id="1757" w:author="Orion" w:date="2011-08-02T14:09:00Z">
        <w:r w:rsidR="001335BC">
          <w:rPr>
            <w:noProof/>
          </w:rPr>
          <w:t>8</w:t>
        </w:r>
      </w:ins>
      <w:del w:id="1758" w:author="Orion" w:date="2011-08-02T14:09:00Z">
        <w:r w:rsidR="005C4805" w:rsidDel="001335BC">
          <w:rPr>
            <w:noProof/>
          </w:rPr>
          <w:delText>7</w:delText>
        </w:r>
      </w:del>
      <w:r w:rsidR="00043936">
        <w:rPr>
          <w:noProof/>
        </w:rPr>
        <w:fldChar w:fldCharType="end"/>
      </w:r>
      <w:bookmarkEnd w:id="1748"/>
      <w:r>
        <w:t>: Creación del Estado Mental Inicial del Piloto</w:t>
      </w:r>
      <w:bookmarkEnd w:id="1749"/>
      <w:r w:rsidR="00214356">
        <w:t>.</w:t>
      </w:r>
      <w:bookmarkEnd w:id="1750"/>
      <w:bookmarkEnd w:id="1751"/>
      <w:bookmarkEnd w:id="1752"/>
      <w:bookmarkEnd w:id="1753"/>
      <w:bookmarkEnd w:id="1754"/>
      <w:bookmarkEnd w:id="1755"/>
      <w:bookmarkEnd w:id="1756"/>
    </w:p>
    <w:p w14:paraId="30637EF2" w14:textId="43E1D034" w:rsidR="00F109C5" w:rsidRPr="008A7FB1" w:rsidRDefault="00AC253C" w:rsidP="008A7FB1">
      <w:pPr>
        <w:pStyle w:val="Heading1"/>
        <w:numPr>
          <w:ilvl w:val="2"/>
          <w:numId w:val="40"/>
        </w:numPr>
        <w:rPr>
          <w:i/>
          <w:sz w:val="36"/>
          <w:szCs w:val="52"/>
        </w:rPr>
      </w:pPr>
      <w:bookmarkStart w:id="1759" w:name="_Toc299012053"/>
      <w:bookmarkStart w:id="1760" w:name="_Toc299103601"/>
      <w:bookmarkStart w:id="1761" w:name="_Toc299103974"/>
      <w:bookmarkStart w:id="1762" w:name="_Toc299463799"/>
      <w:bookmarkStart w:id="1763" w:name="_Toc299463883"/>
      <w:bookmarkStart w:id="1764" w:name="_Toc299721484"/>
      <w:bookmarkStart w:id="1765" w:name="_Ref298954407"/>
      <w:bookmarkStart w:id="1766" w:name="_Toc300051975"/>
      <w:bookmarkEnd w:id="1759"/>
      <w:bookmarkEnd w:id="1760"/>
      <w:bookmarkEnd w:id="1761"/>
      <w:bookmarkEnd w:id="1762"/>
      <w:bookmarkEnd w:id="1763"/>
      <w:bookmarkEnd w:id="1764"/>
      <w:r w:rsidRPr="008A7FB1">
        <w:rPr>
          <w:b w:val="0"/>
          <w:sz w:val="36"/>
          <w:szCs w:val="52"/>
        </w:rPr>
        <w:t>Seguimiento del plan de vuelo</w:t>
      </w:r>
      <w:bookmarkEnd w:id="1765"/>
      <w:bookmarkEnd w:id="1766"/>
    </w:p>
    <w:p w14:paraId="0DC1B788" w14:textId="5C388F31"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(“Take Initial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(“Start Plane”)</w:t>
      </w:r>
      <w:r w:rsidR="003F1EB8" w:rsidRPr="009B75DF">
        <w:t>. Una vez arrancado el avión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Monitoring”)</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 xml:space="preserve">(“Update Plane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(“Check Leg Completed”)</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Plane”)</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(“GoingNextLegWithConflict”)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767"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(“Make and Descompose Decisions”)</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r w:rsidR="00CB09D3" w:rsidRPr="009B75DF">
        <w:t>Interaction Pilot-Plane”)</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02F11844" w:rsidR="00FD25D2" w:rsidRPr="00810AEF" w:rsidRDefault="004D6716">
      <w:pPr>
        <w:spacing w:before="240" w:after="120"/>
        <w:ind w:firstLine="284"/>
        <w:jc w:val="both"/>
        <w:pPrChange w:id="1768" w:author="IO" w:date="2011-07-21T11:41:00Z">
          <w:pPr>
            <w:jc w:val="both"/>
          </w:pPr>
        </w:pPrChange>
      </w:pPr>
      <w:ins w:id="1769" w:author="IO" w:date="2011-07-21T12:25:00Z">
        <w:r>
          <w:t>Las siguientes secciones detallan</w:t>
        </w:r>
        <w:r w:rsidRPr="009B75DF">
          <w:t xml:space="preserve"> algunas de las tareas mostradas </w:t>
        </w:r>
        <w:r>
          <w:t>aquí</w:t>
        </w:r>
        <w:r w:rsidRPr="009B75DF">
          <w:t>.</w:t>
        </w:r>
        <w:r>
          <w:t xml:space="preserve"> </w:t>
        </w:r>
        <w:del w:id="1770" w:author="Orion" w:date="2011-07-31T13:04:00Z">
          <w:r w:rsidRPr="00810AEF" w:rsidDel="006C7E91">
            <w:delText>La Sección</w:delText>
          </w:r>
        </w:del>
      </w:ins>
      <w:ins w:id="1771" w:author="Orion" w:date="2011-07-31T13:59:00Z">
        <w:r w:rsidR="00626A3B">
          <w:t xml:space="preserve">Así en la </w:t>
        </w:r>
      </w:ins>
      <w:ins w:id="1772" w:author="Orion" w:date="2011-07-31T17:05:00Z">
        <w:r w:rsidR="009D67A5">
          <w:t xml:space="preserve">Sección </w:t>
        </w:r>
      </w:ins>
      <w:ins w:id="1773" w:author="Orion" w:date="2011-07-31T13:59:00Z">
        <w:r w:rsidR="00626A3B">
          <w:fldChar w:fldCharType="begin"/>
        </w:r>
        <w:r w:rsidR="00626A3B">
          <w:instrText xml:space="preserve"> REF _Ref299883327 \r \h </w:instrText>
        </w:r>
      </w:ins>
      <w:ins w:id="1774" w:author="Orion" w:date="2011-07-31T13:59:00Z">
        <w:r w:rsidR="00626A3B">
          <w:fldChar w:fldCharType="separate"/>
        </w:r>
        <w:r w:rsidR="00626A3B">
          <w:t>5.1.4.1</w:t>
        </w:r>
        <w:r w:rsidR="00626A3B">
          <w:fldChar w:fldCharType="end"/>
        </w:r>
        <w:r w:rsidR="00626A3B">
          <w:t xml:space="preserve"> se habla del </w:t>
        </w:r>
      </w:ins>
      <w:ins w:id="1775" w:author="Orion" w:date="2011-07-31T13:46:00Z">
        <w:r w:rsidR="00383FFF" w:rsidRPr="00626A3B">
          <w:rPr>
            <w:i/>
            <w:rPrChange w:id="1776" w:author="Orion" w:date="2011-07-31T13:56:00Z">
              <w:rPr/>
            </w:rPrChange>
          </w:rPr>
          <w:fldChar w:fldCharType="begin"/>
        </w:r>
        <w:r w:rsidR="00383FFF" w:rsidRPr="00626A3B">
          <w:rPr>
            <w:i/>
            <w:rPrChange w:id="1777"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778" w:author="Orion" w:date="2011-07-31T13:56:00Z">
            <w:rPr>
              <w:i/>
            </w:rPr>
          </w:rPrChange>
        </w:rPr>
      </w:r>
      <w:r w:rsidR="00383FFF" w:rsidRPr="00626A3B">
        <w:rPr>
          <w:i/>
          <w:rPrChange w:id="1779" w:author="Orion" w:date="2011-07-31T13:56:00Z">
            <w:rPr/>
          </w:rPrChange>
        </w:rPr>
        <w:fldChar w:fldCharType="separate"/>
      </w:r>
      <w:ins w:id="1780" w:author="Orion" w:date="2011-07-31T13:46:00Z">
        <w:r w:rsidR="00383FFF" w:rsidRPr="00626A3B">
          <w:rPr>
            <w:i/>
            <w:rPrChange w:id="1781" w:author="Orion" w:date="2011-07-31T13:56:00Z">
              <w:rPr>
                <w:b/>
                <w:sz w:val="36"/>
                <w:szCs w:val="52"/>
              </w:rPr>
            </w:rPrChange>
          </w:rPr>
          <w:t>Arranque del avión</w:t>
        </w:r>
        <w:r w:rsidR="00383FFF" w:rsidRPr="00626A3B">
          <w:rPr>
            <w:i/>
            <w:rPrChange w:id="1782" w:author="Orion" w:date="2011-07-31T13:56:00Z">
              <w:rPr/>
            </w:rPrChange>
          </w:rPr>
          <w:fldChar w:fldCharType="end"/>
        </w:r>
      </w:ins>
      <w:ins w:id="1783" w:author="Orion" w:date="2011-07-31T13:59:00Z">
        <w:r w:rsidR="00626A3B">
          <w:t>,</w:t>
        </w:r>
      </w:ins>
      <w:ins w:id="1784" w:author="Orion" w:date="2011-07-31T13:47:00Z">
        <w:r w:rsidR="00383FFF">
          <w:t xml:space="preserve"> </w:t>
        </w:r>
      </w:ins>
      <w:ins w:id="1785" w:author="Orion" w:date="2011-07-31T13:59:00Z">
        <w:r w:rsidR="00626A3B">
          <w:t xml:space="preserve">la </w:t>
        </w:r>
      </w:ins>
      <w:ins w:id="1786" w:author="Orion" w:date="2011-07-31T17:05:00Z">
        <w:r w:rsidR="009D67A5">
          <w:t>S</w:t>
        </w:r>
      </w:ins>
      <w:ins w:id="1787" w:author="Orion" w:date="2011-07-31T13:59:00Z">
        <w:r w:rsidR="00626A3B">
          <w:t xml:space="preserve">ección </w:t>
        </w:r>
      </w:ins>
      <w:ins w:id="1788" w:author="Orion" w:date="2011-07-31T13:46:00Z">
        <w:r w:rsidR="00383FFF">
          <w:fldChar w:fldCharType="begin"/>
        </w:r>
        <w:r w:rsidR="00383FFF">
          <w:instrText xml:space="preserve"> REF _Ref299883336 \r \h </w:instrText>
        </w:r>
      </w:ins>
      <w:r w:rsidR="00383FFF">
        <w:fldChar w:fldCharType="separate"/>
      </w:r>
      <w:ins w:id="1789" w:author="Orion" w:date="2011-07-31T13:46:00Z">
        <w:r w:rsidR="00383FFF">
          <w:t>5.1.4.2</w:t>
        </w:r>
        <w:r w:rsidR="00383FFF">
          <w:fldChar w:fldCharType="end"/>
        </w:r>
      </w:ins>
      <w:ins w:id="1790" w:author="Orion" w:date="2011-07-31T14:00:00Z">
        <w:r w:rsidR="00626A3B">
          <w:t xml:space="preserve"> trata de la </w:t>
        </w:r>
        <w:r w:rsidR="00626A3B" w:rsidRPr="00626A3B">
          <w:rPr>
            <w:i/>
            <w:rPrChange w:id="1791" w:author="Orion" w:date="2011-07-31T14:01:00Z">
              <w:rPr/>
            </w:rPrChange>
          </w:rPr>
          <w:fldChar w:fldCharType="begin"/>
        </w:r>
        <w:r w:rsidR="00626A3B" w:rsidRPr="00626A3B">
          <w:rPr>
            <w:i/>
            <w:rPrChange w:id="1792"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793" w:author="Orion" w:date="2011-07-31T14:01:00Z">
            <w:rPr>
              <w:i/>
            </w:rPr>
          </w:rPrChange>
        </w:rPr>
      </w:r>
      <w:ins w:id="1794" w:author="Orion" w:date="2011-07-31T14:00:00Z">
        <w:r w:rsidR="00626A3B" w:rsidRPr="00626A3B">
          <w:rPr>
            <w:i/>
            <w:rPrChange w:id="1795" w:author="Orion" w:date="2011-07-31T14:01:00Z">
              <w:rPr/>
            </w:rPrChange>
          </w:rPr>
          <w:fldChar w:fldCharType="separate"/>
        </w:r>
        <w:r w:rsidR="00626A3B" w:rsidRPr="00626A3B">
          <w:rPr>
            <w:i/>
            <w:rPrChange w:id="1796" w:author="Orion" w:date="2011-07-31T14:01:00Z">
              <w:rPr>
                <w:sz w:val="28"/>
                <w:szCs w:val="52"/>
              </w:rPr>
            </w:rPrChange>
          </w:rPr>
          <w:t>Descomposición del plan de vuelo</w:t>
        </w:r>
        <w:r w:rsidR="00626A3B" w:rsidRPr="00626A3B">
          <w:rPr>
            <w:i/>
            <w:rPrChange w:id="1797" w:author="Orion" w:date="2011-07-31T14:01:00Z">
              <w:rPr/>
            </w:rPrChange>
          </w:rPr>
          <w:fldChar w:fldCharType="end"/>
        </w:r>
      </w:ins>
      <w:ins w:id="1798" w:author="Orion" w:date="2011-07-31T13:47:00Z">
        <w:r w:rsidR="00383FFF">
          <w:t>,</w:t>
        </w:r>
      </w:ins>
      <w:ins w:id="1799" w:author="Orion" w:date="2011-07-31T14:00:00Z">
        <w:r w:rsidR="00626A3B">
          <w:t xml:space="preserve"> la </w:t>
        </w:r>
      </w:ins>
      <w:ins w:id="1800" w:author="Orion" w:date="2011-07-31T17:05:00Z">
        <w:r w:rsidR="009D67A5">
          <w:t xml:space="preserve">Sección </w:t>
        </w:r>
      </w:ins>
      <w:ins w:id="1801" w:author="Orion" w:date="2011-07-31T14:00:00Z">
        <w:r w:rsidR="00626A3B">
          <w:fldChar w:fldCharType="begin"/>
        </w:r>
        <w:r w:rsidR="00626A3B">
          <w:instrText xml:space="preserve"> REF _Ref299019186 \r \h </w:instrText>
        </w:r>
      </w:ins>
      <w:ins w:id="1802" w:author="Orion" w:date="2011-07-31T14:00:00Z">
        <w:r w:rsidR="00626A3B">
          <w:fldChar w:fldCharType="separate"/>
        </w:r>
        <w:r w:rsidR="00626A3B">
          <w:t>5.1.4.3</w:t>
        </w:r>
        <w:r w:rsidR="00626A3B">
          <w:fldChar w:fldCharType="end"/>
        </w:r>
      </w:ins>
      <w:ins w:id="1803" w:author="Orion" w:date="2011-07-31T13:47:00Z">
        <w:r w:rsidR="00383FFF">
          <w:t xml:space="preserve"> </w:t>
        </w:r>
      </w:ins>
      <w:ins w:id="1804" w:author="Orion" w:date="2011-07-31T14:01:00Z">
        <w:r w:rsidR="00626A3B">
          <w:t xml:space="preserve">versa sobre la </w:t>
        </w:r>
      </w:ins>
      <w:ins w:id="1805" w:author="Orion" w:date="2011-07-31T13:46:00Z">
        <w:r w:rsidR="00383FFF" w:rsidRPr="00626A3B">
          <w:rPr>
            <w:i/>
            <w:rPrChange w:id="1806" w:author="Orion" w:date="2011-07-31T14:03:00Z">
              <w:rPr/>
            </w:rPrChange>
          </w:rPr>
          <w:fldChar w:fldCharType="begin"/>
        </w:r>
        <w:r w:rsidR="00383FFF" w:rsidRPr="00626A3B">
          <w:rPr>
            <w:i/>
            <w:rPrChange w:id="1807"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808" w:author="Orion" w:date="2011-07-31T14:03:00Z">
            <w:rPr>
              <w:i/>
            </w:rPr>
          </w:rPrChange>
        </w:rPr>
      </w:r>
      <w:r w:rsidR="00383FFF" w:rsidRPr="00626A3B">
        <w:rPr>
          <w:i/>
          <w:rPrChange w:id="1809" w:author="Orion" w:date="2011-07-31T14:03:00Z">
            <w:rPr/>
          </w:rPrChange>
        </w:rPr>
        <w:fldChar w:fldCharType="separate"/>
      </w:r>
      <w:ins w:id="1810" w:author="Orion" w:date="2011-07-31T13:46:00Z">
        <w:r w:rsidR="00383FFF" w:rsidRPr="00626A3B">
          <w:rPr>
            <w:i/>
            <w:rPrChange w:id="1811" w:author="Orion" w:date="2011-07-31T14:03:00Z">
              <w:rPr>
                <w:sz w:val="28"/>
                <w:szCs w:val="52"/>
              </w:rPr>
            </w:rPrChange>
          </w:rPr>
          <w:t>Toma de decisiones en un tramo</w:t>
        </w:r>
        <w:r w:rsidR="00383FFF" w:rsidRPr="00626A3B">
          <w:rPr>
            <w:i/>
            <w:rPrChange w:id="1812" w:author="Orion" w:date="2011-07-31T14:03:00Z">
              <w:rPr/>
            </w:rPrChange>
          </w:rPr>
          <w:fldChar w:fldCharType="end"/>
        </w:r>
      </w:ins>
      <w:ins w:id="1813" w:author="Orion" w:date="2011-07-31T13:47:00Z">
        <w:r w:rsidR="00383FFF">
          <w:t>,</w:t>
        </w:r>
      </w:ins>
      <w:ins w:id="1814" w:author="Orion" w:date="2011-07-31T14:02:00Z">
        <w:r w:rsidR="00626A3B">
          <w:t xml:space="preserve"> la </w:t>
        </w:r>
      </w:ins>
      <w:ins w:id="1815" w:author="Orion" w:date="2011-07-31T17:05:00Z">
        <w:r w:rsidR="009D67A5">
          <w:t xml:space="preserve">Sección </w:t>
        </w:r>
      </w:ins>
      <w:ins w:id="1816" w:author="Orion" w:date="2011-07-31T14:02:00Z">
        <w:r w:rsidR="00626A3B">
          <w:fldChar w:fldCharType="begin"/>
        </w:r>
        <w:r w:rsidR="00626A3B">
          <w:instrText xml:space="preserve"> REF _Ref299883361 \r \h </w:instrText>
        </w:r>
      </w:ins>
      <w:ins w:id="1817" w:author="Orion" w:date="2011-07-31T14:02:00Z">
        <w:r w:rsidR="00626A3B">
          <w:fldChar w:fldCharType="separate"/>
        </w:r>
        <w:r w:rsidR="00626A3B">
          <w:t>5.1.4.4</w:t>
        </w:r>
        <w:r w:rsidR="00626A3B">
          <w:fldChar w:fldCharType="end"/>
        </w:r>
        <w:r w:rsidR="00626A3B">
          <w:t xml:space="preserve"> atiende la</w:t>
        </w:r>
      </w:ins>
      <w:ins w:id="1818" w:author="Orion" w:date="2011-07-31T13:47:00Z">
        <w:r w:rsidR="00383FFF">
          <w:t xml:space="preserve"> </w:t>
        </w:r>
        <w:r w:rsidR="00383FFF" w:rsidRPr="00626A3B">
          <w:rPr>
            <w:i/>
            <w:rPrChange w:id="1819" w:author="Orion" w:date="2011-07-31T14:03:00Z">
              <w:rPr/>
            </w:rPrChange>
          </w:rPr>
          <w:fldChar w:fldCharType="begin"/>
        </w:r>
        <w:r w:rsidR="00383FFF" w:rsidRPr="00626A3B">
          <w:rPr>
            <w:i/>
            <w:rPrChange w:id="1820"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821" w:author="Orion" w:date="2011-07-31T14:03:00Z">
            <w:rPr>
              <w:i/>
            </w:rPr>
          </w:rPrChange>
        </w:rPr>
      </w:r>
      <w:r w:rsidR="00383FFF" w:rsidRPr="00626A3B">
        <w:rPr>
          <w:i/>
          <w:rPrChange w:id="1822" w:author="Orion" w:date="2011-07-31T14:03:00Z">
            <w:rPr/>
          </w:rPrChange>
        </w:rPr>
        <w:fldChar w:fldCharType="separate"/>
      </w:r>
      <w:ins w:id="1823" w:author="Orion" w:date="2011-07-31T13:47:00Z">
        <w:r w:rsidR="00383FFF" w:rsidRPr="00626A3B">
          <w:rPr>
            <w:i/>
            <w:rPrChange w:id="1824" w:author="Orion" w:date="2011-07-31T14:03:00Z">
              <w:rPr>
                <w:sz w:val="28"/>
                <w:szCs w:val="52"/>
              </w:rPr>
            </w:rPrChange>
          </w:rPr>
          <w:t>Ejecución de maniobras</w:t>
        </w:r>
        <w:r w:rsidR="00383FFF" w:rsidRPr="00626A3B">
          <w:rPr>
            <w:i/>
            <w:rPrChange w:id="1825" w:author="Orion" w:date="2011-07-31T14:03:00Z">
              <w:rPr/>
            </w:rPrChange>
          </w:rPr>
          <w:fldChar w:fldCharType="end"/>
        </w:r>
        <w:r w:rsidR="00383FFF">
          <w:t xml:space="preserve">, </w:t>
        </w:r>
      </w:ins>
      <w:ins w:id="1826" w:author="Orion" w:date="2011-07-31T14:00:00Z">
        <w:r w:rsidR="00626A3B">
          <w:t xml:space="preserve">y finalmente la sección </w:t>
        </w:r>
      </w:ins>
      <w:ins w:id="1827" w:author="Orion" w:date="2011-07-31T17:05:00Z">
        <w:r w:rsidR="009D67A5">
          <w:t xml:space="preserve">Sección </w:t>
        </w:r>
      </w:ins>
      <w:ins w:id="1828" w:author="Orion" w:date="2011-07-31T14:00:00Z">
        <w:r w:rsidR="00626A3B">
          <w:fldChar w:fldCharType="begin"/>
        </w:r>
        <w:r w:rsidR="00626A3B">
          <w:instrText xml:space="preserve"> REF _Ref299019168 \r \h </w:instrText>
        </w:r>
      </w:ins>
      <w:ins w:id="1829" w:author="Orion" w:date="2011-07-31T14:00:00Z">
        <w:r w:rsidR="00626A3B">
          <w:fldChar w:fldCharType="separate"/>
        </w:r>
        <w:r w:rsidR="00626A3B">
          <w:t>5.1.4.5</w:t>
        </w:r>
        <w:r w:rsidR="00626A3B">
          <w:fldChar w:fldCharType="end"/>
        </w:r>
      </w:ins>
      <w:ins w:id="1830" w:author="Orion" w:date="2011-07-31T14:02:00Z">
        <w:r w:rsidR="00626A3B">
          <w:t xml:space="preserve"> se ocupa de las</w:t>
        </w:r>
      </w:ins>
      <w:ins w:id="1831" w:author="Orion" w:date="2011-07-31T14:00:00Z">
        <w:r w:rsidR="00626A3B">
          <w:t xml:space="preserve"> </w:t>
        </w:r>
      </w:ins>
      <w:ins w:id="1832" w:author="Orion" w:date="2011-07-31T13:47:00Z">
        <w:r w:rsidR="00383FFF" w:rsidRPr="00626A3B">
          <w:rPr>
            <w:i/>
            <w:rPrChange w:id="1833" w:author="Orion" w:date="2011-07-31T14:03:00Z">
              <w:rPr/>
            </w:rPrChange>
          </w:rPr>
          <w:fldChar w:fldCharType="begin"/>
        </w:r>
        <w:r w:rsidR="00383FFF" w:rsidRPr="00626A3B">
          <w:rPr>
            <w:i/>
            <w:rPrChange w:id="1834"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835" w:author="Orion" w:date="2011-07-31T14:03:00Z">
            <w:rPr>
              <w:i/>
            </w:rPr>
          </w:rPrChange>
        </w:rPr>
      </w:r>
      <w:r w:rsidR="00383FFF" w:rsidRPr="00626A3B">
        <w:rPr>
          <w:i/>
          <w:rPrChange w:id="1836" w:author="Orion" w:date="2011-07-31T14:03:00Z">
            <w:rPr/>
          </w:rPrChange>
        </w:rPr>
        <w:fldChar w:fldCharType="separate"/>
      </w:r>
      <w:ins w:id="1837" w:author="Orion" w:date="2011-07-31T13:47:00Z">
        <w:r w:rsidR="00383FFF" w:rsidRPr="00626A3B">
          <w:rPr>
            <w:i/>
            <w:rPrChange w:id="1838" w:author="Orion" w:date="2011-07-31T14:03:00Z">
              <w:rPr>
                <w:sz w:val="28"/>
                <w:szCs w:val="52"/>
              </w:rPr>
            </w:rPrChange>
          </w:rPr>
          <w:t>Comprobaciones tras la maniobra</w:t>
        </w:r>
        <w:r w:rsidR="00383FFF" w:rsidRPr="00626A3B">
          <w:rPr>
            <w:i/>
            <w:rPrChange w:id="1839" w:author="Orion" w:date="2011-07-31T14:03:00Z">
              <w:rPr/>
            </w:rPrChange>
          </w:rPr>
          <w:fldChar w:fldCharType="end"/>
        </w:r>
        <w:r w:rsidR="00383FFF">
          <w:t>.</w:t>
        </w:r>
      </w:ins>
    </w:p>
    <w:p w14:paraId="662AE285" w14:textId="0DFD9FA0" w:rsidR="001A6225" w:rsidDel="005E0EE8" w:rsidRDefault="001A6225" w:rsidP="00252D3F">
      <w:pPr>
        <w:jc w:val="both"/>
        <w:rPr>
          <w:del w:id="1840" w:author="Orion" w:date="2011-08-01T23:07:00Z"/>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30C26D50" w:rsidR="001244FA" w:rsidRDefault="004B01EE" w:rsidP="003679EB">
      <w:pPr>
        <w:jc w:val="both"/>
        <w:rPr>
          <w:rFonts w:cs="Times New Roman"/>
        </w:rPr>
      </w:pPr>
      <w:bookmarkStart w:id="1841" w:name="_Ref294474865"/>
      <w:bookmarkStart w:id="1842" w:name="_Toc295124201"/>
      <w:bookmarkStart w:id="1843" w:name="_Toc299483437"/>
      <w:bookmarkStart w:id="1844" w:name="_Toc300051063"/>
      <w:bookmarkStart w:id="1845" w:name="_Toc300051436"/>
      <w:bookmarkStart w:id="1846" w:name="_Toc300051739"/>
      <w:bookmarkStart w:id="1847" w:name="_Toc300052349"/>
      <w:bookmarkStart w:id="1848" w:name="_Toc300052960"/>
      <w:bookmarkStart w:id="1849" w:name="_Toc300057798"/>
      <w:bookmarkStart w:id="1850" w:name="_Toc300058000"/>
      <w:r>
        <w:t xml:space="preserve">Figura </w:t>
      </w:r>
      <w:r w:rsidR="00043936">
        <w:fldChar w:fldCharType="begin"/>
      </w:r>
      <w:r w:rsidR="00043936">
        <w:instrText xml:space="preserve"> SEQ Figura \* ARABIC </w:instrText>
      </w:r>
      <w:r w:rsidR="00043936">
        <w:fldChar w:fldCharType="separate"/>
      </w:r>
      <w:ins w:id="1851" w:author="Orion" w:date="2011-08-02T14:09:00Z">
        <w:r w:rsidR="001335BC">
          <w:rPr>
            <w:noProof/>
          </w:rPr>
          <w:t>9</w:t>
        </w:r>
      </w:ins>
      <w:del w:id="1852" w:author="Orion" w:date="2011-08-02T14:09:00Z">
        <w:r w:rsidR="005C4805" w:rsidDel="001335BC">
          <w:rPr>
            <w:noProof/>
          </w:rPr>
          <w:delText>8</w:delText>
        </w:r>
      </w:del>
      <w:r w:rsidR="00043936">
        <w:rPr>
          <w:noProof/>
        </w:rPr>
        <w:fldChar w:fldCharType="end"/>
      </w:r>
      <w:bookmarkEnd w:id="1841"/>
      <w:r w:rsidRPr="00B101B7">
        <w:t xml:space="preserve">: Diagrama de </w:t>
      </w:r>
      <w:r w:rsidR="009E42B3">
        <w:t>Actividad</w:t>
      </w:r>
      <w:r w:rsidR="004D6716">
        <w:t>es</w:t>
      </w:r>
      <w:r w:rsidRPr="00B101B7">
        <w:t xml:space="preserve"> General</w:t>
      </w:r>
      <w:bookmarkEnd w:id="1842"/>
      <w:r w:rsidR="004D6716">
        <w:t>.</w:t>
      </w:r>
      <w:bookmarkEnd w:id="1843"/>
      <w:bookmarkEnd w:id="1844"/>
      <w:bookmarkEnd w:id="1845"/>
      <w:bookmarkEnd w:id="1846"/>
      <w:bookmarkEnd w:id="1847"/>
      <w:bookmarkEnd w:id="1848"/>
      <w:bookmarkEnd w:id="1849"/>
      <w:bookmarkEnd w:id="1850"/>
    </w:p>
    <w:p w14:paraId="290300CA" w14:textId="18EE554A" w:rsidR="004D6716" w:rsidRPr="00242BC0" w:rsidRDefault="004D6716" w:rsidP="00E37F61">
      <w:pPr>
        <w:pStyle w:val="Heading1"/>
        <w:numPr>
          <w:ilvl w:val="3"/>
          <w:numId w:val="40"/>
        </w:numPr>
        <w:rPr>
          <w:b w:val="0"/>
          <w:sz w:val="28"/>
          <w:szCs w:val="52"/>
        </w:rPr>
      </w:pPr>
      <w:bookmarkStart w:id="1853" w:name="_Ref299880855"/>
      <w:bookmarkStart w:id="1854" w:name="_Ref299881300"/>
      <w:bookmarkStart w:id="1855" w:name="_Ref299881320"/>
      <w:bookmarkStart w:id="1856" w:name="_Ref299881325"/>
      <w:bookmarkStart w:id="1857" w:name="_Ref299881328"/>
      <w:bookmarkStart w:id="1858" w:name="_Ref299881332"/>
      <w:bookmarkStart w:id="1859" w:name="_Ref299883299"/>
      <w:bookmarkStart w:id="1860" w:name="_Ref299883302"/>
      <w:bookmarkStart w:id="1861" w:name="_Ref299883308"/>
      <w:bookmarkStart w:id="1862" w:name="_Ref299883324"/>
      <w:bookmarkStart w:id="1863" w:name="_Ref299883327"/>
      <w:bookmarkStart w:id="1864" w:name="_Toc300051976"/>
      <w:r w:rsidRPr="00242BC0">
        <w:rPr>
          <w:b w:val="0"/>
          <w:sz w:val="28"/>
          <w:szCs w:val="52"/>
        </w:rPr>
        <w:t>Arranque del avión</w:t>
      </w:r>
      <w:bookmarkEnd w:id="1853"/>
      <w:bookmarkEnd w:id="1854"/>
      <w:bookmarkEnd w:id="1855"/>
      <w:bookmarkEnd w:id="1856"/>
      <w:bookmarkEnd w:id="1857"/>
      <w:bookmarkEnd w:id="1858"/>
      <w:bookmarkEnd w:id="1859"/>
      <w:bookmarkEnd w:id="1860"/>
      <w:bookmarkEnd w:id="1861"/>
      <w:bookmarkEnd w:id="1862"/>
      <w:bookmarkEnd w:id="1863"/>
      <w:bookmarkEnd w:id="1864"/>
    </w:p>
    <w:p w14:paraId="21119FEA" w14:textId="70796DC0" w:rsidR="00D77B45" w:rsidDel="00EB5E9B" w:rsidRDefault="00D77B45">
      <w:pPr>
        <w:spacing w:after="120"/>
        <w:jc w:val="both"/>
        <w:rPr>
          <w:del w:id="1865" w:author="Orion" w:date="2011-08-01T23:09:00Z"/>
        </w:rPr>
        <w:pPrChange w:id="1866" w:author="Orion" w:date="2011-08-01T23:09:00Z">
          <w:pPr>
            <w:pStyle w:val="Caption"/>
          </w:pPr>
        </w:pPrChange>
      </w:pPr>
      <w:r>
        <w:t xml:space="preserve">Como se vio en la Sección </w:t>
      </w:r>
      <w:r>
        <w:fldChar w:fldCharType="begin"/>
      </w:r>
      <w:r>
        <w:instrText xml:space="preserve"> REF _Ref298954399 \r \h  \* MERGEFORMAT </w:instrText>
      </w:r>
      <w:r>
        <w:fldChar w:fldCharType="separate"/>
      </w:r>
      <w:r w:rsidR="00503590">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“CanInitiateStartPlane”.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 </w:t>
      </w:r>
      <w:r w:rsidRPr="009B75DF">
        <w:fldChar w:fldCharType="begin"/>
      </w:r>
      <w:r w:rsidRPr="009B75DF">
        <w:instrText xml:space="preserve"> REF _Ref294477542 \h </w:instrText>
      </w:r>
      <w:r>
        <w:instrText xml:space="preserve"> \* MERGEFORMAT </w:instrText>
      </w:r>
      <w:r w:rsidRPr="009B75DF">
        <w:fldChar w:fldCharType="separate"/>
      </w:r>
      <w:r w:rsidR="00503590">
        <w:t>Figura 9</w:t>
      </w:r>
      <w:r w:rsidRPr="009B75DF">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“InitiateStartPlane”.</w:t>
      </w:r>
    </w:p>
    <w:p w14:paraId="18C99668" w14:textId="77777777" w:rsidR="00EB5E9B" w:rsidRPr="009B75DF" w:rsidRDefault="00EB5E9B" w:rsidP="00242BC0">
      <w:pPr>
        <w:spacing w:after="120"/>
        <w:jc w:val="both"/>
        <w:rPr>
          <w:ins w:id="1867" w:author="Orion" w:date="2011-08-01T23:10:00Z"/>
        </w:rPr>
      </w:pPr>
    </w:p>
    <w:p w14:paraId="52A52CFA" w14:textId="51E90F91" w:rsidR="00125A3B" w:rsidRDefault="00125A3B">
      <w:pPr>
        <w:spacing w:after="120"/>
        <w:jc w:val="both"/>
        <w:rPr>
          <w:ins w:id="1868" w:author="Orion" w:date="2011-08-01T23:08:00Z"/>
        </w:rPr>
        <w:pPrChange w:id="1869" w:author="Orion" w:date="2011-08-01T23:09:00Z">
          <w:pPr>
            <w:pStyle w:val="Caption"/>
          </w:pPr>
        </w:pPrChange>
      </w:pPr>
      <w:bookmarkStart w:id="1870" w:name="_Ref294477542"/>
      <w:bookmarkStart w:id="1871" w:name="_Toc295124202"/>
      <w:bookmarkStart w:id="1872" w:name="_Toc299483438"/>
    </w:p>
    <w:p w14:paraId="2CBEA8DB" w14:textId="77777777" w:rsidR="00396519" w:rsidRDefault="00396519" w:rsidP="00252D3F">
      <w:pPr>
        <w:pStyle w:val="Caption"/>
        <w:rPr>
          <w:ins w:id="1873" w:author="Orion" w:date="2011-08-01T23:10:00Z"/>
        </w:rPr>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29609DD2" w:rsidR="00CB43DA" w:rsidRDefault="00CB43DA" w:rsidP="00252D3F">
      <w:pPr>
        <w:pStyle w:val="Caption"/>
        <w:rPr>
          <w:ins w:id="1874" w:author="Orion" w:date="2011-08-01T23:07:00Z"/>
          <w:noProof/>
        </w:rPr>
      </w:pPr>
      <w:bookmarkStart w:id="1875" w:name="_Toc300051064"/>
      <w:bookmarkStart w:id="1876" w:name="_Toc300051437"/>
      <w:bookmarkStart w:id="1877" w:name="_Toc300051740"/>
      <w:bookmarkStart w:id="1878" w:name="_Toc300052350"/>
      <w:bookmarkStart w:id="1879" w:name="_Toc300052961"/>
      <w:bookmarkStart w:id="1880" w:name="_Toc300057799"/>
      <w:bookmarkStart w:id="1881" w:name="_Toc300058001"/>
      <w:r>
        <w:t xml:space="preserve">Figura </w:t>
      </w:r>
      <w:r w:rsidR="00043936">
        <w:fldChar w:fldCharType="begin"/>
      </w:r>
      <w:r w:rsidR="00043936">
        <w:instrText xml:space="preserve"> SEQ Figura \* ARABIC </w:instrText>
      </w:r>
      <w:r w:rsidR="00043936">
        <w:fldChar w:fldCharType="separate"/>
      </w:r>
      <w:ins w:id="1882" w:author="Orion" w:date="2011-08-02T14:09:00Z">
        <w:r w:rsidR="001335BC">
          <w:rPr>
            <w:noProof/>
          </w:rPr>
          <w:t>10</w:t>
        </w:r>
      </w:ins>
      <w:del w:id="1883" w:author="Orion" w:date="2011-08-02T14:09:00Z">
        <w:r w:rsidR="005C4805" w:rsidDel="001335BC">
          <w:rPr>
            <w:noProof/>
          </w:rPr>
          <w:delText>9</w:delText>
        </w:r>
      </w:del>
      <w:r w:rsidR="00043936">
        <w:rPr>
          <w:noProof/>
        </w:rPr>
        <w:fldChar w:fldCharType="end"/>
      </w:r>
      <w:bookmarkEnd w:id="1870"/>
      <w:r>
        <w:t>: Comproba</w:t>
      </w:r>
      <w:r w:rsidR="00692D78">
        <w:t>ción de la</w:t>
      </w:r>
      <w:r>
        <w:rPr>
          <w:noProof/>
        </w:rPr>
        <w:t xml:space="preserve"> Hora de Salida del Vuelo</w:t>
      </w:r>
      <w:bookmarkEnd w:id="1871"/>
      <w:r w:rsidR="005B28B6">
        <w:rPr>
          <w:noProof/>
        </w:rPr>
        <w:t>.</w:t>
      </w:r>
      <w:bookmarkEnd w:id="1872"/>
      <w:bookmarkEnd w:id="1875"/>
      <w:bookmarkEnd w:id="1876"/>
      <w:bookmarkEnd w:id="1877"/>
      <w:bookmarkEnd w:id="1878"/>
      <w:bookmarkEnd w:id="1879"/>
      <w:bookmarkEnd w:id="1880"/>
      <w:bookmarkEnd w:id="1881"/>
    </w:p>
    <w:p w14:paraId="4399F61C" w14:textId="48E3420B" w:rsidR="0077092D" w:rsidRDefault="0077092D" w:rsidP="00252D3F">
      <w:pPr>
        <w:pStyle w:val="Caption"/>
        <w:rPr>
          <w:rFonts w:cs="Times New Roman"/>
        </w:rPr>
      </w:pPr>
    </w:p>
    <w:p w14:paraId="2C3BE3AB" w14:textId="7BA6D9A6" w:rsidR="00AD515A" w:rsidDel="00760AB5" w:rsidRDefault="007102F1" w:rsidP="00252D3F">
      <w:pPr>
        <w:jc w:val="both"/>
        <w:rPr>
          <w:del w:id="1884" w:author="Orion" w:date="2011-08-01T23:07:00Z"/>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26523C3" w:rsidR="00AD515A" w:rsidRDefault="00AD515A" w:rsidP="003679EB">
      <w:pPr>
        <w:jc w:val="both"/>
        <w:rPr>
          <w:rFonts w:cs="Times New Roman"/>
        </w:rPr>
      </w:pPr>
      <w:bookmarkStart w:id="1885" w:name="_Ref294528119"/>
      <w:bookmarkStart w:id="1886" w:name="_Ref294528052"/>
      <w:bookmarkStart w:id="1887" w:name="_Toc295124203"/>
      <w:bookmarkStart w:id="1888" w:name="_Toc300051065"/>
      <w:bookmarkStart w:id="1889" w:name="_Toc300051438"/>
      <w:bookmarkStart w:id="1890" w:name="_Toc300051741"/>
      <w:bookmarkStart w:id="1891" w:name="_Toc300052351"/>
      <w:bookmarkStart w:id="1892" w:name="_Toc300052962"/>
      <w:bookmarkStart w:id="1893" w:name="_Toc300057800"/>
      <w:bookmarkStart w:id="1894" w:name="_Toc300058002"/>
      <w:r>
        <w:t xml:space="preserve">Figura </w:t>
      </w:r>
      <w:r w:rsidR="00043936">
        <w:fldChar w:fldCharType="begin"/>
      </w:r>
      <w:r w:rsidR="00043936">
        <w:instrText xml:space="preserve"> SEQ Figura \* ARABIC </w:instrText>
      </w:r>
      <w:r w:rsidR="00043936">
        <w:fldChar w:fldCharType="separate"/>
      </w:r>
      <w:ins w:id="1895" w:author="Orion" w:date="2011-08-02T14:09:00Z">
        <w:r w:rsidR="001335BC">
          <w:rPr>
            <w:noProof/>
          </w:rPr>
          <w:t>11</w:t>
        </w:r>
      </w:ins>
      <w:del w:id="1896" w:author="Orion" w:date="2011-08-02T14:09:00Z">
        <w:r w:rsidR="005C4805" w:rsidDel="001335BC">
          <w:rPr>
            <w:noProof/>
          </w:rPr>
          <w:delText>10</w:delText>
        </w:r>
      </w:del>
      <w:r w:rsidR="00043936">
        <w:rPr>
          <w:noProof/>
        </w:rPr>
        <w:fldChar w:fldCharType="end"/>
      </w:r>
      <w:bookmarkEnd w:id="1885"/>
      <w:r>
        <w:t>: Interacción para Arrancar el Avión</w:t>
      </w:r>
      <w:bookmarkEnd w:id="1886"/>
      <w:bookmarkEnd w:id="1887"/>
      <w:r w:rsidR="005B28B6">
        <w:t>.</w:t>
      </w:r>
      <w:bookmarkEnd w:id="1888"/>
      <w:bookmarkEnd w:id="1889"/>
      <w:bookmarkEnd w:id="1890"/>
      <w:bookmarkEnd w:id="1891"/>
      <w:bookmarkEnd w:id="1892"/>
      <w:bookmarkEnd w:id="1893"/>
      <w:bookmarkEnd w:id="1894"/>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503590">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(“TurningOnPlane”)</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(“IniciateUpdateStatus”)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(“PlaneOn”).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503590">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“GetNextLeg”)</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1897" w:name="_Ref299883333"/>
      <w:bookmarkStart w:id="1898" w:name="_Ref299883336"/>
      <w:bookmarkStart w:id="1899" w:name="_Toc300051977"/>
      <w:r>
        <w:rPr>
          <w:b w:val="0"/>
          <w:sz w:val="28"/>
          <w:szCs w:val="52"/>
        </w:rPr>
        <w:t>Descomposición del plan de vuelo</w:t>
      </w:r>
      <w:bookmarkEnd w:id="1897"/>
      <w:bookmarkEnd w:id="1898"/>
      <w:bookmarkEnd w:id="1899"/>
    </w:p>
    <w:p w14:paraId="4FD844A4" w14:textId="49A5DC2B" w:rsidR="001B5CA8" w:rsidRDefault="001B5CA8" w:rsidP="006B1111">
      <w:pPr>
        <w:spacing w:after="120"/>
        <w:jc w:val="both"/>
      </w:pPr>
      <w:r>
        <w:t xml:space="preserve">El objetivo </w:t>
      </w:r>
      <w:r w:rsidR="00D77B45" w:rsidRPr="009B75DF">
        <w:t>“GetNextLeg”</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Monitoring”).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503590">
        <w:t>Figura 11</w:t>
      </w:r>
      <w:r w:rsidR="00AD2753" w:rsidRPr="009B75DF">
        <w:fldChar w:fldCharType="end"/>
      </w:r>
      <w:r w:rsidR="00AD2753" w:rsidRPr="009B75DF">
        <w:t>.</w:t>
      </w:r>
    </w:p>
    <w:p w14:paraId="5604084F" w14:textId="049A922D" w:rsidR="00AD2753" w:rsidRDefault="007331F0" w:rsidP="00252D3F">
      <w:pPr>
        <w:pStyle w:val="Caption"/>
        <w:rPr>
          <w:rFonts w:cs="Times New Roman"/>
        </w:rPr>
      </w:pPr>
      <w:bookmarkStart w:id="1900" w:name="_Toc300051066"/>
      <w:bookmarkStart w:id="1901" w:name="_Toc300051439"/>
      <w:bookmarkStart w:id="1902" w:name="_Toc300051742"/>
      <w:bookmarkStart w:id="1903" w:name="_Toc300052352"/>
      <w:bookmarkStart w:id="1904" w:name="_Toc300052963"/>
      <w:bookmarkStart w:id="1905" w:name="_Toc300057801"/>
      <w:bookmarkStart w:id="1906" w:name="_Toc300058003"/>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07" w:name="_Ref294819583"/>
      <w:bookmarkStart w:id="1908" w:name="_Toc295124204"/>
      <w:bookmarkStart w:id="1909" w:name="_Toc299483439"/>
      <w:r w:rsidR="00AD2753">
        <w:t xml:space="preserve">Figura </w:t>
      </w:r>
      <w:r w:rsidR="00043936">
        <w:fldChar w:fldCharType="begin"/>
      </w:r>
      <w:r w:rsidR="00043936">
        <w:instrText xml:space="preserve"> SEQ Figura \* ARABIC </w:instrText>
      </w:r>
      <w:r w:rsidR="00043936">
        <w:fldChar w:fldCharType="separate"/>
      </w:r>
      <w:ins w:id="1910" w:author="Orion" w:date="2011-08-02T14:09:00Z">
        <w:r w:rsidR="001335BC">
          <w:rPr>
            <w:noProof/>
          </w:rPr>
          <w:t>12</w:t>
        </w:r>
      </w:ins>
      <w:del w:id="1911" w:author="Orion" w:date="2011-08-02T14:09:00Z">
        <w:r w:rsidR="005C4805" w:rsidDel="001335BC">
          <w:rPr>
            <w:noProof/>
          </w:rPr>
          <w:delText>11</w:delText>
        </w:r>
      </w:del>
      <w:r w:rsidR="00043936">
        <w:rPr>
          <w:noProof/>
        </w:rPr>
        <w:fldChar w:fldCharType="end"/>
      </w:r>
      <w:bookmarkEnd w:id="1907"/>
      <w:r w:rsidR="00AD2753">
        <w:t>: Descomposición del Plan de Vuelo</w:t>
      </w:r>
      <w:bookmarkEnd w:id="1908"/>
      <w:r w:rsidR="005B28B6">
        <w:t>.</w:t>
      </w:r>
      <w:bookmarkEnd w:id="1900"/>
      <w:bookmarkEnd w:id="1901"/>
      <w:bookmarkEnd w:id="1902"/>
      <w:bookmarkEnd w:id="1903"/>
      <w:bookmarkEnd w:id="1904"/>
      <w:bookmarkEnd w:id="1905"/>
      <w:bookmarkEnd w:id="1906"/>
      <w:bookmarkEnd w:id="1909"/>
    </w:p>
    <w:p w14:paraId="37BD5746" w14:textId="54CDE90E" w:rsidR="001B5CA8" w:rsidRPr="009B75DF" w:rsidRDefault="007331F0" w:rsidP="001B5CA8">
      <w:pPr>
        <w:spacing w:before="240" w:after="120"/>
        <w:ind w:firstLine="284"/>
        <w:jc w:val="both"/>
      </w:pPr>
      <w:r>
        <w:t xml:space="preserve">Tras recibir el hecho </w:t>
      </w:r>
      <w:r w:rsidR="001B5CA8" w:rsidRPr="009B75DF">
        <w:t xml:space="preserve">“GetNextLeg”, </w:t>
      </w:r>
      <w:r>
        <w:t xml:space="preserve">el piloto </w:t>
      </w:r>
      <w:r w:rsidR="001B5CA8" w:rsidRPr="009B75DF">
        <w:t>accede a su estado mental para obtener el plan de vuelo y saber cuál ha sido el último tramo completado.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(“StartLegCheck”).</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503590">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503590">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1912" w:name="_Ref299019186"/>
      <w:bookmarkStart w:id="1913" w:name="_Toc300051978"/>
      <w:r>
        <w:rPr>
          <w:b w:val="0"/>
          <w:sz w:val="28"/>
          <w:szCs w:val="52"/>
        </w:rPr>
        <w:t>Toma de decisiones en un tramo</w:t>
      </w:r>
      <w:bookmarkEnd w:id="1912"/>
      <w:bookmarkEnd w:id="1913"/>
    </w:p>
    <w:p w14:paraId="17E9FC34" w14:textId="12181389" w:rsidR="001E208C" w:rsidRDefault="00E36986">
      <w:pPr>
        <w:spacing w:after="120"/>
        <w:jc w:val="both"/>
        <w:rPr>
          <w:rFonts w:cs="Times New Roman"/>
        </w:rPr>
        <w:pPrChange w:id="1914" w:author="IO" w:date="2011-07-21T13:44:00Z">
          <w:pPr>
            <w:jc w:val="both"/>
          </w:pPr>
        </w:pPrChange>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 xml:space="preserve">iempo depende de </w:t>
      </w:r>
      <w:r w:rsidR="004A6F72" w:rsidRPr="009B75DF">
        <w:lastRenderedPageBreak/>
        <w:t>característicos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503590">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r w:rsidR="00027D36" w:rsidRPr="009B75DF">
        <w:t>StartThinkNewDecision”)</w:t>
      </w:r>
      <w:r>
        <w:t xml:space="preserve"> que dispara la tarea de reflexión (“ThinkNewDecision”). Esta tarea </w:t>
      </w:r>
      <w:r w:rsidR="00171862" w:rsidRPr="009B75DF">
        <w:t>accede a</w:t>
      </w:r>
      <w:r w:rsidR="00E75AD4" w:rsidRPr="009B75DF">
        <w:t>l t</w:t>
      </w:r>
      <w:r w:rsidR="00171862" w:rsidRPr="009B75DF">
        <w:t xml:space="preserve">ramo </w:t>
      </w:r>
      <w:r>
        <w:t>actual</w:t>
      </w:r>
      <w:r w:rsidR="00171862" w:rsidRPr="009B75DF">
        <w:t xml:space="preserve"> (“Flight Leg”) y </w:t>
      </w:r>
      <w:r>
        <w:t>al</w:t>
      </w:r>
      <w:r w:rsidR="00C36118" w:rsidRPr="009B75DF">
        <w:t xml:space="preserve"> estado mental</w:t>
      </w:r>
      <w:r>
        <w:t xml:space="preserve"> del piloto (donde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r w:rsidR="00C36118" w:rsidRPr="009B75DF">
        <w:t>CanCreateDecision”.</w:t>
      </w:r>
    </w:p>
    <w:p w14:paraId="067D22F2" w14:textId="40B2374D" w:rsidR="009D0BA7" w:rsidRDefault="005B28B6" w:rsidP="00252D3F">
      <w:pPr>
        <w:pStyle w:val="Caption"/>
        <w:rPr>
          <w:rFonts w:cs="Times New Roman"/>
        </w:rPr>
      </w:pPr>
      <w:bookmarkStart w:id="1915" w:name="_Ref295084157"/>
      <w:bookmarkStart w:id="1916" w:name="_Toc295124205"/>
      <w:bookmarkStart w:id="1917" w:name="_Toc299483440"/>
      <w:bookmarkStart w:id="1918" w:name="_Toc300051067"/>
      <w:bookmarkStart w:id="1919" w:name="_Toc300051440"/>
      <w:bookmarkStart w:id="1920" w:name="_Toc300051743"/>
      <w:bookmarkStart w:id="1921" w:name="_Toc300052353"/>
      <w:bookmarkStart w:id="1922" w:name="_Toc300052964"/>
      <w:bookmarkStart w:id="1923" w:name="_Toc300057802"/>
      <w:bookmarkStart w:id="1924" w:name="_Toc300058004"/>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043936">
        <w:fldChar w:fldCharType="begin"/>
      </w:r>
      <w:r w:rsidR="00043936">
        <w:instrText xml:space="preserve"> SEQ Figura \* ARABIC </w:instrText>
      </w:r>
      <w:r w:rsidR="00043936">
        <w:fldChar w:fldCharType="separate"/>
      </w:r>
      <w:ins w:id="1925" w:author="Orion" w:date="2011-08-02T14:09:00Z">
        <w:r w:rsidR="001335BC">
          <w:rPr>
            <w:noProof/>
          </w:rPr>
          <w:t>13</w:t>
        </w:r>
      </w:ins>
      <w:del w:id="1926" w:author="Orion" w:date="2011-08-02T14:09:00Z">
        <w:r w:rsidR="005C4805" w:rsidDel="001335BC">
          <w:rPr>
            <w:noProof/>
          </w:rPr>
          <w:delText>12</w:delText>
        </w:r>
      </w:del>
      <w:r w:rsidR="00043936">
        <w:rPr>
          <w:noProof/>
        </w:rPr>
        <w:fldChar w:fldCharType="end"/>
      </w:r>
      <w:bookmarkEnd w:id="1915"/>
      <w:r w:rsidR="009D0BA7">
        <w:t>: Tiempo de Creación de las Decisiones</w:t>
      </w:r>
      <w:bookmarkEnd w:id="1916"/>
      <w:r>
        <w:t>.</w:t>
      </w:r>
      <w:bookmarkEnd w:id="1917"/>
      <w:bookmarkEnd w:id="1918"/>
      <w:bookmarkEnd w:id="1919"/>
      <w:bookmarkEnd w:id="1920"/>
      <w:bookmarkEnd w:id="1921"/>
      <w:bookmarkEnd w:id="1922"/>
      <w:bookmarkEnd w:id="1923"/>
      <w:bookmarkEnd w:id="1924"/>
    </w:p>
    <w:p w14:paraId="53F8A1F1" w14:textId="10005839" w:rsidR="00F35D4A" w:rsidRDefault="005B28B6" w:rsidP="00252D3F">
      <w:pPr>
        <w:pStyle w:val="Caption"/>
        <w:rPr>
          <w:rFonts w:cs="Times New Roman"/>
        </w:rPr>
      </w:pPr>
      <w:bookmarkStart w:id="1927" w:name="_Ref295124321"/>
      <w:bookmarkStart w:id="1928" w:name="_Toc295124206"/>
      <w:bookmarkStart w:id="1929" w:name="_Toc300051068"/>
      <w:bookmarkStart w:id="1930" w:name="_Toc300051441"/>
      <w:bookmarkStart w:id="1931" w:name="_Toc300051744"/>
      <w:bookmarkStart w:id="1932" w:name="_Toc300052354"/>
      <w:bookmarkStart w:id="1933" w:name="_Toc300052965"/>
      <w:bookmarkStart w:id="1934" w:name="_Toc300057803"/>
      <w:bookmarkStart w:id="1935" w:name="_Toc300058005"/>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043936">
        <w:fldChar w:fldCharType="begin"/>
      </w:r>
      <w:r w:rsidR="00043936">
        <w:instrText xml:space="preserve"> SEQ Figura \* ARABIC </w:instrText>
      </w:r>
      <w:r w:rsidR="00043936">
        <w:fldChar w:fldCharType="separate"/>
      </w:r>
      <w:ins w:id="1936" w:author="Orion" w:date="2011-08-02T14:09:00Z">
        <w:r w:rsidR="001335BC">
          <w:rPr>
            <w:noProof/>
          </w:rPr>
          <w:t>14</w:t>
        </w:r>
      </w:ins>
      <w:del w:id="1937" w:author="Orion" w:date="2011-08-02T14:09:00Z">
        <w:r w:rsidR="005C4805" w:rsidDel="001335BC">
          <w:rPr>
            <w:noProof/>
          </w:rPr>
          <w:delText>13</w:delText>
        </w:r>
      </w:del>
      <w:r w:rsidR="00043936">
        <w:rPr>
          <w:noProof/>
        </w:rPr>
        <w:fldChar w:fldCharType="end"/>
      </w:r>
      <w:bookmarkEnd w:id="1927"/>
      <w:r w:rsidR="00F35D4A">
        <w:t>: Creación de las Decisiones</w:t>
      </w:r>
      <w:bookmarkEnd w:id="1928"/>
      <w:r>
        <w:t>.</w:t>
      </w:r>
      <w:bookmarkEnd w:id="1929"/>
      <w:bookmarkEnd w:id="1930"/>
      <w:bookmarkEnd w:id="1931"/>
      <w:bookmarkEnd w:id="1932"/>
      <w:bookmarkEnd w:id="1933"/>
      <w:bookmarkEnd w:id="1934"/>
      <w:bookmarkEnd w:id="1935"/>
    </w:p>
    <w:p w14:paraId="2926202A" w14:textId="4475E3D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503590">
        <w:t>Figura 13</w:t>
      </w:r>
      <w:r w:rsidRPr="009B75DF">
        <w:fldChar w:fldCharType="end"/>
      </w:r>
      <w:r w:rsidR="00BE5F0B">
        <w:t>. El</w:t>
      </w:r>
      <w:r w:rsidRPr="009B75DF">
        <w:t xml:space="preserve"> piloto </w:t>
      </w:r>
      <w:r w:rsidR="00BE5F0B">
        <w:t>usa la información sobre</w:t>
      </w:r>
      <w:r w:rsidRPr="009B75DF">
        <w:t xml:space="preserve"> el tramo a completar (“Flight Leg”) y </w:t>
      </w:r>
      <w:r w:rsidR="00BE5F0B">
        <w:t>los indicadores del avión</w:t>
      </w:r>
      <w:commentRangeStart w:id="1938"/>
      <w:r w:rsidR="00BE5F0B">
        <w:t xml:space="preserve"> </w:t>
      </w:r>
      <w:r w:rsidRPr="009B75DF">
        <w:t>(“Plane Position Service”)</w:t>
      </w:r>
      <w:commentRangeEnd w:id="1938"/>
      <w:r w:rsidR="00BE5F0B">
        <w:rPr>
          <w:rStyle w:val="CommentReference"/>
        </w:rPr>
        <w:commentReference w:id="1938"/>
      </w:r>
      <w:r w:rsidRPr="009B75DF">
        <w:t xml:space="preserve"> </w:t>
      </w:r>
      <w:r w:rsidR="00BE5F0B">
        <w:t>sobre su estado actual, incluyendo</w:t>
      </w:r>
      <w:r w:rsidRPr="009B75DF">
        <w:t xml:space="preserve"> posición, orientación y velocidad.</w:t>
      </w:r>
      <w:r w:rsidR="000972B3">
        <w:t xml:space="preserve"> Estas decisiones se descompone</w:t>
      </w:r>
      <w:r w:rsidR="00EA3703">
        <w:t>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503590">
        <w:t>Figura 14</w:t>
      </w:r>
      <w:r w:rsidR="001C37B5" w:rsidRPr="009B75DF">
        <w:fldChar w:fldCharType="end"/>
      </w:r>
      <w:r w:rsidR="000972B3">
        <w:t xml:space="preserve"> muestra este proceso. La decisión tomada (“Decision”</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(“Throw Instruction”),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(“StartThinkNewDecision”).</w:t>
      </w:r>
    </w:p>
    <w:p w14:paraId="04698879" w14:textId="7D3B6A61"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“InstructionRunning”</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1939" w:author="Orion" w:date="2011-08-01T14:32:00Z">
        <w:r w:rsidR="00B46823" w:rsidRPr="009B75DF" w:rsidDel="00974B2E">
          <w:delText xml:space="preserve"> </w:delText>
        </w:r>
      </w:del>
      <w:r w:rsidR="00B46823" w:rsidRPr="009B75DF">
        <w:t>que se están ejecutando</w:t>
      </w:r>
      <w:r>
        <w:t xml:space="preserve"> y que se desea ejecutar. </w:t>
      </w:r>
      <w:ins w:id="1940" w:author="Orion" w:date="2011-08-01T16:13:00Z">
        <w:r w:rsidR="003B0F60">
          <w:t>S</w:t>
        </w:r>
      </w:ins>
      <w:ins w:id="1941" w:author="Orion" w:date="2011-08-01T16:14:00Z">
        <w:r w:rsidR="003B0F60">
          <w:t>ó</w:t>
        </w:r>
      </w:ins>
      <w:ins w:id="1942" w:author="Orion" w:date="2011-08-01T16:13:00Z">
        <w:r w:rsidR="003B0F60">
          <w:t xml:space="preserve">lo </w:t>
        </w:r>
      </w:ins>
      <w:ins w:id="1943" w:author="Orion" w:date="2011-08-01T16:15:00Z">
        <w:r w:rsidR="003B0F60">
          <w:t>pudiéndose</w:t>
        </w:r>
      </w:ins>
      <w:ins w:id="1944" w:author="Orion" w:date="2011-08-01T16:13:00Z">
        <w:r w:rsidR="003B0F60">
          <w:t xml:space="preserve"> ejecutar la </w:t>
        </w:r>
      </w:ins>
      <w:ins w:id="1945" w:author="Orion" w:date="2011-08-01T16:14:00Z">
        <w:r w:rsidR="003B0F60">
          <w:t>instrucción cuando su prioridad sea mayo</w:t>
        </w:r>
      </w:ins>
      <w:ins w:id="1946" w:author="Orion" w:date="2011-08-01T16:15:00Z">
        <w:r w:rsidR="003B0F60">
          <w:t>r</w:t>
        </w:r>
      </w:ins>
      <w:ins w:id="1947" w:author="Orion" w:date="2011-08-01T16:14:00Z">
        <w:r w:rsidR="003B0F60">
          <w:t xml:space="preserve"> o igual a la de las instrucciones que están en ejecución</w:t>
        </w:r>
      </w:ins>
      <w:commentRangeStart w:id="1948"/>
      <w:del w:id="1949"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1948"/>
        <w:r w:rsidDel="003B0F60">
          <w:rPr>
            <w:rStyle w:val="CommentReference"/>
          </w:rPr>
          <w:commentReference w:id="1948"/>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7E27E260" w:rsidR="00D03232" w:rsidRDefault="000972B3" w:rsidP="006E4557">
      <w:pPr>
        <w:pStyle w:val="Caption"/>
        <w:rPr>
          <w:rFonts w:cs="Times New Roman"/>
        </w:rPr>
      </w:pPr>
      <w:bookmarkStart w:id="1950" w:name="_Toc300051069"/>
      <w:bookmarkStart w:id="1951" w:name="_Toc300051442"/>
      <w:bookmarkStart w:id="1952" w:name="_Toc300051745"/>
      <w:bookmarkStart w:id="1953" w:name="_Toc300052355"/>
      <w:bookmarkStart w:id="1954" w:name="_Toc300052966"/>
      <w:bookmarkStart w:id="1955" w:name="_Toc300057804"/>
      <w:bookmarkStart w:id="1956" w:name="_Toc300058006"/>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57" w:name="_Ref295253773"/>
      <w:bookmarkStart w:id="1958" w:name="_Toc299483441"/>
      <w:r w:rsidR="001C37B5">
        <w:t xml:space="preserve">Figura </w:t>
      </w:r>
      <w:r w:rsidR="00043936">
        <w:fldChar w:fldCharType="begin"/>
      </w:r>
      <w:r w:rsidR="00043936">
        <w:instrText xml:space="preserve"> SEQ Figura \* ARABIC </w:instrText>
      </w:r>
      <w:r w:rsidR="00043936">
        <w:fldChar w:fldCharType="separate"/>
      </w:r>
      <w:ins w:id="1959" w:author="Orion" w:date="2011-08-02T14:09:00Z">
        <w:r w:rsidR="001335BC">
          <w:rPr>
            <w:noProof/>
          </w:rPr>
          <w:t>15</w:t>
        </w:r>
      </w:ins>
      <w:del w:id="1960" w:author="Orion" w:date="2011-08-02T14:09:00Z">
        <w:r w:rsidR="005C4805" w:rsidDel="001335BC">
          <w:rPr>
            <w:noProof/>
          </w:rPr>
          <w:delText>14</w:delText>
        </w:r>
      </w:del>
      <w:r w:rsidR="00043936">
        <w:rPr>
          <w:noProof/>
        </w:rPr>
        <w:fldChar w:fldCharType="end"/>
      </w:r>
      <w:bookmarkEnd w:id="1957"/>
      <w:r w:rsidR="001C37B5">
        <w:t xml:space="preserve">: </w:t>
      </w:r>
      <w:r w:rsidR="00694121">
        <w:t>Descomposición</w:t>
      </w:r>
      <w:r w:rsidR="001C37B5">
        <w:t xml:space="preserve"> de Decisiones</w:t>
      </w:r>
      <w:r w:rsidR="005B28B6">
        <w:t>.</w:t>
      </w:r>
      <w:bookmarkEnd w:id="1950"/>
      <w:bookmarkEnd w:id="1951"/>
      <w:bookmarkEnd w:id="1952"/>
      <w:bookmarkEnd w:id="1953"/>
      <w:bookmarkEnd w:id="1954"/>
      <w:bookmarkEnd w:id="1955"/>
      <w:bookmarkEnd w:id="1956"/>
      <w:bookmarkEnd w:id="1958"/>
    </w:p>
    <w:p w14:paraId="110A2D44" w14:textId="07B910E2" w:rsidR="000972B3" w:rsidRPr="00B0777E" w:rsidRDefault="000972B3" w:rsidP="00B924F2">
      <w:pPr>
        <w:pStyle w:val="Heading1"/>
        <w:numPr>
          <w:ilvl w:val="3"/>
          <w:numId w:val="40"/>
        </w:numPr>
        <w:rPr>
          <w:b w:val="0"/>
          <w:sz w:val="28"/>
          <w:szCs w:val="52"/>
        </w:rPr>
      </w:pPr>
      <w:bookmarkStart w:id="1961" w:name="_Ref299883359"/>
      <w:bookmarkStart w:id="1962" w:name="_Ref299883361"/>
      <w:bookmarkStart w:id="1963" w:name="_Toc300051979"/>
      <w:r>
        <w:rPr>
          <w:b w:val="0"/>
          <w:sz w:val="28"/>
          <w:szCs w:val="52"/>
        </w:rPr>
        <w:t>Ejecución de maniobras</w:t>
      </w:r>
      <w:bookmarkEnd w:id="1961"/>
      <w:bookmarkEnd w:id="1962"/>
      <w:bookmarkEnd w:id="1963"/>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503590">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“Execute Instrucction”</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“Pilot_Mind.getPilotFlightPlan()”</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“Manoeuvre”.</w:t>
      </w:r>
      <w:r w:rsidR="005B28B6">
        <w:t xml:space="preserve"> Nótese que aunque los contenidos de “Decision” y “Manoeuvre”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 xml:space="preserve">ste procede a actualizar los valores de los atributos de su estado mental “Plane Mind”.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503590">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r w:rsidR="00894CAC">
        <w:t>I</w:t>
      </w:r>
      <w:r>
        <w:t>nstructionRunning”)</w:t>
      </w:r>
      <w:r w:rsidR="000F0CC0" w:rsidRPr="009B75DF">
        <w:t>.</w:t>
      </w:r>
    </w:p>
    <w:p w14:paraId="558FAB43" w14:textId="78C4F939" w:rsidR="000F0CC0" w:rsidRDefault="009F675E" w:rsidP="006E4557">
      <w:pPr>
        <w:pStyle w:val="Caption"/>
        <w:rPr>
          <w:rFonts w:cs="Times New Roman"/>
        </w:rPr>
      </w:pPr>
      <w:bookmarkStart w:id="1964" w:name="_Ref296337417"/>
      <w:bookmarkStart w:id="1965" w:name="_Toc299483442"/>
      <w:bookmarkStart w:id="1966" w:name="_Toc300051070"/>
      <w:bookmarkStart w:id="1967" w:name="_Toc300051443"/>
      <w:bookmarkStart w:id="1968" w:name="_Toc300051746"/>
      <w:bookmarkStart w:id="1969" w:name="_Toc300052356"/>
      <w:bookmarkStart w:id="1970" w:name="_Toc300052967"/>
      <w:bookmarkStart w:id="1971" w:name="_Toc300057805"/>
      <w:bookmarkStart w:id="1972" w:name="_Toc300058007"/>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r w:rsidR="00043936">
        <w:fldChar w:fldCharType="begin"/>
      </w:r>
      <w:r w:rsidR="00043936">
        <w:instrText xml:space="preserve"> SEQ Figura \* ARABIC </w:instrText>
      </w:r>
      <w:r w:rsidR="00043936">
        <w:fldChar w:fldCharType="separate"/>
      </w:r>
      <w:ins w:id="1973" w:author="Orion" w:date="2011-08-02T14:09:00Z">
        <w:r w:rsidR="001335BC">
          <w:rPr>
            <w:noProof/>
          </w:rPr>
          <w:t>16</w:t>
        </w:r>
      </w:ins>
      <w:del w:id="1974" w:author="Orion" w:date="2011-08-02T14:09:00Z">
        <w:r w:rsidR="005C4805" w:rsidDel="001335BC">
          <w:rPr>
            <w:noProof/>
          </w:rPr>
          <w:delText>15</w:delText>
        </w:r>
      </w:del>
      <w:r w:rsidR="00043936">
        <w:rPr>
          <w:noProof/>
        </w:rPr>
        <w:fldChar w:fldCharType="end"/>
      </w:r>
      <w:bookmarkEnd w:id="1964"/>
      <w:r w:rsidR="00254432">
        <w:t>: Interacción Piloto-Avión: Ejecución Maniobra</w:t>
      </w:r>
      <w:r w:rsidR="005B28B6">
        <w:t>.</w:t>
      </w:r>
      <w:bookmarkEnd w:id="1965"/>
      <w:bookmarkEnd w:id="1966"/>
      <w:bookmarkEnd w:id="1967"/>
      <w:bookmarkEnd w:id="1968"/>
      <w:bookmarkEnd w:id="1969"/>
      <w:bookmarkEnd w:id="1970"/>
      <w:bookmarkEnd w:id="1971"/>
      <w:bookmarkEnd w:id="1972"/>
    </w:p>
    <w:p w14:paraId="6A2EE279" w14:textId="4DFF8203" w:rsidR="005B28B6" w:rsidRPr="00B0777E" w:rsidRDefault="005B28B6" w:rsidP="006E4557">
      <w:pPr>
        <w:pStyle w:val="Heading1"/>
        <w:numPr>
          <w:ilvl w:val="3"/>
          <w:numId w:val="40"/>
        </w:numPr>
        <w:rPr>
          <w:b w:val="0"/>
          <w:sz w:val="28"/>
          <w:szCs w:val="52"/>
        </w:rPr>
      </w:pPr>
      <w:bookmarkStart w:id="1975" w:name="_Ref299019168"/>
      <w:bookmarkStart w:id="1976" w:name="_Toc300051980"/>
      <w:r>
        <w:rPr>
          <w:b w:val="0"/>
          <w:sz w:val="28"/>
          <w:szCs w:val="52"/>
        </w:rPr>
        <w:t>Comprobaciones tras la maniobra</w:t>
      </w:r>
      <w:bookmarkEnd w:id="1975"/>
      <w:bookmarkEnd w:id="1976"/>
    </w:p>
    <w:p w14:paraId="621058C2" w14:textId="2EA7CC2C" w:rsidR="00623756" w:rsidRDefault="00C54BBC" w:rsidP="006E4557">
      <w:pPr>
        <w:spacing w:after="120"/>
        <w:jc w:val="both"/>
      </w:pPr>
      <w:del w:id="1977" w:author="Orion" w:date="2011-08-01T16:20:00Z">
        <w:r w:rsidDel="00CE27DB">
          <w:delText>Tras realizar una maniobra,</w:delText>
        </w:r>
      </w:del>
      <w:del w:id="1978" w:author="Orion" w:date="2011-08-01T16:26:00Z">
        <w:r w:rsidDel="00193168">
          <w:delText xml:space="preserve"> el piloto comprueba si ha terminado el tramo en curso</w:delText>
        </w:r>
      </w:del>
      <w:del w:id="1979"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1980" w:author="Orion" w:date="2011-08-01T16:26:00Z">
        <w:r w:rsidDel="00193168">
          <w:delText xml:space="preserve">. </w:delText>
        </w:r>
      </w:del>
      <w:r>
        <w:t xml:space="preserve">El piloto utiliza </w:t>
      </w:r>
      <w:r w:rsidR="00426907" w:rsidRPr="009B75DF">
        <w:t>la aplicación interna “Leg Checker”</w:t>
      </w:r>
      <w:r>
        <w:t xml:space="preserve"> para </w:t>
      </w:r>
      <w:ins w:id="1981" w:author="Orion" w:date="2011-08-01T16:23:00Z">
        <w:r w:rsidR="00CE27DB">
          <w:t>que continuamente se compruebe si se ha completado</w:t>
        </w:r>
      </w:ins>
      <w:del w:id="1982" w:author="Orion" w:date="2011-08-01T16:23:00Z">
        <w:r w:rsidDel="00CE27DB">
          <w:delText>comprobar</w:delText>
        </w:r>
      </w:del>
      <w:r>
        <w:t xml:space="preserve"> el tramo en curso. </w:t>
      </w:r>
      <w:commentRangeStart w:id="1983"/>
      <w:r>
        <w:t>Esta aplicación</w:t>
      </w:r>
      <w:r w:rsidR="00426907" w:rsidRPr="009B75DF">
        <w:t xml:space="preserve"> se inici</w:t>
      </w:r>
      <w:ins w:id="1984" w:author="Orion" w:date="2011-08-01T16:24:00Z">
        <w:r w:rsidR="00193168">
          <w:t>a</w:t>
        </w:r>
      </w:ins>
      <w:del w:id="1985" w:author="Orion" w:date="2011-08-01T16:24:00Z">
        <w:r w:rsidR="00426907" w:rsidRPr="009B75DF" w:rsidDel="00193168">
          <w:delText>ó</w:delText>
        </w:r>
      </w:del>
      <w:r w:rsidR="00426907" w:rsidRPr="009B75DF">
        <w:t xml:space="preserve"> cuando se ejecut</w:t>
      </w:r>
      <w:ins w:id="1986" w:author="Orion" w:date="2011-08-01T16:24:00Z">
        <w:r w:rsidR="00193168">
          <w:t>a</w:t>
        </w:r>
      </w:ins>
      <w:del w:id="1987" w:author="Orion" w:date="2011-08-01T16:24:00Z">
        <w:r w:rsidR="00426907" w:rsidRPr="009B75DF" w:rsidDel="00193168">
          <w:delText>ó</w:delText>
        </w:r>
      </w:del>
      <w:r w:rsidR="00426907" w:rsidRPr="009B75DF">
        <w:t xml:space="preserve"> la tarea “Check Leg Completed” </w:t>
      </w:r>
      <w:del w:id="1988" w:author="Orion" w:date="2011-08-01T16:24:00Z">
        <w:r w:rsidR="00426907" w:rsidRPr="009B75DF" w:rsidDel="00193168">
          <w:delText>la primera vez</w:delText>
        </w:r>
        <w:commentRangeEnd w:id="1983"/>
        <w:r w:rsidDel="00193168">
          <w:rPr>
            <w:rStyle w:val="CommentReference"/>
          </w:rPr>
          <w:commentReference w:id="1983"/>
        </w:r>
      </w:del>
      <w:ins w:id="1989" w:author="Orion" w:date="2011-08-01T16:24:00Z">
        <w:r w:rsidR="00193168">
          <w:t>cada vez que el piloto se dispone a recorrer un tramo nuevo</w:t>
        </w:r>
      </w:ins>
      <w:ins w:id="1990"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1991" w:author="Orion" w:date="2011-08-01T16:25:00Z">
        <w:r w:rsidR="00193168" w:rsidRPr="009B75DF">
          <w:fldChar w:fldCharType="separate"/>
        </w:r>
        <w:r w:rsidR="00193168">
          <w:t>Figura 16</w:t>
        </w:r>
        <w:r w:rsidR="00193168" w:rsidRPr="009B75DF">
          <w:fldChar w:fldCharType="end"/>
        </w:r>
      </w:ins>
      <w:r>
        <w:t>. En caso de que el tramo haya sido completado con éxito, la aplicación</w:t>
      </w:r>
      <w:r w:rsidR="00426907" w:rsidRPr="009B75DF">
        <w:t xml:space="preserve"> lanzará un evento “LegCompleted”</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“GoNextLeg”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503590">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 xml:space="preserve">generar el hecho </w:t>
      </w:r>
      <w:r w:rsidRPr="009B75DF">
        <w:lastRenderedPageBreak/>
        <w:t>“AllLegsCompleted” que posteriormente iniciará la tarea de parar el avión (“Stop Plane”).</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“GetNextLeg”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 xml:space="preserve">area generará el hecho “GoNextLegWithConflict”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1992" w:author="IO" w:date="2011-07-21T14:51:00Z">
        <w:del w:id="1993" w:author="Orion" w:date="2011-07-31T16:49:00Z">
          <w:r w:rsidDel="00680A6E">
            <w:delText xml:space="preserve"> Este tramo pasará a formar parte del plan de vuelo modificado.</w:delText>
          </w:r>
        </w:del>
      </w:ins>
    </w:p>
    <w:p w14:paraId="1F41B45B" w14:textId="0E08FE30" w:rsidR="00241E95" w:rsidRDefault="009F675E" w:rsidP="00680A6E">
      <w:pPr>
        <w:pStyle w:val="Caption"/>
        <w:rPr>
          <w:rFonts w:cs="Times New Roman"/>
        </w:rPr>
      </w:pPr>
      <w:bookmarkStart w:id="1994" w:name="_Ref296357868"/>
      <w:bookmarkStart w:id="1995" w:name="_Ref296357847"/>
      <w:bookmarkStart w:id="1996" w:name="_Toc299483443"/>
      <w:bookmarkStart w:id="1997" w:name="_Toc300051071"/>
      <w:bookmarkStart w:id="1998" w:name="_Toc300051444"/>
      <w:bookmarkStart w:id="1999" w:name="_Toc300051747"/>
      <w:bookmarkStart w:id="2000" w:name="_Toc300052357"/>
      <w:bookmarkStart w:id="2001" w:name="_Toc300052968"/>
      <w:bookmarkStart w:id="2002" w:name="_Toc300057806"/>
      <w:bookmarkStart w:id="2003" w:name="_Toc300058008"/>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r w:rsidR="00043936">
        <w:fldChar w:fldCharType="begin"/>
      </w:r>
      <w:r w:rsidR="00043936">
        <w:instrText xml:space="preserve"> SEQ Figura \* ARABIC </w:instrText>
      </w:r>
      <w:r w:rsidR="00043936">
        <w:fldChar w:fldCharType="separate"/>
      </w:r>
      <w:ins w:id="2004" w:author="Orion" w:date="2011-08-02T14:09:00Z">
        <w:r w:rsidR="001335BC">
          <w:rPr>
            <w:noProof/>
          </w:rPr>
          <w:t>17</w:t>
        </w:r>
      </w:ins>
      <w:del w:id="2005" w:author="Orion" w:date="2011-08-02T14:09:00Z">
        <w:r w:rsidR="005C4805" w:rsidDel="001335BC">
          <w:rPr>
            <w:noProof/>
          </w:rPr>
          <w:delText>16</w:delText>
        </w:r>
      </w:del>
      <w:r w:rsidR="00043936">
        <w:rPr>
          <w:noProof/>
        </w:rPr>
        <w:fldChar w:fldCharType="end"/>
      </w:r>
      <w:bookmarkEnd w:id="1994"/>
      <w:r w:rsidR="001D27C3">
        <w:t xml:space="preserve">: </w:t>
      </w:r>
      <w:r w:rsidR="00605BD5">
        <w:t>Aplicación</w:t>
      </w:r>
      <w:r w:rsidR="001D27C3">
        <w:t xml:space="preserve"> que Comprueba la Finalización del Tramo</w:t>
      </w:r>
      <w:bookmarkEnd w:id="1995"/>
      <w:r w:rsidR="005B28B6">
        <w:t>.</w:t>
      </w:r>
      <w:bookmarkEnd w:id="1996"/>
      <w:bookmarkEnd w:id="1997"/>
      <w:bookmarkEnd w:id="1998"/>
      <w:bookmarkEnd w:id="1999"/>
      <w:bookmarkEnd w:id="2000"/>
      <w:bookmarkEnd w:id="2001"/>
      <w:bookmarkEnd w:id="2002"/>
      <w:bookmarkEnd w:id="2003"/>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50AB0DC7" w:rsidR="00F50FDD" w:rsidRDefault="001D27C3" w:rsidP="000F05DA">
      <w:pPr>
        <w:pStyle w:val="Caption"/>
        <w:rPr>
          <w:rFonts w:cs="Times New Roman"/>
        </w:rPr>
      </w:pPr>
      <w:bookmarkStart w:id="2006" w:name="_Ref296357936"/>
      <w:bookmarkStart w:id="2007" w:name="_Toc300051072"/>
      <w:bookmarkStart w:id="2008" w:name="_Toc300051445"/>
      <w:bookmarkStart w:id="2009" w:name="_Toc300051748"/>
      <w:bookmarkStart w:id="2010" w:name="_Toc300052358"/>
      <w:bookmarkStart w:id="2011" w:name="_Toc300052969"/>
      <w:bookmarkStart w:id="2012" w:name="_Toc300057807"/>
      <w:bookmarkStart w:id="2013" w:name="_Toc300058009"/>
      <w:r>
        <w:t xml:space="preserve">Figura </w:t>
      </w:r>
      <w:r w:rsidR="00043936">
        <w:fldChar w:fldCharType="begin"/>
      </w:r>
      <w:r w:rsidR="00043936">
        <w:instrText xml:space="preserve"> SEQ Figura \* ARABIC </w:instrText>
      </w:r>
      <w:r w:rsidR="00043936">
        <w:fldChar w:fldCharType="separate"/>
      </w:r>
      <w:ins w:id="2014" w:author="Orion" w:date="2011-08-02T14:09:00Z">
        <w:r w:rsidR="001335BC">
          <w:rPr>
            <w:noProof/>
          </w:rPr>
          <w:t>18</w:t>
        </w:r>
      </w:ins>
      <w:del w:id="2015" w:author="Orion" w:date="2011-08-02T14:09:00Z">
        <w:r w:rsidR="005C4805" w:rsidDel="001335BC">
          <w:rPr>
            <w:noProof/>
          </w:rPr>
          <w:delText>17</w:delText>
        </w:r>
      </w:del>
      <w:r w:rsidR="00043936">
        <w:rPr>
          <w:noProof/>
        </w:rPr>
        <w:fldChar w:fldCharType="end"/>
      </w:r>
      <w:bookmarkEnd w:id="2006"/>
      <w:r>
        <w:t>: Diagrama para  Ir al Siguiente Tramo</w:t>
      </w:r>
      <w:r w:rsidR="005B28B6">
        <w:t>.</w:t>
      </w:r>
      <w:bookmarkEnd w:id="2007"/>
      <w:bookmarkEnd w:id="2008"/>
      <w:bookmarkEnd w:id="2009"/>
      <w:bookmarkEnd w:id="2010"/>
      <w:bookmarkEnd w:id="2011"/>
      <w:bookmarkEnd w:id="2012"/>
      <w:bookmarkEnd w:id="2013"/>
    </w:p>
    <w:p w14:paraId="4295E922" w14:textId="304444EA" w:rsidR="00B37CFC" w:rsidRPr="00680A6E" w:rsidRDefault="00D96E41" w:rsidP="00680A6E">
      <w:pPr>
        <w:pStyle w:val="Heading1"/>
        <w:numPr>
          <w:ilvl w:val="2"/>
          <w:numId w:val="40"/>
        </w:numPr>
        <w:rPr>
          <w:sz w:val="36"/>
          <w:szCs w:val="52"/>
        </w:rPr>
      </w:pPr>
      <w:bookmarkStart w:id="2016" w:name="_Ref298954408"/>
      <w:bookmarkStart w:id="2017" w:name="_Toc300051981"/>
      <w:r w:rsidRPr="00680A6E">
        <w:rPr>
          <w:b w:val="0"/>
          <w:sz w:val="36"/>
          <w:szCs w:val="52"/>
        </w:rPr>
        <w:t>Gestión de conflictos</w:t>
      </w:r>
      <w:bookmarkEnd w:id="2016"/>
      <w:bookmarkEnd w:id="2017"/>
    </w:p>
    <w:p w14:paraId="0CD4759F" w14:textId="06BA445E" w:rsidR="00BA2C6E" w:rsidDel="00BA2C6E" w:rsidRDefault="005E18F7">
      <w:pPr>
        <w:rPr>
          <w:del w:id="2018" w:author="Orion" w:date="2011-08-02T00:28:00Z"/>
        </w:rPr>
        <w:pPrChange w:id="2019" w:author="Orion" w:date="2011-08-02T00:29:00Z">
          <w:pPr>
            <w:pStyle w:val="Caption"/>
          </w:pPr>
        </w:pPrChange>
      </w:pPr>
      <w:r>
        <w:t xml:space="preserve">Como se comentó en la Sección </w:t>
      </w:r>
      <w:r>
        <w:fldChar w:fldCharType="begin"/>
      </w:r>
      <w:r>
        <w:instrText xml:space="preserve"> REF _Ref299028198 \r \h </w:instrText>
      </w:r>
      <w:r>
        <w:fldChar w:fldCharType="separate"/>
      </w:r>
      <w:r w:rsidR="00503590">
        <w:t>4.1.4</w:t>
      </w:r>
      <w:r>
        <w:fldChar w:fldCharType="end"/>
      </w:r>
      <w:r>
        <w:t>, la resolución de conflictos es una tarea prioritaria para pilotos y controladores, ya que estos conflictos implican que existe un peligro potencial de colisión. L</w:t>
      </w:r>
      <w:r w:rsidR="00F14632" w:rsidRPr="00686F69">
        <w:t xml:space="preserve">a </w:t>
      </w:r>
      <w:ins w:id="2020" w:author="Orion" w:date="2011-08-02T00:29:00Z">
        <w:r w:rsidR="001C00B8">
          <w:fldChar w:fldCharType="begin"/>
        </w:r>
        <w:r w:rsidR="001C00B8">
          <w:instrText xml:space="preserve"> REF _Ref300008302 \h </w:instrText>
        </w:r>
      </w:ins>
      <w:r w:rsidR="001C00B8">
        <w:fldChar w:fldCharType="separate"/>
      </w:r>
      <w:ins w:id="2021" w:author="Orion" w:date="2011-08-02T00:29:00Z">
        <w:r w:rsidR="001C00B8">
          <w:t xml:space="preserve">Figura </w:t>
        </w:r>
        <w:r w:rsidR="001C00B8">
          <w:rPr>
            <w:noProof/>
          </w:rPr>
          <w:t>18</w:t>
        </w:r>
        <w:r w:rsidR="001C00B8">
          <w:fldChar w:fldCharType="end"/>
        </w:r>
      </w:ins>
      <w:r w:rsidR="00B22AA3" w:rsidRPr="00686F69">
        <w:fldChar w:fldCharType="begin"/>
      </w:r>
      <w:r w:rsidR="00B22AA3" w:rsidRPr="00686F69">
        <w:instrText xml:space="preserve"> REF _Ref294392293 \h </w:instrText>
      </w:r>
      <w:r w:rsidR="00686F69">
        <w:instrText xml:space="preserve"> \* MERGEFORMAT </w:instrText>
      </w:r>
      <w:del w:id="2022" w:author="Orion" w:date="2011-08-02T00:29:00Z">
        <w:r w:rsidR="00B22AA3" w:rsidRPr="00686F69">
          <w:fldChar w:fldCharType="separate"/>
        </w:r>
        <w:r w:rsidR="00503590" w:rsidDel="001C00B8">
          <w:delText>Figura 18</w:delText>
        </w:r>
      </w:del>
      <w:r w:rsidR="00B22AA3" w:rsidRPr="00686F69">
        <w:fldChar w:fldCharType="end"/>
      </w:r>
      <w:r>
        <w:t xml:space="preserve"> muestra las actividades involucradas en est</w:t>
      </w:r>
      <w:ins w:id="2023" w:author="Orion" w:date="2011-07-31T17:06:00Z">
        <w:r w:rsidR="00726EC3">
          <w:t>os</w:t>
        </w:r>
      </w:ins>
      <w:del w:id="2024"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5BCB18A5" w14:textId="77777777" w:rsidR="00BA2C6E" w:rsidRDefault="00BA2C6E">
      <w:pPr>
        <w:spacing w:after="120"/>
        <w:jc w:val="both"/>
        <w:rPr>
          <w:ins w:id="2025" w:author="Orion" w:date="2011-08-02T00:29:00Z"/>
        </w:rPr>
      </w:pPr>
    </w:p>
    <w:p w14:paraId="197D693B" w14:textId="7B3AB680" w:rsidR="00BA2C6E" w:rsidRDefault="00BA2C6E">
      <w:pPr>
        <w:spacing w:after="120"/>
        <w:jc w:val="both"/>
      </w:pPr>
      <w:r>
        <w:rPr>
          <w:noProof/>
          <w:lang w:eastAsia="es-ES" w:bidi="ar-SA"/>
        </w:rPr>
        <w:lastRenderedPageBreak/>
        <w:drawing>
          <wp:inline distT="0" distB="0" distL="0" distR="0" wp14:anchorId="167843F0" wp14:editId="1ED31659">
            <wp:extent cx="5713095" cy="478980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p>
    <w:p w14:paraId="230D04BD" w14:textId="4F96EC2F" w:rsidR="00BA2C6E" w:rsidRDefault="00BA2C6E" w:rsidP="00D93325">
      <w:pPr>
        <w:pStyle w:val="Caption"/>
      </w:pPr>
      <w:bookmarkStart w:id="2026" w:name="_Ref300008302"/>
      <w:bookmarkStart w:id="2027" w:name="_Toc300051073"/>
      <w:bookmarkStart w:id="2028" w:name="_Toc300051446"/>
      <w:bookmarkStart w:id="2029" w:name="_Toc300051749"/>
      <w:bookmarkStart w:id="2030" w:name="_Toc300052359"/>
      <w:bookmarkStart w:id="2031" w:name="_Toc300052970"/>
      <w:bookmarkStart w:id="2032" w:name="_Toc300057808"/>
      <w:bookmarkStart w:id="2033" w:name="_Toc300058010"/>
      <w:r>
        <w:t xml:space="preserve">Figura </w:t>
      </w:r>
      <w:r w:rsidR="00043936">
        <w:fldChar w:fldCharType="begin"/>
      </w:r>
      <w:r w:rsidR="00043936">
        <w:instrText xml:space="preserve"> SEQ Figura \* ARABIC </w:instrText>
      </w:r>
      <w:r w:rsidR="00043936">
        <w:fldChar w:fldCharType="separate"/>
      </w:r>
      <w:ins w:id="2034" w:author="Orion" w:date="2011-08-02T14:09:00Z">
        <w:r w:rsidR="001335BC">
          <w:rPr>
            <w:noProof/>
          </w:rPr>
          <w:t>19</w:t>
        </w:r>
      </w:ins>
      <w:del w:id="2035" w:author="Orion" w:date="2011-08-02T14:09:00Z">
        <w:r w:rsidR="005C4805" w:rsidDel="001335BC">
          <w:rPr>
            <w:noProof/>
          </w:rPr>
          <w:delText>18</w:delText>
        </w:r>
      </w:del>
      <w:r w:rsidR="00043936">
        <w:rPr>
          <w:noProof/>
        </w:rPr>
        <w:fldChar w:fldCharType="end"/>
      </w:r>
      <w:bookmarkEnd w:id="2026"/>
      <w:r>
        <w:t>:</w:t>
      </w:r>
      <w:r w:rsidRPr="007A2EFD">
        <w:t xml:space="preserve"> Diagrama de Actividad Evitar Conflicto</w:t>
      </w:r>
      <w:bookmarkEnd w:id="2027"/>
      <w:bookmarkEnd w:id="2028"/>
      <w:bookmarkEnd w:id="2029"/>
      <w:bookmarkEnd w:id="2030"/>
      <w:bookmarkEnd w:id="2031"/>
      <w:bookmarkEnd w:id="2032"/>
      <w:bookmarkEnd w:id="2033"/>
    </w:p>
    <w:p w14:paraId="5C91F2D5" w14:textId="11FCBCDB" w:rsidR="00B612F3" w:rsidRDefault="00B612F3" w:rsidP="00D93325">
      <w:pPr>
        <w:rPr>
          <w:rFonts w:cs="Times New Roman"/>
        </w:rPr>
      </w:pPr>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ins w:id="2036" w:author="Orion" w:date="2011-07-31T17:46:00Z">
        <w:r w:rsidR="00531024">
          <w:t>StartMonitoringFlights</w:t>
        </w:r>
      </w:ins>
      <w:del w:id="2037" w:author="Orion" w:date="2011-07-31T17:46:00Z">
        <w:r w:rsidR="000753FB" w:rsidRPr="00686F69" w:rsidDel="00531024">
          <w:delText>StartMonitori</w:delText>
        </w:r>
      </w:del>
      <w:del w:id="2038" w:author="Orion" w:date="2011-07-31T17:45:00Z">
        <w:r w:rsidR="000753FB" w:rsidRPr="00686F69" w:rsidDel="00531024">
          <w:delText>ze</w:delText>
        </w:r>
      </w:del>
      <w:del w:id="2039"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(“IsANewConflictDetected”).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(“CreateNewOrders”)</w:t>
      </w:r>
      <w:r>
        <w:t>,</w:t>
      </w:r>
      <w:r w:rsidR="005E18F7" w:rsidRPr="00686F69">
        <w:t xml:space="preserve"> y seguidamente se </w:t>
      </w:r>
      <w:r>
        <w:t>las comunica mediante interacciones</w:t>
      </w:r>
      <w:r w:rsidR="005E18F7" w:rsidRPr="00686F69">
        <w:t xml:space="preserve"> (“Start Interaction Controller-Pilot”).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“CheckDistanceBeetweenPlanesInConflict”</w:t>
      </w:r>
      <w:r>
        <w:t>, que mide la separación de las aeronaves</w:t>
      </w:r>
      <w:ins w:id="2040"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(“End Interaction Controller-Pilot”).</w:t>
      </w:r>
      <w:r w:rsidR="00D0624F">
        <w:t xml:space="preserve"> En caso de que prosiga el conflicto, la aplicación “</w:t>
      </w:r>
      <w:ins w:id="2041" w:author="Orion" w:date="2011-07-31T17:46:00Z">
        <w:r w:rsidR="00531024">
          <w:t>StartMonitoringFlights</w:t>
        </w:r>
      </w:ins>
      <w:del w:id="2042"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2043" w:author="Orion" w:date="2011-06-21T17:17:00Z"/>
        </w:rPr>
      </w:pPr>
      <w:r>
        <w:t xml:space="preserve">Las siguientes secciones explican con mayor detalle algunas de las actividades involucradas en la gestión de conflictos. </w:t>
      </w:r>
      <w:r w:rsidRPr="00931712">
        <w:t xml:space="preserve">En concreto </w:t>
      </w:r>
      <w:ins w:id="2044" w:author="Orion" w:date="2011-07-31T17:02:00Z">
        <w:r w:rsidR="009D67A5" w:rsidRPr="00931712">
          <w:t xml:space="preserve">la </w:t>
        </w:r>
      </w:ins>
      <w:ins w:id="2045" w:author="Orion" w:date="2011-07-31T17:05:00Z">
        <w:r w:rsidR="009D67A5" w:rsidRPr="00931712">
          <w:t>S</w:t>
        </w:r>
      </w:ins>
      <w:ins w:id="2046" w:author="Orion" w:date="2011-07-31T17:02:00Z">
        <w:r w:rsidR="009D67A5" w:rsidRPr="00931712">
          <w:t>ección</w:t>
        </w:r>
      </w:ins>
      <w:ins w:id="2047"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048" w:author="Orion" w:date="2011-07-31T17:03:00Z">
        <w:r w:rsidR="009D67A5" w:rsidRPr="00931712">
          <w:t>5.1.5.1</w:t>
        </w:r>
        <w:r w:rsidR="009D67A5" w:rsidRPr="00931712">
          <w:fldChar w:fldCharType="end"/>
        </w:r>
      </w:ins>
      <w:ins w:id="2049" w:author="Orion" w:date="2011-07-31T17:02:00Z">
        <w:r w:rsidR="009D67A5" w:rsidRPr="00931712">
          <w:t xml:space="preserve"> trata la </w:t>
        </w:r>
        <w:r w:rsidR="009D67A5" w:rsidRPr="00931712">
          <w:rPr>
            <w:i/>
            <w:rPrChange w:id="2050" w:author="Orion" w:date="2011-07-31T17:07:00Z">
              <w:rPr/>
            </w:rPrChange>
          </w:rPr>
          <w:fldChar w:fldCharType="begin"/>
        </w:r>
        <w:r w:rsidR="009D67A5" w:rsidRPr="00931712">
          <w:rPr>
            <w:i/>
            <w:rPrChange w:id="2051" w:author="Orion" w:date="2011-07-31T17:07:00Z">
              <w:rPr/>
            </w:rPrChange>
          </w:rPr>
          <w:instrText xml:space="preserve"> REF _Ref299895106 \h </w:instrText>
        </w:r>
      </w:ins>
      <w:r w:rsidR="00931712" w:rsidRPr="00931712">
        <w:rPr>
          <w:i/>
          <w:rPrChange w:id="2052" w:author="Orion" w:date="2011-07-31T17:07:00Z">
            <w:rPr/>
          </w:rPrChange>
        </w:rPr>
        <w:instrText xml:space="preserve"> \* MERGEFORMAT </w:instrText>
      </w:r>
      <w:r w:rsidR="009D67A5" w:rsidRPr="00931712">
        <w:rPr>
          <w:i/>
          <w:rPrChange w:id="2053" w:author="Orion" w:date="2011-07-31T17:07:00Z">
            <w:rPr>
              <w:i/>
            </w:rPr>
          </w:rPrChange>
        </w:rPr>
      </w:r>
      <w:r w:rsidR="009D67A5" w:rsidRPr="00931712">
        <w:rPr>
          <w:i/>
          <w:rPrChange w:id="2054" w:author="Orion" w:date="2011-07-31T17:07:00Z">
            <w:rPr/>
          </w:rPrChange>
        </w:rPr>
        <w:fldChar w:fldCharType="separate"/>
      </w:r>
      <w:ins w:id="2055" w:author="Orion" w:date="2011-07-31T17:02:00Z">
        <w:r w:rsidR="009D67A5" w:rsidRPr="00931712">
          <w:rPr>
            <w:i/>
            <w:rPrChange w:id="2056" w:author="Orion" w:date="2011-07-31T17:07:00Z">
              <w:rPr>
                <w:b/>
                <w:sz w:val="28"/>
                <w:szCs w:val="52"/>
              </w:rPr>
            </w:rPrChange>
          </w:rPr>
          <w:t>Detección de conflictos</w:t>
        </w:r>
        <w:r w:rsidR="009D67A5" w:rsidRPr="00931712">
          <w:rPr>
            <w:i/>
            <w:rPrChange w:id="2057" w:author="Orion" w:date="2011-07-31T17:07:00Z">
              <w:rPr/>
            </w:rPrChange>
          </w:rPr>
          <w:fldChar w:fldCharType="end"/>
        </w:r>
      </w:ins>
      <w:ins w:id="2058" w:author="Orion" w:date="2011-07-31T17:06:00Z">
        <w:r w:rsidR="00931712" w:rsidRPr="00931712">
          <w:t xml:space="preserve">, </w:t>
        </w:r>
        <w:r w:rsidR="00410D6E">
          <w:t>la</w:t>
        </w:r>
        <w:r w:rsidR="00931712" w:rsidRPr="00931712">
          <w:t xml:space="preserve"> </w:t>
        </w:r>
      </w:ins>
      <w:ins w:id="2059" w:author="Orion" w:date="2011-07-31T17:07:00Z">
        <w:r w:rsidR="00931712">
          <w:t>S</w:t>
        </w:r>
      </w:ins>
      <w:ins w:id="2060" w:author="Orion" w:date="2011-07-31T17:06:00Z">
        <w:r w:rsidR="00931712" w:rsidRPr="00931712">
          <w:t xml:space="preserve">ección </w:t>
        </w:r>
      </w:ins>
      <w:ins w:id="2061"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2062" w:author="Orion" w:date="2011-07-31T17:03:00Z">
        <w:r w:rsidR="009D67A5" w:rsidRPr="00931712">
          <w:t>5.1.5.2</w:t>
        </w:r>
        <w:r w:rsidR="009D67A5" w:rsidRPr="00931712">
          <w:fldChar w:fldCharType="end"/>
        </w:r>
      </w:ins>
      <w:ins w:id="2063" w:author="Orion" w:date="2011-07-31T17:06:00Z">
        <w:r w:rsidR="00931712" w:rsidRPr="00931712">
          <w:t xml:space="preserve"> habla </w:t>
        </w:r>
      </w:ins>
      <w:ins w:id="2064" w:author="Orion" w:date="2011-07-31T17:07:00Z">
        <w:r w:rsidR="00931712" w:rsidRPr="00931712">
          <w:t xml:space="preserve">de la </w:t>
        </w:r>
      </w:ins>
      <w:ins w:id="2065" w:author="Orion" w:date="2011-07-31T17:03:00Z">
        <w:r w:rsidR="009D67A5" w:rsidRPr="00931712">
          <w:rPr>
            <w:i/>
            <w:rPrChange w:id="2066" w:author="Orion" w:date="2011-07-31T17:08:00Z">
              <w:rPr/>
            </w:rPrChange>
          </w:rPr>
          <w:fldChar w:fldCharType="begin"/>
        </w:r>
        <w:r w:rsidR="009D67A5" w:rsidRPr="00931712">
          <w:rPr>
            <w:i/>
            <w:rPrChange w:id="2067" w:author="Orion" w:date="2011-07-31T17:08:00Z">
              <w:rPr/>
            </w:rPrChange>
          </w:rPr>
          <w:instrText xml:space="preserve"> REF _Ref299895135 \h </w:instrText>
        </w:r>
      </w:ins>
      <w:r w:rsidR="00931712" w:rsidRPr="00931712">
        <w:rPr>
          <w:i/>
          <w:rPrChange w:id="2068" w:author="Orion" w:date="2011-07-31T17:08:00Z">
            <w:rPr/>
          </w:rPrChange>
        </w:rPr>
        <w:instrText xml:space="preserve"> \* MERGEFORMAT </w:instrText>
      </w:r>
      <w:r w:rsidR="009D67A5" w:rsidRPr="00931712">
        <w:rPr>
          <w:i/>
          <w:rPrChange w:id="2069" w:author="Orion" w:date="2011-07-31T17:08:00Z">
            <w:rPr>
              <w:i/>
            </w:rPr>
          </w:rPrChange>
        </w:rPr>
      </w:r>
      <w:r w:rsidR="009D67A5" w:rsidRPr="00931712">
        <w:rPr>
          <w:i/>
          <w:rPrChange w:id="2070" w:author="Orion" w:date="2011-07-31T17:08:00Z">
            <w:rPr/>
          </w:rPrChange>
        </w:rPr>
        <w:fldChar w:fldCharType="separate"/>
      </w:r>
      <w:ins w:id="2071" w:author="Orion" w:date="2011-07-31T17:03:00Z">
        <w:r w:rsidR="009D67A5" w:rsidRPr="00931712">
          <w:rPr>
            <w:i/>
            <w:rPrChange w:id="2072" w:author="Orion" w:date="2011-07-31T17:08:00Z">
              <w:rPr>
                <w:b/>
                <w:sz w:val="28"/>
                <w:szCs w:val="52"/>
              </w:rPr>
            </w:rPrChange>
          </w:rPr>
          <w:t>Generación y comunicación de órdenes</w:t>
        </w:r>
        <w:r w:rsidR="009D67A5" w:rsidRPr="00931712">
          <w:rPr>
            <w:i/>
            <w:rPrChange w:id="2073" w:author="Orion" w:date="2011-07-31T17:08:00Z">
              <w:rPr/>
            </w:rPrChange>
          </w:rPr>
          <w:fldChar w:fldCharType="end"/>
        </w:r>
      </w:ins>
      <w:ins w:id="2074" w:author="Orion" w:date="2011-07-31T17:07:00Z">
        <w:r w:rsidR="00931712" w:rsidRPr="00931712">
          <w:t xml:space="preserve">, mientras que la Sección </w:t>
        </w:r>
      </w:ins>
      <w:ins w:id="2075"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076" w:author="Orion" w:date="2011-07-31T17:03:00Z">
        <w:r w:rsidR="009D67A5" w:rsidRPr="00931712">
          <w:t>5.1.5.3</w:t>
        </w:r>
        <w:r w:rsidR="009D67A5" w:rsidRPr="00931712">
          <w:fldChar w:fldCharType="end"/>
        </w:r>
      </w:ins>
      <w:ins w:id="2077" w:author="Orion" w:date="2011-07-31T17:07:00Z">
        <w:r w:rsidR="00931712" w:rsidRPr="00931712">
          <w:t xml:space="preserve"> se ocupa de la </w:t>
        </w:r>
      </w:ins>
      <w:ins w:id="2078" w:author="Orion" w:date="2011-07-31T17:03:00Z">
        <w:r w:rsidR="009D67A5" w:rsidRPr="00931712">
          <w:rPr>
            <w:i/>
            <w:rPrChange w:id="2079" w:author="Orion" w:date="2011-07-31T17:08:00Z">
              <w:rPr/>
            </w:rPrChange>
          </w:rPr>
          <w:fldChar w:fldCharType="begin"/>
        </w:r>
        <w:r w:rsidR="009D67A5" w:rsidRPr="00931712">
          <w:rPr>
            <w:i/>
            <w:rPrChange w:id="2080" w:author="Orion" w:date="2011-07-31T17:08:00Z">
              <w:rPr/>
            </w:rPrChange>
          </w:rPr>
          <w:instrText xml:space="preserve"> REF _Ref299895141 \h </w:instrText>
        </w:r>
      </w:ins>
      <w:r w:rsidR="00931712" w:rsidRPr="00931712">
        <w:rPr>
          <w:i/>
          <w:rPrChange w:id="2081" w:author="Orion" w:date="2011-07-31T17:08:00Z">
            <w:rPr/>
          </w:rPrChange>
        </w:rPr>
        <w:instrText xml:space="preserve"> \* MERGEFORMAT </w:instrText>
      </w:r>
      <w:r w:rsidR="009D67A5" w:rsidRPr="00931712">
        <w:rPr>
          <w:i/>
          <w:rPrChange w:id="2082" w:author="Orion" w:date="2011-07-31T17:08:00Z">
            <w:rPr>
              <w:i/>
            </w:rPr>
          </w:rPrChange>
        </w:rPr>
      </w:r>
      <w:r w:rsidR="009D67A5" w:rsidRPr="00931712">
        <w:rPr>
          <w:i/>
          <w:rPrChange w:id="2083" w:author="Orion" w:date="2011-07-31T17:08:00Z">
            <w:rPr/>
          </w:rPrChange>
        </w:rPr>
        <w:fldChar w:fldCharType="separate"/>
      </w:r>
      <w:ins w:id="2084" w:author="Orion" w:date="2011-07-31T17:03:00Z">
        <w:r w:rsidR="009D67A5" w:rsidRPr="00931712">
          <w:rPr>
            <w:i/>
            <w:rPrChange w:id="2085" w:author="Orion" w:date="2011-07-31T17:08:00Z">
              <w:rPr>
                <w:b/>
                <w:sz w:val="28"/>
                <w:szCs w:val="52"/>
              </w:rPr>
            </w:rPrChange>
          </w:rPr>
          <w:t>Ejecución de órdenes</w:t>
        </w:r>
        <w:r w:rsidR="009D67A5" w:rsidRPr="00931712">
          <w:rPr>
            <w:i/>
            <w:rPrChange w:id="2086" w:author="Orion" w:date="2011-07-31T17:08:00Z">
              <w:rPr/>
            </w:rPrChange>
          </w:rPr>
          <w:fldChar w:fldCharType="end"/>
        </w:r>
      </w:ins>
      <w:ins w:id="2087"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088" w:name="_Ref299895106"/>
      <w:bookmarkStart w:id="2089" w:name="_Ref299895155"/>
      <w:bookmarkStart w:id="2090" w:name="_Toc300051982"/>
      <w:r>
        <w:rPr>
          <w:b w:val="0"/>
          <w:sz w:val="28"/>
          <w:szCs w:val="52"/>
        </w:rPr>
        <w:t>Detección de conflictos</w:t>
      </w:r>
      <w:bookmarkEnd w:id="2088"/>
      <w:bookmarkEnd w:id="2089"/>
      <w:bookmarkEnd w:id="2090"/>
    </w:p>
    <w:p w14:paraId="07BCC117" w14:textId="27E5D289" w:rsidR="00E12DF2" w:rsidRDefault="00E12DF2" w:rsidP="00D93325">
      <w:pPr>
        <w:pStyle w:val="BodyText"/>
        <w:jc w:val="both"/>
        <w:rPr>
          <w:i/>
          <w:iCs/>
        </w:rPr>
      </w:pPr>
      <w:r>
        <w:t xml:space="preserve">Cuando la aplicación “StartMonitoringFlights” lanza una alarma de conflicto </w:t>
      </w:r>
      <w:r w:rsidRPr="00686F69">
        <w:t>(evento “PlanesInConflict”)</w:t>
      </w:r>
      <w:r>
        <w:t>, el controlador comprueba con</w:t>
      </w:r>
      <w:r w:rsidRPr="00686F69">
        <w:t xml:space="preserve"> la tarea “IsANewConflictDetected”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140C1F">
        <w:t xml:space="preserve">Figura </w:t>
      </w:r>
      <w:r w:rsidR="00140C1F">
        <w:rPr>
          <w:noProof/>
        </w:rPr>
        <w:t>19</w:t>
      </w:r>
      <w:r w:rsidR="00140C1F">
        <w:fldChar w:fldCharType="end"/>
      </w:r>
      <w:r w:rsidRPr="00686F69">
        <w:fldChar w:fldCharType="begin"/>
      </w:r>
      <w:r w:rsidRPr="00686F69">
        <w:instrText xml:space="preserve"> REF _Ref296441117 \h </w:instrText>
      </w:r>
      <w:r>
        <w:instrText xml:space="preserve"> \* MERGEFORMAT </w:instrText>
      </w:r>
      <w:r w:rsidRPr="00686F69">
        <w:fldChar w:fldCharType="end"/>
      </w:r>
      <w:r>
        <w:t xml:space="preserve"> muestra esta tarea. El controlador accede</w:t>
      </w:r>
      <w:r w:rsidRPr="00686F69">
        <w:t xml:space="preserve"> a su estado mental “ControllerMind”</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 xml:space="preserve">“CanStartSendOrder”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 xml:space="preserve">tarea también tiene la función de iniciar una aplicación interna de comprobación de distancias entre aviones en conflicto “CheckDistanceBetweenPlanesInConflict”.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F00AD8">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71790B62" w:rsidR="00273564" w:rsidRPr="00D93325" w:rsidRDefault="00E12DF2" w:rsidP="00D93325">
      <w:pPr>
        <w:pStyle w:val="Caption"/>
        <w:rPr>
          <w:b/>
        </w:rPr>
      </w:pPr>
      <w:bookmarkStart w:id="2091" w:name="_Ref300008580"/>
      <w:bookmarkStart w:id="2092" w:name="_Toc300051074"/>
      <w:bookmarkStart w:id="2093" w:name="_Toc300051447"/>
      <w:bookmarkStart w:id="2094" w:name="_Toc300051750"/>
      <w:bookmarkStart w:id="2095" w:name="_Toc300052360"/>
      <w:bookmarkStart w:id="2096" w:name="_Toc300052971"/>
      <w:bookmarkStart w:id="2097" w:name="_Toc300057809"/>
      <w:bookmarkStart w:id="2098" w:name="_Toc300058011"/>
      <w:r>
        <w:t xml:space="preserve">Figura </w:t>
      </w:r>
      <w:r w:rsidR="00043936">
        <w:fldChar w:fldCharType="begin"/>
      </w:r>
      <w:r w:rsidR="00043936">
        <w:instrText xml:space="preserve"> SEQ Figura \* ARABIC </w:instrText>
      </w:r>
      <w:r w:rsidR="00043936">
        <w:fldChar w:fldCharType="separate"/>
      </w:r>
      <w:ins w:id="2099" w:author="Orion" w:date="2011-08-02T14:09:00Z">
        <w:r w:rsidR="001335BC">
          <w:rPr>
            <w:noProof/>
          </w:rPr>
          <w:t>20</w:t>
        </w:r>
      </w:ins>
      <w:del w:id="2100" w:author="Orion" w:date="2011-08-02T14:09:00Z">
        <w:r w:rsidR="005C4805" w:rsidDel="001335BC">
          <w:rPr>
            <w:noProof/>
          </w:rPr>
          <w:delText>19</w:delText>
        </w:r>
      </w:del>
      <w:r w:rsidR="00043936">
        <w:rPr>
          <w:noProof/>
        </w:rPr>
        <w:fldChar w:fldCharType="end"/>
      </w:r>
      <w:bookmarkEnd w:id="2091"/>
      <w:r w:rsidRPr="00A95AF0">
        <w:t>: Comprobación de Nuevo Conflicto.</w:t>
      </w:r>
      <w:bookmarkEnd w:id="2092"/>
      <w:bookmarkEnd w:id="2093"/>
      <w:bookmarkEnd w:id="2094"/>
      <w:bookmarkEnd w:id="2095"/>
      <w:bookmarkEnd w:id="2096"/>
      <w:bookmarkEnd w:id="2097"/>
      <w:bookmarkEnd w:id="2098"/>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101" w:name="_Toc300051983"/>
      <w:r w:rsidRPr="00D93325">
        <w:rPr>
          <w:b w:val="0"/>
          <w:sz w:val="28"/>
          <w:szCs w:val="28"/>
        </w:rPr>
        <w:t>Generación y comunicación de órdenes</w:t>
      </w:r>
      <w:bookmarkEnd w:id="2101"/>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503590">
        <w:t>Figura 20</w:t>
      </w:r>
      <w:r w:rsidR="00FF04F8" w:rsidRPr="00686F69">
        <w:fldChar w:fldCharType="end"/>
      </w:r>
      <w:r w:rsidR="00894CAC">
        <w:t xml:space="preserve">. La </w:t>
      </w:r>
      <w:r w:rsidR="00894CAC" w:rsidRPr="00686F69">
        <w:t>tarea “CreateNewOrders”</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“StartAvoidCollision”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102" w:author="Orion" w:date="2011-07-31T17:35:00Z">
        <w:r w:rsidR="004D73B7">
          <w:t>ad hoc</w:t>
        </w:r>
      </w:ins>
      <w:del w:id="2103"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w:t>
      </w:r>
      <w:r w:rsidR="00415F96" w:rsidRPr="00686F69">
        <w:lastRenderedPageBreak/>
        <w:t xml:space="preserve">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503590">
        <w:t>4.1.2</w:t>
      </w:r>
      <w:r>
        <w:fldChar w:fldCharType="end"/>
      </w:r>
      <w:r>
        <w:t xml:space="preserve">) y las normas de vuelo (ver Sección </w:t>
      </w:r>
      <w:r>
        <w:fldChar w:fldCharType="begin"/>
      </w:r>
      <w:r>
        <w:instrText xml:space="preserve"> REF _Ref299031333 \r \h </w:instrText>
      </w:r>
      <w:r>
        <w:fldChar w:fldCharType="separate"/>
      </w:r>
      <w:r w:rsidR="00503590">
        <w:t>4.1.4</w:t>
      </w:r>
      <w:r>
        <w:fldChar w:fldCharType="end"/>
      </w:r>
      <w:r>
        <w:t>). Con estas modificaciones se trata de recuperar las distancias de seguridad y alejar la posibilidad de</w:t>
      </w:r>
      <w:r w:rsidR="00EB0885" w:rsidRPr="00686F69">
        <w:t xml:space="preserve"> colisión.</w:t>
      </w:r>
    </w:p>
    <w:p w14:paraId="394058FF" w14:textId="08D84F13" w:rsidR="0053403E" w:rsidRDefault="009F675E" w:rsidP="00B82FC8">
      <w:pPr>
        <w:pStyle w:val="Caption"/>
        <w:rPr>
          <w:rFonts w:cs="Times New Roman"/>
        </w:rPr>
      </w:pPr>
      <w:bookmarkStart w:id="2104" w:name="_Ref296441630"/>
      <w:bookmarkStart w:id="2105" w:name="_Toc299483446"/>
      <w:bookmarkStart w:id="2106" w:name="_Toc300051075"/>
      <w:bookmarkStart w:id="2107" w:name="_Toc300051448"/>
      <w:bookmarkStart w:id="2108" w:name="_Toc300051751"/>
      <w:bookmarkStart w:id="2109" w:name="_Toc300052361"/>
      <w:bookmarkStart w:id="2110" w:name="_Toc300052972"/>
      <w:bookmarkStart w:id="2111" w:name="_Toc300057810"/>
      <w:bookmarkStart w:id="2112" w:name="_Toc300058012"/>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r w:rsidR="00043936">
        <w:fldChar w:fldCharType="begin"/>
      </w:r>
      <w:r w:rsidR="00043936">
        <w:instrText xml:space="preserve"> SEQ Figura \* ARABIC </w:instrText>
      </w:r>
      <w:r w:rsidR="00043936">
        <w:fldChar w:fldCharType="separate"/>
      </w:r>
      <w:ins w:id="2113" w:author="Orion" w:date="2011-08-02T14:09:00Z">
        <w:r w:rsidR="001335BC">
          <w:rPr>
            <w:noProof/>
          </w:rPr>
          <w:t>21</w:t>
        </w:r>
      </w:ins>
      <w:del w:id="2114" w:author="Orion" w:date="2011-08-02T14:09:00Z">
        <w:r w:rsidR="005C4805" w:rsidDel="001335BC">
          <w:rPr>
            <w:noProof/>
          </w:rPr>
          <w:delText>20</w:delText>
        </w:r>
      </w:del>
      <w:r w:rsidR="00043936">
        <w:rPr>
          <w:noProof/>
        </w:rPr>
        <w:fldChar w:fldCharType="end"/>
      </w:r>
      <w:bookmarkEnd w:id="2104"/>
      <w:r w:rsidR="00001A1C">
        <w:t>: Creación de las Ordenes</w:t>
      </w:r>
      <w:r w:rsidR="006A53B9">
        <w:t>.</w:t>
      </w:r>
      <w:bookmarkEnd w:id="2105"/>
      <w:bookmarkEnd w:id="2106"/>
      <w:bookmarkEnd w:id="2107"/>
      <w:bookmarkEnd w:id="2108"/>
      <w:bookmarkEnd w:id="2109"/>
      <w:bookmarkEnd w:id="2110"/>
      <w:bookmarkEnd w:id="2111"/>
      <w:bookmarkEnd w:id="2112"/>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115"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503590">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 xml:space="preserve">el hecho “StartAvoidCollision”.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“CreateNewsOrders”.</w:t>
      </w:r>
      <w:r w:rsidR="00BF232A">
        <w:t xml:space="preserve"> </w:t>
      </w:r>
      <w:r w:rsidR="00421237">
        <w:t>E</w:t>
      </w:r>
      <w:r w:rsidR="00BF232A">
        <w:t>l piloto</w:t>
      </w:r>
      <w:r w:rsidR="00421237">
        <w:t xml:space="preserve"> accede a ese hecho en la interacción con la</w:t>
      </w:r>
      <w:r w:rsidR="00BF232A">
        <w:t xml:space="preserve"> tarea “TakeOrder”</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“OrderNewLeg”</w:t>
      </w:r>
      <w:r w:rsidR="00421237">
        <w:t>. Este hecho es la base del tramo ad-hoc que ejecutará el piloto para resolver el conflicto.</w:t>
      </w:r>
    </w:p>
    <w:p w14:paraId="6AE10122" w14:textId="14C95689" w:rsidR="004C462F" w:rsidRPr="00B0777E" w:rsidRDefault="004C462F">
      <w:pPr>
        <w:pStyle w:val="Heading1"/>
        <w:numPr>
          <w:ilvl w:val="3"/>
          <w:numId w:val="40"/>
        </w:numPr>
        <w:rPr>
          <w:b w:val="0"/>
          <w:sz w:val="28"/>
          <w:szCs w:val="52"/>
        </w:rPr>
        <w:pPrChange w:id="2116" w:author="Orion" w:date="2011-08-02T00:40:00Z">
          <w:pPr>
            <w:pStyle w:val="Heading1"/>
            <w:numPr>
              <w:ilvl w:val="3"/>
              <w:numId w:val="57"/>
            </w:numPr>
            <w:tabs>
              <w:tab w:val="clear" w:pos="0"/>
            </w:tabs>
            <w:ind w:left="1728" w:hanging="648"/>
          </w:pPr>
        </w:pPrChange>
      </w:pPr>
      <w:bookmarkStart w:id="2117" w:name="_Ref299895138"/>
      <w:bookmarkStart w:id="2118" w:name="_Ref299895141"/>
      <w:bookmarkStart w:id="2119" w:name="_Toc300051984"/>
      <w:r>
        <w:rPr>
          <w:b w:val="0"/>
          <w:sz w:val="28"/>
          <w:szCs w:val="52"/>
        </w:rPr>
        <w:t>Ejecución de órdenes</w:t>
      </w:r>
      <w:bookmarkEnd w:id="2117"/>
      <w:bookmarkEnd w:id="2118"/>
      <w:bookmarkEnd w:id="2119"/>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Leg”</w:t>
      </w:r>
      <w:r>
        <w:t xml:space="preserve">. Éste se preserva </w:t>
      </w:r>
      <w:r w:rsidR="00BB78C3">
        <w:t xml:space="preserve">en el hecho “OrderOldLeg” para así poder retomarlo cuando </w:t>
      </w:r>
      <w:r>
        <w:t>se termine</w:t>
      </w:r>
      <w:r w:rsidR="00BB78C3">
        <w:t xml:space="preserve"> de comple</w:t>
      </w:r>
      <w:r w:rsidR="00750D72">
        <w:t>tar la orden</w:t>
      </w:r>
      <w:r>
        <w:t xml:space="preserve"> del controlador</w:t>
      </w:r>
      <w:r w:rsidR="00BB78C3">
        <w:t>.</w:t>
      </w:r>
      <w:r w:rsidR="00EB0845">
        <w:t xml:space="preserve"> </w:t>
      </w:r>
      <w:r>
        <w:t xml:space="preserve">Además, genera un nuevo tramo “OrderNewLeg” con la orden del controlador. </w:t>
      </w:r>
      <w:r w:rsidR="000251CD">
        <w:t>Para ello, el piloto ejecuta la tarea</w:t>
      </w:r>
      <w:r w:rsidR="000251CD" w:rsidRPr="00686F69">
        <w:t xml:space="preserve"> “CreateNewLegForOrder” </w:t>
      </w:r>
      <w:r w:rsidR="000251CD">
        <w:t xml:space="preserve">donde </w:t>
      </w:r>
      <w:r w:rsidR="000251CD" w:rsidRPr="00686F69">
        <w:t>crea como tramo actual el que el controlador le mando en el hecho “OrderNewLeg”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503590">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“StartLegChecker”.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“ObeyOrderCheck”.</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“OrderFinished”.</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(“OrderDone”).</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ght Leg”,</w:t>
      </w:r>
      <w:r w:rsidR="00B83D06" w:rsidRPr="00686F69">
        <w:t xml:space="preserve"> el que se estaba llevando a cabo antes de que se detectara el conflicto</w:t>
      </w:r>
      <w:r>
        <w:t>. Éste fue almacenado en el hecho</w:t>
      </w:r>
      <w:r w:rsidR="00517C4B" w:rsidRPr="00686F69">
        <w:t xml:space="preserve"> “OrderOldLeg”</w:t>
      </w:r>
      <w:r w:rsidR="00B83D06" w:rsidRPr="00686F69">
        <w:t>.</w:t>
      </w:r>
      <w:r w:rsidR="00656399" w:rsidRPr="00686F69">
        <w:t xml:space="preserve"> </w:t>
      </w:r>
      <w:r>
        <w:t xml:space="preserve">El piloto también genera la indicación </w:t>
      </w:r>
      <w:r w:rsidRPr="00686F69">
        <w:t>“StartLegChecker”</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r w:rsidR="00594DBF">
        <w:t>reestablece</w:t>
      </w:r>
      <w:r w:rsidR="00594DBF" w:rsidRPr="00686F69">
        <w:t xml:space="preserve"> </w:t>
      </w:r>
      <w:r w:rsidR="00534D79" w:rsidRPr="00686F69">
        <w:t xml:space="preserve">el siguiente tramo “Flight </w:t>
      </w:r>
      <w:r w:rsidR="00534D79" w:rsidRPr="00686F69">
        <w:lastRenderedPageBreak/>
        <w:t xml:space="preserve">Leg”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3E757060" w:rsidR="00FC0552" w:rsidRPr="00686F69" w:rsidRDefault="00973F4A" w:rsidP="000F05DA">
      <w:pPr>
        <w:pStyle w:val="Caption"/>
      </w:pPr>
      <w:bookmarkStart w:id="2120" w:name="_Ref296442261"/>
      <w:bookmarkStart w:id="2121" w:name="_Ref297129914"/>
      <w:bookmarkStart w:id="2122" w:name="_Toc299483447"/>
      <w:bookmarkStart w:id="2123" w:name="_Toc300051076"/>
      <w:bookmarkStart w:id="2124" w:name="_Toc300051449"/>
      <w:bookmarkStart w:id="2125" w:name="_Toc300051752"/>
      <w:bookmarkStart w:id="2126" w:name="_Toc300052362"/>
      <w:bookmarkStart w:id="2127" w:name="_Toc300052973"/>
      <w:bookmarkStart w:id="2128" w:name="_Toc300057811"/>
      <w:bookmarkStart w:id="2129" w:name="_Toc300058013"/>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r w:rsidR="00043936">
        <w:fldChar w:fldCharType="begin"/>
      </w:r>
      <w:r w:rsidR="00043936">
        <w:instrText xml:space="preserve"> SEQ Figura \* ARABIC </w:instrText>
      </w:r>
      <w:r w:rsidR="00043936">
        <w:fldChar w:fldCharType="separate"/>
      </w:r>
      <w:ins w:id="2130" w:author="Orion" w:date="2011-08-02T14:09:00Z">
        <w:r w:rsidR="001335BC">
          <w:rPr>
            <w:noProof/>
          </w:rPr>
          <w:t>22</w:t>
        </w:r>
      </w:ins>
      <w:del w:id="2131" w:author="Orion" w:date="2011-08-02T14:09:00Z">
        <w:r w:rsidR="005C4805" w:rsidDel="001335BC">
          <w:rPr>
            <w:noProof/>
          </w:rPr>
          <w:delText>21</w:delText>
        </w:r>
      </w:del>
      <w:r w:rsidR="00043936">
        <w:rPr>
          <w:noProof/>
        </w:rPr>
        <w:fldChar w:fldCharType="end"/>
      </w:r>
      <w:bookmarkEnd w:id="2120"/>
      <w:r w:rsidR="00011CB0">
        <w:t>: Interacción Controlador-Piloto</w:t>
      </w:r>
      <w:r w:rsidR="00EC5D9F">
        <w:t xml:space="preserve"> traspaso de Ordenes</w:t>
      </w:r>
      <w:bookmarkEnd w:id="2121"/>
      <w:r w:rsidR="000251CD">
        <w:t>.</w:t>
      </w:r>
      <w:bookmarkEnd w:id="2122"/>
      <w:bookmarkEnd w:id="2123"/>
      <w:bookmarkEnd w:id="2124"/>
      <w:bookmarkEnd w:id="2125"/>
      <w:bookmarkEnd w:id="2126"/>
      <w:bookmarkEnd w:id="2127"/>
      <w:bookmarkEnd w:id="2128"/>
      <w:bookmarkEnd w:id="2129"/>
    </w:p>
    <w:p w14:paraId="5ED11A0A" w14:textId="626B00B9" w:rsidR="00FC0552" w:rsidRDefault="00A7256D" w:rsidP="00F852B2">
      <w:pPr>
        <w:pStyle w:val="Caption"/>
        <w:rPr>
          <w:rFonts w:cs="Times New Roman"/>
        </w:rPr>
      </w:pPr>
      <w:bookmarkStart w:id="2132" w:name="_Ref296534126"/>
      <w:bookmarkStart w:id="2133" w:name="_Ref296536077"/>
      <w:bookmarkStart w:id="2134" w:name="_Toc299483448"/>
      <w:bookmarkStart w:id="2135" w:name="_Toc300051077"/>
      <w:bookmarkStart w:id="2136" w:name="_Toc300051450"/>
      <w:bookmarkStart w:id="2137" w:name="_Toc300051753"/>
      <w:bookmarkStart w:id="2138" w:name="_Toc300052363"/>
      <w:bookmarkStart w:id="2139" w:name="_Toc300052974"/>
      <w:bookmarkStart w:id="2140" w:name="_Toc300057812"/>
      <w:bookmarkStart w:id="2141" w:name="_Toc300058014"/>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r w:rsidR="00043936">
        <w:fldChar w:fldCharType="begin"/>
      </w:r>
      <w:r w:rsidR="00043936">
        <w:instrText xml:space="preserve"> SEQ Figura \* ARABIC </w:instrText>
      </w:r>
      <w:r w:rsidR="00043936">
        <w:fldChar w:fldCharType="separate"/>
      </w:r>
      <w:ins w:id="2142" w:author="Orion" w:date="2011-08-02T14:09:00Z">
        <w:r w:rsidR="001335BC">
          <w:rPr>
            <w:noProof/>
          </w:rPr>
          <w:t>23</w:t>
        </w:r>
      </w:ins>
      <w:del w:id="2143" w:author="Orion" w:date="2011-08-02T14:09:00Z">
        <w:r w:rsidR="005C4805" w:rsidDel="001335BC">
          <w:rPr>
            <w:noProof/>
          </w:rPr>
          <w:delText>22</w:delText>
        </w:r>
      </w:del>
      <w:r w:rsidR="00043936">
        <w:rPr>
          <w:noProof/>
        </w:rPr>
        <w:fldChar w:fldCharType="end"/>
      </w:r>
      <w:bookmarkEnd w:id="2132"/>
      <w:bookmarkEnd w:id="2133"/>
      <w:r w:rsidR="00011CB0">
        <w:t>: Piloto Obedeciendo una Orden</w:t>
      </w:r>
      <w:r w:rsidR="000251CD">
        <w:t>.</w:t>
      </w:r>
      <w:bookmarkEnd w:id="2134"/>
      <w:bookmarkEnd w:id="2135"/>
      <w:bookmarkEnd w:id="2136"/>
      <w:bookmarkEnd w:id="2137"/>
      <w:bookmarkEnd w:id="2138"/>
      <w:bookmarkEnd w:id="2139"/>
      <w:bookmarkEnd w:id="2140"/>
      <w:bookmarkEnd w:id="2141"/>
    </w:p>
    <w:p w14:paraId="7322EE47" w14:textId="7E73BAE0" w:rsidR="00001A1C" w:rsidRDefault="00B57D77" w:rsidP="004D73B7">
      <w:pPr>
        <w:pStyle w:val="Caption"/>
        <w:rPr>
          <w:rFonts w:cs="Times New Roman"/>
        </w:rPr>
      </w:pPr>
      <w:bookmarkStart w:id="2144" w:name="_Ref296441855"/>
      <w:bookmarkStart w:id="2145" w:name="_Toc300051078"/>
      <w:bookmarkStart w:id="2146" w:name="_Toc300051451"/>
      <w:bookmarkStart w:id="2147" w:name="_Toc300051754"/>
      <w:bookmarkStart w:id="2148" w:name="_Toc300052364"/>
      <w:bookmarkStart w:id="2149" w:name="_Toc300052975"/>
      <w:bookmarkStart w:id="2150" w:name="_Toc300057813"/>
      <w:bookmarkStart w:id="2151" w:name="_Toc300058015"/>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r w:rsidR="00043936">
        <w:fldChar w:fldCharType="begin"/>
      </w:r>
      <w:r w:rsidR="00043936">
        <w:instrText xml:space="preserve"> SEQ Figura \* ARABIC </w:instrText>
      </w:r>
      <w:r w:rsidR="00043936">
        <w:fldChar w:fldCharType="separate"/>
      </w:r>
      <w:ins w:id="2152" w:author="Orion" w:date="2011-08-02T14:09:00Z">
        <w:r w:rsidR="001335BC">
          <w:rPr>
            <w:noProof/>
          </w:rPr>
          <w:t>24</w:t>
        </w:r>
      </w:ins>
      <w:del w:id="2153" w:author="Orion" w:date="2011-08-02T14:09:00Z">
        <w:r w:rsidR="005C4805" w:rsidDel="001335BC">
          <w:rPr>
            <w:noProof/>
          </w:rPr>
          <w:delText>23</w:delText>
        </w:r>
      </w:del>
      <w:r w:rsidR="00043936">
        <w:rPr>
          <w:noProof/>
        </w:rPr>
        <w:fldChar w:fldCharType="end"/>
      </w:r>
      <w:bookmarkEnd w:id="2144"/>
      <w:r w:rsidR="009D224A">
        <w:t>: Conflicto Finalizado por Lejanía entre Aviones</w:t>
      </w:r>
      <w:r w:rsidR="006B1111">
        <w:t>.</w:t>
      </w:r>
      <w:bookmarkEnd w:id="2145"/>
      <w:bookmarkEnd w:id="2146"/>
      <w:bookmarkEnd w:id="2147"/>
      <w:bookmarkEnd w:id="2148"/>
      <w:bookmarkEnd w:id="2149"/>
      <w:bookmarkEnd w:id="2150"/>
      <w:bookmarkEnd w:id="2151"/>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503590">
        <w:t>Figura 23</w:t>
      </w:r>
      <w:r w:rsidRPr="00686F69">
        <w:fldChar w:fldCharType="end"/>
      </w:r>
      <w:r w:rsidRPr="00686F69">
        <w:t xml:space="preserve">. Para detectar estos casos se inició la aplicación “CheckDistanceBetweenPlanesInConflict”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 xml:space="preserve">“ConflictFinished”. </w:t>
      </w:r>
      <w:r w:rsidR="00AF591B">
        <w:t>Al recibir esta comunicación el pilo</w:t>
      </w:r>
      <w:r w:rsidRPr="00686F69">
        <w:t xml:space="preserve">to crea un hecho interno </w:t>
      </w:r>
      <w:r w:rsidR="00AF591B" w:rsidRPr="00686F69">
        <w:t>“OrderFinished”</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“Flight Leg”</w:t>
      </w:r>
      <w:r w:rsidRPr="00686F69">
        <w:t>que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503590">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503590">
        <w:t>Figura 17</w:t>
      </w:r>
      <w:r w:rsidR="00C8349D" w:rsidRPr="00686F69">
        <w:fldChar w:fldCharType="end"/>
      </w:r>
      <w:r w:rsidR="00C8349D" w:rsidRPr="00686F69">
        <w:t xml:space="preserve">). </w:t>
      </w:r>
      <w:r w:rsidR="009F5DBF" w:rsidRPr="00686F69">
        <w:t xml:space="preserve">En este caso se producía un hecho “GoNextLegWithConflict”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154"/>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503590">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154"/>
      <w:r w:rsidR="00160F45">
        <w:rPr>
          <w:rStyle w:val="CommentReference"/>
        </w:rPr>
        <w:commentReference w:id="2154"/>
      </w:r>
      <w:r w:rsidR="009F5DBF" w:rsidRPr="00686F69">
        <w:t xml:space="preserve"> Esta tarea es muy similar a la de “Flight Plan Monitoring”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503590">
        <w:t>Figura 11</w:t>
      </w:r>
      <w:r w:rsidR="009F5DBF" w:rsidRPr="00686F69">
        <w:fldChar w:fldCharType="end"/>
      </w:r>
      <w:r w:rsidR="009F5DBF" w:rsidRPr="00686F69">
        <w:t>. El proceso es como sigue</w:t>
      </w:r>
      <w:r w:rsidR="00ED143B">
        <w:t>. D</w:t>
      </w:r>
      <w:r w:rsidR="0078123C" w:rsidRPr="00686F69">
        <w:t>espués de consumir el hecho “GoNextLegWithConflict</w:t>
      </w:r>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“GoNextLegWithConflict”,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siguientea cubrir</w:t>
      </w:r>
      <w:r w:rsidR="00160F45">
        <w:t xml:space="preserve"> según el plan de vuelo se almacena</w:t>
      </w:r>
      <w:r w:rsidR="008C3B19" w:rsidRPr="00686F69">
        <w:t xml:space="preserve"> en el hecho “OrderOldLeg”</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“StartLegCheck”</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42F9B6D6" w:rsidR="003574A0" w:rsidRDefault="003574A0" w:rsidP="003574A0">
      <w:pPr>
        <w:pStyle w:val="Caption"/>
        <w:rPr>
          <w:rFonts w:cs="Times New Roman"/>
        </w:rPr>
      </w:pPr>
      <w:bookmarkStart w:id="2155" w:name="_Ref297663867"/>
      <w:bookmarkStart w:id="2156" w:name="_Ref297727267"/>
      <w:bookmarkStart w:id="2157" w:name="_Ref297733137"/>
      <w:bookmarkStart w:id="2158" w:name="_Toc299483449"/>
      <w:bookmarkStart w:id="2159" w:name="_Toc300051079"/>
      <w:bookmarkStart w:id="2160" w:name="_Toc300051452"/>
      <w:bookmarkStart w:id="2161" w:name="_Toc300051755"/>
      <w:bookmarkStart w:id="2162" w:name="_Toc300052365"/>
      <w:bookmarkStart w:id="2163" w:name="_Toc300052976"/>
      <w:bookmarkStart w:id="2164" w:name="_Toc300057814"/>
      <w:bookmarkStart w:id="2165" w:name="_Toc300058016"/>
      <w:r>
        <w:t xml:space="preserve">Figura </w:t>
      </w:r>
      <w:r w:rsidR="00043936">
        <w:fldChar w:fldCharType="begin"/>
      </w:r>
      <w:r w:rsidR="00043936">
        <w:instrText xml:space="preserve"> SEQ Figura \* ARABIC </w:instrText>
      </w:r>
      <w:r w:rsidR="00043936">
        <w:fldChar w:fldCharType="separate"/>
      </w:r>
      <w:ins w:id="2166" w:author="Orion" w:date="2011-08-02T14:09:00Z">
        <w:r w:rsidR="001335BC">
          <w:rPr>
            <w:noProof/>
          </w:rPr>
          <w:t>25</w:t>
        </w:r>
      </w:ins>
      <w:del w:id="2167" w:author="Orion" w:date="2011-08-02T14:09:00Z">
        <w:r w:rsidR="005C4805" w:rsidDel="001335BC">
          <w:rPr>
            <w:noProof/>
          </w:rPr>
          <w:delText>24</w:delText>
        </w:r>
      </w:del>
      <w:r w:rsidR="00043936">
        <w:rPr>
          <w:noProof/>
        </w:rPr>
        <w:fldChar w:fldCharType="end"/>
      </w:r>
      <w:bookmarkEnd w:id="2155"/>
      <w:r>
        <w:t>: Ir al Siguiente Tramo Con Conflicto</w:t>
      </w:r>
      <w:bookmarkEnd w:id="2156"/>
      <w:bookmarkEnd w:id="2157"/>
      <w:r w:rsidR="006B1111">
        <w:t>.</w:t>
      </w:r>
      <w:bookmarkEnd w:id="2158"/>
      <w:bookmarkEnd w:id="2159"/>
      <w:bookmarkEnd w:id="2160"/>
      <w:bookmarkEnd w:id="2161"/>
      <w:bookmarkEnd w:id="2162"/>
      <w:bookmarkEnd w:id="2163"/>
      <w:bookmarkEnd w:id="2164"/>
      <w:bookmarkEnd w:id="2165"/>
    </w:p>
    <w:p w14:paraId="4327EC6D" w14:textId="1F1643D9" w:rsidR="00D2330D" w:rsidRPr="00D2330D" w:rsidRDefault="000251CD" w:rsidP="00D2330D">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“ObeyOrderCompleted”</w:t>
      </w:r>
      <w:r w:rsidR="00160F45">
        <w:t>. Ésta</w:t>
      </w:r>
      <w:r w:rsidRPr="00686F69">
        <w:t xml:space="preserve"> elimina </w:t>
      </w:r>
      <w:r>
        <w:t>el</w:t>
      </w:r>
      <w:r w:rsidRPr="00686F69">
        <w:t xml:space="preserve"> conflicto del listado de conflictos actuales que gestiona dentro de su estado mental</w:t>
      </w:r>
      <w:r w:rsidR="00160F45">
        <w:t>.</w:t>
      </w:r>
    </w:p>
    <w:p w14:paraId="6DA5E1B2" w14:textId="40F8721B" w:rsidR="00D2330D" w:rsidRPr="001C3D91" w:rsidRDefault="00D2330D">
      <w:pPr>
        <w:pStyle w:val="Heading1"/>
        <w:numPr>
          <w:ilvl w:val="1"/>
          <w:numId w:val="40"/>
        </w:numPr>
        <w:rPr>
          <w:b w:val="0"/>
          <w:sz w:val="44"/>
          <w:szCs w:val="52"/>
        </w:rPr>
        <w:pPrChange w:id="2168" w:author="Orion" w:date="2011-08-02T00:40:00Z">
          <w:pPr>
            <w:pStyle w:val="Heading1"/>
            <w:numPr>
              <w:ilvl w:val="1"/>
              <w:numId w:val="57"/>
            </w:numPr>
            <w:tabs>
              <w:tab w:val="clear" w:pos="0"/>
            </w:tabs>
            <w:ind w:left="792"/>
          </w:pPr>
        </w:pPrChange>
      </w:pPr>
      <w:bookmarkStart w:id="2169" w:name="_Ref298953739"/>
      <w:bookmarkStart w:id="2170" w:name="_Toc300051985"/>
      <w:r>
        <w:rPr>
          <w:b w:val="0"/>
          <w:sz w:val="44"/>
          <w:szCs w:val="52"/>
        </w:rPr>
        <w:t>Simul</w:t>
      </w:r>
      <w:r w:rsidRPr="001C3D91">
        <w:rPr>
          <w:b w:val="0"/>
          <w:sz w:val="44"/>
          <w:szCs w:val="52"/>
        </w:rPr>
        <w:t>ación</w:t>
      </w:r>
      <w:bookmarkEnd w:id="2169"/>
      <w:bookmarkEnd w:id="2170"/>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503590">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503590">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503590">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503590">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503590">
        <w:t>5.2.3</w:t>
      </w:r>
      <w:r w:rsidR="001564F8">
        <w:fldChar w:fldCharType="end"/>
      </w:r>
      <w:r w:rsidR="001564F8">
        <w:t>).</w:t>
      </w:r>
    </w:p>
    <w:p w14:paraId="7FCBE156" w14:textId="081A13B6" w:rsidR="00595646" w:rsidRPr="00191FF3" w:rsidRDefault="00B937FD">
      <w:pPr>
        <w:pStyle w:val="Heading1"/>
        <w:numPr>
          <w:ilvl w:val="2"/>
          <w:numId w:val="40"/>
        </w:numPr>
        <w:rPr>
          <w:sz w:val="36"/>
          <w:szCs w:val="52"/>
        </w:rPr>
        <w:pPrChange w:id="2171" w:author="Orion" w:date="2011-08-02T00:40:00Z">
          <w:pPr>
            <w:pStyle w:val="Heading1"/>
            <w:numPr>
              <w:ilvl w:val="2"/>
              <w:numId w:val="57"/>
            </w:numPr>
            <w:tabs>
              <w:tab w:val="clear" w:pos="0"/>
            </w:tabs>
            <w:ind w:left="1224" w:hanging="504"/>
          </w:pPr>
        </w:pPrChange>
      </w:pPr>
      <w:bookmarkStart w:id="2172" w:name="_Ref299098818"/>
      <w:bookmarkStart w:id="2173" w:name="_Toc300051986"/>
      <w:r w:rsidRPr="00191FF3">
        <w:rPr>
          <w:b w:val="0"/>
          <w:sz w:val="36"/>
          <w:szCs w:val="52"/>
        </w:rPr>
        <w:t>Módulo de lógica</w:t>
      </w:r>
      <w:bookmarkEnd w:id="2172"/>
      <w:bookmarkEnd w:id="2173"/>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503590">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INGENIAS Agent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EndPr/>
        <w:sdtContent>
          <w:r w:rsidR="0005219F">
            <w:fldChar w:fldCharType="begin"/>
          </w:r>
          <w:r w:rsidR="0005219F">
            <w:instrText xml:space="preserve"> CITATION Qui \l 3082 </w:instrText>
          </w:r>
          <w:r w:rsidR="0005219F">
            <w:fldChar w:fldCharType="separate"/>
          </w:r>
          <w:r w:rsidR="0005219F">
            <w:rPr>
              <w:noProof/>
            </w:rPr>
            <w:t>(68)</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 xml:space="preserve">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“Agent” del IAF. En segundo lugar, hay código incrustado desde las especificaciones. El lenguaje gráfico tiene que buscar un compromiso entre capacidad de abstracción y poder expresivo. Para expresar aquella información que no se puede especificar con primitivas gráficas, el lenguaje </w:t>
      </w:r>
      <w:r>
        <w:lastRenderedPageBreak/>
        <w:t>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503590">
        <w:t>4.2</w:t>
      </w:r>
      <w:r w:rsidR="00441066">
        <w:fldChar w:fldCharType="end"/>
      </w:r>
      <w:r w:rsidR="00441066">
        <w:t>)</w:t>
      </w:r>
      <w:r>
        <w:t>. Las especificaciones gráficas incluyen la primitiva “Code component”, que contiene extractos de código y se asocia a otros elementos gráficos. Durante la generación de código, el contenido de los “Code component”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pPr>
        <w:pStyle w:val="Heading1"/>
        <w:numPr>
          <w:ilvl w:val="2"/>
          <w:numId w:val="40"/>
        </w:numPr>
        <w:rPr>
          <w:sz w:val="36"/>
          <w:szCs w:val="52"/>
        </w:rPr>
        <w:pPrChange w:id="2174" w:author="Orion" w:date="2011-08-02T00:40:00Z">
          <w:pPr>
            <w:pStyle w:val="Heading1"/>
            <w:numPr>
              <w:ilvl w:val="2"/>
              <w:numId w:val="57"/>
            </w:numPr>
            <w:tabs>
              <w:tab w:val="clear" w:pos="0"/>
            </w:tabs>
            <w:ind w:left="1224" w:hanging="504"/>
          </w:pPr>
        </w:pPrChange>
      </w:pPr>
      <w:bookmarkStart w:id="2175" w:name="_Ref299099227"/>
      <w:bookmarkStart w:id="2176" w:name="_Toc300051987"/>
      <w:r w:rsidRPr="001109CD">
        <w:rPr>
          <w:b w:val="0"/>
          <w:sz w:val="36"/>
          <w:szCs w:val="52"/>
        </w:rPr>
        <w:t>Visualización</w:t>
      </w:r>
      <w:bookmarkEnd w:id="2175"/>
      <w:bookmarkEnd w:id="2176"/>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177"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del w:id="2178" w:author="Orion" w:date="2011-08-01T18:15:00Z">
        <w:r w:rsidR="00010860" w:rsidDel="00646442">
          <w:delText xml:space="preserve"> </w:delText>
        </w:r>
      </w:del>
      <w:ins w:id="2179" w:author="Orion" w:date="2011-08-01T18:15:00Z">
        <w:r w:rsidR="00646442">
          <w:t xml:space="preserve"> </w:t>
        </w:r>
        <w:r w:rsidR="00646442" w:rsidRPr="007D3930">
          <w:t>(</w:t>
        </w:r>
        <w:r w:rsidR="00646442">
          <w:t xml:space="preserve">ver </w:t>
        </w:r>
      </w:ins>
      <w:ins w:id="2180" w:author="Orion" w:date="2011-08-01T17:58:00Z">
        <w:r w:rsidR="00010860">
          <w:fldChar w:fldCharType="begin"/>
        </w:r>
        <w:r w:rsidR="00010860">
          <w:instrText xml:space="preserve"> REF _Ref299984825 \h </w:instrText>
        </w:r>
      </w:ins>
      <w:r w:rsidR="00010860">
        <w:fldChar w:fldCharType="separate"/>
      </w:r>
      <w:ins w:id="2181" w:author="Orion" w:date="2011-08-01T23:01:00Z">
        <w:r w:rsidR="00760AB5">
          <w:t xml:space="preserve">Figura </w:t>
        </w:r>
        <w:r w:rsidR="00760AB5">
          <w:rPr>
            <w:noProof/>
          </w:rPr>
          <w:t>25</w:t>
        </w:r>
      </w:ins>
      <w:ins w:id="2182" w:author="Orion" w:date="2011-08-01T17:58:00Z">
        <w:r w:rsidR="00010860">
          <w:fldChar w:fldCharType="end"/>
        </w:r>
        <w:r w:rsidR="00010860">
          <w:t>)</w:t>
        </w:r>
      </w:ins>
      <w:r w:rsidR="002809A4">
        <w:t>, así como las interacciones</w:t>
      </w:r>
      <w:r w:rsidR="00010860">
        <w:t xml:space="preserve"> </w:t>
      </w:r>
      <w:ins w:id="2183" w:author="Orion" w:date="2011-08-01T18:15:00Z">
        <w:r w:rsidR="00646442" w:rsidRPr="007D3930">
          <w:t>(</w:t>
        </w:r>
        <w:r w:rsidR="00646442">
          <w:t xml:space="preserve">ver </w:t>
        </w:r>
      </w:ins>
      <w:ins w:id="2184" w:author="Orion" w:date="2011-08-01T17:58:00Z">
        <w:r w:rsidR="00010860">
          <w:fldChar w:fldCharType="begin"/>
        </w:r>
        <w:r w:rsidR="00010860">
          <w:instrText xml:space="preserve"> REF _Ref299984859 \h </w:instrText>
        </w:r>
      </w:ins>
      <w:r w:rsidR="00010860">
        <w:fldChar w:fldCharType="separate"/>
      </w:r>
      <w:ins w:id="2185" w:author="Orion" w:date="2011-08-01T17:58:00Z">
        <w:r w:rsidR="00010860">
          <w:t xml:space="preserve">Figura </w:t>
        </w:r>
        <w:r w:rsidR="00010860">
          <w:rPr>
            <w:noProof/>
          </w:rPr>
          <w:t>26</w:t>
        </w:r>
        <w:r w:rsidR="00010860">
          <w:fldChar w:fldCharType="end"/>
        </w:r>
      </w:ins>
      <w:r w:rsidR="00010860">
        <w:t>)</w:t>
      </w:r>
      <w:r w:rsidR="002809A4">
        <w:t xml:space="preserve"> y las tareas que van ejecutando en cada momento</w:t>
      </w:r>
      <w:r w:rsidR="00557A40">
        <w:t xml:space="preserve">. Esta visualización también aporta una serie de </w:t>
      </w:r>
      <w:r w:rsidR="00557A40" w:rsidRPr="00441066">
        <w:t>logs</w:t>
      </w:r>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186" w:author="Orion" w:date="2011-08-01T18:15:00Z">
        <w:r w:rsidR="00646442" w:rsidRPr="007D3930">
          <w:t>(</w:t>
        </w:r>
        <w:r w:rsidR="00646442">
          <w:t xml:space="preserve">ver </w:t>
        </w:r>
      </w:ins>
      <w:ins w:id="2187" w:author="Orion" w:date="2011-08-01T17:58:00Z">
        <w:r w:rsidR="00010860">
          <w:fldChar w:fldCharType="begin"/>
        </w:r>
        <w:r w:rsidR="00010860">
          <w:instrText xml:space="preserve"> REF _Ref299984853 \h </w:instrText>
        </w:r>
      </w:ins>
      <w:r w:rsidR="00010860">
        <w:fldChar w:fldCharType="separate"/>
      </w:r>
      <w:ins w:id="2188" w:author="Orion" w:date="2011-08-01T17:58:00Z">
        <w:r w:rsidR="00010860">
          <w:t xml:space="preserve">Figura </w:t>
        </w:r>
        <w:r w:rsidR="00010860">
          <w:rPr>
            <w:noProof/>
          </w:rPr>
          <w:t>27</w:t>
        </w:r>
        <w:r w:rsidR="00010860">
          <w:fldChar w:fldCharType="end"/>
        </w:r>
        <w:r w:rsidR="00010860">
          <w:t>)</w:t>
        </w:r>
      </w:ins>
      <w:r w:rsidR="002809A4">
        <w:t>.</w:t>
      </w:r>
    </w:p>
    <w:p w14:paraId="5B7F12BC" w14:textId="51DFF7B1" w:rsidR="00242B3B" w:rsidRDefault="00242B3B">
      <w:pPr>
        <w:spacing w:before="240" w:after="120"/>
        <w:ind w:firstLine="284"/>
        <w:jc w:val="both"/>
        <w:rPr>
          <w:ins w:id="2189" w:author="Orion" w:date="2011-08-01T17:48:00Z"/>
        </w:rPr>
        <w:pPrChange w:id="2190" w:author="IO" w:date="2011-07-22T12:38:00Z">
          <w:pPr/>
        </w:pPrChange>
      </w:pPr>
      <w:ins w:id="2191"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192" w:author="Orion" w:date="2011-08-01T17:38:00Z"/>
        </w:rPr>
        <w:pPrChange w:id="2193" w:author="Orion" w:date="2011-08-01T17:49:00Z">
          <w:pPr/>
        </w:pPrChange>
      </w:pPr>
      <w:bookmarkStart w:id="2194" w:name="_Ref299984825"/>
      <w:bookmarkStart w:id="2195" w:name="_Toc300051080"/>
      <w:bookmarkStart w:id="2196" w:name="_Toc300051453"/>
      <w:bookmarkStart w:id="2197" w:name="_Toc300051756"/>
      <w:bookmarkStart w:id="2198" w:name="_Toc300052366"/>
      <w:bookmarkStart w:id="2199" w:name="_Toc300052977"/>
      <w:bookmarkStart w:id="2200" w:name="_Toc300057815"/>
      <w:bookmarkStart w:id="2201" w:name="_Toc300058017"/>
      <w:ins w:id="2202" w:author="Orion" w:date="2011-08-01T17:49:00Z">
        <w:r>
          <w:t xml:space="preserve">Figura </w:t>
        </w:r>
        <w:r>
          <w:fldChar w:fldCharType="begin"/>
        </w:r>
        <w:r>
          <w:instrText xml:space="preserve"> SEQ Figura \* ARABIC </w:instrText>
        </w:r>
      </w:ins>
      <w:r>
        <w:fldChar w:fldCharType="separate"/>
      </w:r>
      <w:ins w:id="2203" w:author="Orion" w:date="2011-08-02T14:09:00Z">
        <w:r w:rsidR="001335BC">
          <w:rPr>
            <w:noProof/>
          </w:rPr>
          <w:t>26</w:t>
        </w:r>
      </w:ins>
      <w:ins w:id="2204" w:author="Orion" w:date="2011-08-01T17:49:00Z">
        <w:r>
          <w:fldChar w:fldCharType="end"/>
        </w:r>
        <w:bookmarkEnd w:id="2194"/>
        <w:r>
          <w:t xml:space="preserve">: </w:t>
        </w:r>
      </w:ins>
      <w:ins w:id="2205" w:author="Orion" w:date="2011-08-01T17:58:00Z">
        <w:r>
          <w:t xml:space="preserve">IAF </w:t>
        </w:r>
      </w:ins>
      <w:ins w:id="2206" w:author="Orion" w:date="2011-08-01T17:49:00Z">
        <w:r>
          <w:t>Estado Mental</w:t>
        </w:r>
      </w:ins>
      <w:bookmarkEnd w:id="2195"/>
      <w:bookmarkEnd w:id="2196"/>
      <w:bookmarkEnd w:id="2197"/>
      <w:bookmarkEnd w:id="2198"/>
      <w:bookmarkEnd w:id="2199"/>
      <w:bookmarkEnd w:id="2200"/>
      <w:bookmarkEnd w:id="2201"/>
    </w:p>
    <w:p w14:paraId="445947FE" w14:textId="7DB1F5ED" w:rsidR="000F05DA" w:rsidRDefault="000F05DA">
      <w:pPr>
        <w:spacing w:before="240" w:after="120"/>
        <w:ind w:firstLine="284"/>
        <w:jc w:val="both"/>
        <w:rPr>
          <w:ins w:id="2207" w:author="Orion" w:date="2011-06-20T19:20:00Z"/>
        </w:rPr>
        <w:pPrChange w:id="2208" w:author="IO" w:date="2011-07-22T12:38:00Z">
          <w:pPr/>
        </w:pPrChange>
      </w:pPr>
      <w:ins w:id="2209" w:author="Orion" w:date="2011-08-01T17:38:00Z">
        <w:r>
          <w:rPr>
            <w:noProof/>
            <w:lang w:eastAsia="es-ES" w:bidi="ar-SA"/>
          </w:rPr>
          <w:lastRenderedPageBreak/>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210" w:author="Orion" w:date="2011-08-01T17:40:00Z"/>
        </w:rPr>
        <w:pPrChange w:id="2211" w:author="Orion" w:date="2011-08-01T17:44:00Z">
          <w:pPr/>
        </w:pPrChange>
      </w:pPr>
      <w:bookmarkStart w:id="2212" w:name="_Ref299984859"/>
      <w:bookmarkStart w:id="2213" w:name="_Toc300051081"/>
      <w:bookmarkStart w:id="2214" w:name="_Toc300051454"/>
      <w:bookmarkStart w:id="2215" w:name="_Toc300051757"/>
      <w:bookmarkStart w:id="2216" w:name="_Toc300052367"/>
      <w:bookmarkStart w:id="2217" w:name="_Toc300052978"/>
      <w:bookmarkStart w:id="2218" w:name="_Toc300057816"/>
      <w:bookmarkStart w:id="2219" w:name="_Toc300058018"/>
      <w:ins w:id="2220" w:author="Orion" w:date="2011-08-01T17:44:00Z">
        <w:r>
          <w:t xml:space="preserve">Figura </w:t>
        </w:r>
        <w:r>
          <w:fldChar w:fldCharType="begin"/>
        </w:r>
        <w:r>
          <w:instrText xml:space="preserve"> SEQ Figura \* ARABIC </w:instrText>
        </w:r>
      </w:ins>
      <w:r>
        <w:fldChar w:fldCharType="separate"/>
      </w:r>
      <w:ins w:id="2221" w:author="Orion" w:date="2011-08-02T14:09:00Z">
        <w:r w:rsidR="001335BC">
          <w:rPr>
            <w:noProof/>
          </w:rPr>
          <w:t>27</w:t>
        </w:r>
      </w:ins>
      <w:ins w:id="2222" w:author="Orion" w:date="2011-08-01T17:44:00Z">
        <w:r>
          <w:fldChar w:fldCharType="end"/>
        </w:r>
        <w:bookmarkEnd w:id="2212"/>
        <w:r>
          <w:t>: IAF Interacciones</w:t>
        </w:r>
      </w:ins>
      <w:bookmarkEnd w:id="2213"/>
      <w:bookmarkEnd w:id="2214"/>
      <w:bookmarkEnd w:id="2215"/>
      <w:bookmarkEnd w:id="2216"/>
      <w:bookmarkEnd w:id="2217"/>
      <w:bookmarkEnd w:id="2218"/>
      <w:bookmarkEnd w:id="2219"/>
    </w:p>
    <w:p w14:paraId="0B0AA23F" w14:textId="23544A77" w:rsidR="000F05DA" w:rsidRDefault="000F05DA">
      <w:pPr>
        <w:spacing w:before="240" w:after="120"/>
        <w:ind w:firstLine="284"/>
        <w:jc w:val="both"/>
        <w:rPr>
          <w:ins w:id="2223" w:author="Orion" w:date="2011-08-01T17:44:00Z"/>
        </w:rPr>
        <w:pPrChange w:id="2224" w:author="IO" w:date="2011-07-22T12:38:00Z">
          <w:pPr/>
        </w:pPrChange>
      </w:pPr>
      <w:ins w:id="2225" w:author="Orion" w:date="2011-08-01T17:40:00Z">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226" w:author="Orion" w:date="2011-06-20T19:14:00Z"/>
        </w:rPr>
        <w:pPrChange w:id="2227" w:author="Orion" w:date="2011-08-01T17:59:00Z">
          <w:pPr/>
        </w:pPrChange>
      </w:pPr>
      <w:bookmarkStart w:id="2228" w:name="_Ref299984853"/>
      <w:bookmarkStart w:id="2229" w:name="_Toc300051082"/>
      <w:bookmarkStart w:id="2230" w:name="_Toc300051455"/>
      <w:bookmarkStart w:id="2231" w:name="_Toc300051758"/>
      <w:bookmarkStart w:id="2232" w:name="_Toc300052368"/>
      <w:bookmarkStart w:id="2233" w:name="_Toc300052979"/>
      <w:bookmarkStart w:id="2234" w:name="_Toc300057817"/>
      <w:bookmarkStart w:id="2235" w:name="_Toc300058019"/>
      <w:ins w:id="2236" w:author="Orion" w:date="2011-08-01T17:44:00Z">
        <w:r>
          <w:t xml:space="preserve">Figura </w:t>
        </w:r>
        <w:r>
          <w:fldChar w:fldCharType="begin"/>
        </w:r>
        <w:r>
          <w:instrText xml:space="preserve"> SEQ Figura \* ARABIC </w:instrText>
        </w:r>
      </w:ins>
      <w:r>
        <w:fldChar w:fldCharType="separate"/>
      </w:r>
      <w:ins w:id="2237" w:author="Orion" w:date="2011-08-02T14:09:00Z">
        <w:r w:rsidR="001335BC">
          <w:rPr>
            <w:noProof/>
          </w:rPr>
          <w:t>28</w:t>
        </w:r>
      </w:ins>
      <w:ins w:id="2238" w:author="Orion" w:date="2011-08-01T17:44:00Z">
        <w:r>
          <w:fldChar w:fldCharType="end"/>
        </w:r>
        <w:bookmarkEnd w:id="2228"/>
        <w:r>
          <w:t xml:space="preserve">: IAF </w:t>
        </w:r>
      </w:ins>
      <w:ins w:id="2239" w:author="Orion" w:date="2011-08-01T17:45:00Z">
        <w:r>
          <w:t>L</w:t>
        </w:r>
      </w:ins>
      <w:ins w:id="2240" w:author="Orion" w:date="2011-08-01T17:44:00Z">
        <w:r>
          <w:t>ogs</w:t>
        </w:r>
      </w:ins>
      <w:bookmarkEnd w:id="2229"/>
      <w:bookmarkEnd w:id="2230"/>
      <w:bookmarkEnd w:id="2231"/>
      <w:bookmarkEnd w:id="2232"/>
      <w:bookmarkEnd w:id="2233"/>
      <w:bookmarkEnd w:id="2234"/>
      <w:bookmarkEnd w:id="2235"/>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r w:rsidRPr="002447D8">
        <w:rPr>
          <w:i/>
        </w:rPr>
        <w:t>World Wind</w:t>
      </w:r>
      <w:r w:rsidRPr="00441066">
        <w:t xml:space="preserve"> de la NASA</w:t>
      </w:r>
      <w:sdt>
        <w:sdtPr>
          <w:id w:val="-304163868"/>
          <w:citation/>
        </w:sdtPr>
        <w:sdtEndPr/>
        <w:sdtContent>
          <w:r w:rsidRPr="00441066">
            <w:fldChar w:fldCharType="begin"/>
          </w:r>
          <w:r w:rsidR="003C556D">
            <w:instrText xml:space="preserve">CITATION Wor \l 3082 </w:instrText>
          </w:r>
          <w:r w:rsidRPr="00441066">
            <w:fldChar w:fldCharType="separate"/>
          </w:r>
          <w:r w:rsidR="00282451">
            <w:rPr>
              <w:noProof/>
            </w:rPr>
            <w:t xml:space="preserve"> (71)</w:t>
          </w:r>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r w:rsidRPr="002447D8">
        <w:rPr>
          <w:i/>
        </w:rPr>
        <w:t>World Wind</w:t>
      </w:r>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w:t>
      </w:r>
      <w:r w:rsidR="003B5896">
        <w:lastRenderedPageBreak/>
        <w:t xml:space="preserve">EEUU </w:t>
      </w:r>
      <w:r w:rsidRPr="00ED027D">
        <w:t>(USGS</w:t>
      </w:r>
      <w:r w:rsidR="003B5896">
        <w:t xml:space="preserve">, </w:t>
      </w:r>
      <w:r w:rsidR="003B5896" w:rsidRPr="002447D8">
        <w:rPr>
          <w:i/>
        </w:rPr>
        <w:t>United States Geological Survey</w:t>
      </w:r>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Open Geospatial Consortium</w:t>
      </w:r>
      <w:r w:rsidR="00771056" w:rsidRPr="002447D8">
        <w:rPr>
          <w:i/>
        </w:rPr>
        <w:t>’s</w:t>
      </w:r>
      <w:r w:rsidRPr="002447D8">
        <w:rPr>
          <w:i/>
        </w:rPr>
        <w:t xml:space="preserve"> Web Map Service</w:t>
      </w:r>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r w:rsidRPr="00C4522D">
        <w:rPr>
          <w:i/>
        </w:rPr>
        <w:t>World Wind</w:t>
      </w:r>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Wor</w:t>
      </w:r>
      <w:r w:rsidRPr="003B5896">
        <w:t>ld Wind</w:t>
      </w:r>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r w:rsidR="00503590">
        <w:t xml:space="preserve">Figura </w:t>
      </w:r>
      <w:r w:rsidR="00503590">
        <w:rPr>
          <w:noProof/>
        </w:rPr>
        <w:t>25</w:t>
      </w:r>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2241" w:name="_Ref299104038"/>
      <w:bookmarkStart w:id="2242" w:name="_Toc299483450"/>
      <w:bookmarkStart w:id="2243" w:name="_Toc300051083"/>
      <w:bookmarkStart w:id="2244" w:name="_Toc300051456"/>
      <w:bookmarkStart w:id="2245" w:name="_Toc300051759"/>
      <w:bookmarkStart w:id="2246" w:name="_Toc300052369"/>
      <w:bookmarkStart w:id="2247" w:name="_Toc300052980"/>
      <w:bookmarkStart w:id="2248" w:name="_Toc300057818"/>
      <w:bookmarkStart w:id="2249" w:name="_Toc300058020"/>
      <w:r>
        <w:t xml:space="preserve">Figura </w:t>
      </w:r>
      <w:r w:rsidR="00043936">
        <w:fldChar w:fldCharType="begin"/>
      </w:r>
      <w:r w:rsidR="00043936">
        <w:instrText xml:space="preserve"> SEQ Figura \* ARABIC </w:instrText>
      </w:r>
      <w:r w:rsidR="00043936">
        <w:fldChar w:fldCharType="separate"/>
      </w:r>
      <w:ins w:id="2250" w:author="Orion" w:date="2011-08-02T14:09:00Z">
        <w:r w:rsidR="001335BC">
          <w:rPr>
            <w:noProof/>
          </w:rPr>
          <w:t>29</w:t>
        </w:r>
      </w:ins>
      <w:del w:id="2251" w:author="Orion" w:date="2011-08-02T14:09:00Z">
        <w:r w:rsidR="005C4805" w:rsidDel="001335BC">
          <w:rPr>
            <w:noProof/>
          </w:rPr>
          <w:delText>28</w:delText>
        </w:r>
      </w:del>
      <w:r w:rsidR="00043936">
        <w:rPr>
          <w:noProof/>
        </w:rPr>
        <w:fldChar w:fldCharType="end"/>
      </w:r>
      <w:bookmarkEnd w:id="2241"/>
      <w:r>
        <w:t>. Aplicación de visualización.</w:t>
      </w:r>
      <w:bookmarkEnd w:id="2242"/>
      <w:bookmarkEnd w:id="2243"/>
      <w:bookmarkEnd w:id="2244"/>
      <w:bookmarkEnd w:id="2245"/>
      <w:bookmarkEnd w:id="2246"/>
      <w:bookmarkEnd w:id="2247"/>
      <w:bookmarkEnd w:id="2248"/>
      <w:bookmarkEnd w:id="2249"/>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Blue Marbel</w:t>
      </w:r>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503590">
        <w:t>4.1.1</w:t>
      </w:r>
      <w:r w:rsidR="00416FF6">
        <w:fldChar w:fldCharType="end"/>
      </w:r>
      <w:r w:rsidR="00416FF6">
        <w:t>)</w:t>
      </w:r>
      <w:r w:rsidR="00B90C7A">
        <w:t xml:space="preserve">, parte de los datos de la simulación son asignados directamente por el usuario a través de </w:t>
      </w:r>
      <w:r w:rsidR="00B90C7A">
        <w:lastRenderedPageBreak/>
        <w:t>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r w:rsidR="00535278" w:rsidRPr="009E7B46">
        <w:rPr>
          <w:i/>
        </w:rPr>
        <w:t>World Wind</w:t>
      </w:r>
      <w:r>
        <w:t xml:space="preserve"> para mostrar el desarrollo de la simulación. En la </w:t>
      </w:r>
      <w:r>
        <w:fldChar w:fldCharType="begin"/>
      </w:r>
      <w:r>
        <w:instrText xml:space="preserve"> REF _Ref299104038 \h </w:instrText>
      </w:r>
      <w:r>
        <w:fldChar w:fldCharType="separate"/>
      </w:r>
      <w:r w:rsidR="00760AB5">
        <w:t xml:space="preserve">Figura </w:t>
      </w:r>
      <w:r w:rsidR="00760AB5">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252" w:author="Orion" w:date="2011-08-01T18:21:00Z">
        <w:r w:rsidR="00CB5ABD">
          <w:t>El</w:t>
        </w:r>
      </w:ins>
      <w:ins w:id="2253" w:author="Orion" w:date="2011-08-01T18:24:00Z">
        <w:r w:rsidR="00370274">
          <w:t xml:space="preserve"> color rojo de las aeronaves se reserva para cuando estas entran en alto riesgo de colisión</w:t>
        </w:r>
      </w:ins>
      <w:ins w:id="2254" w:author="IO" w:date="2011-07-22T13:37:00Z">
        <w:del w:id="2255" w:author="Orion" w:date="2011-08-01T18:21:00Z">
          <w:r w:rsidR="00085242" w:rsidDel="00CB5ABD">
            <w:delText>El color rojo se reserva para indicar que el avión no se está desplazando</w:delText>
          </w:r>
        </w:del>
      </w:ins>
      <w:ins w:id="2256" w:author="Orion" w:date="2011-06-21T11:58:00Z">
        <w:r w:rsidR="00F52E1D">
          <w:t xml:space="preserve">. </w:t>
        </w:r>
      </w:ins>
      <w:r w:rsidR="00085242">
        <w:t>A</w:t>
      </w:r>
      <w:r w:rsidR="00F52E1D">
        <w:t xml:space="preserve">lgo similar </w:t>
      </w:r>
      <w:r w:rsidR="00085242">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pPr>
        <w:pStyle w:val="Heading1"/>
        <w:numPr>
          <w:ilvl w:val="2"/>
          <w:numId w:val="40"/>
        </w:numPr>
        <w:rPr>
          <w:sz w:val="36"/>
          <w:szCs w:val="52"/>
        </w:rPr>
        <w:pPrChange w:id="2257" w:author="Orion" w:date="2011-08-02T00:40:00Z">
          <w:pPr>
            <w:pStyle w:val="Heading1"/>
            <w:numPr>
              <w:ilvl w:val="2"/>
              <w:numId w:val="57"/>
            </w:numPr>
            <w:tabs>
              <w:tab w:val="clear" w:pos="0"/>
            </w:tabs>
            <w:ind w:left="1224" w:hanging="504"/>
          </w:pPr>
        </w:pPrChange>
      </w:pPr>
      <w:bookmarkStart w:id="2258" w:name="_Toc299463813"/>
      <w:bookmarkStart w:id="2259" w:name="_Toc299463897"/>
      <w:bookmarkStart w:id="2260" w:name="_Toc299721498"/>
      <w:bookmarkStart w:id="2261" w:name="_Toc299463814"/>
      <w:bookmarkStart w:id="2262" w:name="_Toc299463898"/>
      <w:bookmarkStart w:id="2263" w:name="_Toc299721499"/>
      <w:bookmarkStart w:id="2264" w:name="_Toc299463815"/>
      <w:bookmarkStart w:id="2265" w:name="_Toc299463899"/>
      <w:bookmarkStart w:id="2266" w:name="_Toc299721500"/>
      <w:bookmarkStart w:id="2267" w:name="_Ref299099252"/>
      <w:bookmarkStart w:id="2268" w:name="_Toc300051988"/>
      <w:bookmarkEnd w:id="2258"/>
      <w:bookmarkEnd w:id="2259"/>
      <w:bookmarkEnd w:id="2260"/>
      <w:bookmarkEnd w:id="2261"/>
      <w:bookmarkEnd w:id="2262"/>
      <w:bookmarkEnd w:id="2263"/>
      <w:bookmarkEnd w:id="2264"/>
      <w:bookmarkEnd w:id="2265"/>
      <w:bookmarkEnd w:id="2266"/>
      <w:r w:rsidRPr="001D384D">
        <w:rPr>
          <w:b w:val="0"/>
          <w:sz w:val="36"/>
          <w:szCs w:val="52"/>
        </w:rPr>
        <w:t>Controlador</w:t>
      </w:r>
      <w:bookmarkEnd w:id="2267"/>
      <w:bookmarkEnd w:id="2268"/>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r w:rsidRPr="003B5896">
        <w:t>Simulation Creator</w:t>
      </w:r>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269" w:author="Orion" w:date="2011-08-01T18:31:00Z">
        <w:r w:rsidR="007D3930" w:rsidDel="001D384D">
          <w:delText xml:space="preserve">agente </w:delText>
        </w:r>
      </w:del>
      <w:ins w:id="2270"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pPr>
        <w:pStyle w:val="Heading1"/>
        <w:numPr>
          <w:ilvl w:val="0"/>
          <w:numId w:val="40"/>
        </w:numPr>
        <w:rPr>
          <w:b w:val="0"/>
          <w:sz w:val="52"/>
          <w:szCs w:val="52"/>
        </w:rPr>
        <w:pPrChange w:id="2271" w:author="Orion" w:date="2011-08-02T00:40:00Z">
          <w:pPr>
            <w:pStyle w:val="Heading1"/>
            <w:numPr>
              <w:numId w:val="57"/>
            </w:numPr>
            <w:tabs>
              <w:tab w:val="clear" w:pos="0"/>
            </w:tabs>
            <w:ind w:left="360" w:hanging="360"/>
          </w:pPr>
        </w:pPrChange>
      </w:pPr>
      <w:bookmarkStart w:id="2272" w:name="_Toc299103616"/>
      <w:bookmarkStart w:id="2273" w:name="_Toc299103989"/>
      <w:bookmarkStart w:id="2274" w:name="_Toc299463817"/>
      <w:bookmarkStart w:id="2275" w:name="_Toc299463901"/>
      <w:bookmarkStart w:id="2276" w:name="_Toc299721502"/>
      <w:bookmarkStart w:id="2277" w:name="_Ref299881061"/>
      <w:bookmarkStart w:id="2278" w:name="_Toc300051989"/>
      <w:bookmarkEnd w:id="2272"/>
      <w:bookmarkEnd w:id="2273"/>
      <w:bookmarkEnd w:id="2274"/>
      <w:bookmarkEnd w:id="2275"/>
      <w:bookmarkEnd w:id="2276"/>
      <w:r w:rsidRPr="00CE00BA">
        <w:rPr>
          <w:b w:val="0"/>
          <w:sz w:val="52"/>
          <w:szCs w:val="52"/>
        </w:rPr>
        <w:lastRenderedPageBreak/>
        <w:t>Casos de estudio</w:t>
      </w:r>
      <w:bookmarkEnd w:id="2277"/>
      <w:bookmarkEnd w:id="2278"/>
    </w:p>
    <w:p w14:paraId="36898152" w14:textId="4512DB43" w:rsidR="002731E7" w:rsidRPr="007D3930" w:rsidRDefault="00173B16" w:rsidP="00E622C2">
      <w:pPr>
        <w:spacing w:after="120"/>
        <w:jc w:val="both"/>
      </w:pPr>
      <w:r w:rsidRPr="007D3930">
        <w:t>En esta sección se estudia</w:t>
      </w:r>
      <w:r w:rsidR="0027717A" w:rsidRPr="007D3930">
        <w:t xml:space="preserve">n 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2447D8">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279"/>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280" w:author="Orion" w:date="2011-07-04T12:56:00Z">
        <w:r w:rsidR="00690F18" w:rsidRPr="007D3930">
          <w:t>A su vez</w:t>
        </w:r>
      </w:ins>
      <w:ins w:id="2281" w:author="IO" w:date="2011-07-22T14:23:00Z">
        <w:r w:rsidR="00311567">
          <w:t>,</w:t>
        </w:r>
      </w:ins>
      <w:ins w:id="2282" w:author="Orion" w:date="2011-08-01T20:49:00Z">
        <w:r w:rsidR="00E622C2">
          <w:t xml:space="preserve"> </w:t>
        </w:r>
        <w:r w:rsidR="00E622C2" w:rsidRPr="007D3930">
          <w:t>como la</w:t>
        </w:r>
        <w:r w:rsidR="00E622C2">
          <w:t xml:space="preserve">s </w:t>
        </w:r>
      </w:ins>
      <w:ins w:id="2283" w:author="Orion" w:date="2011-08-01T20:50:00Z">
        <w:r w:rsidR="00E622C2">
          <w:t>velocidades</w:t>
        </w:r>
      </w:ins>
      <w:ins w:id="2284" w:author="Orion" w:date="2011-08-01T20:49:00Z">
        <w:r w:rsidR="00E622C2">
          <w:t xml:space="preserve"> de</w:t>
        </w:r>
      </w:ins>
      <w:ins w:id="2285" w:author="Orion" w:date="2011-08-01T20:50:00Z">
        <w:r w:rsidR="00E622C2">
          <w:t xml:space="preserve"> las aeronaves están aceleradas</w:t>
        </w:r>
      </w:ins>
      <w:ins w:id="2286" w:author="Orion" w:date="2011-08-01T20:49:00Z">
        <w:r w:rsidR="00E622C2">
          <w:t>,</w:t>
        </w:r>
      </w:ins>
      <w:ins w:id="2287" w:author="Orion" w:date="2011-07-04T12:56:00Z">
        <w:r w:rsidR="00690F18" w:rsidRPr="007D3930">
          <w:t xml:space="preserve"> las distancias de riesgos de conflicto han sido ampliadas en un factor de 10 para que</w:t>
        </w:r>
      </w:ins>
      <w:ins w:id="2288" w:author="Orion" w:date="2011-07-04T12:57:00Z">
        <w:r w:rsidR="00690F18" w:rsidRPr="007D3930">
          <w:t xml:space="preserve"> a los controladores les diera </w:t>
        </w:r>
      </w:ins>
      <w:ins w:id="2289" w:author="Orion" w:date="2011-07-04T12:58:00Z">
        <w:r w:rsidR="00690F18" w:rsidRPr="007D3930">
          <w:t>tiempo</w:t>
        </w:r>
      </w:ins>
      <w:ins w:id="2290" w:author="Orion" w:date="2011-07-04T12:57:00Z">
        <w:r w:rsidR="00690F18" w:rsidRPr="007D3930">
          <w:t xml:space="preserve"> </w:t>
        </w:r>
      </w:ins>
      <w:ins w:id="2291" w:author="Orion" w:date="2011-07-04T12:58:00Z">
        <w:r w:rsidR="00690F18" w:rsidRPr="007D3930">
          <w:t>a gestionar debidamente estos conflictos.</w:t>
        </w:r>
      </w:ins>
      <w:commentRangeEnd w:id="2279"/>
      <w:r w:rsidR="00311567">
        <w:rPr>
          <w:rStyle w:val="CommentReference"/>
        </w:rPr>
        <w:commentReference w:id="2279"/>
      </w:r>
      <w:ins w:id="2292"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pPr>
        <w:pStyle w:val="Heading1"/>
        <w:numPr>
          <w:ilvl w:val="1"/>
          <w:numId w:val="40"/>
        </w:numPr>
        <w:rPr>
          <w:sz w:val="44"/>
          <w:szCs w:val="52"/>
        </w:rPr>
        <w:pPrChange w:id="2293" w:author="Orion" w:date="2011-08-02T00:40:00Z">
          <w:pPr>
            <w:pStyle w:val="Heading1"/>
            <w:numPr>
              <w:ilvl w:val="1"/>
              <w:numId w:val="57"/>
            </w:numPr>
            <w:tabs>
              <w:tab w:val="clear" w:pos="0"/>
            </w:tabs>
            <w:ind w:left="792"/>
          </w:pPr>
        </w:pPrChange>
      </w:pPr>
      <w:bookmarkStart w:id="2294" w:name="_Ref299115864"/>
      <w:bookmarkStart w:id="2295" w:name="_Toc300051990"/>
      <w:r w:rsidRPr="00E622C2">
        <w:rPr>
          <w:b w:val="0"/>
          <w:sz w:val="44"/>
          <w:szCs w:val="52"/>
        </w:rPr>
        <w:t>Caso básico</w:t>
      </w:r>
      <w:r w:rsidR="00EA40AF">
        <w:rPr>
          <w:b w:val="0"/>
          <w:sz w:val="44"/>
          <w:szCs w:val="52"/>
        </w:rPr>
        <w:t>:</w:t>
      </w:r>
      <w:r w:rsidRPr="00E622C2">
        <w:rPr>
          <w:b w:val="0"/>
          <w:sz w:val="44"/>
          <w:szCs w:val="52"/>
        </w:rPr>
        <w:t xml:space="preserve"> dos aviones</w:t>
      </w:r>
      <w:bookmarkEnd w:id="2294"/>
      <w:bookmarkEnd w:id="2295"/>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60AB5">
        <w:t xml:space="preserve">Figura </w:t>
      </w:r>
      <w:r w:rsidR="00760AB5">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49C1368F" w:rsidR="000A487B" w:rsidRDefault="000A487B" w:rsidP="00E622C2">
      <w:pPr>
        <w:pStyle w:val="Caption"/>
        <w:rPr>
          <w:rFonts w:cs="Times New Roman"/>
        </w:rPr>
      </w:pPr>
      <w:bookmarkStart w:id="2296" w:name="_Ref299985786"/>
      <w:bookmarkStart w:id="2297" w:name="_Toc300051084"/>
      <w:bookmarkStart w:id="2298" w:name="_Toc300051457"/>
      <w:bookmarkStart w:id="2299" w:name="_Toc300051760"/>
      <w:bookmarkStart w:id="2300" w:name="_Toc300052370"/>
      <w:bookmarkStart w:id="2301" w:name="_Toc300052981"/>
      <w:bookmarkStart w:id="2302" w:name="_Toc300057819"/>
      <w:bookmarkStart w:id="2303" w:name="_Toc300058021"/>
      <w:r>
        <w:t xml:space="preserve">Figura </w:t>
      </w:r>
      <w:r w:rsidR="00043936">
        <w:fldChar w:fldCharType="begin"/>
      </w:r>
      <w:r w:rsidR="00043936">
        <w:instrText xml:space="preserve"> SEQ Figura \* ARABIC </w:instrText>
      </w:r>
      <w:r w:rsidR="00043936">
        <w:fldChar w:fldCharType="separate"/>
      </w:r>
      <w:ins w:id="2304" w:author="Orion" w:date="2011-08-02T14:09:00Z">
        <w:r w:rsidR="001335BC">
          <w:rPr>
            <w:noProof/>
          </w:rPr>
          <w:t>30</w:t>
        </w:r>
      </w:ins>
      <w:del w:id="2305" w:author="Orion" w:date="2011-08-02T14:09:00Z">
        <w:r w:rsidR="005C4805" w:rsidDel="001335BC">
          <w:rPr>
            <w:noProof/>
          </w:rPr>
          <w:delText>29</w:delText>
        </w:r>
      </w:del>
      <w:r w:rsidR="00043936">
        <w:rPr>
          <w:noProof/>
        </w:rPr>
        <w:fldChar w:fldCharType="end"/>
      </w:r>
      <w:bookmarkEnd w:id="2296"/>
      <w:r>
        <w:t xml:space="preserve">: </w:t>
      </w:r>
      <w:r w:rsidRPr="004D1B04">
        <w:t>Despliegue dos aviones.</w:t>
      </w:r>
      <w:bookmarkEnd w:id="2297"/>
      <w:bookmarkEnd w:id="2298"/>
      <w:bookmarkEnd w:id="2299"/>
      <w:bookmarkEnd w:id="2300"/>
      <w:bookmarkEnd w:id="2301"/>
      <w:bookmarkEnd w:id="2302"/>
      <w:bookmarkEnd w:id="2303"/>
    </w:p>
    <w:p w14:paraId="7FEB0210" w14:textId="720ECAD6" w:rsidR="009447DD" w:rsidRPr="00CB7704" w:rsidRDefault="00EC544F">
      <w:pPr>
        <w:pStyle w:val="Heading1"/>
        <w:numPr>
          <w:ilvl w:val="2"/>
          <w:numId w:val="40"/>
        </w:numPr>
        <w:rPr>
          <w:sz w:val="36"/>
          <w:szCs w:val="52"/>
        </w:rPr>
        <w:pPrChange w:id="2306" w:author="Orion" w:date="2011-08-02T00:40:00Z">
          <w:pPr>
            <w:pStyle w:val="Heading1"/>
            <w:numPr>
              <w:ilvl w:val="2"/>
              <w:numId w:val="57"/>
            </w:numPr>
            <w:tabs>
              <w:tab w:val="clear" w:pos="0"/>
            </w:tabs>
            <w:ind w:left="1224" w:hanging="504"/>
          </w:pPr>
        </w:pPrChange>
      </w:pPr>
      <w:bookmarkStart w:id="2307" w:name="_Toc299463820"/>
      <w:bookmarkStart w:id="2308" w:name="_Toc299463904"/>
      <w:bookmarkStart w:id="2309" w:name="_Toc299721505"/>
      <w:bookmarkStart w:id="2310" w:name="_Toc300051991"/>
      <w:bookmarkEnd w:id="2307"/>
      <w:bookmarkEnd w:id="2308"/>
      <w:bookmarkEnd w:id="2309"/>
      <w:r>
        <w:rPr>
          <w:b w:val="0"/>
          <w:sz w:val="36"/>
          <w:szCs w:val="52"/>
        </w:rPr>
        <w:t>D</w:t>
      </w:r>
      <w:r w:rsidR="009447DD" w:rsidRPr="00CB7704">
        <w:rPr>
          <w:b w:val="0"/>
          <w:sz w:val="36"/>
          <w:szCs w:val="52"/>
        </w:rPr>
        <w:t xml:space="preserve">os aviones sin </w:t>
      </w:r>
      <w:r>
        <w:rPr>
          <w:b w:val="0"/>
          <w:sz w:val="36"/>
          <w:szCs w:val="52"/>
        </w:rPr>
        <w:t>puntos de paso</w:t>
      </w:r>
      <w:bookmarkEnd w:id="2310"/>
    </w:p>
    <w:p w14:paraId="41E856D6" w14:textId="32FB791C" w:rsidR="00A86110" w:rsidRPr="007D3930" w:rsidRDefault="00E028B5" w:rsidP="00CB7704">
      <w:pPr>
        <w:spacing w:after="120"/>
        <w:jc w:val="both"/>
      </w:pPr>
      <w:r w:rsidRPr="007D3930">
        <w:t>E</w:t>
      </w:r>
      <w:r w:rsidR="00EC544F">
        <w:t xml:space="preserve">l caso más sencillo corresponde a que </w:t>
      </w:r>
      <w:r w:rsidR="009E0357" w:rsidRPr="007D3930">
        <w:t xml:space="preserve">los planes de vuelo no </w:t>
      </w:r>
      <w:r w:rsidR="00EC544F">
        <w:t>tienen</w:t>
      </w:r>
      <w:r w:rsidR="009E0357" w:rsidRPr="007D3930">
        <w:t xml:space="preserve"> planificado ningún </w:t>
      </w:r>
      <w:r w:rsidR="00EC544F">
        <w:t>punto de paso</w:t>
      </w:r>
      <w:r w:rsidR="009E0357" w:rsidRPr="007D3930">
        <w:t xml:space="preserve"> por </w:t>
      </w:r>
      <w:r w:rsidR="00EC544F">
        <w:t>el</w:t>
      </w:r>
      <w:r w:rsidR="009E0357" w:rsidRPr="007D3930">
        <w:t xml:space="preserve"> que tenga</w:t>
      </w:r>
      <w:r w:rsidR="00965560" w:rsidRPr="007D3930">
        <w:t>n</w:t>
      </w:r>
      <w:r w:rsidR="009E0357" w:rsidRPr="007D3930">
        <w:t xml:space="preserve"> que pasar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w:t>
      </w:r>
      <w:r w:rsidR="00D55514" w:rsidRPr="007D3930">
        <w:lastRenderedPageBreak/>
        <w:t>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60AB5">
        <w:t xml:space="preserve">Figura </w:t>
      </w:r>
      <w:r w:rsidR="00760AB5">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70BC5ADA" w:rsidR="004C468C" w:rsidRDefault="006B1111" w:rsidP="00CB7704">
      <w:pPr>
        <w:pStyle w:val="Caption"/>
        <w:rPr>
          <w:ins w:id="2311" w:author="Orion" w:date="2011-06-26T00:27:00Z"/>
          <w:rFonts w:cs="Times New Roman"/>
        </w:rPr>
      </w:pPr>
      <w:bookmarkStart w:id="2312" w:name="_Toc299483451"/>
      <w:bookmarkStart w:id="2313" w:name="_Ref296983878"/>
      <w:bookmarkStart w:id="2314" w:name="_Toc300051085"/>
      <w:bookmarkStart w:id="2315" w:name="_Toc300051458"/>
      <w:bookmarkStart w:id="2316" w:name="_Toc300051761"/>
      <w:bookmarkStart w:id="2317" w:name="_Toc300052371"/>
      <w:bookmarkStart w:id="2318" w:name="_Toc300052982"/>
      <w:bookmarkStart w:id="2319" w:name="_Ref299995926"/>
      <w:bookmarkStart w:id="2320" w:name="_Toc300057820"/>
      <w:bookmarkStart w:id="2321" w:name="_Toc300058022"/>
      <w:r>
        <w:t>Figura</w:t>
      </w:r>
      <w:r w:rsidR="004C468C">
        <w:t xml:space="preserve"> </w:t>
      </w:r>
      <w:r w:rsidR="00043936">
        <w:fldChar w:fldCharType="begin"/>
      </w:r>
      <w:r w:rsidR="00043936">
        <w:instrText xml:space="preserve"> SEQ Figura \* ARABIC </w:instrText>
      </w:r>
      <w:r w:rsidR="00043936">
        <w:fldChar w:fldCharType="separate"/>
      </w:r>
      <w:ins w:id="2322" w:author="Orion" w:date="2011-08-02T14:09:00Z">
        <w:r w:rsidR="001335BC">
          <w:rPr>
            <w:noProof/>
          </w:rPr>
          <w:t>31</w:t>
        </w:r>
      </w:ins>
      <w:del w:id="2323" w:author="Orion" w:date="2011-08-02T14:09:00Z">
        <w:r w:rsidR="005C4805" w:rsidDel="001335BC">
          <w:rPr>
            <w:noProof/>
          </w:rPr>
          <w:delText>30</w:delText>
        </w:r>
      </w:del>
      <w:r w:rsidR="00043936">
        <w:rPr>
          <w:noProof/>
        </w:rPr>
        <w:fldChar w:fldCharType="end"/>
      </w:r>
      <w:bookmarkEnd w:id="2319"/>
      <w:ins w:id="2324" w:author="Orion" w:date="2011-08-01T21:05:00Z">
        <w:r w:rsidR="00CB7704">
          <w:t>:</w:t>
        </w:r>
      </w:ins>
      <w:del w:id="2325" w:author="Orion" w:date="2011-08-01T21:05:00Z">
        <w:r w:rsidR="00E31675" w:rsidDel="00CB7704">
          <w:delText>.</w:delText>
        </w:r>
      </w:del>
      <w:r w:rsidR="00E31675">
        <w:t xml:space="preserve"> Resolución de conflicto entre dos aviones volando rutas sin puntos de paso especificados.</w:t>
      </w:r>
      <w:bookmarkEnd w:id="2312"/>
      <w:bookmarkEnd w:id="2313"/>
      <w:bookmarkEnd w:id="2314"/>
      <w:bookmarkEnd w:id="2315"/>
      <w:bookmarkEnd w:id="2316"/>
      <w:bookmarkEnd w:id="2317"/>
      <w:bookmarkEnd w:id="2318"/>
      <w:bookmarkEnd w:id="2320"/>
      <w:bookmarkEnd w:id="2321"/>
    </w:p>
    <w:p w14:paraId="0BF61D26" w14:textId="77777777" w:rsidR="00ED650C" w:rsidRDefault="00ED650C" w:rsidP="000C0F8C">
      <w:pPr>
        <w:spacing w:before="240" w:after="120"/>
        <w:ind w:firstLine="284"/>
        <w:jc w:val="both"/>
        <w:rPr>
          <w:ins w:id="2326" w:author="Orion" w:date="2011-08-01T21:53:00Z"/>
        </w:rPr>
      </w:pPr>
    </w:p>
    <w:p w14:paraId="4FA04E0E" w14:textId="1298909A" w:rsidR="009E0357" w:rsidRPr="007D3930" w:rsidRDefault="00F41907" w:rsidP="000C0F8C">
      <w:pPr>
        <w:spacing w:before="240" w:after="120"/>
        <w:ind w:firstLine="284"/>
        <w:jc w:val="both"/>
      </w:pPr>
      <w:commentRangeStart w:id="2327"/>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327"/>
      <w:r w:rsidR="001E6DD5">
        <w:rPr>
          <w:rStyle w:val="CommentReference"/>
        </w:rPr>
        <w:commentReference w:id="2327"/>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768AB9F" w:rsidR="009D2CAD" w:rsidRPr="00166C1A" w:rsidRDefault="009D2CAD" w:rsidP="00416930">
      <w:pPr>
        <w:pStyle w:val="ListParagraph"/>
        <w:spacing w:before="120" w:after="120"/>
        <w:ind w:left="641"/>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328" w:author="Orion" w:date="2011-08-01T23:02:00Z">
        <w:r w:rsidR="00760AB5">
          <w:fldChar w:fldCharType="begin"/>
        </w:r>
        <w:r w:rsidR="00760AB5">
          <w:instrText xml:space="preserve"> REF _Ref300003102 \h </w:instrText>
        </w:r>
      </w:ins>
      <w:r w:rsidR="00760AB5">
        <w:fldChar w:fldCharType="separate"/>
      </w:r>
      <w:ins w:id="2329" w:author="Orion" w:date="2011-08-01T23:02:00Z">
        <w:r w:rsidR="00760AB5">
          <w:t xml:space="preserve">Figura </w:t>
        </w:r>
        <w:r w:rsidR="00760AB5">
          <w:rPr>
            <w:noProof/>
          </w:rPr>
          <w:t>31</w:t>
        </w:r>
        <w:r w:rsidR="00760AB5">
          <w:fldChar w:fldCharType="end"/>
        </w:r>
      </w:ins>
      <w:r w:rsidRPr="00166C1A">
        <w:fldChar w:fldCharType="begin"/>
      </w:r>
      <w:r w:rsidRPr="00166C1A">
        <w:instrText xml:space="preserve"> REF _Ref297046911 \h </w:instrText>
      </w:r>
      <w:r w:rsidR="00441066" w:rsidRPr="000C0F8C">
        <w:instrText xml:space="preserve"> \* MERGEFORMAT </w:instrText>
      </w:r>
      <w:r w:rsidRPr="00166C1A">
        <w:fldChar w:fldCharType="separate"/>
      </w:r>
      <w:r w:rsidRPr="00166C1A">
        <w:fldChar w:fldCharType="end"/>
      </w:r>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330" w:author="Orion" w:date="2011-08-01T23:03:00Z">
        <w:r w:rsidR="00760AB5">
          <w:fldChar w:fldCharType="begin"/>
        </w:r>
        <w:r w:rsidR="00760AB5">
          <w:instrText xml:space="preserve"> REF _Ref300003142 \h </w:instrText>
        </w:r>
      </w:ins>
      <w:r w:rsidR="00760AB5">
        <w:fldChar w:fldCharType="separate"/>
      </w:r>
      <w:ins w:id="2331" w:author="Orion" w:date="2011-08-01T23:04:00Z">
        <w:r w:rsidR="00760AB5">
          <w:t xml:space="preserve">Figura </w:t>
        </w:r>
        <w:r w:rsidR="00760AB5">
          <w:rPr>
            <w:noProof/>
          </w:rPr>
          <w:t>32</w:t>
        </w:r>
      </w:ins>
      <w:ins w:id="2332" w:author="Orion" w:date="2011-08-01T23:03:00Z">
        <w:r w:rsidR="00760AB5">
          <w:fldChar w:fldCharType="end"/>
        </w:r>
      </w:ins>
      <w:r w:rsidRPr="00166C1A">
        <w:t xml:space="preserve">). Finalmente el peligro se disipa relativamente en el momento que los pilotos llevan a cabo las ordenes, como puede verse en la </w:t>
      </w:r>
      <w:ins w:id="2333" w:author="Orion" w:date="2011-08-01T23:34:00Z">
        <w:r w:rsidR="004A0E5E">
          <w:fldChar w:fldCharType="begin"/>
        </w:r>
        <w:r w:rsidR="004A0E5E">
          <w:instrText xml:space="preserve"> REF _Ref300004996 \h </w:instrText>
        </w:r>
      </w:ins>
      <w:r w:rsidR="004A0E5E">
        <w:fldChar w:fldCharType="separate"/>
      </w:r>
      <w:ins w:id="2334" w:author="Orion" w:date="2011-08-01T23:34:00Z">
        <w:r w:rsidR="004A0E5E">
          <w:t xml:space="preserve">Figura </w:t>
        </w:r>
        <w:r w:rsidR="004A0E5E">
          <w:rPr>
            <w:noProof/>
          </w:rPr>
          <w:t>33</w:t>
        </w:r>
        <w:r w:rsidR="004A0E5E">
          <w:fldChar w:fldCharType="end"/>
        </w:r>
      </w:ins>
      <w:r w:rsidRPr="00166C1A">
        <w:fldChar w:fldCharType="begin"/>
      </w:r>
      <w:r w:rsidRPr="00166C1A">
        <w:instrText xml:space="preserve"> REF _Ref297047263 \h </w:instrText>
      </w:r>
      <w:r w:rsidR="00441066" w:rsidRPr="00166C1A">
        <w:instrText xml:space="preserve"> \* MERGEFORMAT </w:instrText>
      </w:r>
      <w:r w:rsidRPr="00166C1A">
        <w:fldChar w:fldCharType="separate"/>
      </w:r>
      <w:r w:rsidRPr="00166C1A">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335" w:author="Orion" w:date="2011-08-01T23:13:00Z">
        <w:r w:rsidR="00F03737">
          <w:fldChar w:fldCharType="begin"/>
        </w:r>
        <w:r w:rsidR="00F03737">
          <w:instrText xml:space="preserve"> REF _Ref300003735 \h </w:instrText>
        </w:r>
      </w:ins>
      <w:r w:rsidR="00F03737">
        <w:fldChar w:fldCharType="separate"/>
      </w:r>
      <w:ins w:id="2336" w:author="Orion" w:date="2011-08-01T23:13:00Z">
        <w:r w:rsidR="00F03737">
          <w:t xml:space="preserve">Figura </w:t>
        </w:r>
        <w:r w:rsidR="00F03737">
          <w:rPr>
            <w:noProof/>
          </w:rPr>
          <w:t>34</w:t>
        </w:r>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337"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338" w:name="_Ref297046911"/>
    </w:p>
    <w:p w14:paraId="1539AD9B" w14:textId="658234AB" w:rsidR="00760AB5" w:rsidRDefault="00760AB5" w:rsidP="00416930">
      <w:pPr>
        <w:pStyle w:val="Caption"/>
      </w:pPr>
      <w:bookmarkStart w:id="2339" w:name="_Ref300003102"/>
      <w:bookmarkStart w:id="2340" w:name="_Toc300051086"/>
      <w:bookmarkStart w:id="2341" w:name="_Toc300051459"/>
      <w:bookmarkStart w:id="2342" w:name="_Toc300051762"/>
      <w:bookmarkStart w:id="2343" w:name="_Toc300052372"/>
      <w:bookmarkStart w:id="2344" w:name="_Toc300052983"/>
      <w:bookmarkStart w:id="2345" w:name="_Toc300057821"/>
      <w:bookmarkStart w:id="2346" w:name="_Toc300058023"/>
      <w:r>
        <w:t xml:space="preserve">Figura </w:t>
      </w:r>
      <w:r>
        <w:fldChar w:fldCharType="begin"/>
      </w:r>
      <w:r>
        <w:instrText xml:space="preserve"> SEQ Figura \* ARABIC </w:instrText>
      </w:r>
      <w:r>
        <w:fldChar w:fldCharType="separate"/>
      </w:r>
      <w:ins w:id="2347" w:author="Orion" w:date="2011-08-02T14:09:00Z">
        <w:r w:rsidR="001335BC">
          <w:rPr>
            <w:noProof/>
          </w:rPr>
          <w:t>32</w:t>
        </w:r>
      </w:ins>
      <w:del w:id="2348" w:author="Orion" w:date="2011-08-02T14:09:00Z">
        <w:r w:rsidR="005C4805" w:rsidDel="001335BC">
          <w:rPr>
            <w:noProof/>
          </w:rPr>
          <w:delText>31</w:delText>
        </w:r>
      </w:del>
      <w:r>
        <w:fldChar w:fldCharType="end"/>
      </w:r>
      <w:bookmarkEnd w:id="2339"/>
      <w:r w:rsidRPr="00C51FAF">
        <w:t>: Conflicto entre dos aviones volando rutas sin puntos de paso especificados, tripulados por pilotos con altos valores de estrés y fatiga, y poca experiencia.</w:t>
      </w:r>
      <w:bookmarkEnd w:id="2340"/>
      <w:bookmarkEnd w:id="2341"/>
      <w:bookmarkEnd w:id="2342"/>
      <w:bookmarkEnd w:id="2343"/>
      <w:bookmarkEnd w:id="2344"/>
      <w:bookmarkEnd w:id="2345"/>
      <w:bookmarkEnd w:id="2346"/>
    </w:p>
    <w:bookmarkEnd w:id="2337"/>
    <w:bookmarkEnd w:id="2338"/>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349" w:author="Orion" w:date="2011-06-29T16:43:00Z">
        <w:r w:rsidR="00A42A85">
          <w:rPr>
            <w:rFonts w:cs="Times New Roman"/>
          </w:rPr>
          <w:t>“</w:t>
        </w:r>
        <w:r>
          <w:rPr>
            <w:rFonts w:cs="Times New Roman"/>
          </w:rPr>
          <w:t xml:space="preserve">ThinkNewDecision” </w:t>
        </w:r>
      </w:ins>
      <w:r>
        <w:rPr>
          <w:rFonts w:cs="Times New Roman"/>
        </w:rPr>
        <w:t xml:space="preserve">que se muestra en la </w:t>
      </w:r>
      <w:r>
        <w:rPr>
          <w:rFonts w:cs="Times New Roman"/>
        </w:rPr>
        <w:fldChar w:fldCharType="begin"/>
      </w:r>
      <w:r>
        <w:rPr>
          <w:rFonts w:cs="Times New Roman"/>
        </w:rPr>
        <w:instrText xml:space="preserve"> REF _Ref295084157 \h </w:instrText>
      </w:r>
      <w:r>
        <w:rPr>
          <w:rFonts w:cs="Times New Roman"/>
        </w:rPr>
      </w:r>
      <w:r w:rsidR="000242A8">
        <w:rPr>
          <w:rFonts w:cs="Times New Roman"/>
        </w:rPr>
        <w:instrText xml:space="preserve"> \* MERGEFORMAT </w:instrText>
      </w:r>
      <w:r>
        <w:rPr>
          <w:rFonts w:cs="Times New Roman"/>
        </w:rPr>
        <w:fldChar w:fldCharType="separate"/>
      </w:r>
      <w:r w:rsidR="00F03737">
        <w:t>Figur</w:t>
      </w:r>
      <w:r w:rsidR="00F03737">
        <w:t>a</w:t>
      </w:r>
      <w:r w:rsidR="00F03737">
        <w:t xml:space="preserve"> </w:t>
      </w:r>
      <w:r w:rsidR="00F03737">
        <w:rPr>
          <w:noProof/>
        </w:rPr>
        <w:t>12</w:t>
      </w:r>
      <w:r>
        <w:rPr>
          <w:rFonts w:cs="Times New Roman"/>
        </w:rPr>
        <w:fldChar w:fldCharType="end"/>
      </w:r>
      <w:r w:rsidR="00D51F0C">
        <w:rPr>
          <w:rFonts w:cs="Times New Roman"/>
        </w:rPr>
        <w:t xml:space="preserve"> de la especificación.</w:t>
      </w:r>
    </w:p>
    <w:p w14:paraId="03AC7FAE" w14:textId="6BE30979"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F03737">
        <w:rPr>
          <w:rFonts w:cs="Times New Roman"/>
        </w:rPr>
      </w:r>
      <w:r w:rsidR="000242A8">
        <w:rPr>
          <w:rFonts w:cs="Times New Roman"/>
        </w:rPr>
        <w:instrText xml:space="preserve"> \* MERGEFORMAT </w:instrText>
      </w:r>
      <w:r w:rsidR="00F03737">
        <w:rPr>
          <w:rFonts w:cs="Times New Roman"/>
        </w:rPr>
        <w:fldChar w:fldCharType="separate"/>
      </w:r>
      <w:r w:rsidR="00F03737">
        <w:t xml:space="preserve">Figura </w:t>
      </w:r>
      <w:r w:rsidR="00F03737">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r w:rsidRPr="00E622C2">
        <w:rPr>
          <w:rFonts w:cs="Times New Roman"/>
        </w:rPr>
        <w:t xml:space="preserve">IsANewConflictDetected” que aparece en </w:t>
      </w:r>
      <w:r w:rsidR="007B14B9" w:rsidRPr="00E622C2">
        <w:rPr>
          <w:rFonts w:cs="Times New Roman"/>
        </w:rPr>
        <w:t xml:space="preserve">el diagrama de la </w:t>
      </w:r>
      <w:r w:rsidR="007B14B9" w:rsidRPr="00E622C2">
        <w:rPr>
          <w:rFonts w:cs="Times New Roman"/>
        </w:rPr>
        <w:fldChar w:fldCharType="begin"/>
      </w:r>
      <w:r w:rsidR="007B14B9" w:rsidRPr="004D3C1B">
        <w:rPr>
          <w:rFonts w:cs="Times New Roman"/>
        </w:rPr>
        <w:instrText xml:space="preserve"> REF _Ref296441117 \h </w:instrText>
      </w:r>
      <w:r w:rsidR="00E87CD1">
        <w:instrText xml:space="preserve"> \* MERGEFORMAT </w:instrText>
      </w:r>
      <w:r w:rsidR="007B14B9" w:rsidRPr="00E622C2">
        <w:rPr>
          <w:rFonts w:cs="Times New Roman"/>
        </w:rPr>
      </w:r>
      <w:r w:rsidR="007B14B9" w:rsidRPr="004D3C1B">
        <w:rPr>
          <w:rFonts w:cs="Times New Roman"/>
        </w:rPr>
        <w:fldChar w:fldCharType="separate"/>
      </w:r>
      <w:r w:rsidR="008E1A6C">
        <w:t xml:space="preserve">Figura </w:t>
      </w:r>
      <w:r w:rsidR="008E1A6C">
        <w:rPr>
          <w:noProof/>
        </w:rPr>
        <w:t>19</w:t>
      </w:r>
      <w:r w:rsidR="007B14B9" w:rsidRPr="00E622C2">
        <w:rPr>
          <w:rFonts w:cs="Times New Roman"/>
        </w:rPr>
        <w:fldChar w:fldCharType="end"/>
      </w:r>
      <w:r w:rsidR="007B14B9" w:rsidRPr="00486B28">
        <w:rPr>
          <w:rFonts w:cs="Times New Roman"/>
        </w:rPr>
        <w:t xml:space="preserve"> donde se detectaba un conflicto que no había sido tratado antes.</w:t>
      </w:r>
      <w:r w:rsidR="00EB325A" w:rsidRPr="00486B28">
        <w:rPr>
          <w:rFonts w:cs="Times New Roman"/>
        </w:rPr>
        <w:t xml:space="preserve"> D</w:t>
      </w:r>
      <w:ins w:id="2350" w:author="Orion" w:date="2011-08-02T13:39:00Z">
        <w:r w:rsidR="004D3C1B">
          <w:rPr>
            <w:rFonts w:cs="Times New Roman"/>
          </w:rPr>
          <w:t>i</w:t>
        </w:r>
      </w:ins>
      <w:del w:id="2351"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que </w:t>
      </w:r>
      <w:r w:rsidR="00EB325A" w:rsidRPr="00ED650C">
        <w:rPr>
          <w:rFonts w:cs="Times New Roman"/>
        </w:rPr>
        <w:t>producirá</w:t>
      </w:r>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352" w:author="Orion" w:date="2011-08-02T13:39:00Z">
        <w:r w:rsidR="004D3C1B">
          <w:rPr>
            <w:rFonts w:cs="Times New Roman"/>
          </w:rPr>
          <w:t xml:space="preserve"> </w:t>
        </w:r>
      </w:ins>
      <w:ins w:id="2353"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r w:rsidR="004D3C1B">
          <w:rPr>
            <w:rFonts w:cs="Times New Roman"/>
          </w:rPr>
        </w:r>
      </w:ins>
      <w:r w:rsidR="000242A8">
        <w:rPr>
          <w:rFonts w:cs="Times New Roman"/>
        </w:rPr>
        <w:instrText xml:space="preserve"> \* MERGEFORMAT </w:instrText>
      </w:r>
      <w:r w:rsidR="004D3C1B">
        <w:rPr>
          <w:rFonts w:cs="Times New Roman"/>
        </w:rPr>
        <w:fldChar w:fldCharType="separate"/>
      </w:r>
      <w:ins w:id="2354" w:author="Orion" w:date="2011-08-02T13:40:00Z">
        <w:r w:rsidR="004D3C1B">
          <w:rPr>
            <w:rFonts w:cs="Times New Roman"/>
          </w:rPr>
          <w:t>5.1.5</w:t>
        </w:r>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355" w:name="_Toc299483453"/>
      <w:bookmarkStart w:id="2356" w:name="_Ref297047202"/>
    </w:p>
    <w:p w14:paraId="2BE6AF78" w14:textId="1025F3FA" w:rsidR="00760AB5" w:rsidRDefault="00760AB5" w:rsidP="00360CB8">
      <w:pPr>
        <w:pStyle w:val="Caption"/>
        <w:rPr>
          <w:rFonts w:cs="Times New Roman"/>
        </w:rPr>
      </w:pPr>
      <w:bookmarkStart w:id="2357" w:name="_Ref300003142"/>
      <w:bookmarkStart w:id="2358" w:name="_Toc300051087"/>
      <w:bookmarkStart w:id="2359" w:name="_Toc300051460"/>
      <w:bookmarkStart w:id="2360" w:name="_Toc300051763"/>
      <w:bookmarkStart w:id="2361" w:name="_Toc300052373"/>
      <w:bookmarkStart w:id="2362" w:name="_Toc300052984"/>
      <w:bookmarkStart w:id="2363" w:name="_Toc300057822"/>
      <w:bookmarkStart w:id="2364" w:name="_Toc300058024"/>
      <w:r>
        <w:t xml:space="preserve">Figura </w:t>
      </w:r>
      <w:r>
        <w:fldChar w:fldCharType="begin"/>
      </w:r>
      <w:r>
        <w:instrText xml:space="preserve"> SEQ Figura \* ARABIC </w:instrText>
      </w:r>
      <w:r>
        <w:fldChar w:fldCharType="separate"/>
      </w:r>
      <w:ins w:id="2365" w:author="Orion" w:date="2011-08-02T14:09:00Z">
        <w:r w:rsidR="001335BC">
          <w:rPr>
            <w:noProof/>
          </w:rPr>
          <w:t>33</w:t>
        </w:r>
      </w:ins>
      <w:del w:id="2366" w:author="Orion" w:date="2011-08-02T14:09:00Z">
        <w:r w:rsidDel="001335BC">
          <w:rPr>
            <w:noProof/>
          </w:rPr>
          <w:delText>32</w:delText>
        </w:r>
      </w:del>
      <w:r>
        <w:fldChar w:fldCharType="end"/>
      </w:r>
      <w:bookmarkEnd w:id="2357"/>
      <w:r w:rsidRPr="00E55FBF">
        <w:t>: Alto riesgo de conflicto entre dos aviones volando rutas sin puntos de paso especificados, tripulados por pilotos con altos valores de estrés y fatiga, y poca experiencia.</w:t>
      </w:r>
      <w:bookmarkEnd w:id="2358"/>
      <w:bookmarkEnd w:id="2359"/>
      <w:bookmarkEnd w:id="2360"/>
      <w:bookmarkEnd w:id="2361"/>
      <w:bookmarkEnd w:id="2362"/>
      <w:bookmarkEnd w:id="2363"/>
      <w:bookmarkEnd w:id="2364"/>
    </w:p>
    <w:bookmarkEnd w:id="2355"/>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367" w:author="Orion" w:date="2011-08-01T23:33:00Z"/>
        </w:rPr>
      </w:pPr>
      <w:ins w:id="2368" w:author="Orion" w:date="2011-08-01T21:13:00Z">
        <w:r w:rsidRPr="00416930">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369" w:name="_Toc299483454"/>
      <w:bookmarkStart w:id="2370" w:name="_Ref297047263"/>
      <w:bookmarkEnd w:id="2356"/>
    </w:p>
    <w:p w14:paraId="3F5A2482" w14:textId="49E845DF" w:rsidR="00690137" w:rsidDel="00C246EE" w:rsidRDefault="00EB4E3D">
      <w:pPr>
        <w:pStyle w:val="Caption"/>
        <w:rPr>
          <w:del w:id="2371" w:author="Orion" w:date="2011-08-01T23:31:00Z"/>
          <w:rFonts w:cs="Times New Roman"/>
        </w:rPr>
        <w:pPrChange w:id="2372" w:author="Orion" w:date="2011-08-01T23:34:00Z">
          <w:pPr>
            <w:ind w:left="709"/>
            <w:jc w:val="both"/>
          </w:pPr>
        </w:pPrChange>
      </w:pPr>
      <w:bookmarkStart w:id="2373" w:name="_Ref300004996"/>
      <w:bookmarkStart w:id="2374" w:name="_Toc300051088"/>
      <w:bookmarkStart w:id="2375" w:name="_Toc300051461"/>
      <w:bookmarkStart w:id="2376" w:name="_Toc300051764"/>
      <w:bookmarkStart w:id="2377" w:name="_Toc300052374"/>
      <w:bookmarkStart w:id="2378" w:name="_Toc300052985"/>
      <w:bookmarkStart w:id="2379" w:name="_Toc300057823"/>
      <w:bookmarkStart w:id="2380" w:name="_Toc300058025"/>
      <w:ins w:id="2381" w:author="Orion" w:date="2011-08-01T23:33:00Z">
        <w:r>
          <w:t xml:space="preserve">Figura </w:t>
        </w:r>
        <w:r>
          <w:rPr>
            <w:i w:val="0"/>
            <w:iCs w:val="0"/>
          </w:rPr>
          <w:fldChar w:fldCharType="begin"/>
        </w:r>
        <w:r>
          <w:instrText xml:space="preserve"> SEQ Figura \* ARABIC </w:instrText>
        </w:r>
      </w:ins>
      <w:r>
        <w:rPr>
          <w:i w:val="0"/>
          <w:iCs w:val="0"/>
        </w:rPr>
        <w:fldChar w:fldCharType="separate"/>
      </w:r>
      <w:ins w:id="2382" w:author="Orion" w:date="2011-08-02T14:09:00Z">
        <w:r w:rsidR="001335BC">
          <w:rPr>
            <w:noProof/>
          </w:rPr>
          <w:t>34</w:t>
        </w:r>
      </w:ins>
      <w:ins w:id="2383" w:author="Orion" w:date="2011-08-01T23:33:00Z">
        <w:r>
          <w:rPr>
            <w:i w:val="0"/>
            <w:iCs w:val="0"/>
          </w:rPr>
          <w:fldChar w:fldCharType="end"/>
        </w:r>
        <w:bookmarkEnd w:id="2373"/>
        <w:r w:rsidRPr="00797FCE">
          <w:t>: Dos aviones volando rutas sin puntos de paso especificados, tripulados por pilotos con altos valores de estrés y fatiga, y poca experiencia, cambiando el tramo actual.</w:t>
        </w:r>
      </w:ins>
      <w:bookmarkEnd w:id="2374"/>
      <w:bookmarkEnd w:id="2375"/>
      <w:bookmarkEnd w:id="2376"/>
      <w:bookmarkEnd w:id="2377"/>
      <w:bookmarkEnd w:id="2378"/>
      <w:bookmarkEnd w:id="2379"/>
      <w:bookmarkEnd w:id="2380"/>
      <w:ins w:id="2384" w:author="Orion" w:date="2011-08-01T23:34:00Z">
        <w:r w:rsidR="00716FA8" w:rsidRPr="001A06EF" w:rsidDel="00E14057">
          <w:rPr>
            <w:b/>
            <w:u w:val="single"/>
          </w:rPr>
          <w:t xml:space="preserve"> </w:t>
        </w:r>
      </w:ins>
      <w:del w:id="2385" w:author="Orion" w:date="2011-08-01T21:13:00Z">
        <w:r w:rsidR="006B1111" w:rsidRPr="008E1A6C" w:rsidDel="00E14057">
          <w:rPr>
            <w:b/>
            <w:u w:val="single"/>
            <w:rPrChange w:id="2386" w:author="Orion" w:date="2011-08-01T23:15:00Z">
              <w:rPr/>
            </w:rPrChange>
          </w:rPr>
          <w:delText>Figura</w:delText>
        </w:r>
      </w:del>
      <w:ins w:id="2387" w:author="IO" w:date="2011-07-22T13:09:00Z">
        <w:del w:id="2388" w:author="Orion" w:date="2011-08-01T21:13:00Z">
          <w:r w:rsidR="006B1111" w:rsidRPr="008E1A6C" w:rsidDel="00E14057">
            <w:rPr>
              <w:b/>
              <w:u w:val="single"/>
              <w:rPrChange w:id="2389" w:author="Orion" w:date="2011-08-01T23:15:00Z">
                <w:rPr/>
              </w:rPrChange>
            </w:rPr>
            <w:fldChar w:fldCharType="begin"/>
          </w:r>
          <w:r w:rsidR="006B1111" w:rsidRPr="008E1A6C" w:rsidDel="00E14057">
            <w:rPr>
              <w:b/>
              <w:u w:val="single"/>
              <w:rPrChange w:id="2390" w:author="Orion" w:date="2011-08-01T23:15:00Z">
                <w:rPr/>
              </w:rPrChange>
            </w:rPr>
            <w:delInstrText xml:space="preserve"> SEQ Figura \* ARABIC </w:delInstrText>
          </w:r>
        </w:del>
      </w:ins>
      <w:del w:id="2391" w:author="Orion" w:date="2011-08-01T21:13:00Z">
        <w:r w:rsidR="006B1111" w:rsidRPr="008E1A6C" w:rsidDel="00E14057">
          <w:rPr>
            <w:b/>
            <w:u w:val="single"/>
            <w:rPrChange w:id="2392" w:author="Orion" w:date="2011-08-01T23:15:00Z">
              <w:rPr/>
            </w:rPrChange>
          </w:rPr>
          <w:fldChar w:fldCharType="separate"/>
        </w:r>
      </w:del>
      <w:bookmarkEnd w:id="2369"/>
      <w:ins w:id="2393" w:author="IO" w:date="2011-07-22T13:16:00Z">
        <w:del w:id="2394" w:author="Orion" w:date="2011-07-24T21:36:00Z">
          <w:r w:rsidR="00416FF6" w:rsidRPr="008E1A6C" w:rsidDel="00587D28">
            <w:rPr>
              <w:b/>
              <w:noProof/>
              <w:u w:val="single"/>
              <w:rPrChange w:id="2395" w:author="Orion" w:date="2011-08-01T23:15:00Z">
                <w:rPr>
                  <w:noProof/>
                </w:rPr>
              </w:rPrChange>
            </w:rPr>
            <w:delText>29</w:delText>
          </w:r>
        </w:del>
      </w:ins>
      <w:ins w:id="2396" w:author="IO" w:date="2011-07-22T13:09:00Z">
        <w:del w:id="2397" w:author="Orion" w:date="2011-08-01T21:13:00Z">
          <w:r w:rsidR="006B1111" w:rsidRPr="008E1A6C" w:rsidDel="00E14057">
            <w:rPr>
              <w:b/>
              <w:u w:val="single"/>
              <w:rPrChange w:id="2398" w:author="Orion" w:date="2011-08-01T23:15:00Z">
                <w:rPr/>
              </w:rPrChange>
            </w:rPr>
            <w:fldChar w:fldCharType="end"/>
          </w:r>
        </w:del>
      </w:ins>
      <w:bookmarkEnd w:id="2370"/>
      <w:del w:id="2399" w:author="Orion" w:date="2011-08-01T21:14:00Z">
        <w:r w:rsidR="001D1141" w:rsidRPr="008E1A6C" w:rsidDel="00E14057">
          <w:rPr>
            <w:rFonts w:cs="Times New Roman"/>
            <w:b/>
            <w:u w:val="single"/>
            <w:rPrChange w:id="2400" w:author="Orion" w:date="2011-08-01T23:15:00Z">
              <w:rPr>
                <w:rFonts w:cs="Times New Roman"/>
              </w:rPr>
            </w:rPrChange>
          </w:rPr>
          <w:delText>En esta imagen (</w:delText>
        </w:r>
      </w:del>
      <w:del w:id="2401" w:author="Orion" w:date="2011-08-01T23:14:00Z">
        <w:r w:rsidR="001D1141" w:rsidRPr="008E1A6C" w:rsidDel="008E1A6C">
          <w:rPr>
            <w:rFonts w:cs="Times New Roman"/>
            <w:b/>
            <w:u w:val="single"/>
            <w:rPrChange w:id="2402" w:author="Orion" w:date="2011-08-01T23:15:00Z">
              <w:rPr>
                <w:rFonts w:cs="Times New Roman"/>
              </w:rPr>
            </w:rPrChange>
          </w:rPr>
          <w:fldChar w:fldCharType="begin"/>
        </w:r>
        <w:r w:rsidR="001D1141" w:rsidRPr="008E1A6C" w:rsidDel="008E1A6C">
          <w:rPr>
            <w:rFonts w:cs="Times New Roman"/>
            <w:b/>
            <w:u w:val="single"/>
            <w:rPrChange w:id="2403" w:author="Orion" w:date="2011-08-01T23:15:00Z">
              <w:rPr>
                <w:rFonts w:cs="Times New Roman"/>
              </w:rPr>
            </w:rPrChange>
          </w:rPr>
          <w:delInstrText xml:space="preserve"> REF _Ref297047263 \h </w:delInstrText>
        </w:r>
      </w:del>
      <w:del w:id="2404" w:author="Orion" w:date="2011-08-01T23:31:00Z">
        <w:r w:rsidR="008E1A6C" w:rsidRPr="008E1A6C" w:rsidDel="00C246EE">
          <w:rPr>
            <w:rFonts w:cs="Times New Roman"/>
            <w:b/>
            <w:u w:val="single"/>
            <w:rPrChange w:id="2405" w:author="Orion" w:date="2011-08-01T23:15:00Z">
              <w:rPr>
                <w:rFonts w:cs="Times New Roman"/>
                <w:b/>
              </w:rPr>
            </w:rPrChange>
          </w:rPr>
          <w:delInstrText xml:space="preserve"> \* MERGEFORMAT </w:delInstrText>
        </w:r>
      </w:del>
      <w:del w:id="2406" w:author="Orion" w:date="2011-08-01T23:14:00Z">
        <w:r w:rsidR="001D1141" w:rsidRPr="008E1A6C" w:rsidDel="008E1A6C">
          <w:rPr>
            <w:rFonts w:cs="Times New Roman"/>
            <w:b/>
            <w:i w:val="0"/>
            <w:iCs w:val="0"/>
            <w:u w:val="single"/>
            <w:rPrChange w:id="2407" w:author="Orion" w:date="2011-08-01T23:15:00Z">
              <w:rPr>
                <w:rFonts w:cs="Times New Roman"/>
                <w:b/>
                <w:i/>
                <w:iCs/>
                <w:u w:val="single"/>
              </w:rPr>
            </w:rPrChange>
          </w:rPr>
        </w:r>
        <w:r w:rsidR="001D1141" w:rsidRPr="008E1A6C" w:rsidDel="008E1A6C">
          <w:rPr>
            <w:rFonts w:cs="Times New Roman"/>
            <w:b/>
            <w:u w:val="single"/>
            <w:rPrChange w:id="2408" w:author="Orion" w:date="2011-08-01T23:15:00Z">
              <w:rPr>
                <w:rFonts w:cs="Times New Roman"/>
              </w:rPr>
            </w:rPrChange>
          </w:rPr>
          <w:fldChar w:fldCharType="separate"/>
        </w:r>
      </w:del>
      <w:del w:id="2409" w:author="Orion" w:date="2011-08-01T18:13:00Z">
        <w:r w:rsidR="00503590" w:rsidRPr="008E1A6C" w:rsidDel="002447D8">
          <w:rPr>
            <w:b/>
            <w:u w:val="single"/>
            <w:rPrChange w:id="2410" w:author="Orion" w:date="2011-08-01T23:15:00Z">
              <w:rPr/>
            </w:rPrChange>
          </w:rPr>
          <w:delText xml:space="preserve">Figura </w:delText>
        </w:r>
        <w:r w:rsidR="00503590" w:rsidRPr="008E1A6C" w:rsidDel="002447D8">
          <w:rPr>
            <w:b/>
            <w:noProof/>
            <w:u w:val="single"/>
            <w:rPrChange w:id="2411" w:author="Orion" w:date="2011-08-01T23:15:00Z">
              <w:rPr>
                <w:noProof/>
              </w:rPr>
            </w:rPrChange>
          </w:rPr>
          <w:delText>30</w:delText>
        </w:r>
      </w:del>
      <w:del w:id="2412" w:author="Orion" w:date="2011-08-01T23:14:00Z">
        <w:r w:rsidR="001D1141" w:rsidRPr="008E1A6C" w:rsidDel="008E1A6C">
          <w:rPr>
            <w:rFonts w:cs="Times New Roman"/>
            <w:b/>
            <w:u w:val="single"/>
            <w:rPrChange w:id="2413" w:author="Orion" w:date="2011-08-01T23:15:00Z">
              <w:rPr>
                <w:rFonts w:cs="Times New Roman"/>
              </w:rPr>
            </w:rPrChange>
          </w:rPr>
          <w:fldChar w:fldCharType="end"/>
        </w:r>
      </w:del>
      <w:del w:id="2414" w:author="Orion" w:date="2011-08-01T21:14:00Z">
        <w:r w:rsidR="001D1141" w:rsidDel="00E14057">
          <w:rPr>
            <w:rFonts w:cs="Times New Roman"/>
          </w:rPr>
          <w:delText>)</w:delText>
        </w:r>
      </w:del>
      <w:del w:id="2415"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i w:val="0"/>
            <w:iCs w:val="0"/>
          </w:rPr>
          <w:fldChar w:fldCharType="begin"/>
        </w:r>
        <w:r w:rsidR="001D1141" w:rsidDel="00C246EE">
          <w:rPr>
            <w:rFonts w:cs="Times New Roman"/>
          </w:rPr>
          <w:delInstrText xml:space="preserve"> REF _Ref296442261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21</w:delText>
        </w:r>
        <w:r w:rsidR="001D1141" w:rsidDel="00C246EE">
          <w:rPr>
            <w:rFonts w:cs="Times New Roman"/>
            <w:i w:val="0"/>
            <w:iCs w:val="0"/>
          </w:rPr>
          <w:fldChar w:fldCharType="end"/>
        </w:r>
        <w:r w:rsidR="001D1141" w:rsidDel="00C246EE">
          <w:rPr>
            <w:rFonts w:cs="Times New Roman"/>
          </w:rPr>
          <w:delText xml:space="preserve">) y que hizo que el piloto creara un nuevo tramo </w:delText>
        </w:r>
      </w:del>
      <w:del w:id="2416" w:author="Orion" w:date="2011-07-31T17:36:00Z">
        <w:r w:rsidR="001D1141" w:rsidDel="004D73B7">
          <w:rPr>
            <w:rFonts w:cs="Times New Roman"/>
          </w:rPr>
          <w:delText>“ficticio”</w:delText>
        </w:r>
      </w:del>
      <w:del w:id="2417" w:author="Orion" w:date="2011-08-01T23:31:00Z">
        <w:r w:rsidR="001D1141" w:rsidDel="00C246EE">
          <w:rPr>
            <w:rFonts w:cs="Times New Roman"/>
          </w:rPr>
          <w:delText xml:space="preserve"> (</w:delText>
        </w:r>
        <w:r w:rsidR="001D1141" w:rsidDel="00C246EE">
          <w:rPr>
            <w:rFonts w:cs="Times New Roman"/>
            <w:i w:val="0"/>
            <w:iCs w:val="0"/>
          </w:rPr>
          <w:fldChar w:fldCharType="begin"/>
        </w:r>
        <w:r w:rsidR="001D1141" w:rsidDel="00C246EE">
          <w:rPr>
            <w:rFonts w:cs="Times New Roman"/>
          </w:rPr>
          <w:delInstrText xml:space="preserve"> REF _Ref296536077 \h </w:delInstrText>
        </w:r>
        <w:r w:rsidR="001D1141" w:rsidDel="00C246EE">
          <w:rPr>
            <w:rFonts w:cs="Times New Roman"/>
            <w:i w:val="0"/>
            <w:iCs w:val="0"/>
          </w:rPr>
        </w:r>
        <w:r w:rsidR="001D1141" w:rsidDel="00C246EE">
          <w:rPr>
            <w:rFonts w:cs="Times New Roman"/>
            <w:i w:val="0"/>
            <w:iCs w:val="0"/>
          </w:rPr>
          <w:fldChar w:fldCharType="separate"/>
        </w:r>
        <w:r w:rsidR="008E1A6C" w:rsidDel="00C246EE">
          <w:delText xml:space="preserve">Figura </w:delText>
        </w:r>
        <w:r w:rsidR="008E1A6C" w:rsidDel="00C246EE">
          <w:rPr>
            <w:noProof/>
          </w:rPr>
          <w:delText>22</w:delText>
        </w:r>
        <w:r w:rsidR="001D1141" w:rsidDel="00C246EE">
          <w:rPr>
            <w:rFonts w:cs="Times New Roman"/>
            <w:i w:val="0"/>
            <w:iCs w:val="0"/>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418" w:author="Orion" w:date="2011-06-29T15:44:00Z"/>
          <w:rFonts w:cs="Times New Roman"/>
        </w:rPr>
        <w:pPrChange w:id="2419" w:author="Orion" w:date="2011-08-01T23:34:00Z">
          <w:pPr/>
        </w:pPrChange>
      </w:pPr>
    </w:p>
    <w:p w14:paraId="5E569304" w14:textId="77777777" w:rsidR="004A0E5E" w:rsidRPr="004A0E5E" w:rsidRDefault="004A0E5E">
      <w:pPr>
        <w:jc w:val="both"/>
        <w:rPr>
          <w:ins w:id="2420" w:author="Orion" w:date="2011-08-01T23:35:00Z"/>
          <w:iCs/>
          <w:rPrChange w:id="2421" w:author="Orion" w:date="2011-08-01T23:35:00Z">
            <w:rPr>
              <w:ins w:id="2422" w:author="Orion" w:date="2011-08-01T23:35:00Z"/>
              <w:i/>
              <w:iCs/>
            </w:rPr>
          </w:rPrChange>
        </w:rPr>
        <w:pPrChange w:id="2423" w:author="Orion" w:date="2011-08-01T23:13:00Z">
          <w:pPr/>
        </w:pPrChange>
      </w:pPr>
    </w:p>
    <w:p w14:paraId="7BCBCBAD" w14:textId="1B61E44F" w:rsidR="004A0E5E" w:rsidRPr="004A0E5E" w:rsidRDefault="004A0E5E">
      <w:pPr>
        <w:ind w:left="709"/>
        <w:jc w:val="both"/>
        <w:rPr>
          <w:ins w:id="2424" w:author="Orion" w:date="2011-08-01T23:35:00Z"/>
          <w:iCs/>
          <w:rPrChange w:id="2425" w:author="Orion" w:date="2011-08-01T23:35:00Z">
            <w:rPr>
              <w:ins w:id="2426" w:author="Orion" w:date="2011-08-01T23:35:00Z"/>
              <w:i/>
              <w:iCs/>
            </w:rPr>
          </w:rPrChange>
        </w:rPr>
        <w:pPrChange w:id="2427" w:author="Orion" w:date="2011-08-01T23:36:00Z">
          <w:pPr/>
        </w:pPrChange>
      </w:pPr>
      <w:ins w:id="2428" w:author="Orion" w:date="2011-08-01T23:35:00Z">
        <w:r w:rsidRPr="004A0E5E">
          <w:rPr>
            <w:iCs/>
          </w:rPr>
          <w:t xml:space="preserve">En la </w:t>
        </w:r>
      </w:ins>
      <w:ins w:id="2429" w:author="Orion" w:date="2011-08-02T14:12:00Z">
        <w:r w:rsidR="001335BC">
          <w:rPr>
            <w:iCs/>
          </w:rPr>
          <w:fldChar w:fldCharType="begin"/>
        </w:r>
        <w:r w:rsidR="001335BC">
          <w:rPr>
            <w:iCs/>
          </w:rPr>
          <w:instrText xml:space="preserve"> REF _Ref300003102 \h </w:instrText>
        </w:r>
        <w:r w:rsidR="001335BC">
          <w:rPr>
            <w:iCs/>
          </w:rPr>
        </w:r>
      </w:ins>
      <w:r w:rsidR="001335BC">
        <w:rPr>
          <w:iCs/>
        </w:rPr>
        <w:fldChar w:fldCharType="separate"/>
      </w:r>
      <w:ins w:id="2430" w:author="Orion" w:date="2011-08-02T14:12:00Z">
        <w:r w:rsidR="001335BC">
          <w:t xml:space="preserve">Figura </w:t>
        </w:r>
        <w:r w:rsidR="001335BC">
          <w:rPr>
            <w:noProof/>
          </w:rPr>
          <w:t>32</w:t>
        </w:r>
        <w:r w:rsidR="001335BC">
          <w:rPr>
            <w:iCs/>
          </w:rPr>
          <w:fldChar w:fldCharType="end"/>
        </w:r>
      </w:ins>
      <w:ins w:id="2431"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432"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433" w:author="Orion" w:date="2011-08-01T23:36:00Z">
        <w:r w:rsidR="0090685E">
          <w:t>Fig</w:t>
        </w:r>
        <w:r w:rsidR="0090685E">
          <w:t>u</w:t>
        </w:r>
        <w:r w:rsidR="0090685E">
          <w:t xml:space="preserve">ra </w:t>
        </w:r>
        <w:r w:rsidR="0090685E">
          <w:rPr>
            <w:noProof/>
          </w:rPr>
          <w:t>33</w:t>
        </w:r>
        <w:r w:rsidR="0090685E">
          <w:rPr>
            <w:iCs/>
          </w:rPr>
          <w:fldChar w:fldCharType="end"/>
        </w:r>
      </w:ins>
      <w:ins w:id="2434" w:author="Orion" w:date="2011-08-01T23:35:00Z">
        <w:r w:rsidRPr="004A0E5E">
          <w:rPr>
            <w:iCs/>
          </w:rPr>
          <w:t xml:space="preserve"> puede verse como la orden, que inicio una interacción entre controlador y piloto (ver Figura 21) y que </w:t>
        </w:r>
        <w:r w:rsidRPr="004A0E5E">
          <w:rPr>
            <w:iCs/>
          </w:rPr>
          <w:lastRenderedPageBreak/>
          <w:t xml:space="preserve">hizo que el piloto creara un nuevo tramo ad hoc (ver </w:t>
        </w:r>
      </w:ins>
      <w:ins w:id="2435" w:author="Orion" w:date="2011-08-02T14:13:00Z">
        <w:r w:rsidR="001335BC">
          <w:rPr>
            <w:iCs/>
          </w:rPr>
          <w:fldChar w:fldCharType="begin"/>
        </w:r>
        <w:r w:rsidR="001335BC">
          <w:rPr>
            <w:iCs/>
          </w:rPr>
          <w:instrText xml:space="preserve"> REF _Ref296442261 \h </w:instrText>
        </w:r>
        <w:r w:rsidR="001335BC">
          <w:rPr>
            <w:iCs/>
          </w:rPr>
        </w:r>
      </w:ins>
      <w:r w:rsidR="001335BC">
        <w:rPr>
          <w:iCs/>
        </w:rPr>
        <w:fldChar w:fldCharType="separate"/>
      </w:r>
      <w:ins w:id="2436" w:author="Orion" w:date="2011-08-02T14:13:00Z">
        <w:r w:rsidR="001335BC">
          <w:t xml:space="preserve">Figura </w:t>
        </w:r>
        <w:r w:rsidR="001335BC">
          <w:rPr>
            <w:noProof/>
          </w:rPr>
          <w:t>22</w:t>
        </w:r>
        <w:r w:rsidR="001335BC">
          <w:rPr>
            <w:iCs/>
          </w:rPr>
          <w:fldChar w:fldCharType="end"/>
        </w:r>
      </w:ins>
      <w:ins w:id="2437" w:author="Orion" w:date="2011-08-01T23:35:00Z">
        <w:r w:rsidRPr="004A0E5E">
          <w:rPr>
            <w:iCs/>
          </w:rPr>
          <w:t>), ha empezado a ser procesada por el piloto y que este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438" w:author="Orion" w:date="2011-08-01T23:35:00Z"/>
          <w:iCs/>
          <w:rPrChange w:id="2439" w:author="Orion" w:date="2011-08-01T23:35:00Z">
            <w:rPr>
              <w:ins w:id="2440" w:author="Orion" w:date="2011-08-01T23:35:00Z"/>
              <w:i/>
              <w:iCs/>
            </w:rPr>
          </w:rPrChange>
        </w:rPr>
        <w:pPrChange w:id="2441" w:author="Orion" w:date="2011-08-01T23:13:00Z">
          <w:pPr/>
        </w:pPrChange>
      </w:pPr>
    </w:p>
    <w:p w14:paraId="386642E6" w14:textId="77777777" w:rsidR="00F03737" w:rsidRDefault="0096704B">
      <w:pPr>
        <w:jc w:val="both"/>
        <w:rPr>
          <w:ins w:id="2442" w:author="Orion" w:date="2011-08-01T23:13:00Z"/>
          <w:i/>
          <w:iCs/>
        </w:rPr>
        <w:pPrChange w:id="2443" w:author="Orion" w:date="2011-08-01T23:13:00Z">
          <w:pPr/>
        </w:pPrChange>
      </w:pPr>
      <w:ins w:id="2444" w:author="Orion" w:date="2011-06-29T15:44:00Z">
        <w:r w:rsidRPr="00416930">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445" w:name="_Toc299483455"/>
      <w:bookmarkStart w:id="2446" w:name="_Ref297047382"/>
    </w:p>
    <w:p w14:paraId="70EE0809" w14:textId="54A6D19D" w:rsidR="002D48A2" w:rsidRDefault="00F03737">
      <w:pPr>
        <w:pStyle w:val="Caption"/>
        <w:rPr>
          <w:rFonts w:cs="Times New Roman"/>
        </w:rPr>
        <w:pPrChange w:id="2447" w:author="Orion" w:date="2011-08-01T23:13:00Z">
          <w:pPr/>
        </w:pPrChange>
      </w:pPr>
      <w:bookmarkStart w:id="2448" w:name="_Ref300003735"/>
      <w:bookmarkStart w:id="2449" w:name="_Toc300051089"/>
      <w:bookmarkStart w:id="2450" w:name="_Toc300051462"/>
      <w:bookmarkStart w:id="2451" w:name="_Toc300051765"/>
      <w:bookmarkStart w:id="2452" w:name="_Toc300052375"/>
      <w:bookmarkStart w:id="2453" w:name="_Toc300052986"/>
      <w:bookmarkStart w:id="2454" w:name="_Toc300057824"/>
      <w:bookmarkStart w:id="2455" w:name="_Toc300058026"/>
      <w:ins w:id="2456" w:author="Orion" w:date="2011-08-01T23:13:00Z">
        <w:r>
          <w:t xml:space="preserve">Figura </w:t>
        </w:r>
        <w:r>
          <w:fldChar w:fldCharType="begin"/>
        </w:r>
        <w:r>
          <w:instrText xml:space="preserve"> SEQ Figura \* ARABIC </w:instrText>
        </w:r>
      </w:ins>
      <w:r>
        <w:fldChar w:fldCharType="separate"/>
      </w:r>
      <w:ins w:id="2457" w:author="Orion" w:date="2011-08-02T14:12:00Z">
        <w:r w:rsidR="001335BC">
          <w:rPr>
            <w:noProof/>
          </w:rPr>
          <w:t>35</w:t>
        </w:r>
      </w:ins>
      <w:ins w:id="2458" w:author="Orion" w:date="2011-08-01T23:13:00Z">
        <w:r>
          <w:fldChar w:fldCharType="end"/>
        </w:r>
        <w:bookmarkEnd w:id="2448"/>
        <w:r w:rsidRPr="00F77978">
          <w:t>: Dos aviones volando rutas sin puntos de paso especificados, tripulados por pilotos con altos valores de estrés y fatiga, y poca experiencia finalizando conflicto.</w:t>
        </w:r>
        <w:bookmarkEnd w:id="2449"/>
        <w:bookmarkEnd w:id="2450"/>
        <w:bookmarkEnd w:id="2451"/>
        <w:bookmarkEnd w:id="2452"/>
        <w:bookmarkEnd w:id="2453"/>
        <w:bookmarkEnd w:id="2454"/>
        <w:bookmarkEnd w:id="2455"/>
        <w:r w:rsidDel="00F03737">
          <w:t xml:space="preserve"> </w:t>
        </w:r>
      </w:ins>
      <w:bookmarkEnd w:id="2445"/>
      <w:ins w:id="2459" w:author="Orion" w:date="2011-06-28T17:59:00Z">
        <w:del w:id="2460" w:author="IO" w:date="2011-07-22T13:09:00Z">
          <w:r w:rsidR="009D2CAD" w:rsidDel="006B1111">
            <w:fldChar w:fldCharType="begin"/>
          </w:r>
          <w:r w:rsidR="009D2CAD" w:rsidDel="006B1111">
            <w:delInstrText xml:space="preserve"> SEQ Ilustración \* ARABIC </w:delInstrText>
          </w:r>
        </w:del>
      </w:ins>
      <w:del w:id="2461" w:author="IO" w:date="2011-07-22T13:09:00Z">
        <w:r w:rsidR="009D2CAD" w:rsidDel="006B1111">
          <w:fldChar w:fldCharType="end"/>
        </w:r>
      </w:del>
      <w:bookmarkEnd w:id="2446"/>
    </w:p>
    <w:p w14:paraId="71247681" w14:textId="77777777" w:rsidR="00ED650C" w:rsidRDefault="00ED650C">
      <w:pPr>
        <w:ind w:left="641"/>
        <w:jc w:val="both"/>
        <w:rPr>
          <w:rFonts w:cs="Times New Roman"/>
        </w:rPr>
        <w:pPrChange w:id="2462" w:author="Orion" w:date="2011-08-01T21:15:00Z">
          <w:pPr/>
        </w:pPrChange>
      </w:pPr>
    </w:p>
    <w:p w14:paraId="0094A167" w14:textId="6BAFFEC3" w:rsidR="00EC4B15" w:rsidRDefault="00EC4B15">
      <w:pPr>
        <w:ind w:left="641"/>
        <w:jc w:val="both"/>
        <w:rPr>
          <w:rFonts w:cs="Times New Roman"/>
        </w:rPr>
        <w:pPrChange w:id="2463" w:author="Orion" w:date="2011-08-01T21:15:00Z">
          <w:pPr/>
        </w:pPrChange>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464" w:author="Orion" w:date="2011-08-02T14:12:00Z">
        <w:r w:rsidR="001335BC">
          <w:t xml:space="preserve">Figura </w:t>
        </w:r>
        <w:r w:rsidR="001335BC">
          <w:rPr>
            <w:noProof/>
          </w:rPr>
          <w:t>35</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8E1A6C">
        <w:t xml:space="preserve">Figura </w:t>
      </w:r>
      <w:r w:rsidR="008E1A6C">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5A2758E6"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r w:rsidR="004B1C04" w:rsidRPr="00274E9F">
        <w:t>poco después de detectado el conflicto (</w:t>
      </w:r>
      <w:r w:rsidR="008E1A6C">
        <w:fldChar w:fldCharType="begin"/>
      </w:r>
      <w:r w:rsidR="008E1A6C">
        <w:instrText xml:space="preserve"> REF _Ref300003877 \h </w:instrText>
      </w:r>
      <w:r w:rsidR="008E1A6C">
        <w:fldChar w:fldCharType="separate"/>
      </w:r>
      <w:r w:rsidR="008E1A6C">
        <w:t xml:space="preserve">Figura </w:t>
      </w:r>
      <w:r w:rsidR="008E1A6C">
        <w:rPr>
          <w:noProof/>
        </w:rPr>
        <w:t>35</w:t>
      </w:r>
      <w:r w:rsidR="008E1A6C">
        <w:fldChar w:fldCharType="end"/>
      </w:r>
      <w:r w:rsidR="004B1C04" w:rsidRPr="001A06EF">
        <w:t>) los pilotos</w:t>
      </w:r>
      <w:r w:rsidR="004B1C04" w:rsidRPr="007A7C0E">
        <w:t xml:space="preserve"> acatan las ordenes de los controladores y ponen a volar a sus respectivas aeronaves a la altura/velocidad ordenada. </w:t>
      </w:r>
      <w:r w:rsidR="004B1C04" w:rsidRPr="00D93325">
        <w:t>A su vez</w:t>
      </w:r>
      <w:ins w:id="2465" w:author="Orion" w:date="2011-08-02T13:46:00Z">
        <w:r w:rsidR="006E2133">
          <w:t>,</w:t>
        </w:r>
      </w:ins>
      <w:r w:rsidR="004B1C04" w:rsidRPr="00D93325">
        <w:t xml:space="preserve"> se puede ver en la </w:t>
      </w:r>
      <w:r w:rsidR="00A90B4F">
        <w:fldChar w:fldCharType="begin"/>
      </w:r>
      <w:r w:rsidR="00A90B4F">
        <w:instrText xml:space="preserve"> REF _Ref300004109 \h </w:instrText>
      </w:r>
      <w:r w:rsidR="00A90B4F">
        <w:fldChar w:fldCharType="separate"/>
      </w:r>
      <w:r w:rsidR="00A90B4F">
        <w:t xml:space="preserve">Figura </w:t>
      </w:r>
      <w:r w:rsidR="00A90B4F">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466" w:author="Orion" w:date="2011-06-28T18:17:00Z">
          <w:pPr/>
        </w:pPrChange>
      </w:pPr>
    </w:p>
    <w:p w14:paraId="356B1991" w14:textId="285360B0" w:rsidR="007A7012" w:rsidRDefault="0055309E">
      <w:pPr>
        <w:jc w:val="both"/>
        <w:rPr>
          <w:rFonts w:cs="Times New Roman"/>
        </w:rPr>
        <w:pPrChange w:id="2467" w:author="Orion" w:date="2011-06-28T18:17:00Z">
          <w:pPr/>
        </w:pPrChange>
      </w:pPr>
      <w:r w:rsidRPr="00416930">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468" w:author="Orion" w:date="2011-06-28T18:19:00Z"/>
          <w:rFonts w:cs="Times New Roman"/>
        </w:rPr>
      </w:pPr>
      <w:bookmarkStart w:id="2469" w:name="_Toc299483456"/>
      <w:bookmarkStart w:id="2470" w:name="_Ref300003877"/>
      <w:bookmarkStart w:id="2471" w:name="_Toc300051090"/>
      <w:bookmarkStart w:id="2472" w:name="_Toc300051310"/>
      <w:bookmarkStart w:id="2473" w:name="_Toc300051339"/>
      <w:bookmarkStart w:id="2474" w:name="_Toc300051463"/>
      <w:bookmarkStart w:id="2475" w:name="_Toc300051766"/>
      <w:bookmarkStart w:id="2476" w:name="_Toc300052376"/>
      <w:bookmarkStart w:id="2477" w:name="_Toc300052987"/>
      <w:bookmarkStart w:id="2478" w:name="_Ref297048711"/>
      <w:bookmarkStart w:id="2479" w:name="_Toc300057825"/>
      <w:bookmarkStart w:id="2480" w:name="_Toc300058027"/>
      <w:r>
        <w:t>Figura</w:t>
      </w:r>
      <w:ins w:id="2481" w:author="Orion" w:date="2011-06-28T18:22:00Z">
        <w:r w:rsidR="004B1C04">
          <w:t xml:space="preserve"> </w:t>
        </w:r>
      </w:ins>
      <w:ins w:id="2482" w:author="IO" w:date="2011-07-22T13:09:00Z">
        <w:r>
          <w:fldChar w:fldCharType="begin"/>
        </w:r>
        <w:r>
          <w:instrText xml:space="preserve"> SEQ Figura \* ARABIC </w:instrText>
        </w:r>
      </w:ins>
      <w:r>
        <w:fldChar w:fldCharType="separate"/>
      </w:r>
      <w:ins w:id="2483" w:author="Orion" w:date="2011-08-02T14:14:00Z">
        <w:r w:rsidR="003C6792">
          <w:rPr>
            <w:noProof/>
          </w:rPr>
          <w:t>36</w:t>
        </w:r>
      </w:ins>
      <w:bookmarkEnd w:id="2469"/>
      <w:ins w:id="2484" w:author="IO" w:date="2011-07-22T13:09:00Z">
        <w:r>
          <w:fldChar w:fldCharType="end"/>
        </w:r>
      </w:ins>
      <w:bookmarkEnd w:id="2470"/>
      <w:ins w:id="2485" w:author="Orion" w:date="2011-08-01T21:35:00Z">
        <w:r w:rsidR="000C0F8C">
          <w:t>:</w:t>
        </w:r>
        <w:r w:rsidR="000C0F8C" w:rsidRPr="000C0F8C">
          <w:t xml:space="preserve"> </w:t>
        </w:r>
        <w:r w:rsidR="000C0F8C">
          <w:t xml:space="preserve">Conflicto entre dos aviones volando rutas sin puntos de paso </w:t>
        </w:r>
      </w:ins>
      <w:ins w:id="2486" w:author="Orion" w:date="2011-08-01T21:49:00Z">
        <w:r w:rsidR="002C560C">
          <w:t>especificados,</w:t>
        </w:r>
      </w:ins>
      <w:ins w:id="2487" w:author="Orion" w:date="2011-08-01T21:35:00Z">
        <w:r w:rsidR="000C0F8C" w:rsidDel="006B1111">
          <w:t xml:space="preserve"> </w:t>
        </w:r>
        <w:r w:rsidR="000C0F8C">
          <w:t>tripulados por pilotos con valores medios de estrés, fatiga y experiencia.</w:t>
        </w:r>
      </w:ins>
      <w:bookmarkEnd w:id="2471"/>
      <w:bookmarkEnd w:id="2472"/>
      <w:bookmarkEnd w:id="2473"/>
      <w:bookmarkEnd w:id="2474"/>
      <w:bookmarkEnd w:id="2475"/>
      <w:bookmarkEnd w:id="2476"/>
      <w:bookmarkEnd w:id="2477"/>
      <w:bookmarkEnd w:id="2479"/>
      <w:bookmarkEnd w:id="2480"/>
      <w:ins w:id="2488" w:author="Orion" w:date="2011-06-28T18:22:00Z">
        <w:del w:id="2489" w:author="IO" w:date="2011-07-22T13:09:00Z">
          <w:r w:rsidR="004B1C04" w:rsidDel="006B1111">
            <w:fldChar w:fldCharType="begin"/>
          </w:r>
          <w:r w:rsidR="004B1C04" w:rsidDel="006B1111">
            <w:delInstrText xml:space="preserve"> SEQ Ilustración \* ARABIC </w:delInstrText>
          </w:r>
        </w:del>
      </w:ins>
      <w:del w:id="2490" w:author="IO" w:date="2011-07-22T13:09:00Z">
        <w:r w:rsidR="004B1C04" w:rsidDel="006B1111">
          <w:fldChar w:fldCharType="end"/>
        </w:r>
      </w:del>
      <w:bookmarkEnd w:id="2478"/>
    </w:p>
    <w:p w14:paraId="5F6DA6F6" w14:textId="77777777" w:rsidR="007A7012" w:rsidRDefault="007A7012">
      <w:pPr>
        <w:jc w:val="both"/>
        <w:rPr>
          <w:ins w:id="2491" w:author="Orion" w:date="2011-06-28T18:19:00Z"/>
          <w:rFonts w:cs="Times New Roman"/>
        </w:rPr>
        <w:pPrChange w:id="2492" w:author="Orion" w:date="2011-06-28T18:17:00Z">
          <w:pPr/>
        </w:pPrChange>
      </w:pPr>
    </w:p>
    <w:p w14:paraId="24E8731D" w14:textId="77777777" w:rsidR="008E1A6C" w:rsidRDefault="002B4BCF">
      <w:pPr>
        <w:jc w:val="both"/>
        <w:rPr>
          <w:ins w:id="2493" w:author="Orion" w:date="2011-08-01T23:18:00Z"/>
        </w:rPr>
        <w:pPrChange w:id="2494" w:author="Orion" w:date="2011-06-28T18:17:00Z">
          <w:pPr/>
        </w:pPrChange>
      </w:pPr>
      <w:ins w:id="2495" w:author="Orion" w:date="2011-06-29T15:42:00Z">
        <w:r w:rsidRPr="00416930">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496" w:name="_Toc299483457"/>
      <w:bookmarkStart w:id="2497" w:name="_Ref297048794"/>
    </w:p>
    <w:p w14:paraId="40E0CDE3" w14:textId="542A6FCF" w:rsidR="007A7012" w:rsidRPr="001A06EF" w:rsidRDefault="006C503F">
      <w:pPr>
        <w:pStyle w:val="Caption"/>
        <w:pPrChange w:id="2498" w:author="Orion" w:date="2011-08-01T23:18:00Z">
          <w:pPr/>
        </w:pPrChange>
      </w:pPr>
      <w:bookmarkStart w:id="2499" w:name="_Ref300004109"/>
      <w:bookmarkStart w:id="2500" w:name="_Toc300051091"/>
      <w:bookmarkStart w:id="2501" w:name="_Toc300051464"/>
      <w:bookmarkStart w:id="2502" w:name="_Toc300051767"/>
      <w:bookmarkStart w:id="2503" w:name="_Toc300052377"/>
      <w:bookmarkStart w:id="2504" w:name="_Toc300052988"/>
      <w:bookmarkStart w:id="2505" w:name="_Toc300057826"/>
      <w:bookmarkStart w:id="2506" w:name="_Toc300058028"/>
      <w:ins w:id="2507" w:author="Orion" w:date="2011-08-01T23:19:00Z">
        <w:r>
          <w:t xml:space="preserve">Figura </w:t>
        </w:r>
        <w:r>
          <w:fldChar w:fldCharType="begin"/>
        </w:r>
        <w:r>
          <w:instrText xml:space="preserve"> SEQ Figura \* ARABIC </w:instrText>
        </w:r>
      </w:ins>
      <w:r>
        <w:fldChar w:fldCharType="separate"/>
      </w:r>
      <w:ins w:id="2508" w:author="Orion" w:date="2011-08-02T14:14:00Z">
        <w:r w:rsidR="003C6792">
          <w:rPr>
            <w:noProof/>
          </w:rPr>
          <w:t>37</w:t>
        </w:r>
      </w:ins>
      <w:ins w:id="2509" w:author="Orion" w:date="2011-08-01T23:19:00Z">
        <w:r>
          <w:fldChar w:fldCharType="end"/>
        </w:r>
        <w:bookmarkEnd w:id="2499"/>
        <w:r w:rsidRPr="00790C8B">
          <w:t>: Dos aviones volando rutas sin puntos de paso especificados, tripulados por pilotos con valores medios de estrés, fatiga y ex</w:t>
        </w:r>
        <w:r>
          <w:t>periencia finalizando conflicto</w:t>
        </w:r>
      </w:ins>
      <w:ins w:id="2510" w:author="Orion" w:date="2011-08-01T23:18:00Z">
        <w:r w:rsidRPr="008753F1">
          <w:t>.</w:t>
        </w:r>
      </w:ins>
      <w:bookmarkEnd w:id="2496"/>
      <w:bookmarkEnd w:id="2497"/>
      <w:bookmarkEnd w:id="2500"/>
      <w:bookmarkEnd w:id="2501"/>
      <w:bookmarkEnd w:id="2502"/>
      <w:bookmarkEnd w:id="2503"/>
      <w:bookmarkEnd w:id="2504"/>
      <w:bookmarkEnd w:id="2505"/>
      <w:bookmarkEnd w:id="2506"/>
    </w:p>
    <w:p w14:paraId="147A00BD" w14:textId="77777777" w:rsidR="006C503F" w:rsidRDefault="006C503F" w:rsidP="00360CB8">
      <w:pPr>
        <w:pStyle w:val="ListParagraph"/>
        <w:spacing w:before="120" w:after="120"/>
        <w:ind w:left="641"/>
        <w:jc w:val="both"/>
      </w:pPr>
    </w:p>
    <w:p w14:paraId="4E5E62EC" w14:textId="2373B59B" w:rsidR="00DD79DB" w:rsidRPr="00D6172C" w:rsidRDefault="00603073" w:rsidP="00360CB8">
      <w:pPr>
        <w:pStyle w:val="ListParagraph"/>
        <w:numPr>
          <w:ilvl w:val="0"/>
          <w:numId w:val="41"/>
        </w:numPr>
        <w:spacing w:before="120" w:after="120"/>
        <w:ind w:left="641" w:hanging="357"/>
        <w:jc w:val="both"/>
      </w:pPr>
      <w:r w:rsidRPr="00E43623">
        <w:t xml:space="preserve">En contraposición se puede ver como se comportarían dos pilotos con valores de comportamiento </w:t>
      </w:r>
      <w:r w:rsidR="00933C09" w:rsidRPr="00ED650C">
        <w:t>distintos</w:t>
      </w:r>
      <w:ins w:id="2511" w:author="Orion" w:date="2011-08-02T13:46:00Z">
        <w:r w:rsidR="00330DFA">
          <w:t xml:space="preserve"> a l</w:t>
        </w:r>
        <w:r w:rsidR="006E2133">
          <w:t>o</w:t>
        </w:r>
      </w:ins>
      <w:ins w:id="2512" w:author="Orion" w:date="2011-08-02T13:56:00Z">
        <w:r w:rsidR="00330DFA">
          <w:t>s</w:t>
        </w:r>
      </w:ins>
      <w:ins w:id="2513" w:author="Orion" w:date="2011-08-02T13:46:00Z">
        <w:r w:rsidR="006E2133">
          <w:t xml:space="preserve"> anteriores</w:t>
        </w:r>
      </w:ins>
      <w:r w:rsidRPr="00ED650C">
        <w:t>. Es decir, bajo nivel de estrés y fatiga, y algo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 xml:space="preserve">apenas les lleva tiempo </w:t>
      </w:r>
      <w:r w:rsidR="002C4E30" w:rsidRPr="001A06EF">
        <w:lastRenderedPageBreak/>
        <w:t>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514" w:author="Orion" w:date="2011-08-02T14:14:00Z">
        <w:r w:rsidR="003C6792">
          <w:t xml:space="preserve">Figura </w:t>
        </w:r>
        <w:r w:rsidR="003C6792">
          <w:rPr>
            <w:noProof/>
          </w:rPr>
          <w:t>38</w:t>
        </w:r>
      </w:ins>
      <w:del w:id="2515" w:author="Orion" w:date="2011-08-02T14:13:00Z">
        <w:r w:rsidR="001C45D7" w:rsidDel="003C6792">
          <w:delText xml:space="preserve">Figura </w:delText>
        </w:r>
        <w:r w:rsidR="001C45D7" w:rsidDel="003C6792">
          <w:rPr>
            <w:noProof/>
          </w:rPr>
          <w:delText>37</w:delText>
        </w:r>
      </w:del>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516" w:author="Orion" w:date="2011-08-02T14:14:00Z">
        <w:r w:rsidR="003C6792">
          <w:t xml:space="preserve">Figura </w:t>
        </w:r>
        <w:r w:rsidR="003C6792">
          <w:rPr>
            <w:noProof/>
          </w:rPr>
          <w:t>38</w:t>
        </w:r>
      </w:ins>
      <w:del w:id="2517" w:author="Orion" w:date="2011-08-02T14:13:00Z">
        <w:r w:rsidR="001C45D7" w:rsidDel="003C6792">
          <w:delText xml:space="preserve">Figura </w:delText>
        </w:r>
        <w:r w:rsidR="001C45D7" w:rsidDel="003C6792">
          <w:rPr>
            <w:noProof/>
          </w:rPr>
          <w:delText>37</w:delText>
        </w:r>
      </w:del>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518" w:author="Orion" w:date="2011-08-02T14:14:00Z">
        <w:r w:rsidR="003C6792">
          <w:t xml:space="preserve">Figura </w:t>
        </w:r>
        <w:r w:rsidR="003C6792">
          <w:rPr>
            <w:noProof/>
          </w:rPr>
          <w:t>39</w:t>
        </w:r>
      </w:ins>
      <w:del w:id="2519" w:author="Orion" w:date="2011-08-02T14:13:00Z">
        <w:r w:rsidR="00851A47" w:rsidDel="003C6792">
          <w:delText xml:space="preserve">Figura </w:delText>
        </w:r>
        <w:r w:rsidR="00851A47" w:rsidDel="003C6792">
          <w:rPr>
            <w:noProof/>
          </w:rPr>
          <w:delText>38</w:delText>
        </w:r>
      </w:del>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520" w:author="Orion" w:date="2011-06-28T18:30:00Z">
          <w:pPr/>
        </w:pPrChange>
      </w:pPr>
    </w:p>
    <w:p w14:paraId="05B2062A" w14:textId="77777777" w:rsidR="001C45D7" w:rsidRDefault="00E31E68">
      <w:pPr>
        <w:jc w:val="both"/>
        <w:pPrChange w:id="2521"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522" w:name="_Toc299483458"/>
      <w:bookmarkStart w:id="2523" w:name="_Ref297047702"/>
    </w:p>
    <w:p w14:paraId="1C1EFA64" w14:textId="37D1106C" w:rsidR="00603073" w:rsidRPr="001A06EF" w:rsidRDefault="001C45D7">
      <w:pPr>
        <w:pStyle w:val="Caption"/>
        <w:rPr>
          <w:ins w:id="2524" w:author="Orion" w:date="2011-06-28T17:25:00Z"/>
        </w:rPr>
        <w:pPrChange w:id="2525" w:author="Orion" w:date="2011-08-01T23:20:00Z">
          <w:pPr/>
        </w:pPrChange>
      </w:pPr>
      <w:bookmarkStart w:id="2526" w:name="_Toc300051092"/>
      <w:bookmarkStart w:id="2527" w:name="_Toc300051465"/>
      <w:bookmarkStart w:id="2528" w:name="_Toc300051768"/>
      <w:bookmarkStart w:id="2529" w:name="_Toc300052378"/>
      <w:bookmarkStart w:id="2530" w:name="_Toc300052989"/>
      <w:bookmarkStart w:id="2531" w:name="_Ref300004175"/>
      <w:bookmarkStart w:id="2532" w:name="_Toc300057827"/>
      <w:bookmarkStart w:id="2533" w:name="_Toc300058029"/>
      <w:r>
        <w:t xml:space="preserve">Figura </w:t>
      </w:r>
      <w:r>
        <w:fldChar w:fldCharType="begin"/>
      </w:r>
      <w:r>
        <w:instrText xml:space="preserve"> SEQ Figura \* ARABIC </w:instrText>
      </w:r>
      <w:r>
        <w:fldChar w:fldCharType="separate"/>
      </w:r>
      <w:ins w:id="2534" w:author="Orion" w:date="2011-08-02T14:14:00Z">
        <w:r w:rsidR="003C6792">
          <w:rPr>
            <w:noProof/>
          </w:rPr>
          <w:t>38</w:t>
        </w:r>
      </w:ins>
      <w:del w:id="2535" w:author="Orion" w:date="2011-08-02T14:13:00Z">
        <w:r w:rsidDel="003C6792">
          <w:rPr>
            <w:noProof/>
          </w:rPr>
          <w:delText>37</w:delText>
        </w:r>
      </w:del>
      <w:r>
        <w:fldChar w:fldCharType="end"/>
      </w:r>
      <w:bookmarkEnd w:id="2531"/>
      <w:r w:rsidRPr="00850A07">
        <w:t>: Conflicto entre dos aviones volando rutas sin puntos de paso especificados, tripulados por pilotos con valores bajos  de estrés, fatiga y bastante experiencia.</w:t>
      </w:r>
      <w:bookmarkEnd w:id="2526"/>
      <w:bookmarkEnd w:id="2527"/>
      <w:bookmarkEnd w:id="2528"/>
      <w:bookmarkEnd w:id="2529"/>
      <w:bookmarkEnd w:id="2530"/>
      <w:bookmarkEnd w:id="2532"/>
      <w:bookmarkEnd w:id="2533"/>
      <w:del w:id="2536" w:author="Orion" w:date="2011-08-01T23:20:00Z">
        <w:r w:rsidR="006B1111" w:rsidDel="001C45D7">
          <w:delText>Figura</w:delText>
        </w:r>
      </w:del>
      <w:ins w:id="2537" w:author="IO" w:date="2011-07-22T13:09:00Z">
        <w:del w:id="2538" w:author="Orion" w:date="2011-08-01T23:20:00Z">
          <w:r w:rsidR="006B1111" w:rsidDel="001C45D7">
            <w:fldChar w:fldCharType="begin"/>
          </w:r>
          <w:r w:rsidR="006B1111" w:rsidDel="001C45D7">
            <w:delInstrText xml:space="preserve"> SEQ Figura \* ARABIC </w:delInstrText>
          </w:r>
        </w:del>
      </w:ins>
      <w:del w:id="2539" w:author="Orion" w:date="2011-08-01T23:20:00Z">
        <w:r w:rsidR="006B1111" w:rsidDel="001C45D7">
          <w:fldChar w:fldCharType="separate"/>
        </w:r>
      </w:del>
      <w:bookmarkEnd w:id="2522"/>
      <w:ins w:id="2540" w:author="IO" w:date="2011-07-22T13:16:00Z">
        <w:del w:id="2541" w:author="Orion" w:date="2011-07-24T21:36:00Z">
          <w:r w:rsidR="00416FF6" w:rsidDel="00587D28">
            <w:rPr>
              <w:noProof/>
            </w:rPr>
            <w:delText>33</w:delText>
          </w:r>
        </w:del>
      </w:ins>
      <w:ins w:id="2542" w:author="IO" w:date="2011-07-22T13:09:00Z">
        <w:del w:id="2543" w:author="Orion" w:date="2011-08-01T23:20:00Z">
          <w:r w:rsidR="006B1111" w:rsidDel="001C45D7">
            <w:fldChar w:fldCharType="end"/>
          </w:r>
        </w:del>
      </w:ins>
      <w:ins w:id="2544" w:author="Orion" w:date="2011-06-28T18:05:00Z">
        <w:del w:id="2545" w:author="IO" w:date="2011-07-22T13:09:00Z">
          <w:r w:rsidR="00603073" w:rsidDel="006B1111">
            <w:fldChar w:fldCharType="begin"/>
          </w:r>
          <w:r w:rsidR="00603073" w:rsidDel="006B1111">
            <w:delInstrText xml:space="preserve"> SEQ Ilustración \* ARABIC </w:delInstrText>
          </w:r>
        </w:del>
      </w:ins>
      <w:del w:id="2546" w:author="IO" w:date="2011-07-22T13:09:00Z">
        <w:r w:rsidR="00603073" w:rsidDel="006B1111">
          <w:fldChar w:fldCharType="end"/>
        </w:r>
      </w:del>
      <w:bookmarkEnd w:id="2523"/>
    </w:p>
    <w:p w14:paraId="71F70350" w14:textId="77777777" w:rsidR="00DD79DB" w:rsidRDefault="00DD79DB">
      <w:pPr>
        <w:jc w:val="both"/>
        <w:rPr>
          <w:ins w:id="2547" w:author="Orion" w:date="2011-06-28T17:25:00Z"/>
          <w:rFonts w:cs="Times New Roman"/>
        </w:rPr>
        <w:pPrChange w:id="2548" w:author="Orion" w:date="2011-06-26T12:33:00Z">
          <w:pPr/>
        </w:pPrChange>
      </w:pPr>
    </w:p>
    <w:p w14:paraId="39A76B13" w14:textId="77777777" w:rsidR="00DA2366" w:rsidRDefault="00E31E68">
      <w:pPr>
        <w:jc w:val="both"/>
        <w:rPr>
          <w:ins w:id="2549" w:author="Orion" w:date="2011-08-01T23:23:00Z"/>
        </w:rPr>
        <w:pPrChange w:id="2550" w:author="Orion" w:date="2011-08-01T23:23:00Z">
          <w:pPr/>
        </w:pPrChange>
      </w:pPr>
      <w:ins w:id="2551" w:author="Orion" w:date="2011-06-29T12:17:00Z">
        <w:r w:rsidRPr="00416930">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52" w:name="_Toc299483459"/>
      <w:bookmarkStart w:id="2553" w:name="_Ref297047837"/>
    </w:p>
    <w:p w14:paraId="09A1787D" w14:textId="0C2431F0" w:rsidR="00260A98" w:rsidRDefault="00DA2366">
      <w:pPr>
        <w:pStyle w:val="Caption"/>
        <w:rPr>
          <w:ins w:id="2554" w:author="Orion" w:date="2011-08-02T13:49:00Z"/>
        </w:rPr>
        <w:pPrChange w:id="2555" w:author="Orion" w:date="2011-08-01T23:24:00Z">
          <w:pPr/>
        </w:pPrChange>
      </w:pPr>
      <w:bookmarkStart w:id="2556" w:name="_Ref300004388"/>
      <w:bookmarkStart w:id="2557" w:name="_Toc300051093"/>
      <w:bookmarkStart w:id="2558" w:name="_Toc300051466"/>
      <w:bookmarkStart w:id="2559" w:name="_Toc300051769"/>
      <w:bookmarkStart w:id="2560" w:name="_Toc300052379"/>
      <w:bookmarkStart w:id="2561" w:name="_Toc300052990"/>
      <w:bookmarkStart w:id="2562" w:name="_Toc300057828"/>
      <w:bookmarkStart w:id="2563" w:name="_Toc300058030"/>
      <w:ins w:id="2564" w:author="Orion" w:date="2011-08-01T23:23:00Z">
        <w:r>
          <w:t xml:space="preserve">Figura </w:t>
        </w:r>
        <w:r>
          <w:fldChar w:fldCharType="begin"/>
        </w:r>
        <w:r>
          <w:instrText xml:space="preserve"> SEQ Figura \* ARABIC </w:instrText>
        </w:r>
      </w:ins>
      <w:r>
        <w:fldChar w:fldCharType="separate"/>
      </w:r>
      <w:ins w:id="2565" w:author="Orion" w:date="2011-08-02T14:14:00Z">
        <w:r w:rsidR="003C6792">
          <w:rPr>
            <w:noProof/>
          </w:rPr>
          <w:t>39</w:t>
        </w:r>
      </w:ins>
      <w:ins w:id="2566" w:author="Orion" w:date="2011-08-01T23:23:00Z">
        <w:r>
          <w:fldChar w:fldCharType="end"/>
        </w:r>
        <w:bookmarkEnd w:id="2556"/>
        <w:r w:rsidRPr="00F577B7">
          <w:t>: Dos aviones volando rutas sin puntos de paso especificados, tripulados por pilotos con valores bajos  de estrés, fatiga y bastante experiencia finalizando conflicto.</w:t>
        </w:r>
      </w:ins>
      <w:bookmarkEnd w:id="2557"/>
      <w:bookmarkEnd w:id="2558"/>
      <w:bookmarkEnd w:id="2559"/>
      <w:bookmarkEnd w:id="2560"/>
      <w:bookmarkEnd w:id="2561"/>
      <w:bookmarkEnd w:id="2562"/>
      <w:bookmarkEnd w:id="2563"/>
      <w:ins w:id="2567" w:author="Orion" w:date="2011-08-01T23:24:00Z">
        <w:r w:rsidDel="001D5424">
          <w:t xml:space="preserve"> </w:t>
        </w:r>
      </w:ins>
      <w:bookmarkEnd w:id="2552"/>
      <w:bookmarkEnd w:id="2553"/>
    </w:p>
    <w:p w14:paraId="60D31F32" w14:textId="77777777" w:rsidR="0043386F" w:rsidRDefault="0043386F">
      <w:pPr>
        <w:pStyle w:val="Caption"/>
        <w:rPr>
          <w:ins w:id="2568" w:author="Orion" w:date="2011-07-05T13:02:00Z"/>
          <w:rFonts w:cs="Times New Roman"/>
        </w:rPr>
        <w:pPrChange w:id="2569"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570" w:name="_Toc300051992"/>
      <w:r>
        <w:rPr>
          <w:b w:val="0"/>
          <w:sz w:val="36"/>
          <w:szCs w:val="52"/>
        </w:rPr>
        <w:t>D</w:t>
      </w:r>
      <w:r w:rsidR="00260A98" w:rsidRPr="0043386F">
        <w:rPr>
          <w:b w:val="0"/>
          <w:sz w:val="36"/>
          <w:szCs w:val="52"/>
        </w:rPr>
        <w:t xml:space="preserve">os aviones con </w:t>
      </w:r>
      <w:r>
        <w:rPr>
          <w:b w:val="0"/>
          <w:sz w:val="36"/>
          <w:szCs w:val="52"/>
        </w:rPr>
        <w:t>puntos de paso</w:t>
      </w:r>
      <w:bookmarkEnd w:id="2570"/>
    </w:p>
    <w:p w14:paraId="4D865C00" w14:textId="77777777" w:rsidR="001F6BBC" w:rsidRDefault="001F6BBC" w:rsidP="006E2133">
      <w:pPr>
        <w:jc w:val="both"/>
        <w:rPr>
          <w:rFonts w:cs="Times New Roman"/>
        </w:rPr>
      </w:pPr>
    </w:p>
    <w:p w14:paraId="36843C66" w14:textId="5C640D1C" w:rsidR="001F6BBC" w:rsidRDefault="001F6BBC" w:rsidP="006E2133">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571" w:author="Orion" w:date="2011-08-02T13:49:00Z">
        <w:r w:rsidDel="007407C2">
          <w:rPr>
            <w:rFonts w:cs="Times New Roman"/>
          </w:rPr>
          <w:delText xml:space="preserve">pasos </w:delText>
        </w:r>
      </w:del>
      <w:ins w:id="2572" w:author="Orion" w:date="2011-08-02T13:49:00Z">
        <w:r w:rsidR="007407C2">
          <w:rPr>
            <w:rFonts w:cs="Times New Roman"/>
          </w:rPr>
          <w:t>puntos</w:t>
        </w:r>
        <w:r w:rsidR="007407C2">
          <w:rPr>
            <w:rFonts w:cs="Times New Roman"/>
          </w:rPr>
          <w:t xml:space="preserve">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p>
    <w:p w14:paraId="52FFFF75" w14:textId="77777777" w:rsidR="001F6BBC" w:rsidRDefault="001F6BBC" w:rsidP="006E2133">
      <w:pPr>
        <w:jc w:val="both"/>
        <w:rPr>
          <w:rFonts w:cs="Times New Roman"/>
        </w:rPr>
      </w:pPr>
    </w:p>
    <w:p w14:paraId="39FD9311" w14:textId="77777777" w:rsidR="003C6792" w:rsidRDefault="00AF49D4">
      <w:pPr>
        <w:jc w:val="both"/>
        <w:rPr>
          <w:ins w:id="2573" w:author="Orion" w:date="2011-08-02T14:14:00Z"/>
        </w:rPr>
        <w:pPrChange w:id="2574" w:author="Orion" w:date="2011-08-01T23:24:00Z">
          <w:pPr>
            <w:ind w:left="709"/>
            <w:jc w:val="both"/>
          </w:pPr>
        </w:pPrChange>
      </w:pPr>
      <w:r w:rsidRPr="00486B28">
        <w:t xml:space="preserve">En el caso de que los pilotos tengan gran estrés y fatiga, y poca experiencia, </w:t>
      </w:r>
      <w:r w:rsidR="0006481D" w:rsidRPr="00486B28">
        <w:t>para</w:t>
      </w:r>
      <w:r w:rsidRPr="00486B28">
        <w:t xml:space="preserve"> este caso</w:t>
      </w:r>
      <w:r w:rsidR="0006481D" w:rsidRPr="00486B28">
        <w:t xml:space="preserve"> se han usado</w:t>
      </w:r>
      <w:r w:rsidRPr="00ED650C">
        <w:t xml:space="preserve"> los valores </w:t>
      </w:r>
      <w:r w:rsidR="006B5FB9" w:rsidRPr="00ED650C">
        <w:t>98%, 98%, 5%</w:t>
      </w:r>
      <w:r w:rsidRPr="00ED650C">
        <w:t xml:space="preserve"> respectivamente, se pr</w:t>
      </w:r>
      <w:r w:rsidRPr="00760AB5">
        <w:t xml:space="preserve">oduce un hecho </w:t>
      </w:r>
      <w:r w:rsidR="002B3B09" w:rsidRPr="00760AB5">
        <w:t>interesante</w:t>
      </w:r>
      <w:r w:rsidRPr="001A06EF">
        <w:t xml:space="preserve"> que es que los pilotos tardan tanto en gestionar las órdenes</w:t>
      </w:r>
      <w:r w:rsidR="00080145" w:rsidRPr="007A7C0E">
        <w:t xml:space="preserve"> de conflicto que, en ciertas ocasiones, </w:t>
      </w:r>
      <w:r w:rsidRPr="00D93325">
        <w:t>dicha</w:t>
      </w:r>
      <w:r w:rsidR="00080145" w:rsidRPr="00D93325">
        <w:t>s</w:t>
      </w:r>
      <w:r w:rsidRPr="00ED163C">
        <w:t xml:space="preserve"> gesti</w:t>
      </w:r>
      <w:r w:rsidR="00080145" w:rsidRPr="00274E9F">
        <w:t>o</w:t>
      </w:r>
      <w:r w:rsidRPr="00B041DA">
        <w:t>n</w:t>
      </w:r>
      <w:r w:rsidR="00080145" w:rsidRPr="00D6172C">
        <w:t>es</w:t>
      </w:r>
      <w:r w:rsidRPr="00114447">
        <w:t xml:space="preserve"> se solapa con la del paso de los puntos </w:t>
      </w:r>
      <w:r w:rsidRPr="009C2572">
        <w:t>intermedios.</w:t>
      </w:r>
      <w:r w:rsidR="0006481D" w:rsidRPr="0006797C">
        <w:t xml:space="preserve"> </w:t>
      </w:r>
      <w:r w:rsidR="00A85B1F" w:rsidRPr="0006797C">
        <w:t xml:space="preserve">De este modo si se observan la </w:t>
      </w:r>
      <w:r w:rsidR="0034040B">
        <w:fldChar w:fldCharType="begin"/>
      </w:r>
      <w:r w:rsidR="0034040B">
        <w:instrText xml:space="preserve"> REF _Ref300004458 \h </w:instrText>
      </w:r>
      <w:r w:rsidR="0034040B">
        <w:fldChar w:fldCharType="separate"/>
      </w:r>
      <w:ins w:id="2575" w:author="Orion" w:date="2011-08-02T14:14:00Z">
        <w:r w:rsidR="003C6792">
          <w:t xml:space="preserve">Figura </w:t>
        </w:r>
        <w:r w:rsidR="003C6792">
          <w:rPr>
            <w:noProof/>
          </w:rPr>
          <w:t>40</w:t>
        </w:r>
      </w:ins>
      <w:del w:id="2576" w:author="Orion" w:date="2011-08-02T14:13:00Z">
        <w:r w:rsidR="0034040B" w:rsidDel="003C6792">
          <w:delText xml:space="preserve">Figura </w:delText>
        </w:r>
        <w:r w:rsidR="0034040B" w:rsidDel="003C6792">
          <w:rPr>
            <w:noProof/>
          </w:rPr>
          <w:delText>39</w:delText>
        </w:r>
      </w:del>
      <w:r w:rsidR="0034040B">
        <w:fldChar w:fldCharType="end"/>
      </w:r>
      <w:r w:rsidR="00A85B1F" w:rsidRPr="00486B28">
        <w:rPr>
          <w:szCs w:val="21"/>
        </w:rPr>
        <w:fldChar w:fldCharType="begin"/>
      </w:r>
      <w:r w:rsidR="00A85B1F" w:rsidRPr="006E2133">
        <w:rPr>
          <w:szCs w:val="21"/>
        </w:rPr>
        <w:instrText xml:space="preserve"> REF _Ref297638017 \h </w:instrText>
      </w:r>
      <w:r w:rsidR="00441066" w:rsidRPr="006E2133">
        <w:rPr>
          <w:szCs w:val="21"/>
        </w:rPr>
        <w:instrText xml:space="preserve"> \* MERGEFORMAT </w:instrText>
      </w:r>
      <w:r w:rsidR="003C6792">
        <w:fldChar w:fldCharType="separate"/>
      </w:r>
    </w:p>
    <w:p w14:paraId="4FFFCD04" w14:textId="77777777" w:rsidR="003C6792" w:rsidRPr="00D93325" w:rsidRDefault="003C6792">
      <w:pPr>
        <w:pStyle w:val="Caption"/>
        <w:rPr>
          <w:ins w:id="2577" w:author="Orion" w:date="2011-08-02T14:14:00Z"/>
        </w:rPr>
        <w:pPrChange w:id="2578" w:author="Orion" w:date="2011-08-01T23:25:00Z">
          <w:pPr>
            <w:ind w:left="709"/>
            <w:jc w:val="both"/>
          </w:pPr>
        </w:pPrChange>
      </w:pPr>
      <w:ins w:id="2579" w:author="Orion" w:date="2011-08-02T14:14:00Z">
        <w:r>
          <w:t xml:space="preserve">Figura </w:t>
        </w:r>
        <w:r>
          <w:rPr>
            <w:noProof/>
          </w:rPr>
          <w:t>40</w:t>
        </w:r>
        <w:r w:rsidRPr="00C8241A">
          <w:t>: Dos aviones volando rutas con puntos de paso especificados, tripulados por pilotos con valores altos de estrés, fatiga y  poca experiencia finalizando conflicto.</w:t>
        </w:r>
        <w:r w:rsidRPr="001A06EF" w:rsidDel="0034040B">
          <w:t xml:space="preserve"> </w:t>
        </w:r>
      </w:ins>
    </w:p>
    <w:p w14:paraId="0A047905" w14:textId="77777777" w:rsidR="003C6792" w:rsidRDefault="003C6792">
      <w:pPr>
        <w:pStyle w:val="Caption"/>
        <w:rPr>
          <w:ins w:id="2580" w:author="Orion" w:date="2011-08-02T14:14:00Z"/>
        </w:rPr>
        <w:pPrChange w:id="2581" w:author="Orion" w:date="2011-08-01T23:41:00Z">
          <w:pPr/>
        </w:pPrChange>
      </w:pPr>
      <w:ins w:id="2582" w:author="Orion" w:date="2011-08-02T14:14:00Z">
        <w:r w:rsidRPr="00416930">
          <w:rPr>
            <w:rFonts w:cs="Times New Roman"/>
            <w:noProof/>
            <w:lang w:eastAsia="es-ES" w:bidi="ar-SA"/>
          </w:rPr>
          <w:drawing>
            <wp:inline distT="0" distB="0" distL="0" distR="0" wp14:anchorId="50C1AF98" wp14:editId="317A29F2">
              <wp:extent cx="6113780" cy="3806190"/>
              <wp:effectExtent l="0" t="0" r="1270" b="3810"/>
              <wp:docPr id="26" name="Picture 26"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r w:rsidR="00A85B1F" w:rsidRPr="006E2133">
        <w:rPr>
          <w:szCs w:val="21"/>
        </w:rPr>
        <w:fldChar w:fldCharType="end"/>
      </w:r>
      <w:r w:rsidR="0034040B">
        <w:t xml:space="preserve"> </w:t>
      </w:r>
      <w:r w:rsidR="00A85B1F" w:rsidRPr="001A06EF">
        <w:t xml:space="preserve">y la </w:t>
      </w:r>
      <w:r w:rsidR="004756F0">
        <w:fldChar w:fldCharType="begin"/>
      </w:r>
      <w:r w:rsidR="004756F0">
        <w:instrText xml:space="preserve"> REF _Ref300005616 \h </w:instrText>
      </w:r>
      <w:r w:rsidR="004756F0">
        <w:fldChar w:fldCharType="separate"/>
      </w:r>
      <w:ins w:id="2583" w:author="Orion" w:date="2011-08-02T14:14:00Z">
        <w:r>
          <w:t xml:space="preserve">Figura </w:t>
        </w:r>
        <w:r>
          <w:rPr>
            <w:noProof/>
          </w:rPr>
          <w:t>41</w:t>
        </w:r>
      </w:ins>
      <w:del w:id="2584" w:author="Orion" w:date="2011-08-02T14:13:00Z">
        <w:r w:rsidR="004756F0" w:rsidDel="003C6792">
          <w:delText xml:space="preserve">Figura </w:delText>
        </w:r>
        <w:r w:rsidR="004756F0" w:rsidDel="003C6792">
          <w:rPr>
            <w:noProof/>
          </w:rPr>
          <w:delText>40</w:delText>
        </w:r>
      </w:del>
      <w:r w:rsidR="004756F0">
        <w:fldChar w:fldCharType="end"/>
      </w:r>
      <w:r w:rsidR="00326515">
        <w:fldChar w:fldCharType="begin"/>
      </w:r>
      <w:r w:rsidR="00326515">
        <w:instrText xml:space="preserve"> REF _Ref300004563 \h </w:instrText>
      </w:r>
      <w:r>
        <w:fldChar w:fldCharType="separate"/>
      </w:r>
      <w:ins w:id="2585" w:author="Orion" w:date="2011-08-02T14:14:00Z">
        <w:r>
          <w:rPr>
            <w:b/>
            <w:bCs/>
            <w:lang w:val="en-US"/>
          </w:rPr>
          <w:t>Error! Reference source not found.</w:t>
        </w:r>
      </w:ins>
      <w:r w:rsidR="00326515">
        <w:fldChar w:fldCharType="end"/>
      </w:r>
      <w:r w:rsidR="00A85B1F" w:rsidRPr="00486B28">
        <w:rPr>
          <w:szCs w:val="21"/>
        </w:rPr>
        <w:fldChar w:fldCharType="begin"/>
      </w:r>
      <w:r w:rsidR="00A85B1F" w:rsidRPr="006E2133">
        <w:rPr>
          <w:szCs w:val="21"/>
        </w:rPr>
        <w:instrText xml:space="preserve"> REF _Ref297638028 \h </w:instrText>
      </w:r>
      <w:r w:rsidR="00441066" w:rsidRPr="006E2133">
        <w:rPr>
          <w:i w:val="0"/>
          <w:szCs w:val="21"/>
        </w:rPr>
        <w:instrText xml:space="preserve"> \* MERGEFORMAT </w:instrText>
      </w:r>
      <w:r>
        <w:fldChar w:fldCharType="separate"/>
      </w:r>
    </w:p>
    <w:p w14:paraId="21E8A1F5" w14:textId="11FBDC72" w:rsidR="006B5FB9" w:rsidRPr="00114447" w:rsidRDefault="003C6792" w:rsidP="006E2133">
      <w:pPr>
        <w:pStyle w:val="ListParagraph"/>
        <w:numPr>
          <w:ilvl w:val="0"/>
          <w:numId w:val="41"/>
        </w:numPr>
        <w:spacing w:before="120" w:after="120"/>
        <w:ind w:left="641" w:hanging="357"/>
        <w:jc w:val="both"/>
      </w:pPr>
      <w:ins w:id="2586" w:author="Orion" w:date="2011-08-02T14:14:00Z">
        <w:r>
          <w:t xml:space="preserve">Figura </w:t>
        </w:r>
        <w:r>
          <w:rPr>
            <w:noProof/>
          </w:rPr>
          <w:t>41</w:t>
        </w:r>
        <w:r w:rsidRPr="00741883">
          <w:t>: Dos aviones volando rutas con puntos de paso especificados, tripulados por pilotos con valores altos de estrés, fatiga y  poca experiencia llegando al destino.</w:t>
        </w:r>
        <w:r w:rsidDel="00F12BEF">
          <w:t xml:space="preserve"> </w:t>
        </w:r>
      </w:ins>
      <w:r w:rsidR="00A85B1F" w:rsidRPr="006E2133">
        <w:fldChar w:fldCharType="end"/>
      </w:r>
      <w:r w:rsidR="00A85B1F" w:rsidRPr="006E2133">
        <w:t xml:space="preserve"> </w:t>
      </w:r>
      <w:r w:rsidR="000230BE" w:rsidRPr="006E2133">
        <w:t xml:space="preserve">simultáneamente puede verse que el avión </w:t>
      </w:r>
      <w:r w:rsidR="00EF7F9C" w:rsidRPr="006E2133">
        <w:t xml:space="preserve"> Plane2</w:t>
      </w:r>
      <w:r w:rsidR="000230BE" w:rsidRPr="00486B28">
        <w:t xml:space="preserve"> deja de estar en </w:t>
      </w:r>
      <w:r w:rsidR="000230BE" w:rsidRPr="00ED650C">
        <w:t xml:space="preserve">posible riesgo de conflicto, </w:t>
      </w:r>
      <w:ins w:id="2587" w:author="Orion" w:date="2011-08-02T13:51:00Z">
        <w:r w:rsidR="007407C2">
          <w:t>que es</w:t>
        </w:r>
      </w:ins>
      <w:ins w:id="2588" w:author="Orion" w:date="2011-08-02T13:50:00Z">
        <w:r w:rsidR="007407C2">
          <w:t xml:space="preserve"> </w:t>
        </w:r>
      </w:ins>
      <w:ins w:id="2589" w:author="Orion" w:date="2011-08-02T13:51:00Z">
        <w:r w:rsidR="007407C2">
          <w:t xml:space="preserve"> cuando</w:t>
        </w:r>
      </w:ins>
      <w:del w:id="2590" w:author="Orion" w:date="2011-08-02T13:51:00Z">
        <w:r w:rsidR="000230BE" w:rsidRPr="00ED650C" w:rsidDel="007407C2">
          <w:delText>momento en el que</w:delText>
        </w:r>
      </w:del>
      <w:r w:rsidR="000230BE" w:rsidRPr="00ED650C">
        <w:t xml:space="preserve"> recibe la orden de volver a su altitud y velocidad de crucero,</w:t>
      </w:r>
      <w:r w:rsidR="000230BE" w:rsidRPr="00760AB5">
        <w:t xml:space="preserve"> antes de llegar a su segundo </w:t>
      </w:r>
      <w:r w:rsidR="00486B28" w:rsidRPr="00760AB5">
        <w:rPr>
          <w:rFonts w:cs="Times New Roman"/>
        </w:rPr>
        <w:t>punto de paso</w:t>
      </w:r>
      <w:r w:rsidR="000230BE" w:rsidRPr="001A06EF">
        <w:t>. Pero el piloto no es capaz de procesar esta orden hasta que ha pasado un tiempo</w:t>
      </w:r>
      <w:ins w:id="2591" w:author="Orion" w:date="2011-08-02T13:52:00Z">
        <w:r w:rsidR="007407C2">
          <w:t xml:space="preserve">, como viene determinado en la </w:t>
        </w:r>
      </w:ins>
      <w:ins w:id="2592" w:author="Orion" w:date="2011-08-02T14:00:00Z">
        <w:r w:rsidR="001F3505">
          <w:t>ta</w:t>
        </w:r>
      </w:ins>
      <w:ins w:id="2593" w:author="Orion" w:date="2011-08-02T13:52:00Z">
        <w:r w:rsidR="007407C2">
          <w:t>rea “</w:t>
        </w:r>
        <w:r w:rsidR="007407C2">
          <w:t>ThinkNewDecision</w:t>
        </w:r>
        <w:r w:rsidR="007407C2">
          <w:t xml:space="preserve">” de la Sección </w:t>
        </w:r>
      </w:ins>
      <w:ins w:id="2594" w:author="Orion" w:date="2011-08-02T13:53:00Z">
        <w:r w:rsidR="007407C2">
          <w:fldChar w:fldCharType="begin"/>
        </w:r>
        <w:r w:rsidR="007407C2">
          <w:instrText xml:space="preserve"> REF _Ref299019186 \r \h </w:instrText>
        </w:r>
      </w:ins>
      <w:r w:rsidR="007407C2">
        <w:fldChar w:fldCharType="separate"/>
      </w:r>
      <w:ins w:id="2595" w:author="Orion" w:date="2011-08-02T14:14:00Z">
        <w:r>
          <w:t>5.1.4.3</w:t>
        </w:r>
      </w:ins>
      <w:ins w:id="2596" w:author="Orion" w:date="2011-08-02T13:53:00Z">
        <w:r w:rsidR="007407C2">
          <w:fldChar w:fldCharType="end"/>
        </w:r>
      </w:ins>
      <w:del w:id="2597" w:author="Orion" w:date="2011-08-02T13:52:00Z">
        <w:r w:rsidR="000230BE" w:rsidRPr="001A06EF" w:rsidDel="007407C2">
          <w:delText>,</w:delText>
        </w:r>
      </w:del>
      <w:ins w:id="2598" w:author="Orion" w:date="2011-08-02T13:51:00Z">
        <w:r w:rsidR="007407C2">
          <w:t xml:space="preserve">. Esto produce que al avión le </w:t>
        </w:r>
      </w:ins>
      <w:ins w:id="2599" w:author="Orion" w:date="2011-08-02T13:53:00Z">
        <w:r w:rsidR="00330DFA">
          <w:t>dé</w:t>
        </w:r>
      </w:ins>
      <w:ins w:id="2600" w:author="Orion" w:date="2011-08-02T13:51:00Z">
        <w:r w:rsidR="007407C2">
          <w:t xml:space="preserve"> tiempo de </w:t>
        </w:r>
      </w:ins>
      <w:del w:id="2601" w:author="Orion" w:date="2011-08-02T13:51:00Z">
        <w:r w:rsidR="000230BE" w:rsidRPr="001A06EF" w:rsidDel="007407C2">
          <w:delText xml:space="preserve"> tiemp</w:delText>
        </w:r>
        <w:r w:rsidR="000230BE" w:rsidRPr="007A7C0E" w:rsidDel="007407C2">
          <w:delText>o en el que el avi</w:delText>
        </w:r>
        <w:r w:rsidR="000230BE" w:rsidRPr="00D93325" w:rsidDel="007407C2">
          <w:delText>ón y</w:delText>
        </w:r>
        <w:r w:rsidR="00EF7F9C" w:rsidRPr="00D93325" w:rsidDel="007407C2">
          <w:delText>a</w:delText>
        </w:r>
        <w:r w:rsidR="000230BE" w:rsidRPr="00ED163C" w:rsidDel="007407C2">
          <w:delText xml:space="preserve"> habrá </w:delText>
        </w:r>
      </w:del>
      <w:ins w:id="2602" w:author="Orion" w:date="2011-08-02T13:53:00Z">
        <w:r w:rsidR="00330DFA">
          <w:t>sobrepasar</w:t>
        </w:r>
      </w:ins>
      <w:del w:id="2603" w:author="Orion" w:date="2011-08-02T13:53:00Z">
        <w:r w:rsidR="000230BE" w:rsidRPr="00ED163C" w:rsidDel="00330DFA">
          <w:delText>reba</w:delText>
        </w:r>
      </w:del>
      <w:del w:id="2604" w:author="Orion" w:date="2011-08-02T13:51:00Z">
        <w:r w:rsidR="000230BE" w:rsidRPr="00ED163C" w:rsidDel="007407C2">
          <w:delText>sado</w:delText>
        </w:r>
      </w:del>
      <w:ins w:id="2605" w:author="Orion" w:date="2011-08-02T13:51:00Z">
        <w:r w:rsidR="007407C2">
          <w:t>r</w:t>
        </w:r>
      </w:ins>
      <w:r w:rsidR="000230BE" w:rsidRPr="00ED163C">
        <w:t xml:space="preserve"> su próximo</w:t>
      </w:r>
      <w:r w:rsidR="000230BE" w:rsidRPr="00274E9F">
        <w:t xml:space="preserve"> </w:t>
      </w:r>
      <w:r w:rsidR="00486B28" w:rsidRPr="00B041DA">
        <w:rPr>
          <w:rFonts w:cs="Times New Roman"/>
        </w:rPr>
        <w:t>punto de paso</w:t>
      </w:r>
      <w:r w:rsidR="000230BE" w:rsidRPr="00D6172C">
        <w:t>.</w:t>
      </w:r>
    </w:p>
    <w:p w14:paraId="394A66C6" w14:textId="77777777" w:rsidR="00AF49D4" w:rsidRPr="0080539F" w:rsidRDefault="00AF49D4">
      <w:pPr>
        <w:pStyle w:val="ListParagraph"/>
        <w:jc w:val="both"/>
        <w:rPr>
          <w:ins w:id="2606" w:author="Orion" w:date="2011-07-05T13:17:00Z"/>
          <w:rFonts w:cs="Times New Roman"/>
        </w:rPr>
        <w:pPrChange w:id="2607" w:author="Orion" w:date="2011-07-05T13:58:00Z">
          <w:pPr/>
        </w:pPrChange>
      </w:pPr>
    </w:p>
    <w:p w14:paraId="52E651FA" w14:textId="77777777" w:rsidR="0034040B" w:rsidRDefault="00EF7F9C">
      <w:pPr>
        <w:jc w:val="both"/>
        <w:rPr>
          <w:ins w:id="2608" w:author="Orion" w:date="2011-08-01T23:25:00Z"/>
        </w:rPr>
        <w:pPrChange w:id="2609" w:author="Orion" w:date="2011-08-01T23:24:00Z">
          <w:pPr>
            <w:ind w:left="709"/>
            <w:jc w:val="both"/>
          </w:pPr>
        </w:pPrChange>
      </w:pPr>
      <w:ins w:id="2610" w:author="Orion" w:date="2011-07-05T14:10:00Z">
        <w:r w:rsidRPr="00416930">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611" w:name="_Toc299483460"/>
      <w:bookmarkStart w:id="2612" w:name="_Ref297638017"/>
    </w:p>
    <w:p w14:paraId="27486C52" w14:textId="3529EFDE" w:rsidR="00471EC5" w:rsidRPr="00D93325" w:rsidRDefault="0034040B">
      <w:pPr>
        <w:pStyle w:val="Caption"/>
        <w:rPr>
          <w:ins w:id="2613" w:author="Orion" w:date="2011-08-01T21:23:00Z"/>
        </w:rPr>
        <w:pPrChange w:id="2614" w:author="Orion" w:date="2011-08-01T23:25:00Z">
          <w:pPr>
            <w:ind w:left="709"/>
            <w:jc w:val="both"/>
          </w:pPr>
        </w:pPrChange>
      </w:pPr>
      <w:bookmarkStart w:id="2615" w:name="_Ref300004458"/>
      <w:bookmarkStart w:id="2616" w:name="_Toc300051094"/>
      <w:bookmarkStart w:id="2617" w:name="_Toc300051467"/>
      <w:bookmarkStart w:id="2618" w:name="_Toc300051770"/>
      <w:bookmarkStart w:id="2619" w:name="_Toc300052380"/>
      <w:bookmarkStart w:id="2620" w:name="_Toc300052991"/>
      <w:bookmarkStart w:id="2621" w:name="_Toc300057829"/>
      <w:bookmarkStart w:id="2622" w:name="_Toc300058031"/>
      <w:ins w:id="2623" w:author="Orion" w:date="2011-08-01T23:25:00Z">
        <w:r>
          <w:t xml:space="preserve">Figura </w:t>
        </w:r>
        <w:r>
          <w:fldChar w:fldCharType="begin"/>
        </w:r>
        <w:r>
          <w:instrText xml:space="preserve"> SEQ Figura \* ARABIC </w:instrText>
        </w:r>
      </w:ins>
      <w:r>
        <w:fldChar w:fldCharType="separate"/>
      </w:r>
      <w:ins w:id="2624" w:author="Orion" w:date="2011-08-02T14:14:00Z">
        <w:r w:rsidR="003C6792">
          <w:rPr>
            <w:noProof/>
          </w:rPr>
          <w:t>40</w:t>
        </w:r>
      </w:ins>
      <w:ins w:id="2625" w:author="Orion" w:date="2011-08-01T23:25:00Z">
        <w:r>
          <w:fldChar w:fldCharType="end"/>
        </w:r>
        <w:bookmarkEnd w:id="2615"/>
        <w:r w:rsidRPr="00C8241A">
          <w:t>: Dos aviones volando rutas con puntos de paso especificados, tripulados por pilotos con valores altos de estrés, fatiga y  poca experiencia finalizando conflicto.</w:t>
        </w:r>
        <w:bookmarkEnd w:id="2616"/>
        <w:bookmarkEnd w:id="2617"/>
        <w:bookmarkEnd w:id="2618"/>
        <w:bookmarkEnd w:id="2619"/>
        <w:bookmarkEnd w:id="2620"/>
        <w:bookmarkEnd w:id="2621"/>
        <w:bookmarkEnd w:id="2622"/>
        <w:r w:rsidRPr="001A06EF" w:rsidDel="0034040B">
          <w:t xml:space="preserve"> </w:t>
        </w:r>
      </w:ins>
      <w:bookmarkEnd w:id="2611"/>
    </w:p>
    <w:p w14:paraId="70C9A846" w14:textId="77777777" w:rsidR="001A06EF" w:rsidRDefault="00F12BEF">
      <w:pPr>
        <w:pStyle w:val="Caption"/>
        <w:rPr>
          <w:ins w:id="2626" w:author="Orion" w:date="2011-08-01T23:43:00Z"/>
        </w:rPr>
        <w:pPrChange w:id="2627" w:author="Orion" w:date="2011-08-01T23:41:00Z">
          <w:pPr/>
        </w:pPrChange>
      </w:pPr>
      <w:ins w:id="2628" w:author="Orion" w:date="2011-08-01T21:23:00Z">
        <w:r w:rsidRPr="00416930">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629" w:name="_Toc299483461"/>
      <w:bookmarkStart w:id="2630" w:name="_Ref297638028"/>
      <w:bookmarkEnd w:id="2612"/>
    </w:p>
    <w:p w14:paraId="774EC262" w14:textId="03496BC9" w:rsidR="00E41C4D" w:rsidRDefault="00F647DA">
      <w:pPr>
        <w:pStyle w:val="Caption"/>
        <w:rPr>
          <w:ins w:id="2631" w:author="Orion" w:date="2011-07-06T16:09:00Z"/>
          <w:rFonts w:cs="Times New Roman"/>
        </w:rPr>
        <w:pPrChange w:id="2632" w:author="Orion" w:date="2011-08-01T23:41:00Z">
          <w:pPr/>
        </w:pPrChange>
      </w:pPr>
      <w:bookmarkStart w:id="2633" w:name="_Toc300051095"/>
      <w:bookmarkStart w:id="2634" w:name="_Toc300051468"/>
      <w:bookmarkStart w:id="2635" w:name="_Toc300051771"/>
      <w:bookmarkStart w:id="2636" w:name="_Toc300052381"/>
      <w:bookmarkStart w:id="2637" w:name="_Toc300052992"/>
      <w:bookmarkStart w:id="2638" w:name="_Ref300005616"/>
      <w:bookmarkStart w:id="2639" w:name="_Toc300057830"/>
      <w:bookmarkStart w:id="2640" w:name="_Toc300058032"/>
      <w:ins w:id="2641" w:author="Orion" w:date="2011-08-01T23:41:00Z">
        <w:r>
          <w:t xml:space="preserve">Figura </w:t>
        </w:r>
        <w:r>
          <w:fldChar w:fldCharType="begin"/>
        </w:r>
        <w:r>
          <w:instrText xml:space="preserve"> SEQ Figura \* ARABIC </w:instrText>
        </w:r>
      </w:ins>
      <w:r>
        <w:fldChar w:fldCharType="separate"/>
      </w:r>
      <w:ins w:id="2642" w:author="Orion" w:date="2011-08-02T14:14:00Z">
        <w:r w:rsidR="003C6792">
          <w:rPr>
            <w:noProof/>
          </w:rPr>
          <w:t>41</w:t>
        </w:r>
      </w:ins>
      <w:ins w:id="2643" w:author="Orion" w:date="2011-08-01T23:41:00Z">
        <w:r>
          <w:fldChar w:fldCharType="end"/>
        </w:r>
        <w:bookmarkEnd w:id="2638"/>
        <w:r w:rsidRPr="00741883">
          <w:t>: Dos aviones volando rutas con puntos de paso especificados, tripulados por pilotos con valores altos de estrés, fatiga y  poca experiencia llegando al destino.</w:t>
        </w:r>
        <w:bookmarkEnd w:id="2633"/>
        <w:bookmarkEnd w:id="2634"/>
        <w:bookmarkEnd w:id="2635"/>
        <w:bookmarkEnd w:id="2636"/>
        <w:bookmarkEnd w:id="2637"/>
        <w:bookmarkEnd w:id="2639"/>
        <w:bookmarkEnd w:id="2640"/>
        <w:r w:rsidDel="00F12BEF">
          <w:t xml:space="preserve"> </w:t>
        </w:r>
      </w:ins>
      <w:del w:id="2644" w:author="Orion" w:date="2011-08-01T21:23:00Z">
        <w:r w:rsidR="006B1111" w:rsidDel="00F12BEF">
          <w:delText>Figura</w:delText>
        </w:r>
      </w:del>
      <w:ins w:id="2645" w:author="IO" w:date="2011-07-22T13:09:00Z">
        <w:del w:id="2646" w:author="Orion" w:date="2011-08-01T21:23:00Z">
          <w:r w:rsidR="006B1111" w:rsidDel="00F12BEF">
            <w:fldChar w:fldCharType="begin"/>
          </w:r>
          <w:r w:rsidR="006B1111" w:rsidDel="00F12BEF">
            <w:delInstrText xml:space="preserve"> SEQ Figura \* ARABIC </w:delInstrText>
          </w:r>
        </w:del>
      </w:ins>
      <w:del w:id="2647" w:author="Orion" w:date="2011-08-01T21:23:00Z">
        <w:r w:rsidR="006B1111" w:rsidDel="00F12BEF">
          <w:fldChar w:fldCharType="separate"/>
        </w:r>
      </w:del>
      <w:bookmarkEnd w:id="2629"/>
      <w:ins w:id="2648" w:author="IO" w:date="2011-07-22T13:16:00Z">
        <w:del w:id="2649" w:author="Orion" w:date="2011-07-24T21:36:00Z">
          <w:r w:rsidR="00416FF6" w:rsidDel="00587D28">
            <w:rPr>
              <w:noProof/>
            </w:rPr>
            <w:delText>36</w:delText>
          </w:r>
        </w:del>
      </w:ins>
      <w:ins w:id="2650" w:author="IO" w:date="2011-07-22T13:09:00Z">
        <w:del w:id="2651" w:author="Orion" w:date="2011-08-01T21:23:00Z">
          <w:r w:rsidR="006B1111" w:rsidDel="00F12BEF">
            <w:fldChar w:fldCharType="end"/>
          </w:r>
        </w:del>
      </w:ins>
      <w:bookmarkEnd w:id="2630"/>
      <w:del w:id="2652" w:author="Orion" w:date="2011-08-01T23:40:00Z">
        <w:r w:rsidR="00954F95" w:rsidRPr="00E43623" w:rsidDel="00B915CF">
          <w:rPr>
            <w:rStyle w:val="CommentReference"/>
          </w:rPr>
          <w:commentReference w:id="2653"/>
        </w:r>
      </w:del>
    </w:p>
    <w:p w14:paraId="23842C5A" w14:textId="77777777" w:rsidR="00E41C4D" w:rsidRDefault="00E41C4D">
      <w:pPr>
        <w:jc w:val="both"/>
        <w:rPr>
          <w:ins w:id="2654" w:author="Orion" w:date="2011-08-01T23:43:00Z"/>
          <w:rFonts w:cs="Times New Roman"/>
        </w:rPr>
        <w:pPrChange w:id="2655" w:author="Orion" w:date="2011-06-26T12:33:00Z">
          <w:pPr/>
        </w:pPrChange>
      </w:pPr>
    </w:p>
    <w:p w14:paraId="5EBD90F5" w14:textId="5E7D1173" w:rsidR="008A1FD3" w:rsidRDefault="008A1FD3">
      <w:pPr>
        <w:ind w:left="709"/>
        <w:jc w:val="both"/>
        <w:rPr>
          <w:ins w:id="2656" w:author="Orion" w:date="2011-08-01T23:44:00Z"/>
          <w:rFonts w:cs="Times New Roman"/>
        </w:rPr>
        <w:pPrChange w:id="2657" w:author="Orion" w:date="2011-08-01T23:44:00Z">
          <w:pPr>
            <w:jc w:val="both"/>
          </w:pPr>
        </w:pPrChange>
      </w:pPr>
      <w:r w:rsidRPr="008A1FD3">
        <w:rPr>
          <w:rFonts w:cs="Times New Roman"/>
        </w:rPr>
        <w:t xml:space="preserve">La Figura 39 refleja el momento exacto en el que los aviones dejan de estar en conflicto y por lo tanto reciben las órdenes del controlador de volver a sus valores de vuelo de crucero. </w:t>
      </w:r>
      <w:r w:rsidRPr="008A1FD3">
        <w:rPr>
          <w:rFonts w:cs="Times New Roman"/>
        </w:rPr>
        <w:lastRenderedPageBreak/>
        <w:t>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658" w:author="Orion" w:date="2011-08-02T14:14:00Z">
        <w:r w:rsidR="003C6792">
          <w:t xml:space="preserve">Figura </w:t>
        </w:r>
        <w:r w:rsidR="003C6792">
          <w:rPr>
            <w:noProof/>
          </w:rPr>
          <w:t>25</w:t>
        </w:r>
      </w:ins>
      <w:del w:id="2659" w:author="Orion" w:date="2011-08-02T14:13:00Z">
        <w:r w:rsidR="00330DFA" w:rsidDel="003C6792">
          <w:delText>Fig</w:delText>
        </w:r>
        <w:r w:rsidR="00330DFA" w:rsidDel="003C6792">
          <w:delText>u</w:delText>
        </w:r>
        <w:r w:rsidR="00330DFA" w:rsidDel="003C6792">
          <w:delText xml:space="preserve">ra </w:delText>
        </w:r>
        <w:r w:rsidR="00330DFA" w:rsidDel="003C6792">
          <w:rPr>
            <w:noProof/>
          </w:rPr>
          <w:delText>2</w:delText>
        </w:r>
        <w:r w:rsidR="00330DFA" w:rsidDel="003C6792">
          <w:rPr>
            <w:noProof/>
          </w:rPr>
          <w:delText>4</w:delText>
        </w:r>
      </w:del>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660" w:author="Orion" w:date="2011-08-02T14:14:00Z">
        <w:r w:rsidR="003C6792">
          <w:t xml:space="preserve">Figura </w:t>
        </w:r>
        <w:r w:rsidR="003C6792">
          <w:rPr>
            <w:noProof/>
          </w:rPr>
          <w:t>41</w:t>
        </w:r>
      </w:ins>
      <w:del w:id="2661" w:author="Orion" w:date="2011-08-02T14:13:00Z">
        <w:r w:rsidR="00330DFA" w:rsidDel="003C6792">
          <w:delText xml:space="preserve">Figura </w:delText>
        </w:r>
        <w:r w:rsidR="00330DFA" w:rsidDel="003C6792">
          <w:rPr>
            <w:noProof/>
          </w:rPr>
          <w:delText>40</w:delText>
        </w:r>
      </w:del>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“GoingNextLegWithConflict”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662" w:author="Orion" w:date="2011-08-02T14:14:00Z">
        <w:r w:rsidR="003C6792">
          <w:t xml:space="preserve">Figura </w:t>
        </w:r>
        <w:r w:rsidR="003C6792">
          <w:rPr>
            <w:noProof/>
          </w:rPr>
          <w:t>25</w:t>
        </w:r>
      </w:ins>
      <w:del w:id="2663" w:author="Orion" w:date="2011-08-02T14:13:00Z">
        <w:r w:rsidR="003F17CA" w:rsidDel="003C6792">
          <w:delText xml:space="preserve">Figura </w:delText>
        </w:r>
        <w:r w:rsidR="003F17CA" w:rsidDel="003C6792">
          <w:rPr>
            <w:noProof/>
          </w:rPr>
          <w:delText>24</w:delText>
        </w:r>
      </w:del>
      <w:r w:rsidR="003F17CA">
        <w:rPr>
          <w:rFonts w:cs="Times New Roman"/>
        </w:rPr>
        <w:fldChar w:fldCharType="end"/>
      </w:r>
      <w:r w:rsidR="003F17CA">
        <w:rPr>
          <w:rFonts w:cs="Times New Roman"/>
        </w:rPr>
        <w:t xml:space="preserve"> </w:t>
      </w:r>
      <w:ins w:id="2664" w:author="Orion" w:date="2011-08-02T13:58:00Z">
        <w:r w:rsidR="003A1971">
          <w:rPr>
            <w:rFonts w:cs="Times New Roman"/>
          </w:rPr>
          <w:t xml:space="preserve">de la </w:t>
        </w:r>
        <w:r w:rsidR="003A1971">
          <w:rPr>
            <w:rFonts w:cs="Times New Roman"/>
          </w:rPr>
          <w:t xml:space="preserve">Sección </w:t>
        </w:r>
        <w:r w:rsidR="003A1971">
          <w:rPr>
            <w:rFonts w:cs="Times New Roman"/>
          </w:rPr>
          <w:fldChar w:fldCharType="begin"/>
        </w:r>
        <w:r w:rsidR="003A1971">
          <w:rPr>
            <w:rFonts w:cs="Times New Roman"/>
          </w:rPr>
          <w:instrText xml:space="preserve"> REF _Ref299895138 \r \h </w:instrText>
        </w:r>
        <w:r w:rsidR="003A1971">
          <w:rPr>
            <w:rFonts w:cs="Times New Roman"/>
          </w:rPr>
        </w:r>
        <w:r w:rsidR="003A1971">
          <w:rPr>
            <w:rFonts w:cs="Times New Roman"/>
          </w:rPr>
          <w:fldChar w:fldCharType="separate"/>
        </w:r>
      </w:ins>
      <w:ins w:id="2665" w:author="Orion" w:date="2011-08-02T14:14:00Z">
        <w:r w:rsidR="003C6792">
          <w:rPr>
            <w:rFonts w:cs="Times New Roman"/>
          </w:rPr>
          <w:t>5.1.5.3</w:t>
        </w:r>
      </w:ins>
      <w:ins w:id="2666" w:author="Orion" w:date="2011-08-02T13:58:00Z">
        <w:r w:rsidR="003A1971">
          <w:rPr>
            <w:rFonts w:cs="Times New Roman"/>
          </w:rPr>
          <w:fldChar w:fldCharType="end"/>
        </w:r>
      </w:ins>
      <w:ins w:id="2667" w:author="Orion" w:date="2011-08-01T23:43:00Z">
        <w:r w:rsidRPr="008A1FD3">
          <w:rPr>
            <w:rFonts w:cs="Times New Roman"/>
          </w:rPr>
          <w:t>.</w:t>
        </w:r>
      </w:ins>
    </w:p>
    <w:p w14:paraId="1E97A5ED" w14:textId="77777777" w:rsidR="008A1FD3" w:rsidRPr="008A1FD3" w:rsidRDefault="008A1FD3">
      <w:pPr>
        <w:ind w:left="709"/>
        <w:jc w:val="both"/>
        <w:rPr>
          <w:ins w:id="2668" w:author="Orion" w:date="2011-08-01T23:43:00Z"/>
          <w:rFonts w:cs="Times New Roman"/>
        </w:rPr>
        <w:pPrChange w:id="2669" w:author="Orion" w:date="2011-08-01T23:44:00Z">
          <w:pPr>
            <w:jc w:val="both"/>
          </w:pPr>
        </w:pPrChange>
      </w:pPr>
    </w:p>
    <w:p w14:paraId="2097A72F" w14:textId="00EBF06E"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670" w:author="Orion" w:date="2011-08-02T14:14:00Z">
        <w:r w:rsidR="003C6792">
          <w:t xml:space="preserve">Figura </w:t>
        </w:r>
        <w:r w:rsidR="003C6792">
          <w:rPr>
            <w:noProof/>
          </w:rPr>
          <w:t>42</w:t>
        </w:r>
      </w:ins>
      <w:del w:id="2671" w:author="Orion" w:date="2011-08-02T14:13:00Z">
        <w:r w:rsidR="001F3505" w:rsidDel="003C6792">
          <w:delText xml:space="preserve">Figura </w:delText>
        </w:r>
        <w:r w:rsidR="001F3505" w:rsidDel="003C6792">
          <w:rPr>
            <w:noProof/>
          </w:rPr>
          <w:delText>41</w:delText>
        </w:r>
      </w:del>
      <w:r w:rsidR="007E116F">
        <w:rPr>
          <w:rFonts w:cs="Times New Roman"/>
        </w:rPr>
        <w:fldChar w:fldCharType="end"/>
      </w:r>
      <w:r w:rsidRPr="007A7C0E">
        <w:rPr>
          <w:rFonts w:cs="Times New Roman"/>
        </w:rPr>
        <w:t>), como los pilotos tardan menos, comparado con el anterior caso de prue</w:t>
      </w:r>
      <w:r w:rsidRPr="00D93325">
        <w:rPr>
          <w:rFonts w:cs="Times New Roman"/>
        </w:rPr>
        <w:t>ba, en gestionar las maniobras y órdenes de los controladores, en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672" w:author="Orion" w:date="2011-07-06T16:09:00Z"/>
          <w:rFonts w:cs="Times New Roman"/>
        </w:rPr>
        <w:pPrChange w:id="2673" w:author="Orion" w:date="2011-06-26T12:33:00Z">
          <w:pPr/>
        </w:pPrChange>
      </w:pPr>
    </w:p>
    <w:p w14:paraId="20A65130" w14:textId="4E849903" w:rsidR="00E41C4D" w:rsidRDefault="00E41C4D">
      <w:pPr>
        <w:jc w:val="both"/>
        <w:rPr>
          <w:ins w:id="2674" w:author="Orion" w:date="2011-08-01T23:45:00Z"/>
          <w:rFonts w:cs="Times New Roman"/>
        </w:rPr>
        <w:pPrChange w:id="2675" w:author="Orion" w:date="2011-06-26T12:33:00Z">
          <w:pPr/>
        </w:pPrChange>
      </w:pPr>
      <w:ins w:id="2676" w:author="Orion" w:date="2011-07-06T16:09:00Z">
        <w:r w:rsidRPr="00416930">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677" w:author="Orion" w:date="2011-08-01T23:45:00Z"/>
          <w:rFonts w:cs="Times New Roman"/>
        </w:rPr>
      </w:pPr>
      <w:bookmarkStart w:id="2678" w:name="_Ref300005684"/>
      <w:bookmarkStart w:id="2679" w:name="_Toc300051096"/>
      <w:bookmarkStart w:id="2680" w:name="_Toc300051469"/>
      <w:bookmarkStart w:id="2681" w:name="_Toc300051772"/>
      <w:bookmarkStart w:id="2682" w:name="_Toc300052382"/>
      <w:bookmarkStart w:id="2683" w:name="_Toc300052993"/>
      <w:bookmarkStart w:id="2684" w:name="_Toc300057831"/>
      <w:bookmarkStart w:id="2685" w:name="_Toc300058033"/>
      <w:ins w:id="2686" w:author="Orion" w:date="2011-08-01T23:45:00Z">
        <w:r>
          <w:t xml:space="preserve">Figura </w:t>
        </w:r>
        <w:r>
          <w:rPr>
            <w:i w:val="0"/>
            <w:iCs w:val="0"/>
          </w:rPr>
          <w:fldChar w:fldCharType="begin"/>
        </w:r>
        <w:r>
          <w:instrText xml:space="preserve"> SEQ Figura \* ARABIC </w:instrText>
        </w:r>
      </w:ins>
      <w:r>
        <w:rPr>
          <w:i w:val="0"/>
          <w:iCs w:val="0"/>
        </w:rPr>
        <w:fldChar w:fldCharType="separate"/>
      </w:r>
      <w:ins w:id="2687" w:author="Orion" w:date="2011-08-02T14:14:00Z">
        <w:r w:rsidR="003C6792">
          <w:rPr>
            <w:noProof/>
          </w:rPr>
          <w:t>42</w:t>
        </w:r>
      </w:ins>
      <w:ins w:id="2688" w:author="Orion" w:date="2011-08-01T23:45:00Z">
        <w:r>
          <w:rPr>
            <w:i w:val="0"/>
            <w:iCs w:val="0"/>
          </w:rPr>
          <w:fldChar w:fldCharType="end"/>
        </w:r>
        <w:bookmarkEnd w:id="2678"/>
        <w:r w:rsidRPr="001E3FBE">
          <w:t>: Dos aviones volando rutas con puntos de paso especificados, tripulados por pilotos con valores bajos  de estrés, fatiga y bastante experiencia finalizando conflicto.</w:t>
        </w:r>
      </w:ins>
      <w:bookmarkStart w:id="2689" w:name="_Toc299483462"/>
      <w:bookmarkStart w:id="2690" w:name="_Ref297732850"/>
      <w:bookmarkEnd w:id="2679"/>
      <w:bookmarkEnd w:id="2680"/>
      <w:bookmarkEnd w:id="2681"/>
      <w:bookmarkEnd w:id="2682"/>
      <w:bookmarkEnd w:id="2683"/>
      <w:bookmarkEnd w:id="2684"/>
      <w:bookmarkEnd w:id="2685"/>
      <w:del w:id="2691" w:author="Orion" w:date="2011-08-01T23:45:00Z">
        <w:r w:rsidR="006B1111" w:rsidDel="00527BDF">
          <w:delText>Figura</w:delText>
        </w:r>
        <w:r w:rsidR="00162D18" w:rsidDel="00527BDF">
          <w:delText xml:space="preserve"> </w:delText>
        </w:r>
        <w:r w:rsidR="00C246EE" w:rsidDel="00527BDF">
          <w:rPr>
            <w:i w:val="0"/>
            <w:iCs w:val="0"/>
          </w:rPr>
          <w:fldChar w:fldCharType="begin"/>
        </w:r>
        <w:r w:rsidR="00C246EE" w:rsidDel="00527BDF">
          <w:delInstrText xml:space="preserve"> SEQ Figura \* ARABIC </w:delInstrText>
        </w:r>
        <w:r w:rsidR="00C246EE" w:rsidDel="00527BDF">
          <w:rPr>
            <w:i w:val="0"/>
            <w:iCs w:val="0"/>
          </w:rPr>
          <w:fldChar w:fldCharType="separate"/>
        </w:r>
      </w:del>
      <w:bookmarkEnd w:id="2689"/>
      <w:del w:id="2692" w:author="Orion" w:date="2011-07-26T22:30:00Z">
        <w:r w:rsidR="00BF1AE4" w:rsidDel="00503590">
          <w:rPr>
            <w:noProof/>
          </w:rPr>
          <w:delText>37</w:delText>
        </w:r>
      </w:del>
      <w:del w:id="2693" w:author="Orion" w:date="2011-08-01T23:45:00Z">
        <w:r w:rsidR="00C246EE" w:rsidDel="00527BDF">
          <w:rPr>
            <w:i w:val="0"/>
            <w:iCs w:val="0"/>
            <w:noProof/>
          </w:rPr>
          <w:fldChar w:fldCharType="end"/>
        </w:r>
        <w:bookmarkEnd w:id="2690"/>
      </w:del>
    </w:p>
    <w:p w14:paraId="169C9E01" w14:textId="77777777" w:rsidR="00527BDF" w:rsidRDefault="00527BDF">
      <w:pPr>
        <w:jc w:val="both"/>
        <w:rPr>
          <w:ins w:id="2694" w:author="Orion" w:date="2011-08-01T23:45:00Z"/>
          <w:rFonts w:cs="Times New Roman"/>
        </w:rPr>
        <w:pPrChange w:id="2695" w:author="Orion" w:date="2011-06-26T12:33:00Z">
          <w:pPr/>
        </w:pPrChange>
      </w:pPr>
    </w:p>
    <w:p w14:paraId="507347FF" w14:textId="77777777" w:rsidR="001335BC" w:rsidRDefault="001335BC" w:rsidP="003F17CA">
      <w:pPr>
        <w:ind w:left="709"/>
        <w:jc w:val="both"/>
        <w:rPr>
          <w:ins w:id="2696" w:author="Orion" w:date="2011-08-02T14:09:00Z"/>
          <w:rFonts w:cs="Times New Roman"/>
        </w:rPr>
      </w:pPr>
    </w:p>
    <w:p w14:paraId="0413C908" w14:textId="0613FD98" w:rsidR="003F17CA" w:rsidRDefault="00162D18" w:rsidP="003F17CA">
      <w:pPr>
        <w:ind w:left="709"/>
        <w:jc w:val="both"/>
        <w:rPr>
          <w:ins w:id="2697"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698" w:author="Orion" w:date="2011-08-02T14:14:00Z">
        <w:r w:rsidR="003C6792">
          <w:t xml:space="preserve">Figura </w:t>
        </w:r>
        <w:r w:rsidR="003C6792">
          <w:rPr>
            <w:noProof/>
          </w:rPr>
          <w:t>40</w:t>
        </w:r>
      </w:ins>
      <w:del w:id="2699" w:author="Orion" w:date="2011-08-02T14:13:00Z">
        <w:r w:rsidR="0093017F" w:rsidDel="003C6792">
          <w:delText xml:space="preserve">Figura </w:delText>
        </w:r>
        <w:r w:rsidR="0093017F" w:rsidDel="003C6792">
          <w:rPr>
            <w:noProof/>
          </w:rPr>
          <w:delText>39</w:delText>
        </w:r>
      </w:del>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riesgo de conflicto. El piloto gestionará la creación del siguiente tramo de la misma forma que en el caso de prueba anterior, donde se llega al fin del tramo y se genera el hecho “GoNextLegWithConflict” para posteriormente pasar a realizar la tarea y proceso explicado </w:t>
      </w:r>
      <w:r w:rsidR="00600A7E">
        <w:rPr>
          <w:rFonts w:cs="Times New Roman"/>
        </w:rPr>
        <w:lastRenderedPageBreak/>
        <w:t xml:space="preserve">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700" w:author="Orion" w:date="2011-08-02T14:14:00Z">
        <w:r w:rsidR="003C6792">
          <w:t xml:space="preserve">Figura </w:t>
        </w:r>
        <w:r w:rsidR="003C6792">
          <w:rPr>
            <w:noProof/>
          </w:rPr>
          <w:t>25</w:t>
        </w:r>
      </w:ins>
      <w:del w:id="2701" w:author="Orion" w:date="2011-08-02T14:13:00Z">
        <w:r w:rsidR="002447D8" w:rsidDel="003C6792">
          <w:delText>Figu</w:delText>
        </w:r>
        <w:r w:rsidR="002447D8" w:rsidDel="003C6792">
          <w:delText>r</w:delText>
        </w:r>
        <w:r w:rsidR="002447D8" w:rsidDel="003C6792">
          <w:delText xml:space="preserve">a </w:delText>
        </w:r>
        <w:r w:rsidR="002447D8" w:rsidDel="003C6792">
          <w:rPr>
            <w:noProof/>
          </w:rPr>
          <w:delText>2</w:delText>
        </w:r>
        <w:r w:rsidR="002447D8" w:rsidDel="003C6792">
          <w:rPr>
            <w:noProof/>
          </w:rPr>
          <w:delText>4</w:delText>
        </w:r>
      </w:del>
      <w:r w:rsidR="00600A7E">
        <w:rPr>
          <w:rFonts w:cs="Times New Roman"/>
        </w:rPr>
        <w:fldChar w:fldCharType="end"/>
      </w:r>
      <w:r w:rsidR="003F17CA" w:rsidRPr="003F17CA">
        <w:rPr>
          <w:rFonts w:cs="Times New Roman"/>
        </w:rPr>
        <w:t xml:space="preserve"> </w:t>
      </w:r>
      <w:ins w:id="2702"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r w:rsidR="003F17CA">
          <w:rPr>
            <w:rFonts w:cs="Times New Roman"/>
          </w:rPr>
        </w:r>
        <w:r w:rsidR="003F17CA">
          <w:rPr>
            <w:rFonts w:cs="Times New Roman"/>
          </w:rPr>
          <w:fldChar w:fldCharType="separate"/>
        </w:r>
      </w:ins>
      <w:ins w:id="2703" w:author="Orion" w:date="2011-08-02T14:14:00Z">
        <w:r w:rsidR="003C6792">
          <w:rPr>
            <w:rFonts w:cs="Times New Roman"/>
          </w:rPr>
          <w:t>5.1.5.3</w:t>
        </w:r>
      </w:ins>
      <w:ins w:id="2704"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705" w:author="Orion" w:date="2011-06-28T17:25:00Z"/>
          <w:rFonts w:cs="Times New Roman"/>
        </w:rPr>
        <w:pPrChange w:id="2706" w:author="Orion" w:date="2011-06-26T12:33:00Z">
          <w:pPr/>
        </w:pPrChange>
      </w:pPr>
    </w:p>
    <w:p w14:paraId="30FEB630" w14:textId="5E099AD3" w:rsidR="00CD0923" w:rsidRPr="003F17CA" w:rsidRDefault="00AB3CAE" w:rsidP="003F17CA">
      <w:pPr>
        <w:pStyle w:val="Heading1"/>
        <w:numPr>
          <w:ilvl w:val="1"/>
          <w:numId w:val="40"/>
        </w:numPr>
        <w:rPr>
          <w:sz w:val="44"/>
          <w:szCs w:val="52"/>
        </w:rPr>
      </w:pPr>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p>
    <w:p w14:paraId="220C5E53" w14:textId="77777777" w:rsidR="0015563B" w:rsidRDefault="0015563B" w:rsidP="004527AA">
      <w:pPr>
        <w:jc w:val="both"/>
        <w:rPr>
          <w:ins w:id="2707" w:author="Orion" w:date="2011-07-12T10:46:00Z"/>
          <w:rFonts w:cs="Times New Roman"/>
        </w:rPr>
      </w:pPr>
    </w:p>
    <w:p w14:paraId="32B9EEF4" w14:textId="12457092"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El despliegue utilizado para realizar estas simulaciones ha sido:</w:t>
      </w:r>
      <w:r w:rsidR="006610D1">
        <w:rPr>
          <w:rFonts w:cs="Times New Roman"/>
        </w:rPr>
        <w:fldChar w:fldCharType="begin"/>
      </w:r>
      <w:r w:rsidR="006610D1">
        <w:rPr>
          <w:rFonts w:cs="Times New Roman"/>
        </w:rPr>
        <w:instrText xml:space="preserve"> REF _Ref300005762 \h </w:instrText>
      </w:r>
      <w:r w:rsidR="003C6792">
        <w:rPr>
          <w:rFonts w:cs="Times New Roman"/>
        </w:rPr>
        <w:fldChar w:fldCharType="separate"/>
      </w:r>
      <w:ins w:id="2708" w:author="Orion" w:date="2011-08-02T14:14:00Z">
        <w:r w:rsidR="003C6792" w:rsidRPr="00282C13">
          <w:rPr>
            <w:rFonts w:cs="Times New Roman"/>
            <w:b/>
            <w:bCs/>
            <w:rPrChange w:id="2709" w:author="Orion" w:date="2011-08-02T14:14:00Z">
              <w:rPr>
                <w:rFonts w:cs="Times New Roman"/>
                <w:b/>
                <w:bCs/>
                <w:lang w:val="en-US"/>
              </w:rPr>
            </w:rPrChange>
          </w:rPr>
          <w:t xml:space="preserve">Error! </w:t>
        </w:r>
        <w:r w:rsidR="003C6792">
          <w:rPr>
            <w:rFonts w:cs="Times New Roman"/>
            <w:b/>
            <w:bCs/>
            <w:lang w:val="en-US"/>
          </w:rPr>
          <w:t>Reference source not found.</w:t>
        </w:r>
      </w:ins>
      <w:r w:rsidR="006610D1">
        <w:rPr>
          <w:rFonts w:cs="Times New Roman"/>
        </w:rPr>
        <w:fldChar w:fldCharType="end"/>
      </w:r>
    </w:p>
    <w:p w14:paraId="785E0E61" w14:textId="77777777" w:rsidR="00273820" w:rsidRDefault="0015563B" w:rsidP="00ED163C">
      <w:pPr>
        <w:pStyle w:val="Caption"/>
        <w:rPr>
          <w:ins w:id="2710" w:author="Orion" w:date="2011-08-02T14:17:00Z"/>
        </w:rPr>
      </w:pPr>
      <w:bookmarkStart w:id="2711"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712" w:name="_Toc300051097"/>
      <w:bookmarkStart w:id="2713" w:name="_Toc300051470"/>
      <w:bookmarkStart w:id="2714" w:name="_Toc300051773"/>
      <w:bookmarkStart w:id="2715" w:name="_Toc300052383"/>
      <w:bookmarkStart w:id="2716" w:name="_Toc300052994"/>
    </w:p>
    <w:p w14:paraId="62CA3777" w14:textId="4B5AA56F" w:rsidR="0098663E" w:rsidRDefault="00E826F8" w:rsidP="00ED163C">
      <w:pPr>
        <w:pStyle w:val="Caption"/>
        <w:rPr>
          <w:rFonts w:cs="Times New Roman"/>
        </w:rPr>
      </w:pPr>
      <w:bookmarkStart w:id="2717" w:name="_Toc300058034"/>
      <w:ins w:id="2718" w:author="Orion" w:date="2011-08-02T11:17:00Z">
        <w:r>
          <w:t xml:space="preserve">Figura </w:t>
        </w:r>
        <w:r>
          <w:fldChar w:fldCharType="begin"/>
        </w:r>
        <w:r>
          <w:instrText xml:space="preserve"> SEQ Figura \* ARABIC </w:instrText>
        </w:r>
      </w:ins>
      <w:r>
        <w:fldChar w:fldCharType="separate"/>
      </w:r>
      <w:ins w:id="2719" w:author="Orion" w:date="2011-08-02T14:14:00Z">
        <w:r w:rsidR="003C6792">
          <w:rPr>
            <w:noProof/>
          </w:rPr>
          <w:t>43</w:t>
        </w:r>
      </w:ins>
      <w:ins w:id="2720" w:author="Orion" w:date="2011-08-02T11:17:00Z">
        <w:r>
          <w:fldChar w:fldCharType="end"/>
        </w:r>
        <w:r w:rsidRPr="0025487E">
          <w:t>: Despliegue seis aviones</w:t>
        </w:r>
        <w:bookmarkStart w:id="2721" w:name="_Ref300008171"/>
        <w:bookmarkEnd w:id="2711"/>
        <w:bookmarkEnd w:id="2712"/>
        <w:bookmarkEnd w:id="2713"/>
        <w:bookmarkEnd w:id="2714"/>
        <w:bookmarkEnd w:id="2715"/>
        <w:bookmarkEnd w:id="2716"/>
        <w:bookmarkEnd w:id="2717"/>
        <w:r w:rsidDel="002274AB">
          <w:t xml:space="preserve"> </w:t>
        </w:r>
      </w:ins>
      <w:bookmarkEnd w:id="2721"/>
    </w:p>
    <w:p w14:paraId="41C387A0" w14:textId="77777777" w:rsidR="0015563B" w:rsidRDefault="0015563B" w:rsidP="004527AA">
      <w:pPr>
        <w:jc w:val="both"/>
        <w:rPr>
          <w:rFonts w:cs="Times New Roman"/>
        </w:rPr>
      </w:pPr>
    </w:p>
    <w:p w14:paraId="17FEED70" w14:textId="725C10A8" w:rsidR="004527AA" w:rsidRPr="00B557F3" w:rsidRDefault="00EA40AF" w:rsidP="00B557F3">
      <w:pPr>
        <w:pStyle w:val="Heading1"/>
        <w:numPr>
          <w:ilvl w:val="2"/>
          <w:numId w:val="40"/>
        </w:numPr>
        <w:rPr>
          <w:sz w:val="36"/>
          <w:szCs w:val="52"/>
        </w:rPr>
      </w:pPr>
      <w:r>
        <w:rPr>
          <w:b w:val="0"/>
          <w:sz w:val="36"/>
          <w:szCs w:val="52"/>
        </w:rPr>
        <w:t>V</w:t>
      </w:r>
      <w:r w:rsidR="004527AA" w:rsidRPr="00B557F3">
        <w:rPr>
          <w:b w:val="0"/>
          <w:sz w:val="36"/>
          <w:szCs w:val="52"/>
        </w:rPr>
        <w:t xml:space="preserve">arios  aviones sin </w:t>
      </w:r>
      <w:r>
        <w:rPr>
          <w:b w:val="0"/>
          <w:sz w:val="36"/>
          <w:szCs w:val="52"/>
        </w:rPr>
        <w:t>puntos de paso</w:t>
      </w:r>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5E274AF6" w14:textId="77777777" w:rsidR="003C6792" w:rsidRDefault="00EF13C9">
      <w:pPr>
        <w:jc w:val="both"/>
        <w:rPr>
          <w:ins w:id="2722" w:author="Orion" w:date="2011-08-02T14:14:00Z"/>
          <w:rFonts w:cs="Times New Roman"/>
        </w:rPr>
        <w:pPrChange w:id="2723" w:author="Orion" w:date="2011-06-29T11:44:00Z">
          <w:pPr/>
        </w:pPrChange>
      </w:pPr>
      <w:r w:rsidRPr="009E7B46">
        <w:t>Pilotos con gran estrés y fatiga, y con muy poca experiencia</w:t>
      </w:r>
      <w:r w:rsidRPr="001D384D">
        <w:t>. Como se puede ver pasa parecido al caso de dos aviones</w:t>
      </w:r>
      <w:ins w:id="2724" w:author="Orion" w:date="2011-08-02T14:07:00Z">
        <w:r w:rsidR="00B557F3">
          <w:t xml:space="preserve"> </w:t>
        </w:r>
      </w:ins>
      <w:ins w:id="2725" w:author="Orion" w:date="2011-08-02T14:08:00Z">
        <w:r w:rsidR="00B557F3">
          <w:t>(</w:t>
        </w:r>
        <w:r w:rsidR="00B557F3">
          <w:rPr>
            <w:szCs w:val="21"/>
          </w:rPr>
          <w:fldChar w:fldCharType="begin"/>
        </w:r>
        <w:r w:rsidR="00B557F3">
          <w:instrText xml:space="preserve"> REF _Ref300051478 \h </w:instrText>
        </w:r>
        <w:r w:rsidR="00B557F3">
          <w:rPr>
            <w:szCs w:val="21"/>
          </w:rPr>
          <w:fldChar w:fldCharType="separate"/>
        </w:r>
      </w:ins>
      <w:ins w:id="2726" w:author="Orion" w:date="2011-08-02T14:14:00Z">
        <w:r w:rsidR="003C6792" w:rsidRPr="00282C13">
          <w:rPr>
            <w:b/>
            <w:bCs/>
            <w:szCs w:val="21"/>
            <w:rPrChange w:id="2727" w:author="Orion" w:date="2011-08-02T14:14:00Z">
              <w:rPr>
                <w:b/>
                <w:bCs/>
                <w:szCs w:val="21"/>
                <w:lang w:val="en-US"/>
              </w:rPr>
            </w:rPrChange>
          </w:rPr>
          <w:t>Error! Reference source not found.</w:t>
        </w:r>
      </w:ins>
      <w:ins w:id="2728" w:author="Orion" w:date="2011-08-02T14:08:00Z">
        <w:r w:rsidR="00B557F3">
          <w:rPr>
            <w:szCs w:val="21"/>
          </w:rPr>
          <w:fldChar w:fldCharType="end"/>
        </w:r>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r w:rsidR="00ED3797">
        <w:rPr>
          <w:szCs w:val="21"/>
        </w:rPr>
        <w:fldChar w:fldCharType="begin"/>
      </w:r>
      <w:r w:rsidR="00ED3797">
        <w:instrText xml:space="preserve"> REF _Ref300051478 \h </w:instrText>
      </w:r>
      <w:r w:rsidR="00ED3797">
        <w:rPr>
          <w:szCs w:val="21"/>
        </w:rPr>
        <w:fldChar w:fldCharType="separate"/>
      </w:r>
      <w:ins w:id="2729" w:author="Orion" w:date="2011-08-02T14:14:00Z">
        <w:r w:rsidR="003C6792" w:rsidRPr="00282C13">
          <w:rPr>
            <w:b/>
            <w:bCs/>
            <w:szCs w:val="21"/>
            <w:rPrChange w:id="2730" w:author="Orion" w:date="2011-08-02T14:14:00Z">
              <w:rPr>
                <w:b/>
                <w:bCs/>
                <w:szCs w:val="21"/>
                <w:lang w:val="en-US"/>
              </w:rPr>
            </w:rPrChange>
          </w:rPr>
          <w:t>Error! Reference source not found.</w:t>
        </w:r>
      </w:ins>
      <w:del w:id="2731" w:author="Orion" w:date="2011-08-02T14:13:00Z">
        <w:r w:rsidR="00ED3797" w:rsidDel="003C6792">
          <w:delText>Figur</w:delText>
        </w:r>
        <w:r w:rsidR="00ED3797" w:rsidDel="003C6792">
          <w:delText>a</w:delText>
        </w:r>
        <w:r w:rsidR="00ED3797" w:rsidDel="003C6792">
          <w:delText xml:space="preserve"> </w:delText>
        </w:r>
        <w:r w:rsidR="00ED3797" w:rsidDel="003C6792">
          <w:rPr>
            <w:noProof/>
          </w:rPr>
          <w:delText>43</w:delText>
        </w:r>
      </w:del>
      <w:r w:rsidR="00ED3797">
        <w:rPr>
          <w:szCs w:val="21"/>
        </w:rPr>
        <w:fldChar w:fldCharType="end"/>
      </w:r>
      <w:r w:rsidR="00301E0E">
        <w:rPr>
          <w:szCs w:val="21"/>
        </w:rPr>
        <w:fldChar w:fldCharType="begin"/>
      </w:r>
      <w:r w:rsidR="00301E0E">
        <w:instrText xml:space="preserve"> REF _Ref300047101 \h </w:instrText>
      </w:r>
      <w:r w:rsidR="003C6792">
        <w:fldChar w:fldCharType="separate"/>
      </w:r>
      <w:ins w:id="2732" w:author="Orion" w:date="2011-08-02T14:14:00Z">
        <w:r w:rsidR="003C6792" w:rsidRPr="00282C13">
          <w:rPr>
            <w:b/>
            <w:bCs/>
            <w:rPrChange w:id="2733" w:author="Orion" w:date="2011-08-02T14:14:00Z">
              <w:rPr>
                <w:b/>
                <w:bCs/>
                <w:lang w:val="en-US"/>
              </w:rPr>
            </w:rPrChange>
          </w:rPr>
          <w:t>Error! Reference source not found.</w:t>
        </w:r>
      </w:ins>
      <w:r w:rsidR="00301E0E">
        <w:rPr>
          <w:szCs w:val="21"/>
        </w:rPr>
        <w:fldChar w:fldCharType="end"/>
      </w:r>
      <w:r w:rsidR="00290C4C">
        <w:t xml:space="preserve"> </w:t>
      </w:r>
      <w:r w:rsidRPr="00760AB5">
        <w:t xml:space="preserve">donde al principio de cada </w:t>
      </w:r>
      <w:r w:rsidR="009A0B69" w:rsidRPr="00760AB5">
        <w:t>travesía</w:t>
      </w:r>
      <w:r w:rsidRPr="00760AB5">
        <w:t xml:space="preserve"> de </w:t>
      </w:r>
      <w:r w:rsidRPr="001A06EF">
        <w:t xml:space="preserve">los aviones la altitud de estos no cambia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r w:rsidR="00404B2F">
        <w:rPr>
          <w:szCs w:val="21"/>
        </w:rPr>
        <w:fldChar w:fldCharType="begin"/>
      </w:r>
      <w:r w:rsidR="00404B2F">
        <w:instrText xml:space="preserve"> REF _Ref300052952 \h </w:instrText>
      </w:r>
      <w:r w:rsidR="00404B2F">
        <w:rPr>
          <w:szCs w:val="21"/>
        </w:rPr>
      </w:r>
      <w:r w:rsidR="00404B2F">
        <w:rPr>
          <w:szCs w:val="21"/>
        </w:rPr>
        <w:fldChar w:fldCharType="separate"/>
      </w:r>
      <w:ins w:id="2734" w:author="Orion" w:date="2011-08-02T14:14:00Z">
        <w:r w:rsidR="003C6792">
          <w:t xml:space="preserve">Figura </w:t>
        </w:r>
        <w:r w:rsidR="003C6792">
          <w:rPr>
            <w:noProof/>
          </w:rPr>
          <w:t>45</w:t>
        </w:r>
      </w:ins>
      <w:del w:id="2735" w:author="Orion" w:date="2011-08-02T14:13:00Z">
        <w:r w:rsidR="00404B2F" w:rsidDel="003C6792">
          <w:delText xml:space="preserve">Figura </w:delText>
        </w:r>
        <w:r w:rsidR="00404B2F" w:rsidDel="003C6792">
          <w:rPr>
            <w:noProof/>
          </w:rPr>
          <w:delText>43</w:delText>
        </w:r>
      </w:del>
      <w:r w:rsidR="00404B2F">
        <w:rPr>
          <w:szCs w:val="21"/>
        </w:rPr>
        <w:fldChar w:fldCharType="end"/>
      </w:r>
      <w:r w:rsidR="00ED3797">
        <w:t xml:space="preserve"> </w:t>
      </w:r>
      <w:r w:rsidR="00E260BA" w:rsidRPr="00760AB5">
        <w:t xml:space="preserve">que de nuevo hay dos aviones que entran en alto riesgo de colisión (marcados en rojo) y no salen de él hasta que, como se puede ver en la </w:t>
      </w:r>
      <w:r w:rsidR="00ED3797">
        <w:rPr>
          <w:szCs w:val="21"/>
        </w:rPr>
        <w:fldChar w:fldCharType="begin"/>
      </w:r>
      <w:r w:rsidR="00ED3797">
        <w:instrText xml:space="preserve"> REF _Ref300051490 \h </w:instrText>
      </w:r>
      <w:r w:rsidR="00ED3797">
        <w:rPr>
          <w:szCs w:val="21"/>
        </w:rPr>
      </w:r>
      <w:r w:rsidR="00ED3797">
        <w:rPr>
          <w:szCs w:val="21"/>
        </w:rPr>
        <w:fldChar w:fldCharType="separate"/>
      </w:r>
      <w:ins w:id="2736" w:author="Orion" w:date="2011-08-02T14:14:00Z">
        <w:r w:rsidR="003C6792">
          <w:t xml:space="preserve">Figura </w:t>
        </w:r>
        <w:r w:rsidR="003C6792">
          <w:rPr>
            <w:noProof/>
          </w:rPr>
          <w:t>46</w:t>
        </w:r>
      </w:ins>
      <w:del w:id="2737" w:author="Orion" w:date="2011-08-02T14:13:00Z">
        <w:r w:rsidR="00404B2F" w:rsidDel="003C6792">
          <w:delText xml:space="preserve">Figura </w:delText>
        </w:r>
        <w:r w:rsidR="00404B2F" w:rsidDel="003C6792">
          <w:rPr>
            <w:noProof/>
          </w:rPr>
          <w:delText>44</w:delText>
        </w:r>
      </w:del>
      <w:r w:rsidR="00ED3797">
        <w:rPr>
          <w:szCs w:val="21"/>
        </w:rPr>
        <w:fldChar w:fldCharType="end"/>
      </w:r>
      <w:r w:rsidR="00E260BA" w:rsidRPr="00CB5ABD">
        <w:rPr>
          <w:szCs w:val="21"/>
        </w:rPr>
        <w:fldChar w:fldCharType="begin"/>
      </w:r>
      <w:r w:rsidR="00E260BA" w:rsidRPr="00B557F3">
        <w:rPr>
          <w:szCs w:val="21"/>
        </w:rPr>
        <w:instrText xml:space="preserve"> REF _Ref297111036 \h </w:instrText>
      </w:r>
      <w:r w:rsidR="00441066" w:rsidRPr="00B557F3">
        <w:rPr>
          <w:szCs w:val="21"/>
        </w:rPr>
        <w:instrText xml:space="preserve"> \* MERGEFORMAT </w:instrText>
      </w:r>
      <w:r w:rsidR="00E260BA" w:rsidRPr="00CB5ABD">
        <w:rPr>
          <w:szCs w:val="21"/>
        </w:rPr>
      </w:r>
      <w:r w:rsidR="003C6792">
        <w:fldChar w:fldCharType="separate"/>
      </w:r>
    </w:p>
    <w:p w14:paraId="6AE62DB5" w14:textId="0D893513" w:rsidR="00760E31" w:rsidRPr="00B557F3" w:rsidRDefault="003C6792" w:rsidP="00B557F3">
      <w:pPr>
        <w:pStyle w:val="ListParagraph"/>
        <w:numPr>
          <w:ilvl w:val="0"/>
          <w:numId w:val="41"/>
        </w:numPr>
        <w:spacing w:before="120" w:after="120"/>
        <w:jc w:val="both"/>
        <w:rPr>
          <w:rFonts w:cs="Times New Roman"/>
          <w:i/>
        </w:rPr>
      </w:pPr>
      <w:ins w:id="2738" w:author="Orion" w:date="2011-08-02T14:14:00Z">
        <w:r>
          <w:t xml:space="preserve">Figura </w:t>
        </w:r>
        <w:r>
          <w:rPr>
            <w:noProof/>
          </w:rPr>
          <w:t>46</w:t>
        </w:r>
        <w:r w:rsidRPr="003E4E0B">
          <w:t>: Varios  aviones volando rutas con puntos de paso especificados, tripulados por pilotos con altos valores de estrés y fatiga, y poca experiencia gestionando conflictos.</w:t>
        </w:r>
      </w:ins>
      <w:r w:rsidR="00E260BA" w:rsidRPr="00B557F3">
        <w:fldChar w:fldCharType="end"/>
      </w:r>
      <w:r w:rsidR="00E260BA" w:rsidRPr="009C2572">
        <w:t>, la aeronave que vuela más al este cambia la altitud de su vuelo. Hecho que se produce cuando el otro avi</w:t>
      </w:r>
      <w:r w:rsidR="00E260BA" w:rsidRPr="0006797C">
        <w:t>ón ya le cruzo por la parte trasera.</w:t>
      </w:r>
    </w:p>
    <w:p w14:paraId="5CD2954B" w14:textId="77777777" w:rsidR="00DD5FF1" w:rsidRPr="00B557F3" w:rsidRDefault="00DD5FF1">
      <w:pPr>
        <w:rPr>
          <w:i/>
        </w:rPr>
      </w:pPr>
      <w:bookmarkStart w:id="2739"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740" w:author="Orion" w:date="2011-08-02T12:51:00Z"/>
        </w:rPr>
      </w:pPr>
      <w:del w:id="2741" w:author="IO" w:date="2011-07-22T13:09:00Z">
        <w:r w:rsidDel="006B1111">
          <w:lastRenderedPageBreak/>
          <w:fldChar w:fldCharType="begin"/>
        </w:r>
        <w:r w:rsidDel="006B1111">
          <w:delInstrText xml:space="preserve"> SEQ Ilustración \* ARABIC </w:delInstrText>
        </w:r>
        <w:r w:rsidDel="006B1111">
          <w:fldChar w:fldCharType="end"/>
        </w:r>
      </w:del>
      <w:bookmarkEnd w:id="2739"/>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742" w:author="Orion" w:date="2011-08-02T12:51:00Z"/>
        </w:rPr>
        <w:pPrChange w:id="2743" w:author="Orion" w:date="2011-08-02T12:51:00Z">
          <w:pPr/>
        </w:pPrChange>
      </w:pPr>
      <w:bookmarkStart w:id="2744" w:name="_Ref300052952"/>
      <w:bookmarkStart w:id="2745" w:name="_Toc300057833"/>
      <w:ins w:id="2746" w:author="Orion" w:date="2011-08-02T12:51:00Z">
        <w:r>
          <w:t xml:space="preserve">Figura </w:t>
        </w:r>
        <w:r>
          <w:fldChar w:fldCharType="begin"/>
        </w:r>
        <w:r>
          <w:instrText xml:space="preserve"> SEQ Figura \* ARABIC </w:instrText>
        </w:r>
      </w:ins>
      <w:r>
        <w:fldChar w:fldCharType="separate"/>
      </w:r>
      <w:ins w:id="2747" w:author="Orion" w:date="2011-08-02T14:15:00Z">
        <w:r w:rsidR="00C51138">
          <w:rPr>
            <w:noProof/>
          </w:rPr>
          <w:t>43</w:t>
        </w:r>
      </w:ins>
      <w:ins w:id="2748" w:author="Orion" w:date="2011-08-02T12:51:00Z">
        <w:r>
          <w:fldChar w:fldCharType="end"/>
        </w:r>
        <w:bookmarkEnd w:id="2744"/>
        <w:r w:rsidRPr="00FA3096">
          <w:t>: Alto riesgo de conflicto entre varios aviones volando rutas con puntos de paso especificados, tripulados por pilotos con altos valores de estrés y fatiga, y poca experiencia.</w:t>
        </w:r>
        <w:bookmarkEnd w:id="2745"/>
      </w:ins>
    </w:p>
    <w:p w14:paraId="1960ADDE" w14:textId="77777777" w:rsidR="005C4805" w:rsidRPr="00DD5FF1" w:rsidRDefault="005C4805">
      <w:pPr>
        <w:rPr>
          <w:ins w:id="2749" w:author="Orion" w:date="2011-08-02T12:47:00Z"/>
          <w:rPrChange w:id="2750" w:author="Orion" w:date="2011-08-02T12:49:00Z">
            <w:rPr>
              <w:ins w:id="2751" w:author="Orion" w:date="2011-08-02T12:47:00Z"/>
              <w:rFonts w:cs="Times New Roman"/>
              <w:noProof/>
              <w:lang w:eastAsia="es-ES" w:bidi="ar-SA"/>
            </w:rPr>
          </w:rPrChange>
        </w:rPr>
      </w:pPr>
    </w:p>
    <w:p w14:paraId="3F6D0E57" w14:textId="77777777" w:rsidR="00114447" w:rsidRDefault="00114447">
      <w:pPr>
        <w:pStyle w:val="ListParagraph"/>
        <w:spacing w:before="120" w:after="120"/>
        <w:ind w:left="641"/>
        <w:jc w:val="both"/>
        <w:rPr>
          <w:ins w:id="2752" w:author="Orion" w:date="2011-08-02T11:42:00Z"/>
        </w:rPr>
        <w:pPrChange w:id="2753" w:author="Orion" w:date="2011-08-02T12:11:00Z">
          <w:pPr/>
        </w:pPrChange>
      </w:pPr>
    </w:p>
    <w:p w14:paraId="3E5959AF" w14:textId="415FA531" w:rsidR="00EF606A" w:rsidRPr="0006797C" w:rsidRDefault="005E2959">
      <w:pPr>
        <w:pStyle w:val="ListParagraph"/>
        <w:spacing w:before="120" w:after="120"/>
        <w:ind w:left="641"/>
        <w:jc w:val="both"/>
        <w:rPr>
          <w:ins w:id="2754" w:author="Orion" w:date="2011-06-29T10:49:00Z"/>
        </w:rPr>
        <w:pPrChange w:id="2755" w:author="Orion" w:date="2011-08-02T11:42:00Z">
          <w:pPr/>
        </w:pPrChange>
      </w:pPr>
      <w:ins w:id="2756" w:author="Orion" w:date="2011-06-30T11:05:00Z">
        <w:r w:rsidRPr="009E7B46">
          <w:t>Esta imagen</w:t>
        </w:r>
      </w:ins>
      <w:ins w:id="2757" w:author="Orion" w:date="2011-06-30T11:58:00Z">
        <w:r w:rsidR="00811D35" w:rsidRPr="001D384D">
          <w:t xml:space="preserve"> (</w:t>
        </w:r>
      </w:ins>
      <w:ins w:id="2758" w:author="Orion" w:date="2011-08-02T12:52:00Z">
        <w:r w:rsidR="00404B2F">
          <w:fldChar w:fldCharType="begin"/>
        </w:r>
        <w:r w:rsidR="00404B2F">
          <w:instrText xml:space="preserve"> REF _Ref300052952 \h </w:instrText>
        </w:r>
      </w:ins>
      <w:r w:rsidR="00404B2F">
        <w:fldChar w:fldCharType="separate"/>
      </w:r>
      <w:ins w:id="2759" w:author="Orion" w:date="2011-08-02T14:15:00Z">
        <w:r w:rsidR="00C51138">
          <w:t>Figu</w:t>
        </w:r>
        <w:r w:rsidR="00C51138">
          <w:t>r</w:t>
        </w:r>
        <w:r w:rsidR="00C51138">
          <w:t xml:space="preserve">a </w:t>
        </w:r>
        <w:r w:rsidR="00C51138">
          <w:rPr>
            <w:noProof/>
          </w:rPr>
          <w:t>43</w:t>
        </w:r>
      </w:ins>
      <w:ins w:id="2760" w:author="Orion" w:date="2011-08-02T12:52:00Z">
        <w:r w:rsidR="00404B2F">
          <w:fldChar w:fldCharType="end"/>
        </w:r>
      </w:ins>
      <w:ins w:id="2761" w:author="Orion" w:date="2011-08-01T22:01:00Z">
        <w:r w:rsidR="00290C4C">
          <w:fldChar w:fldCharType="begin"/>
        </w:r>
        <w:r w:rsidR="00290C4C">
          <w:instrText xml:space="preserve"> REF _Ref299999436 \h </w:instrText>
        </w:r>
      </w:ins>
      <w:r w:rsidR="003C6792">
        <w:fldChar w:fldCharType="separate"/>
      </w:r>
      <w:del w:id="2762" w:author="Orion" w:date="2011-08-02T11:16:00Z">
        <w:r w:rsidR="00290C4C">
          <w:fldChar w:fldCharType="end"/>
        </w:r>
      </w:del>
      <w:ins w:id="2763" w:author="Orion" w:date="2011-06-30T11:58:00Z">
        <w:r w:rsidR="00811D35" w:rsidRPr="00760AB5">
          <w:t>)</w:t>
        </w:r>
      </w:ins>
      <w:ins w:id="2764" w:author="Orion" w:date="2011-06-30T11:05:00Z">
        <w:r w:rsidRPr="00760AB5">
          <w:t xml:space="preserve"> es bastante representativa de lo que ocurriría </w:t>
        </w:r>
      </w:ins>
      <w:ins w:id="2765" w:author="Orion" w:date="2011-06-30T11:06:00Z">
        <w:r w:rsidRPr="00760AB5">
          <w:t>cuando, estando los aviones en conflicto, se detecta un nuevo conflicto. Se puede ver en la imagen que t</w:t>
        </w:r>
      </w:ins>
      <w:ins w:id="2766" w:author="Orion" w:date="2011-06-30T11:00:00Z">
        <w:r w:rsidRPr="001A06EF">
          <w:t xml:space="preserve">anto los aviones 1 y 2 como los 3 y 4 salen con conflicto desde el despegue, pero </w:t>
        </w:r>
      </w:ins>
      <w:ins w:id="2767" w:author="Orion" w:date="2011-06-30T11:06:00Z">
        <w:r w:rsidRPr="001A06EF">
          <w:t xml:space="preserve">posteriormente el </w:t>
        </w:r>
      </w:ins>
      <w:ins w:id="2768" w:author="Orion" w:date="2011-06-30T11:07:00Z">
        <w:r w:rsidRPr="001A06EF">
          <w:t>avión</w:t>
        </w:r>
      </w:ins>
      <w:ins w:id="2769" w:author="Orion" w:date="2011-06-30T11:06:00Z">
        <w:r w:rsidRPr="001A06EF">
          <w:t xml:space="preserve"> </w:t>
        </w:r>
      </w:ins>
      <w:ins w:id="2770" w:author="Orion" w:date="2011-06-30T11:07:00Z">
        <w:r w:rsidRPr="001A06EF">
          <w:t xml:space="preserve">2 entra en conflicto con el 3 y el 4. Esto provocaría que </w:t>
        </w:r>
      </w:ins>
      <w:ins w:id="2771" w:author="Orion" w:date="2011-06-30T11:19:00Z">
        <w:r w:rsidR="00496DC9" w:rsidRPr="001A06EF">
          <w:t>los 4 aviones estén</w:t>
        </w:r>
        <w:r w:rsidR="005A1AC0" w:rsidRPr="001A06EF">
          <w:t xml:space="preserve"> en </w:t>
        </w:r>
      </w:ins>
      <w:ins w:id="2772" w:author="Orion" w:date="2011-06-30T11:51:00Z">
        <w:r w:rsidR="005A1AC0" w:rsidRPr="001A06EF">
          <w:t>un nuevo conflicto, y para e</w:t>
        </w:r>
        <w:r w:rsidR="005A1AC0" w:rsidRPr="007A7C0E">
          <w:t>llo cada piloto tendr</w:t>
        </w:r>
      </w:ins>
      <w:ins w:id="2773" w:author="Orion" w:date="2011-06-30T11:52:00Z">
        <w:r w:rsidR="005A1AC0" w:rsidRPr="00D93325">
          <w:t xml:space="preserve">á primero que dar la anterior orden de conflicto como finalizada. Esto se puede ver en el diagrama de la </w:t>
        </w:r>
      </w:ins>
      <w:ins w:id="2774" w:author="Orion" w:date="2011-06-30T11:53:00Z">
        <w:r w:rsidR="005A1AC0" w:rsidRPr="00583628">
          <w:fldChar w:fldCharType="begin"/>
        </w:r>
        <w:r w:rsidR="005A1AC0" w:rsidRPr="00CB5ABD">
          <w:rPr>
            <w:rPrChange w:id="2775" w:author="Orion" w:date="2011-08-01T18:22:00Z">
              <w:rPr>
                <w:rFonts w:cs="Times New Roman"/>
              </w:rPr>
            </w:rPrChange>
          </w:rPr>
          <w:instrText xml:space="preserve"> REF _Ref296442261 \h </w:instrText>
        </w:r>
      </w:ins>
      <w:r w:rsidR="00441066" w:rsidRPr="00CB5ABD">
        <w:rPr>
          <w:rPrChange w:id="2776" w:author="Orion" w:date="2011-08-01T18:22:00Z">
            <w:rPr>
              <w:i/>
            </w:rPr>
          </w:rPrChange>
        </w:rPr>
        <w:instrText xml:space="preserve"> \* MERGEFORMAT </w:instrText>
      </w:r>
      <w:r w:rsidR="005A1AC0" w:rsidRPr="00583628">
        <w:rPr>
          <w:rPrChange w:id="2777" w:author="Orion" w:date="2011-08-01T18:22:00Z">
            <w:rPr/>
          </w:rPrChange>
        </w:rPr>
        <w:fldChar w:fldCharType="separate"/>
      </w:r>
      <w:ins w:id="2778" w:author="Orion" w:date="2011-08-02T14:15:00Z">
        <w:r w:rsidR="00C51138">
          <w:t>Figura 22</w:t>
        </w:r>
      </w:ins>
      <w:ins w:id="2779" w:author="Orion" w:date="2011-06-30T11:53:00Z">
        <w:r w:rsidR="005A1AC0" w:rsidRPr="00583628">
          <w:fldChar w:fldCharType="end"/>
        </w:r>
        <w:r w:rsidR="005A1AC0" w:rsidRPr="00ED163C">
          <w:t xml:space="preserve"> donde la tarea “ObeyOrderCheck” recibiría un hecho del tipo “OrderFinished</w:t>
        </w:r>
      </w:ins>
      <w:ins w:id="2780" w:author="Orion" w:date="2011-06-30T11:54:00Z">
        <w:r w:rsidR="005A1AC0" w:rsidRPr="00274E9F">
          <w:t xml:space="preserve">” con el valor del campo “IsBecauseOtherConflict” igual a “true”. Esto </w:t>
        </w:r>
      </w:ins>
      <w:ins w:id="2781" w:author="Orion" w:date="2011-06-30T11:55:00Z">
        <w:r w:rsidR="005A1AC0" w:rsidRPr="00B041DA">
          <w:t>produciría qu</w:t>
        </w:r>
      </w:ins>
      <w:ins w:id="2782" w:author="Orion" w:date="2011-06-30T11:56:00Z">
        <w:r w:rsidR="005A1AC0" w:rsidRPr="00B041DA">
          <w:t xml:space="preserve">e </w:t>
        </w:r>
      </w:ins>
      <w:ins w:id="2783" w:author="Orion" w:date="2011-06-30T11:57:00Z">
        <w:r w:rsidR="00BA4B94" w:rsidRPr="00B041DA">
          <w:t>en esta</w:t>
        </w:r>
      </w:ins>
      <w:ins w:id="2784" w:author="Orion" w:date="2011-06-30T11:56:00Z">
        <w:r w:rsidR="005A1AC0" w:rsidRPr="00B041DA">
          <w:t xml:space="preserve"> tarea</w:t>
        </w:r>
      </w:ins>
      <w:ins w:id="2785" w:author="Orion" w:date="2011-06-30T11:57:00Z">
        <w:r w:rsidR="00BA4B94" w:rsidRPr="00B041DA">
          <w:t xml:space="preserve"> el piloto</w:t>
        </w:r>
      </w:ins>
      <w:ins w:id="2786" w:author="Orion" w:date="2011-06-30T11:56:00Z">
        <w:r w:rsidR="005A1AC0" w:rsidRPr="00B041DA">
          <w:t xml:space="preserve"> no restablezca el tramo por el que se estaba volando antes del conflicto por tener que abordar </w:t>
        </w:r>
      </w:ins>
      <w:ins w:id="2787" w:author="Orion" w:date="2011-06-30T11:57:00Z">
        <w:r w:rsidR="005A1AC0" w:rsidRPr="00D6172C">
          <w:t>el nuevo</w:t>
        </w:r>
      </w:ins>
      <w:ins w:id="2788" w:author="Orion" w:date="2011-06-30T11:56:00Z">
        <w:r w:rsidR="005A1AC0" w:rsidRPr="00114447">
          <w:t xml:space="preserve"> </w:t>
        </w:r>
      </w:ins>
      <w:ins w:id="2789" w:author="Orion" w:date="2011-06-30T11:57:00Z">
        <w:r w:rsidR="005A1AC0" w:rsidRPr="00114447">
          <w:t>conflicto</w:t>
        </w:r>
        <w:r w:rsidR="007C661C" w:rsidRPr="009C2572">
          <w:t xml:space="preserve"> que ha aparecido</w:t>
        </w:r>
      </w:ins>
      <w:ins w:id="2790" w:author="Orion" w:date="2011-06-30T11:56:00Z">
        <w:r w:rsidR="005A1AC0" w:rsidRPr="0006797C">
          <w:t>.</w:t>
        </w:r>
      </w:ins>
    </w:p>
    <w:p w14:paraId="517822DB" w14:textId="6F35F602" w:rsidR="00EF606A" w:rsidRDefault="00EF606A">
      <w:pPr>
        <w:jc w:val="both"/>
        <w:rPr>
          <w:ins w:id="2791" w:author="Orion" w:date="2011-06-30T10:53:00Z"/>
          <w:rFonts w:cs="Times New Roman"/>
        </w:rPr>
        <w:pPrChange w:id="2792" w:author="Orion" w:date="2011-06-26T12:33:00Z">
          <w:pPr/>
        </w:pPrChange>
      </w:pPr>
    </w:p>
    <w:p w14:paraId="791A21CB" w14:textId="77777777" w:rsidR="00B319FD" w:rsidRDefault="002E7A74">
      <w:pPr>
        <w:jc w:val="both"/>
        <w:rPr>
          <w:ins w:id="2793" w:author="Orion" w:date="2011-08-02T12:12:00Z"/>
          <w:rFonts w:cs="Times New Roman"/>
        </w:rPr>
        <w:pPrChange w:id="2794" w:author="Orion" w:date="2011-06-29T11:44:00Z">
          <w:pPr/>
        </w:pPrChange>
      </w:pPr>
      <w:ins w:id="2795" w:author="Orion" w:date="2011-06-30T12:14:00Z">
        <w:r w:rsidRPr="00416930">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96" w:name="_Toc299483465"/>
      <w:bookmarkStart w:id="2797" w:name="_Ref297111036"/>
    </w:p>
    <w:p w14:paraId="0143D6C4" w14:textId="3F3B337F" w:rsidR="00722FBD" w:rsidRPr="009E7B46" w:rsidDel="00D06DAD" w:rsidRDefault="00BB2B11">
      <w:pPr>
        <w:pStyle w:val="Caption"/>
        <w:rPr>
          <w:del w:id="2798" w:author="Orion" w:date="2011-08-02T12:41:00Z"/>
          <w:rFonts w:cs="Times New Roman"/>
        </w:rPr>
        <w:pPrChange w:id="2799" w:author="Orion" w:date="2011-08-02T12:46:00Z">
          <w:pPr>
            <w:jc w:val="both"/>
          </w:pPr>
        </w:pPrChange>
      </w:pPr>
      <w:bookmarkStart w:id="2800" w:name="_Ref300051490"/>
      <w:bookmarkStart w:id="2801" w:name="_Toc300051098"/>
      <w:bookmarkStart w:id="2802" w:name="_Toc300051471"/>
      <w:bookmarkStart w:id="2803" w:name="_Toc300051774"/>
      <w:bookmarkStart w:id="2804" w:name="_Toc300052384"/>
      <w:bookmarkStart w:id="2805" w:name="_Toc300052995"/>
      <w:bookmarkStart w:id="2806" w:name="_Toc300057834"/>
      <w:bookmarkStart w:id="2807" w:name="_Toc300058035"/>
      <w:ins w:id="2808" w:author="Orion" w:date="2011-08-02T12:12:00Z">
        <w:r>
          <w:t xml:space="preserve">Figura </w:t>
        </w:r>
        <w:r>
          <w:rPr>
            <w:i w:val="0"/>
            <w:iCs w:val="0"/>
          </w:rPr>
          <w:fldChar w:fldCharType="begin"/>
        </w:r>
        <w:r>
          <w:instrText xml:space="preserve"> SEQ Figura \* ARABIC </w:instrText>
        </w:r>
      </w:ins>
      <w:r>
        <w:rPr>
          <w:i w:val="0"/>
          <w:iCs w:val="0"/>
        </w:rPr>
        <w:fldChar w:fldCharType="separate"/>
      </w:r>
      <w:ins w:id="2809" w:author="Orion" w:date="2011-08-02T14:15:00Z">
        <w:r w:rsidR="00C51138">
          <w:rPr>
            <w:noProof/>
          </w:rPr>
          <w:t>44</w:t>
        </w:r>
      </w:ins>
      <w:ins w:id="2810" w:author="Orion" w:date="2011-08-02T12:12:00Z">
        <w:r>
          <w:rPr>
            <w:i w:val="0"/>
            <w:iCs w:val="0"/>
          </w:rPr>
          <w:fldChar w:fldCharType="end"/>
        </w:r>
        <w:bookmarkEnd w:id="2800"/>
        <w:r w:rsidRPr="003E4E0B">
          <w:t>: Varios  aviones volando rutas con puntos de paso especificados, tripulados por pilotos con altos valores de estrés y fatiga, y poca experiencia gestionando conflictos.</w:t>
        </w:r>
      </w:ins>
      <w:bookmarkEnd w:id="2796"/>
      <w:bookmarkEnd w:id="2797"/>
      <w:bookmarkEnd w:id="2801"/>
      <w:bookmarkEnd w:id="2802"/>
      <w:bookmarkEnd w:id="2803"/>
      <w:bookmarkEnd w:id="2804"/>
      <w:bookmarkEnd w:id="2805"/>
      <w:bookmarkEnd w:id="2806"/>
      <w:bookmarkEnd w:id="2807"/>
    </w:p>
    <w:p w14:paraId="650BE3A5" w14:textId="77777777" w:rsidR="00E93EAF" w:rsidRDefault="00E93EAF">
      <w:pPr>
        <w:pStyle w:val="Caption"/>
        <w:rPr>
          <w:ins w:id="2811" w:author="Orion" w:date="2011-08-02T12:41:00Z"/>
        </w:rPr>
        <w:pPrChange w:id="2812" w:author="Orion" w:date="2011-08-02T12:46:00Z">
          <w:pPr>
            <w:jc w:val="both"/>
          </w:pPr>
        </w:pPrChange>
      </w:pPr>
      <w:bookmarkStart w:id="2813" w:name="_Toc299483466"/>
      <w:bookmarkStart w:id="2814" w:name="_Ref297216788"/>
    </w:p>
    <w:p w14:paraId="667982AC" w14:textId="77777777" w:rsidR="00382D33" w:rsidRDefault="00382D33" w:rsidP="00382D33">
      <w:pPr>
        <w:jc w:val="both"/>
        <w:rPr>
          <w:ins w:id="2815" w:author="Orion" w:date="2011-08-02T12:42:00Z"/>
        </w:rPr>
      </w:pPr>
      <w:bookmarkStart w:id="2816" w:name="_Toc300052149"/>
    </w:p>
    <w:p w14:paraId="6BD174F1" w14:textId="5E96E4D0" w:rsidR="00382D33" w:rsidRDefault="00382D33">
      <w:pPr>
        <w:pStyle w:val="ListParagraph"/>
        <w:numPr>
          <w:ilvl w:val="0"/>
          <w:numId w:val="59"/>
        </w:numPr>
        <w:jc w:val="both"/>
        <w:rPr>
          <w:ins w:id="2817" w:author="Orion" w:date="2011-08-02T12:42:00Z"/>
        </w:rPr>
        <w:pPrChange w:id="2818" w:author="Orion" w:date="2011-08-02T12:42:00Z">
          <w:pPr>
            <w:jc w:val="both"/>
          </w:pPr>
        </w:pPrChange>
      </w:pPr>
      <w:ins w:id="2819" w:author="Orion" w:date="2011-08-02T12:42:00Z">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ins>
    </w:p>
    <w:p w14:paraId="265F8A84" w14:textId="77777777" w:rsidR="00940083" w:rsidRDefault="00940083">
      <w:pPr>
        <w:jc w:val="both"/>
        <w:rPr>
          <w:ins w:id="2820" w:author="Orion" w:date="2011-08-02T12:42:00Z"/>
        </w:rPr>
      </w:pPr>
    </w:p>
    <w:p w14:paraId="14292AA1" w14:textId="0A55155E" w:rsidR="00E93EAF" w:rsidRDefault="00E93EAF">
      <w:pPr>
        <w:jc w:val="both"/>
        <w:rPr>
          <w:ins w:id="2821" w:author="Orion" w:date="2011-08-02T12:40:00Z"/>
        </w:rPr>
      </w:pPr>
      <w:ins w:id="2822" w:author="Orion" w:date="2011-08-02T12:41:00Z">
        <w:r w:rsidRPr="00416930">
          <w:rPr>
            <w:rFonts w:cs="Times New Roman"/>
            <w:noProof/>
            <w:lang w:eastAsia="es-ES" w:bidi="ar-SA"/>
          </w:rPr>
          <w:lastRenderedPageBreak/>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End w:id="2816"/>
    </w:p>
    <w:p w14:paraId="57FEF5D8" w14:textId="7751E90F" w:rsidR="003614CB" w:rsidRDefault="006B1111">
      <w:pPr>
        <w:jc w:val="both"/>
        <w:rPr>
          <w:ins w:id="2823" w:author="Orion" w:date="2011-08-02T12:16:00Z"/>
          <w:rFonts w:cs="Times New Roman"/>
        </w:rPr>
      </w:pPr>
      <w:del w:id="2824" w:author="Orion" w:date="2011-08-01T22:05:00Z">
        <w:r w:rsidRPr="00471EC5" w:rsidDel="0016157B">
          <w:delText>Figura</w:delText>
        </w:r>
      </w:del>
      <w:ins w:id="2825" w:author="IO" w:date="2011-07-22T13:09:00Z">
        <w:del w:id="2826" w:author="Orion" w:date="2011-08-01T22:05:00Z">
          <w:r w:rsidRPr="007A7C0E" w:rsidDel="0016157B">
            <w:fldChar w:fldCharType="begin"/>
          </w:r>
          <w:r w:rsidRPr="00471EC5" w:rsidDel="0016157B">
            <w:delInstrText xml:space="preserve"> SEQ Figura \* ARABIC </w:delInstrText>
          </w:r>
        </w:del>
      </w:ins>
      <w:del w:id="2827" w:author="Orion" w:date="2011-08-01T22:05:00Z">
        <w:r w:rsidRPr="007A7C0E" w:rsidDel="0016157B">
          <w:rPr>
            <w:i/>
            <w:iCs/>
            <w:szCs w:val="21"/>
            <w:rPrChange w:id="2828" w:author="Orion" w:date="2011-08-02T12:16:00Z">
              <w:rPr/>
            </w:rPrChange>
          </w:rPr>
          <w:fldChar w:fldCharType="separate"/>
        </w:r>
      </w:del>
      <w:bookmarkEnd w:id="2813"/>
      <w:ins w:id="2829" w:author="IO" w:date="2011-07-22T13:16:00Z">
        <w:del w:id="2830" w:author="Orion" w:date="2011-07-24T21:36:00Z">
          <w:r w:rsidR="00416FF6" w:rsidRPr="00471EC5" w:rsidDel="00587D28">
            <w:rPr>
              <w:noProof/>
            </w:rPr>
            <w:delText>41</w:delText>
          </w:r>
        </w:del>
      </w:ins>
      <w:ins w:id="2831" w:author="IO" w:date="2011-07-22T13:09:00Z">
        <w:del w:id="2832" w:author="Orion" w:date="2011-08-01T22:05:00Z">
          <w:r w:rsidRPr="007A7C0E" w:rsidDel="0016157B">
            <w:fldChar w:fldCharType="end"/>
          </w:r>
        </w:del>
      </w:ins>
      <w:bookmarkEnd w:id="2814"/>
    </w:p>
    <w:p w14:paraId="60C1AD4D" w14:textId="3A519E54" w:rsidR="003614CB" w:rsidRDefault="003614CB">
      <w:pPr>
        <w:pStyle w:val="Caption"/>
        <w:rPr>
          <w:ins w:id="2833" w:author="Orion" w:date="2011-08-02T12:42:00Z"/>
          <w:rFonts w:cs="Times New Roman"/>
        </w:rPr>
        <w:pPrChange w:id="2834" w:author="Orion" w:date="2011-08-02T12:42:00Z">
          <w:pPr>
            <w:jc w:val="both"/>
          </w:pPr>
        </w:pPrChange>
      </w:pPr>
      <w:bookmarkStart w:id="2835" w:name="_Ref300050925"/>
      <w:bookmarkStart w:id="2836" w:name="_Toc300051100"/>
      <w:bookmarkStart w:id="2837" w:name="_Toc300051473"/>
      <w:bookmarkStart w:id="2838" w:name="_Toc300051776"/>
      <w:bookmarkStart w:id="2839" w:name="_Toc300052385"/>
      <w:bookmarkStart w:id="2840" w:name="_Toc300052996"/>
      <w:bookmarkStart w:id="2841" w:name="_Toc300057835"/>
      <w:bookmarkStart w:id="2842" w:name="_Toc300058036"/>
      <w:ins w:id="2843" w:author="Orion" w:date="2011-08-02T12:16:00Z">
        <w:r>
          <w:t xml:space="preserve">Figura </w:t>
        </w:r>
        <w:r>
          <w:fldChar w:fldCharType="begin"/>
        </w:r>
        <w:r>
          <w:instrText xml:space="preserve"> SEQ Figura \* ARABIC </w:instrText>
        </w:r>
      </w:ins>
      <w:r>
        <w:fldChar w:fldCharType="separate"/>
      </w:r>
      <w:ins w:id="2844" w:author="Orion" w:date="2011-08-02T14:15:00Z">
        <w:r w:rsidR="00C51138">
          <w:rPr>
            <w:noProof/>
          </w:rPr>
          <w:t>45</w:t>
        </w:r>
      </w:ins>
      <w:ins w:id="2845" w:author="Orion" w:date="2011-08-02T12:16:00Z">
        <w:r>
          <w:fldChar w:fldCharType="end"/>
        </w:r>
      </w:ins>
      <w:bookmarkEnd w:id="2835"/>
      <w:ins w:id="2846"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836"/>
      <w:bookmarkEnd w:id="2837"/>
      <w:bookmarkEnd w:id="2838"/>
      <w:bookmarkEnd w:id="2839"/>
      <w:bookmarkEnd w:id="2840"/>
      <w:bookmarkEnd w:id="2841"/>
      <w:bookmarkEnd w:id="2842"/>
    </w:p>
    <w:p w14:paraId="5E9572BC" w14:textId="77777777" w:rsidR="00940083" w:rsidRDefault="00940083">
      <w:pPr>
        <w:ind w:left="709"/>
        <w:jc w:val="both"/>
        <w:rPr>
          <w:ins w:id="2847" w:author="Orion" w:date="2011-08-02T12:13:00Z"/>
          <w:rFonts w:cs="Times New Roman"/>
        </w:rPr>
        <w:pPrChange w:id="2848" w:author="Orion" w:date="2011-08-02T11:32:00Z">
          <w:pPr>
            <w:jc w:val="both"/>
          </w:pPr>
        </w:pPrChange>
      </w:pPr>
    </w:p>
    <w:p w14:paraId="01225578" w14:textId="1D357EB0" w:rsidR="003614CB" w:rsidRDefault="003614CB">
      <w:pPr>
        <w:ind w:left="709"/>
        <w:jc w:val="both"/>
        <w:rPr>
          <w:ins w:id="2849" w:author="Orion" w:date="2011-08-02T12:17:00Z"/>
          <w:rFonts w:cs="Times New Roman"/>
        </w:rPr>
        <w:pPrChange w:id="2850" w:author="Orion" w:date="2011-08-02T11:32:00Z">
          <w:pPr>
            <w:jc w:val="both"/>
          </w:pPr>
        </w:pPrChange>
      </w:pPr>
      <w:ins w:id="2851" w:author="Orion" w:date="2011-08-02T12:13:00Z">
        <w:r w:rsidRPr="00416930">
          <w:rPr>
            <w:rFonts w:cs="Times New Roman"/>
            <w:noProof/>
            <w:lang w:eastAsia="es-ES" w:bidi="ar-SA"/>
          </w:rPr>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852" w:author="Orion" w:date="2011-08-02T12:18:00Z"/>
        </w:rPr>
        <w:pPrChange w:id="2853" w:author="Orion" w:date="2011-08-02T12:17:00Z">
          <w:pPr>
            <w:jc w:val="both"/>
          </w:pPr>
        </w:pPrChange>
      </w:pPr>
      <w:bookmarkStart w:id="2854" w:name="_Ref300050936"/>
      <w:bookmarkStart w:id="2855" w:name="_Toc300051101"/>
      <w:bookmarkStart w:id="2856" w:name="_Toc300051474"/>
      <w:bookmarkStart w:id="2857" w:name="_Toc300051777"/>
      <w:bookmarkStart w:id="2858" w:name="_Toc300052386"/>
      <w:bookmarkStart w:id="2859" w:name="_Toc300052997"/>
      <w:bookmarkStart w:id="2860" w:name="_Toc300057836"/>
      <w:bookmarkStart w:id="2861" w:name="_Toc300058037"/>
      <w:ins w:id="2862" w:author="Orion" w:date="2011-08-02T12:17:00Z">
        <w:r>
          <w:t xml:space="preserve">Figura </w:t>
        </w:r>
        <w:r>
          <w:fldChar w:fldCharType="begin"/>
        </w:r>
        <w:r>
          <w:instrText xml:space="preserve"> SEQ Figura \* ARABIC </w:instrText>
        </w:r>
      </w:ins>
      <w:r>
        <w:fldChar w:fldCharType="separate"/>
      </w:r>
      <w:ins w:id="2863" w:author="Orion" w:date="2011-08-02T14:15:00Z">
        <w:r w:rsidR="00C51138">
          <w:rPr>
            <w:noProof/>
          </w:rPr>
          <w:t>46</w:t>
        </w:r>
      </w:ins>
      <w:ins w:id="2864" w:author="Orion" w:date="2011-08-02T12:17:00Z">
        <w:r>
          <w:fldChar w:fldCharType="end"/>
        </w:r>
        <w:bookmarkEnd w:id="2854"/>
        <w:r>
          <w:t>:</w:t>
        </w:r>
        <w:r w:rsidRPr="00B708F9">
          <w:t xml:space="preserve"> Varios  aviones volando rutas con puntos de paso especificados, tripulados por pilotos con bajos  valores de estrés y fatiga, y bastante experiencia finalizando conflictos.</w:t>
        </w:r>
      </w:ins>
      <w:bookmarkEnd w:id="2855"/>
      <w:bookmarkEnd w:id="2856"/>
      <w:bookmarkEnd w:id="2857"/>
      <w:bookmarkEnd w:id="2858"/>
      <w:bookmarkEnd w:id="2859"/>
      <w:bookmarkEnd w:id="2860"/>
      <w:bookmarkEnd w:id="2861"/>
    </w:p>
    <w:p w14:paraId="4876A57B" w14:textId="77777777" w:rsidR="00D9741D" w:rsidRDefault="00D9741D" w:rsidP="00D9741D">
      <w:pPr>
        <w:spacing w:after="120"/>
        <w:jc w:val="both"/>
        <w:rPr>
          <w:ins w:id="2865" w:author="Orion" w:date="2011-08-02T12:19:00Z"/>
        </w:rPr>
      </w:pPr>
    </w:p>
    <w:p w14:paraId="42695901" w14:textId="1B4A13B5" w:rsidR="00D9741D" w:rsidRDefault="00D9741D">
      <w:pPr>
        <w:spacing w:after="120"/>
        <w:ind w:left="709"/>
        <w:jc w:val="both"/>
        <w:rPr>
          <w:ins w:id="2866" w:author="Orion" w:date="2011-08-02T12:19:00Z"/>
        </w:rPr>
        <w:pPrChange w:id="2867" w:author="Orion" w:date="2011-08-02T12:30:00Z">
          <w:pPr>
            <w:spacing w:after="120"/>
            <w:jc w:val="both"/>
          </w:pPr>
        </w:pPrChange>
      </w:pPr>
      <w:ins w:id="2868" w:author="Orion" w:date="2011-08-02T12:19:00Z">
        <w:r w:rsidRPr="00D9741D">
          <w:t xml:space="preserve">Esta imagen  de la </w:t>
        </w:r>
      </w:ins>
      <w:ins w:id="2869" w:author="Orion" w:date="2011-08-02T12:29:00Z">
        <w:r w:rsidR="00ED3797">
          <w:fldChar w:fldCharType="begin"/>
        </w:r>
        <w:r w:rsidR="00ED3797">
          <w:instrText xml:space="preserve"> REF _Ref300050925 \h </w:instrText>
        </w:r>
      </w:ins>
      <w:r w:rsidR="00ED3797">
        <w:fldChar w:fldCharType="separate"/>
      </w:r>
      <w:ins w:id="2870" w:author="Orion" w:date="2011-08-02T14:15:00Z">
        <w:r w:rsidR="00C51138">
          <w:t xml:space="preserve">Figura </w:t>
        </w:r>
        <w:r w:rsidR="00C51138">
          <w:rPr>
            <w:noProof/>
          </w:rPr>
          <w:t>45</w:t>
        </w:r>
      </w:ins>
      <w:ins w:id="2871" w:author="Orion" w:date="2011-08-02T12:29:00Z">
        <w:r w:rsidR="00ED3797">
          <w:fldChar w:fldCharType="end"/>
        </w:r>
      </w:ins>
      <w:ins w:id="2872" w:author="Orion" w:date="2011-08-02T12:19:00Z">
        <w:r>
          <w:t xml:space="preserve"> </w:t>
        </w:r>
        <w:r w:rsidRPr="00D9741D">
          <w:t xml:space="preserve">es un claro ejemplo de como un avión sale de una zona de conflicto durante un breve instante de tiempo y vuelve a entrar en otra zona de riesgo poco tiempo después. Esto puede verse claramente tanto con los aviones que despegaron de </w:t>
        </w:r>
        <w:r w:rsidRPr="00D9741D">
          <w:lastRenderedPageBreak/>
          <w:t>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ins>
      <w:ins w:id="2873" w:author="Orion" w:date="2011-08-02T12:30:00Z">
        <w:r w:rsidR="00ED3797">
          <w:fldChar w:fldCharType="begin"/>
        </w:r>
        <w:r w:rsidR="00ED3797">
          <w:instrText xml:space="preserve"> REF _Ref300050936 \h </w:instrText>
        </w:r>
      </w:ins>
      <w:r w:rsidR="00ED3797">
        <w:fldChar w:fldCharType="separate"/>
      </w:r>
      <w:ins w:id="2874" w:author="Orion" w:date="2011-08-02T14:15:00Z">
        <w:r w:rsidR="00C51138">
          <w:t xml:space="preserve">Figura </w:t>
        </w:r>
        <w:r w:rsidR="00C51138">
          <w:rPr>
            <w:noProof/>
          </w:rPr>
          <w:t>46</w:t>
        </w:r>
      </w:ins>
      <w:ins w:id="2875" w:author="Orion" w:date="2011-08-02T12:30:00Z">
        <w:r w:rsidR="00ED3797">
          <w:fldChar w:fldCharType="end"/>
        </w:r>
      </w:ins>
      <w:ins w:id="2876" w:author="Orion" w:date="2011-08-02T12:19:00Z">
        <w:r w:rsidRPr="00D9741D">
          <w:t>) puede verse que después de pasar el segundo conflicto ahora sí se dirigen hacia el destino sin que parezca que vayan a entrar en ningún otro conflicto más.</w:t>
        </w:r>
      </w:ins>
    </w:p>
    <w:p w14:paraId="1508F673" w14:textId="0AB73E9F" w:rsidR="00D9741D" w:rsidDel="00D9741D" w:rsidRDefault="00D9741D">
      <w:pPr>
        <w:pStyle w:val="Caption"/>
        <w:rPr>
          <w:del w:id="2877" w:author="Orion" w:date="2011-08-02T12:19:00Z"/>
          <w:rFonts w:cs="Times New Roman"/>
        </w:rPr>
        <w:pPrChange w:id="2878" w:author="Orion" w:date="2011-08-02T12:17:00Z">
          <w:pPr>
            <w:jc w:val="both"/>
          </w:pPr>
        </w:pPrChange>
      </w:pPr>
      <w:bookmarkStart w:id="2879" w:name="_Toc300051995"/>
      <w:bookmarkEnd w:id="2879"/>
    </w:p>
    <w:p w14:paraId="25FA8940" w14:textId="554A7D38" w:rsidR="004527AA" w:rsidRPr="008A1F38" w:rsidRDefault="004527AA">
      <w:pPr>
        <w:pStyle w:val="Heading1"/>
        <w:numPr>
          <w:ilvl w:val="2"/>
          <w:numId w:val="40"/>
        </w:numPr>
        <w:rPr>
          <w:ins w:id="2880" w:author="Orion" w:date="2011-07-11T12:25:00Z"/>
          <w:sz w:val="36"/>
          <w:szCs w:val="52"/>
          <w:rPrChange w:id="2881" w:author="IO" w:date="2011-07-22T11:54:00Z">
            <w:rPr>
              <w:ins w:id="2882" w:author="Orion" w:date="2011-07-11T12:25:00Z"/>
              <w:rFonts w:cs="Times New Roman"/>
            </w:rPr>
          </w:rPrChange>
        </w:rPr>
        <w:pPrChange w:id="2883" w:author="Orion" w:date="2011-08-02T00:40:00Z">
          <w:pPr>
            <w:pStyle w:val="Subtitle"/>
          </w:pPr>
        </w:pPrChange>
      </w:pPr>
      <w:ins w:id="2884" w:author="Orion" w:date="2011-07-11T12:25:00Z">
        <w:del w:id="2885" w:author="IO" w:date="2011-07-22T14:50:00Z">
          <w:r w:rsidRPr="008A1F38" w:rsidDel="00EA40AF">
            <w:rPr>
              <w:b w:val="0"/>
              <w:sz w:val="36"/>
              <w:szCs w:val="52"/>
              <w:rPrChange w:id="2886" w:author="IO" w:date="2011-07-22T11:54:00Z">
                <w:rPr/>
              </w:rPrChange>
            </w:rPr>
            <w:delText>Caso con v</w:delText>
          </w:r>
        </w:del>
      </w:ins>
      <w:bookmarkStart w:id="2887" w:name="_Toc300051996"/>
      <w:ins w:id="2888" w:author="IO" w:date="2011-07-22T14:50:00Z">
        <w:r w:rsidR="00EA40AF">
          <w:rPr>
            <w:b w:val="0"/>
            <w:sz w:val="36"/>
            <w:szCs w:val="52"/>
          </w:rPr>
          <w:t>V</w:t>
        </w:r>
      </w:ins>
      <w:ins w:id="2889" w:author="Orion" w:date="2011-07-11T12:25:00Z">
        <w:r w:rsidRPr="008A1F38">
          <w:rPr>
            <w:b w:val="0"/>
            <w:sz w:val="36"/>
            <w:szCs w:val="52"/>
            <w:rPrChange w:id="2890" w:author="IO" w:date="2011-07-22T11:54:00Z">
              <w:rPr/>
            </w:rPrChange>
          </w:rPr>
          <w:t xml:space="preserve">arios </w:t>
        </w:r>
        <w:del w:id="2891" w:author="IO" w:date="2011-07-22T14:50:00Z">
          <w:r w:rsidRPr="008A1F38" w:rsidDel="00EA40AF">
            <w:rPr>
              <w:b w:val="0"/>
              <w:sz w:val="36"/>
              <w:szCs w:val="52"/>
              <w:rPrChange w:id="2892" w:author="IO" w:date="2011-07-22T11:54:00Z">
                <w:rPr/>
              </w:rPrChange>
            </w:rPr>
            <w:delText xml:space="preserve"> </w:delText>
          </w:r>
        </w:del>
        <w:r w:rsidRPr="008A1F38">
          <w:rPr>
            <w:b w:val="0"/>
            <w:sz w:val="36"/>
            <w:szCs w:val="52"/>
            <w:rPrChange w:id="2893" w:author="IO" w:date="2011-07-22T11:54:00Z">
              <w:rPr/>
            </w:rPrChange>
          </w:rPr>
          <w:t xml:space="preserve">aviones con </w:t>
        </w:r>
        <w:del w:id="2894" w:author="IO" w:date="2011-07-22T14:50:00Z">
          <w:r w:rsidRPr="008A1F38" w:rsidDel="00EA40AF">
            <w:rPr>
              <w:b w:val="0"/>
              <w:sz w:val="36"/>
              <w:szCs w:val="52"/>
              <w:rPrChange w:id="2895" w:author="IO" w:date="2011-07-22T11:54:00Z">
                <w:rPr/>
              </w:rPrChange>
            </w:rPr>
            <w:delText>waypoints</w:delText>
          </w:r>
        </w:del>
      </w:ins>
      <w:ins w:id="2896" w:author="IO" w:date="2011-07-22T14:50:00Z">
        <w:r w:rsidR="00EA40AF">
          <w:rPr>
            <w:b w:val="0"/>
            <w:sz w:val="36"/>
            <w:szCs w:val="52"/>
          </w:rPr>
          <w:t>puntos de paso</w:t>
        </w:r>
      </w:ins>
      <w:bookmarkEnd w:id="2887"/>
    </w:p>
    <w:p w14:paraId="1CE34706" w14:textId="21FD7713" w:rsidR="004527AA" w:rsidRDefault="00160B23">
      <w:pPr>
        <w:jc w:val="both"/>
        <w:rPr>
          <w:ins w:id="2897" w:author="Orion" w:date="2011-07-11T12:22:00Z"/>
          <w:rFonts w:cs="Times New Roman"/>
        </w:rPr>
        <w:pPrChange w:id="2898" w:author="Orion" w:date="2011-06-26T12:33:00Z">
          <w:pPr/>
        </w:pPrChange>
      </w:pPr>
      <w:ins w:id="2899" w:author="Orion" w:date="2011-07-11T12:38:00Z">
        <w:r>
          <w:rPr>
            <w:rFonts w:cs="Times New Roman"/>
          </w:rPr>
          <w:t>Por último vamos a mostrar un caso de prueba donde se combinar</w:t>
        </w:r>
      </w:ins>
      <w:ins w:id="2900" w:author="Orion" w:date="2011-07-11T12:39:00Z">
        <w:r>
          <w:rPr>
            <w:rFonts w:cs="Times New Roman"/>
          </w:rPr>
          <w:t>á varios tipos de comportamientos de piloto</w:t>
        </w:r>
        <w:r w:rsidR="00711D6D">
          <w:rPr>
            <w:rFonts w:cs="Times New Roman"/>
          </w:rPr>
          <w:t>s</w:t>
        </w:r>
        <w:r>
          <w:rPr>
            <w:rFonts w:cs="Times New Roman"/>
          </w:rPr>
          <w:t xml:space="preserve"> par</w:t>
        </w:r>
      </w:ins>
      <w:ins w:id="2901" w:author="Orion" w:date="2011-07-11T12:40:00Z">
        <w:r>
          <w:rPr>
            <w:rFonts w:cs="Times New Roman"/>
          </w:rPr>
          <w:t xml:space="preserve">a </w:t>
        </w:r>
        <w:r w:rsidR="00711D6D">
          <w:rPr>
            <w:rFonts w:cs="Times New Roman"/>
          </w:rPr>
          <w:t xml:space="preserve">sacar </w:t>
        </w:r>
      </w:ins>
      <w:ins w:id="2902" w:author="Orion" w:date="2011-07-11T12:41:00Z">
        <w:r w:rsidR="00711D6D">
          <w:rPr>
            <w:rFonts w:cs="Times New Roman"/>
          </w:rPr>
          <w:t>algunas conclusiones</w:t>
        </w:r>
      </w:ins>
      <w:ins w:id="2903" w:author="Orion" w:date="2011-07-11T12:40:00Z">
        <w:r w:rsidR="00711D6D">
          <w:rPr>
            <w:rFonts w:cs="Times New Roman"/>
          </w:rPr>
          <w:t>:</w:t>
        </w:r>
      </w:ins>
    </w:p>
    <w:p w14:paraId="44F94AB6" w14:textId="46A94351" w:rsidR="004527AA" w:rsidRPr="00615558" w:rsidRDefault="00711D6D">
      <w:pPr>
        <w:pStyle w:val="ListParagraph"/>
        <w:numPr>
          <w:ilvl w:val="0"/>
          <w:numId w:val="41"/>
        </w:numPr>
        <w:spacing w:before="120" w:after="120"/>
        <w:ind w:left="641" w:hanging="357"/>
        <w:jc w:val="both"/>
        <w:rPr>
          <w:ins w:id="2904" w:author="Orion" w:date="2011-07-11T12:41:00Z"/>
        </w:rPr>
        <w:pPrChange w:id="2905" w:author="IO" w:date="2011-07-22T12:30:00Z">
          <w:pPr/>
        </w:pPrChange>
      </w:pPr>
      <w:ins w:id="2906" w:author="Orion" w:date="2011-07-11T12:41:00Z">
        <w:r w:rsidRPr="0018358E">
          <w:t>En este caso de prueba tenemos:</w:t>
        </w:r>
      </w:ins>
    </w:p>
    <w:p w14:paraId="13CDD22C" w14:textId="5C81A00B" w:rsidR="00711D6D" w:rsidRPr="00582A13" w:rsidRDefault="00711D6D">
      <w:pPr>
        <w:pStyle w:val="ListParagraph"/>
        <w:numPr>
          <w:ilvl w:val="1"/>
          <w:numId w:val="41"/>
        </w:numPr>
        <w:spacing w:before="120" w:after="120"/>
        <w:jc w:val="both"/>
        <w:rPr>
          <w:ins w:id="2907" w:author="Orion" w:date="2011-07-11T12:43:00Z"/>
        </w:rPr>
        <w:pPrChange w:id="2908" w:author="IO" w:date="2011-07-22T12:30:00Z">
          <w:pPr/>
        </w:pPrChange>
      </w:pPr>
      <w:ins w:id="2909" w:author="Orion" w:date="2011-07-11T12:42:00Z">
        <w:r w:rsidRPr="00582A13">
          <w:t>Los pilotos de los aviones Plane1 y Plane2 tienen valores de estrés y fatiga elevados y poca experiencia (</w:t>
        </w:r>
      </w:ins>
      <w:ins w:id="2910" w:author="Orion" w:date="2011-07-11T12:44:00Z">
        <w:r w:rsidRPr="00582A13">
          <w:t xml:space="preserve">valores </w:t>
        </w:r>
      </w:ins>
      <w:ins w:id="2911" w:author="Orion" w:date="2011-07-11T12:43:00Z">
        <w:r w:rsidRPr="00582A13">
          <w:t>98%, 98%, 5% respectivamente)</w:t>
        </w:r>
      </w:ins>
    </w:p>
    <w:p w14:paraId="7F7A57DE" w14:textId="5E121E04" w:rsidR="00711D6D" w:rsidRPr="00582A13" w:rsidRDefault="00711D6D">
      <w:pPr>
        <w:pStyle w:val="ListParagraph"/>
        <w:numPr>
          <w:ilvl w:val="1"/>
          <w:numId w:val="41"/>
        </w:numPr>
        <w:spacing w:before="120" w:after="120"/>
        <w:jc w:val="both"/>
        <w:rPr>
          <w:ins w:id="2912" w:author="Orion" w:date="2011-07-11T12:44:00Z"/>
        </w:rPr>
        <w:pPrChange w:id="2913" w:author="IO" w:date="2011-07-22T12:30:00Z">
          <w:pPr>
            <w:pStyle w:val="ListParagraph"/>
            <w:numPr>
              <w:numId w:val="38"/>
            </w:numPr>
            <w:ind w:left="1440" w:hanging="360"/>
            <w:jc w:val="both"/>
          </w:pPr>
        </w:pPrChange>
      </w:pPr>
      <w:ins w:id="2914" w:author="Orion" w:date="2011-07-11T12:43:00Z">
        <w:r w:rsidRPr="00582A13">
          <w:t>Los piloto</w:t>
        </w:r>
        <w:r w:rsidR="00044826" w:rsidRPr="00582A13">
          <w:t>s de los aviones Plane2 y Plane</w:t>
        </w:r>
      </w:ins>
      <w:ins w:id="2915" w:author="Orion" w:date="2011-07-11T12:45:00Z">
        <w:r w:rsidR="00044826" w:rsidRPr="00582A13">
          <w:t>3</w:t>
        </w:r>
      </w:ins>
      <w:ins w:id="2916" w:author="Orion" w:date="2011-07-11T12:43:00Z">
        <w:r w:rsidRPr="00582A13">
          <w:t xml:space="preserve"> tienen valores de estrés y fatiga</w:t>
        </w:r>
      </w:ins>
      <w:ins w:id="2917" w:author="Orion" w:date="2011-07-11T12:44:00Z">
        <w:r w:rsidRPr="00582A13">
          <w:t xml:space="preserve"> medios</w:t>
        </w:r>
      </w:ins>
      <w:ins w:id="2918" w:author="Orion" w:date="2011-07-11T12:48:00Z">
        <w:r w:rsidR="00A942E4" w:rsidRPr="00582A13">
          <w:t>,</w:t>
        </w:r>
      </w:ins>
      <w:ins w:id="2919" w:author="Orion" w:date="2011-07-11T12:44:00Z">
        <w:r w:rsidRPr="00582A13">
          <w:t xml:space="preserve"> y una experiencia media-baja (valores 50%, 50%, 25% respectivamente)</w:t>
        </w:r>
      </w:ins>
    </w:p>
    <w:p w14:paraId="41D81B37" w14:textId="65722041" w:rsidR="00DE752A" w:rsidRPr="00582A13" w:rsidRDefault="00044826">
      <w:pPr>
        <w:pStyle w:val="ListParagraph"/>
        <w:numPr>
          <w:ilvl w:val="1"/>
          <w:numId w:val="41"/>
        </w:numPr>
        <w:spacing w:before="120" w:after="120"/>
        <w:jc w:val="both"/>
        <w:rPr>
          <w:ins w:id="2920" w:author="Orion" w:date="2011-07-11T12:49:00Z"/>
        </w:rPr>
        <w:pPrChange w:id="2921" w:author="IO" w:date="2011-07-22T12:30:00Z">
          <w:pPr/>
        </w:pPrChange>
      </w:pPr>
      <w:ins w:id="2922" w:author="Orion" w:date="2011-07-11T12:45:00Z">
        <w:r w:rsidRPr="00582A13">
          <w:t>El resto de pilotos, aviones Plane4 y Plane5, podría</w:t>
        </w:r>
      </w:ins>
      <w:ins w:id="2923" w:author="Orion" w:date="2011-07-11T12:49:00Z">
        <w:r w:rsidR="004D486D" w:rsidRPr="00582A13">
          <w:t>n ser</w:t>
        </w:r>
      </w:ins>
      <w:ins w:id="2924" w:author="Orion" w:date="2011-07-11T12:45:00Z">
        <w:r w:rsidRPr="00582A13">
          <w:t xml:space="preserve"> considera</w:t>
        </w:r>
      </w:ins>
      <w:ins w:id="2925" w:author="Orion" w:date="2011-07-11T12:49:00Z">
        <w:r w:rsidR="004D486D" w:rsidRPr="00582A13">
          <w:t>do</w:t>
        </w:r>
      </w:ins>
      <w:ins w:id="2926" w:author="Orion" w:date="2011-07-11T12:45:00Z">
        <w:r w:rsidRPr="00582A13">
          <w:t>s como UAVs puesto que tienen valores de estrés y fatiga 0</w:t>
        </w:r>
      </w:ins>
      <w:ins w:id="2927" w:author="Orion" w:date="2011-07-11T12:46:00Z">
        <w:r w:rsidRPr="00582A13">
          <w:t>%</w:t>
        </w:r>
      </w:ins>
      <w:ins w:id="2928" w:author="Orion" w:date="2011-07-11T12:45:00Z">
        <w:r w:rsidRPr="00582A13">
          <w:t xml:space="preserve">, </w:t>
        </w:r>
      </w:ins>
      <w:ins w:id="2929" w:author="Orion" w:date="2011-07-11T12:49:00Z">
        <w:r w:rsidR="00150D89" w:rsidRPr="00582A13">
          <w:t>los cuales</w:t>
        </w:r>
      </w:ins>
      <w:ins w:id="2930" w:author="Orion" w:date="2011-07-11T12:46:00Z">
        <w:r w:rsidRPr="00582A13">
          <w:t xml:space="preserve"> no </w:t>
        </w:r>
      </w:ins>
      <w:ins w:id="2931" w:author="Orion" w:date="2011-07-11T12:45:00Z">
        <w:r w:rsidRPr="00582A13">
          <w:t>aumentar</w:t>
        </w:r>
      </w:ins>
      <w:ins w:id="2932" w:author="Orion" w:date="2011-07-11T12:46:00Z">
        <w:r w:rsidRPr="00582A13">
          <w:t>á</w:t>
        </w:r>
      </w:ins>
      <w:ins w:id="2933" w:author="Orion" w:date="2011-07-11T12:49:00Z">
        <w:r w:rsidR="00150D89" w:rsidRPr="00582A13">
          <w:t>n</w:t>
        </w:r>
      </w:ins>
      <w:ins w:id="2934" w:author="Orion" w:date="2011-07-11T12:46:00Z">
        <w:r w:rsidRPr="00582A13">
          <w:t xml:space="preserve"> </w:t>
        </w:r>
      </w:ins>
      <w:ins w:id="2935" w:author="Orion" w:date="2011-07-11T12:49:00Z">
        <w:r w:rsidR="007E370E" w:rsidRPr="00582A13">
          <w:t xml:space="preserve">con </w:t>
        </w:r>
      </w:ins>
      <w:ins w:id="2936" w:author="Orion" w:date="2011-07-11T12:46:00Z">
        <w:r w:rsidRPr="00582A13">
          <w:t>el tiempo, y valor experiencia del 100%.</w:t>
        </w:r>
      </w:ins>
    </w:p>
    <w:p w14:paraId="6CEDBA9C" w14:textId="441D6C60" w:rsidR="00A6250F" w:rsidRDefault="00142A80" w:rsidP="00C51138">
      <w:pPr>
        <w:ind w:left="709"/>
        <w:jc w:val="both"/>
        <w:rPr>
          <w:ins w:id="2937" w:author="Orion" w:date="2011-08-02T11:28:00Z"/>
          <w:rFonts w:cs="Times New Roman"/>
        </w:rPr>
        <w:pPrChange w:id="2938" w:author="Orion" w:date="2011-08-02T14:15:00Z">
          <w:pPr/>
        </w:pPrChange>
      </w:pPr>
      <w:ins w:id="2939" w:author="Orion" w:date="2011-07-11T12:50:00Z">
        <w:r>
          <w:rPr>
            <w:rFonts w:cs="Times New Roman"/>
          </w:rPr>
          <w:t>Varias cosas se pueden resaltar de la</w:t>
        </w:r>
      </w:ins>
      <w:ins w:id="2940" w:author="Orion" w:date="2011-07-11T12:49:00Z">
        <w:r>
          <w:rPr>
            <w:rFonts w:cs="Times New Roman"/>
          </w:rPr>
          <w:t xml:space="preserve"> siguiente imagen</w:t>
        </w:r>
      </w:ins>
      <w:ins w:id="2941" w:author="Orion" w:date="2011-07-11T12:50:00Z">
        <w:r>
          <w:rPr>
            <w:rFonts w:cs="Times New Roman"/>
          </w:rPr>
          <w:t xml:space="preserve"> (</w:t>
        </w:r>
      </w:ins>
      <w:ins w:id="2942" w:author="Orion" w:date="2011-08-02T12:30:00Z">
        <w:r w:rsidR="00ED3797">
          <w:rPr>
            <w:rFonts w:cs="Times New Roman"/>
          </w:rPr>
          <w:fldChar w:fldCharType="begin"/>
        </w:r>
        <w:r w:rsidR="00ED3797">
          <w:rPr>
            <w:rFonts w:cs="Times New Roman"/>
          </w:rPr>
          <w:instrText xml:space="preserve"> REF _Ref300050993 \h </w:instrText>
        </w:r>
      </w:ins>
      <w:r w:rsidR="00ED3797">
        <w:rPr>
          <w:rFonts w:cs="Times New Roman"/>
        </w:rPr>
      </w:r>
      <w:r w:rsidR="00ED3797">
        <w:rPr>
          <w:rFonts w:cs="Times New Roman"/>
        </w:rPr>
        <w:fldChar w:fldCharType="separate"/>
      </w:r>
      <w:ins w:id="2943" w:author="Orion" w:date="2011-08-02T14:16:00Z">
        <w:r w:rsidR="007E7D94">
          <w:t xml:space="preserve">Figura </w:t>
        </w:r>
        <w:r w:rsidR="007E7D94">
          <w:rPr>
            <w:noProof/>
          </w:rPr>
          <w:t>47</w:t>
        </w:r>
      </w:ins>
      <w:ins w:id="2944" w:author="Orion" w:date="2011-08-02T12:30:00Z">
        <w:r w:rsidR="00ED3797">
          <w:rPr>
            <w:rFonts w:cs="Times New Roman"/>
          </w:rPr>
          <w:fldChar w:fldCharType="end"/>
        </w:r>
      </w:ins>
      <w:ins w:id="2945" w:author="Orion" w:date="2011-07-11T12:50:00Z">
        <w:r>
          <w:rPr>
            <w:rFonts w:cs="Times New Roman"/>
          </w:rPr>
          <w:t>)</w:t>
        </w:r>
      </w:ins>
      <w:ins w:id="2946" w:author="Orion" w:date="2011-08-01T21:59:00Z">
        <w:r w:rsidR="001606BD">
          <w:rPr>
            <w:rFonts w:cs="Times New Roman"/>
          </w:rPr>
          <w:t>.</w:t>
        </w:r>
      </w:ins>
      <w:ins w:id="2947" w:author="Orion" w:date="2011-07-11T12:50:00Z">
        <w:r>
          <w:rPr>
            <w:rFonts w:cs="Times New Roman"/>
          </w:rPr>
          <w:t xml:space="preserve"> En primer lugar se puede </w:t>
        </w:r>
      </w:ins>
      <w:ins w:id="2948" w:author="Orion" w:date="2011-07-11T12:51:00Z">
        <w:r>
          <w:rPr>
            <w:rFonts w:cs="Times New Roman"/>
          </w:rPr>
          <w:t xml:space="preserve">destacar que tanto los aviones </w:t>
        </w:r>
      </w:ins>
      <w:ins w:id="2949" w:author="Orion" w:date="2011-07-11T12:52:00Z">
        <w:r w:rsidRPr="00292B44">
          <w:rPr>
            <w:rFonts w:cs="Times New Roman"/>
            <w:i/>
            <w:rPrChange w:id="2950" w:author="Orion" w:date="2011-07-11T12:53:00Z">
              <w:rPr>
                <w:rFonts w:cs="Times New Roman"/>
              </w:rPr>
            </w:rPrChange>
          </w:rPr>
          <w:t>Plane1</w:t>
        </w:r>
        <w:r>
          <w:rPr>
            <w:rFonts w:cs="Times New Roman"/>
          </w:rPr>
          <w:t xml:space="preserve"> como </w:t>
        </w:r>
        <w:r w:rsidRPr="00292B44">
          <w:rPr>
            <w:rFonts w:cs="Times New Roman"/>
            <w:i/>
            <w:rPrChange w:id="2951" w:author="Orion" w:date="2011-07-11T12:53:00Z">
              <w:rPr>
                <w:rFonts w:cs="Times New Roman"/>
              </w:rPr>
            </w:rPrChange>
          </w:rPr>
          <w:t>Plane2</w:t>
        </w:r>
      </w:ins>
      <w:ins w:id="2952" w:author="Orion" w:date="2011-07-11T12:53:00Z">
        <w:r w:rsidR="00292B44">
          <w:rPr>
            <w:rFonts w:cs="Times New Roman"/>
          </w:rPr>
          <w:t>, los cuales partieron antes de su origen con respecto al resto de aeronaves, son los aviones que van a llegar m</w:t>
        </w:r>
      </w:ins>
      <w:ins w:id="2953" w:author="Orion" w:date="2011-07-11T12:55:00Z">
        <w:r w:rsidR="00292B44">
          <w:rPr>
            <w:rFonts w:cs="Times New Roman"/>
          </w:rPr>
          <w:t>ás tarde a sus respectivos destinos. Esto es debido a que son los pilotos que más tiempo les lleva ponerse al rumbo correc</w:t>
        </w:r>
      </w:ins>
      <w:ins w:id="2954" w:author="Orion" w:date="2011-07-11T12:56:00Z">
        <w:r w:rsidR="00292B44">
          <w:rPr>
            <w:rFonts w:cs="Times New Roman"/>
          </w:rPr>
          <w:t>to y alcanzar la velocidad de crucero. Otro detalle a destacar es que las aeronaves anteriormente mencionadas son las que mayor tiempo se pasan realizando maniobras de evasi</w:t>
        </w:r>
      </w:ins>
      <w:ins w:id="2955" w:author="Orion" w:date="2011-07-11T12:57:00Z">
        <w:r w:rsidR="00292B44">
          <w:rPr>
            <w:rFonts w:cs="Times New Roman"/>
          </w:rPr>
          <w:t>ón de conflicto</w:t>
        </w:r>
      </w:ins>
      <w:ins w:id="2956" w:author="Orion" w:date="2011-07-11T12:58:00Z">
        <w:r w:rsidR="00292B44">
          <w:rPr>
            <w:rFonts w:cs="Times New Roman"/>
          </w:rPr>
          <w:t xml:space="preserve"> como se puede ver claramente en la trayectoria del </w:t>
        </w:r>
        <w:r w:rsidR="00292B44" w:rsidRPr="00292B44">
          <w:rPr>
            <w:rFonts w:cs="Times New Roman"/>
            <w:i/>
            <w:rPrChange w:id="2957" w:author="Orion" w:date="2011-07-11T12:58:00Z">
              <w:rPr>
                <w:rFonts w:cs="Times New Roman"/>
              </w:rPr>
            </w:rPrChange>
          </w:rPr>
          <w:t>Plane1</w:t>
        </w:r>
        <w:r w:rsidR="00292B44">
          <w:rPr>
            <w:rFonts w:cs="Times New Roman"/>
          </w:rPr>
          <w:t xml:space="preserve">. Esto produce que </w:t>
        </w:r>
      </w:ins>
      <w:ins w:id="2958" w:author="Orion" w:date="2011-07-11T12:59:00Z">
        <w:r w:rsidR="001744B9">
          <w:rPr>
            <w:rFonts w:cs="Times New Roman"/>
          </w:rPr>
          <w:t>en determinadas ocasiones</w:t>
        </w:r>
      </w:ins>
      <w:ins w:id="2959" w:author="Orion" w:date="2011-07-11T13:00:00Z">
        <w:r w:rsidR="001744B9">
          <w:rPr>
            <w:rFonts w:cs="Times New Roman"/>
          </w:rPr>
          <w:t xml:space="preserve"> no</w:t>
        </w:r>
      </w:ins>
      <w:ins w:id="2960" w:author="Orion" w:date="2011-07-11T12:59:00Z">
        <w:r w:rsidR="001744B9">
          <w:rPr>
            <w:rFonts w:cs="Times New Roman"/>
          </w:rPr>
          <w:t xml:space="preserve"> tengan tiempo de salir del conflicto anterior cuando tienen un nuevo riesgo de colisión.</w:t>
        </w:r>
      </w:ins>
      <w:ins w:id="2961" w:author="Orion" w:date="2011-07-11T13:01:00Z">
        <w:r w:rsidR="001744B9">
          <w:rPr>
            <w:rFonts w:cs="Times New Roman"/>
          </w:rPr>
          <w:t xml:space="preserve"> Esto se ve muy bien en el caso del  </w:t>
        </w:r>
        <w:r w:rsidR="001744B9" w:rsidRPr="0042795A">
          <w:rPr>
            <w:rFonts w:cs="Times New Roman"/>
            <w:i/>
            <w:rPrChange w:id="2962" w:author="Orion" w:date="2011-07-11T13:07:00Z">
              <w:rPr>
                <w:rFonts w:cs="Times New Roman"/>
              </w:rPr>
            </w:rPrChange>
          </w:rPr>
          <w:t>Plane1</w:t>
        </w:r>
        <w:r w:rsidR="001744B9">
          <w:rPr>
            <w:rFonts w:cs="Times New Roman"/>
          </w:rPr>
          <w:t xml:space="preserve"> donde al principio tiene un riesgo de colisión con la aeronave </w:t>
        </w:r>
        <w:r w:rsidR="001744B9" w:rsidRPr="0042795A">
          <w:rPr>
            <w:rFonts w:cs="Times New Roman"/>
            <w:i/>
            <w:rPrChange w:id="2963" w:author="Orion" w:date="2011-07-11T13:07:00Z">
              <w:rPr>
                <w:rFonts w:cs="Times New Roman"/>
              </w:rPr>
            </w:rPrChange>
          </w:rPr>
          <w:t>Plane2</w:t>
        </w:r>
        <w:r w:rsidR="001744B9">
          <w:rPr>
            <w:rFonts w:cs="Times New Roman"/>
          </w:rPr>
          <w:t xml:space="preserve"> durante un espacio muy breve de tiempo. </w:t>
        </w:r>
      </w:ins>
      <w:ins w:id="2964" w:author="Orion" w:date="2011-07-11T13:02:00Z">
        <w:r w:rsidR="001744B9">
          <w:rPr>
            <w:rFonts w:cs="Times New Roman"/>
          </w:rPr>
          <w:t>Este riesgo desaparece</w:t>
        </w:r>
      </w:ins>
      <w:ins w:id="2965" w:author="Orion" w:date="2011-07-11T13:07:00Z">
        <w:r w:rsidR="0042795A">
          <w:rPr>
            <w:rFonts w:cs="Times New Roman"/>
          </w:rPr>
          <w:t>,</w:t>
        </w:r>
      </w:ins>
      <w:ins w:id="2966" w:author="Orion" w:date="2011-07-11T13:02:00Z">
        <w:r w:rsidR="001744B9">
          <w:rPr>
            <w:rFonts w:cs="Times New Roman"/>
          </w:rPr>
          <w:t xml:space="preserve"> pero al piloto, debido a sus cualidades de comportamiento, no le da tiempo a restablecer los valores de crucero antes de que entre en riesgo de conflicto de nuevo, en este caso con la aeronave</w:t>
        </w:r>
      </w:ins>
      <w:ins w:id="2967" w:author="Orion" w:date="2011-07-11T13:03:00Z">
        <w:r w:rsidR="001744B9">
          <w:rPr>
            <w:rFonts w:cs="Times New Roman"/>
          </w:rPr>
          <w:t xml:space="preserve"> </w:t>
        </w:r>
        <w:r w:rsidR="001744B9" w:rsidRPr="001744B9">
          <w:rPr>
            <w:rFonts w:cs="Times New Roman"/>
            <w:i/>
            <w:rPrChange w:id="2968" w:author="Orion" w:date="2011-07-11T13:03:00Z">
              <w:rPr>
                <w:rFonts w:cs="Times New Roman"/>
              </w:rPr>
            </w:rPrChange>
          </w:rPr>
          <w:t>Plane3</w:t>
        </w:r>
        <w:r w:rsidR="001744B9">
          <w:rPr>
            <w:rFonts w:cs="Times New Roman"/>
          </w:rPr>
          <w:t>.</w:t>
        </w:r>
      </w:ins>
      <w:bookmarkStart w:id="2969" w:name="_Toc299483468"/>
      <w:bookmarkStart w:id="2970" w:name="_Ref298151791"/>
    </w:p>
    <w:p w14:paraId="65FA66B2" w14:textId="77777777" w:rsidR="004C236E" w:rsidRDefault="004C236E">
      <w:pPr>
        <w:ind w:left="709"/>
        <w:jc w:val="both"/>
        <w:rPr>
          <w:ins w:id="2971" w:author="Orion" w:date="2011-08-02T11:28:00Z"/>
          <w:rFonts w:cs="Times New Roman"/>
        </w:rPr>
        <w:pPrChange w:id="2972" w:author="Orion" w:date="2011-08-02T11:28:00Z">
          <w:pPr/>
        </w:pPrChange>
      </w:pPr>
    </w:p>
    <w:p w14:paraId="2B4A91BF" w14:textId="77777777" w:rsidR="008815C7" w:rsidRDefault="00CB66BA">
      <w:pPr>
        <w:jc w:val="both"/>
        <w:rPr>
          <w:ins w:id="2973" w:author="Orion" w:date="2011-08-02T12:20:00Z"/>
        </w:rPr>
        <w:pPrChange w:id="2974" w:author="Orion" w:date="2011-08-02T12:07:00Z">
          <w:pPr/>
        </w:pPrChange>
      </w:pPr>
      <w:ins w:id="2975" w:author="Orion" w:date="2011-08-02T11:28:00Z">
        <w:r w:rsidRPr="00416930">
          <w:rPr>
            <w:rFonts w:cs="Times New Roman"/>
            <w:noProof/>
            <w:lang w:eastAsia="es-ES" w:bidi="ar-SA"/>
          </w:rPr>
          <w:lastRenderedPageBreak/>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76" w:name="_Ref300047889"/>
    </w:p>
    <w:p w14:paraId="5F553001" w14:textId="729180A0" w:rsidR="00D9741D" w:rsidRDefault="00D9741D">
      <w:pPr>
        <w:pStyle w:val="Caption"/>
        <w:rPr>
          <w:ins w:id="2977" w:author="Orion" w:date="2011-08-02T12:08:00Z"/>
        </w:rPr>
        <w:pPrChange w:id="2978" w:author="Orion" w:date="2011-08-02T12:20:00Z">
          <w:pPr/>
        </w:pPrChange>
      </w:pPr>
      <w:bookmarkStart w:id="2979" w:name="_Ref300050993"/>
      <w:bookmarkStart w:id="2980" w:name="_Toc300051102"/>
      <w:bookmarkStart w:id="2981" w:name="_Toc300051475"/>
      <w:bookmarkStart w:id="2982" w:name="_Toc300051778"/>
      <w:bookmarkStart w:id="2983" w:name="_Toc300052387"/>
      <w:bookmarkStart w:id="2984" w:name="_Toc300052998"/>
      <w:bookmarkStart w:id="2985" w:name="_Toc300057837"/>
      <w:bookmarkStart w:id="2986" w:name="_Toc300058038"/>
      <w:ins w:id="2987" w:author="Orion" w:date="2011-08-02T12:20:00Z">
        <w:r>
          <w:t xml:space="preserve">Figura </w:t>
        </w:r>
        <w:r>
          <w:fldChar w:fldCharType="begin"/>
        </w:r>
        <w:r>
          <w:instrText xml:space="preserve"> SEQ Figura \* ARABIC </w:instrText>
        </w:r>
      </w:ins>
      <w:r>
        <w:fldChar w:fldCharType="separate"/>
      </w:r>
      <w:ins w:id="2988" w:author="Orion" w:date="2011-08-02T14:15:00Z">
        <w:r w:rsidR="00C51138">
          <w:rPr>
            <w:noProof/>
          </w:rPr>
          <w:t>47</w:t>
        </w:r>
      </w:ins>
      <w:ins w:id="2989" w:author="Orion" w:date="2011-08-02T12:20:00Z">
        <w:r>
          <w:fldChar w:fldCharType="end"/>
        </w:r>
        <w:bookmarkEnd w:id="2979"/>
        <w:r>
          <w:t xml:space="preserve">: </w:t>
        </w:r>
        <w:r w:rsidRPr="00D9741D">
          <w:t>Varios  aviones volando rutas con puntos de paso especificados, tripulados por pilotos con  distintos  valores de estrés, fatiga y experiencia gestionando conflictos.</w:t>
        </w:r>
      </w:ins>
      <w:bookmarkEnd w:id="2980"/>
      <w:bookmarkEnd w:id="2981"/>
      <w:bookmarkEnd w:id="2982"/>
      <w:bookmarkEnd w:id="2983"/>
      <w:bookmarkEnd w:id="2984"/>
      <w:bookmarkEnd w:id="2985"/>
      <w:bookmarkEnd w:id="2986"/>
    </w:p>
    <w:p w14:paraId="23CBDA03" w14:textId="66C62147" w:rsidR="00711D6D" w:rsidRDefault="006B1111">
      <w:pPr>
        <w:jc w:val="both"/>
        <w:rPr>
          <w:ins w:id="2990" w:author="Orion" w:date="2011-07-11T12:47:00Z"/>
          <w:rFonts w:cs="Times New Roman"/>
        </w:rPr>
        <w:pPrChange w:id="2991" w:author="Orion" w:date="2011-08-02T12:07:00Z">
          <w:pPr/>
        </w:pPrChange>
      </w:pPr>
      <w:del w:id="2992" w:author="Orion" w:date="2011-08-02T12:07:00Z">
        <w:r w:rsidDel="004527B6">
          <w:delText>Figura</w:delText>
        </w:r>
      </w:del>
      <w:ins w:id="2993" w:author="IO" w:date="2011-07-22T13:09:00Z">
        <w:del w:id="2994" w:author="Orion" w:date="2011-08-02T12:07:00Z">
          <w:r w:rsidDel="004527B6">
            <w:fldChar w:fldCharType="begin"/>
          </w:r>
          <w:r w:rsidDel="004527B6">
            <w:delInstrText xml:space="preserve"> SEQ Figura \* ARABIC </w:delInstrText>
          </w:r>
        </w:del>
      </w:ins>
      <w:del w:id="2995" w:author="Orion" w:date="2011-08-02T12:07:00Z">
        <w:r w:rsidDel="004527B6">
          <w:fldChar w:fldCharType="separate"/>
        </w:r>
      </w:del>
      <w:bookmarkEnd w:id="2969"/>
      <w:ins w:id="2996" w:author="IO" w:date="2011-07-22T13:16:00Z">
        <w:del w:id="2997" w:author="Orion" w:date="2011-07-24T21:36:00Z">
          <w:r w:rsidR="00416FF6" w:rsidDel="00587D28">
            <w:rPr>
              <w:noProof/>
            </w:rPr>
            <w:delText>43</w:delText>
          </w:r>
        </w:del>
      </w:ins>
      <w:ins w:id="2998" w:author="IO" w:date="2011-07-22T13:09:00Z">
        <w:del w:id="2999" w:author="Orion" w:date="2011-08-02T12:07:00Z">
          <w:r w:rsidDel="004527B6">
            <w:fldChar w:fldCharType="end"/>
          </w:r>
        </w:del>
      </w:ins>
      <w:bookmarkEnd w:id="2970"/>
      <w:bookmarkEnd w:id="2976"/>
    </w:p>
    <w:p w14:paraId="08044B60" w14:textId="27CC4BC3" w:rsidR="00044826" w:rsidRDefault="004C236E">
      <w:pPr>
        <w:widowControl/>
        <w:suppressAutoHyphens w:val="0"/>
        <w:rPr>
          <w:ins w:id="3000" w:author="Orion" w:date="2011-05-05T17:41:00Z"/>
          <w:rFonts w:cs="Times New Roman"/>
        </w:rPr>
        <w:pPrChange w:id="3001" w:author="Orion" w:date="2011-08-02T11:28:00Z">
          <w:pPr/>
        </w:pPrChange>
      </w:pPr>
      <w:ins w:id="3002" w:author="Orion" w:date="2011-08-02T11:28:00Z">
        <w:r>
          <w:rPr>
            <w:rFonts w:cs="Times New Roman"/>
          </w:rPr>
          <w:br w:type="page"/>
        </w:r>
      </w:ins>
    </w:p>
    <w:p w14:paraId="6785C0FF" w14:textId="64FFCDE8" w:rsidR="00B937FD" w:rsidRPr="008A1F38" w:rsidRDefault="00B937FD">
      <w:pPr>
        <w:pStyle w:val="Heading1"/>
        <w:numPr>
          <w:ilvl w:val="1"/>
          <w:numId w:val="40"/>
        </w:numPr>
        <w:rPr>
          <w:ins w:id="3003" w:author="Orion" w:date="2011-05-05T17:41:00Z"/>
          <w:sz w:val="44"/>
          <w:szCs w:val="52"/>
          <w:rPrChange w:id="3004" w:author="IO" w:date="2011-07-22T11:54:00Z">
            <w:rPr>
              <w:ins w:id="3005" w:author="Orion" w:date="2011-05-05T17:41:00Z"/>
              <w:szCs w:val="52"/>
            </w:rPr>
          </w:rPrChange>
        </w:rPr>
        <w:pPrChange w:id="3006" w:author="Orion" w:date="2011-08-02T00:40:00Z">
          <w:pPr>
            <w:pStyle w:val="Title"/>
            <w:outlineLvl w:val="0"/>
          </w:pPr>
        </w:pPrChange>
      </w:pPr>
      <w:bookmarkStart w:id="3007" w:name="_Toc300051997"/>
      <w:ins w:id="3008" w:author="Orion" w:date="2011-05-05T17:41:00Z">
        <w:r w:rsidRPr="008A1F38">
          <w:rPr>
            <w:b w:val="0"/>
            <w:sz w:val="44"/>
            <w:szCs w:val="52"/>
            <w:rPrChange w:id="3009" w:author="IO" w:date="2011-07-22T11:54:00Z">
              <w:rPr>
                <w:rFonts w:cs="Times New Roman"/>
              </w:rPr>
            </w:rPrChange>
          </w:rPr>
          <w:lastRenderedPageBreak/>
          <w:t>Discusión</w:t>
        </w:r>
        <w:bookmarkEnd w:id="3007"/>
      </w:ins>
    </w:p>
    <w:p w14:paraId="4082AB88" w14:textId="7BC98C1E" w:rsidR="00954F95" w:rsidRDefault="00954F95">
      <w:pPr>
        <w:spacing w:after="120"/>
        <w:jc w:val="both"/>
        <w:rPr>
          <w:ins w:id="3010" w:author="Orion" w:date="2011-08-02T12:19:00Z"/>
        </w:rPr>
        <w:pPrChange w:id="3011" w:author="IO" w:date="2011-07-22T14:51:00Z">
          <w:pPr/>
        </w:pPrChange>
      </w:pPr>
      <w:ins w:id="3012" w:author="IO" w:date="2011-07-22T16:31:00Z">
        <w:r>
          <w:t>E</w:t>
        </w:r>
      </w:ins>
      <w:ins w:id="3013" w:author="Orion" w:date="2011-07-08T14:07:00Z">
        <w:del w:id="3014" w:author="IO" w:date="2011-07-22T16:31:00Z">
          <w:r w:rsidR="000B12C1" w:rsidRPr="00EA40AF" w:rsidDel="00954F95">
            <w:delText xml:space="preserve">Como </w:delText>
          </w:r>
        </w:del>
      </w:ins>
      <w:ins w:id="3015" w:author="Orion" w:date="2011-07-08T14:50:00Z">
        <w:del w:id="3016" w:author="IO" w:date="2011-07-22T16:31:00Z">
          <w:r w:rsidR="00C333A5" w:rsidRPr="00EA40AF" w:rsidDel="00954F95">
            <w:delText>se ha</w:delText>
          </w:r>
        </w:del>
      </w:ins>
      <w:ins w:id="3017" w:author="Orion" w:date="2011-07-08T14:07:00Z">
        <w:del w:id="3018" w:author="IO" w:date="2011-07-22T16:31:00Z">
          <w:r w:rsidR="000B12C1" w:rsidRPr="00EA40AF" w:rsidDel="00954F95">
            <w:delText xml:space="preserve"> visto </w:delText>
          </w:r>
        </w:del>
      </w:ins>
      <w:ins w:id="3019" w:author="Orion" w:date="2011-07-08T14:50:00Z">
        <w:del w:id="3020" w:author="IO" w:date="2011-07-22T16:31:00Z">
          <w:r w:rsidR="00C333A5" w:rsidRPr="00EA40AF" w:rsidDel="00954F95">
            <w:delText>e</w:delText>
          </w:r>
        </w:del>
        <w:r w:rsidR="00C333A5" w:rsidRPr="00EA40AF">
          <w:t>l</w:t>
        </w:r>
      </w:ins>
      <w:ins w:id="3021" w:author="Orion" w:date="2011-07-08T14:07:00Z">
        <w:r w:rsidR="000B12C1" w:rsidRPr="00EA40AF">
          <w:t xml:space="preserve"> sistema</w:t>
        </w:r>
      </w:ins>
      <w:ins w:id="3022" w:author="Orion" w:date="2011-07-08T14:50:00Z">
        <w:r w:rsidR="00C333A5" w:rsidRPr="00EA40AF">
          <w:t xml:space="preserve"> desarrollado</w:t>
        </w:r>
      </w:ins>
      <w:ins w:id="3023" w:author="Orion" w:date="2011-07-08T14:07:00Z">
        <w:r w:rsidR="000B12C1" w:rsidRPr="00EA40AF">
          <w:t xml:space="preserve"> </w:t>
        </w:r>
      </w:ins>
      <w:ins w:id="3024" w:author="IO" w:date="2011-07-22T16:31:00Z">
        <w:r>
          <w:t xml:space="preserve">ha permitido </w:t>
        </w:r>
      </w:ins>
      <w:ins w:id="3025" w:author="IO" w:date="2011-07-22T16:35:00Z">
        <w:r>
          <w:t xml:space="preserve">simular y </w:t>
        </w:r>
      </w:ins>
      <w:ins w:id="3026" w:author="Orion" w:date="2011-07-08T14:07:00Z">
        <w:del w:id="3027" w:author="IO" w:date="2011-07-22T16:31:00Z">
          <w:r w:rsidR="000B12C1" w:rsidRPr="00EA40AF" w:rsidDel="00954F95">
            <w:delText xml:space="preserve">permite </w:delText>
          </w:r>
        </w:del>
        <w:del w:id="3028" w:author="IO" w:date="2011-07-22T16:32:00Z">
          <w:r w:rsidR="000B12C1" w:rsidRPr="00EA40AF" w:rsidDel="00954F95">
            <w:delText xml:space="preserve">la </w:delText>
          </w:r>
        </w:del>
        <w:del w:id="3029" w:author="IO" w:date="2011-07-22T16:35:00Z">
          <w:r w:rsidR="000B12C1" w:rsidRPr="00EA40AF" w:rsidDel="00954F95">
            <w:delText>simula</w:delText>
          </w:r>
        </w:del>
      </w:ins>
      <w:ins w:id="3030" w:author="IO" w:date="2011-07-22T16:35:00Z">
        <w:r>
          <w:t>evaluar</w:t>
        </w:r>
      </w:ins>
      <w:ins w:id="3031" w:author="Orion" w:date="2011-07-08T14:07:00Z">
        <w:del w:id="3032" w:author="IO" w:date="2011-07-22T16:32:00Z">
          <w:r w:rsidR="000B12C1" w:rsidRPr="00EA40AF" w:rsidDel="00954F95">
            <w:delText>ción de</w:delText>
          </w:r>
        </w:del>
        <w:r w:rsidR="000B12C1" w:rsidRPr="00EA40AF">
          <w:t xml:space="preserve"> </w:t>
        </w:r>
        <w:del w:id="3033" w:author="IO" w:date="2011-07-22T16:32:00Z">
          <w:r w:rsidR="000B12C1" w:rsidRPr="00EA40AF" w:rsidDel="00954F95">
            <w:delText>una serie de</w:delText>
          </w:r>
        </w:del>
      </w:ins>
      <w:ins w:id="3034" w:author="IO" w:date="2011-07-22T16:32:00Z">
        <w:r>
          <w:t>los</w:t>
        </w:r>
      </w:ins>
      <w:ins w:id="3035" w:author="Orion" w:date="2011-07-08T14:07:00Z">
        <w:r w:rsidR="000B12C1" w:rsidRPr="00EA40AF">
          <w:t xml:space="preserve"> casos de prueba </w:t>
        </w:r>
      </w:ins>
      <w:ins w:id="3036" w:author="IO" w:date="2011-07-22T16:35:00Z">
        <w:r>
          <w:t xml:space="preserve">de las Secciones </w:t>
        </w:r>
        <w:r>
          <w:fldChar w:fldCharType="begin"/>
        </w:r>
        <w:r>
          <w:instrText xml:space="preserve"> REF _Ref299115864 \r \h </w:instrText>
        </w:r>
      </w:ins>
      <w:r>
        <w:fldChar w:fldCharType="separate"/>
      </w:r>
      <w:ins w:id="3037" w:author="Orion" w:date="2011-08-02T14:14:00Z">
        <w:r w:rsidR="003C6792">
          <w:t>6.1</w:t>
        </w:r>
      </w:ins>
      <w:ins w:id="3038" w:author="IO" w:date="2011-07-22T16:35:00Z">
        <w:r>
          <w:fldChar w:fldCharType="end"/>
        </w:r>
      </w:ins>
      <w:ins w:id="3039" w:author="Orion" w:date="2011-08-02T13:17:00Z">
        <w:r w:rsidR="006A1615">
          <w:t xml:space="preserve"> </w:t>
        </w:r>
      </w:ins>
      <w:ins w:id="3040" w:author="IO" w:date="2011-07-22T16:35:00Z">
        <w:r>
          <w:t xml:space="preserve">y </w:t>
        </w:r>
        <w:r>
          <w:fldChar w:fldCharType="begin"/>
        </w:r>
        <w:r>
          <w:instrText xml:space="preserve"> REF _Ref299115866 \r \h </w:instrText>
        </w:r>
      </w:ins>
      <w:r>
        <w:fldChar w:fldCharType="separate"/>
      </w:r>
      <w:ins w:id="3041" w:author="Orion" w:date="2011-08-02T14:14:00Z">
        <w:r w:rsidR="003C6792" w:rsidRPr="00282C13">
          <w:rPr>
            <w:b/>
            <w:bCs/>
            <w:rPrChange w:id="3042" w:author="Orion" w:date="2011-08-02T14:14:00Z">
              <w:rPr>
                <w:b/>
                <w:bCs/>
                <w:lang w:val="en-US"/>
              </w:rPr>
            </w:rPrChange>
          </w:rPr>
          <w:t>Error! Reference source not found.</w:t>
        </w:r>
      </w:ins>
      <w:ins w:id="3043" w:author="IO" w:date="2011-07-22T16:35:00Z">
        <w:r>
          <w:fldChar w:fldCharType="end"/>
        </w:r>
        <w:r>
          <w:t xml:space="preserve">. La información obtenida en estos estudios permite </w:t>
        </w:r>
      </w:ins>
      <w:ins w:id="3044" w:author="IO" w:date="2011-07-22T16:36:00Z">
        <w:r>
          <w:t xml:space="preserve">extraer algunas conclusiones acerca d ela propuesta de este trabajo y compararla con otras aproximaciones vistas en el estado del arte (ver Sección </w:t>
        </w:r>
        <w:r>
          <w:fldChar w:fldCharType="begin"/>
        </w:r>
        <w:r>
          <w:instrText xml:space="preserve"> REF _Ref299115945 \r \h </w:instrText>
        </w:r>
      </w:ins>
      <w:r>
        <w:fldChar w:fldCharType="separate"/>
      </w:r>
      <w:ins w:id="3045" w:author="Orion" w:date="2011-08-02T14:14:00Z">
        <w:r w:rsidR="003C6792">
          <w:t>3</w:t>
        </w:r>
      </w:ins>
      <w:ins w:id="3046" w:author="IO" w:date="2011-07-22T16:36:00Z">
        <w:r>
          <w:fldChar w:fldCharType="end"/>
        </w:r>
        <w:r>
          <w:t>).</w:t>
        </w:r>
      </w:ins>
    </w:p>
    <w:p w14:paraId="5C5FFCAA" w14:textId="58E7661C" w:rsidR="00D9741D" w:rsidDel="00D9741D" w:rsidRDefault="00D9741D">
      <w:pPr>
        <w:spacing w:after="120"/>
        <w:jc w:val="both"/>
        <w:rPr>
          <w:ins w:id="3047" w:author="IO" w:date="2011-07-22T16:33:00Z"/>
          <w:del w:id="3048" w:author="Orion" w:date="2011-08-02T12:19:00Z"/>
        </w:rPr>
        <w:pPrChange w:id="3049" w:author="IO" w:date="2011-07-22T14:51:00Z">
          <w:pPr/>
        </w:pPrChange>
      </w:pPr>
    </w:p>
    <w:p w14:paraId="01B1DA9B" w14:textId="000843A8" w:rsidR="008804A5" w:rsidRDefault="00954F95">
      <w:pPr>
        <w:spacing w:before="240" w:after="120"/>
        <w:ind w:firstLine="284"/>
        <w:jc w:val="both"/>
        <w:rPr>
          <w:ins w:id="3050" w:author="IO" w:date="2011-07-22T17:20:00Z"/>
        </w:rPr>
        <w:pPrChange w:id="3051" w:author="IO" w:date="2011-07-22T16:51:00Z">
          <w:pPr>
            <w:pStyle w:val="ListParagraph"/>
            <w:numPr>
              <w:numId w:val="41"/>
            </w:numPr>
            <w:spacing w:before="120" w:after="120"/>
            <w:ind w:left="641" w:hanging="357"/>
            <w:jc w:val="both"/>
          </w:pPr>
        </w:pPrChange>
      </w:pPr>
      <w:ins w:id="3052" w:author="IO" w:date="2011-07-22T16:38:00Z">
        <w:r>
          <w:t>En primer lugar</w:t>
        </w:r>
      </w:ins>
      <w:ins w:id="3053" w:author="IO" w:date="2011-07-22T16:41:00Z">
        <w:r w:rsidR="008804A5">
          <w:t xml:space="preserve">, los modelos del tráfico aéreo </w:t>
        </w:r>
      </w:ins>
      <w:ins w:id="3054" w:author="IO" w:date="2011-07-22T16:44:00Z">
        <w:r w:rsidR="008804A5">
          <w:t xml:space="preserve">propuestos han permitido reproducir algunos fenómenos observados en la realidad. </w:t>
        </w:r>
      </w:ins>
      <w:ins w:id="3055" w:author="IO" w:date="2011-07-22T16:45:00Z">
        <w:r w:rsidR="008804A5">
          <w:t>En particular, ha podido observarse como la densidad del tráfico incrementa las probabilidades de conflicto y cómo l</w:t>
        </w:r>
      </w:ins>
      <w:ins w:id="3056" w:author="IO" w:date="2011-07-22T16:46:00Z">
        <w:r w:rsidR="008804A5">
          <w:t xml:space="preserve">as respuestas de los pilotos se veían afectadas por su estado. Sobre la primera observación, resulta razonable que una mayor densidad de tráfico implique </w:t>
        </w:r>
      </w:ins>
      <w:ins w:id="3057" w:author="IO" w:date="2011-07-22T16:47:00Z">
        <w:r w:rsidR="008804A5">
          <w:t>que las</w:t>
        </w:r>
      </w:ins>
      <w:ins w:id="3058" w:author="IO" w:date="2011-07-22T16:46:00Z">
        <w:r w:rsidR="008804A5">
          <w:t xml:space="preserve"> distancias entre las aerona</w:t>
        </w:r>
      </w:ins>
      <w:ins w:id="3059" w:author="IO" w:date="2011-07-22T16:47:00Z">
        <w:r w:rsidR="008804A5">
          <w:t xml:space="preserve">ves son más próximas a los límites de seguridad. </w:t>
        </w:r>
      </w:ins>
      <w:ins w:id="3060" w:author="IO" w:date="2011-07-22T16:53:00Z">
        <w:r w:rsidR="009B0C6F">
          <w:t xml:space="preserve">Esta situación ha podido apreciarse en los casos de la Sección </w:t>
        </w:r>
        <w:r w:rsidR="009B0C6F">
          <w:fldChar w:fldCharType="begin"/>
        </w:r>
        <w:r w:rsidR="009B0C6F">
          <w:instrText xml:space="preserve"> REF _Ref299116945 \r \h </w:instrText>
        </w:r>
      </w:ins>
      <w:r w:rsidR="009B0C6F">
        <w:fldChar w:fldCharType="separate"/>
      </w:r>
      <w:ins w:id="3061" w:author="Orion" w:date="2011-08-02T14:14:00Z">
        <w:r w:rsidR="003C6792" w:rsidRPr="00282C13">
          <w:rPr>
            <w:b/>
            <w:bCs/>
            <w:rPrChange w:id="3062" w:author="Orion" w:date="2011-08-02T14:14:00Z">
              <w:rPr>
                <w:b/>
                <w:bCs/>
                <w:lang w:val="en-US"/>
              </w:rPr>
            </w:rPrChange>
          </w:rPr>
          <w:t>Error! Reference source not found.</w:t>
        </w:r>
      </w:ins>
      <w:ins w:id="3063" w:author="IO" w:date="2011-07-22T16:53:00Z">
        <w:r w:rsidR="009B0C6F">
          <w:fldChar w:fldCharType="end"/>
        </w:r>
        <w:r w:rsidR="009B0C6F">
          <w:t xml:space="preserve">, donde el número de aviones era mayor. </w:t>
        </w:r>
      </w:ins>
      <w:ins w:id="3064" w:author="IO" w:date="2011-07-22T16:47:00Z">
        <w:r w:rsidR="008804A5">
          <w:t>Por tanto, en caso de conflicto hay menos tiempo para reaccionar. Sobre la segunda observación</w:t>
        </w:r>
      </w:ins>
      <w:ins w:id="3065" w:author="IO" w:date="2011-07-22T16:50:00Z">
        <w:r w:rsidR="00752369">
          <w:t>,</w:t>
        </w:r>
      </w:ins>
      <w:ins w:id="3066" w:author="IO" w:date="2011-07-22T16:47:00Z">
        <w:r w:rsidR="008804A5">
          <w:t xml:space="preserve"> la introducción en los modelos de la tarea </w:t>
        </w:r>
        <w:commentRangeStart w:id="3067"/>
        <w:r w:rsidR="008804A5">
          <w:t>“”</w:t>
        </w:r>
        <w:commentRangeEnd w:id="3067"/>
        <w:r w:rsidR="008804A5">
          <w:rPr>
            <w:rStyle w:val="CommentReference"/>
          </w:rPr>
          <w:commentReference w:id="3067"/>
        </w:r>
      </w:ins>
      <w:ins w:id="3068" w:author="IO" w:date="2011-07-22T16:48:00Z">
        <w:r w:rsidR="008804A5">
          <w:t xml:space="preserve"> </w:t>
        </w:r>
      </w:ins>
      <w:ins w:id="3069" w:author="IO" w:date="2011-07-22T16:50:00Z">
        <w:r w:rsidR="00752369">
          <w:t>ha permitido</w:t>
        </w:r>
      </w:ins>
      <w:ins w:id="3070" w:author="IO" w:date="2011-07-22T16:48:00Z">
        <w:r w:rsidR="008804A5">
          <w:t xml:space="preserve"> recoger la influencia en el tiempo de reacción de los pilotos de su estado en cuanto a fatiga o estrés</w:t>
        </w:r>
      </w:ins>
      <w:ins w:id="3071" w:author="IO" w:date="2011-07-22T16:50:00Z">
        <w:r w:rsidR="00752369">
          <w:t xml:space="preserve"> y de su nivel de experiencia. De esta forma se ha podi</w:t>
        </w:r>
      </w:ins>
      <w:ins w:id="3072" w:author="IO" w:date="2011-07-22T16:51:00Z">
        <w:r w:rsidR="00752369">
          <w:t>d</w:t>
        </w:r>
      </w:ins>
      <w:ins w:id="3073" w:author="IO" w:date="2011-07-22T16:50:00Z">
        <w:r w:rsidR="00752369">
          <w:t>o modelar la influ</w:t>
        </w:r>
      </w:ins>
      <w:ins w:id="3074" w:author="IO" w:date="2011-07-22T16:51:00Z">
        <w:r w:rsidR="00752369">
          <w:t>e</w:t>
        </w:r>
      </w:ins>
      <w:ins w:id="3075" w:author="IO" w:date="2011-07-22T16:50:00Z">
        <w:r w:rsidR="00752369">
          <w:t xml:space="preserve">ncia </w:t>
        </w:r>
      </w:ins>
      <w:ins w:id="3076" w:author="IO" w:date="2011-07-22T16:51:00Z">
        <w:r w:rsidR="00752369">
          <w:t xml:space="preserve">de estos factores en la resolución de conflictos. Así, </w:t>
        </w:r>
      </w:ins>
      <w:ins w:id="3077" w:author="IO" w:date="2011-07-22T16:45:00Z">
        <w:r w:rsidR="008804A5" w:rsidRPr="008804A5">
          <w:rPr>
            <w:rPrChange w:id="3078" w:author="IO" w:date="2011-07-22T16:45:00Z">
              <w:rPr>
                <w:i/>
              </w:rPr>
            </w:rPrChange>
          </w:rPr>
          <w:t xml:space="preserve">en los casos </w:t>
        </w:r>
      </w:ins>
      <w:ins w:id="3079" w:author="IO" w:date="2011-07-22T16:52:00Z">
        <w:r w:rsidR="00752369">
          <w:t>analizados</w:t>
        </w:r>
      </w:ins>
      <w:ins w:id="3080" w:author="IO" w:date="2011-07-22T16:45:00Z">
        <w:r w:rsidR="008804A5" w:rsidRPr="008804A5">
          <w:rPr>
            <w:rPrChange w:id="3081" w:author="IO" w:date="2011-07-22T16:45:00Z">
              <w:rPr>
                <w:i/>
              </w:rPr>
            </w:rPrChange>
          </w:rPr>
          <w:t xml:space="preserve"> donde los valores de experiencia eran bajos y </w:t>
        </w:r>
      </w:ins>
      <w:ins w:id="3082" w:author="IO" w:date="2011-07-22T16:52:00Z">
        <w:r w:rsidR="00752369">
          <w:t xml:space="preserve">los </w:t>
        </w:r>
      </w:ins>
      <w:ins w:id="3083" w:author="IO" w:date="2011-07-22T16:45:00Z">
        <w:r w:rsidR="008804A5" w:rsidRPr="008804A5">
          <w:rPr>
            <w:rPrChange w:id="3084" w:author="IO" w:date="2011-07-22T16:45:00Z">
              <w:rPr>
                <w:i/>
              </w:rPr>
            </w:rPrChange>
          </w:rPr>
          <w:t xml:space="preserve">de estrés y fatiga altos, el número y proximidad de </w:t>
        </w:r>
      </w:ins>
      <w:ins w:id="3085" w:author="IO" w:date="2011-07-22T16:52:00Z">
        <w:r w:rsidR="00752369">
          <w:t xml:space="preserve">los </w:t>
        </w:r>
      </w:ins>
      <w:ins w:id="3086" w:author="IO" w:date="2011-07-22T16:45:00Z">
        <w:r w:rsidR="008804A5" w:rsidRPr="008804A5">
          <w:rPr>
            <w:rPrChange w:id="3087" w:author="IO" w:date="2011-07-22T16:45:00Z">
              <w:rPr>
                <w:i/>
              </w:rPr>
            </w:rPrChange>
          </w:rPr>
          <w:t xml:space="preserve">riesgos de conflicto aumentaba, hasta tal punto que en ciertas ocasiones se llegaba </w:t>
        </w:r>
      </w:ins>
      <w:ins w:id="3088" w:author="IO" w:date="2011-07-22T16:52:00Z">
        <w:r w:rsidR="00752369">
          <w:t>cerca de la colisión</w:t>
        </w:r>
      </w:ins>
      <w:ins w:id="3089" w:author="IO" w:date="2011-07-22T16:45:00Z">
        <w:r w:rsidR="008804A5" w:rsidRPr="008804A5">
          <w:rPr>
            <w:rPrChange w:id="3090" w:author="IO" w:date="2011-07-22T16:45:00Z">
              <w:rPr>
                <w:i/>
              </w:rPr>
            </w:rPrChange>
          </w:rPr>
          <w:t>.</w:t>
        </w:r>
      </w:ins>
    </w:p>
    <w:p w14:paraId="6DD3E099" w14:textId="57FB3795" w:rsidR="00444875" w:rsidRPr="00444875" w:rsidRDefault="00444875">
      <w:pPr>
        <w:spacing w:before="240" w:after="120"/>
        <w:ind w:firstLine="284"/>
        <w:jc w:val="both"/>
        <w:rPr>
          <w:rPrChange w:id="3091" w:author="IO" w:date="2011-07-22T17:20:00Z">
            <w:rPr>
              <w:i/>
            </w:rPr>
          </w:rPrChange>
        </w:rPr>
        <w:pPrChange w:id="3092" w:author="IO" w:date="2011-07-22T17:20:00Z">
          <w:pPr>
            <w:pStyle w:val="ListParagraph"/>
            <w:numPr>
              <w:numId w:val="41"/>
            </w:numPr>
            <w:spacing w:before="120" w:after="120"/>
            <w:ind w:left="641" w:hanging="357"/>
            <w:jc w:val="both"/>
          </w:pPr>
        </w:pPrChange>
      </w:pPr>
      <w:ins w:id="3093" w:author="IO" w:date="2011-07-22T17:21:00Z">
        <w:r>
          <w:t xml:space="preserve">Esta capacidad para representar con realismo situaciones de tráfico aéreo </w:t>
        </w:r>
      </w:ins>
      <w:ins w:id="3094" w:author="IO" w:date="2011-07-22T17:22:00Z">
        <w:r w:rsidR="00FC2154">
          <w:t xml:space="preserve">también puede usarse para evaluar situaciones hipotéticas como se señaló en la introducción (ver Sección </w:t>
        </w:r>
      </w:ins>
      <w:ins w:id="3095" w:author="IO" w:date="2011-07-22T17:23:00Z">
        <w:r w:rsidR="00FC2154">
          <w:fldChar w:fldCharType="begin"/>
        </w:r>
        <w:r w:rsidR="00FC2154">
          <w:instrText xml:space="preserve"> REF _Ref299118708 \r \h </w:instrText>
        </w:r>
      </w:ins>
      <w:r w:rsidR="00FC2154">
        <w:fldChar w:fldCharType="separate"/>
      </w:r>
      <w:ins w:id="3096" w:author="Orion" w:date="2011-08-02T14:14:00Z">
        <w:r w:rsidR="003C6792">
          <w:t>1</w:t>
        </w:r>
      </w:ins>
      <w:ins w:id="3097" w:author="IO" w:date="2011-07-22T17:23:00Z">
        <w:r w:rsidR="00FC2154">
          <w:fldChar w:fldCharType="end"/>
        </w:r>
      </w:ins>
      <w:ins w:id="3098" w:author="IO" w:date="2011-07-22T17:22:00Z">
        <w:r w:rsidR="00FC2154">
          <w:t>).</w:t>
        </w:r>
      </w:ins>
      <w:ins w:id="3099" w:author="IO" w:date="2011-07-22T17:23:00Z">
        <w:r w:rsidR="00FC2154">
          <w:t xml:space="preserve"> Por ejemplo, se ha indicado que los UAVs podrían ser modelado</w:t>
        </w:r>
      </w:ins>
      <w:ins w:id="3100" w:author="IO" w:date="2011-07-22T17:29:00Z">
        <w:r w:rsidR="00FC2154">
          <w:t>s</w:t>
        </w:r>
      </w:ins>
      <w:ins w:id="3101" w:author="IO" w:date="2011-07-22T17:23:00Z">
        <w:r w:rsidR="00FC2154">
          <w:t xml:space="preserve"> como pilotos donde los factores de estrés y fatiga no aparecen (ver Sección </w:t>
        </w:r>
      </w:ins>
      <w:ins w:id="3102" w:author="IO" w:date="2011-07-22T17:28:00Z">
        <w:r w:rsidR="00FC2154">
          <w:fldChar w:fldCharType="begin"/>
        </w:r>
        <w:r w:rsidR="00FC2154">
          <w:instrText xml:space="preserve"> REF _Ref299119056 \r \h </w:instrText>
        </w:r>
      </w:ins>
      <w:r w:rsidR="00FC2154">
        <w:fldChar w:fldCharType="separate"/>
      </w:r>
      <w:ins w:id="3103" w:author="Orion" w:date="2011-08-02T14:14:00Z">
        <w:r w:rsidR="003C6792">
          <w:t>4.1.3</w:t>
        </w:r>
      </w:ins>
      <w:ins w:id="3104" w:author="IO" w:date="2011-07-22T17:28:00Z">
        <w:r w:rsidR="00FC2154">
          <w:fldChar w:fldCharType="end"/>
        </w:r>
      </w:ins>
      <w:ins w:id="3105" w:author="IO" w:date="2011-07-22T17:23:00Z">
        <w:r w:rsidR="00FC2154">
          <w:t xml:space="preserve">). </w:t>
        </w:r>
      </w:ins>
      <w:ins w:id="3106" w:author="IO" w:date="2011-07-22T17:29:00Z">
        <w:r w:rsidR="00FC2154">
          <w:t xml:space="preserve">Aquí las simulaciones </w:t>
        </w:r>
      </w:ins>
      <w:ins w:id="3107" w:author="IO" w:date="2011-07-22T17:30:00Z">
        <w:r w:rsidR="00FC2154">
          <w:t xml:space="preserve">muestran el efecto positivo </w:t>
        </w:r>
      </w:ins>
      <w:moveToRangeStart w:id="3108" w:author="IO" w:date="2011-07-22T17:20:00Z" w:name="move299118561"/>
      <w:moveTo w:id="3109" w:author="IO" w:date="2011-07-22T17:20:00Z">
        <w:del w:id="3110" w:author="IO" w:date="2011-07-22T17:30:00Z">
          <w:r w:rsidRPr="00444875" w:rsidDel="00FC2154">
            <w:rPr>
              <w:rPrChange w:id="3111" w:author="IO" w:date="2011-07-22T17:20:00Z">
                <w:rPr>
                  <w:i/>
                </w:rPr>
              </w:rPrChange>
            </w:rPr>
            <w:delText>C</w:delText>
          </w:r>
        </w:del>
      </w:moveTo>
      <w:ins w:id="3112" w:author="IO" w:date="2011-07-22T17:30:00Z">
        <w:r w:rsidR="00FC2154">
          <w:t>de c</w:t>
        </w:r>
      </w:ins>
      <w:moveTo w:id="3113" w:author="IO" w:date="2011-07-22T17:20:00Z">
        <w:r w:rsidRPr="00444875">
          <w:rPr>
            <w:rPrChange w:id="3114" w:author="IO" w:date="2011-07-22T17:20:00Z">
              <w:rPr>
                <w:i/>
              </w:rPr>
            </w:rPrChange>
          </w:rPr>
          <w:t xml:space="preserve">ontar con elementos </w:t>
        </w:r>
        <w:del w:id="3115" w:author="IO" w:date="2011-07-22T17:30:00Z">
          <w:r w:rsidRPr="00444875" w:rsidDel="00FC2154">
            <w:rPr>
              <w:rPrChange w:id="3116" w:author="IO" w:date="2011-07-22T17:20:00Z">
                <w:rPr>
                  <w:i/>
                </w:rPr>
              </w:rPrChange>
            </w:rPr>
            <w:delText>cuyas</w:delText>
          </w:r>
        </w:del>
      </w:moveTo>
      <w:ins w:id="3117" w:author="IO" w:date="2011-07-22T17:30:00Z">
        <w:r w:rsidR="00FC2154">
          <w:t>que evalúan situaciones y toman</w:t>
        </w:r>
      </w:ins>
      <w:moveTo w:id="3118" w:author="IO" w:date="2011-07-22T17:20:00Z">
        <w:del w:id="3119" w:author="IO" w:date="2011-07-22T17:30:00Z">
          <w:r w:rsidRPr="00444875" w:rsidDel="00FC2154">
            <w:rPr>
              <w:rPrChange w:id="3120" w:author="IO" w:date="2011-07-22T17:20:00Z">
                <w:rPr>
                  <w:i/>
                </w:rPr>
              </w:rPrChange>
            </w:rPr>
            <w:delText xml:space="preserve"> evaluaciones y</w:delText>
          </w:r>
        </w:del>
        <w:r w:rsidRPr="00444875">
          <w:rPr>
            <w:rPrChange w:id="3121" w:author="IO" w:date="2011-07-22T17:20:00Z">
              <w:rPr>
                <w:i/>
              </w:rPr>
            </w:rPrChange>
          </w:rPr>
          <w:t xml:space="preserve"> decisiones</w:t>
        </w:r>
      </w:moveTo>
      <w:ins w:id="3122" w:author="IO" w:date="2011-07-22T17:30:00Z">
        <w:r w:rsidR="00FC2154">
          <w:t xml:space="preserve"> de forma prácticamente inmediata</w:t>
        </w:r>
      </w:ins>
      <w:moveTo w:id="3123" w:author="IO" w:date="2011-07-22T17:20:00Z">
        <w:del w:id="3124" w:author="IO" w:date="2011-07-22T17:30:00Z">
          <w:r w:rsidRPr="00444875" w:rsidDel="00FC2154">
            <w:rPr>
              <w:rPrChange w:id="3125" w:author="IO" w:date="2011-07-22T17:20:00Z">
                <w:rPr>
                  <w:i/>
                </w:rPr>
              </w:rPrChange>
            </w:rPr>
            <w:delText xml:space="preserve"> </w:delText>
          </w:r>
        </w:del>
        <w:r w:rsidRPr="00444875">
          <w:rPr>
            <w:rPrChange w:id="3126" w:author="IO" w:date="2011-07-22T17:20:00Z">
              <w:rPr>
                <w:i/>
              </w:rPr>
            </w:rPrChange>
          </w:rPr>
          <w:t xml:space="preserve"> </w:t>
        </w:r>
        <w:del w:id="3127" w:author="IO" w:date="2011-07-22T17:31:00Z">
          <w:r w:rsidRPr="00444875" w:rsidDel="00FC2154">
            <w:rPr>
              <w:rPrChange w:id="3128" w:author="IO" w:date="2011-07-22T17:20:00Z">
                <w:rPr>
                  <w:i/>
                </w:rPr>
              </w:rPrChange>
            </w:rPr>
            <w:delText>son ejecutadas prácticamente en tiempo real contribuye muy positivamente a dar</w:delText>
          </w:r>
        </w:del>
      </w:moveTo>
      <w:ins w:id="3129" w:author="IO" w:date="2011-07-22T17:31:00Z">
        <w:r w:rsidR="00FC2154">
          <w:t>para la</w:t>
        </w:r>
      </w:ins>
      <w:moveTo w:id="3130" w:author="IO" w:date="2011-07-22T17:20:00Z">
        <w:r w:rsidRPr="00444875">
          <w:rPr>
            <w:rPrChange w:id="3131" w:author="IO" w:date="2011-07-22T17:20:00Z">
              <w:rPr>
                <w:i/>
              </w:rPr>
            </w:rPrChange>
          </w:rPr>
          <w:t xml:space="preserve"> fluidez </w:t>
        </w:r>
        <w:del w:id="3132" w:author="IO" w:date="2011-07-22T17:31:00Z">
          <w:r w:rsidRPr="00444875" w:rsidDel="00FC2154">
            <w:rPr>
              <w:rPrChange w:id="3133" w:author="IO" w:date="2011-07-22T17:20:00Z">
                <w:rPr>
                  <w:i/>
                </w:rPr>
              </w:rPrChange>
            </w:rPr>
            <w:delText>a</w:delText>
          </w:r>
        </w:del>
      </w:moveTo>
      <w:ins w:id="3134" w:author="IO" w:date="2011-07-22T17:31:00Z">
        <w:r w:rsidR="00FC2154">
          <w:t>de</w:t>
        </w:r>
      </w:ins>
      <w:moveTo w:id="3135" w:author="IO" w:date="2011-07-22T17:20:00Z">
        <w:r w:rsidRPr="00444875">
          <w:rPr>
            <w:rPrChange w:id="3136" w:author="IO" w:date="2011-07-22T17:20:00Z">
              <w:rPr>
                <w:i/>
              </w:rPr>
            </w:rPrChange>
          </w:rPr>
          <w:t xml:space="preserve">l tráfico y </w:t>
        </w:r>
        <w:del w:id="3137" w:author="IO" w:date="2011-07-22T17:31:00Z">
          <w:r w:rsidRPr="00444875" w:rsidDel="00FC2154">
            <w:rPr>
              <w:rPrChange w:id="3138" w:author="IO" w:date="2011-07-22T17:20:00Z">
                <w:rPr>
                  <w:i/>
                </w:rPr>
              </w:rPrChange>
            </w:rPr>
            <w:delText>reducir</w:delText>
          </w:r>
        </w:del>
      </w:moveTo>
      <w:ins w:id="3139" w:author="IO" w:date="2011-07-22T17:31:00Z">
        <w:r w:rsidR="00FC2154">
          <w:t>la reducción</w:t>
        </w:r>
      </w:ins>
      <w:moveTo w:id="3140" w:author="IO" w:date="2011-07-22T17:20:00Z">
        <w:r w:rsidRPr="00444875">
          <w:rPr>
            <w:rPrChange w:id="3141" w:author="IO" w:date="2011-07-22T17:20:00Z">
              <w:rPr>
                <w:i/>
              </w:rPr>
            </w:rPrChange>
          </w:rPr>
          <w:t xml:space="preserve"> </w:t>
        </w:r>
      </w:moveTo>
      <w:ins w:id="3142" w:author="IO" w:date="2011-07-22T17:31:00Z">
        <w:r w:rsidR="00FC2154">
          <w:t>d</w:t>
        </w:r>
      </w:ins>
      <w:moveTo w:id="3143" w:author="IO" w:date="2011-07-22T17:20:00Z">
        <w:r w:rsidRPr="00444875">
          <w:rPr>
            <w:rPrChange w:id="3144" w:author="IO" w:date="2011-07-22T17:20:00Z">
              <w:rPr>
                <w:i/>
              </w:rPr>
            </w:rPrChange>
          </w:rPr>
          <w:t xml:space="preserve">el número de conflictos. </w:t>
        </w:r>
      </w:moveTo>
      <w:ins w:id="3145" w:author="IO" w:date="2011-07-22T17:31:00Z">
        <w:r w:rsidR="00FC2154">
          <w:t xml:space="preserve">Estas observaciones apoyan las posibles ventajas d ela introducción de UAVs </w:t>
        </w:r>
        <w:r w:rsidR="00150117">
          <w:t xml:space="preserve">en el espacio aéreo. No obstante, hay que señalar que los modelos aplicados son limitados. </w:t>
        </w:r>
      </w:ins>
      <w:moveTo w:id="3146" w:author="IO" w:date="2011-07-22T17:20:00Z">
        <w:del w:id="3147" w:author="IO" w:date="2011-07-22T17:32:00Z">
          <w:r w:rsidRPr="00444875" w:rsidDel="00150117">
            <w:rPr>
              <w:rPrChange w:id="3148" w:author="IO" w:date="2011-07-22T17:20:00Z">
                <w:rPr>
                  <w:i/>
                </w:rPr>
              </w:rPrChange>
            </w:rPr>
            <w:delText>La mejora es tal que la introducción de la tecnología de los UAVs podría permitir, hasta cierto punto, paliar los riesgos que supone que se encuentren volando en el espacio aéreo aviones manejados por pilotos con mucho estrés o fatiga, o con bajos niveles de experiencia.</w:delText>
          </w:r>
        </w:del>
      </w:moveTo>
      <w:ins w:id="3149" w:author="IO" w:date="2011-07-22T17:32:00Z">
        <w:r w:rsidR="00150117">
          <w:t xml:space="preserve">Así, </w:t>
        </w:r>
      </w:ins>
      <w:ins w:id="3150" w:author="IO" w:date="2011-07-22T17:33:00Z">
        <w:r w:rsidR="00150117">
          <w:t xml:space="preserve">en el caso de que sea necesario analizar situaciones más complejas para tomar </w:t>
        </w:r>
      </w:ins>
      <w:ins w:id="3151" w:author="IO" w:date="2011-07-22T17:34:00Z">
        <w:r w:rsidR="00150117">
          <w:t>decisiones</w:t>
        </w:r>
      </w:ins>
      <w:ins w:id="3152" w:author="IO" w:date="2011-07-22T17:33:00Z">
        <w:r w:rsidR="00150117">
          <w:t xml:space="preserve">, es posible que los </w:t>
        </w:r>
      </w:ins>
      <w:ins w:id="3153" w:author="IO" w:date="2011-07-22T17:32:00Z">
        <w:r w:rsidR="00150117">
          <w:t>piloto</w:t>
        </w:r>
      </w:ins>
      <w:ins w:id="3154" w:author="IO" w:date="2011-07-22T17:33:00Z">
        <w:r w:rsidR="00150117">
          <w:t>s</w:t>
        </w:r>
      </w:ins>
      <w:ins w:id="3155" w:author="IO" w:date="2011-07-22T17:32:00Z">
        <w:r w:rsidR="00150117">
          <w:t xml:space="preserve"> humano</w:t>
        </w:r>
      </w:ins>
      <w:ins w:id="3156" w:author="IO" w:date="2011-07-22T17:33:00Z">
        <w:r w:rsidR="00150117">
          <w:t>s</w:t>
        </w:r>
      </w:ins>
      <w:ins w:id="3157" w:author="IO" w:date="2011-07-22T17:32:00Z">
        <w:r w:rsidR="00150117">
          <w:t xml:space="preserve"> pued</w:t>
        </w:r>
      </w:ins>
      <w:ins w:id="3158" w:author="IO" w:date="2011-07-22T17:33:00Z">
        <w:r w:rsidR="00150117">
          <w:t>an</w:t>
        </w:r>
      </w:ins>
      <w:ins w:id="3159" w:author="IO" w:date="2011-07-22T17:32:00Z">
        <w:r w:rsidR="00150117">
          <w:t xml:space="preserve"> obrar de forma rápida según su experiencia </w:t>
        </w:r>
      </w:ins>
      <w:ins w:id="3160" w:author="IO" w:date="2011-07-22T17:34:00Z">
        <w:r w:rsidR="00150117">
          <w:t>mientras que los UAVs se vean atascados en largas evaluaciones o deban dejarlas incompletas para obrar en tiempo.</w:t>
        </w:r>
      </w:ins>
    </w:p>
    <w:moveToRangeEnd w:id="3108"/>
    <w:p w14:paraId="03CC1A9B" w14:textId="7FC08324" w:rsidR="009440EA" w:rsidRPr="00EA40AF" w:rsidRDefault="009B0C6F">
      <w:pPr>
        <w:spacing w:before="240" w:after="120"/>
        <w:ind w:firstLine="284"/>
        <w:jc w:val="both"/>
        <w:rPr>
          <w:ins w:id="3161" w:author="Orion" w:date="2011-07-08T14:27:00Z"/>
        </w:rPr>
        <w:pPrChange w:id="3162" w:author="IO" w:date="2011-07-22T16:38:00Z">
          <w:pPr/>
        </w:pPrChange>
      </w:pPr>
      <w:ins w:id="3163" w:author="IO" w:date="2011-07-22T16:53:00Z">
        <w:r>
          <w:t>En segundo lugar hay que señalar la flexibilidad proporcionada a la simulac</w:t>
        </w:r>
      </w:ins>
      <w:ins w:id="3164" w:author="IO" w:date="2011-07-22T16:54:00Z">
        <w:r>
          <w:t xml:space="preserve">ión por el MDE y la arquitectura en tres capas. </w:t>
        </w:r>
      </w:ins>
      <w:ins w:id="3165" w:author="IO" w:date="2011-07-22T16:55:00Z">
        <w:r>
          <w:t xml:space="preserve">Una vez desarrollada una primera versión de la simulación con el diseño apropiado, las capas de visualización y control pueden ser </w:t>
        </w:r>
      </w:ins>
      <w:ins w:id="3166" w:author="IO" w:date="2011-07-22T16:56:00Z">
        <w:r>
          <w:t>reutilizadas</w:t>
        </w:r>
      </w:ins>
      <w:ins w:id="3167" w:author="IO" w:date="2011-07-22T16:55:00Z">
        <w:r>
          <w:t xml:space="preserve"> en </w:t>
        </w:r>
      </w:ins>
      <w:ins w:id="3168" w:author="IO" w:date="2011-07-22T16:56:00Z">
        <w:r>
          <w:t xml:space="preserve">múltiples simulaciones con distinta lógica subyacente. Modificar esta lógica sólo requiere cambiar los modelos de la Sección </w:t>
        </w:r>
        <w:r>
          <w:fldChar w:fldCharType="begin"/>
        </w:r>
        <w:r>
          <w:instrText xml:space="preserve"> REF _Ref298953724 \r \h </w:instrText>
        </w:r>
      </w:ins>
      <w:r>
        <w:fldChar w:fldCharType="separate"/>
      </w:r>
      <w:ins w:id="3169" w:author="Orion" w:date="2011-08-02T14:14:00Z">
        <w:r w:rsidR="003C6792">
          <w:t>5.1</w:t>
        </w:r>
      </w:ins>
      <w:ins w:id="3170" w:author="IO" w:date="2011-07-22T16:56:00Z">
        <w:r>
          <w:fldChar w:fldCharType="end"/>
        </w:r>
        <w:r>
          <w:t xml:space="preserve"> según las nuevas hipótesis. </w:t>
        </w:r>
      </w:ins>
      <w:ins w:id="3171" w:author="IO" w:date="2011-07-22T16:59:00Z">
        <w:r>
          <w:t xml:space="preserve">Después se regeneran las clases de la capa lógica y se dispone de la nueva simulación. Por supuesto, este cambio puede requerir un mayor trabajo si se decide cambiar </w:t>
        </w:r>
      </w:ins>
      <w:ins w:id="3172" w:author="IO" w:date="2011-07-22T17:00:00Z">
        <w:r>
          <w:t xml:space="preserve">el IAF por </w:t>
        </w:r>
      </w:ins>
      <w:ins w:id="3173" w:author="IO" w:date="2011-07-22T17:03:00Z">
        <w:r w:rsidR="005D501D">
          <w:t>otra plataforma sobre la que ejecutar la lógica</w:t>
        </w:r>
      </w:ins>
      <w:ins w:id="3174" w:author="IO" w:date="2011-07-22T17:04:00Z">
        <w:r w:rsidR="005D501D">
          <w:t xml:space="preserve"> y no se tienen las plantillas de código para esa plataforma</w:t>
        </w:r>
      </w:ins>
      <w:ins w:id="3175" w:author="IO" w:date="2011-07-22T17:03:00Z">
        <w:r w:rsidR="005D501D">
          <w:t>. En ese caso</w:t>
        </w:r>
      </w:ins>
      <w:ins w:id="3176" w:author="IO" w:date="2011-07-22T17:04:00Z">
        <w:r w:rsidR="005D501D">
          <w:t xml:space="preserve"> habría que </w:t>
        </w:r>
      </w:ins>
      <w:ins w:id="3177" w:author="IO" w:date="2011-07-22T17:11:00Z">
        <w:r w:rsidR="00444875">
          <w:t>desarrollar</w:t>
        </w:r>
      </w:ins>
      <w:ins w:id="3178" w:author="IO" w:date="2011-07-22T17:04:00Z">
        <w:r w:rsidR="005D501D">
          <w:t xml:space="preserve"> dichas</w:t>
        </w:r>
      </w:ins>
      <w:ins w:id="3179" w:author="IO" w:date="2011-07-22T17:03:00Z">
        <w:r w:rsidR="005D501D">
          <w:t xml:space="preserve"> plantillas</w:t>
        </w:r>
      </w:ins>
      <w:ins w:id="3180" w:author="IO" w:date="2011-07-22T17:04:00Z">
        <w:r w:rsidR="005D501D">
          <w:t>.</w:t>
        </w:r>
      </w:ins>
      <w:ins w:id="3181" w:author="IO" w:date="2011-07-22T17:13:00Z">
        <w:r w:rsidR="00444875">
          <w:t xml:space="preserve"> </w:t>
        </w:r>
      </w:ins>
      <w:ins w:id="3182" w:author="IO" w:date="2011-07-22T17:12:00Z">
        <w:r w:rsidR="00444875">
          <w:t>A</w:t>
        </w:r>
      </w:ins>
      <w:ins w:id="3183" w:author="IO" w:date="2011-07-22T17:11:00Z">
        <w:r w:rsidR="00444875">
          <w:t xml:space="preserve">bordar </w:t>
        </w:r>
      </w:ins>
      <w:ins w:id="3184" w:author="IO" w:date="2011-07-22T17:12:00Z">
        <w:r w:rsidR="00444875">
          <w:t xml:space="preserve">estos cambios sobre las herramientas de simulación vistas en el estado del arte sería mucho más complejo. En todos los casos analizados requeriría desarrollar código usando las librerías disponibles con la herramienta. </w:t>
        </w:r>
      </w:ins>
      <w:ins w:id="3185" w:author="IO" w:date="2011-07-22T17:13:00Z">
        <w:r w:rsidR="00444875">
          <w:t xml:space="preserve">Éste sería el caso de ttratar de contemplar </w:t>
        </w:r>
      </w:ins>
      <w:ins w:id="3186" w:author="Orion" w:date="2011-07-08T14:07:00Z">
        <w:del w:id="3187" w:author="IO" w:date="2011-07-22T17:13:00Z">
          <w:r w:rsidR="000B12C1" w:rsidRPr="00EA40AF" w:rsidDel="00444875">
            <w:delText xml:space="preserve">de una manera flexible y </w:delText>
          </w:r>
        </w:del>
      </w:ins>
      <w:ins w:id="3188" w:author="Orion" w:date="2011-07-08T14:08:00Z">
        <w:del w:id="3189" w:author="IO" w:date="2011-07-22T17:13:00Z">
          <w:r w:rsidR="000B12C1" w:rsidRPr="00EA40AF" w:rsidDel="00444875">
            <w:delText>fácilmente</w:delText>
          </w:r>
        </w:del>
      </w:ins>
      <w:ins w:id="3190" w:author="Orion" w:date="2011-07-08T14:07:00Z">
        <w:del w:id="3191" w:author="IO" w:date="2011-07-22T17:13:00Z">
          <w:r w:rsidR="000B12C1" w:rsidRPr="00EA40AF" w:rsidDel="00444875">
            <w:delText xml:space="preserve"> </w:delText>
          </w:r>
        </w:del>
      </w:ins>
      <w:ins w:id="3192" w:author="Orion" w:date="2011-07-08T14:08:00Z">
        <w:del w:id="3193" w:author="IO" w:date="2011-07-22T17:13:00Z">
          <w:r w:rsidR="000B12C1" w:rsidRPr="00EA40AF" w:rsidDel="00444875">
            <w:delText xml:space="preserve">configurables. </w:delText>
          </w:r>
        </w:del>
      </w:ins>
      <w:ins w:id="3194" w:author="Orion" w:date="2011-07-08T14:06:00Z">
        <w:del w:id="3195" w:author="IO" w:date="2011-07-22T17:13:00Z">
          <w:r w:rsidR="000B12C1" w:rsidRPr="00EA40AF" w:rsidDel="00444875">
            <w:delText>Algunas de estos casos de prueba</w:delText>
          </w:r>
        </w:del>
      </w:ins>
      <w:ins w:id="3196" w:author="Orion" w:date="2011-07-08T14:09:00Z">
        <w:del w:id="3197" w:author="IO" w:date="2011-07-22T17:13:00Z">
          <w:r w:rsidR="000B12C1" w:rsidRPr="00EA40AF" w:rsidDel="00444875">
            <w:delText xml:space="preserve"> podrían intentarse simular con algunas de las herramientas que enumeramos en el estado del arte, pero</w:delText>
          </w:r>
        </w:del>
      </w:ins>
      <w:ins w:id="3198" w:author="Orion" w:date="2011-07-08T14:11:00Z">
        <w:del w:id="3199" w:author="IO" w:date="2011-07-22T17:13:00Z">
          <w:r w:rsidR="000B12C1" w:rsidRPr="00EA40AF" w:rsidDel="00444875">
            <w:delText xml:space="preserve"> para que esto fuera posible</w:delText>
          </w:r>
        </w:del>
      </w:ins>
      <w:ins w:id="3200" w:author="Orion" w:date="2011-07-08T14:09:00Z">
        <w:del w:id="3201" w:author="IO" w:date="2011-07-22T17:13:00Z">
          <w:r w:rsidR="000B12C1" w:rsidRPr="00EA40AF" w:rsidDel="00444875">
            <w:delText xml:space="preserve"> tendr</w:delText>
          </w:r>
        </w:del>
      </w:ins>
      <w:ins w:id="3202" w:author="Orion" w:date="2011-07-08T14:11:00Z">
        <w:del w:id="3203" w:author="IO" w:date="2011-07-22T17:13:00Z">
          <w:r w:rsidR="000B12C1" w:rsidRPr="00EA40AF" w:rsidDel="00444875">
            <w:delText>íamos que limitar la complejidad de estos casos</w:delText>
          </w:r>
        </w:del>
      </w:ins>
      <w:ins w:id="3204" w:author="Orion" w:date="2011-07-08T14:12:00Z">
        <w:del w:id="3205" w:author="IO" w:date="2011-07-22T17:13:00Z">
          <w:r w:rsidR="000B12C1" w:rsidRPr="00EA40AF" w:rsidDel="00444875">
            <w:delText>. E</w:delText>
          </w:r>
          <w:r w:rsidR="00FC3DDD" w:rsidRPr="00EA40AF" w:rsidDel="00444875">
            <w:delText>st</w:delText>
          </w:r>
        </w:del>
      </w:ins>
      <w:ins w:id="3206" w:author="Orion" w:date="2011-07-08T14:18:00Z">
        <w:del w:id="3207" w:author="IO" w:date="2011-07-22T17:13:00Z">
          <w:r w:rsidR="00FC3DDD" w:rsidRPr="00EA40AF" w:rsidDel="00444875">
            <w:delText>a limitación</w:delText>
          </w:r>
        </w:del>
      </w:ins>
      <w:ins w:id="3208" w:author="Orion" w:date="2011-07-08T14:31:00Z">
        <w:del w:id="3209" w:author="IO" w:date="2011-07-22T17:13:00Z">
          <w:r w:rsidR="009440EA" w:rsidRPr="00EA40AF" w:rsidDel="00444875">
            <w:delText>, viene por un lado, debida al</w:delText>
          </w:r>
        </w:del>
      </w:ins>
      <w:ins w:id="3210" w:author="Orion" w:date="2011-07-08T14:12:00Z">
        <w:del w:id="3211" w:author="IO" w:date="2011-07-22T17:13:00Z">
          <w:r w:rsidR="000B12C1" w:rsidRPr="00EA40AF" w:rsidDel="00444875">
            <w:delText xml:space="preserve"> hecho de que estas herramientas no tienen en cuenta las interacciones entre distintos elementos</w:delText>
          </w:r>
        </w:del>
      </w:ins>
      <w:ins w:id="3212" w:author="Orion" w:date="2011-07-08T14:14:00Z">
        <w:del w:id="3213" w:author="IO" w:date="2011-07-22T17:13:00Z">
          <w:r w:rsidR="000B12C1" w:rsidRPr="00EA40AF" w:rsidDel="00444875">
            <w:delText xml:space="preserve">, </w:delText>
          </w:r>
        </w:del>
      </w:ins>
      <w:ins w:id="3214" w:author="Orion" w:date="2011-07-08T14:16:00Z">
        <w:del w:id="3215" w:author="IO" w:date="2011-07-22T17:13:00Z">
          <w:r w:rsidR="00FC3DDD" w:rsidRPr="00EA40AF" w:rsidDel="00444875">
            <w:delText xml:space="preserve">y con ello </w:delText>
          </w:r>
        </w:del>
      </w:ins>
      <w:ins w:id="3216" w:author="Orion" w:date="2011-07-08T14:32:00Z">
        <w:del w:id="3217" w:author="IO" w:date="2011-07-22T17:13:00Z">
          <w:r w:rsidR="009440EA" w:rsidRPr="00EA40AF" w:rsidDel="00444875">
            <w:delText xml:space="preserve">no es posible hacer uso de </w:delText>
          </w:r>
        </w:del>
      </w:ins>
      <w:ins w:id="3218" w:author="Orion" w:date="2011-07-08T14:16:00Z">
        <w:del w:id="3219" w:author="IO" w:date="2011-07-22T17:13:00Z">
          <w:r w:rsidR="00FC3DDD" w:rsidRPr="00EA40AF" w:rsidDel="00444875">
            <w:delText xml:space="preserve">personajes como el </w:delText>
          </w:r>
        </w:del>
      </w:ins>
      <w:ins w:id="3220" w:author="Orion" w:date="2011-07-08T14:14:00Z">
        <w:del w:id="3221" w:author="IO" w:date="2011-07-22T17:13:00Z">
          <w:r w:rsidR="00FC3DDD" w:rsidRPr="00EA40AF" w:rsidDel="00444875">
            <w:delText xml:space="preserve"> controlador</w:delText>
          </w:r>
        </w:del>
      </w:ins>
      <w:ins w:id="3222" w:author="Orion" w:date="2011-07-08T14:15:00Z">
        <w:del w:id="3223" w:author="IO" w:date="2011-07-22T17:13:00Z">
          <w:r w:rsidR="00FC3DDD" w:rsidRPr="00EA40AF" w:rsidDel="00444875">
            <w:delText xml:space="preserve"> aéreo</w:delText>
          </w:r>
        </w:del>
      </w:ins>
      <w:ins w:id="3224" w:author="Orion" w:date="2011-07-08T14:16:00Z">
        <w:del w:id="3225" w:author="IO" w:date="2011-07-22T17:13:00Z">
          <w:r w:rsidR="00FC3DDD" w:rsidRPr="00EA40AF" w:rsidDel="00444875">
            <w:delText xml:space="preserve">. </w:delText>
          </w:r>
        </w:del>
      </w:ins>
      <w:ins w:id="3226" w:author="Orion" w:date="2011-07-08T14:17:00Z">
        <w:del w:id="3227" w:author="IO" w:date="2011-07-22T17:13:00Z">
          <w:r w:rsidR="00FC3DDD" w:rsidRPr="00EA40AF" w:rsidDel="00444875">
            <w:delText xml:space="preserve">Esto </w:delText>
          </w:r>
        </w:del>
      </w:ins>
      <w:ins w:id="3228" w:author="Orion" w:date="2011-07-08T14:32:00Z">
        <w:del w:id="3229" w:author="IO" w:date="2011-07-22T17:13:00Z">
          <w:r w:rsidR="00491A1B" w:rsidRPr="00EA40AF" w:rsidDel="00444875">
            <w:delText>implica</w:delText>
          </w:r>
        </w:del>
      </w:ins>
      <w:ins w:id="3230" w:author="Orion" w:date="2011-07-08T14:17:00Z">
        <w:del w:id="3231" w:author="IO" w:date="2011-07-22T17:13:00Z">
          <w:r w:rsidR="00FC3DDD" w:rsidRPr="00EA40AF" w:rsidDel="00444875">
            <w:delText xml:space="preserve"> que</w:delText>
          </w:r>
        </w:del>
      </w:ins>
      <w:ins w:id="3232" w:author="Orion" w:date="2011-07-08T14:32:00Z">
        <w:del w:id="3233" w:author="IO" w:date="2011-07-22T17:13:00Z">
          <w:r w:rsidR="008D7768" w:rsidRPr="00EA40AF" w:rsidDel="00444875">
            <w:delText>,</w:delText>
          </w:r>
        </w:del>
      </w:ins>
      <w:ins w:id="3234" w:author="Orion" w:date="2011-07-08T14:17:00Z">
        <w:del w:id="3235" w:author="IO" w:date="2011-07-22T17:13:00Z">
          <w:r w:rsidR="00FC3DDD" w:rsidRPr="00EA40AF" w:rsidDel="00444875">
            <w:delText xml:space="preserve"> normalmente</w:delText>
          </w:r>
        </w:del>
      </w:ins>
      <w:ins w:id="3236" w:author="Orion" w:date="2011-07-08T14:32:00Z">
        <w:del w:id="3237" w:author="IO" w:date="2011-07-22T17:13:00Z">
          <w:r w:rsidR="008D7768" w:rsidRPr="00EA40AF" w:rsidDel="00444875">
            <w:delText>,</w:delText>
          </w:r>
        </w:del>
      </w:ins>
      <w:ins w:id="3238" w:author="Orion" w:date="2011-07-08T14:17:00Z">
        <w:del w:id="3239" w:author="IO" w:date="2011-07-22T17:13:00Z">
          <w:r w:rsidR="00FC3DDD" w:rsidRPr="00EA40AF" w:rsidDel="00444875">
            <w:delText xml:space="preserve"> la gestión de los conflictos</w:delText>
          </w:r>
        </w:del>
      </w:ins>
      <w:ins w:id="3240" w:author="Orion" w:date="2011-07-08T14:19:00Z">
        <w:del w:id="3241" w:author="IO" w:date="2011-07-22T17:13:00Z">
          <w:r w:rsidR="00FC3DDD" w:rsidRPr="00EA40AF" w:rsidDel="00444875">
            <w:delText xml:space="preserve"> se limite a ser</w:delText>
          </w:r>
        </w:del>
      </w:ins>
      <w:ins w:id="3242" w:author="Orion" w:date="2011-07-08T14:17:00Z">
        <w:del w:id="3243" w:author="IO" w:date="2011-07-22T17:13:00Z">
          <w:r w:rsidR="00FC3DDD" w:rsidRPr="00EA40AF" w:rsidDel="00444875">
            <w:delText xml:space="preserve"> responsabilidad de los mismos pilotos.</w:delText>
          </w:r>
        </w:del>
      </w:ins>
      <w:ins w:id="3244" w:author="Orion" w:date="2011-07-08T14:19:00Z">
        <w:del w:id="3245" w:author="IO" w:date="2011-07-22T17:13:00Z">
          <w:r w:rsidR="002F2707" w:rsidRPr="00EA40AF" w:rsidDel="00444875">
            <w:delText xml:space="preserve"> Por otro lado, ser</w:delText>
          </w:r>
        </w:del>
      </w:ins>
      <w:ins w:id="3246" w:author="Orion" w:date="2011-07-08T14:20:00Z">
        <w:del w:id="3247" w:author="IO" w:date="2011-07-22T17:13:00Z">
          <w:r w:rsidR="002F2707" w:rsidRPr="00EA40AF" w:rsidDel="00444875">
            <w:delText xml:space="preserve">ía imposible, a no ser que se hiciera un rediseño de estas herramientas, tener en cuenta </w:delText>
          </w:r>
        </w:del>
        <w:r w:rsidR="002F2707" w:rsidRPr="00EA40AF">
          <w:t xml:space="preserve">las </w:t>
        </w:r>
      </w:ins>
      <w:ins w:id="3248" w:author="Orion" w:date="2011-07-08T14:21:00Z">
        <w:r w:rsidR="002F2707" w:rsidRPr="00EA40AF">
          <w:t>c</w:t>
        </w:r>
      </w:ins>
      <w:ins w:id="3249" w:author="Orion" w:date="2011-07-08T14:20:00Z">
        <w:r w:rsidR="002F2707" w:rsidRPr="00EA40AF">
          <w:t>aracter</w:t>
        </w:r>
      </w:ins>
      <w:ins w:id="3250" w:author="Orion" w:date="2011-07-08T14:21:00Z">
        <w:r w:rsidR="002F2707" w:rsidRPr="00EA40AF">
          <w:t>ísticas de los pilotos como se han tenido en cuenta en estas simulaciones</w:t>
        </w:r>
      </w:ins>
      <w:ins w:id="3251" w:author="IO" w:date="2011-07-22T17:13:00Z">
        <w:r w:rsidR="00444875">
          <w:t>.</w:t>
        </w:r>
      </w:ins>
      <w:ins w:id="3252" w:author="Orion" w:date="2011-07-08T14:53:00Z">
        <w:del w:id="3253" w:author="IO" w:date="2011-07-22T17:13:00Z">
          <w:r w:rsidR="0060294C" w:rsidRPr="00EA40AF" w:rsidDel="00444875">
            <w:delText xml:space="preserve">, y </w:delText>
          </w:r>
        </w:del>
      </w:ins>
      <w:ins w:id="3254" w:author="Orion" w:date="2011-07-08T14:54:00Z">
        <w:del w:id="3255" w:author="IO" w:date="2011-07-22T17:13:00Z">
          <w:r w:rsidR="0060294C" w:rsidRPr="00EA40AF" w:rsidDel="00444875">
            <w:delText>cómo</w:delText>
          </w:r>
        </w:del>
      </w:ins>
      <w:ins w:id="3256" w:author="Orion" w:date="2011-07-08T14:53:00Z">
        <w:del w:id="3257" w:author="IO" w:date="2011-07-22T17:13:00Z">
          <w:r w:rsidR="0060294C" w:rsidRPr="00EA40AF" w:rsidDel="00444875">
            <w:delText xml:space="preserve"> influyen est</w:delText>
          </w:r>
        </w:del>
      </w:ins>
      <w:ins w:id="3258" w:author="Orion" w:date="2011-07-08T14:54:00Z">
        <w:del w:id="3259" w:author="IO" w:date="2011-07-22T17:13:00Z">
          <w:r w:rsidR="00033E0C" w:rsidRPr="00EA40AF" w:rsidDel="00444875">
            <w:delText>a</w:delText>
          </w:r>
        </w:del>
      </w:ins>
      <w:ins w:id="3260" w:author="Orion" w:date="2011-07-08T14:53:00Z">
        <w:del w:id="3261" w:author="IO" w:date="2011-07-22T17:13:00Z">
          <w:r w:rsidR="0060294C" w:rsidRPr="00EA40AF" w:rsidDel="00444875">
            <w:delText>s en otros factores</w:delText>
          </w:r>
        </w:del>
      </w:ins>
      <w:ins w:id="3262" w:author="Orion" w:date="2011-07-08T14:21:00Z">
        <w:del w:id="3263" w:author="IO" w:date="2011-07-22T17:13:00Z">
          <w:r w:rsidR="002F2707" w:rsidRPr="00EA40AF" w:rsidDel="00444875">
            <w:delText xml:space="preserve">. </w:delText>
          </w:r>
        </w:del>
      </w:ins>
      <w:ins w:id="3264" w:author="Orion" w:date="2011-07-08T14:32:00Z">
        <w:del w:id="3265" w:author="IO" w:date="2011-07-22T17:13:00Z">
          <w:r w:rsidR="00596D3E" w:rsidRPr="00EA40AF" w:rsidDel="00444875">
            <w:delText>Con respecto a esto</w:delText>
          </w:r>
        </w:del>
      </w:ins>
      <w:ins w:id="3266" w:author="Orion" w:date="2011-07-08T14:33:00Z">
        <w:del w:id="3267" w:author="IO" w:date="2011-07-22T17:13:00Z">
          <w:r w:rsidR="00596D3E" w:rsidRPr="00EA40AF" w:rsidDel="00444875">
            <w:delText>,</w:delText>
          </w:r>
        </w:del>
      </w:ins>
      <w:ins w:id="3268" w:author="Orion" w:date="2011-07-08T14:22:00Z">
        <w:del w:id="3269" w:author="IO" w:date="2011-07-22T17:13:00Z">
          <w:r w:rsidR="002F2707" w:rsidRPr="00EA40AF" w:rsidDel="00444875">
            <w:delText xml:space="preserve"> </w:delText>
          </w:r>
        </w:del>
      </w:ins>
      <w:ins w:id="3270" w:author="Orion" w:date="2011-07-08T14:23:00Z">
        <w:del w:id="3271" w:author="IO" w:date="2011-07-22T17:13:00Z">
          <w:r w:rsidR="002F2707" w:rsidRPr="00EA40AF" w:rsidDel="00444875">
            <w:delText>más</w:delText>
          </w:r>
        </w:del>
      </w:ins>
      <w:ins w:id="3272" w:author="Orion" w:date="2011-07-08T14:22:00Z">
        <w:del w:id="3273" w:author="IO" w:date="2011-07-22T17:13:00Z">
          <w:r w:rsidR="00596D3E" w:rsidRPr="00EA40AF" w:rsidDel="00444875">
            <w:delText xml:space="preserve"> complej</w:delText>
          </w:r>
        </w:del>
      </w:ins>
      <w:ins w:id="3274" w:author="Orion" w:date="2011-07-08T14:33:00Z">
        <w:del w:id="3275" w:author="IO" w:date="2011-07-22T17:13:00Z">
          <w:r w:rsidR="00596D3E" w:rsidRPr="00EA40AF" w:rsidDel="00444875">
            <w:delText>o</w:delText>
          </w:r>
        </w:del>
      </w:ins>
      <w:ins w:id="3276" w:author="Orion" w:date="2011-07-08T14:22:00Z">
        <w:del w:id="3277" w:author="IO" w:date="2011-07-22T17:13:00Z">
          <w:r w:rsidR="002F2707" w:rsidRPr="00EA40AF" w:rsidDel="00444875">
            <w:delText xml:space="preserve"> aún sería tener en cuenta la evolución de estas características a través del tiempo como</w:delText>
          </w:r>
        </w:del>
      </w:ins>
      <w:ins w:id="3278" w:author="Orion" w:date="2011-07-08T14:24:00Z">
        <w:del w:id="3279" w:author="IO" w:date="2011-07-22T17:13:00Z">
          <w:r w:rsidR="002F2707" w:rsidRPr="00EA40AF" w:rsidDel="00444875">
            <w:delText xml:space="preserve"> sí hace este sistema.</w:delText>
          </w:r>
        </w:del>
      </w:ins>
      <w:ins w:id="3280" w:author="Orion" w:date="2011-07-08T14:26:00Z">
        <w:del w:id="3281" w:author="IO" w:date="2011-07-22T14:51:00Z">
          <w:r w:rsidR="009440EA" w:rsidRPr="00EA40AF" w:rsidDel="00EA40AF">
            <w:delText xml:space="preserve"> </w:delText>
          </w:r>
        </w:del>
      </w:ins>
    </w:p>
    <w:p w14:paraId="7DD8AE69" w14:textId="350ED989" w:rsidR="000B12C1" w:rsidRPr="00EA40AF" w:rsidRDefault="009440EA">
      <w:pPr>
        <w:spacing w:before="240" w:after="120"/>
        <w:ind w:firstLine="284"/>
        <w:jc w:val="both"/>
        <w:rPr>
          <w:ins w:id="3282" w:author="Orion" w:date="2011-07-08T14:41:00Z"/>
        </w:rPr>
        <w:pPrChange w:id="3283" w:author="IO" w:date="2011-07-22T14:50:00Z">
          <w:pPr/>
        </w:pPrChange>
      </w:pPr>
      <w:commentRangeStart w:id="3284"/>
      <w:ins w:id="3285" w:author="Orion" w:date="2011-07-08T14:26:00Z">
        <w:r w:rsidRPr="00EA40AF">
          <w:t xml:space="preserve">Otra </w:t>
        </w:r>
      </w:ins>
      <w:ins w:id="3286" w:author="Orion" w:date="2011-07-08T14:27:00Z">
        <w:r w:rsidRPr="00EA40AF">
          <w:t>propiedad</w:t>
        </w:r>
      </w:ins>
      <w:ins w:id="3287" w:author="Orion" w:date="2011-07-08T14:26:00Z">
        <w:r w:rsidRPr="00EA40AF">
          <w:t xml:space="preserve"> </w:t>
        </w:r>
      </w:ins>
      <w:ins w:id="3288" w:author="Orion" w:date="2011-07-08T14:27:00Z">
        <w:r w:rsidRPr="00EA40AF">
          <w:t xml:space="preserve">que </w:t>
        </w:r>
      </w:ins>
      <w:ins w:id="3289" w:author="Orion" w:date="2011-07-08T14:28:00Z">
        <w:r w:rsidRPr="00EA40AF">
          <w:t>determina</w:t>
        </w:r>
      </w:ins>
      <w:ins w:id="3290" w:author="Orion" w:date="2011-07-08T14:27:00Z">
        <w:r w:rsidRPr="00EA40AF">
          <w:t xml:space="preserve"> </w:t>
        </w:r>
      </w:ins>
      <w:ins w:id="3291" w:author="Orion" w:date="2011-07-08T14:33:00Z">
        <w:r w:rsidR="0008602D" w:rsidRPr="00EA40AF">
          <w:t xml:space="preserve">a </w:t>
        </w:r>
      </w:ins>
      <w:ins w:id="3292" w:author="Orion" w:date="2011-07-08T14:27:00Z">
        <w:r w:rsidRPr="00EA40AF">
          <w:t xml:space="preserve">este sistema es el amplio abanico de posibilidades en cuanto </w:t>
        </w:r>
      </w:ins>
      <w:ins w:id="3293" w:author="Orion" w:date="2011-07-08T14:29:00Z">
        <w:r w:rsidRPr="00EA40AF">
          <w:t>a definición de</w:t>
        </w:r>
      </w:ins>
      <w:ins w:id="3294" w:author="Orion" w:date="2011-07-08T14:27:00Z">
        <w:r w:rsidRPr="00EA40AF">
          <w:t xml:space="preserve"> contexto</w:t>
        </w:r>
      </w:ins>
      <w:ins w:id="3295" w:author="Orion" w:date="2011-07-08T14:29:00Z">
        <w:r w:rsidRPr="00EA40AF">
          <w:t>s</w:t>
        </w:r>
      </w:ins>
      <w:ins w:id="3296" w:author="Orion" w:date="2011-07-08T14:27:00Z">
        <w:r w:rsidRPr="00EA40AF">
          <w:t xml:space="preserve"> o </w:t>
        </w:r>
      </w:ins>
      <w:ins w:id="3297" w:author="Orion" w:date="2011-07-08T14:29:00Z">
        <w:r w:rsidRPr="00EA40AF">
          <w:t xml:space="preserve">casos de prueba. </w:t>
        </w:r>
      </w:ins>
      <w:ins w:id="3298" w:author="Orion" w:date="2011-07-08T14:37:00Z">
        <w:r w:rsidR="00F71DDD" w:rsidRPr="00EA40AF">
          <w:t>E</w:t>
        </w:r>
      </w:ins>
      <w:ins w:id="3299" w:author="Orion" w:date="2011-07-08T14:35:00Z">
        <w:r w:rsidR="00F71DDD" w:rsidRPr="00EA40AF">
          <w:t>s</w:t>
        </w:r>
      </w:ins>
      <w:ins w:id="3300" w:author="Orion" w:date="2011-07-08T14:37:00Z">
        <w:r w:rsidR="00F71DDD" w:rsidRPr="00EA40AF">
          <w:t>t</w:t>
        </w:r>
      </w:ins>
      <w:ins w:id="3301" w:author="Orion" w:date="2011-07-08T14:35:00Z">
        <w:r w:rsidR="00F71DDD" w:rsidRPr="00EA40AF">
          <w:t>a flexibilidad</w:t>
        </w:r>
      </w:ins>
      <w:ins w:id="3302" w:author="Orion" w:date="2011-07-08T14:37:00Z">
        <w:r w:rsidR="00F71DDD" w:rsidRPr="00EA40AF">
          <w:t xml:space="preserve"> </w:t>
        </w:r>
      </w:ins>
      <w:ins w:id="3303" w:author="Orion" w:date="2011-07-08T14:38:00Z">
        <w:r w:rsidR="00F71DDD" w:rsidRPr="00EA40AF">
          <w:t>s</w:t>
        </w:r>
      </w:ins>
      <w:ins w:id="3304" w:author="Orion" w:date="2011-07-08T14:35:00Z">
        <w:r w:rsidR="00F71DDD" w:rsidRPr="00EA40AF">
          <w:t>e ha podido observar en las pruebas</w:t>
        </w:r>
      </w:ins>
      <w:ins w:id="3305" w:author="Orion" w:date="2011-07-08T14:39:00Z">
        <w:r w:rsidR="00F71DDD" w:rsidRPr="00EA40AF">
          <w:t>,</w:t>
        </w:r>
      </w:ins>
      <w:ins w:id="3306" w:author="Orion" w:date="2011-07-08T14:35:00Z">
        <w:r w:rsidR="00F71DDD" w:rsidRPr="00EA40AF">
          <w:t xml:space="preserve"> donde se han hecho simulaciones de distinto n</w:t>
        </w:r>
      </w:ins>
      <w:ins w:id="3307" w:author="Orion" w:date="2011-07-08T14:36:00Z">
        <w:r w:rsidR="00F71DDD" w:rsidRPr="00EA40AF">
          <w:t xml:space="preserve">úmero de vehículos, con distintos orígenes y destinos, </w:t>
        </w:r>
      </w:ins>
      <w:ins w:id="3308" w:author="Orion" w:date="2011-07-08T14:39:00Z">
        <w:r w:rsidR="00F71DDD" w:rsidRPr="00EA40AF">
          <w:t xml:space="preserve">y </w:t>
        </w:r>
      </w:ins>
      <w:ins w:id="3309" w:author="Orion" w:date="2011-07-08T14:38:00Z">
        <w:r w:rsidR="00F71DDD" w:rsidRPr="00EA40AF">
          <w:t>diferentes puntos de paso</w:t>
        </w:r>
      </w:ins>
      <w:ins w:id="3310" w:author="Orion" w:date="2011-07-08T14:40:00Z">
        <w:r w:rsidR="00F71DDD" w:rsidRPr="00EA40AF">
          <w:t>,</w:t>
        </w:r>
      </w:ins>
      <w:ins w:id="3311" w:author="Orion" w:date="2011-07-08T14:39:00Z">
        <w:r w:rsidR="00F71DDD" w:rsidRPr="00EA40AF">
          <w:t xml:space="preserve"> para</w:t>
        </w:r>
      </w:ins>
      <w:ins w:id="3312" w:author="Orion" w:date="2011-07-08T14:40:00Z">
        <w:r w:rsidR="00F71DDD" w:rsidRPr="00EA40AF">
          <w:t>,</w:t>
        </w:r>
      </w:ins>
      <w:ins w:id="3313" w:author="Orion" w:date="2011-07-08T14:39:00Z">
        <w:r w:rsidR="00F71DDD" w:rsidRPr="00EA40AF">
          <w:t xml:space="preserve"> de este modo</w:t>
        </w:r>
      </w:ins>
      <w:ins w:id="3314" w:author="Orion" w:date="2011-07-08T14:40:00Z">
        <w:r w:rsidR="00F71DDD" w:rsidRPr="00EA40AF">
          <w:t>,</w:t>
        </w:r>
      </w:ins>
      <w:ins w:id="3315" w:author="Orion" w:date="2011-07-08T14:39:00Z">
        <w:r w:rsidR="00F71DDD" w:rsidRPr="00EA40AF">
          <w:t xml:space="preserve"> hace</w:t>
        </w:r>
      </w:ins>
      <w:ins w:id="3316" w:author="Orion" w:date="2011-07-08T14:40:00Z">
        <w:r w:rsidR="00F71DDD" w:rsidRPr="00EA40AF">
          <w:t>r</w:t>
        </w:r>
      </w:ins>
      <w:ins w:id="3317" w:author="Orion" w:date="2011-07-08T14:39:00Z">
        <w:r w:rsidR="00F71DDD" w:rsidRPr="00EA40AF">
          <w:t xml:space="preserve"> una </w:t>
        </w:r>
      </w:ins>
      <w:ins w:id="3318" w:author="Orion" w:date="2011-07-08T14:40:00Z">
        <w:r w:rsidR="00F71DDD" w:rsidRPr="00EA40AF">
          <w:t>simulación</w:t>
        </w:r>
      </w:ins>
      <w:ins w:id="3319" w:author="Orion" w:date="2011-07-08T14:39:00Z">
        <w:r w:rsidR="00F71DDD" w:rsidRPr="00EA40AF">
          <w:t xml:space="preserve"> lo m</w:t>
        </w:r>
      </w:ins>
      <w:ins w:id="3320" w:author="Orion" w:date="2011-07-08T14:40:00Z">
        <w:r w:rsidR="00F71DDD" w:rsidRPr="00EA40AF">
          <w:t>ás realista posible.</w:t>
        </w:r>
      </w:ins>
      <w:commentRangeEnd w:id="3284"/>
      <w:r w:rsidR="008804A5">
        <w:rPr>
          <w:rStyle w:val="CommentReference"/>
        </w:rPr>
        <w:commentReference w:id="3284"/>
      </w:r>
    </w:p>
    <w:p w14:paraId="20F75302" w14:textId="3A736148" w:rsidR="000B5016" w:rsidRPr="00EA40AF" w:rsidDel="00444875" w:rsidRDefault="009A53B9">
      <w:pPr>
        <w:spacing w:before="240" w:after="120"/>
        <w:ind w:firstLine="284"/>
        <w:jc w:val="both"/>
        <w:rPr>
          <w:ins w:id="3321" w:author="Orion" w:date="2011-07-08T14:42:00Z"/>
          <w:del w:id="3322" w:author="IO" w:date="2011-07-22T17:20:00Z"/>
        </w:rPr>
        <w:pPrChange w:id="3323" w:author="IO" w:date="2011-07-22T14:50:00Z">
          <w:pPr/>
        </w:pPrChange>
      </w:pPr>
      <w:ins w:id="3324" w:author="Orion" w:date="2011-07-08T14:52:00Z">
        <w:del w:id="3325" w:author="IO" w:date="2011-07-22T17:20:00Z">
          <w:r w:rsidRPr="00EA40AF" w:rsidDel="00444875">
            <w:delText>Los casos de prueba que se han llevado a cabo permiten</w:delText>
          </w:r>
        </w:del>
      </w:ins>
      <w:ins w:id="3326" w:author="Orion" w:date="2011-07-08T14:41:00Z">
        <w:del w:id="3327" w:author="IO" w:date="2011-07-22T17:20:00Z">
          <w:r w:rsidR="000B5016" w:rsidRPr="00EA40AF" w:rsidDel="00444875">
            <w:delText xml:space="preserve"> afirmar que el modelo se ajusta bastante al mundo real, porque la mayoría de las conclusiones que </w:delText>
          </w:r>
        </w:del>
      </w:ins>
      <w:ins w:id="3328" w:author="Orion" w:date="2011-07-08T14:53:00Z">
        <w:del w:id="3329" w:author="IO" w:date="2011-07-22T17:20:00Z">
          <w:r w:rsidRPr="00EA40AF" w:rsidDel="00444875">
            <w:delText>se pueden</w:delText>
          </w:r>
        </w:del>
      </w:ins>
      <w:ins w:id="3330" w:author="Orion" w:date="2011-07-08T14:41:00Z">
        <w:del w:id="3331" w:author="IO" w:date="2011-07-22T17:20:00Z">
          <w:r w:rsidR="000B5016" w:rsidRPr="00EA40AF" w:rsidDel="00444875">
            <w:delText xml:space="preserve"> sacar de estas pruebas se cumplen en la vida real.</w:delText>
          </w:r>
        </w:del>
      </w:ins>
    </w:p>
    <w:p w14:paraId="7F528146" w14:textId="641EAB9D" w:rsidR="00853A51" w:rsidRPr="00EA40AF" w:rsidDel="00444875" w:rsidRDefault="004A1DE4">
      <w:pPr>
        <w:spacing w:before="240" w:after="120"/>
        <w:ind w:firstLine="284"/>
        <w:jc w:val="both"/>
        <w:rPr>
          <w:ins w:id="3332" w:author="Orion" w:date="2011-07-08T15:01:00Z"/>
          <w:del w:id="3333" w:author="IO" w:date="2011-07-22T17:20:00Z"/>
        </w:rPr>
        <w:pPrChange w:id="3334" w:author="IO" w:date="2011-07-22T14:50:00Z">
          <w:pPr/>
        </w:pPrChange>
      </w:pPr>
      <w:ins w:id="3335" w:author="Orion" w:date="2011-07-08T15:01:00Z">
        <w:del w:id="3336" w:author="IO" w:date="2011-07-22T17:20:00Z">
          <w:r w:rsidRPr="00EA40AF" w:rsidDel="00444875">
            <w:delText>Algunas de las conclusiones que se pueden sacar de las pruebas son:</w:delText>
          </w:r>
        </w:del>
      </w:ins>
    </w:p>
    <w:p w14:paraId="1CE0141A" w14:textId="684E3852" w:rsidR="004A1DE4" w:rsidRPr="00441066" w:rsidDel="00444875" w:rsidRDefault="004A1DE4">
      <w:pPr>
        <w:pStyle w:val="ListParagraph"/>
        <w:numPr>
          <w:ilvl w:val="0"/>
          <w:numId w:val="41"/>
        </w:numPr>
        <w:spacing w:before="120" w:after="120"/>
        <w:ind w:left="641" w:hanging="357"/>
        <w:jc w:val="both"/>
        <w:rPr>
          <w:ins w:id="3337" w:author="Orion" w:date="2011-07-08T15:03:00Z"/>
          <w:del w:id="3338" w:author="IO" w:date="2011-07-22T17:20:00Z"/>
          <w:i/>
          <w:rPrChange w:id="3339" w:author="IO" w:date="2011-07-22T12:31:00Z">
            <w:rPr>
              <w:ins w:id="3340" w:author="Orion" w:date="2011-07-08T15:03:00Z"/>
              <w:del w:id="3341" w:author="IO" w:date="2011-07-22T17:20:00Z"/>
              <w:rFonts w:cs="Times New Roman"/>
            </w:rPr>
          </w:rPrChange>
        </w:rPr>
        <w:pPrChange w:id="3342" w:author="IO" w:date="2011-07-22T12:31:00Z">
          <w:pPr/>
        </w:pPrChange>
      </w:pPr>
      <w:ins w:id="3343" w:author="Orion" w:date="2011-07-08T15:02:00Z">
        <w:del w:id="3344" w:author="IO" w:date="2011-07-22T17:20:00Z">
          <w:r w:rsidRPr="00441066" w:rsidDel="00444875">
            <w:rPr>
              <w:i/>
              <w:rPrChange w:id="3345" w:author="IO" w:date="2011-07-22T12:31:00Z">
                <w:rPr>
                  <w:rFonts w:cs="Times New Roman"/>
                </w:rPr>
              </w:rPrChange>
            </w:rPr>
            <w:delText xml:space="preserve">A medida que se incrementa el número de aeronaves en la simulación el número de riesgos de conflicto aumenta. </w:delText>
          </w:r>
        </w:del>
      </w:ins>
      <w:ins w:id="3346" w:author="Orion" w:date="2011-07-08T15:03:00Z">
        <w:del w:id="3347" w:author="IO" w:date="2011-07-22T17:20:00Z">
          <w:r w:rsidRPr="00441066" w:rsidDel="00444875">
            <w:rPr>
              <w:i/>
              <w:rPrChange w:id="3348" w:author="IO" w:date="2011-07-22T12:31:00Z">
                <w:rPr>
                  <w:rFonts w:cs="Times New Roman"/>
                </w:rPr>
              </w:rPrChange>
            </w:rPr>
            <w:delText>Est</w:delText>
          </w:r>
        </w:del>
      </w:ins>
      <w:ins w:id="3349" w:author="Orion" w:date="2011-07-08T15:04:00Z">
        <w:del w:id="3350" w:author="IO" w:date="2011-07-22T17:20:00Z">
          <w:r w:rsidRPr="00441066" w:rsidDel="00444875">
            <w:rPr>
              <w:i/>
              <w:rPrChange w:id="3351" w:author="IO" w:date="2011-07-22T12:31:00Z">
                <w:rPr>
                  <w:rFonts w:cs="Times New Roman"/>
                </w:rPr>
              </w:rPrChange>
            </w:rPr>
            <w:delText xml:space="preserve">e resultado se ajusta bastante a la realidad, de hecho es uno de los principales </w:delText>
          </w:r>
        </w:del>
      </w:ins>
      <w:ins w:id="3352" w:author="Orion" w:date="2011-07-08T15:05:00Z">
        <w:del w:id="3353" w:author="IO" w:date="2011-07-22T17:20:00Z">
          <w:r w:rsidRPr="00441066" w:rsidDel="00444875">
            <w:rPr>
              <w:i/>
              <w:rPrChange w:id="3354" w:author="IO" w:date="2011-07-22T12:31:00Z">
                <w:rPr>
                  <w:rFonts w:cs="Times New Roman"/>
                </w:rPr>
              </w:rPrChange>
            </w:rPr>
            <w:delText>problemas</w:delText>
          </w:r>
        </w:del>
      </w:ins>
      <w:ins w:id="3355" w:author="Orion" w:date="2011-07-08T15:04:00Z">
        <w:del w:id="3356" w:author="IO" w:date="2011-07-22T17:20:00Z">
          <w:r w:rsidRPr="00441066" w:rsidDel="00444875">
            <w:rPr>
              <w:i/>
              <w:rPrChange w:id="3357" w:author="IO" w:date="2011-07-22T12:31:00Z">
                <w:rPr>
                  <w:rFonts w:cs="Times New Roman"/>
                </w:rPr>
              </w:rPrChange>
            </w:rPr>
            <w:delText xml:space="preserve"> de la saturaci</w:delText>
          </w:r>
        </w:del>
      </w:ins>
      <w:ins w:id="3358" w:author="Orion" w:date="2011-07-08T15:05:00Z">
        <w:del w:id="3359" w:author="IO" w:date="2011-07-22T17:20:00Z">
          <w:r w:rsidRPr="00441066" w:rsidDel="00444875">
            <w:rPr>
              <w:i/>
              <w:rPrChange w:id="3360" w:author="IO" w:date="2011-07-22T12:31:00Z">
                <w:rPr>
                  <w:rFonts w:cs="Times New Roman"/>
                </w:rPr>
              </w:rPrChange>
            </w:rPr>
            <w:delText>ón del trafico aéreo.</w:delText>
          </w:r>
        </w:del>
      </w:ins>
      <w:ins w:id="3361" w:author="Orion" w:date="2011-07-08T15:03:00Z">
        <w:del w:id="3362" w:author="IO" w:date="2011-07-22T17:20:00Z">
          <w:r w:rsidRPr="00441066" w:rsidDel="00444875">
            <w:rPr>
              <w:i/>
              <w:rPrChange w:id="3363" w:author="IO" w:date="2011-07-22T12:31:00Z">
                <w:rPr>
                  <w:rFonts w:cs="Times New Roman"/>
                </w:rPr>
              </w:rPrChange>
            </w:rPr>
            <w:delText xml:space="preserve"> </w:delText>
          </w:r>
        </w:del>
      </w:ins>
    </w:p>
    <w:p w14:paraId="2C9989A0" w14:textId="2D95B2A3" w:rsidR="004A1DE4" w:rsidRPr="00441066" w:rsidDel="00444875" w:rsidRDefault="00F72322">
      <w:pPr>
        <w:pStyle w:val="ListParagraph"/>
        <w:numPr>
          <w:ilvl w:val="0"/>
          <w:numId w:val="41"/>
        </w:numPr>
        <w:spacing w:before="120" w:after="120"/>
        <w:ind w:left="641" w:hanging="357"/>
        <w:jc w:val="both"/>
        <w:rPr>
          <w:ins w:id="3364" w:author="Orion" w:date="2011-07-08T16:02:00Z"/>
          <w:del w:id="3365" w:author="IO" w:date="2011-07-22T17:20:00Z"/>
          <w:i/>
          <w:rPrChange w:id="3366" w:author="IO" w:date="2011-07-22T12:31:00Z">
            <w:rPr>
              <w:ins w:id="3367" w:author="Orion" w:date="2011-07-08T16:02:00Z"/>
              <w:del w:id="3368" w:author="IO" w:date="2011-07-22T17:20:00Z"/>
              <w:rFonts w:cs="Times New Roman"/>
            </w:rPr>
          </w:rPrChange>
        </w:rPr>
        <w:pPrChange w:id="3369" w:author="IO" w:date="2011-07-22T12:31:00Z">
          <w:pPr/>
        </w:pPrChange>
      </w:pPr>
      <w:ins w:id="3370" w:author="Orion" w:date="2011-07-08T15:07:00Z">
        <w:del w:id="3371" w:author="IO" w:date="2011-07-22T17:20:00Z">
          <w:r w:rsidRPr="00441066" w:rsidDel="00444875">
            <w:rPr>
              <w:i/>
              <w:rPrChange w:id="3372" w:author="IO" w:date="2011-07-22T12:31:00Z">
                <w:rPr>
                  <w:rFonts w:cs="Times New Roman"/>
                </w:rPr>
              </w:rPrChange>
            </w:rPr>
            <w:delText>Las características y el estado actual de los pilotos influye notablemente en</w:delText>
          </w:r>
        </w:del>
      </w:ins>
      <w:ins w:id="3373" w:author="Orion" w:date="2011-07-08T15:08:00Z">
        <w:del w:id="3374" w:author="IO" w:date="2011-07-22T17:20:00Z">
          <w:r w:rsidRPr="00441066" w:rsidDel="00444875">
            <w:rPr>
              <w:i/>
              <w:rPrChange w:id="3375" w:author="IO" w:date="2011-07-22T12:31:00Z">
                <w:rPr>
                  <w:rFonts w:cs="Times New Roman"/>
                </w:rPr>
              </w:rPrChange>
            </w:rPr>
            <w:delText xml:space="preserve"> la evaluación de las situaciones y </w:delText>
          </w:r>
        </w:del>
      </w:ins>
      <w:ins w:id="3376" w:author="Orion" w:date="2011-07-08T15:07:00Z">
        <w:del w:id="3377" w:author="IO" w:date="2011-07-22T17:20:00Z">
          <w:r w:rsidRPr="00441066" w:rsidDel="00444875">
            <w:rPr>
              <w:i/>
              <w:rPrChange w:id="3378" w:author="IO" w:date="2011-07-22T12:31:00Z">
                <w:rPr>
                  <w:rFonts w:cs="Times New Roman"/>
                </w:rPr>
              </w:rPrChange>
            </w:rPr>
            <w:delText xml:space="preserve">toma de decisiones </w:delText>
          </w:r>
        </w:del>
      </w:ins>
      <w:ins w:id="3379" w:author="Orion" w:date="2011-07-08T15:08:00Z">
        <w:del w:id="3380" w:author="IO" w:date="2011-07-22T17:20:00Z">
          <w:r w:rsidRPr="00441066" w:rsidDel="00444875">
            <w:rPr>
              <w:i/>
              <w:rPrChange w:id="3381" w:author="IO" w:date="2011-07-22T12:31:00Z">
                <w:rPr>
                  <w:rFonts w:cs="Times New Roman"/>
                </w:rPr>
              </w:rPrChange>
            </w:rPr>
            <w:delText>por parte de estos.</w:delText>
          </w:r>
        </w:del>
      </w:ins>
      <w:ins w:id="3382" w:author="Orion" w:date="2011-07-08T15:58:00Z">
        <w:del w:id="3383" w:author="IO" w:date="2011-07-22T17:20:00Z">
          <w:r w:rsidR="0072018D" w:rsidRPr="00441066" w:rsidDel="00444875">
            <w:rPr>
              <w:i/>
              <w:rPrChange w:id="3384" w:author="IO" w:date="2011-07-22T12:31:00Z">
                <w:rPr>
                  <w:rFonts w:cs="Times New Roman"/>
                </w:rPr>
              </w:rPrChange>
            </w:rPr>
            <w:delText xml:space="preserve"> </w:delText>
          </w:r>
        </w:del>
      </w:ins>
      <w:ins w:id="3385" w:author="Orion" w:date="2011-07-08T15:59:00Z">
        <w:del w:id="3386" w:author="IO" w:date="2011-07-22T17:20:00Z">
          <w:r w:rsidR="0072018D" w:rsidRPr="00441066" w:rsidDel="00444875">
            <w:rPr>
              <w:i/>
              <w:rPrChange w:id="3387" w:author="IO" w:date="2011-07-22T12:31:00Z">
                <w:rPr>
                  <w:rFonts w:cs="Times New Roman"/>
                </w:rPr>
              </w:rPrChange>
            </w:rPr>
            <w:delText>Observándose</w:delText>
          </w:r>
        </w:del>
      </w:ins>
      <w:ins w:id="3388" w:author="Orion" w:date="2011-07-08T15:58:00Z">
        <w:del w:id="3389" w:author="IO" w:date="2011-07-22T17:20:00Z">
          <w:r w:rsidR="0072018D" w:rsidRPr="00441066" w:rsidDel="00444875">
            <w:rPr>
              <w:i/>
              <w:rPrChange w:id="3390" w:author="IO" w:date="2011-07-22T12:31:00Z">
                <w:rPr>
                  <w:rFonts w:cs="Times New Roman"/>
                </w:rPr>
              </w:rPrChange>
            </w:rPr>
            <w:delText xml:space="preserve"> que ta</w:delText>
          </w:r>
        </w:del>
      </w:ins>
      <w:ins w:id="3391" w:author="Orion" w:date="2011-07-08T15:59:00Z">
        <w:del w:id="3392" w:author="IO" w:date="2011-07-22T17:20:00Z">
          <w:r w:rsidR="0072018D" w:rsidRPr="00441066" w:rsidDel="00444875">
            <w:rPr>
              <w:i/>
              <w:rPrChange w:id="3393" w:author="IO" w:date="2011-07-22T12:31:00Z">
                <w:rPr>
                  <w:rFonts w:cs="Times New Roman"/>
                </w:rPr>
              </w:rPrChange>
            </w:rPr>
            <w:delText>n</w:delText>
          </w:r>
        </w:del>
      </w:ins>
      <w:ins w:id="3394" w:author="Orion" w:date="2011-07-08T15:58:00Z">
        <w:del w:id="3395" w:author="IO" w:date="2011-07-22T17:20:00Z">
          <w:r w:rsidR="0072018D" w:rsidRPr="00441066" w:rsidDel="00444875">
            <w:rPr>
              <w:i/>
              <w:rPrChange w:id="3396" w:author="IO" w:date="2011-07-22T12:31:00Z">
                <w:rPr>
                  <w:rFonts w:cs="Times New Roman"/>
                </w:rPr>
              </w:rPrChange>
            </w:rPr>
            <w:delText xml:space="preserve">to los pilotos menos experimentados como aquellos que tienen altos niveles de </w:delText>
          </w:r>
        </w:del>
      </w:ins>
      <w:ins w:id="3397" w:author="Orion" w:date="2011-07-08T15:59:00Z">
        <w:del w:id="3398" w:author="IO" w:date="2011-07-22T17:20:00Z">
          <w:r w:rsidR="0072018D" w:rsidRPr="00441066" w:rsidDel="00444875">
            <w:rPr>
              <w:i/>
              <w:rPrChange w:id="3399" w:author="IO" w:date="2011-07-22T12:31:00Z">
                <w:rPr>
                  <w:rFonts w:cs="Times New Roman"/>
                </w:rPr>
              </w:rPrChange>
            </w:rPr>
            <w:delText>estrés</w:delText>
          </w:r>
        </w:del>
      </w:ins>
      <w:ins w:id="3400" w:author="Orion" w:date="2011-07-08T15:58:00Z">
        <w:del w:id="3401" w:author="IO" w:date="2011-07-22T17:20:00Z">
          <w:r w:rsidR="0072018D" w:rsidRPr="00441066" w:rsidDel="00444875">
            <w:rPr>
              <w:i/>
              <w:rPrChange w:id="3402" w:author="IO" w:date="2011-07-22T12:31:00Z">
                <w:rPr>
                  <w:rFonts w:cs="Times New Roman"/>
                </w:rPr>
              </w:rPrChange>
            </w:rPr>
            <w:delText xml:space="preserve"> o fatiga</w:delText>
          </w:r>
        </w:del>
      </w:ins>
      <w:ins w:id="3403" w:author="Orion" w:date="2011-07-08T15:59:00Z">
        <w:del w:id="3404" w:author="IO" w:date="2011-07-22T17:20:00Z">
          <w:r w:rsidR="0072018D" w:rsidRPr="00441066" w:rsidDel="00444875">
            <w:rPr>
              <w:i/>
              <w:rPrChange w:id="3405" w:author="IO" w:date="2011-07-22T12:31:00Z">
                <w:rPr>
                  <w:rFonts w:cs="Times New Roman"/>
                </w:rPr>
              </w:rPrChange>
            </w:rPr>
            <w:delText xml:space="preserve"> </w:delText>
          </w:r>
        </w:del>
      </w:ins>
      <w:ins w:id="3406" w:author="Orion" w:date="2011-07-08T16:00:00Z">
        <w:del w:id="3407" w:author="IO" w:date="2011-07-22T17:20:00Z">
          <w:r w:rsidR="0072018D" w:rsidRPr="00441066" w:rsidDel="00444875">
            <w:rPr>
              <w:i/>
              <w:rPrChange w:id="3408" w:author="IO" w:date="2011-07-22T12:31:00Z">
                <w:rPr>
                  <w:rFonts w:cs="Times New Roman"/>
                </w:rPr>
              </w:rPrChange>
            </w:rPr>
            <w:delText>consumen</w:delText>
          </w:r>
        </w:del>
      </w:ins>
      <w:ins w:id="3409" w:author="Orion" w:date="2011-07-08T15:59:00Z">
        <w:del w:id="3410" w:author="IO" w:date="2011-07-22T17:20:00Z">
          <w:r w:rsidR="0072018D" w:rsidRPr="00441066" w:rsidDel="00444875">
            <w:rPr>
              <w:i/>
              <w:rPrChange w:id="3411" w:author="IO" w:date="2011-07-22T12:31:00Z">
                <w:rPr>
                  <w:rFonts w:cs="Times New Roman"/>
                </w:rPr>
              </w:rPrChange>
            </w:rPr>
            <w:delText xml:space="preserve"> bastante </w:delText>
          </w:r>
        </w:del>
      </w:ins>
      <w:ins w:id="3412" w:author="Orion" w:date="2011-07-08T16:00:00Z">
        <w:del w:id="3413" w:author="IO" w:date="2011-07-22T17:20:00Z">
          <w:r w:rsidR="0072018D" w:rsidRPr="00441066" w:rsidDel="00444875">
            <w:rPr>
              <w:i/>
              <w:rPrChange w:id="3414" w:author="IO" w:date="2011-07-22T12:31:00Z">
                <w:rPr>
                  <w:rFonts w:cs="Times New Roman"/>
                </w:rPr>
              </w:rPrChange>
            </w:rPr>
            <w:delText>tiempo a la hora de llevar a cabo las maniobras que se proponen. Esto influirá negativamente en</w:delText>
          </w:r>
        </w:del>
      </w:ins>
      <w:ins w:id="3415" w:author="Orion" w:date="2011-07-08T16:02:00Z">
        <w:del w:id="3416" w:author="IO" w:date="2011-07-22T17:20:00Z">
          <w:r w:rsidR="0072018D" w:rsidRPr="00441066" w:rsidDel="00444875">
            <w:rPr>
              <w:i/>
              <w:rPrChange w:id="3417" w:author="IO" w:date="2011-07-22T12:31:00Z">
                <w:rPr>
                  <w:rFonts w:cs="Times New Roman"/>
                </w:rPr>
              </w:rPrChange>
            </w:rPr>
            <w:delText xml:space="preserve"> previsión de trayectorias de las aeronaves</w:delText>
          </w:r>
        </w:del>
      </w:ins>
      <w:ins w:id="3418" w:author="Orion" w:date="2011-07-08T16:00:00Z">
        <w:del w:id="3419" w:author="IO" w:date="2011-07-22T17:20:00Z">
          <w:r w:rsidR="0072018D" w:rsidRPr="00441066" w:rsidDel="00444875">
            <w:rPr>
              <w:i/>
              <w:rPrChange w:id="3420" w:author="IO" w:date="2011-07-22T12:31:00Z">
                <w:rPr>
                  <w:rFonts w:cs="Times New Roman"/>
                </w:rPr>
              </w:rPrChange>
            </w:rPr>
            <w:delText xml:space="preserve"> y en la reducci</w:delText>
          </w:r>
        </w:del>
      </w:ins>
      <w:ins w:id="3421" w:author="Orion" w:date="2011-07-08T16:01:00Z">
        <w:del w:id="3422" w:author="IO" w:date="2011-07-22T17:20:00Z">
          <w:r w:rsidR="0072018D" w:rsidRPr="00441066" w:rsidDel="00444875">
            <w:rPr>
              <w:i/>
              <w:rPrChange w:id="3423" w:author="IO" w:date="2011-07-22T12:31:00Z">
                <w:rPr>
                  <w:rFonts w:cs="Times New Roman"/>
                </w:rPr>
              </w:rPrChange>
            </w:rPr>
            <w:delText xml:space="preserve">ón de </w:delText>
          </w:r>
        </w:del>
      </w:ins>
      <w:ins w:id="3424" w:author="Orion" w:date="2011-07-08T16:03:00Z">
        <w:del w:id="3425" w:author="IO" w:date="2011-07-22T17:20:00Z">
          <w:r w:rsidR="0072018D" w:rsidRPr="00441066" w:rsidDel="00444875">
            <w:rPr>
              <w:i/>
              <w:rPrChange w:id="3426" w:author="IO" w:date="2011-07-22T12:31:00Z">
                <w:rPr>
                  <w:rFonts w:cs="Times New Roman"/>
                </w:rPr>
              </w:rPrChange>
            </w:rPr>
            <w:delText xml:space="preserve">los </w:delText>
          </w:r>
        </w:del>
      </w:ins>
      <w:ins w:id="3427" w:author="Orion" w:date="2011-07-08T16:01:00Z">
        <w:del w:id="3428" w:author="IO" w:date="2011-07-22T17:20:00Z">
          <w:r w:rsidR="0072018D" w:rsidRPr="00441066" w:rsidDel="00444875">
            <w:rPr>
              <w:i/>
              <w:rPrChange w:id="3429" w:author="IO" w:date="2011-07-22T12:31:00Z">
                <w:rPr>
                  <w:rFonts w:cs="Times New Roman"/>
                </w:rPr>
              </w:rPrChange>
            </w:rPr>
            <w:delText>riesgos de conflicto entre aviones.</w:delText>
          </w:r>
        </w:del>
      </w:ins>
      <w:ins w:id="3430" w:author="Orion" w:date="2011-07-08T16:15:00Z">
        <w:del w:id="3431" w:author="IO" w:date="2011-07-22T17:20:00Z">
          <w:r w:rsidR="00741207" w:rsidRPr="00441066" w:rsidDel="00444875">
            <w:rPr>
              <w:i/>
              <w:rPrChange w:id="3432" w:author="IO" w:date="2011-07-22T12:31:00Z">
                <w:rPr>
                  <w:rFonts w:cs="Times New Roman"/>
                </w:rPr>
              </w:rPrChange>
            </w:rPr>
            <w:delText xml:space="preserve"> Esto se puede ver claramente ya que en los casos expuestos donde los valores</w:delText>
          </w:r>
        </w:del>
      </w:ins>
      <w:ins w:id="3433" w:author="Orion" w:date="2011-07-08T16:17:00Z">
        <w:del w:id="3434" w:author="IO" w:date="2011-07-22T17:20:00Z">
          <w:r w:rsidR="00741207" w:rsidRPr="00441066" w:rsidDel="00444875">
            <w:rPr>
              <w:i/>
              <w:rPrChange w:id="3435" w:author="IO" w:date="2011-07-22T12:31:00Z">
                <w:rPr>
                  <w:rFonts w:cs="Times New Roman"/>
                </w:rPr>
              </w:rPrChange>
            </w:rPr>
            <w:delText xml:space="preserve"> de experiencia eran bajos, y de estrés y fatiga altos, el número y proximidad de riesgos de conflicto aumentaba,</w:delText>
          </w:r>
        </w:del>
      </w:ins>
      <w:ins w:id="3436" w:author="Orion" w:date="2011-07-08T16:15:00Z">
        <w:del w:id="3437" w:author="IO" w:date="2011-07-22T17:20:00Z">
          <w:r w:rsidR="00741207" w:rsidRPr="00441066" w:rsidDel="00444875">
            <w:rPr>
              <w:i/>
              <w:rPrChange w:id="3438" w:author="IO" w:date="2011-07-22T12:31:00Z">
                <w:rPr>
                  <w:rFonts w:cs="Times New Roman"/>
                </w:rPr>
              </w:rPrChange>
            </w:rPr>
            <w:delText xml:space="preserve"> hasta tal punto que en ciertas ocasiones se llegaba a estados de riesgo</w:delText>
          </w:r>
        </w:del>
      </w:ins>
      <w:ins w:id="3439" w:author="Orion" w:date="2011-07-08T16:16:00Z">
        <w:del w:id="3440" w:author="IO" w:date="2011-07-22T17:20:00Z">
          <w:r w:rsidR="00741207" w:rsidRPr="00441066" w:rsidDel="00444875">
            <w:rPr>
              <w:i/>
              <w:rPrChange w:id="3441" w:author="IO" w:date="2011-07-22T12:31:00Z">
                <w:rPr>
                  <w:rFonts w:cs="Times New Roman"/>
                </w:rPr>
              </w:rPrChange>
            </w:rPr>
            <w:delText xml:space="preserve"> real de posible conflicto.</w:delText>
          </w:r>
        </w:del>
      </w:ins>
    </w:p>
    <w:p w14:paraId="6D66B512" w14:textId="02E05951" w:rsidR="00EA40AF" w:rsidRPr="00EA40AF" w:rsidRDefault="007D29F5">
      <w:pPr>
        <w:spacing w:before="120" w:after="120"/>
        <w:jc w:val="both"/>
        <w:rPr>
          <w:ins w:id="3442" w:author="Orion" w:date="2011-07-08T14:42:00Z"/>
          <w:i/>
          <w:rPrChange w:id="3443" w:author="IO" w:date="2011-07-22T14:50:00Z">
            <w:rPr>
              <w:ins w:id="3444" w:author="Orion" w:date="2011-07-08T14:42:00Z"/>
              <w:rFonts w:cs="Times New Roman"/>
            </w:rPr>
          </w:rPrChange>
        </w:rPr>
        <w:pPrChange w:id="3445" w:author="IO" w:date="2011-07-22T14:50:00Z">
          <w:pPr/>
        </w:pPrChange>
      </w:pPr>
      <w:moveFromRangeStart w:id="3446" w:author="IO" w:date="2011-07-22T17:20:00Z" w:name="move299118561"/>
      <w:moveFrom w:id="3447" w:author="IO" w:date="2011-07-22T17:20:00Z">
        <w:ins w:id="3448" w:author="Orion" w:date="2011-07-08T16:07:00Z">
          <w:r w:rsidRPr="00441066" w:rsidDel="00444875">
            <w:rPr>
              <w:i/>
              <w:rPrChange w:id="3449" w:author="IO" w:date="2011-07-22T12:31:00Z">
                <w:rPr>
                  <w:rFonts w:cs="Times New Roman"/>
                </w:rPr>
              </w:rPrChange>
            </w:rPr>
            <w:t>Contar con elementos cuyas</w:t>
          </w:r>
        </w:ins>
        <w:ins w:id="3450" w:author="Orion" w:date="2011-07-08T16:09:00Z">
          <w:r w:rsidRPr="00441066" w:rsidDel="00444875">
            <w:rPr>
              <w:i/>
              <w:rPrChange w:id="3451" w:author="IO" w:date="2011-07-22T12:31:00Z">
                <w:rPr>
                  <w:rFonts w:cs="Times New Roman"/>
                </w:rPr>
              </w:rPrChange>
            </w:rPr>
            <w:t xml:space="preserve"> evaluaciones y </w:t>
          </w:r>
        </w:ins>
        <w:ins w:id="3452" w:author="Orion" w:date="2011-07-08T16:07:00Z">
          <w:r w:rsidRPr="00441066" w:rsidDel="00444875">
            <w:rPr>
              <w:i/>
              <w:rPrChange w:id="3453" w:author="IO" w:date="2011-07-22T12:31:00Z">
                <w:rPr>
                  <w:rFonts w:cs="Times New Roman"/>
                </w:rPr>
              </w:rPrChange>
            </w:rPr>
            <w:t xml:space="preserve">decisiones  son ejecutadas </w:t>
          </w:r>
        </w:ins>
        <w:ins w:id="3454" w:author="Orion" w:date="2011-07-08T16:08:00Z">
          <w:r w:rsidRPr="00441066" w:rsidDel="00444875">
            <w:rPr>
              <w:i/>
              <w:rPrChange w:id="3455" w:author="IO" w:date="2011-07-22T12:31:00Z">
                <w:rPr>
                  <w:rFonts w:cs="Times New Roman"/>
                </w:rPr>
              </w:rPrChange>
            </w:rPr>
            <w:t xml:space="preserve">prácticamente </w:t>
          </w:r>
        </w:ins>
        <w:ins w:id="3456" w:author="Orion" w:date="2011-07-08T16:07:00Z">
          <w:r w:rsidRPr="00441066" w:rsidDel="00444875">
            <w:rPr>
              <w:i/>
              <w:rPrChange w:id="3457" w:author="IO" w:date="2011-07-22T12:31:00Z">
                <w:rPr>
                  <w:rFonts w:cs="Times New Roman"/>
                </w:rPr>
              </w:rPrChange>
            </w:rPr>
            <w:t>en tiempo real</w:t>
          </w:r>
        </w:ins>
        <w:ins w:id="3458" w:author="Orion" w:date="2011-07-08T16:09:00Z">
          <w:r w:rsidRPr="00441066" w:rsidDel="00444875">
            <w:rPr>
              <w:i/>
              <w:rPrChange w:id="3459" w:author="IO" w:date="2011-07-22T12:31:00Z">
                <w:rPr>
                  <w:rFonts w:cs="Times New Roman"/>
                </w:rPr>
              </w:rPrChange>
            </w:rPr>
            <w:t xml:space="preserve"> </w:t>
          </w:r>
        </w:ins>
        <w:ins w:id="3460" w:author="Orion" w:date="2011-07-08T16:10:00Z">
          <w:r w:rsidRPr="00441066" w:rsidDel="00444875">
            <w:rPr>
              <w:i/>
              <w:rPrChange w:id="3461" w:author="IO" w:date="2011-07-22T12:31:00Z">
                <w:rPr>
                  <w:rFonts w:cs="Times New Roman"/>
                </w:rPr>
              </w:rPrChange>
            </w:rPr>
            <w:t>contribuye muy positivamente</w:t>
          </w:r>
        </w:ins>
        <w:ins w:id="3462" w:author="Orion" w:date="2011-07-08T16:13:00Z">
          <w:r w:rsidRPr="00441066" w:rsidDel="00444875">
            <w:rPr>
              <w:i/>
              <w:rPrChange w:id="3463" w:author="IO" w:date="2011-07-22T12:31:00Z">
                <w:rPr>
                  <w:rFonts w:cs="Times New Roman"/>
                </w:rPr>
              </w:rPrChange>
            </w:rPr>
            <w:t xml:space="preserve"> a</w:t>
          </w:r>
        </w:ins>
        <w:ins w:id="3464" w:author="Orion" w:date="2011-07-08T16:10:00Z">
          <w:r w:rsidRPr="00441066" w:rsidDel="00444875">
            <w:rPr>
              <w:i/>
              <w:rPrChange w:id="3465" w:author="IO" w:date="2011-07-22T12:31:00Z">
                <w:rPr>
                  <w:rFonts w:cs="Times New Roman"/>
                </w:rPr>
              </w:rPrChange>
            </w:rPr>
            <w:t xml:space="preserve"> </w:t>
          </w:r>
        </w:ins>
        <w:ins w:id="3466" w:author="Orion" w:date="2011-07-08T16:12:00Z">
          <w:r w:rsidRPr="00441066" w:rsidDel="00444875">
            <w:rPr>
              <w:i/>
              <w:rPrChange w:id="3467" w:author="IO" w:date="2011-07-22T12:31:00Z">
                <w:rPr>
                  <w:rFonts w:cs="Times New Roman"/>
                </w:rPr>
              </w:rPrChange>
            </w:rPr>
            <w:t>dar fluidez a</w:t>
          </w:r>
        </w:ins>
        <w:ins w:id="3468" w:author="Orion" w:date="2011-07-08T16:11:00Z">
          <w:r w:rsidRPr="00441066" w:rsidDel="00444875">
            <w:rPr>
              <w:i/>
              <w:rPrChange w:id="3469" w:author="IO" w:date="2011-07-22T12:31:00Z">
                <w:rPr>
                  <w:rFonts w:cs="Times New Roman"/>
                </w:rPr>
              </w:rPrChange>
            </w:rPr>
            <w:t>l tr</w:t>
          </w:r>
        </w:ins>
        <w:ins w:id="3470" w:author="Orion" w:date="2011-07-08T16:12:00Z">
          <w:r w:rsidRPr="00441066" w:rsidDel="00444875">
            <w:rPr>
              <w:i/>
              <w:rPrChange w:id="3471" w:author="IO" w:date="2011-07-22T12:31:00Z">
                <w:rPr>
                  <w:rFonts w:cs="Times New Roman"/>
                </w:rPr>
              </w:rPrChange>
            </w:rPr>
            <w:t>á</w:t>
          </w:r>
        </w:ins>
        <w:ins w:id="3472" w:author="Orion" w:date="2011-07-08T16:11:00Z">
          <w:r w:rsidRPr="00441066" w:rsidDel="00444875">
            <w:rPr>
              <w:i/>
              <w:rPrChange w:id="3473" w:author="IO" w:date="2011-07-22T12:31:00Z">
                <w:rPr>
                  <w:rFonts w:cs="Times New Roman"/>
                </w:rPr>
              </w:rPrChange>
            </w:rPr>
            <w:t xml:space="preserve">fico y </w:t>
          </w:r>
        </w:ins>
        <w:ins w:id="3474" w:author="Orion" w:date="2011-07-08T16:13:00Z">
          <w:r w:rsidRPr="00441066" w:rsidDel="00444875">
            <w:rPr>
              <w:i/>
              <w:rPrChange w:id="3475" w:author="IO" w:date="2011-07-22T12:31:00Z">
                <w:rPr>
                  <w:rFonts w:cs="Times New Roman"/>
                </w:rPr>
              </w:rPrChange>
            </w:rPr>
            <w:t>reducir el número de</w:t>
          </w:r>
        </w:ins>
        <w:ins w:id="3476" w:author="Orion" w:date="2011-07-08T16:11:00Z">
          <w:r w:rsidRPr="00441066" w:rsidDel="00444875">
            <w:rPr>
              <w:i/>
              <w:rPrChange w:id="3477" w:author="IO" w:date="2011-07-22T12:31:00Z">
                <w:rPr>
                  <w:rFonts w:cs="Times New Roman"/>
                </w:rPr>
              </w:rPrChange>
            </w:rPr>
            <w:t xml:space="preserve"> conflictos</w:t>
          </w:r>
        </w:ins>
        <w:ins w:id="3478" w:author="Orion" w:date="2011-07-08T16:09:00Z">
          <w:r w:rsidRPr="00441066" w:rsidDel="00444875">
            <w:rPr>
              <w:i/>
              <w:rPrChange w:id="3479" w:author="IO" w:date="2011-07-22T12:31:00Z">
                <w:rPr>
                  <w:rFonts w:cs="Times New Roman"/>
                </w:rPr>
              </w:rPrChange>
            </w:rPr>
            <w:t xml:space="preserve">. </w:t>
          </w:r>
        </w:ins>
        <w:ins w:id="3480" w:author="Orion" w:date="2011-07-08T16:13:00Z">
          <w:r w:rsidRPr="00441066" w:rsidDel="00444875">
            <w:rPr>
              <w:i/>
              <w:rPrChange w:id="3481" w:author="IO" w:date="2011-07-22T12:31:00Z">
                <w:rPr>
                  <w:rFonts w:cs="Times New Roman"/>
                </w:rPr>
              </w:rPrChange>
            </w:rPr>
            <w:t>L</w:t>
          </w:r>
          <w:r w:rsidR="00026233" w:rsidRPr="00441066" w:rsidDel="00444875">
            <w:rPr>
              <w:i/>
              <w:rPrChange w:id="3482" w:author="IO" w:date="2011-07-22T12:31:00Z">
                <w:rPr>
                  <w:rFonts w:cs="Times New Roman"/>
                </w:rPr>
              </w:rPrChange>
            </w:rPr>
            <w:t xml:space="preserve">a mejora es tal </w:t>
          </w:r>
        </w:ins>
        <w:ins w:id="3483" w:author="Orion" w:date="2011-07-08T16:09:00Z">
          <w:r w:rsidRPr="00441066" w:rsidDel="00444875">
            <w:rPr>
              <w:i/>
              <w:rPrChange w:id="3484" w:author="IO" w:date="2011-07-22T12:31:00Z">
                <w:rPr>
                  <w:rFonts w:cs="Times New Roman"/>
                </w:rPr>
              </w:rPrChange>
            </w:rPr>
            <w:t>que l</w:t>
          </w:r>
        </w:ins>
        <w:ins w:id="3485" w:author="Orion" w:date="2011-07-08T16:02:00Z">
          <w:r w:rsidRPr="00441066" w:rsidDel="00444875">
            <w:rPr>
              <w:i/>
              <w:rPrChange w:id="3486" w:author="IO" w:date="2011-07-22T12:31:00Z">
                <w:rPr>
                  <w:rFonts w:cs="Times New Roman"/>
                </w:rPr>
              </w:rPrChange>
            </w:rPr>
            <w:t>a introducci</w:t>
          </w:r>
        </w:ins>
        <w:ins w:id="3487" w:author="Orion" w:date="2011-07-08T16:04:00Z">
          <w:r w:rsidRPr="00441066" w:rsidDel="00444875">
            <w:rPr>
              <w:i/>
              <w:rPrChange w:id="3488" w:author="IO" w:date="2011-07-22T12:31:00Z">
                <w:rPr>
                  <w:rFonts w:cs="Times New Roman"/>
                </w:rPr>
              </w:rPrChange>
            </w:rPr>
            <w:t>ón de la tecnología de los UAVs</w:t>
          </w:r>
        </w:ins>
        <w:ins w:id="3489" w:author="Orion" w:date="2011-07-08T16:14:00Z">
          <w:r w:rsidR="00741207" w:rsidRPr="00441066" w:rsidDel="00444875">
            <w:rPr>
              <w:i/>
              <w:rPrChange w:id="3490" w:author="IO" w:date="2011-07-22T12:31:00Z">
                <w:rPr>
                  <w:rFonts w:cs="Times New Roman"/>
                </w:rPr>
              </w:rPrChange>
            </w:rPr>
            <w:t xml:space="preserve"> podría</w:t>
          </w:r>
        </w:ins>
        <w:ins w:id="3491" w:author="Orion" w:date="2011-07-08T16:04:00Z">
          <w:r w:rsidRPr="00441066" w:rsidDel="00444875">
            <w:rPr>
              <w:i/>
              <w:rPrChange w:id="3492" w:author="IO" w:date="2011-07-22T12:31:00Z">
                <w:rPr>
                  <w:rFonts w:cs="Times New Roman"/>
                </w:rPr>
              </w:rPrChange>
            </w:rPr>
            <w:t xml:space="preserve"> permitir</w:t>
          </w:r>
        </w:ins>
        <w:ins w:id="3493" w:author="Orion" w:date="2011-07-08T16:14:00Z">
          <w:r w:rsidR="00741207" w:rsidRPr="00441066" w:rsidDel="00444875">
            <w:rPr>
              <w:i/>
              <w:rPrChange w:id="3494" w:author="IO" w:date="2011-07-22T12:31:00Z">
                <w:rPr>
                  <w:rFonts w:cs="Times New Roman"/>
                </w:rPr>
              </w:rPrChange>
            </w:rPr>
            <w:t xml:space="preserve">, </w:t>
          </w:r>
        </w:ins>
        <w:ins w:id="3495" w:author="Orion" w:date="2011-07-08T16:19:00Z">
          <w:r w:rsidR="00F37798" w:rsidRPr="00441066" w:rsidDel="00444875">
            <w:rPr>
              <w:i/>
              <w:rPrChange w:id="3496" w:author="IO" w:date="2011-07-22T12:31:00Z">
                <w:rPr>
                  <w:rFonts w:cs="Times New Roman"/>
                </w:rPr>
              </w:rPrChange>
            </w:rPr>
            <w:t>hasta cierto punto</w:t>
          </w:r>
        </w:ins>
        <w:ins w:id="3497" w:author="Orion" w:date="2011-07-08T16:14:00Z">
          <w:r w:rsidR="00741207" w:rsidRPr="00441066" w:rsidDel="00444875">
            <w:rPr>
              <w:i/>
              <w:rPrChange w:id="3498" w:author="IO" w:date="2011-07-22T12:31:00Z">
                <w:rPr>
                  <w:rFonts w:cs="Times New Roman"/>
                </w:rPr>
              </w:rPrChange>
            </w:rPr>
            <w:t>,</w:t>
          </w:r>
        </w:ins>
        <w:ins w:id="3499" w:author="Orion" w:date="2011-07-08T16:04:00Z">
          <w:r w:rsidRPr="00441066" w:rsidDel="00444875">
            <w:rPr>
              <w:i/>
              <w:rPrChange w:id="3500" w:author="IO" w:date="2011-07-22T12:31:00Z">
                <w:rPr>
                  <w:rFonts w:cs="Times New Roman"/>
                </w:rPr>
              </w:rPrChange>
            </w:rPr>
            <w:t xml:space="preserve"> paliar los riesgos que supone </w:t>
          </w:r>
        </w:ins>
        <w:ins w:id="3501" w:author="Orion" w:date="2011-07-08T16:19:00Z">
          <w:r w:rsidR="00F37798" w:rsidRPr="00441066" w:rsidDel="00444875">
            <w:rPr>
              <w:i/>
              <w:rPrChange w:id="3502" w:author="IO" w:date="2011-07-22T12:31:00Z">
                <w:rPr>
                  <w:rFonts w:cs="Times New Roman"/>
                </w:rPr>
              </w:rPrChange>
            </w:rPr>
            <w:t xml:space="preserve">que </w:t>
          </w:r>
        </w:ins>
        <w:ins w:id="3503" w:author="Orion" w:date="2011-07-08T16:09:00Z">
          <w:r w:rsidRPr="00441066" w:rsidDel="00444875">
            <w:rPr>
              <w:i/>
              <w:rPrChange w:id="3504" w:author="IO" w:date="2011-07-22T12:31:00Z">
                <w:rPr>
                  <w:rFonts w:cs="Times New Roman"/>
                </w:rPr>
              </w:rPrChange>
            </w:rPr>
            <w:t>se encuentren</w:t>
          </w:r>
        </w:ins>
        <w:ins w:id="3505" w:author="Orion" w:date="2011-07-08T16:06:00Z">
          <w:r w:rsidRPr="00441066" w:rsidDel="00444875">
            <w:rPr>
              <w:i/>
              <w:rPrChange w:id="3506" w:author="IO" w:date="2011-07-22T12:31:00Z">
                <w:rPr>
                  <w:rFonts w:cs="Times New Roman"/>
                </w:rPr>
              </w:rPrChange>
            </w:rPr>
            <w:t xml:space="preserve"> volando</w:t>
          </w:r>
        </w:ins>
        <w:ins w:id="3507" w:author="Orion" w:date="2011-07-08T16:04:00Z">
          <w:r w:rsidRPr="00441066" w:rsidDel="00444875">
            <w:rPr>
              <w:i/>
              <w:rPrChange w:id="3508" w:author="IO" w:date="2011-07-22T12:31:00Z">
                <w:rPr>
                  <w:rFonts w:cs="Times New Roman"/>
                </w:rPr>
              </w:rPrChange>
            </w:rPr>
            <w:t xml:space="preserve"> </w:t>
          </w:r>
        </w:ins>
        <w:ins w:id="3509" w:author="Orion" w:date="2011-07-08T16:05:00Z">
          <w:r w:rsidRPr="00441066" w:rsidDel="00444875">
            <w:rPr>
              <w:i/>
              <w:rPrChange w:id="3510" w:author="IO" w:date="2011-07-22T12:31:00Z">
                <w:rPr>
                  <w:rFonts w:cs="Times New Roman"/>
                </w:rPr>
              </w:rPrChange>
            </w:rPr>
            <w:t>en el espacio aéreo</w:t>
          </w:r>
        </w:ins>
        <w:ins w:id="3511" w:author="Orion" w:date="2011-07-08T16:06:00Z">
          <w:r w:rsidRPr="00441066" w:rsidDel="00444875">
            <w:rPr>
              <w:i/>
              <w:rPrChange w:id="3512" w:author="IO" w:date="2011-07-22T12:31:00Z">
                <w:rPr>
                  <w:rFonts w:cs="Times New Roman"/>
                </w:rPr>
              </w:rPrChange>
            </w:rPr>
            <w:t xml:space="preserve"> aviones manejados por</w:t>
          </w:r>
        </w:ins>
        <w:ins w:id="3513" w:author="Orion" w:date="2011-07-08T16:05:00Z">
          <w:r w:rsidRPr="00441066" w:rsidDel="00444875">
            <w:rPr>
              <w:i/>
              <w:rPrChange w:id="3514" w:author="IO" w:date="2011-07-22T12:31:00Z">
                <w:rPr>
                  <w:rFonts w:cs="Times New Roman"/>
                </w:rPr>
              </w:rPrChange>
            </w:rPr>
            <w:t xml:space="preserve"> </w:t>
          </w:r>
        </w:ins>
        <w:ins w:id="3515" w:author="Orion" w:date="2011-07-08T16:04:00Z">
          <w:r w:rsidRPr="00441066" w:rsidDel="00444875">
            <w:rPr>
              <w:i/>
              <w:rPrChange w:id="3516" w:author="IO" w:date="2011-07-22T12:31:00Z">
                <w:rPr>
                  <w:rFonts w:cs="Times New Roman"/>
                </w:rPr>
              </w:rPrChange>
            </w:rPr>
            <w:t xml:space="preserve">pilotos con mucho </w:t>
          </w:r>
        </w:ins>
        <w:ins w:id="3517" w:author="Orion" w:date="2011-07-08T16:05:00Z">
          <w:r w:rsidRPr="00441066" w:rsidDel="00444875">
            <w:rPr>
              <w:i/>
              <w:rPrChange w:id="3518" w:author="IO" w:date="2011-07-22T12:31:00Z">
                <w:rPr>
                  <w:rFonts w:cs="Times New Roman"/>
                </w:rPr>
              </w:rPrChange>
            </w:rPr>
            <w:t>estrés</w:t>
          </w:r>
        </w:ins>
        <w:ins w:id="3519" w:author="Orion" w:date="2011-07-08T16:04:00Z">
          <w:r w:rsidRPr="00441066" w:rsidDel="00444875">
            <w:rPr>
              <w:i/>
              <w:rPrChange w:id="3520" w:author="IO" w:date="2011-07-22T12:31:00Z">
                <w:rPr>
                  <w:rFonts w:cs="Times New Roman"/>
                </w:rPr>
              </w:rPrChange>
            </w:rPr>
            <w:t xml:space="preserve"> </w:t>
          </w:r>
        </w:ins>
        <w:ins w:id="3521" w:author="Orion" w:date="2011-07-08T16:05:00Z">
          <w:r w:rsidRPr="00441066" w:rsidDel="00444875">
            <w:rPr>
              <w:i/>
              <w:rPrChange w:id="3522" w:author="IO" w:date="2011-07-22T12:31:00Z">
                <w:rPr>
                  <w:rFonts w:cs="Times New Roman"/>
                </w:rPr>
              </w:rPrChange>
            </w:rPr>
            <w:t>o fatiga</w:t>
          </w:r>
        </w:ins>
        <w:ins w:id="3523" w:author="Orion" w:date="2011-07-08T16:06:00Z">
          <w:r w:rsidRPr="00441066" w:rsidDel="00444875">
            <w:rPr>
              <w:i/>
              <w:rPrChange w:id="3524" w:author="IO" w:date="2011-07-22T12:31:00Z">
                <w:rPr>
                  <w:rFonts w:cs="Times New Roman"/>
                </w:rPr>
              </w:rPrChange>
            </w:rPr>
            <w:t>,</w:t>
          </w:r>
        </w:ins>
        <w:ins w:id="3525" w:author="Orion" w:date="2011-07-08T16:05:00Z">
          <w:r w:rsidRPr="00441066" w:rsidDel="00444875">
            <w:rPr>
              <w:i/>
              <w:rPrChange w:id="3526" w:author="IO" w:date="2011-07-22T12:31:00Z">
                <w:rPr>
                  <w:rFonts w:cs="Times New Roman"/>
                </w:rPr>
              </w:rPrChange>
            </w:rPr>
            <w:t xml:space="preserve"> o con bajos niveles de experiencia.</w:t>
          </w:r>
        </w:ins>
      </w:moveFrom>
      <w:moveFromRangeEnd w:id="3446"/>
    </w:p>
    <w:p w14:paraId="6A6B24C8" w14:textId="77777777" w:rsidR="008A1F38" w:rsidRDefault="008A1F38">
      <w:pPr>
        <w:jc w:val="both"/>
        <w:rPr>
          <w:ins w:id="3527" w:author="IO" w:date="2011-07-22T11:55:00Z"/>
          <w:rFonts w:cs="Times New Roman"/>
        </w:rPr>
        <w:sectPr w:rsidR="008A1F38" w:rsidSect="009143CB">
          <w:type w:val="oddPage"/>
          <w:pgSz w:w="11906" w:h="16838"/>
          <w:pgMar w:top="1134" w:right="1134" w:bottom="1134" w:left="1134" w:header="720" w:footer="720" w:gutter="0"/>
          <w:cols w:space="720"/>
          <w:docGrid w:linePitch="360"/>
        </w:sectPr>
      </w:pPr>
    </w:p>
    <w:p w14:paraId="40DD8774" w14:textId="2B6F0E35" w:rsidR="00374917" w:rsidRPr="008A1F38" w:rsidDel="008A1F38" w:rsidRDefault="00374917">
      <w:pPr>
        <w:numPr>
          <w:ilvl w:val="0"/>
          <w:numId w:val="40"/>
        </w:numPr>
        <w:jc w:val="both"/>
        <w:rPr>
          <w:ins w:id="3528" w:author="Orion" w:date="2011-05-05T17:41:00Z"/>
          <w:del w:id="3529" w:author="IO" w:date="2011-07-22T11:55:00Z"/>
          <w:sz w:val="52"/>
          <w:szCs w:val="52"/>
          <w:rPrChange w:id="3530" w:author="IO" w:date="2011-07-22T11:55:00Z">
            <w:rPr>
              <w:ins w:id="3531" w:author="Orion" w:date="2011-05-05T17:41:00Z"/>
              <w:del w:id="3532" w:author="IO" w:date="2011-07-22T11:55:00Z"/>
              <w:rFonts w:cs="Times New Roman"/>
            </w:rPr>
          </w:rPrChange>
        </w:rPr>
        <w:pPrChange w:id="3533" w:author="Orion" w:date="2011-08-02T00:40:00Z">
          <w:pPr/>
        </w:pPrChange>
      </w:pPr>
      <w:bookmarkStart w:id="3534" w:name="_Toc299103625"/>
      <w:bookmarkStart w:id="3535" w:name="_Toc299103998"/>
      <w:bookmarkStart w:id="3536" w:name="_Toc299463827"/>
      <w:bookmarkStart w:id="3537" w:name="_Toc299463911"/>
      <w:bookmarkStart w:id="3538" w:name="_Toc299721512"/>
      <w:bookmarkStart w:id="3539" w:name="_Toc299995545"/>
      <w:bookmarkStart w:id="3540" w:name="_Toc300048680"/>
      <w:bookmarkStart w:id="3541" w:name="_Toc300051998"/>
      <w:bookmarkEnd w:id="3534"/>
      <w:bookmarkEnd w:id="3535"/>
      <w:bookmarkEnd w:id="3536"/>
      <w:bookmarkEnd w:id="3537"/>
      <w:bookmarkEnd w:id="3538"/>
      <w:bookmarkEnd w:id="3539"/>
      <w:bookmarkEnd w:id="3540"/>
      <w:bookmarkEnd w:id="3541"/>
    </w:p>
    <w:p w14:paraId="71DB08E3" w14:textId="1D29DF4F" w:rsidR="00CB0445" w:rsidRPr="00D6172C" w:rsidRDefault="00B937FD">
      <w:pPr>
        <w:pStyle w:val="Heading1"/>
        <w:numPr>
          <w:ilvl w:val="0"/>
          <w:numId w:val="40"/>
        </w:numPr>
        <w:rPr>
          <w:ins w:id="3542" w:author="Orion" w:date="2011-05-05T17:41:00Z"/>
          <w:szCs w:val="52"/>
        </w:rPr>
        <w:pPrChange w:id="3543" w:author="Orion" w:date="2011-08-02T11:30:00Z">
          <w:pPr>
            <w:pStyle w:val="Title"/>
            <w:outlineLvl w:val="0"/>
          </w:pPr>
        </w:pPrChange>
      </w:pPr>
      <w:bookmarkStart w:id="3544" w:name="_Ref299881073"/>
      <w:bookmarkStart w:id="3545" w:name="_Toc300051999"/>
      <w:ins w:id="3546" w:author="Orion" w:date="2011-05-05T17:41:00Z">
        <w:r w:rsidRPr="009143CB">
          <w:rPr>
            <w:b w:val="0"/>
            <w:sz w:val="52"/>
            <w:szCs w:val="52"/>
            <w:rPrChange w:id="3547" w:author="IO" w:date="2011-07-13T15:18:00Z">
              <w:rPr>
                <w:rFonts w:cs="Times New Roman"/>
              </w:rPr>
            </w:rPrChange>
          </w:rPr>
          <w:t>Conclusi</w:t>
        </w:r>
      </w:ins>
      <w:ins w:id="3548" w:author="IO" w:date="2011-07-13T15:18:00Z">
        <w:r w:rsidR="009143CB">
          <w:rPr>
            <w:b w:val="0"/>
            <w:sz w:val="52"/>
            <w:szCs w:val="52"/>
          </w:rPr>
          <w:t>o</w:t>
        </w:r>
      </w:ins>
      <w:ins w:id="3549" w:author="Orion" w:date="2011-05-05T17:41:00Z">
        <w:del w:id="3550" w:author="IO" w:date="2011-07-13T15:18:00Z">
          <w:r w:rsidRPr="009143CB" w:rsidDel="009143CB">
            <w:rPr>
              <w:b w:val="0"/>
              <w:sz w:val="52"/>
              <w:szCs w:val="52"/>
              <w:rPrChange w:id="3551" w:author="IO" w:date="2011-07-13T15:18:00Z">
                <w:rPr>
                  <w:rFonts w:cs="Times New Roman"/>
                </w:rPr>
              </w:rPrChange>
            </w:rPr>
            <w:delText>ó</w:delText>
          </w:r>
        </w:del>
        <w:r w:rsidRPr="009143CB">
          <w:rPr>
            <w:b w:val="0"/>
            <w:sz w:val="52"/>
            <w:szCs w:val="52"/>
            <w:rPrChange w:id="3552" w:author="IO" w:date="2011-07-13T15:18:00Z">
              <w:rPr>
                <w:rFonts w:cs="Times New Roman"/>
              </w:rPr>
            </w:rPrChange>
          </w:rPr>
          <w:t>n</w:t>
        </w:r>
      </w:ins>
      <w:ins w:id="3553" w:author="IO" w:date="2011-07-13T15:18:00Z">
        <w:r w:rsidR="009143CB">
          <w:rPr>
            <w:b w:val="0"/>
            <w:sz w:val="52"/>
            <w:szCs w:val="52"/>
          </w:rPr>
          <w:t>es</w:t>
        </w:r>
      </w:ins>
      <w:ins w:id="3554" w:author="Orion" w:date="2011-05-05T17:41:00Z">
        <w:r w:rsidRPr="009143CB">
          <w:rPr>
            <w:b w:val="0"/>
            <w:sz w:val="52"/>
            <w:szCs w:val="52"/>
            <w:rPrChange w:id="3555" w:author="IO" w:date="2011-07-13T15:18:00Z">
              <w:rPr>
                <w:rFonts w:cs="Times New Roman"/>
              </w:rPr>
            </w:rPrChange>
          </w:rPr>
          <w:t xml:space="preserve"> y trabajo futuro</w:t>
        </w:r>
        <w:bookmarkEnd w:id="3544"/>
        <w:bookmarkEnd w:id="3545"/>
      </w:ins>
    </w:p>
    <w:p w14:paraId="33C16978" w14:textId="0A57766A" w:rsidR="00904D1F" w:rsidRDefault="00904D1F">
      <w:pPr>
        <w:pStyle w:val="Heading1"/>
        <w:numPr>
          <w:ilvl w:val="1"/>
          <w:numId w:val="40"/>
        </w:numPr>
        <w:rPr>
          <w:ins w:id="3556" w:author="Orion" w:date="2011-07-26T17:08:00Z"/>
          <w:b w:val="0"/>
          <w:sz w:val="44"/>
          <w:szCs w:val="52"/>
        </w:rPr>
        <w:pPrChange w:id="3557" w:author="Orion" w:date="2011-08-02T00:40:00Z">
          <w:pPr>
            <w:pStyle w:val="Heading1"/>
            <w:numPr>
              <w:ilvl w:val="1"/>
              <w:numId w:val="57"/>
            </w:numPr>
            <w:tabs>
              <w:tab w:val="clear" w:pos="0"/>
            </w:tabs>
            <w:ind w:left="792"/>
          </w:pPr>
        </w:pPrChange>
      </w:pPr>
      <w:bookmarkStart w:id="3558" w:name="_Toc300052000"/>
      <w:ins w:id="3559" w:author="Orion" w:date="2011-07-26T17:07:00Z">
        <w:r>
          <w:rPr>
            <w:b w:val="0"/>
            <w:sz w:val="44"/>
            <w:szCs w:val="52"/>
          </w:rPr>
          <w:t>Conclusión</w:t>
        </w:r>
      </w:ins>
      <w:bookmarkEnd w:id="3558"/>
    </w:p>
    <w:p w14:paraId="308AE70A" w14:textId="1A59A868" w:rsidR="0050085B" w:rsidDel="002E5073" w:rsidRDefault="004721CC">
      <w:pPr>
        <w:widowControl/>
        <w:suppressAutoHyphens w:val="0"/>
        <w:rPr>
          <w:ins w:id="3560" w:author="Orion" w:date="2011-07-08T17:12:00Z"/>
          <w:del w:id="3561" w:author="IO" w:date="2011-07-22T17:51:00Z"/>
        </w:rPr>
        <w:pPrChange w:id="3562" w:author="Orion" w:date="2011-07-26T17:09:00Z">
          <w:pPr>
            <w:spacing w:before="120"/>
            <w:ind w:left="360"/>
            <w:jc w:val="both"/>
          </w:pPr>
        </w:pPrChange>
      </w:pPr>
      <w:ins w:id="3563" w:author="Orion" w:date="2011-07-08T17:02:00Z">
        <w:r>
          <w:t>E</w:t>
        </w:r>
      </w:ins>
      <w:ins w:id="3564" w:author="IO" w:date="2011-07-22T17:41:00Z">
        <w:r w:rsidR="00150117">
          <w:t>ste trabajo ha abordado dos objetivos en relación con las simulaciones de tráfico aéreo. E</w:t>
        </w:r>
      </w:ins>
      <w:ins w:id="3565" w:author="IO" w:date="2011-07-22T17:42:00Z">
        <w:r w:rsidR="00150117">
          <w:t>n</w:t>
        </w:r>
      </w:ins>
      <w:ins w:id="3566" w:author="IO" w:date="2011-07-22T17:41:00Z">
        <w:r w:rsidR="00150117">
          <w:t xml:space="preserve"> primer lugar mostrar la viabilidad de las</w:t>
        </w:r>
      </w:ins>
      <w:ins w:id="3567" w:author="IO" w:date="2011-07-22T17:42:00Z">
        <w:r w:rsidR="00150117">
          <w:t xml:space="preserve"> </w:t>
        </w:r>
      </w:ins>
      <w:ins w:id="3568" w:author="IO" w:date="2011-07-22T17:41:00Z">
        <w:r w:rsidR="00150117">
          <w:t>aproximaciones ABM en combinaci</w:t>
        </w:r>
      </w:ins>
      <w:ins w:id="3569" w:author="IO" w:date="2011-07-22T17:42:00Z">
        <w:r w:rsidR="00150117">
          <w:t>ón con MDE para ofrecer un marco flexible y extensible para este tipo de simulaciones. En segundo lugar, ofrecer una versión inicial de los modelos que</w:t>
        </w:r>
        <w:r w:rsidR="002E5073">
          <w:t xml:space="preserve"> reco</w:t>
        </w:r>
      </w:ins>
      <w:ins w:id="3570" w:author="IO" w:date="2011-07-22T17:43:00Z">
        <w:r w:rsidR="002E5073">
          <w:t>jan</w:t>
        </w:r>
      </w:ins>
      <w:ins w:id="3571" w:author="IO" w:date="2011-07-22T17:42:00Z">
        <w:r w:rsidR="002E5073">
          <w:t xml:space="preserve"> información sobre el tráfico aéreo</w:t>
        </w:r>
      </w:ins>
      <w:ins w:id="3572" w:author="IO" w:date="2011-07-22T17:43:00Z">
        <w:r w:rsidR="002E5073">
          <w:t xml:space="preserve"> de forma que pueda ser usada para </w:t>
        </w:r>
      </w:ins>
      <w:ins w:id="3573" w:author="IO" w:date="2011-07-22T17:44:00Z">
        <w:r w:rsidR="002E5073">
          <w:t>especificar</w:t>
        </w:r>
      </w:ins>
      <w:ins w:id="3574" w:author="IO" w:date="2011-07-22T17:43:00Z">
        <w:r w:rsidR="002E5073">
          <w:t xml:space="preserve"> simulaciones.</w:t>
        </w:r>
      </w:ins>
      <w:ins w:id="3575" w:author="IO" w:date="2011-07-22T17:53:00Z">
        <w:r w:rsidR="0043714D">
          <w:t xml:space="preserve"> La adopción de esta aproximación </w:t>
        </w:r>
      </w:ins>
      <w:ins w:id="3576" w:author="Orion" w:date="2011-07-08T17:02:00Z">
        <w:del w:id="3577" w:author="IO" w:date="2011-07-22T17:47:00Z">
          <w:r w:rsidDel="002E5073">
            <w:delText xml:space="preserve">l objetivo de este trabajo ha sido </w:delText>
          </w:r>
        </w:del>
      </w:ins>
      <w:ins w:id="3578" w:author="Orion" w:date="2011-07-08T16:59:00Z">
        <w:del w:id="3579" w:author="IO" w:date="2011-07-22T17:47:00Z">
          <w:r w:rsidR="0050085B" w:rsidRPr="0050085B" w:rsidDel="002E5073">
            <w:rPr>
              <w:rPrChange w:id="3580" w:author="Orion" w:date="2011-07-08T16:59:00Z">
                <w:rPr>
                  <w:highlight w:val="yellow"/>
                </w:rPr>
              </w:rPrChange>
            </w:rPr>
            <w:delText>analizar los requisitos que debe satisfacer un marco flexible y realista de simulación del tráfico</w:delText>
          </w:r>
          <w:r w:rsidR="0050085B" w:rsidDel="002E5073">
            <w:delText xml:space="preserve"> aéreo</w:delText>
          </w:r>
          <w:r w:rsidR="0050085B" w:rsidRPr="0050085B" w:rsidDel="002E5073">
            <w:rPr>
              <w:rPrChange w:id="3581" w:author="Orion" w:date="2011-07-08T16:59:00Z">
                <w:rPr>
                  <w:highlight w:val="yellow"/>
                </w:rPr>
              </w:rPrChange>
            </w:rPr>
            <w:delText xml:space="preserve">, y realizar </w:delText>
          </w:r>
        </w:del>
      </w:ins>
      <w:ins w:id="3582" w:author="Orion" w:date="2011-07-08T17:04:00Z">
        <w:del w:id="3583" w:author="IO" w:date="2011-07-22T17:47:00Z">
          <w:r w:rsidDel="002E5073">
            <w:delText xml:space="preserve">un </w:delText>
          </w:r>
        </w:del>
      </w:ins>
      <w:ins w:id="3584" w:author="Orion" w:date="2011-07-08T17:03:00Z">
        <w:del w:id="3585" w:author="IO" w:date="2011-07-22T17:47:00Z">
          <w:r w:rsidDel="002E5073">
            <w:delText xml:space="preserve">diseño que aporte </w:delText>
          </w:r>
        </w:del>
      </w:ins>
      <w:ins w:id="3586" w:author="Orion" w:date="2011-07-08T16:59:00Z">
        <w:del w:id="3587" w:author="IO" w:date="2011-07-22T17:47:00Z">
          <w:r w:rsidR="0050085B" w:rsidRPr="0050085B" w:rsidDel="002E5073">
            <w:rPr>
              <w:rPrChange w:id="3588" w:author="Orion" w:date="2011-07-08T16:59:00Z">
                <w:rPr>
                  <w:highlight w:val="yellow"/>
                </w:rPr>
              </w:rPrChange>
            </w:rPr>
            <w:delText>la base para incorporar y extender dichos requisitos. En particular</w:delText>
          </w:r>
        </w:del>
        <w:del w:id="3589" w:author="IO" w:date="2011-07-22T17:51:00Z">
          <w:r w:rsidR="0050085B" w:rsidRPr="0050085B" w:rsidDel="002E5073">
            <w:rPr>
              <w:rPrChange w:id="3590" w:author="Orion" w:date="2011-07-08T16:59:00Z">
                <w:rPr>
                  <w:highlight w:val="yellow"/>
                </w:rPr>
              </w:rPrChange>
            </w:rPr>
            <w:delText xml:space="preserve">, se ha analizado la importancia </w:delText>
          </w:r>
        </w:del>
        <w:del w:id="3591" w:author="IO" w:date="2011-07-22T17:47:00Z">
          <w:r w:rsidR="0050085B" w:rsidRPr="0050085B" w:rsidDel="002E5073">
            <w:rPr>
              <w:rPrChange w:id="3592" w:author="Orion" w:date="2011-07-08T16:59:00Z">
                <w:rPr>
                  <w:highlight w:val="yellow"/>
                </w:rPr>
              </w:rPrChange>
            </w:rPr>
            <w:delText>que para estas simulaciones tiene</w:delText>
          </w:r>
        </w:del>
        <w:del w:id="3593" w:author="IO" w:date="2011-07-22T17:51:00Z">
          <w:r w:rsidR="0050085B" w:rsidRPr="0050085B" w:rsidDel="002E5073">
            <w:rPr>
              <w:rPrChange w:id="3594" w:author="Orion" w:date="2011-07-08T16:59:00Z">
                <w:rPr>
                  <w:highlight w:val="yellow"/>
                </w:rPr>
              </w:rPrChange>
            </w:rPr>
            <w:delText xml:space="preserve"> considerar el comportamiento de los </w:delText>
          </w:r>
        </w:del>
      </w:ins>
      <w:ins w:id="3595" w:author="Orion" w:date="2011-07-08T17:00:00Z">
        <w:del w:id="3596" w:author="IO" w:date="2011-07-22T17:51:00Z">
          <w:r w:rsidR="0050085B" w:rsidDel="002E5073">
            <w:delText xml:space="preserve">humanos </w:delText>
          </w:r>
        </w:del>
      </w:ins>
      <w:ins w:id="3597" w:author="Orion" w:date="2011-07-08T17:01:00Z">
        <w:del w:id="3598" w:author="IO" w:date="2011-07-22T17:51:00Z">
          <w:r w:rsidR="0050085B" w:rsidDel="002E5073">
            <w:delText xml:space="preserve">que intervienen </w:delText>
          </w:r>
        </w:del>
      </w:ins>
      <w:ins w:id="3599" w:author="Orion" w:date="2011-07-08T17:00:00Z">
        <w:del w:id="3600" w:author="IO" w:date="2011-07-22T17:47:00Z">
          <w:r w:rsidR="0050085B" w:rsidDel="002E5073">
            <w:delText>como</w:delText>
          </w:r>
        </w:del>
        <w:del w:id="3601" w:author="IO" w:date="2011-07-22T17:51:00Z">
          <w:r w:rsidR="0050085B" w:rsidDel="002E5073">
            <w:delText xml:space="preserve"> pilotos, controladores</w:delText>
          </w:r>
        </w:del>
        <w:del w:id="3602" w:author="IO" w:date="2011-07-22T17:47:00Z">
          <w:r w:rsidR="0050085B" w:rsidDel="002E5073">
            <w:delText>,</w:delText>
          </w:r>
        </w:del>
        <w:del w:id="3603" w:author="IO" w:date="2011-07-22T17:51:00Z">
          <w:r w:rsidR="0050085B" w:rsidDel="002E5073">
            <w:delText xml:space="preserve"> gestores de panes de vuelo</w:delText>
          </w:r>
        </w:del>
        <w:del w:id="3604" w:author="IO" w:date="2011-07-22T17:47:00Z">
          <w:r w:rsidR="0050085B" w:rsidDel="002E5073">
            <w:delText>, etc</w:delText>
          </w:r>
        </w:del>
      </w:ins>
      <w:ins w:id="3605" w:author="Orion" w:date="2011-07-08T16:59:00Z">
        <w:del w:id="3606" w:author="IO" w:date="2011-07-22T17:51:00Z">
          <w:r w:rsidR="0050085B" w:rsidRPr="0050085B" w:rsidDel="002E5073">
            <w:rPr>
              <w:rPrChange w:id="3607" w:author="Orion" w:date="2011-07-08T16:59:00Z">
                <w:rPr>
                  <w:highlight w:val="yellow"/>
                </w:rPr>
              </w:rPrChange>
            </w:rPr>
            <w:delText>.</w:delText>
          </w:r>
          <w:r w:rsidR="0050085B" w:rsidDel="002E5073">
            <w:delText xml:space="preserve"> </w:delText>
          </w:r>
        </w:del>
      </w:ins>
      <w:ins w:id="3608" w:author="Orion" w:date="2011-07-08T17:06:00Z">
        <w:del w:id="3609" w:author="IO" w:date="2011-07-22T17:51:00Z">
          <w:r w:rsidDel="002E5073">
            <w:delText xml:space="preserve">De acuerdo </w:delText>
          </w:r>
        </w:del>
        <w:del w:id="3610" w:author="IO" w:date="2011-07-22T17:48:00Z">
          <w:r w:rsidDel="002E5073">
            <w:delText>a</w:delText>
          </w:r>
        </w:del>
      </w:ins>
      <w:ins w:id="3611" w:author="Orion" w:date="2011-07-08T16:59:00Z">
        <w:del w:id="3612" w:author="IO" w:date="2011-07-22T17:51:00Z">
          <w:r w:rsidR="0050085B" w:rsidDel="002E5073">
            <w:delText xml:space="preserve"> los experimentos realizados, trabajar con estos aspectos es </w:delText>
          </w:r>
          <w:r w:rsidR="0050085B" w:rsidRPr="00C60BE8" w:rsidDel="002E5073">
            <w:delText xml:space="preserve">fundamental para entender </w:delText>
          </w:r>
          <w:r w:rsidR="0050085B" w:rsidDel="002E5073">
            <w:delText>ciertas características del</w:delText>
          </w:r>
          <w:r w:rsidR="0050085B" w:rsidRPr="00C60BE8" w:rsidDel="002E5073">
            <w:delText xml:space="preserve"> tráfico</w:delText>
          </w:r>
        </w:del>
      </w:ins>
      <w:ins w:id="3613" w:author="Orion" w:date="2011-07-08T17:04:00Z">
        <w:del w:id="3614" w:author="IO" w:date="2011-07-22T17:51:00Z">
          <w:r w:rsidDel="002E5073">
            <w:delText xml:space="preserve"> aéreo</w:delText>
          </w:r>
        </w:del>
      </w:ins>
      <w:ins w:id="3615" w:author="Orion" w:date="2011-07-08T16:59:00Z">
        <w:del w:id="3616" w:author="IO" w:date="2011-07-22T17:51:00Z">
          <w:r w:rsidR="0050085B" w:rsidDel="002E5073">
            <w:delText>.</w:delText>
          </w:r>
        </w:del>
      </w:ins>
      <w:ins w:id="3617" w:author="Orion" w:date="2011-07-08T17:05:00Z">
        <w:del w:id="3618" w:author="IO" w:date="2011-07-22T17:51:00Z">
          <w:r w:rsidDel="002E5073">
            <w:delText xml:space="preserve"> </w:delText>
          </w:r>
        </w:del>
      </w:ins>
      <w:ins w:id="3619" w:author="Orion" w:date="2011-07-08T17:11:00Z">
        <w:del w:id="3620" w:author="IO" w:date="2011-07-22T17:50:00Z">
          <w:r w:rsidR="00E056FD" w:rsidDel="002E5073">
            <w:delText>Como consecuencia de la implementación de d</w:delText>
          </w:r>
        </w:del>
      </w:ins>
      <w:ins w:id="3621" w:author="Orion" w:date="2011-07-08T17:09:00Z">
        <w:del w:id="3622" w:author="IO" w:date="2011-07-22T17:50:00Z">
          <w:r w:rsidR="00E056FD" w:rsidDel="002E5073">
            <w:delText xml:space="preserve">icho trabajo </w:delText>
          </w:r>
        </w:del>
      </w:ins>
      <w:ins w:id="3623" w:author="Orion" w:date="2011-07-08T17:11:00Z">
        <w:del w:id="3624" w:author="IO" w:date="2011-07-22T17:50:00Z">
          <w:r w:rsidR="00E056FD" w:rsidDel="002E5073">
            <w:delText>se ha podido</w:delText>
          </w:r>
        </w:del>
      </w:ins>
      <w:ins w:id="3625" w:author="Orion" w:date="2011-07-08T17:09:00Z">
        <w:del w:id="3626" w:author="IO" w:date="2011-07-22T17:50:00Z">
          <w:r w:rsidR="00E056FD" w:rsidDel="002E5073">
            <w:delText xml:space="preserve"> a su vez </w:delText>
          </w:r>
        </w:del>
      </w:ins>
      <w:ins w:id="3627" w:author="Orion" w:date="2011-07-08T17:10:00Z">
        <w:del w:id="3628" w:author="IO" w:date="2011-07-22T17:50:00Z">
          <w:r w:rsidR="00E056FD" w:rsidDel="002E5073">
            <w:delText>observar</w:delText>
          </w:r>
        </w:del>
      </w:ins>
      <w:ins w:id="3629" w:author="Orion" w:date="2011-07-08T17:09:00Z">
        <w:del w:id="3630" w:author="IO" w:date="2011-07-22T17:50:00Z">
          <w:r w:rsidR="00E056FD" w:rsidDel="002E5073">
            <w:delText xml:space="preserve"> que la introducción de nuevas tecnologías</w:delText>
          </w:r>
        </w:del>
      </w:ins>
      <w:ins w:id="3631" w:author="Orion" w:date="2011-07-08T17:11:00Z">
        <w:del w:id="3632" w:author="IO" w:date="2011-07-22T17:50:00Z">
          <w:r w:rsidR="00E056FD" w:rsidDel="002E5073">
            <w:delText xml:space="preserve"> como l</w:delText>
          </w:r>
        </w:del>
      </w:ins>
      <w:ins w:id="3633" w:author="Orion" w:date="2011-07-08T17:12:00Z">
        <w:del w:id="3634" w:author="IO" w:date="2011-07-22T17:50:00Z">
          <w:r w:rsidR="00E056FD" w:rsidDel="002E5073">
            <w:delText>a de los</w:delText>
          </w:r>
        </w:del>
      </w:ins>
      <w:ins w:id="3635" w:author="Orion" w:date="2011-07-08T17:11:00Z">
        <w:del w:id="3636" w:author="IO" w:date="2011-07-22T17:51:00Z">
          <w:r w:rsidR="00E056FD" w:rsidDel="002E5073">
            <w:delText xml:space="preserve"> </w:delText>
          </w:r>
        </w:del>
        <w:del w:id="3637" w:author="IO" w:date="2011-07-22T17:50:00Z">
          <w:r w:rsidR="00E056FD" w:rsidDel="002E5073">
            <w:delText>UAVs</w:delText>
          </w:r>
        </w:del>
      </w:ins>
      <w:ins w:id="3638" w:author="Orion" w:date="2011-07-08T17:09:00Z">
        <w:del w:id="3639" w:author="IO" w:date="2011-07-22T17:50:00Z">
          <w:r w:rsidR="00E056FD" w:rsidDel="002E5073">
            <w:delText xml:space="preserve"> puede influir positivamente en</w:delText>
          </w:r>
        </w:del>
      </w:ins>
      <w:ins w:id="3640" w:author="Orion" w:date="2011-07-08T17:10:00Z">
        <w:del w:id="3641" w:author="IO" w:date="2011-07-22T17:50:00Z">
          <w:r w:rsidR="00E056FD" w:rsidDel="002E5073">
            <w:delText xml:space="preserve"> solucionar</w:delText>
          </w:r>
        </w:del>
        <w:del w:id="3642" w:author="IO" w:date="2011-07-22T17:51:00Z">
          <w:r w:rsidR="00E056FD" w:rsidDel="002E5073">
            <w:delText xml:space="preserve"> parte de los problemas </w:delText>
          </w:r>
        </w:del>
        <w:del w:id="3643" w:author="IO" w:date="2011-07-22T17:50:00Z">
          <w:r w:rsidR="00E056FD" w:rsidDel="002E5073">
            <w:delText>que hay actualmente en</w:delText>
          </w:r>
        </w:del>
      </w:ins>
      <w:ins w:id="3644" w:author="Orion" w:date="2011-07-08T17:09:00Z">
        <w:del w:id="3645" w:author="IO" w:date="2011-07-22T17:50:00Z">
          <w:r w:rsidR="00E056FD" w:rsidDel="002E5073">
            <w:delText xml:space="preserve"> la</w:delText>
          </w:r>
        </w:del>
        <w:del w:id="3646" w:author="IO" w:date="2011-07-22T17:51:00Z">
          <w:r w:rsidR="00E056FD" w:rsidDel="002E5073">
            <w:delText xml:space="preserve"> gestión del tr</w:delText>
          </w:r>
        </w:del>
      </w:ins>
      <w:ins w:id="3647" w:author="Orion" w:date="2011-07-08T17:10:00Z">
        <w:del w:id="3648" w:author="IO" w:date="2011-07-22T17:51:00Z">
          <w:r w:rsidR="00E056FD" w:rsidDel="002E5073">
            <w:delText>á</w:delText>
          </w:r>
        </w:del>
      </w:ins>
      <w:ins w:id="3649" w:author="Orion" w:date="2011-07-08T17:09:00Z">
        <w:del w:id="3650" w:author="IO" w:date="2011-07-22T17:51:00Z">
          <w:r w:rsidR="00E056FD" w:rsidDel="002E5073">
            <w:delText>fico a</w:delText>
          </w:r>
        </w:del>
      </w:ins>
      <w:ins w:id="3651" w:author="Orion" w:date="2011-07-08T17:10:00Z">
        <w:del w:id="3652" w:author="IO" w:date="2011-07-22T17:51:00Z">
          <w:r w:rsidR="00E056FD" w:rsidDel="002E5073">
            <w:delText>éreo</w:delText>
          </w:r>
        </w:del>
      </w:ins>
      <w:ins w:id="3653" w:author="Orion" w:date="2011-07-08T17:12:00Z">
        <w:del w:id="3654" w:author="IO" w:date="2011-07-22T17:51:00Z">
          <w:r w:rsidR="00E056FD" w:rsidDel="002E5073">
            <w:delText>.</w:delText>
          </w:r>
        </w:del>
      </w:ins>
    </w:p>
    <w:p w14:paraId="36AA1162" w14:textId="52DC8B6F" w:rsidR="00976B61" w:rsidRDefault="00E056FD">
      <w:pPr>
        <w:spacing w:after="120"/>
        <w:jc w:val="both"/>
        <w:rPr>
          <w:ins w:id="3655" w:author="Orion" w:date="2011-07-08T17:30:00Z"/>
        </w:rPr>
        <w:pPrChange w:id="3656" w:author="IO" w:date="2011-07-22T17:54:00Z">
          <w:pPr>
            <w:spacing w:before="120"/>
            <w:ind w:left="360"/>
            <w:jc w:val="both"/>
          </w:pPr>
        </w:pPrChange>
      </w:pPr>
      <w:ins w:id="3657" w:author="Orion" w:date="2011-07-08T17:12:00Z">
        <w:del w:id="3658" w:author="IO" w:date="2011-07-22T17:54:00Z">
          <w:r w:rsidDel="0043714D">
            <w:delText>La elaboración de</w:delText>
          </w:r>
        </w:del>
      </w:ins>
      <w:ins w:id="3659" w:author="Orion" w:date="2011-07-08T17:13:00Z">
        <w:del w:id="3660" w:author="IO" w:date="2011-07-22T17:54:00Z">
          <w:r w:rsidDel="0043714D">
            <w:delText>l</w:delText>
          </w:r>
        </w:del>
      </w:ins>
      <w:ins w:id="3661" w:author="Orion" w:date="2011-07-08T17:12:00Z">
        <w:del w:id="3662" w:author="IO" w:date="2011-07-22T17:54:00Z">
          <w:r w:rsidDel="0043714D">
            <w:delText xml:space="preserve"> conjunto de requisitos</w:delText>
          </w:r>
        </w:del>
      </w:ins>
      <w:ins w:id="3663" w:author="Orion" w:date="2011-07-08T17:13:00Z">
        <w:del w:id="3664" w:author="IO" w:date="2011-07-22T17:54:00Z">
          <w:r w:rsidDel="0043714D">
            <w:delText xml:space="preserve"> </w:delText>
          </w:r>
        </w:del>
        <w:del w:id="3665" w:author="IO" w:date="2011-07-22T17:52:00Z">
          <w:r w:rsidDel="002E5073">
            <w:delText xml:space="preserve">que debía cumplir el sistema para </w:delText>
          </w:r>
        </w:del>
      </w:ins>
      <w:ins w:id="3666" w:author="Orion" w:date="2011-07-08T17:14:00Z">
        <w:del w:id="3667" w:author="IO" w:date="2011-07-22T17:52:00Z">
          <w:r w:rsidDel="002E5073">
            <w:delText xml:space="preserve">que </w:delText>
          </w:r>
        </w:del>
      </w:ins>
      <w:ins w:id="3668" w:author="Orion" w:date="2011-07-08T17:16:00Z">
        <w:del w:id="3669" w:author="IO" w:date="2011-07-22T17:52:00Z">
          <w:r w:rsidDel="002E5073">
            <w:delText>el grado de parentesco con la realidad fuera el mayor posible</w:delText>
          </w:r>
        </w:del>
      </w:ins>
      <w:ins w:id="3670" w:author="Orion" w:date="2011-07-08T17:14:00Z">
        <w:del w:id="3671" w:author="IO" w:date="2011-07-22T17:52:00Z">
          <w:r w:rsidDel="002E5073">
            <w:delText xml:space="preserve"> </w:delText>
          </w:r>
        </w:del>
        <w:r>
          <w:t xml:space="preserve">se ha basado en </w:t>
        </w:r>
        <w:del w:id="3672" w:author="IO" w:date="2011-07-22T17:52:00Z">
          <w:r w:rsidDel="002E5073">
            <w:delText xml:space="preserve">el estudio de una serie de trabajos </w:delText>
          </w:r>
        </w:del>
      </w:ins>
      <w:ins w:id="3673" w:author="Orion" w:date="2011-07-08T17:25:00Z">
        <w:del w:id="3674" w:author="IO" w:date="2011-07-22T17:52:00Z">
          <w:r w:rsidR="000B0B40" w:rsidDel="002E5073">
            <w:delText>centrados en el</w:delText>
          </w:r>
        </w:del>
      </w:ins>
      <w:ins w:id="3675" w:author="Orion" w:date="2011-07-08T17:15:00Z">
        <w:del w:id="3676" w:author="IO" w:date="2011-07-22T17:52:00Z">
          <w:r w:rsidDel="002E5073">
            <w:delText xml:space="preserve"> misma</w:delText>
          </w:r>
        </w:del>
      </w:ins>
      <w:ins w:id="3677" w:author="Orion" w:date="2011-07-08T17:14:00Z">
        <w:del w:id="3678" w:author="IO" w:date="2011-07-22T17:52:00Z">
          <w:r w:rsidDel="002E5073">
            <w:delText xml:space="preserve"> </w:delText>
          </w:r>
        </w:del>
      </w:ins>
      <w:ins w:id="3679" w:author="Orion" w:date="2011-07-08T17:15:00Z">
        <w:del w:id="3680" w:author="IO" w:date="2011-07-22T17:52:00Z">
          <w:r w:rsidDel="002E5073">
            <w:delText>á</w:delText>
          </w:r>
        </w:del>
      </w:ins>
      <w:ins w:id="3681" w:author="Orion" w:date="2011-07-08T17:14:00Z">
        <w:del w:id="3682" w:author="IO" w:date="2011-07-22T17:52:00Z">
          <w:r w:rsidDel="002E5073">
            <w:delText>r</w:delText>
          </w:r>
        </w:del>
      </w:ins>
      <w:ins w:id="3683" w:author="Orion" w:date="2011-07-08T17:15:00Z">
        <w:del w:id="3684" w:author="IO" w:date="2011-07-22T17:52:00Z">
          <w:r w:rsidDel="002E5073">
            <w:delText>e</w:delText>
          </w:r>
        </w:del>
      </w:ins>
      <w:ins w:id="3685" w:author="Orion" w:date="2011-07-08T17:14:00Z">
        <w:del w:id="3686" w:author="IO" w:date="2011-07-22T17:52:00Z">
          <w:r w:rsidDel="002E5073">
            <w:delText>a</w:delText>
          </w:r>
        </w:del>
      </w:ins>
      <w:ins w:id="3687" w:author="IO" w:date="2011-07-22T17:52:00Z">
        <w:r w:rsidR="002E5073">
          <w:t>un análisis del estado del arte</w:t>
        </w:r>
      </w:ins>
      <w:ins w:id="3688" w:author="Orion" w:date="2011-07-08T17:14:00Z">
        <w:r>
          <w:t>.</w:t>
        </w:r>
      </w:ins>
      <w:ins w:id="3689" w:author="Orion" w:date="2011-07-08T17:17:00Z">
        <w:r>
          <w:t xml:space="preserve"> </w:t>
        </w:r>
      </w:ins>
      <w:ins w:id="3690" w:author="Orion" w:date="2011-07-08T17:19:00Z">
        <w:r w:rsidR="009E69E8">
          <w:t>En dicho estudio se ha</w:t>
        </w:r>
        <w:del w:id="3691" w:author="IO" w:date="2011-07-22T17:52:00Z">
          <w:r w:rsidR="009E69E8" w:rsidDel="002E5073">
            <w:delText>n</w:delText>
          </w:r>
        </w:del>
        <w:r w:rsidR="009E69E8">
          <w:t xml:space="preserve"> </w:t>
        </w:r>
        <w:del w:id="3692" w:author="IO" w:date="2011-07-22T17:52:00Z">
          <w:r w:rsidR="009E69E8" w:rsidDel="002E5073">
            <w:delText>tenido</w:delText>
          </w:r>
        </w:del>
      </w:ins>
      <w:ins w:id="3693" w:author="IO" w:date="2011-07-22T17:52:00Z">
        <w:r w:rsidR="002E5073">
          <w:t xml:space="preserve">prestado especial atención </w:t>
        </w:r>
      </w:ins>
      <w:ins w:id="3694" w:author="Orion" w:date="2011-07-08T17:19:00Z">
        <w:del w:id="3695" w:author="IO" w:date="2011-07-22T17:52:00Z">
          <w:r w:rsidR="009E69E8" w:rsidDel="002E5073">
            <w:delText xml:space="preserve"> en cuent</w:delText>
          </w:r>
        </w:del>
        <w:r w:rsidR="009E69E8">
          <w:t xml:space="preserve">a las limitaciones </w:t>
        </w:r>
      </w:ins>
      <w:ins w:id="3696" w:author="IO" w:date="2011-07-22T17:53:00Z">
        <w:r w:rsidR="002E5073">
          <w:t xml:space="preserve">que aparecen en </w:t>
        </w:r>
      </w:ins>
      <w:ins w:id="3697" w:author="Orion" w:date="2011-07-08T17:19:00Z">
        <w:del w:id="3698" w:author="IO" w:date="2011-07-22T17:53:00Z">
          <w:r w:rsidR="009E69E8" w:rsidDel="002E5073">
            <w:delText xml:space="preserve">de </w:delText>
          </w:r>
        </w:del>
        <w:r w:rsidR="009E69E8">
          <w:t xml:space="preserve">las herramientas </w:t>
        </w:r>
      </w:ins>
      <w:ins w:id="3699" w:author="IO" w:date="2011-07-22T17:53:00Z">
        <w:r w:rsidR="002E5073">
          <w:t xml:space="preserve">actuales, </w:t>
        </w:r>
        <w:r w:rsidR="0043714D">
          <w:t xml:space="preserve">buscado aportar </w:t>
        </w:r>
      </w:ins>
      <w:ins w:id="3700" w:author="Orion" w:date="2011-07-08T17:19:00Z">
        <w:del w:id="3701" w:author="IO" w:date="2011-07-22T17:54:00Z">
          <w:r w:rsidR="009E69E8" w:rsidDel="0043714D">
            <w:delText xml:space="preserve">que se presentaban tratando </w:delText>
          </w:r>
        </w:del>
      </w:ins>
      <w:ins w:id="3702" w:author="Orion" w:date="2011-07-08T17:20:00Z">
        <w:del w:id="3703" w:author="IO" w:date="2011-07-22T17:54:00Z">
          <w:r w:rsidR="009E69E8" w:rsidDel="0043714D">
            <w:delText xml:space="preserve">que </w:delText>
          </w:r>
        </w:del>
      </w:ins>
      <w:ins w:id="3704" w:author="Orion" w:date="2011-07-08T17:22:00Z">
        <w:del w:id="3705" w:author="IO" w:date="2011-07-22T17:54:00Z">
          <w:r w:rsidR="009E69E8" w:rsidDel="0043714D">
            <w:delText>e</w:delText>
          </w:r>
        </w:del>
      </w:ins>
      <w:ins w:id="3706" w:author="Orion" w:date="2011-07-08T17:20:00Z">
        <w:del w:id="3707" w:author="IO" w:date="2011-07-22T17:54:00Z">
          <w:r w:rsidR="009E69E8" w:rsidDel="0043714D">
            <w:delText>l nuevo sistema</w:delText>
          </w:r>
        </w:del>
      </w:ins>
      <w:ins w:id="3708" w:author="Orion" w:date="2011-07-08T17:22:00Z">
        <w:del w:id="3709" w:author="IO" w:date="2011-07-22T17:54:00Z">
          <w:r w:rsidR="009E69E8" w:rsidDel="0043714D">
            <w:delText xml:space="preserve"> desarrollado disponga</w:delText>
          </w:r>
        </w:del>
      </w:ins>
      <w:ins w:id="3710" w:author="Orion" w:date="2011-07-08T17:20:00Z">
        <w:del w:id="3711" w:author="IO" w:date="2011-07-22T17:54:00Z">
          <w:r w:rsidR="009E69E8" w:rsidDel="0043714D">
            <w:delText xml:space="preserve"> de</w:delText>
          </w:r>
        </w:del>
      </w:ins>
      <w:ins w:id="3712" w:author="IO" w:date="2011-07-22T17:54:00Z">
        <w:r w:rsidR="0043714D">
          <w:t>posibles</w:t>
        </w:r>
      </w:ins>
      <w:ins w:id="3713" w:author="Orion" w:date="2011-07-08T17:19:00Z">
        <w:r w:rsidR="009E69E8">
          <w:t xml:space="preserve"> soluciones para </w:t>
        </w:r>
        <w:del w:id="3714" w:author="IO" w:date="2011-07-22T17:54:00Z">
          <w:r w:rsidR="009E69E8" w:rsidDel="0043714D">
            <w:delText>cubrir</w:delText>
          </w:r>
        </w:del>
      </w:ins>
      <w:ins w:id="3715" w:author="Orion" w:date="2011-07-08T17:23:00Z">
        <w:del w:id="3716" w:author="IO" w:date="2011-07-22T17:54:00Z">
          <w:r w:rsidR="009E69E8" w:rsidDel="0043714D">
            <w:delText>las</w:delText>
          </w:r>
        </w:del>
      </w:ins>
      <w:ins w:id="3717" w:author="Orion" w:date="2011-07-08T17:22:00Z">
        <w:del w:id="3718" w:author="IO" w:date="2011-07-22T17:54:00Z">
          <w:r w:rsidR="009E69E8" w:rsidDel="0043714D">
            <w:delText xml:space="preserve"> o al menos </w:delText>
          </w:r>
        </w:del>
      </w:ins>
      <w:ins w:id="3719" w:author="Orion" w:date="2011-07-08T17:23:00Z">
        <w:del w:id="3720" w:author="IO" w:date="2011-07-22T17:54:00Z">
          <w:r w:rsidR="009E69E8" w:rsidDel="0043714D">
            <w:delText>tenga</w:delText>
          </w:r>
        </w:del>
      </w:ins>
      <w:ins w:id="3721" w:author="Orion" w:date="2011-07-08T17:22:00Z">
        <w:del w:id="3722" w:author="IO" w:date="2011-07-22T17:54:00Z">
          <w:r w:rsidR="009E69E8" w:rsidDel="0043714D">
            <w:delText xml:space="preserve"> la base para que se puedan </w:delText>
          </w:r>
        </w:del>
      </w:ins>
      <w:ins w:id="3723" w:author="Orion" w:date="2011-07-08T17:26:00Z">
        <w:r w:rsidR="001924DD">
          <w:t>abordar</w:t>
        </w:r>
      </w:ins>
      <w:ins w:id="3724" w:author="IO" w:date="2011-07-22T17:54:00Z">
        <w:r w:rsidR="0043714D">
          <w:t>las</w:t>
        </w:r>
      </w:ins>
      <w:ins w:id="3725" w:author="Orion" w:date="2011-07-08T17:22:00Z">
        <w:del w:id="3726" w:author="IO" w:date="2011-07-22T17:54:00Z">
          <w:r w:rsidR="009E69E8" w:rsidDel="0043714D">
            <w:delText xml:space="preserve"> en un futuro</w:delText>
          </w:r>
        </w:del>
      </w:ins>
      <w:ins w:id="3727" w:author="Orion" w:date="2011-07-08T17:19:00Z">
        <w:r w:rsidR="009E69E8">
          <w:t>.</w:t>
        </w:r>
      </w:ins>
    </w:p>
    <w:p w14:paraId="78350758" w14:textId="4A9115A1" w:rsidR="002E5073" w:rsidRDefault="002E5073" w:rsidP="002E5073">
      <w:pPr>
        <w:spacing w:before="240" w:after="120"/>
        <w:ind w:firstLine="284"/>
        <w:jc w:val="both"/>
        <w:rPr>
          <w:ins w:id="3728" w:author="IO" w:date="2011-07-22T17:51:00Z"/>
        </w:rPr>
      </w:pPr>
      <w:ins w:id="3729" w:author="IO" w:date="2011-07-22T17:51:00Z">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UAVs </w:t>
        </w:r>
      </w:ins>
      <w:ins w:id="3730" w:author="IO" w:date="2011-07-22T17:55:00Z">
        <w:r w:rsidR="0043714D">
          <w:t xml:space="preserve">modelados </w:t>
        </w:r>
      </w:ins>
      <w:ins w:id="3731" w:author="IO" w:date="2011-07-22T17:51:00Z">
        <w:r>
          <w:t xml:space="preserve">como pilotos </w:t>
        </w:r>
        <w:del w:id="3732" w:author="Orion" w:date="2011-07-26T16:07:00Z">
          <w:r w:rsidDel="002F7639">
            <w:delText>cuyo estado mental y reflejos</w:delText>
          </w:r>
        </w:del>
      </w:ins>
      <w:ins w:id="3733" w:author="Orion" w:date="2011-07-26T16:07:00Z">
        <w:r w:rsidR="002F7639">
          <w:t>cuyos estados mentales y reflejos</w:t>
        </w:r>
      </w:ins>
      <w:ins w:id="3734" w:author="IO" w:date="2011-07-22T17:51:00Z">
        <w:r>
          <w:t xml:space="preserve"> no se deterioran. Aunque se trata de una aproximación simple, ha permitido una primera valoración del impacto positivo que tendría la inclusión de UAVs para </w:t>
        </w:r>
      </w:ins>
      <w:ins w:id="3735" w:author="IO" w:date="2011-07-22T17:55:00Z">
        <w:r w:rsidR="0043714D">
          <w:t>mitigar</w:t>
        </w:r>
      </w:ins>
      <w:ins w:id="3736" w:author="IO" w:date="2011-07-22T17:51:00Z">
        <w:r>
          <w:t xml:space="preserve"> parte de los problemas de gestión del tráfico aéreo.</w:t>
        </w:r>
      </w:ins>
    </w:p>
    <w:p w14:paraId="1F53E8AD" w14:textId="4D3B9172" w:rsidR="00396E52" w:rsidRDefault="0043714D" w:rsidP="00503590">
      <w:pPr>
        <w:spacing w:before="240" w:after="120"/>
        <w:ind w:firstLine="284"/>
        <w:jc w:val="both"/>
        <w:rPr>
          <w:ins w:id="3737" w:author="IO" w:date="2011-07-22T18:06:00Z"/>
        </w:rPr>
      </w:pPr>
      <w:ins w:id="3738" w:author="IO" w:date="2011-07-22T17:58:00Z">
        <w:r>
          <w:t xml:space="preserve">Trasladar el esfuerzo de modelado a simulaciones no es una tarea trivial. </w:t>
        </w:r>
      </w:ins>
      <w:ins w:id="3739" w:author="IO" w:date="2011-07-22T17:59:00Z">
        <w:r>
          <w:t xml:space="preserve">Los modelos cambian para adaptarse a nueva información y y necesidades, y las plataformas de simulación están en continua evolución. El desarrollo de aplicaciones en este tipo de contexto es un buen candidato para desarrollos dirigidos por modelos. </w:t>
        </w:r>
      </w:ins>
      <w:ins w:id="3740" w:author="IO" w:date="2011-07-22T18:00:00Z">
        <w:r>
          <w:t xml:space="preserve">En particular, el uso de un modelaod ABM a alto nivel con metodologías de AOSE para el desarrollo, facilita la transición entre modelos. En todos los niveles se usan agentes, por lo que se facilita el paso de los modelos conceptuales, a los de </w:t>
        </w:r>
      </w:ins>
      <w:ins w:id="3741" w:author="IO" w:date="2011-07-22T18:06:00Z">
        <w:r w:rsidR="00396E52">
          <w:t>diseño</w:t>
        </w:r>
      </w:ins>
      <w:ins w:id="3742" w:author="IO" w:date="2011-07-22T18:00:00Z">
        <w:r>
          <w:t xml:space="preserve"> y finalmente al c</w:t>
        </w:r>
      </w:ins>
      <w:ins w:id="3743" w:author="IO" w:date="2011-07-22T18:01:00Z">
        <w:r>
          <w:t>ódigo. Para demostra</w:t>
        </w:r>
      </w:ins>
      <w:ins w:id="3744" w:author="IO" w:date="2011-07-22T18:03:00Z">
        <w:r>
          <w:t>r</w:t>
        </w:r>
      </w:ins>
      <w:ins w:id="3745" w:author="IO" w:date="2011-07-22T18:01:00Z">
        <w:r>
          <w:t xml:space="preserve"> la viabilidad de esta propuesta se ha usado</w:t>
        </w:r>
      </w:ins>
      <w:ins w:id="3746" w:author="Orion" w:date="2011-07-08T17:40:00Z">
        <w:del w:id="3747" w:author="IO" w:date="2011-07-22T18:01:00Z">
          <w:r w:rsidR="00B238D2" w:rsidDel="0043714D">
            <w:delText>De este modo s</w:delText>
          </w:r>
        </w:del>
      </w:ins>
      <w:ins w:id="3748" w:author="Orion" w:date="2011-07-08T17:31:00Z">
        <w:del w:id="3749" w:author="IO" w:date="2011-07-22T18:01:00Z">
          <w:r w:rsidR="00976B61" w:rsidDel="0043714D">
            <w:delText xml:space="preserve">e </w:delText>
          </w:r>
          <w:r w:rsidR="00B238D2" w:rsidDel="0043714D">
            <w:delText>consider</w:delText>
          </w:r>
        </w:del>
      </w:ins>
      <w:ins w:id="3750" w:author="Orion" w:date="2011-07-08T17:40:00Z">
        <w:del w:id="3751" w:author="IO" w:date="2011-07-22T18:01:00Z">
          <w:r w:rsidR="00B238D2" w:rsidDel="0043714D">
            <w:delText>ó</w:delText>
          </w:r>
        </w:del>
      </w:ins>
      <w:ins w:id="3752" w:author="Orion" w:date="2011-07-08T17:31:00Z">
        <w:del w:id="3753" w:author="IO" w:date="2011-07-22T18:01:00Z">
          <w:r w:rsidR="00976B61" w:rsidDel="0043714D">
            <w:delText xml:space="preserve"> que </w:delText>
          </w:r>
        </w:del>
      </w:ins>
      <w:ins w:id="3754" w:author="Orion" w:date="2011-07-08T17:33:00Z">
        <w:del w:id="3755" w:author="IO" w:date="2011-07-22T18:01:00Z">
          <w:r w:rsidR="00976B61" w:rsidDel="0043714D">
            <w:delText xml:space="preserve">la mejor </w:delText>
          </w:r>
        </w:del>
      </w:ins>
      <w:ins w:id="3756" w:author="Orion" w:date="2011-07-08T17:36:00Z">
        <w:del w:id="3757" w:author="IO" w:date="2011-07-22T18:01:00Z">
          <w:r w:rsidR="00976B61" w:rsidDel="0043714D">
            <w:delText>forma</w:delText>
          </w:r>
        </w:del>
      </w:ins>
      <w:ins w:id="3758" w:author="Orion" w:date="2011-07-08T17:33:00Z">
        <w:del w:id="3759" w:author="IO" w:date="2011-07-22T18:01:00Z">
          <w:r w:rsidR="00976B61" w:rsidDel="0043714D">
            <w:delText xml:space="preserve"> de </w:delText>
          </w:r>
        </w:del>
      </w:ins>
      <w:ins w:id="3760" w:author="Orion" w:date="2011-07-08T17:45:00Z">
        <w:del w:id="3761" w:author="IO" w:date="2011-07-22T18:01:00Z">
          <w:r w:rsidR="00C210D4" w:rsidDel="0043714D">
            <w:delText>desarrollar</w:delText>
          </w:r>
        </w:del>
      </w:ins>
      <w:ins w:id="3762" w:author="Orion" w:date="2011-07-08T17:34:00Z">
        <w:del w:id="3763" w:author="IO" w:date="2011-07-22T18:01:00Z">
          <w:r w:rsidR="00976B61" w:rsidDel="0043714D">
            <w:delText xml:space="preserve"> una herramienta que </w:delText>
          </w:r>
        </w:del>
      </w:ins>
      <w:ins w:id="3764" w:author="Orion" w:date="2011-07-08T17:40:00Z">
        <w:del w:id="3765" w:author="IO" w:date="2011-07-22T18:01:00Z">
          <w:r w:rsidR="00B238D2" w:rsidDel="0043714D">
            <w:delText>pudiera</w:delText>
          </w:r>
        </w:del>
      </w:ins>
      <w:ins w:id="3766" w:author="Orion" w:date="2011-07-08T17:32:00Z">
        <w:del w:id="3767" w:author="IO" w:date="2011-07-22T18:01:00Z">
          <w:r w:rsidR="00976B61" w:rsidDel="0043714D">
            <w:delText xml:space="preserve"> </w:delText>
          </w:r>
        </w:del>
      </w:ins>
      <w:ins w:id="3768" w:author="Orion" w:date="2011-07-08T17:34:00Z">
        <w:del w:id="3769" w:author="IO" w:date="2011-07-22T18:01:00Z">
          <w:r w:rsidR="00976B61" w:rsidDel="0043714D">
            <w:delText xml:space="preserve">afrontar </w:delText>
          </w:r>
        </w:del>
      </w:ins>
      <w:ins w:id="3770" w:author="Orion" w:date="2011-07-08T17:35:00Z">
        <w:del w:id="3771" w:author="IO" w:date="2011-07-22T18:01:00Z">
          <w:r w:rsidR="00976B61" w:rsidDel="0043714D">
            <w:delText xml:space="preserve">de manera </w:delText>
          </w:r>
        </w:del>
      </w:ins>
      <w:ins w:id="3772" w:author="Orion" w:date="2011-07-08T17:36:00Z">
        <w:del w:id="3773" w:author="IO" w:date="2011-07-22T18:01:00Z">
          <w:r w:rsidR="00976B61" w:rsidDel="0043714D">
            <w:delText>eficaz</w:delText>
          </w:r>
        </w:del>
      </w:ins>
      <w:ins w:id="3774" w:author="Orion" w:date="2011-07-08T17:35:00Z">
        <w:del w:id="3775" w:author="IO" w:date="2011-07-22T18:01:00Z">
          <w:r w:rsidR="00976B61" w:rsidDel="0043714D">
            <w:delText xml:space="preserve"> el</w:delText>
          </w:r>
        </w:del>
      </w:ins>
      <w:ins w:id="3776" w:author="Orion" w:date="2011-07-08T17:32:00Z">
        <w:del w:id="3777" w:author="IO" w:date="2011-07-22T18:01:00Z">
          <w:r w:rsidR="00976B61" w:rsidDel="0043714D">
            <w:delText xml:space="preserve"> problema</w:delText>
          </w:r>
        </w:del>
      </w:ins>
      <w:ins w:id="3778" w:author="Orion" w:date="2011-07-08T17:36:00Z">
        <w:del w:id="3779" w:author="IO" w:date="2011-07-22T18:01:00Z">
          <w:r w:rsidR="00976B61" w:rsidDel="0043714D">
            <w:delText xml:space="preserve"> </w:delText>
          </w:r>
        </w:del>
      </w:ins>
      <w:ins w:id="3780" w:author="Orion" w:date="2011-07-08T17:39:00Z">
        <w:del w:id="3781" w:author="IO" w:date="2011-07-22T18:01:00Z">
          <w:r w:rsidR="00B238D2" w:rsidDel="0043714D">
            <w:delText>que se quería abordar</w:delText>
          </w:r>
        </w:del>
      </w:ins>
      <w:ins w:id="3782" w:author="Orion" w:date="2011-07-08T17:45:00Z">
        <w:del w:id="3783" w:author="IO" w:date="2011-07-22T18:01:00Z">
          <w:r w:rsidR="00C210D4" w:rsidDel="0043714D">
            <w:delText>,</w:delText>
          </w:r>
        </w:del>
      </w:ins>
      <w:ins w:id="3784" w:author="Orion" w:date="2011-07-08T17:39:00Z">
        <w:del w:id="3785" w:author="IO" w:date="2011-07-22T18:01:00Z">
          <w:r w:rsidR="00B238D2" w:rsidDel="0043714D">
            <w:delText xml:space="preserve"> era</w:delText>
          </w:r>
        </w:del>
      </w:ins>
      <w:ins w:id="3786" w:author="Orion" w:date="2011-07-08T17:34:00Z">
        <w:del w:id="3787" w:author="IO" w:date="2011-07-22T18:01:00Z">
          <w:r w:rsidR="00976B61" w:rsidDel="0043714D">
            <w:delText xml:space="preserve"> haciendo</w:delText>
          </w:r>
        </w:del>
      </w:ins>
      <w:ins w:id="3788" w:author="Orion" w:date="2011-07-08T17:27:00Z">
        <w:del w:id="3789" w:author="IO" w:date="2011-07-22T18:01:00Z">
          <w:r w:rsidR="001924DD" w:rsidDel="0043714D">
            <w:delText xml:space="preserve"> uso de </w:delText>
          </w:r>
        </w:del>
      </w:ins>
      <w:ins w:id="3790" w:author="Orion" w:date="2011-07-08T17:30:00Z">
        <w:del w:id="3791" w:author="IO" w:date="2011-07-22T18:01:00Z">
          <w:r w:rsidR="00976B61" w:rsidDel="0043714D">
            <w:delText>una tecnología que permit</w:delText>
          </w:r>
        </w:del>
      </w:ins>
      <w:ins w:id="3792" w:author="Orion" w:date="2011-07-08T17:40:00Z">
        <w:del w:id="3793" w:author="IO" w:date="2011-07-22T18:01:00Z">
          <w:r w:rsidR="00B238D2" w:rsidDel="0043714D">
            <w:delText>iera</w:delText>
          </w:r>
        </w:del>
      </w:ins>
      <w:ins w:id="3794" w:author="Orion" w:date="2011-07-08T17:30:00Z">
        <w:del w:id="3795" w:author="IO" w:date="2011-07-22T18:01:00Z">
          <w:r w:rsidR="00976B61" w:rsidDel="0043714D">
            <w:delText xml:space="preserve"> el diseño de aplicaciones bas</w:delText>
          </w:r>
        </w:del>
      </w:ins>
      <w:ins w:id="3796" w:author="Orion" w:date="2011-07-08T17:37:00Z">
        <w:del w:id="3797" w:author="IO" w:date="2011-07-22T18:01:00Z">
          <w:r w:rsidR="00976B61" w:rsidDel="0043714D">
            <w:delText>adas</w:delText>
          </w:r>
        </w:del>
      </w:ins>
      <w:ins w:id="3798" w:author="Orion" w:date="2011-07-08T17:30:00Z">
        <w:del w:id="3799" w:author="IO" w:date="2011-07-22T18:01:00Z">
          <w:r w:rsidR="00976B61" w:rsidDel="0043714D">
            <w:delText xml:space="preserve"> en modelos</w:delText>
          </w:r>
        </w:del>
      </w:ins>
      <w:ins w:id="3800" w:author="Orion" w:date="2011-07-08T17:36:00Z">
        <w:del w:id="3801" w:author="IO" w:date="2011-07-22T18:01:00Z">
          <w:r w:rsidR="00976B61" w:rsidDel="0043714D">
            <w:delText>.</w:delText>
          </w:r>
        </w:del>
      </w:ins>
      <w:ins w:id="3802" w:author="Orion" w:date="2011-07-08T17:37:00Z">
        <w:del w:id="3803" w:author="IO" w:date="2011-07-22T18:01:00Z">
          <w:r w:rsidR="00DE5867" w:rsidDel="0043714D">
            <w:delText xml:space="preserve"> Es por ello por lo que </w:delText>
          </w:r>
        </w:del>
      </w:ins>
      <w:ins w:id="3804" w:author="Orion" w:date="2011-07-08T17:38:00Z">
        <w:del w:id="3805" w:author="IO" w:date="2011-07-22T18:01:00Z">
          <w:r w:rsidR="00DE5867" w:rsidDel="0043714D">
            <w:delText xml:space="preserve">se optó </w:delText>
          </w:r>
        </w:del>
      </w:ins>
      <w:ins w:id="3806" w:author="Orion" w:date="2011-07-08T17:37:00Z">
        <w:del w:id="3807" w:author="IO" w:date="2011-07-22T18:01:00Z">
          <w:r w:rsidR="00DE5867" w:rsidDel="0043714D">
            <w:delText xml:space="preserve"> </w:delText>
          </w:r>
        </w:del>
      </w:ins>
      <w:ins w:id="3808" w:author="Orion" w:date="2011-07-08T17:38:00Z">
        <w:del w:id="3809" w:author="IO" w:date="2011-07-22T18:01:00Z">
          <w:r w:rsidR="00B238D2" w:rsidDel="0043714D">
            <w:delText xml:space="preserve">por hacer uso </w:delText>
          </w:r>
        </w:del>
      </w:ins>
      <w:ins w:id="3810" w:author="Orion" w:date="2011-07-08T17:39:00Z">
        <w:del w:id="3811" w:author="IO" w:date="2011-07-22T18:01:00Z">
          <w:r w:rsidR="00B238D2" w:rsidDel="0043714D">
            <w:delText>de</w:delText>
          </w:r>
        </w:del>
        <w:r w:rsidR="00B238D2">
          <w:t xml:space="preserve"> la metodología INGENIAS</w:t>
        </w:r>
      </w:ins>
      <w:ins w:id="3812" w:author="IO" w:date="2011-07-22T18:01:00Z">
        <w:r>
          <w:t xml:space="preserve"> </w:t>
        </w:r>
      </w:ins>
      <w:customXmlInsRangeStart w:id="3813" w:author="IO" w:date="2011-07-22T18:01:00Z"/>
      <w:sdt>
        <w:sdtPr>
          <w:id w:val="-7604487"/>
          <w:citation/>
        </w:sdtPr>
        <w:sdtEndPr/>
        <w:sdtContent>
          <w:customXmlInsRangeEnd w:id="3813"/>
          <w:ins w:id="3814" w:author="IO" w:date="2011-07-22T18:01:00Z">
            <w:r>
              <w:fldChar w:fldCharType="begin"/>
            </w:r>
            <w:r>
              <w:instrText xml:space="preserve"> CITATION Pav05 \l 3082 </w:instrText>
            </w:r>
          </w:ins>
          <w:r>
            <w:fldChar w:fldCharType="separate"/>
          </w:r>
          <w:r w:rsidR="003C6792">
            <w:rPr>
              <w:noProof/>
            </w:rPr>
            <w:t>(20)</w:t>
          </w:r>
          <w:ins w:id="3815" w:author="IO" w:date="2011-07-22T18:01:00Z">
            <w:r>
              <w:fldChar w:fldCharType="end"/>
            </w:r>
          </w:ins>
          <w:customXmlInsRangeStart w:id="3816" w:author="IO" w:date="2011-07-22T18:01:00Z"/>
        </w:sdtContent>
      </w:sdt>
      <w:customXmlInsRangeEnd w:id="3816"/>
      <w:ins w:id="3817" w:author="IO" w:date="2011-07-22T18:01:00Z">
        <w:r>
          <w:t>. Su elecci</w:t>
        </w:r>
      </w:ins>
      <w:ins w:id="3818" w:author="IO" w:date="2011-07-22T18:02:00Z">
        <w:r>
          <w:t>ón se debe a que se trata de una metodología MDE de AOSE que ya ha sido usada en contexto de ABM y que cuenta con soporte de herramientas.</w:t>
        </w:r>
      </w:ins>
      <w:ins w:id="3819" w:author="IO" w:date="2011-07-22T18:25:00Z">
        <w:r w:rsidR="00E639D6">
          <w:t xml:space="preserve"> </w:t>
        </w:r>
      </w:ins>
      <w:ins w:id="3820" w:author="IO" w:date="2011-07-22T18:26:00Z">
        <w:r w:rsidR="00E639D6">
          <w:t xml:space="preserve">Las facilidades de distribución y despliegue del IAF proporcionan además una cierta escalabilidad </w:t>
        </w:r>
      </w:ins>
      <w:ins w:id="3821" w:author="IO" w:date="2011-07-22T18:27:00Z">
        <w:r w:rsidR="00E639D6">
          <w:t>en los desarrollos, aunque limitada por el incremento requerido en las comunicaciones entre agentes</w:t>
        </w:r>
      </w:ins>
      <w:ins w:id="3822" w:author="IO" w:date="2011-07-22T18:25:00Z">
        <w:r w:rsidR="00E639D6" w:rsidRPr="00481790">
          <w:t>.</w:t>
        </w:r>
      </w:ins>
    </w:p>
    <w:p w14:paraId="3248E687" w14:textId="6F13F481" w:rsidR="00E056FD" w:rsidDel="00396E52" w:rsidRDefault="00B238D2">
      <w:pPr>
        <w:spacing w:before="240" w:after="120"/>
        <w:ind w:firstLine="284"/>
        <w:jc w:val="both"/>
        <w:rPr>
          <w:ins w:id="3823" w:author="Orion" w:date="2011-07-08T16:59:00Z"/>
          <w:del w:id="3824" w:author="IO" w:date="2011-07-22T18:10:00Z"/>
        </w:rPr>
        <w:pPrChange w:id="3825" w:author="IO" w:date="2011-07-22T18:01:00Z">
          <w:pPr>
            <w:spacing w:before="120"/>
            <w:ind w:left="360"/>
            <w:jc w:val="both"/>
          </w:pPr>
        </w:pPrChange>
      </w:pPr>
      <w:ins w:id="3826" w:author="Orion" w:date="2011-07-08T17:39:00Z">
        <w:del w:id="3827" w:author="IO" w:date="2011-07-22T18:10:00Z">
          <w:r w:rsidDel="00396E52">
            <w:delText>, que</w:delText>
          </w:r>
        </w:del>
      </w:ins>
      <w:ins w:id="3828" w:author="Orion" w:date="2011-07-08T17:42:00Z">
        <w:del w:id="3829" w:author="IO" w:date="2011-07-22T18:10:00Z">
          <w:r w:rsidDel="00396E52">
            <w:delText>, mediante una aplicación software,</w:delText>
          </w:r>
        </w:del>
      </w:ins>
      <w:ins w:id="3830" w:author="Orion" w:date="2011-07-08T17:41:00Z">
        <w:del w:id="3831" w:author="IO" w:date="2011-07-22T18:10:00Z">
          <w:r w:rsidDel="00396E52">
            <w:delText xml:space="preserve"> proporcionaba un lenguaje de modelado para la especificación de </w:delText>
          </w:r>
          <w:r w:rsidRPr="00877C7B" w:rsidDel="00396E52">
            <w:delText>los agentes</w:delText>
          </w:r>
          <w:r w:rsidDel="00396E52">
            <w:delText>,</w:delText>
          </w:r>
          <w:r w:rsidRPr="00877C7B" w:rsidDel="00396E52">
            <w:delText xml:space="preserve"> </w:delText>
          </w:r>
          <w:r w:rsidDel="00396E52">
            <w:delText>su entorno,</w:delText>
          </w:r>
          <w:r w:rsidRPr="00877C7B" w:rsidDel="00396E52">
            <w:delText xml:space="preserve"> </w:delText>
          </w:r>
          <w:r w:rsidDel="00396E52">
            <w:delText>y el código asociado</w:delText>
          </w:r>
        </w:del>
      </w:ins>
      <w:ins w:id="3832" w:author="Orion" w:date="2011-07-08T17:42:00Z">
        <w:del w:id="3833" w:author="IO" w:date="2011-07-22T18:10:00Z">
          <w:r w:rsidDel="00396E52">
            <w:delText>.</w:delText>
          </w:r>
        </w:del>
      </w:ins>
      <w:ins w:id="3834" w:author="Orion" w:date="2011-07-08T17:51:00Z">
        <w:del w:id="3835" w:author="IO" w:date="2011-07-22T18:10:00Z">
          <w:r w:rsidR="0046189B" w:rsidDel="00396E52">
            <w:delText xml:space="preserve"> Dicha metodolog</w:delText>
          </w:r>
        </w:del>
      </w:ins>
      <w:ins w:id="3836" w:author="Orion" w:date="2011-07-08T17:52:00Z">
        <w:del w:id="3837" w:author="IO" w:date="2011-07-22T18:10:00Z">
          <w:r w:rsidR="0046189B" w:rsidDel="00396E52">
            <w:delText>ía ha permitido hacer un diseño donde se ha podido separar</w:delText>
          </w:r>
        </w:del>
      </w:ins>
      <w:ins w:id="3838" w:author="Orion" w:date="2011-07-08T17:54:00Z">
        <w:del w:id="3839" w:author="IO" w:date="2011-07-22T18:10:00Z">
          <w:r w:rsidR="0046189B" w:rsidDel="00396E52">
            <w:delText>,</w:delText>
          </w:r>
        </w:del>
      </w:ins>
      <w:ins w:id="3840" w:author="Orion" w:date="2011-07-08T17:52:00Z">
        <w:del w:id="3841" w:author="IO" w:date="2011-07-22T18:10:00Z">
          <w:r w:rsidR="0046189B" w:rsidDel="00396E52">
            <w:delText xml:space="preserve"> por un lado los diferentes sistemas </w:delText>
          </w:r>
        </w:del>
      </w:ins>
      <w:ins w:id="3842" w:author="Orion" w:date="2011-07-08T17:53:00Z">
        <w:del w:id="3843" w:author="IO" w:date="2011-07-22T18:10:00Z">
          <w:r w:rsidR="0046189B" w:rsidDel="00396E52">
            <w:delText>automáticos</w:delText>
          </w:r>
        </w:del>
      </w:ins>
      <w:ins w:id="3844" w:author="Orion" w:date="2011-07-08T17:52:00Z">
        <w:del w:id="3845" w:author="IO" w:date="2011-07-22T18:10:00Z">
          <w:r w:rsidR="0046189B" w:rsidDel="00396E52">
            <w:delText xml:space="preserve"> </w:delText>
          </w:r>
        </w:del>
      </w:ins>
      <w:ins w:id="3846" w:author="Orion" w:date="2011-07-08T17:54:00Z">
        <w:del w:id="3847" w:author="IO" w:date="2011-07-22T18:10:00Z">
          <w:r w:rsidR="0046189B" w:rsidDel="00396E52">
            <w:delText>que intervienen (radares, monitorizadores de conflictos, ..)</w:delText>
          </w:r>
        </w:del>
      </w:ins>
      <w:ins w:id="3848" w:author="Orion" w:date="2011-07-08T17:55:00Z">
        <w:del w:id="3849" w:author="IO" w:date="2011-07-22T18:10:00Z">
          <w:r w:rsidR="00742A60" w:rsidDel="00396E52">
            <w:delText xml:space="preserve">, y por otro lado, </w:delText>
          </w:r>
        </w:del>
      </w:ins>
      <w:ins w:id="3850" w:author="Orion" w:date="2011-07-08T17:57:00Z">
        <w:del w:id="3851" w:author="IO" w:date="2011-07-22T18:10:00Z">
          <w:r w:rsidR="00742A60" w:rsidDel="00396E52">
            <w:delText xml:space="preserve">los agentes que tienen cierto grado de decisión. Dentro de este conjunto de agentes </w:delText>
          </w:r>
        </w:del>
      </w:ins>
      <w:ins w:id="3852" w:author="Orion" w:date="2011-07-08T17:58:00Z">
        <w:del w:id="3853" w:author="IO" w:date="2011-07-22T18:10:00Z">
          <w:r w:rsidR="00742A60" w:rsidDel="00396E52">
            <w:delText xml:space="preserve">habría que </w:delText>
          </w:r>
        </w:del>
      </w:ins>
      <w:ins w:id="3854" w:author="Orion" w:date="2011-07-08T17:57:00Z">
        <w:del w:id="3855" w:author="IO" w:date="2011-07-22T18:10:00Z">
          <w:r w:rsidR="00742A60" w:rsidDel="00396E52">
            <w:delText>hacer distinción entre los agentes humanos</w:delText>
          </w:r>
        </w:del>
      </w:ins>
      <w:ins w:id="3856" w:author="Orion" w:date="2011-07-08T17:58:00Z">
        <w:del w:id="3857" w:author="IO" w:date="2011-07-22T18:10:00Z">
          <w:r w:rsidR="00742A60" w:rsidDel="00396E52">
            <w:delText xml:space="preserve">, que </w:delText>
          </w:r>
        </w:del>
      </w:ins>
      <w:ins w:id="3858" w:author="Orion" w:date="2011-07-08T17:59:00Z">
        <w:del w:id="3859" w:author="IO" w:date="2011-07-22T18:10:00Z">
          <w:r w:rsidR="003B2E3B" w:rsidDel="00396E52">
            <w:delText>por lo tanto pueden</w:delText>
          </w:r>
        </w:del>
      </w:ins>
      <w:ins w:id="3860" w:author="Orion" w:date="2011-07-08T18:01:00Z">
        <w:del w:id="3861" w:author="IO" w:date="2011-07-22T18:10:00Z">
          <w:r w:rsidR="003B2E3B" w:rsidDel="00396E52">
            <w:delText xml:space="preserve"> tener</w:delText>
          </w:r>
        </w:del>
      </w:ins>
      <w:ins w:id="3862" w:author="Orion" w:date="2011-07-08T17:59:00Z">
        <w:del w:id="3863" w:author="IO" w:date="2011-07-22T18:10:00Z">
          <w:r w:rsidR="003B2E3B" w:rsidDel="00396E52">
            <w:delText xml:space="preserve"> </w:delText>
          </w:r>
        </w:del>
      </w:ins>
      <w:ins w:id="3864" w:author="Orion" w:date="2011-07-08T18:00:00Z">
        <w:del w:id="3865" w:author="IO" w:date="2011-07-22T18:10:00Z">
          <w:r w:rsidR="003B2E3B" w:rsidDel="00396E52">
            <w:delText xml:space="preserve">un determinado </w:delText>
          </w:r>
        </w:del>
      </w:ins>
      <w:ins w:id="3866" w:author="Orion" w:date="2011-07-08T17:59:00Z">
        <w:del w:id="3867" w:author="IO" w:date="2011-07-22T18:10:00Z">
          <w:r w:rsidR="003B2E3B" w:rsidDel="00396E52">
            <w:delText>comportamiento o</w:delText>
          </w:r>
        </w:del>
      </w:ins>
      <w:ins w:id="3868" w:author="Orion" w:date="2011-07-08T18:01:00Z">
        <w:del w:id="3869" w:author="IO" w:date="2011-07-22T18:10:00Z">
          <w:r w:rsidR="003B2E3B" w:rsidDel="00396E52">
            <w:delText xml:space="preserve"> cierto grado de</w:delText>
          </w:r>
        </w:del>
      </w:ins>
      <w:ins w:id="3870" w:author="Orion" w:date="2011-07-08T17:59:00Z">
        <w:del w:id="3871" w:author="IO" w:date="2011-07-22T18:10:00Z">
          <w:r w:rsidR="003B2E3B" w:rsidDel="00396E52">
            <w:delText xml:space="preserve"> criterio a la hora de tomar decisiones, y aquellos que se limitan a recibir y seguir las decisiones impuestas desde otros agentes</w:delText>
          </w:r>
        </w:del>
      </w:ins>
      <w:ins w:id="3872" w:author="Orion" w:date="2011-07-08T18:01:00Z">
        <w:del w:id="3873" w:author="IO" w:date="2011-07-22T18:10:00Z">
          <w:r w:rsidR="00654DF3" w:rsidDel="00396E52">
            <w:delText>.</w:delText>
          </w:r>
        </w:del>
      </w:ins>
      <w:ins w:id="3874" w:author="Orion" w:date="2011-07-08T17:59:00Z">
        <w:del w:id="3875" w:author="IO" w:date="2011-07-22T18:10:00Z">
          <w:r w:rsidR="003B2E3B" w:rsidDel="00396E52">
            <w:delText xml:space="preserve"> </w:delText>
          </w:r>
        </w:del>
      </w:ins>
      <w:ins w:id="3876" w:author="Orion" w:date="2011-07-09T16:59:00Z">
        <w:del w:id="3877" w:author="IO" w:date="2011-07-22T18:10:00Z">
          <w:r w:rsidR="00442C93" w:rsidDel="00396E52">
            <w:delText>Este</w:delText>
          </w:r>
        </w:del>
      </w:ins>
      <w:ins w:id="3878" w:author="Orion" w:date="2011-07-08T18:01:00Z">
        <w:del w:id="3879" w:author="IO" w:date="2011-07-22T18:10:00Z">
          <w:r w:rsidR="00654DF3" w:rsidDel="00396E52">
            <w:delText xml:space="preserve"> último</w:delText>
          </w:r>
        </w:del>
      </w:ins>
      <w:ins w:id="3880" w:author="Orion" w:date="2011-07-08T18:02:00Z">
        <w:del w:id="3881" w:author="IO" w:date="2011-07-22T18:10:00Z">
          <w:r w:rsidR="00654DF3" w:rsidDel="00396E52">
            <w:delText xml:space="preserve"> tipo de agentes vendr</w:delText>
          </w:r>
        </w:del>
      </w:ins>
      <w:ins w:id="3882" w:author="Orion" w:date="2011-07-08T18:03:00Z">
        <w:del w:id="3883" w:author="IO" w:date="2011-07-22T18:10:00Z">
          <w:r w:rsidR="00654DF3" w:rsidDel="00396E52">
            <w:delText>ía representado por</w:delText>
          </w:r>
        </w:del>
      </w:ins>
      <w:ins w:id="3884" w:author="Orion" w:date="2011-07-08T18:01:00Z">
        <w:del w:id="3885" w:author="IO" w:date="2011-07-22T18:10:00Z">
          <w:r w:rsidR="00654DF3" w:rsidDel="00396E52">
            <w:delText xml:space="preserve"> las aeronaves</w:delText>
          </w:r>
        </w:del>
      </w:ins>
      <w:ins w:id="3886" w:author="Orion" w:date="2011-07-08T18:02:00Z">
        <w:del w:id="3887" w:author="IO" w:date="2011-07-22T18:10:00Z">
          <w:r w:rsidR="00654DF3" w:rsidDel="00396E52">
            <w:delText xml:space="preserve">, </w:delText>
          </w:r>
        </w:del>
      </w:ins>
      <w:ins w:id="3888" w:author="Orion" w:date="2011-07-08T18:04:00Z">
        <w:del w:id="3889" w:author="IO" w:date="2011-07-22T18:10:00Z">
          <w:r w:rsidR="00654DF3" w:rsidDel="00396E52">
            <w:delText xml:space="preserve">que, </w:delText>
          </w:r>
        </w:del>
      </w:ins>
      <w:ins w:id="3890" w:author="Orion" w:date="2011-07-08T18:02:00Z">
        <w:del w:id="3891" w:author="IO" w:date="2011-07-22T18:10:00Z">
          <w:r w:rsidR="00654DF3" w:rsidDel="00396E52">
            <w:delText xml:space="preserve">aunque </w:delText>
          </w:r>
        </w:del>
      </w:ins>
      <w:ins w:id="3892" w:author="Orion" w:date="2011-07-08T18:04:00Z">
        <w:del w:id="3893" w:author="IO" w:date="2011-07-22T18:10:00Z">
          <w:r w:rsidR="00654DF3" w:rsidDel="00396E52">
            <w:delText xml:space="preserve">son capaces de </w:delText>
          </w:r>
        </w:del>
      </w:ins>
      <w:ins w:id="3894" w:author="Orion" w:date="2011-07-08T18:02:00Z">
        <w:del w:id="3895" w:author="IO" w:date="2011-07-22T18:10:00Z">
          <w:r w:rsidR="00654DF3" w:rsidDel="00396E52">
            <w:delText>toma</w:delText>
          </w:r>
        </w:del>
      </w:ins>
      <w:ins w:id="3896" w:author="Orion" w:date="2011-07-08T18:04:00Z">
        <w:del w:id="3897" w:author="IO" w:date="2011-07-22T18:10:00Z">
          <w:r w:rsidR="00654DF3" w:rsidDel="00396E52">
            <w:delText>s</w:delText>
          </w:r>
        </w:del>
      </w:ins>
      <w:ins w:id="3898" w:author="Orion" w:date="2011-07-08T18:02:00Z">
        <w:del w:id="3899" w:author="IO" w:date="2011-07-22T18:10:00Z">
          <w:r w:rsidR="00654DF3" w:rsidDel="00396E52">
            <w:delText xml:space="preserve"> algunas decisiones, estas</w:delText>
          </w:r>
        </w:del>
      </w:ins>
      <w:ins w:id="3900" w:author="Orion" w:date="2011-07-08T18:04:00Z">
        <w:del w:id="3901" w:author="IO" w:date="2011-07-22T18:10:00Z">
          <w:r w:rsidR="00654DF3" w:rsidDel="00396E52">
            <w:delText xml:space="preserve"> </w:delText>
          </w:r>
        </w:del>
      </w:ins>
      <w:ins w:id="3902" w:author="Orion" w:date="2011-07-08T18:02:00Z">
        <w:del w:id="3903" w:author="IO" w:date="2011-07-22T18:10:00Z">
          <w:r w:rsidR="00654DF3" w:rsidDel="00396E52">
            <w:delText xml:space="preserve">se limitan </w:delText>
          </w:r>
        </w:del>
      </w:ins>
      <w:ins w:id="3904" w:author="Orion" w:date="2011-07-08T18:04:00Z">
        <w:del w:id="3905" w:author="IO" w:date="2011-07-22T18:10:00Z">
          <w:r w:rsidR="00654DF3" w:rsidDel="00396E52">
            <w:delText xml:space="preserve">realmente </w:delText>
          </w:r>
        </w:del>
      </w:ins>
      <w:ins w:id="3906" w:author="Orion" w:date="2011-07-08T18:02:00Z">
        <w:del w:id="3907" w:author="IO" w:date="2011-07-22T18:10:00Z">
          <w:r w:rsidR="00654DF3" w:rsidDel="00396E52">
            <w:delText xml:space="preserve">a </w:delText>
          </w:r>
        </w:del>
      </w:ins>
      <w:ins w:id="3908" w:author="Orion" w:date="2011-07-08T18:04:00Z">
        <w:del w:id="3909" w:author="IO" w:date="2011-07-22T18:10:00Z">
          <w:r w:rsidR="00654DF3" w:rsidDel="00396E52">
            <w:delText>seguir las maniobras que los pilotos deciden llevar a cabo.</w:delText>
          </w:r>
        </w:del>
      </w:ins>
    </w:p>
    <w:p w14:paraId="49F04450" w14:textId="004561C9" w:rsidR="001D1D11" w:rsidRPr="00396E52" w:rsidRDefault="00396E52">
      <w:pPr>
        <w:spacing w:before="240" w:after="120"/>
        <w:ind w:firstLine="284"/>
        <w:jc w:val="both"/>
        <w:rPr>
          <w:ins w:id="3910" w:author="Orion" w:date="2011-07-09T17:50:00Z"/>
        </w:rPr>
        <w:pPrChange w:id="3911" w:author="IO" w:date="2011-07-22T17:36:00Z">
          <w:pPr/>
        </w:pPrChange>
      </w:pPr>
      <w:ins w:id="3912" w:author="IO" w:date="2011-07-22T18:10:00Z">
        <w:r>
          <w:t xml:space="preserve">La combinación de estos modelos y método de desarrollo </w:t>
        </w:r>
      </w:ins>
      <w:ins w:id="3913" w:author="IO" w:date="2011-07-22T18:12:00Z">
        <w:r>
          <w:t>facilita además la integración y adaptación de las herramientas de simulación.</w:t>
        </w:r>
      </w:ins>
      <w:ins w:id="3914" w:author="IO" w:date="2011-07-22T18:14:00Z">
        <w:r w:rsidR="00481790">
          <w:t xml:space="preserve"> El estado del arte ha mostrado que las </w:t>
        </w:r>
      </w:ins>
      <w:ins w:id="3915" w:author="IO" w:date="2011-07-22T18:15:00Z">
        <w:r w:rsidR="00481790">
          <w:t>herramientas</w:t>
        </w:r>
      </w:ins>
      <w:ins w:id="3916" w:author="IO" w:date="2011-07-22T18:14:00Z">
        <w:r w:rsidR="00481790">
          <w:t xml:space="preserve"> </w:t>
        </w:r>
      </w:ins>
      <w:ins w:id="3917" w:author="IO" w:date="2011-07-22T18:15:00Z">
        <w:r w:rsidR="00481790">
          <w:t xml:space="preserve">de simulación obvian partes relevantes del tráfico aéreo según su foco de estudio: las </w:t>
        </w:r>
      </w:ins>
      <w:ins w:id="3918" w:author="IO" w:date="2011-07-22T18:14:00Z">
        <w:r w:rsidR="00481790">
          <w:t xml:space="preserve">centradas en la dinámica de un vuelo </w:t>
        </w:r>
      </w:ins>
      <w:ins w:id="3919" w:author="IO" w:date="2011-07-22T18:16:00Z">
        <w:r w:rsidR="00481790">
          <w:t>no suelen contemplar</w:t>
        </w:r>
      </w:ins>
      <w:ins w:id="3920" w:author="IO" w:date="2011-07-22T18:14:00Z">
        <w:r w:rsidR="00481790">
          <w:t xml:space="preserve"> las limitaciones de tráfico impuestas por la presencia de otras aeronaves</w:t>
        </w:r>
      </w:ins>
      <w:ins w:id="3921" w:author="IO" w:date="2011-07-22T18:16:00Z">
        <w:r w:rsidR="00481790">
          <w:t xml:space="preserve"> ni las</w:t>
        </w:r>
      </w:ins>
      <w:ins w:id="3922" w:author="Orion" w:date="2011-07-09T17:46:00Z">
        <w:del w:id="3923" w:author="IO" w:date="2011-07-22T18:11:00Z">
          <w:r w:rsidR="001D1D11" w:rsidRPr="00150117" w:rsidDel="00396E52">
            <w:delText xml:space="preserve">De esta forma se ha presentado un trabajo que </w:delText>
          </w:r>
        </w:del>
      </w:ins>
      <w:ins w:id="3924" w:author="Orion" w:date="2011-07-09T17:50:00Z">
        <w:del w:id="3925" w:author="IO" w:date="2011-07-22T18:11:00Z">
          <w:r w:rsidR="001D1D11" w:rsidRPr="00150117" w:rsidDel="00396E52">
            <w:delText xml:space="preserve">aporta </w:delText>
          </w:r>
        </w:del>
        <w:del w:id="3926" w:author="IO" w:date="2011-07-22T18:12:00Z">
          <w:r w:rsidR="001D1D11" w:rsidRPr="00150117" w:rsidDel="00396E52">
            <w:delText>un nuevo enfoque a l</w:delText>
          </w:r>
        </w:del>
        <w:del w:id="3927" w:author="IO" w:date="2011-07-22T18:11:00Z">
          <w:r w:rsidR="001D1D11" w:rsidRPr="00150117" w:rsidDel="00396E52">
            <w:delText>os</w:delText>
          </w:r>
        </w:del>
        <w:del w:id="3928" w:author="IO" w:date="2011-07-22T18:12:00Z">
          <w:r w:rsidR="001D1D11" w:rsidRPr="00150117" w:rsidDel="00396E52">
            <w:delText xml:space="preserve"> </w:delText>
          </w:r>
        </w:del>
        <w:del w:id="3929" w:author="IO" w:date="2011-07-22T18:11:00Z">
          <w:r w:rsidR="001D1D11" w:rsidRPr="00150117" w:rsidDel="00396E52">
            <w:delText xml:space="preserve">trabajos de </w:delText>
          </w:r>
        </w:del>
        <w:del w:id="3930" w:author="IO" w:date="2011-07-22T18:12:00Z">
          <w:r w:rsidR="001D1D11" w:rsidRPr="00150117" w:rsidDel="00396E52">
            <w:delText xml:space="preserve">simulación </w:delText>
          </w:r>
        </w:del>
        <w:del w:id="3931" w:author="IO" w:date="2011-07-22T18:11:00Z">
          <w:r w:rsidR="001D1D11" w:rsidRPr="00150117" w:rsidDel="00396E52">
            <w:delText>a</w:delText>
          </w:r>
        </w:del>
      </w:ins>
      <w:ins w:id="3932" w:author="Orion" w:date="2011-07-09T17:51:00Z">
        <w:del w:id="3933" w:author="IO" w:date="2011-07-22T18:11:00Z">
          <w:r w:rsidR="001D1D11" w:rsidRPr="00396E52" w:rsidDel="00396E52">
            <w:delText>érea</w:delText>
          </w:r>
        </w:del>
        <w:del w:id="3934" w:author="IO" w:date="2011-07-22T18:14:00Z">
          <w:r w:rsidR="001D1D11" w:rsidRPr="00396E52" w:rsidDel="00481790">
            <w:delText xml:space="preserve"> existentes y que puede servir como base de futuros trabajos. </w:delText>
          </w:r>
        </w:del>
      </w:ins>
      <w:ins w:id="3935" w:author="Orion" w:date="2011-07-09T18:22:00Z">
        <w:del w:id="3936" w:author="IO" w:date="2011-07-22T18:14:00Z">
          <w:r w:rsidR="00EE5368" w:rsidRPr="00396E52" w:rsidDel="00481790">
            <w:delText>Este nuevo enfoque se basa, p</w:delText>
          </w:r>
        </w:del>
      </w:ins>
      <w:ins w:id="3937" w:author="Orion" w:date="2011-07-09T18:05:00Z">
        <w:del w:id="3938" w:author="IO" w:date="2011-07-22T18:14:00Z">
          <w:r w:rsidR="000B6C11" w:rsidRPr="00396E52" w:rsidDel="00481790">
            <w:delText>or</w:delText>
          </w:r>
        </w:del>
      </w:ins>
      <w:ins w:id="3939" w:author="Orion" w:date="2011-07-09T17:55:00Z">
        <w:del w:id="3940" w:author="IO" w:date="2011-07-22T18:14:00Z">
          <w:r w:rsidR="001D1D11" w:rsidRPr="00396E52" w:rsidDel="00481790">
            <w:delText xml:space="preserve"> un lado, </w:delText>
          </w:r>
        </w:del>
      </w:ins>
      <w:ins w:id="3941" w:author="Orion" w:date="2011-07-09T18:22:00Z">
        <w:del w:id="3942" w:author="IO" w:date="2011-07-22T18:14:00Z">
          <w:r w:rsidR="00EE5368" w:rsidRPr="00396E52" w:rsidDel="00481790">
            <w:delText xml:space="preserve">y </w:delText>
          </w:r>
        </w:del>
      </w:ins>
      <w:ins w:id="3943" w:author="Orion" w:date="2011-07-09T18:05:00Z">
        <w:del w:id="3944" w:author="IO" w:date="2011-07-22T18:14:00Z">
          <w:r w:rsidR="000B6C11" w:rsidRPr="00396E52" w:rsidDel="00481790">
            <w:delText>haciendo una comparación</w:delText>
          </w:r>
        </w:del>
      </w:ins>
      <w:ins w:id="3945" w:author="Orion" w:date="2011-07-09T18:03:00Z">
        <w:del w:id="3946" w:author="IO" w:date="2011-07-22T18:14:00Z">
          <w:r w:rsidR="000B6C11" w:rsidRPr="00396E52" w:rsidDel="00481790">
            <w:delText xml:space="preserve"> </w:delText>
          </w:r>
        </w:del>
      </w:ins>
      <w:ins w:id="3947" w:author="Orion" w:date="2011-07-09T18:05:00Z">
        <w:del w:id="3948" w:author="IO" w:date="2011-07-22T18:14:00Z">
          <w:r w:rsidR="000B6C11" w:rsidRPr="00396E52" w:rsidDel="00481790">
            <w:delText xml:space="preserve">con </w:delText>
          </w:r>
        </w:del>
      </w:ins>
      <w:ins w:id="3949" w:author="Orion" w:date="2011-07-09T18:03:00Z">
        <w:del w:id="3950" w:author="IO" w:date="2011-07-22T18:14:00Z">
          <w:r w:rsidR="000B6C11" w:rsidRPr="00396E52" w:rsidDel="00481790">
            <w:delText>aquellas herramientas</w:delText>
          </w:r>
        </w:del>
      </w:ins>
      <w:ins w:id="3951" w:author="Orion" w:date="2011-07-09T18:02:00Z">
        <w:del w:id="3952" w:author="IO" w:date="2011-07-22T18:14:00Z">
          <w:r w:rsidR="000B6C11" w:rsidRPr="00396E52" w:rsidDel="00481790">
            <w:delText xml:space="preserve"> que simulan vuelos</w:delText>
          </w:r>
        </w:del>
      </w:ins>
      <w:ins w:id="3953" w:author="Orion" w:date="2011-07-09T18:03:00Z">
        <w:del w:id="3954" w:author="IO" w:date="2011-07-22T18:14:00Z">
          <w:r w:rsidR="000B6C11" w:rsidRPr="00396E52" w:rsidDel="00481790">
            <w:delText xml:space="preserve"> en modo mono avi</w:delText>
          </w:r>
          <w:r w:rsidR="00EE5368" w:rsidRPr="00396E52" w:rsidDel="00481790">
            <w:delText>ón</w:delText>
          </w:r>
        </w:del>
      </w:ins>
      <w:ins w:id="3955" w:author="Orion" w:date="2011-07-09T18:25:00Z">
        <w:del w:id="3956" w:author="IO" w:date="2011-07-22T18:14:00Z">
          <w:r w:rsidR="00EE5368" w:rsidRPr="00396E52" w:rsidDel="00481790">
            <w:delText xml:space="preserve"> </w:delText>
          </w:r>
        </w:del>
      </w:ins>
      <w:ins w:id="3957" w:author="Orion" w:date="2011-07-09T18:03:00Z">
        <w:del w:id="3958" w:author="IO" w:date="2011-07-22T18:14:00Z">
          <w:r w:rsidR="000B6C11" w:rsidRPr="00396E52" w:rsidDel="00481790">
            <w:delText>donde el usuario es e</w:delText>
          </w:r>
          <w:r w:rsidR="00395D09" w:rsidRPr="00396E52" w:rsidDel="00481790">
            <w:delText>l piloto y responsable del vuel</w:delText>
          </w:r>
        </w:del>
      </w:ins>
      <w:ins w:id="3959" w:author="Orion" w:date="2011-07-09T18:07:00Z">
        <w:del w:id="3960" w:author="IO" w:date="2011-07-22T18:14:00Z">
          <w:r w:rsidR="00395D09" w:rsidRPr="00396E52" w:rsidDel="00481790">
            <w:delText>o</w:delText>
          </w:r>
        </w:del>
      </w:ins>
      <w:ins w:id="3961" w:author="Orion" w:date="2011-07-09T18:04:00Z">
        <w:del w:id="3962" w:author="IO" w:date="2011-07-22T18:14:00Z">
          <w:r w:rsidR="000B6C11" w:rsidRPr="00396E52" w:rsidDel="00481790">
            <w:delText xml:space="preserve">, </w:delText>
          </w:r>
        </w:del>
      </w:ins>
      <w:ins w:id="3963" w:author="Orion" w:date="2011-07-09T18:22:00Z">
        <w:del w:id="3964" w:author="IO" w:date="2011-07-22T18:14:00Z">
          <w:r w:rsidR="00EE5368" w:rsidRPr="00396E52" w:rsidDel="00481790">
            <w:delText>en</w:delText>
          </w:r>
        </w:del>
      </w:ins>
      <w:ins w:id="3965" w:author="Orion" w:date="2011-07-09T18:06:00Z">
        <w:del w:id="3966" w:author="IO" w:date="2011-07-22T18:14:00Z">
          <w:r w:rsidR="000B6C11" w:rsidRPr="00396E52" w:rsidDel="00481790">
            <w:delText xml:space="preserve"> que </w:delText>
          </w:r>
        </w:del>
      </w:ins>
      <w:ins w:id="3967" w:author="Orion" w:date="2011-07-09T17:54:00Z">
        <w:del w:id="3968" w:author="IO" w:date="2011-07-22T18:14:00Z">
          <w:r w:rsidR="001D1D11" w:rsidRPr="00396E52" w:rsidDel="00481790">
            <w:delText>este trab</w:delText>
          </w:r>
          <w:r w:rsidR="000B6C11" w:rsidRPr="00396E52" w:rsidDel="00481790">
            <w:delText xml:space="preserve">ajo </w:delText>
          </w:r>
        </w:del>
      </w:ins>
      <w:ins w:id="3969" w:author="Orion" w:date="2011-07-09T18:05:00Z">
        <w:del w:id="3970" w:author="IO" w:date="2011-07-22T18:14:00Z">
          <w:r w:rsidR="000B6C11" w:rsidRPr="00396E52" w:rsidDel="00481790">
            <w:delText xml:space="preserve">cubre </w:delText>
          </w:r>
        </w:del>
      </w:ins>
      <w:ins w:id="3971" w:author="Orion" w:date="2011-07-09T18:27:00Z">
        <w:del w:id="3972" w:author="IO" w:date="2011-07-22T18:14:00Z">
          <w:r w:rsidR="00257DC5" w:rsidRPr="00396E52" w:rsidDel="00481790">
            <w:delText>parte</w:delText>
          </w:r>
        </w:del>
      </w:ins>
      <w:ins w:id="3973" w:author="Orion" w:date="2011-07-09T18:26:00Z">
        <w:del w:id="3974" w:author="IO" w:date="2011-07-22T18:14:00Z">
          <w:r w:rsidR="00EE5368" w:rsidRPr="00396E52" w:rsidDel="00481790">
            <w:delText xml:space="preserve"> sus</w:delText>
          </w:r>
        </w:del>
      </w:ins>
      <w:ins w:id="3975" w:author="Orion" w:date="2011-07-09T18:05:00Z">
        <w:del w:id="3976" w:author="IO" w:date="2011-07-22T18:14:00Z">
          <w:r w:rsidR="000B6C11" w:rsidRPr="00396E52" w:rsidDel="00481790">
            <w:delText xml:space="preserve"> </w:delText>
          </w:r>
        </w:del>
      </w:ins>
      <w:ins w:id="3977" w:author="Orion" w:date="2011-07-09T18:06:00Z">
        <w:del w:id="3978" w:author="IO" w:date="2011-07-22T18:14:00Z">
          <w:r w:rsidR="000B6C11" w:rsidRPr="00396E52" w:rsidDel="00481790">
            <w:delText>limitaciones</w:delText>
          </w:r>
        </w:del>
      </w:ins>
      <w:ins w:id="3979" w:author="Orion" w:date="2011-07-09T18:13:00Z">
        <w:del w:id="3980" w:author="IO" w:date="2011-07-22T18:14:00Z">
          <w:r w:rsidR="00395D09" w:rsidRPr="00396E52" w:rsidDel="00481790">
            <w:delText xml:space="preserve"> </w:delText>
          </w:r>
        </w:del>
      </w:ins>
      <w:ins w:id="3981" w:author="Orion" w:date="2011-07-09T18:27:00Z">
        <w:del w:id="3982" w:author="IO" w:date="2011-07-22T18:14:00Z">
          <w:r w:rsidR="00257DC5" w:rsidRPr="00396E52" w:rsidDel="00481790">
            <w:delText>haciendo</w:delText>
          </w:r>
        </w:del>
      </w:ins>
      <w:ins w:id="3983" w:author="Orion" w:date="2011-07-09T18:13:00Z">
        <w:del w:id="3984" w:author="IO" w:date="2011-07-22T18:14:00Z">
          <w:r w:rsidR="00395D09" w:rsidRPr="00396E52" w:rsidDel="00481790">
            <w:delText xml:space="preserve"> algo más realista </w:delText>
          </w:r>
        </w:del>
      </w:ins>
      <w:ins w:id="3985" w:author="Orion" w:date="2011-07-09T18:14:00Z">
        <w:del w:id="3986" w:author="IO" w:date="2011-07-22T18:14:00Z">
          <w:r w:rsidR="00395D09" w:rsidRPr="00396E52" w:rsidDel="00481790">
            <w:delText>la simulación</w:delText>
          </w:r>
        </w:del>
      </w:ins>
      <w:ins w:id="3987" w:author="Orion" w:date="2011-07-09T18:07:00Z">
        <w:del w:id="3988" w:author="IO" w:date="2011-07-22T18:14:00Z">
          <w:r w:rsidR="00395D09" w:rsidRPr="00396E52" w:rsidDel="00481790">
            <w:delText xml:space="preserve">. </w:delText>
          </w:r>
        </w:del>
      </w:ins>
      <w:ins w:id="3989" w:author="Orion" w:date="2011-07-09T18:31:00Z">
        <w:del w:id="3990" w:author="IO" w:date="2011-07-22T18:14:00Z">
          <w:r w:rsidR="006A6367" w:rsidRPr="00396E52" w:rsidDel="00481790">
            <w:delText>D</w:delText>
          </w:r>
        </w:del>
      </w:ins>
      <w:ins w:id="3991" w:author="Orion" w:date="2011-07-09T18:30:00Z">
        <w:del w:id="3992" w:author="IO" w:date="2011-07-22T18:14:00Z">
          <w:r w:rsidR="00C947C8" w:rsidRPr="00396E52" w:rsidDel="00481790">
            <w:delText>os</w:delText>
          </w:r>
        </w:del>
      </w:ins>
      <w:ins w:id="3993" w:author="Orion" w:date="2011-07-09T18:07:00Z">
        <w:del w:id="3994" w:author="IO" w:date="2011-07-22T18:14:00Z">
          <w:r w:rsidR="00395D09" w:rsidRPr="00396E52" w:rsidDel="00481790">
            <w:delText xml:space="preserve"> </w:delText>
          </w:r>
        </w:del>
      </w:ins>
      <w:ins w:id="3995" w:author="Orion" w:date="2011-07-09T18:31:00Z">
        <w:del w:id="3996" w:author="IO" w:date="2011-07-22T18:14:00Z">
          <w:r w:rsidR="006A6367" w:rsidRPr="00396E52" w:rsidDel="00481790">
            <w:delText xml:space="preserve">de las </w:delText>
          </w:r>
        </w:del>
      </w:ins>
      <w:ins w:id="3997" w:author="Orion" w:date="2011-07-09T18:07:00Z">
        <w:del w:id="3998" w:author="IO" w:date="2011-07-22T18:14:00Z">
          <w:r w:rsidR="00395D09" w:rsidRPr="00396E52" w:rsidDel="00481790">
            <w:delText xml:space="preserve">limitaciones </w:delText>
          </w:r>
        </w:del>
      </w:ins>
      <w:ins w:id="3999" w:author="Orion" w:date="2011-07-09T18:30:00Z">
        <w:del w:id="4000" w:author="IO" w:date="2011-07-22T18:14:00Z">
          <w:r w:rsidR="00C947C8" w:rsidRPr="00396E52" w:rsidDel="00481790">
            <w:delText xml:space="preserve">más importantes </w:delText>
          </w:r>
        </w:del>
      </w:ins>
      <w:ins w:id="4001" w:author="Orion" w:date="2011-07-09T18:07:00Z">
        <w:del w:id="4002" w:author="IO" w:date="2011-07-22T18:14:00Z">
          <w:r w:rsidR="00395D09" w:rsidRPr="00396E52" w:rsidDel="00481790">
            <w:delText>de estas herramientas</w:delText>
          </w:r>
        </w:del>
      </w:ins>
      <w:ins w:id="4003" w:author="Orion" w:date="2011-07-09T18:08:00Z">
        <w:del w:id="4004" w:author="IO" w:date="2011-07-22T18:14:00Z">
          <w:r w:rsidR="00395D09" w:rsidRPr="00396E52" w:rsidDel="00481790">
            <w:delText xml:space="preserve"> </w:delText>
          </w:r>
        </w:del>
      </w:ins>
      <w:ins w:id="4005" w:author="Orion" w:date="2011-07-09T18:10:00Z">
        <w:del w:id="4006" w:author="IO" w:date="2011-07-22T18:14:00Z">
          <w:r w:rsidR="00395D09" w:rsidRPr="00396E52" w:rsidDel="00481790">
            <w:delText>son</w:delText>
          </w:r>
        </w:del>
      </w:ins>
      <w:ins w:id="4007" w:author="Orion" w:date="2011-07-09T18:15:00Z">
        <w:del w:id="4008" w:author="IO" w:date="2011-07-22T18:14:00Z">
          <w:r w:rsidR="00395D09" w:rsidRPr="00396E52" w:rsidDel="00481790">
            <w:delText>:</w:delText>
          </w:r>
        </w:del>
      </w:ins>
      <w:ins w:id="4009" w:author="Orion" w:date="2011-07-09T18:08:00Z">
        <w:del w:id="4010" w:author="IO" w:date="2011-07-22T18:14:00Z">
          <w:r w:rsidR="00395D09" w:rsidRPr="00396E52" w:rsidDel="00481790">
            <w:delText xml:space="preserve"> sólo </w:delText>
          </w:r>
        </w:del>
      </w:ins>
      <w:ins w:id="4011" w:author="Orion" w:date="2011-07-09T18:11:00Z">
        <w:del w:id="4012" w:author="IO" w:date="2011-07-22T18:14:00Z">
          <w:r w:rsidR="00395D09" w:rsidRPr="00396E52" w:rsidDel="00481790">
            <w:delText>permiten</w:delText>
          </w:r>
        </w:del>
      </w:ins>
      <w:ins w:id="4013" w:author="Orion" w:date="2011-07-09T18:08:00Z">
        <w:del w:id="4014" w:author="IO" w:date="2011-07-22T18:14:00Z">
          <w:r w:rsidR="00395D09" w:rsidRPr="00396E52" w:rsidDel="00481790">
            <w:delText xml:space="preserve"> la simulación de un solo avión</w:delText>
          </w:r>
        </w:del>
      </w:ins>
      <w:ins w:id="4015" w:author="Orion" w:date="2011-07-09T18:09:00Z">
        <w:del w:id="4016" w:author="IO" w:date="2011-07-22T18:14:00Z">
          <w:r w:rsidR="00395D09" w:rsidRPr="00396E52" w:rsidDel="00481790">
            <w:delText xml:space="preserve">, por lo tanto no </w:delText>
          </w:r>
        </w:del>
      </w:ins>
      <w:ins w:id="4017" w:author="Orion" w:date="2011-07-09T18:11:00Z">
        <w:del w:id="4018" w:author="IO" w:date="2011-07-22T18:14:00Z">
          <w:r w:rsidR="00395D09" w:rsidRPr="00396E52" w:rsidDel="00481790">
            <w:delText>tienen</w:delText>
          </w:r>
        </w:del>
      </w:ins>
      <w:ins w:id="4019" w:author="Orion" w:date="2011-07-09T18:09:00Z">
        <w:del w:id="4020" w:author="IO" w:date="2011-07-22T18:14:00Z">
          <w:r w:rsidR="00395D09" w:rsidRPr="00396E52" w:rsidDel="00481790">
            <w:delText xml:space="preserve"> en cuenta cómo </w:delText>
          </w:r>
        </w:del>
      </w:ins>
      <w:ins w:id="4021" w:author="Orion" w:date="2011-07-09T18:11:00Z">
        <w:del w:id="4022" w:author="IO" w:date="2011-07-22T18:14:00Z">
          <w:r w:rsidR="00395D09" w:rsidRPr="00396E52" w:rsidDel="00481790">
            <w:delText>pueden</w:delText>
          </w:r>
        </w:del>
      </w:ins>
      <w:ins w:id="4023" w:author="Orion" w:date="2011-07-09T18:09:00Z">
        <w:del w:id="4024" w:author="IO" w:date="2011-07-22T18:14:00Z">
          <w:r w:rsidR="00395D09" w:rsidRPr="00396E52" w:rsidDel="00481790">
            <w:delText xml:space="preserve"> influir los otros aviones en la trayectoria del avi</w:delText>
          </w:r>
        </w:del>
      </w:ins>
      <w:ins w:id="4025" w:author="Orion" w:date="2011-07-09T18:10:00Z">
        <w:del w:id="4026" w:author="IO" w:date="2011-07-22T18:14:00Z">
          <w:r w:rsidR="00395D09" w:rsidRPr="00396E52" w:rsidDel="00481790">
            <w:delText>ón simulado</w:delText>
          </w:r>
        </w:del>
      </w:ins>
      <w:ins w:id="4027" w:author="Orion" w:date="2011-07-09T18:16:00Z">
        <w:del w:id="4028" w:author="IO" w:date="2011-07-22T18:14:00Z">
          <w:r w:rsidR="00C47547" w:rsidRPr="00396E52" w:rsidDel="00481790">
            <w:delText>;</w:delText>
          </w:r>
        </w:del>
        <w:del w:id="4029" w:author="IO" w:date="2011-07-22T18:16:00Z">
          <w:r w:rsidR="00C47547" w:rsidRPr="00396E52" w:rsidDel="00481790">
            <w:delText xml:space="preserve"> </w:delText>
          </w:r>
        </w:del>
      </w:ins>
      <w:ins w:id="4030" w:author="Orion" w:date="2011-07-09T18:28:00Z">
        <w:del w:id="4031" w:author="IO" w:date="2011-07-22T18:16:00Z">
          <w:r w:rsidR="00C947C8" w:rsidRPr="00396E52" w:rsidDel="00481790">
            <w:delText xml:space="preserve">y </w:delText>
          </w:r>
        </w:del>
      </w:ins>
      <w:ins w:id="4032" w:author="Orion" w:date="2011-07-09T18:10:00Z">
        <w:del w:id="4033" w:author="IO" w:date="2011-07-22T18:16:00Z">
          <w:r w:rsidR="00395D09" w:rsidRPr="00396E52" w:rsidDel="00481790">
            <w:delText xml:space="preserve">no </w:delText>
          </w:r>
        </w:del>
      </w:ins>
      <w:ins w:id="4034" w:author="Orion" w:date="2011-07-09T18:11:00Z">
        <w:del w:id="4035" w:author="IO" w:date="2011-07-22T18:16:00Z">
          <w:r w:rsidR="00395D09" w:rsidRPr="00396E52" w:rsidDel="00481790">
            <w:delText>tienen</w:delText>
          </w:r>
        </w:del>
      </w:ins>
      <w:ins w:id="4036" w:author="Orion" w:date="2011-07-09T18:10:00Z">
        <w:del w:id="4037" w:author="IO" w:date="2011-07-22T18:16:00Z">
          <w:r w:rsidR="00395D09" w:rsidRPr="00396E52" w:rsidDel="00481790">
            <w:delText xml:space="preserve"> en </w:delText>
          </w:r>
        </w:del>
      </w:ins>
      <w:ins w:id="4038" w:author="Orion" w:date="2011-07-09T18:11:00Z">
        <w:del w:id="4039" w:author="IO" w:date="2011-07-22T18:16:00Z">
          <w:r w:rsidR="00395D09" w:rsidRPr="00396E52" w:rsidDel="00481790">
            <w:delText>cuenta</w:delText>
          </w:r>
        </w:del>
      </w:ins>
      <w:ins w:id="4040" w:author="Orion" w:date="2011-07-09T18:10:00Z">
        <w:r w:rsidR="00395D09" w:rsidRPr="00396E52">
          <w:t xml:space="preserve"> </w:t>
        </w:r>
      </w:ins>
      <w:ins w:id="4041" w:author="Orion" w:date="2011-07-09T18:12:00Z">
        <w:r w:rsidR="00395D09" w:rsidRPr="00396E52">
          <w:t xml:space="preserve">posibles instrucciones </w:t>
        </w:r>
        <w:del w:id="4042" w:author="IO" w:date="2011-07-22T18:16:00Z">
          <w:r w:rsidR="00395D09" w:rsidRPr="00396E52" w:rsidDel="00481790">
            <w:delText>que puedan mandar elementos externos como</w:delText>
          </w:r>
        </w:del>
      </w:ins>
      <w:ins w:id="4043" w:author="IO" w:date="2011-07-22T18:16:00Z">
        <w:r w:rsidR="00481790">
          <w:t>de los</w:t>
        </w:r>
      </w:ins>
      <w:ins w:id="4044" w:author="Orion" w:date="2011-07-09T18:12:00Z">
        <w:r w:rsidR="00395D09" w:rsidRPr="00396E52">
          <w:t xml:space="preserve"> controladores</w:t>
        </w:r>
        <w:del w:id="4045" w:author="IO" w:date="2011-07-22T18:16:00Z">
          <w:r w:rsidR="00395D09" w:rsidRPr="00396E52" w:rsidDel="00481790">
            <w:delText>, haciendo completamente responsable de vuelo al que maneja la aeronave.</w:delText>
          </w:r>
        </w:del>
      </w:ins>
      <w:ins w:id="4046" w:author="Orion" w:date="2011-07-09T18:17:00Z">
        <w:del w:id="4047" w:author="IO" w:date="2011-07-22T18:16:00Z">
          <w:r w:rsidR="00EE5368" w:rsidRPr="00396E52" w:rsidDel="00481790">
            <w:delText xml:space="preserve"> Por otro lado,</w:delText>
          </w:r>
        </w:del>
      </w:ins>
      <w:ins w:id="4048" w:author="Orion" w:date="2011-07-09T18:31:00Z">
        <w:del w:id="4049" w:author="IO" w:date="2011-07-22T18:16:00Z">
          <w:r w:rsidR="00766809" w:rsidRPr="00396E52" w:rsidDel="00481790">
            <w:delText xml:space="preserve"> y con </w:delText>
          </w:r>
        </w:del>
      </w:ins>
      <w:ins w:id="4050" w:author="Orion" w:date="2011-07-09T18:32:00Z">
        <w:del w:id="4051" w:author="IO" w:date="2011-07-22T18:16:00Z">
          <w:r w:rsidR="00766809" w:rsidRPr="00396E52" w:rsidDel="00481790">
            <w:delText>respecto a</w:delText>
          </w:r>
        </w:del>
      </w:ins>
      <w:ins w:id="4052" w:author="IO" w:date="2011-07-22T18:16:00Z">
        <w:r w:rsidR="00481790">
          <w:t>;</w:t>
        </w:r>
      </w:ins>
      <w:ins w:id="4053" w:author="Orion" w:date="2011-07-09T18:32:00Z">
        <w:r w:rsidR="00766809" w:rsidRPr="00396E52">
          <w:t xml:space="preserve"> las herramientas de simulación de tráfico aéreo</w:t>
        </w:r>
      </w:ins>
      <w:ins w:id="4054" w:author="IO" w:date="2011-07-22T18:17:00Z">
        <w:r w:rsidR="00481790">
          <w:t xml:space="preserve"> no suelen contemplar la influencia de los factores humanos en el</w:t>
        </w:r>
      </w:ins>
      <w:ins w:id="4055" w:author="Orion" w:date="2011-07-09T18:32:00Z">
        <w:del w:id="4056" w:author="IO" w:date="2011-07-22T18:17:00Z">
          <w:r w:rsidR="00766809" w:rsidRPr="00396E52" w:rsidDel="00481790">
            <w:delText xml:space="preserve">, </w:delText>
          </w:r>
        </w:del>
      </w:ins>
      <w:ins w:id="4057" w:author="Orion" w:date="2011-07-09T18:23:00Z">
        <w:del w:id="4058" w:author="IO" w:date="2011-07-22T18:17:00Z">
          <w:r w:rsidR="00EE5368" w:rsidRPr="00396E52" w:rsidDel="00481790">
            <w:delText>este nue</w:delText>
          </w:r>
        </w:del>
      </w:ins>
      <w:ins w:id="4059" w:author="Orion" w:date="2011-07-09T18:24:00Z">
        <w:del w:id="4060" w:author="IO" w:date="2011-07-22T18:17:00Z">
          <w:r w:rsidR="00EE5368" w:rsidRPr="00396E52" w:rsidDel="00481790">
            <w:delText xml:space="preserve">vo enfoque aporta otra </w:delText>
          </w:r>
        </w:del>
      </w:ins>
      <w:ins w:id="4061" w:author="Orion" w:date="2011-07-09T18:19:00Z">
        <w:del w:id="4062" w:author="IO" w:date="2011-07-22T18:17:00Z">
          <w:r w:rsidR="00EE5368" w:rsidRPr="00396E52" w:rsidDel="00481790">
            <w:delText xml:space="preserve">característica notable </w:delText>
          </w:r>
        </w:del>
      </w:ins>
      <w:ins w:id="4063" w:author="Orion" w:date="2011-07-09T18:32:00Z">
        <w:del w:id="4064" w:author="IO" w:date="2011-07-22T18:17:00Z">
          <w:r w:rsidR="00766809" w:rsidRPr="00396E52" w:rsidDel="00481790">
            <w:delText>que</w:delText>
          </w:r>
        </w:del>
      </w:ins>
      <w:ins w:id="4065" w:author="Orion" w:date="2011-07-09T18:25:00Z">
        <w:del w:id="4066" w:author="IO" w:date="2011-07-22T18:17:00Z">
          <w:r w:rsidR="00EE5368" w:rsidRPr="00396E52" w:rsidDel="00481790">
            <w:delText xml:space="preserve"> </w:delText>
          </w:r>
        </w:del>
      </w:ins>
      <w:ins w:id="4067" w:author="Orion" w:date="2011-07-09T18:20:00Z">
        <w:del w:id="4068" w:author="IO" w:date="2011-07-22T18:17:00Z">
          <w:r w:rsidR="00EE5368" w:rsidRPr="00396E52" w:rsidDel="00481790">
            <w:delText>es el</w:delText>
          </w:r>
        </w:del>
        <w:r w:rsidR="00EE5368" w:rsidRPr="00396E52">
          <w:t xml:space="preserve"> comportamiento de los agentes a la hora de la toma de decisiones</w:t>
        </w:r>
        <w:del w:id="4069" w:author="IO" w:date="2011-07-22T18:17:00Z">
          <w:r w:rsidR="00EE5368" w:rsidRPr="00396E52" w:rsidDel="00481790">
            <w:delText xml:space="preserve"> y la influencia de este con respecto a otros factores del sistema</w:delText>
          </w:r>
        </w:del>
      </w:ins>
      <w:ins w:id="4070" w:author="Orion" w:date="2011-07-09T18:24:00Z">
        <w:r w:rsidR="00EE5368" w:rsidRPr="00396E52">
          <w:t>.</w:t>
        </w:r>
      </w:ins>
      <w:ins w:id="4071" w:author="IO" w:date="2011-07-22T18:19:00Z">
        <w:r w:rsidR="00481790">
          <w:t xml:space="preserve"> Si esta información estuviese descrita con modelos y transformaciones al código relevante para las herramientas, se podría contemplar su </w:t>
        </w:r>
      </w:ins>
      <w:ins w:id="4072" w:author="IO" w:date="2011-07-22T18:20:00Z">
        <w:r w:rsidR="00481790">
          <w:t>integración</w:t>
        </w:r>
      </w:ins>
      <w:ins w:id="4073" w:author="IO" w:date="2011-07-22T18:19:00Z">
        <w:r w:rsidR="00481790">
          <w:t xml:space="preserve"> con mayor facilidad</w:t>
        </w:r>
      </w:ins>
      <w:ins w:id="4074" w:author="IO" w:date="2011-07-22T18:20:00Z">
        <w:r w:rsidR="00481790">
          <w:t>, combinado los modelos y añadiendo transformaciones.</w:t>
        </w:r>
      </w:ins>
      <w:ins w:id="4075" w:author="IO" w:date="2011-07-22T18:21:00Z">
        <w:r w:rsidR="00481790">
          <w:t xml:space="preserve"> Esta constituye una futura línea de investigación.</w:t>
        </w:r>
      </w:ins>
      <w:ins w:id="4076" w:author="IO" w:date="2011-07-22T18:29:00Z">
        <w:r w:rsidR="00E639D6">
          <w:t xml:space="preserve"> Por otro lado, especificar a nivel de modelos facilita la comunicación y discusión del conocimiento entre los expertos, y por tanto la investigación y evaluación d</w:t>
        </w:r>
        <w:del w:id="4077" w:author="Orion" w:date="2011-07-26T16:07:00Z">
          <w:r w:rsidR="00E639D6" w:rsidDel="005639E1">
            <w:delText xml:space="preserve"> </w:delText>
          </w:r>
        </w:del>
        <w:r w:rsidR="00E639D6">
          <w:t>e</w:t>
        </w:r>
      </w:ins>
      <w:ins w:id="4078" w:author="Orion" w:date="2011-07-26T16:07:00Z">
        <w:r w:rsidR="005639E1">
          <w:t xml:space="preserve"> </w:t>
        </w:r>
      </w:ins>
      <w:ins w:id="4079" w:author="IO" w:date="2011-07-22T18:29:00Z">
        <w:r w:rsidR="00E639D6">
          <w:t>las propuestas.</w:t>
        </w:r>
      </w:ins>
    </w:p>
    <w:p w14:paraId="5587B682" w14:textId="77777777" w:rsidR="00904D1F" w:rsidRDefault="0014397A">
      <w:pPr>
        <w:widowControl/>
        <w:suppressAutoHyphens w:val="0"/>
        <w:rPr>
          <w:ins w:id="4080" w:author="Orion" w:date="2011-07-26T17:09:00Z"/>
        </w:rPr>
      </w:pPr>
      <w:ins w:id="4081" w:author="Orion" w:date="2011-07-09T18:35:00Z">
        <w:r w:rsidRPr="00481790">
          <w:t>E</w:t>
        </w:r>
      </w:ins>
      <w:ins w:id="4082" w:author="IO" w:date="2011-07-22T18:22:00Z">
        <w:r w:rsidR="00481790">
          <w:t xml:space="preserve">n cuanto a la simulación final generada, </w:t>
        </w:r>
      </w:ins>
      <w:ins w:id="4083" w:author="Orion" w:date="2011-07-09T18:35:00Z">
        <w:del w:id="4084" w:author="IO" w:date="2011-07-22T18:22:00Z">
          <w:r w:rsidRPr="00481790" w:rsidDel="00481790">
            <w:delText xml:space="preserve">l resultado final </w:delText>
          </w:r>
        </w:del>
      </w:ins>
      <w:ins w:id="4085" w:author="IO" w:date="2011-07-22T18:22:00Z">
        <w:r w:rsidR="00481790">
          <w:t xml:space="preserve">se </w:t>
        </w:r>
      </w:ins>
      <w:ins w:id="4086" w:author="Orion" w:date="2011-07-09T18:35:00Z">
        <w:r w:rsidRPr="00481790">
          <w:t>ha</w:t>
        </w:r>
      </w:ins>
      <w:ins w:id="4087" w:author="Orion" w:date="2011-07-09T18:36:00Z">
        <w:r w:rsidRPr="00481790">
          <w:t xml:space="preserve"> </w:t>
        </w:r>
      </w:ins>
      <w:ins w:id="4088" w:author="Orion" w:date="2011-07-09T18:35:00Z">
        <w:del w:id="4089" w:author="IO" w:date="2011-07-22T18:23:00Z">
          <w:r w:rsidRPr="00481790" w:rsidDel="00481790">
            <w:delText>sido</w:delText>
          </w:r>
        </w:del>
      </w:ins>
      <w:ins w:id="4090" w:author="IO" w:date="2011-07-22T18:23:00Z">
        <w:r w:rsidR="00481790">
          <w:t>desarrollado</w:t>
        </w:r>
      </w:ins>
      <w:ins w:id="4091" w:author="Orion" w:date="2011-07-09T18:35:00Z">
        <w:r w:rsidRPr="00481790">
          <w:t xml:space="preserve"> </w:t>
        </w:r>
        <w:del w:id="4092" w:author="IO" w:date="2011-07-22T18:22:00Z">
          <w:r w:rsidRPr="00481790" w:rsidDel="00481790">
            <w:delText>que se</w:delText>
          </w:r>
        </w:del>
      </w:ins>
      <w:ins w:id="4093" w:author="Orion" w:date="2011-07-09T18:36:00Z">
        <w:del w:id="4094" w:author="IO" w:date="2011-07-22T18:22:00Z">
          <w:r w:rsidRPr="00481790" w:rsidDel="00481790">
            <w:delText xml:space="preserve"> ha elaborado</w:delText>
          </w:r>
        </w:del>
      </w:ins>
      <w:ins w:id="4095" w:author="Orion" w:date="2011-07-09T18:35:00Z">
        <w:del w:id="4096" w:author="IO" w:date="2011-07-22T18:22:00Z">
          <w:r w:rsidRPr="00481790" w:rsidDel="00481790">
            <w:delText xml:space="preserve"> </w:delText>
          </w:r>
        </w:del>
        <w:r w:rsidRPr="00481790">
          <w:t>un</w:t>
        </w:r>
      </w:ins>
      <w:ins w:id="4097" w:author="Orion" w:date="2011-07-09T18:34:00Z">
        <w:r w:rsidRPr="00481790">
          <w:t xml:space="preserve"> sistema intuitivo</w:t>
        </w:r>
        <w:r w:rsidR="005D5E2B" w:rsidRPr="00481790">
          <w:t xml:space="preserve"> para el usuario</w:t>
        </w:r>
      </w:ins>
      <w:ins w:id="4098" w:author="Orion" w:date="2011-07-09T18:36:00Z">
        <w:r w:rsidRPr="00481790">
          <w:t xml:space="preserve">, </w:t>
        </w:r>
      </w:ins>
      <w:ins w:id="4099" w:author="Orion" w:date="2011-07-09T18:37:00Z">
        <w:del w:id="4100" w:author="IO" w:date="2011-07-22T18:23:00Z">
          <w:r w:rsidR="00DE7E87" w:rsidRPr="00481790" w:rsidDel="00481790">
            <w:delText xml:space="preserve">tanto </w:delText>
          </w:r>
        </w:del>
      </w:ins>
      <w:ins w:id="4101" w:author="Orion" w:date="2011-07-09T18:36:00Z">
        <w:del w:id="4102" w:author="IO" w:date="2011-07-22T18:23:00Z">
          <w:r w:rsidRPr="00481790" w:rsidDel="00481790">
            <w:delText xml:space="preserve">desde el punto de vista de la usabilidad </w:delText>
          </w:r>
        </w:del>
      </w:ins>
      <w:ins w:id="4103" w:author="Orion" w:date="2011-07-09T18:37:00Z">
        <w:del w:id="4104" w:author="IO" w:date="2011-07-22T18:23:00Z">
          <w:r w:rsidR="00DE7E87" w:rsidRPr="00481790" w:rsidDel="00481790">
            <w:delText>como de la</w:delText>
          </w:r>
        </w:del>
      </w:ins>
      <w:ins w:id="4105" w:author="Orion" w:date="2011-07-09T18:36:00Z">
        <w:del w:id="4106" w:author="IO" w:date="2011-07-22T18:23:00Z">
          <w:r w:rsidRPr="00481790" w:rsidDel="00481790">
            <w:delText xml:space="preserve"> comprensión gráfica</w:delText>
          </w:r>
        </w:del>
      </w:ins>
      <w:ins w:id="4107" w:author="Orion" w:date="2011-07-09T18:40:00Z">
        <w:del w:id="4108" w:author="IO" w:date="2011-07-22T18:23:00Z">
          <w:r w:rsidR="00DE7E87" w:rsidRPr="00481790" w:rsidDel="00481790">
            <w:delText>, ya que se</w:delText>
          </w:r>
        </w:del>
      </w:ins>
      <w:ins w:id="4109" w:author="Orion" w:date="2011-07-09T18:39:00Z">
        <w:del w:id="4110" w:author="IO" w:date="2011-07-22T18:23:00Z">
          <w:r w:rsidR="00DE7E87" w:rsidRPr="00481790" w:rsidDel="00481790">
            <w:delText xml:space="preserve"> aporta una forma relativamente sencilla</w:delText>
          </w:r>
        </w:del>
      </w:ins>
      <w:ins w:id="4111" w:author="IO" w:date="2011-07-22T18:23:00Z">
        <w:r w:rsidR="00481790">
          <w:t>fácil</w:t>
        </w:r>
      </w:ins>
      <w:ins w:id="4112" w:author="Orion" w:date="2011-07-09T18:39:00Z">
        <w:r w:rsidR="00DE7E87" w:rsidRPr="00481790">
          <w:t xml:space="preserve"> de configurar y </w:t>
        </w:r>
        <w:del w:id="4113" w:author="IO" w:date="2011-07-22T18:23:00Z">
          <w:r w:rsidR="00DE7E87" w:rsidRPr="00481790" w:rsidDel="00481790">
            <w:delText xml:space="preserve">ofrecer </w:delText>
          </w:r>
        </w:del>
      </w:ins>
      <w:ins w:id="4114" w:author="Orion" w:date="2011-07-09T18:40:00Z">
        <w:del w:id="4115" w:author="IO" w:date="2011-07-22T18:23:00Z">
          <w:r w:rsidR="00DE7E87" w:rsidRPr="00481790" w:rsidDel="00481790">
            <w:delText>la simulación</w:delText>
          </w:r>
        </w:del>
      </w:ins>
      <w:ins w:id="4116" w:author="IO" w:date="2011-07-22T18:23:00Z">
        <w:r w:rsidR="00481790">
          <w:t>con una interfaz intuitiva en la línea de las herramientas del dominio</w:t>
        </w:r>
      </w:ins>
      <w:ins w:id="4117" w:author="Orion" w:date="2011-07-09T18:40:00Z">
        <w:r w:rsidR="00DE7E87" w:rsidRPr="00481790">
          <w:t xml:space="preserve">. </w:t>
        </w:r>
      </w:ins>
      <w:ins w:id="4118" w:author="IO" w:date="2011-07-22T18:24:00Z">
        <w:r w:rsidR="00E639D6">
          <w:t>La herramienta ha servido como prueba de concepto de las propiedades de flexibilid</w:t>
        </w:r>
      </w:ins>
      <w:ins w:id="4119" w:author="IO" w:date="2011-07-22T18:25:00Z">
        <w:r w:rsidR="00E639D6">
          <w:t>a</w:t>
        </w:r>
      </w:ins>
      <w:ins w:id="4120" w:author="IO" w:date="2011-07-22T18:24:00Z">
        <w:r w:rsidR="00E639D6">
          <w:t>d</w:t>
        </w:r>
      </w:ins>
      <w:ins w:id="4121" w:author="IO" w:date="2011-07-22T18:25:00Z">
        <w:r w:rsidR="00E639D6">
          <w:t>, facilidad de desarrollo y proximidad a los expertos del dominio mencionadas anteriormente.</w:t>
        </w:r>
      </w:ins>
    </w:p>
    <w:p w14:paraId="27E5D78E" w14:textId="527180ED" w:rsidR="001D1D11" w:rsidRPr="00481790" w:rsidDel="00150117" w:rsidRDefault="00DE7E87">
      <w:pPr>
        <w:spacing w:before="240" w:after="120"/>
        <w:ind w:firstLine="284"/>
        <w:jc w:val="both"/>
        <w:rPr>
          <w:ins w:id="4122" w:author="Orion" w:date="2011-07-08T16:59:00Z"/>
          <w:del w:id="4123" w:author="IO" w:date="2011-07-22T17:36:00Z"/>
        </w:rPr>
        <w:pPrChange w:id="4124" w:author="IO" w:date="2011-07-22T17:36:00Z">
          <w:pPr/>
        </w:pPrChange>
      </w:pPr>
      <w:ins w:id="4125" w:author="Orion" w:date="2011-07-09T18:40:00Z">
        <w:del w:id="4126" w:author="IO" w:date="2011-07-22T18:25:00Z">
          <w:r w:rsidRPr="00481790" w:rsidDel="00E639D6">
            <w:lastRenderedPageBreak/>
            <w:delText xml:space="preserve">Una herramienta que, gracias al diseño, nos aporta </w:delText>
          </w:r>
        </w:del>
      </w:ins>
      <w:ins w:id="4127" w:author="Orion" w:date="2011-07-09T18:41:00Z">
        <w:del w:id="4128" w:author="IO" w:date="2011-07-22T18:25:00Z">
          <w:r w:rsidRPr="00481790" w:rsidDel="00E639D6">
            <w:delText>flexibilidad a la hora de modificar o añadir tareas a los agentes, o incluso añadir nuevos factores que se quieran tener en cuenta</w:delText>
          </w:r>
        </w:del>
      </w:ins>
      <w:ins w:id="4129" w:author="Orion" w:date="2011-07-09T18:42:00Z">
        <w:del w:id="4130" w:author="IO" w:date="2011-07-22T18:25:00Z">
          <w:r w:rsidRPr="00481790" w:rsidDel="00E639D6">
            <w:delText xml:space="preserve"> y sean configurables en estas tareas,</w:delText>
          </w:r>
        </w:del>
      </w:ins>
      <w:ins w:id="4131" w:author="Orion" w:date="2011-07-09T18:41:00Z">
        <w:del w:id="4132" w:author="IO" w:date="2011-07-22T18:25:00Z">
          <w:r w:rsidRPr="00481790" w:rsidDel="00E639D6">
            <w:delText xml:space="preserve"> como pudieran ser tiempos de ejecuci</w:delText>
          </w:r>
        </w:del>
      </w:ins>
      <w:ins w:id="4133" w:author="Orion" w:date="2011-07-09T18:42:00Z">
        <w:del w:id="4134" w:author="IO" w:date="2011-07-22T18:25:00Z">
          <w:r w:rsidRPr="00481790" w:rsidDel="00E639D6">
            <w:delText xml:space="preserve">ón, </w:delText>
          </w:r>
        </w:del>
      </w:ins>
      <w:ins w:id="4135" w:author="Orion" w:date="2011-07-09T18:43:00Z">
        <w:del w:id="4136" w:author="IO" w:date="2011-07-22T18:25:00Z">
          <w:r w:rsidRPr="00481790" w:rsidDel="00E639D6">
            <w:delText>prioridad, etc.</w:delText>
          </w:r>
        </w:del>
      </w:ins>
      <w:ins w:id="4137" w:author="Orion" w:date="2011-07-09T18:44:00Z">
        <w:del w:id="4138" w:author="IO" w:date="2011-07-22T18:25:00Z">
          <w:r w:rsidR="004A637F" w:rsidRPr="00481790" w:rsidDel="00E639D6">
            <w:delText xml:space="preserve"> Y por último, y gracias a la facilidad de realizar despliegues con la herramienta IDK, dicho sistema es </w:delText>
          </w:r>
        </w:del>
      </w:ins>
      <w:ins w:id="4139" w:author="Orion" w:date="2011-07-09T18:45:00Z">
        <w:del w:id="4140" w:author="IO" w:date="2011-07-22T18:25:00Z">
          <w:r w:rsidR="004A637F" w:rsidRPr="00481790" w:rsidDel="00E639D6">
            <w:delText xml:space="preserve">sencillamente escalable a un número relativamente grande de aeronaves siempre que el procesador lo soporte, </w:delText>
          </w:r>
        </w:del>
      </w:ins>
      <w:ins w:id="4141" w:author="Orion" w:date="2011-07-09T18:47:00Z">
        <w:del w:id="4142" w:author="IO" w:date="2011-07-22T18:25:00Z">
          <w:r w:rsidR="004F32D3" w:rsidRPr="00481790" w:rsidDel="00E639D6">
            <w:delText xml:space="preserve">permitiéndose </w:delText>
          </w:r>
        </w:del>
      </w:ins>
      <w:ins w:id="4143" w:author="Orion" w:date="2011-07-09T18:45:00Z">
        <w:del w:id="4144" w:author="IO" w:date="2011-07-22T18:25:00Z">
          <w:r w:rsidR="004A637F" w:rsidRPr="00481790" w:rsidDel="00E639D6">
            <w:delText xml:space="preserve">incluso hacer despliegues distribuidos sobre varias </w:delText>
          </w:r>
        </w:del>
      </w:ins>
      <w:ins w:id="4145" w:author="Orion" w:date="2011-07-09T18:46:00Z">
        <w:del w:id="4146" w:author="IO" w:date="2011-07-22T18:25:00Z">
          <w:r w:rsidR="004A637F" w:rsidRPr="00481790" w:rsidDel="00E639D6">
            <w:delText>máquinas</w:delText>
          </w:r>
        </w:del>
      </w:ins>
      <w:ins w:id="4147" w:author="Orion" w:date="2011-07-09T18:45:00Z">
        <w:del w:id="4148" w:author="IO" w:date="2011-07-22T18:25:00Z">
          <w:r w:rsidR="004A637F" w:rsidRPr="00481790" w:rsidDel="00E639D6">
            <w:delText>.</w:delText>
          </w:r>
        </w:del>
      </w:ins>
    </w:p>
    <w:p w14:paraId="68236633" w14:textId="0C16340E" w:rsidR="00904D1F" w:rsidRDefault="00904D1F">
      <w:pPr>
        <w:widowControl/>
        <w:suppressAutoHyphens w:val="0"/>
        <w:rPr>
          <w:ins w:id="4149" w:author="Orion" w:date="2011-07-26T17:09:00Z"/>
          <w:bCs/>
          <w:sz w:val="44"/>
          <w:szCs w:val="52"/>
        </w:rPr>
      </w:pPr>
    </w:p>
    <w:p w14:paraId="681DE991" w14:textId="617F350F" w:rsidR="00904D1F" w:rsidRPr="00F04D60" w:rsidRDefault="00904D1F">
      <w:pPr>
        <w:pStyle w:val="Heading1"/>
        <w:numPr>
          <w:ilvl w:val="1"/>
          <w:numId w:val="40"/>
        </w:numPr>
        <w:rPr>
          <w:ins w:id="4150" w:author="Orion" w:date="2011-07-26T17:08:00Z"/>
          <w:b w:val="0"/>
          <w:sz w:val="44"/>
          <w:szCs w:val="52"/>
        </w:rPr>
        <w:pPrChange w:id="4151" w:author="Orion" w:date="2011-08-02T00:40:00Z">
          <w:pPr>
            <w:pStyle w:val="Heading1"/>
            <w:numPr>
              <w:ilvl w:val="1"/>
              <w:numId w:val="56"/>
            </w:numPr>
            <w:tabs>
              <w:tab w:val="clear" w:pos="0"/>
            </w:tabs>
            <w:ind w:left="792"/>
          </w:pPr>
        </w:pPrChange>
      </w:pPr>
      <w:bookmarkStart w:id="4152" w:name="_Toc300052001"/>
      <w:ins w:id="4153" w:author="Orion" w:date="2011-07-26T17:08:00Z">
        <w:r>
          <w:rPr>
            <w:b w:val="0"/>
            <w:sz w:val="44"/>
            <w:szCs w:val="52"/>
          </w:rPr>
          <w:t>Trabajo Futuro</w:t>
        </w:r>
        <w:bookmarkEnd w:id="4152"/>
      </w:ins>
    </w:p>
    <w:p w14:paraId="750783E1" w14:textId="63B1E13B" w:rsidR="004F32D3" w:rsidRPr="00E639D6" w:rsidDel="00E639D6" w:rsidRDefault="00E639D6">
      <w:pPr>
        <w:jc w:val="both"/>
        <w:rPr>
          <w:ins w:id="4154" w:author="Orion" w:date="2011-07-09T18:48:00Z"/>
          <w:del w:id="4155" w:author="IO" w:date="2011-07-22T18:28:00Z"/>
        </w:rPr>
        <w:pPrChange w:id="4156" w:author="Orion" w:date="2011-07-26T17:05:00Z">
          <w:pPr/>
        </w:pPrChange>
      </w:pPr>
      <w:ins w:id="4157" w:author="IO" w:date="2011-07-22T18:28:00Z">
        <w:r>
          <w:t>Aunque el trabajo realizado apunta a que esta l</w:t>
        </w:r>
      </w:ins>
      <w:ins w:id="4158" w:author="IO" w:date="2011-07-22T18:29:00Z">
        <w:r>
          <w:t xml:space="preserve">ínea </w:t>
        </w:r>
      </w:ins>
      <w:ins w:id="4159" w:author="IO" w:date="2011-07-22T18:30:00Z">
        <w:r>
          <w:t>es</w:t>
        </w:r>
      </w:ins>
      <w:ins w:id="4160" w:author="IO" w:date="2011-07-22T18:29:00Z">
        <w:r>
          <w:t xml:space="preserve"> </w:t>
        </w:r>
      </w:ins>
      <w:ins w:id="4161" w:author="IO" w:date="2011-07-22T18:30:00Z">
        <w:r>
          <w:t>prometedora</w:t>
        </w:r>
      </w:ins>
      <w:ins w:id="4162" w:author="IO" w:date="2011-07-22T18:29:00Z">
        <w:r>
          <w:t xml:space="preserve"> </w:t>
        </w:r>
      </w:ins>
      <w:ins w:id="4163" w:author="IO" w:date="2011-07-22T18:30:00Z">
        <w:r>
          <w:t>para la simulación aérea, tanto como método de desarrollo como por especificaci</w:t>
        </w:r>
      </w:ins>
      <w:ins w:id="4164" w:author="IO" w:date="2011-07-22T18:31:00Z">
        <w:r>
          <w:t>ón del dominio con los modelos</w:t>
        </w:r>
      </w:ins>
      <w:ins w:id="4165" w:author="IO" w:date="2011-07-22T18:30:00Z">
        <w:r>
          <w:t xml:space="preserve">, </w:t>
        </w:r>
      </w:ins>
      <w:ins w:id="4166" w:author="IO" w:date="2011-07-22T18:31:00Z">
        <w:r>
          <w:t xml:space="preserve">aún </w:t>
        </w:r>
      </w:ins>
      <w:ins w:id="4167" w:author="IO" w:date="2011-07-22T18:30:00Z">
        <w:r>
          <w:t>quedan muchos aspectos por mejorar y explorar. Algunos de los contemplados como trabajo futuro son:</w:t>
        </w:r>
      </w:ins>
      <w:ins w:id="4168" w:author="IO" w:date="2011-07-22T18:29:00Z">
        <w:r>
          <w:t xml:space="preserve"> </w:t>
        </w:r>
      </w:ins>
      <w:ins w:id="4169" w:author="Orion" w:date="2011-07-09T18:48:00Z">
        <w:del w:id="4170" w:author="IO" w:date="2011-07-22T18:28:00Z">
          <w:r w:rsidR="005A3ECD" w:rsidRPr="00E639D6" w:rsidDel="00E639D6">
            <w:rPr>
              <w:rPrChange w:id="4171" w:author="IO" w:date="2011-07-22T18:28:00Z">
                <w:rPr>
                  <w:b/>
                  <w:bCs/>
                </w:rPr>
              </w:rPrChange>
            </w:rPr>
            <w:delText>Trabajo</w:delText>
          </w:r>
        </w:del>
        <w:del w:id="4172" w:author="IO" w:date="2011-07-22T17:36:00Z">
          <w:r w:rsidR="005A3ECD" w:rsidRPr="00E639D6" w:rsidDel="00150117">
            <w:rPr>
              <w:rPrChange w:id="4173" w:author="IO" w:date="2011-07-22T18:28:00Z">
                <w:rPr>
                  <w:b/>
                  <w:bCs/>
                </w:rPr>
              </w:rPrChange>
            </w:rPr>
            <w:delText>s</w:delText>
          </w:r>
        </w:del>
        <w:del w:id="4174" w:author="IO" w:date="2011-07-22T18:28:00Z">
          <w:r w:rsidR="005A3ECD" w:rsidRPr="00E639D6" w:rsidDel="00E639D6">
            <w:rPr>
              <w:rPrChange w:id="4175" w:author="IO" w:date="2011-07-22T18:28:00Z">
                <w:rPr>
                  <w:b/>
                  <w:bCs/>
                </w:rPr>
              </w:rPrChange>
            </w:rPr>
            <w:delText xml:space="preserve"> </w:delText>
          </w:r>
        </w:del>
        <w:del w:id="4176" w:author="IO" w:date="2011-07-22T17:36:00Z">
          <w:r w:rsidR="005A3ECD" w:rsidRPr="00E639D6" w:rsidDel="00150117">
            <w:rPr>
              <w:rPrChange w:id="4177" w:author="IO" w:date="2011-07-22T18:28:00Z">
                <w:rPr>
                  <w:b/>
                  <w:bCs/>
                </w:rPr>
              </w:rPrChange>
            </w:rPr>
            <w:delText>F</w:delText>
          </w:r>
        </w:del>
        <w:del w:id="4178" w:author="IO" w:date="2011-07-22T18:28:00Z">
          <w:r w:rsidR="005A3ECD" w:rsidRPr="00E639D6" w:rsidDel="00E639D6">
            <w:rPr>
              <w:rPrChange w:id="4179" w:author="IO" w:date="2011-07-22T18:28:00Z">
                <w:rPr>
                  <w:b/>
                  <w:bCs/>
                </w:rPr>
              </w:rPrChange>
            </w:rPr>
            <w:delText>uturo</w:delText>
          </w:r>
        </w:del>
        <w:del w:id="4180" w:author="IO" w:date="2011-07-22T17:36:00Z">
          <w:r w:rsidR="005A3ECD" w:rsidRPr="00E639D6" w:rsidDel="00150117">
            <w:rPr>
              <w:rPrChange w:id="4181" w:author="IO" w:date="2011-07-22T18:28:00Z">
                <w:rPr>
                  <w:b/>
                  <w:bCs/>
                </w:rPr>
              </w:rPrChange>
            </w:rPr>
            <w:delText>s</w:delText>
          </w:r>
        </w:del>
      </w:ins>
    </w:p>
    <w:p w14:paraId="79B8DB36" w14:textId="77777777" w:rsidR="005A3ECD" w:rsidRPr="00E639D6" w:rsidRDefault="005A3ECD">
      <w:pPr>
        <w:jc w:val="both"/>
        <w:rPr>
          <w:ins w:id="4182" w:author="Orion" w:date="2011-07-09T18:48:00Z"/>
        </w:rPr>
        <w:pPrChange w:id="4183" w:author="Orion" w:date="2011-07-26T17:05:00Z">
          <w:pPr/>
        </w:pPrChange>
      </w:pPr>
    </w:p>
    <w:p w14:paraId="43BE9B48" w14:textId="1F012041" w:rsidR="005A3ECD" w:rsidRPr="00364573" w:rsidDel="00E639D6" w:rsidRDefault="007704FF">
      <w:pPr>
        <w:spacing w:before="240" w:after="120"/>
        <w:ind w:firstLine="284"/>
        <w:jc w:val="both"/>
        <w:rPr>
          <w:ins w:id="4184" w:author="Orion" w:date="2011-07-11T13:29:00Z"/>
          <w:del w:id="4185" w:author="IO" w:date="2011-07-22T18:31:00Z"/>
          <w:i/>
          <w:rPrChange w:id="4186" w:author="IO" w:date="2011-07-22T18:34:00Z">
            <w:rPr>
              <w:ins w:id="4187" w:author="Orion" w:date="2011-07-11T13:29:00Z"/>
              <w:del w:id="4188" w:author="IO" w:date="2011-07-22T18:31:00Z"/>
              <w:rFonts w:cs="Times New Roman"/>
            </w:rPr>
          </w:rPrChange>
        </w:rPr>
        <w:pPrChange w:id="4189" w:author="IO" w:date="2011-07-22T18:28:00Z">
          <w:pPr/>
        </w:pPrChange>
      </w:pPr>
      <w:ins w:id="4190" w:author="Orion" w:date="2011-07-11T13:29:00Z">
        <w:del w:id="4191" w:author="IO" w:date="2011-07-22T18:31:00Z">
          <w:r w:rsidRPr="00364573" w:rsidDel="00E639D6">
            <w:rPr>
              <w:i/>
              <w:rPrChange w:id="4192" w:author="IO" w:date="2011-07-22T18:34:00Z">
                <w:rPr/>
              </w:rPrChange>
            </w:rPr>
            <w:delText>En este apartado se enumerar</w:delText>
          </w:r>
        </w:del>
      </w:ins>
      <w:ins w:id="4193" w:author="Orion" w:date="2011-07-11T13:30:00Z">
        <w:del w:id="4194" w:author="IO" w:date="2011-07-22T18:31:00Z">
          <w:r w:rsidRPr="00364573" w:rsidDel="00E639D6">
            <w:rPr>
              <w:i/>
              <w:rPrChange w:id="4195" w:author="IO" w:date="2011-07-22T18:34:00Z">
                <w:rPr/>
              </w:rPrChange>
            </w:rPr>
            <w:delText xml:space="preserve">án algunas de las </w:delText>
          </w:r>
        </w:del>
      </w:ins>
      <w:ins w:id="4196" w:author="Orion" w:date="2011-07-11T13:34:00Z">
        <w:del w:id="4197" w:author="IO" w:date="2011-07-22T18:31:00Z">
          <w:r w:rsidRPr="00364573" w:rsidDel="00E639D6">
            <w:rPr>
              <w:i/>
              <w:rPrChange w:id="4198" w:author="IO" w:date="2011-07-22T18:34:00Z">
                <w:rPr/>
              </w:rPrChange>
            </w:rPr>
            <w:delText xml:space="preserve">posibles extensiones que se pueden </w:delText>
          </w:r>
        </w:del>
      </w:ins>
      <w:ins w:id="4199" w:author="Orion" w:date="2011-07-11T13:35:00Z">
        <w:del w:id="4200" w:author="IO" w:date="2011-07-22T18:31:00Z">
          <w:r w:rsidRPr="00364573" w:rsidDel="00E639D6">
            <w:rPr>
              <w:i/>
              <w:rPrChange w:id="4201" w:author="IO" w:date="2011-07-22T18:34:00Z">
                <w:rPr/>
              </w:rPrChange>
            </w:rPr>
            <w:delText>hacer sobre el</w:delText>
          </w:r>
        </w:del>
      </w:ins>
      <w:ins w:id="4202" w:author="Orion" w:date="2011-07-11T13:34:00Z">
        <w:del w:id="4203" w:author="IO" w:date="2011-07-22T18:31:00Z">
          <w:r w:rsidRPr="00364573" w:rsidDel="00E639D6">
            <w:rPr>
              <w:i/>
              <w:rPrChange w:id="4204" w:author="IO" w:date="2011-07-22T18:34:00Z">
                <w:rPr/>
              </w:rPrChange>
            </w:rPr>
            <w:delText xml:space="preserve"> trabajo presentado con el objetivo de </w:delText>
          </w:r>
        </w:del>
      </w:ins>
      <w:ins w:id="4205" w:author="Orion" w:date="2011-07-11T13:35:00Z">
        <w:del w:id="4206" w:author="IO" w:date="2011-07-22T18:31:00Z">
          <w:r w:rsidRPr="00364573" w:rsidDel="00E639D6">
            <w:rPr>
              <w:i/>
              <w:rPrChange w:id="4207" w:author="IO" w:date="2011-07-22T18:34:00Z">
                <w:rPr/>
              </w:rPrChange>
            </w:rPr>
            <w:delText>tener una simulación aún</w:delText>
          </w:r>
        </w:del>
      </w:ins>
      <w:ins w:id="4208" w:author="Orion" w:date="2011-07-11T13:34:00Z">
        <w:del w:id="4209" w:author="IO" w:date="2011-07-22T18:31:00Z">
          <w:r w:rsidRPr="00364573" w:rsidDel="00E639D6">
            <w:rPr>
              <w:i/>
              <w:rPrChange w:id="4210" w:author="IO" w:date="2011-07-22T18:34:00Z">
                <w:rPr/>
              </w:rPrChange>
            </w:rPr>
            <w:delText xml:space="preserve"> más realista</w:delText>
          </w:r>
        </w:del>
      </w:ins>
      <w:ins w:id="4211" w:author="Orion" w:date="2011-07-11T13:35:00Z">
        <w:del w:id="4212" w:author="IO" w:date="2011-07-22T18:31:00Z">
          <w:r w:rsidRPr="00364573" w:rsidDel="00E639D6">
            <w:rPr>
              <w:i/>
              <w:rPrChange w:id="4213" w:author="IO" w:date="2011-07-22T18:34:00Z">
                <w:rPr>
                  <w:rFonts w:cs="Times New Roman"/>
                </w:rPr>
              </w:rPrChange>
            </w:rPr>
            <w:delText>.</w:delText>
          </w:r>
        </w:del>
      </w:ins>
      <w:ins w:id="4214" w:author="Orion" w:date="2011-07-11T13:37:00Z">
        <w:del w:id="4215" w:author="IO" w:date="2011-07-22T18:31:00Z">
          <w:r w:rsidR="008D5C74" w:rsidRPr="00364573" w:rsidDel="00E639D6">
            <w:rPr>
              <w:i/>
              <w:rPrChange w:id="4216" w:author="IO" w:date="2011-07-22T18:34:00Z">
                <w:rPr>
                  <w:rFonts w:cs="Times New Roman"/>
                </w:rPr>
              </w:rPrChange>
            </w:rPr>
            <w:delText xml:space="preserve"> Estas ampliaciones son:</w:delText>
          </w:r>
        </w:del>
      </w:ins>
    </w:p>
    <w:p w14:paraId="14419AEB" w14:textId="1FA25FCC" w:rsidR="007704FF" w:rsidRPr="00364573" w:rsidRDefault="006720A8">
      <w:pPr>
        <w:pStyle w:val="ListParagraph"/>
        <w:numPr>
          <w:ilvl w:val="0"/>
          <w:numId w:val="41"/>
        </w:numPr>
        <w:spacing w:before="120" w:after="120"/>
        <w:ind w:left="641" w:hanging="357"/>
        <w:jc w:val="both"/>
        <w:rPr>
          <w:ins w:id="4217" w:author="Orion" w:date="2011-07-11T13:40:00Z"/>
        </w:rPr>
        <w:pPrChange w:id="4218" w:author="IO" w:date="2011-07-22T12:31:00Z">
          <w:pPr/>
        </w:pPrChange>
      </w:pPr>
      <w:ins w:id="4219" w:author="Orion" w:date="2011-07-11T13:37:00Z">
        <w:r w:rsidRPr="00364573">
          <w:rPr>
            <w:i/>
            <w:rPrChange w:id="4220" w:author="IO" w:date="2011-07-22T18:34:00Z">
              <w:rPr/>
            </w:rPrChange>
          </w:rPr>
          <w:t>Ampliación de los tipo</w:t>
        </w:r>
      </w:ins>
      <w:ins w:id="4221" w:author="Orion" w:date="2011-07-11T13:41:00Z">
        <w:r w:rsidRPr="00364573">
          <w:rPr>
            <w:i/>
            <w:rPrChange w:id="4222" w:author="IO" w:date="2011-07-22T18:34:00Z">
              <w:rPr/>
            </w:rPrChange>
          </w:rPr>
          <w:t>s</w:t>
        </w:r>
      </w:ins>
      <w:ins w:id="4223" w:author="Orion" w:date="2011-07-11T13:37:00Z">
        <w:r w:rsidRPr="00364573">
          <w:rPr>
            <w:i/>
            <w:rPrChange w:id="4224" w:author="IO" w:date="2011-07-22T18:34:00Z">
              <w:rPr/>
            </w:rPrChange>
          </w:rPr>
          <w:t xml:space="preserve"> de agentes</w:t>
        </w:r>
        <w:r w:rsidRPr="00364573">
          <w:t xml:space="preserve">. </w:t>
        </w:r>
      </w:ins>
      <w:ins w:id="4225" w:author="Orion" w:date="2011-07-11T13:38:00Z">
        <w:r w:rsidRPr="00364573">
          <w:t>E</w:t>
        </w:r>
        <w:del w:id="4226" w:author="IO" w:date="2011-07-22T18:34:00Z">
          <w:r w:rsidRPr="00364573" w:rsidDel="00364573">
            <w:delText>s evidente que e</w:delText>
          </w:r>
        </w:del>
        <w:r w:rsidRPr="00364573">
          <w:t xml:space="preserve">n </w:t>
        </w:r>
        <w:del w:id="4227" w:author="IO" w:date="2011-07-22T18:34:00Z">
          <w:r w:rsidRPr="00364573" w:rsidDel="00364573">
            <w:delText>la regulación d</w:delText>
          </w:r>
        </w:del>
        <w:r w:rsidRPr="00364573">
          <w:t xml:space="preserve">el tráfico aéreo intervienen más roles que los presentados en este trabajo. </w:t>
        </w:r>
        <w:del w:id="4228" w:author="IO" w:date="2011-07-22T18:34:00Z">
          <w:r w:rsidRPr="00364573" w:rsidDel="00364573">
            <w:delText>Un</w:delText>
          </w:r>
        </w:del>
      </w:ins>
      <w:ins w:id="4229" w:author="IO" w:date="2011-07-22T18:34:00Z">
        <w:r w:rsidR="00364573">
          <w:t>Por</w:t>
        </w:r>
      </w:ins>
      <w:ins w:id="4230" w:author="Orion" w:date="2011-07-11T13:38:00Z">
        <w:r w:rsidRPr="00364573">
          <w:t xml:space="preserve"> ejemplo </w:t>
        </w:r>
      </w:ins>
      <w:ins w:id="4231" w:author="IO" w:date="2011-07-22T18:34:00Z">
        <w:r w:rsidR="00364573">
          <w:t xml:space="preserve">se puede contemplar diferenciar entre los pilotos </w:t>
        </w:r>
      </w:ins>
      <w:ins w:id="4232" w:author="Orion" w:date="2011-07-11T13:38:00Z">
        <w:del w:id="4233" w:author="IO" w:date="2011-07-22T18:35:00Z">
          <w:r w:rsidRPr="00364573" w:rsidDel="00364573">
            <w:delText>de esto podr</w:delText>
          </w:r>
        </w:del>
      </w:ins>
      <w:ins w:id="4234" w:author="Orion" w:date="2011-07-11T13:39:00Z">
        <w:del w:id="4235" w:author="IO" w:date="2011-07-22T18:35:00Z">
          <w:r w:rsidRPr="00364573" w:rsidDel="00364573">
            <w:delText xml:space="preserve">ía ser, en el ámbito de la tripulación de la aeronave, añadir agentes </w:delText>
          </w:r>
        </w:del>
      </w:ins>
      <w:ins w:id="4236" w:author="Orion" w:date="2011-07-11T13:40:00Z">
        <w:del w:id="4237" w:author="IO" w:date="2011-07-22T18:35:00Z">
          <w:r w:rsidRPr="00364573" w:rsidDel="00364573">
            <w:delText xml:space="preserve">que restrinjan sus </w:delText>
          </w:r>
        </w:del>
      </w:ins>
      <w:ins w:id="4238" w:author="Orion" w:date="2011-07-11T13:39:00Z">
        <w:del w:id="4239" w:author="IO" w:date="2011-07-22T18:35:00Z">
          <w:r w:rsidRPr="00364573" w:rsidDel="00364573">
            <w:delText>responsabilidades</w:delText>
          </w:r>
        </w:del>
      </w:ins>
      <w:ins w:id="4240" w:author="Orion" w:date="2011-07-11T13:40:00Z">
        <w:del w:id="4241" w:author="IO" w:date="2011-07-22T18:35:00Z">
          <w:r w:rsidRPr="00364573" w:rsidDel="00364573">
            <w:delText xml:space="preserve"> a los papeles que desempeñan en el avión </w:delText>
          </w:r>
        </w:del>
        <w:r w:rsidRPr="00364573">
          <w:t>el capitán, el primer oficial o el segundo oficial.</w:t>
        </w:r>
      </w:ins>
    </w:p>
    <w:p w14:paraId="43E5EF2F" w14:textId="1877A00D" w:rsidR="006720A8" w:rsidRPr="00364573" w:rsidRDefault="00A116CA">
      <w:pPr>
        <w:pStyle w:val="ListParagraph"/>
        <w:numPr>
          <w:ilvl w:val="0"/>
          <w:numId w:val="41"/>
        </w:numPr>
        <w:spacing w:before="120" w:after="120"/>
        <w:ind w:left="641" w:hanging="357"/>
        <w:jc w:val="both"/>
        <w:rPr>
          <w:ins w:id="4242" w:author="Orion" w:date="2011-07-11T13:46:00Z"/>
        </w:rPr>
        <w:pPrChange w:id="4243" w:author="IO" w:date="2011-07-22T12:31:00Z">
          <w:pPr/>
        </w:pPrChange>
      </w:pPr>
      <w:ins w:id="4244" w:author="Orion" w:date="2011-07-11T15:03:00Z">
        <w:del w:id="4245" w:author="IO" w:date="2011-07-22T18:35:00Z">
          <w:r w:rsidRPr="00364573" w:rsidDel="00364573">
            <w:rPr>
              <w:i/>
              <w:rPrChange w:id="4246" w:author="IO" w:date="2011-07-22T18:35:00Z">
                <w:rPr/>
              </w:rPrChange>
            </w:rPr>
            <w:delText>Mayor número de</w:delText>
          </w:r>
        </w:del>
      </w:ins>
      <w:ins w:id="4247" w:author="IO" w:date="2011-07-22T18:35:00Z">
        <w:r w:rsidR="00364573" w:rsidRPr="00364573">
          <w:rPr>
            <w:i/>
            <w:rPrChange w:id="4248" w:author="IO" w:date="2011-07-22T18:35:00Z">
              <w:rPr/>
            </w:rPrChange>
          </w:rPr>
          <w:t>Mejor</w:t>
        </w:r>
      </w:ins>
      <w:ins w:id="4249" w:author="Orion" w:date="2011-07-11T13:42:00Z">
        <w:r w:rsidR="006720A8" w:rsidRPr="00364573">
          <w:rPr>
            <w:i/>
            <w:rPrChange w:id="4250" w:author="IO" w:date="2011-07-22T18:35:00Z">
              <w:rPr/>
            </w:rPrChange>
          </w:rPr>
          <w:t xml:space="preserve"> caracter</w:t>
        </w:r>
        <w:del w:id="4251" w:author="IO" w:date="2011-07-22T18:35:00Z">
          <w:r w:rsidR="006720A8" w:rsidRPr="00364573" w:rsidDel="00364573">
            <w:rPr>
              <w:i/>
              <w:rPrChange w:id="4252" w:author="IO" w:date="2011-07-22T18:35:00Z">
                <w:rPr/>
              </w:rPrChange>
            </w:rPr>
            <w:delText>ísticas</w:delText>
          </w:r>
        </w:del>
      </w:ins>
      <w:ins w:id="4253" w:author="IO" w:date="2011-07-22T18:35:00Z">
        <w:r w:rsidR="00364573" w:rsidRPr="00364573">
          <w:rPr>
            <w:i/>
            <w:rPrChange w:id="4254" w:author="IO" w:date="2011-07-22T18:35:00Z">
              <w:rPr/>
            </w:rPrChange>
          </w:rPr>
          <w:t>ización</w:t>
        </w:r>
      </w:ins>
      <w:ins w:id="4255" w:author="Orion" w:date="2011-07-11T13:42:00Z">
        <w:r w:rsidR="006720A8" w:rsidRPr="00364573">
          <w:rPr>
            <w:i/>
            <w:rPrChange w:id="4256" w:author="IO" w:date="2011-07-22T18:35:00Z">
              <w:rPr/>
            </w:rPrChange>
          </w:rPr>
          <w:t xml:space="preserve"> de las aeronaves</w:t>
        </w:r>
        <w:r w:rsidR="006720A8" w:rsidRPr="00364573">
          <w:t>. Los aviones son sistemas muy complejos cuyo número de características y controles es muy amplio</w:t>
        </w:r>
      </w:ins>
      <w:ins w:id="4257" w:author="IO" w:date="2011-07-22T18:35:00Z">
        <w:r w:rsidR="00364573">
          <w:t xml:space="preserve">. Algunos de los aspectos no considerados en los modelos actuales son </w:t>
        </w:r>
      </w:ins>
      <w:ins w:id="4258" w:author="Orion" w:date="2011-07-11T13:42:00Z">
        <w:del w:id="4259" w:author="IO" w:date="2011-07-22T18:36:00Z">
          <w:r w:rsidR="006720A8" w:rsidRPr="00364573" w:rsidDel="00364573">
            <w:delText>, pero como primera aproximaci</w:delText>
          </w:r>
        </w:del>
      </w:ins>
      <w:ins w:id="4260" w:author="Orion" w:date="2011-07-11T13:43:00Z">
        <w:del w:id="4261" w:author="IO" w:date="2011-07-22T18:36:00Z">
          <w:r w:rsidR="006720A8" w:rsidRPr="00364573" w:rsidDel="00364573">
            <w:delText>ón se podría añadir</w:delText>
          </w:r>
        </w:del>
      </w:ins>
      <w:ins w:id="4262" w:author="Orion" w:date="2011-07-11T13:44:00Z">
        <w:del w:id="4263" w:author="IO" w:date="2011-07-22T18:36:00Z">
          <w:r w:rsidR="006720A8" w:rsidRPr="00364573" w:rsidDel="00364573">
            <w:delText xml:space="preserve"> y </w:delText>
          </w:r>
        </w:del>
      </w:ins>
      <w:ins w:id="4264" w:author="Orion" w:date="2011-07-11T13:45:00Z">
        <w:del w:id="4265" w:author="IO" w:date="2011-07-22T18:36:00Z">
          <w:r w:rsidR="006720A8" w:rsidRPr="00364573" w:rsidDel="00364573">
            <w:delText>estudiar</w:delText>
          </w:r>
        </w:del>
      </w:ins>
      <w:ins w:id="4266" w:author="Orion" w:date="2011-07-11T13:44:00Z">
        <w:del w:id="4267" w:author="IO" w:date="2011-07-22T18:36:00Z">
          <w:r w:rsidR="006720A8" w:rsidRPr="00364573" w:rsidDel="00364573">
            <w:delText xml:space="preserve"> como sería </w:delText>
          </w:r>
        </w:del>
      </w:ins>
      <w:ins w:id="4268" w:author="Orion" w:date="2011-07-11T13:45:00Z">
        <w:del w:id="4269" w:author="IO" w:date="2011-07-22T18:36:00Z">
          <w:r w:rsidR="006720A8" w:rsidRPr="00364573" w:rsidDel="00364573">
            <w:delText>la</w:delText>
          </w:r>
        </w:del>
      </w:ins>
      <w:ins w:id="4270" w:author="Orion" w:date="2011-07-11T13:44:00Z">
        <w:del w:id="4271" w:author="IO" w:date="2011-07-22T18:36:00Z">
          <w:r w:rsidR="006720A8" w:rsidRPr="00364573" w:rsidDel="00364573">
            <w:delText xml:space="preserve"> repercusión en el vuelo de</w:delText>
          </w:r>
        </w:del>
      </w:ins>
      <w:ins w:id="4272" w:author="Orion" w:date="2011-07-11T13:43:00Z">
        <w:del w:id="4273" w:author="IO" w:date="2011-07-22T18:36:00Z">
          <w:r w:rsidR="006720A8" w:rsidRPr="00364573" w:rsidDel="00364573">
            <w:delText xml:space="preserve"> factores como</w:delText>
          </w:r>
        </w:del>
      </w:ins>
      <w:ins w:id="4274" w:author="Orion" w:date="2011-07-11T13:44:00Z">
        <w:del w:id="4275" w:author="IO" w:date="2011-07-22T18:36:00Z">
          <w:r w:rsidR="006720A8" w:rsidRPr="00364573" w:rsidDel="00364573">
            <w:delText xml:space="preserve"> </w:delText>
          </w:r>
        </w:del>
        <w:r w:rsidR="006720A8" w:rsidRPr="00364573">
          <w:t>la cantidad de combustible</w:t>
        </w:r>
      </w:ins>
      <w:ins w:id="4276" w:author="IO" w:date="2011-07-22T18:36:00Z">
        <w:r w:rsidR="00364573">
          <w:t xml:space="preserve"> cargada</w:t>
        </w:r>
      </w:ins>
      <w:ins w:id="4277" w:author="Orion" w:date="2011-07-11T13:44:00Z">
        <w:r w:rsidR="006720A8" w:rsidRPr="00364573">
          <w:t>, el consumo</w:t>
        </w:r>
      </w:ins>
      <w:ins w:id="4278" w:author="IO" w:date="2011-07-22T18:36:00Z">
        <w:r w:rsidR="00364573">
          <w:t xml:space="preserve"> en función de la velocidad y el peso</w:t>
        </w:r>
      </w:ins>
      <w:ins w:id="4279" w:author="Orion" w:date="2011-07-11T13:44:00Z">
        <w:r w:rsidR="006720A8" w:rsidRPr="00364573">
          <w:t xml:space="preserve">, </w:t>
        </w:r>
        <w:del w:id="4280" w:author="IO" w:date="2011-07-22T18:36:00Z">
          <w:r w:rsidR="006720A8" w:rsidRPr="00364573" w:rsidDel="00364573">
            <w:delText xml:space="preserve">el cargo que lleva durante el vuelo, </w:delText>
          </w:r>
        </w:del>
        <w:r w:rsidR="006720A8" w:rsidRPr="00364573">
          <w:t xml:space="preserve">la </w:t>
        </w:r>
      </w:ins>
      <w:ins w:id="4281" w:author="IO" w:date="2011-07-22T18:36:00Z">
        <w:r w:rsidR="00364573">
          <w:t xml:space="preserve">probabilidad de fallos según la </w:t>
        </w:r>
      </w:ins>
      <w:ins w:id="4282" w:author="Orion" w:date="2011-07-11T13:45:00Z">
        <w:r w:rsidR="006720A8" w:rsidRPr="00364573">
          <w:t>antigüedad</w:t>
        </w:r>
      </w:ins>
      <w:ins w:id="4283" w:author="Orion" w:date="2011-07-11T13:44:00Z">
        <w:r w:rsidR="006720A8" w:rsidRPr="00364573">
          <w:t xml:space="preserve"> </w:t>
        </w:r>
      </w:ins>
      <w:ins w:id="4284" w:author="Orion" w:date="2011-07-11T13:45:00Z">
        <w:del w:id="4285" w:author="IO" w:date="2011-07-22T18:36:00Z">
          <w:r w:rsidR="006720A8" w:rsidRPr="00364573" w:rsidDel="00364573">
            <w:delText xml:space="preserve">o el modelo </w:delText>
          </w:r>
        </w:del>
        <w:r w:rsidR="006720A8" w:rsidRPr="00364573">
          <w:t>de la aeronave</w:t>
        </w:r>
      </w:ins>
      <w:ins w:id="4286" w:author="IO" w:date="2011-07-22T18:36:00Z">
        <w:r w:rsidR="00364573">
          <w:t xml:space="preserve"> o los </w:t>
        </w:r>
      </w:ins>
      <w:ins w:id="4287" w:author="IO" w:date="2011-07-22T18:37:00Z">
        <w:r w:rsidR="00364573">
          <w:t>ángulos necesarios para realizar cambios de rumbo o altitud.</w:t>
        </w:r>
      </w:ins>
      <w:ins w:id="4288" w:author="Orion" w:date="2011-07-11T13:45:00Z">
        <w:del w:id="4289" w:author="IO" w:date="2011-07-22T18:37:00Z">
          <w:r w:rsidR="006720A8" w:rsidRPr="00364573" w:rsidDel="00364573">
            <w:delText>.</w:delText>
          </w:r>
        </w:del>
      </w:ins>
    </w:p>
    <w:p w14:paraId="643A46EB" w14:textId="02D13D11" w:rsidR="006720A8" w:rsidRDefault="00A116CA">
      <w:pPr>
        <w:pStyle w:val="ListParagraph"/>
        <w:numPr>
          <w:ilvl w:val="0"/>
          <w:numId w:val="41"/>
        </w:numPr>
        <w:spacing w:before="120" w:after="120"/>
        <w:ind w:left="641" w:hanging="357"/>
        <w:jc w:val="both"/>
        <w:rPr>
          <w:ins w:id="4290" w:author="IO" w:date="2011-07-22T18:39:00Z"/>
        </w:rPr>
        <w:pPrChange w:id="4291" w:author="IO" w:date="2011-07-22T12:31:00Z">
          <w:pPr/>
        </w:pPrChange>
      </w:pPr>
      <w:ins w:id="4292" w:author="Orion" w:date="2011-07-11T15:03:00Z">
        <w:r w:rsidRPr="00364573">
          <w:rPr>
            <w:i/>
            <w:rPrChange w:id="4293" w:author="IO" w:date="2011-07-22T18:38:00Z">
              <w:rPr/>
            </w:rPrChange>
          </w:rPr>
          <w:t>Z</w:t>
        </w:r>
      </w:ins>
      <w:ins w:id="4294" w:author="Orion" w:date="2011-07-11T13:46:00Z">
        <w:r w:rsidR="009F0E0A" w:rsidRPr="00364573">
          <w:rPr>
            <w:i/>
            <w:rPrChange w:id="4295" w:author="IO" w:date="2011-07-22T18:38:00Z">
              <w:rPr/>
            </w:rPrChange>
          </w:rPr>
          <w:t xml:space="preserve">onas restringidas </w:t>
        </w:r>
        <w:del w:id="4296" w:author="IO" w:date="2011-07-22T18:39:00Z">
          <w:r w:rsidR="009F0E0A" w:rsidRPr="00364573" w:rsidDel="00364573">
            <w:rPr>
              <w:i/>
              <w:rPrChange w:id="4297" w:author="IO" w:date="2011-07-22T18:38:00Z">
                <w:rPr/>
              </w:rPrChange>
            </w:rPr>
            <w:delText>de</w:delText>
          </w:r>
        </w:del>
      </w:ins>
      <w:ins w:id="4298" w:author="IO" w:date="2011-07-22T18:39:00Z">
        <w:r w:rsidR="00364573">
          <w:rPr>
            <w:i/>
          </w:rPr>
          <w:t>al</w:t>
        </w:r>
      </w:ins>
      <w:ins w:id="4299" w:author="Orion" w:date="2011-07-11T13:46:00Z">
        <w:r w:rsidR="009F0E0A" w:rsidRPr="00364573">
          <w:rPr>
            <w:i/>
            <w:rPrChange w:id="4300" w:author="IO" w:date="2011-07-22T18:38:00Z">
              <w:rPr/>
            </w:rPrChange>
          </w:rPr>
          <w:t xml:space="preserve"> vuelo</w:t>
        </w:r>
        <w:r w:rsidR="009F0E0A" w:rsidRPr="00364573">
          <w:t xml:space="preserve">. </w:t>
        </w:r>
        <w:r w:rsidR="004A63FA" w:rsidRPr="00364573">
          <w:t xml:space="preserve">En </w:t>
        </w:r>
        <w:del w:id="4301" w:author="IO" w:date="2011-07-22T18:38:00Z">
          <w:r w:rsidR="004A63FA" w:rsidRPr="00364573" w:rsidDel="00364573">
            <w:delText>la vida</w:delText>
          </w:r>
        </w:del>
      </w:ins>
      <w:ins w:id="4302" w:author="IO" w:date="2011-07-22T18:38:00Z">
        <w:r w:rsidR="00364573">
          <w:t>el espacio aéreo</w:t>
        </w:r>
      </w:ins>
      <w:ins w:id="4303" w:author="Orion" w:date="2011-07-11T13:46:00Z">
        <w:r w:rsidR="004A63FA" w:rsidRPr="00364573">
          <w:t xml:space="preserve"> real hay zonas </w:t>
        </w:r>
        <w:del w:id="4304" w:author="IO" w:date="2011-07-22T18:38:00Z">
          <w:r w:rsidR="004A63FA" w:rsidRPr="00364573" w:rsidDel="00364573">
            <w:delText>por encima de las cuales el vuelo</w:delText>
          </w:r>
        </w:del>
      </w:ins>
      <w:ins w:id="4305" w:author="IO" w:date="2011-07-22T18:38:00Z">
        <w:r w:rsidR="00364573">
          <w:t>que</w:t>
        </w:r>
      </w:ins>
      <w:ins w:id="4306" w:author="Orion" w:date="2011-07-11T13:46:00Z">
        <w:r w:rsidR="004A63FA" w:rsidRPr="00364573">
          <w:t xml:space="preserve"> no est</w:t>
        </w:r>
      </w:ins>
      <w:ins w:id="4307" w:author="Orion" w:date="2011-07-11T13:47:00Z">
        <w:r w:rsidR="004A63FA" w:rsidRPr="00364573">
          <w:t>á permitido</w:t>
        </w:r>
      </w:ins>
      <w:ins w:id="4308" w:author="IO" w:date="2011-07-22T18:38:00Z">
        <w:r w:rsidR="00364573">
          <w:t xml:space="preserve"> sobrevolar</w:t>
        </w:r>
      </w:ins>
      <w:ins w:id="4309" w:author="Orion" w:date="2011-07-11T13:47:00Z">
        <w:r w:rsidR="004A63FA" w:rsidRPr="00364573">
          <w:t xml:space="preserve">. </w:t>
        </w:r>
      </w:ins>
      <w:ins w:id="4310" w:author="Orion" w:date="2011-07-11T13:49:00Z">
        <w:r w:rsidR="004A63FA" w:rsidRPr="00364573">
          <w:t xml:space="preserve">Estas zonas pueden ser zonas </w:t>
        </w:r>
      </w:ins>
      <w:ins w:id="4311" w:author="Orion" w:date="2011-07-11T13:50:00Z">
        <w:r w:rsidR="004A63FA" w:rsidRPr="00364573">
          <w:t xml:space="preserve">permanentemente </w:t>
        </w:r>
      </w:ins>
      <w:ins w:id="4312" w:author="Orion" w:date="2011-07-11T13:49:00Z">
        <w:r w:rsidR="004A63FA" w:rsidRPr="00364573">
          <w:t>restringidas</w:t>
        </w:r>
      </w:ins>
      <w:ins w:id="4313" w:author="IO" w:date="2011-07-22T18:39:00Z">
        <w:r w:rsidR="00364573">
          <w:t xml:space="preserve">, generalmente por razones de seguridad, </w:t>
        </w:r>
      </w:ins>
      <w:ins w:id="4314" w:author="Orion" w:date="2011-07-11T13:49:00Z">
        <w:del w:id="4315" w:author="IO" w:date="2011-07-22T18:39:00Z">
          <w:r w:rsidR="004A63FA" w:rsidRPr="00364573" w:rsidDel="00364573">
            <w:delText xml:space="preserve"> debido</w:delText>
          </w:r>
        </w:del>
      </w:ins>
      <w:ins w:id="4316" w:author="Orion" w:date="2011-07-11T13:47:00Z">
        <w:del w:id="4317" w:author="IO" w:date="2011-07-22T18:39:00Z">
          <w:r w:rsidR="004A63FA" w:rsidRPr="00364573" w:rsidDel="00364573">
            <w:delText xml:space="preserve"> </w:delText>
          </w:r>
        </w:del>
      </w:ins>
      <w:ins w:id="4318" w:author="Orion" w:date="2011-07-11T13:48:00Z">
        <w:del w:id="4319" w:author="IO" w:date="2011-07-22T18:39:00Z">
          <w:r w:rsidR="004A63FA" w:rsidRPr="00364573" w:rsidDel="00364573">
            <w:delText>a la existencia de</w:delText>
          </w:r>
        </w:del>
      </w:ins>
      <w:ins w:id="4320" w:author="Orion" w:date="2011-07-11T13:47:00Z">
        <w:del w:id="4321" w:author="IO" w:date="2011-07-22T18:39:00Z">
          <w:r w:rsidR="004A63FA" w:rsidRPr="00364573" w:rsidDel="00364573">
            <w:delText xml:space="preserve"> mont</w:delText>
          </w:r>
        </w:del>
      </w:ins>
      <w:ins w:id="4322" w:author="Orion" w:date="2011-07-11T13:48:00Z">
        <w:del w:id="4323" w:author="IO" w:date="2011-07-22T18:39:00Z">
          <w:r w:rsidR="004A63FA" w:rsidRPr="00364573" w:rsidDel="00364573">
            <w:delText>a</w:delText>
          </w:r>
        </w:del>
      </w:ins>
      <w:ins w:id="4324" w:author="Orion" w:date="2011-07-11T13:47:00Z">
        <w:del w:id="4325" w:author="IO" w:date="2011-07-22T18:39:00Z">
          <w:r w:rsidR="004A63FA" w:rsidRPr="00364573" w:rsidDel="00364573">
            <w:delText>ñas elevadas</w:delText>
          </w:r>
        </w:del>
      </w:ins>
      <w:ins w:id="4326" w:author="Orion" w:date="2011-07-11T13:50:00Z">
        <w:del w:id="4327" w:author="IO" w:date="2011-07-22T18:39:00Z">
          <w:r w:rsidR="004A63FA" w:rsidRPr="00364573" w:rsidDel="00364573">
            <w:delText>,</w:delText>
          </w:r>
        </w:del>
      </w:ins>
      <w:ins w:id="4328" w:author="Orion" w:date="2011-07-11T13:48:00Z">
        <w:del w:id="4329" w:author="IO" w:date="2011-07-22T18:39:00Z">
          <w:r w:rsidR="004A63FA" w:rsidRPr="00364573" w:rsidDel="00364573">
            <w:delText xml:space="preserve"> zonas muy pobladas</w:delText>
          </w:r>
        </w:del>
      </w:ins>
      <w:ins w:id="4330" w:author="Orion" w:date="2011-07-11T13:51:00Z">
        <w:del w:id="4331" w:author="IO" w:date="2011-07-22T18:39:00Z">
          <w:r w:rsidR="004A63FA" w:rsidRPr="00364573" w:rsidDel="00364573">
            <w:delText>,</w:delText>
          </w:r>
        </w:del>
      </w:ins>
      <w:ins w:id="4332" w:author="Orion" w:date="2011-07-11T13:50:00Z">
        <w:del w:id="4333" w:author="IO" w:date="2011-07-22T18:39:00Z">
          <w:r w:rsidR="004A63FA" w:rsidRPr="00364573" w:rsidDel="00364573">
            <w:delText xml:space="preserve"> fabricas </w:delText>
          </w:r>
        </w:del>
      </w:ins>
      <w:ins w:id="4334" w:author="Orion" w:date="2011-07-11T13:51:00Z">
        <w:del w:id="4335" w:author="IO" w:date="2011-07-22T18:39:00Z">
          <w:r w:rsidR="004A63FA" w:rsidRPr="00364573" w:rsidDel="00364573">
            <w:delText>con material explosivo, etc</w:delText>
          </w:r>
        </w:del>
      </w:ins>
      <w:ins w:id="4336" w:author="Orion" w:date="2011-07-11T13:50:00Z">
        <w:del w:id="4337" w:author="IO" w:date="2011-07-22T18:39:00Z">
          <w:r w:rsidR="004A63FA" w:rsidRPr="00364573" w:rsidDel="00364573">
            <w:delText xml:space="preserve">, </w:delText>
          </w:r>
        </w:del>
        <w:r w:rsidR="004A63FA" w:rsidRPr="00364573">
          <w:t xml:space="preserve">o </w:t>
        </w:r>
        <w:del w:id="4338" w:author="IO" w:date="2011-07-22T18:39:00Z">
          <w:r w:rsidR="004A63FA" w:rsidRPr="00364573" w:rsidDel="00364573">
            <w:delText xml:space="preserve">zonas </w:delText>
          </w:r>
        </w:del>
        <w:r w:rsidR="004A63FA" w:rsidRPr="00364573">
          <w:t>temporalmente</w:t>
        </w:r>
      </w:ins>
      <w:ins w:id="4339" w:author="IO" w:date="2011-07-22T18:39:00Z">
        <w:r w:rsidR="00364573">
          <w:t xml:space="preserve">, por ejemplo </w:t>
        </w:r>
      </w:ins>
      <w:ins w:id="4340" w:author="Orion" w:date="2011-07-11T13:50:00Z">
        <w:del w:id="4341" w:author="IO" w:date="2011-07-22T18:39:00Z">
          <w:r w:rsidR="004A63FA" w:rsidRPr="00364573" w:rsidDel="00364573">
            <w:delText xml:space="preserve"> restringidas </w:delText>
          </w:r>
        </w:del>
        <w:r w:rsidR="004A63FA" w:rsidRPr="00364573">
          <w:t>debido a incendios</w:t>
        </w:r>
      </w:ins>
      <w:ins w:id="4342" w:author="IO" w:date="2011-07-22T18:39:00Z">
        <w:r w:rsidR="00364573">
          <w:t xml:space="preserve"> o</w:t>
        </w:r>
      </w:ins>
      <w:ins w:id="4343" w:author="Orion" w:date="2011-07-11T13:50:00Z">
        <w:del w:id="4344" w:author="IO" w:date="2011-07-22T18:39:00Z">
          <w:r w:rsidR="004A63FA" w:rsidRPr="00364573" w:rsidDel="00364573">
            <w:delText>,</w:delText>
          </w:r>
        </w:del>
        <w:r w:rsidR="004A63FA" w:rsidRPr="00364573">
          <w:t xml:space="preserve"> nubes volcánicas</w:t>
        </w:r>
        <w:del w:id="4345" w:author="IO" w:date="2011-07-22T18:39:00Z">
          <w:r w:rsidR="004A63FA" w:rsidRPr="00364573" w:rsidDel="00364573">
            <w:delText>, etc</w:delText>
          </w:r>
        </w:del>
        <w:r w:rsidR="004A63FA" w:rsidRPr="00364573">
          <w:t>.</w:t>
        </w:r>
      </w:ins>
    </w:p>
    <w:p w14:paraId="3020571F" w14:textId="6C1EBA72" w:rsidR="00364573" w:rsidRPr="00364573" w:rsidRDefault="00364573">
      <w:pPr>
        <w:pStyle w:val="ListParagraph"/>
        <w:numPr>
          <w:ilvl w:val="0"/>
          <w:numId w:val="41"/>
        </w:numPr>
        <w:spacing w:before="120" w:after="120"/>
        <w:ind w:left="641" w:hanging="357"/>
        <w:jc w:val="both"/>
        <w:rPr>
          <w:ins w:id="4346" w:author="Orion" w:date="2011-07-11T13:52:00Z"/>
        </w:rPr>
        <w:pPrChange w:id="4347" w:author="IO" w:date="2011-07-22T12:31:00Z">
          <w:pPr/>
        </w:pPrChange>
      </w:pPr>
      <w:ins w:id="4348" w:author="IO" w:date="2011-07-22T18:39:00Z">
        <w:r>
          <w:rPr>
            <w:i/>
          </w:rPr>
          <w:t>Orografía</w:t>
        </w:r>
        <w:r w:rsidRPr="00364573">
          <w:rPr>
            <w:rPrChange w:id="4349" w:author="IO" w:date="2011-07-22T18:39:00Z">
              <w:rPr>
                <w:i/>
              </w:rPr>
            </w:rPrChange>
          </w:rPr>
          <w:t>.</w:t>
        </w:r>
        <w:r>
          <w:t xml:space="preserve"> En la simulaci</w:t>
        </w:r>
      </w:ins>
      <w:ins w:id="4350" w:author="IO" w:date="2011-07-22T18:40:00Z">
        <w:r>
          <w:t>ón actual sólo se han considerado como obstáculos otros aviones. Sin embargo la existencia de elevaciones en el terreno también impone limitaciones al vuelo que deben ser consideradas.</w:t>
        </w:r>
      </w:ins>
    </w:p>
    <w:p w14:paraId="0716A7B3" w14:textId="2E2FB20F" w:rsidR="007704FF" w:rsidRPr="00364573" w:rsidRDefault="00A116CA">
      <w:pPr>
        <w:pStyle w:val="ListParagraph"/>
        <w:numPr>
          <w:ilvl w:val="0"/>
          <w:numId w:val="41"/>
        </w:numPr>
        <w:spacing w:before="120" w:after="120"/>
        <w:ind w:left="641" w:hanging="357"/>
        <w:jc w:val="both"/>
        <w:rPr>
          <w:ins w:id="4351" w:author="Orion" w:date="2011-07-11T15:02:00Z"/>
        </w:rPr>
        <w:pPrChange w:id="4352" w:author="IO" w:date="2011-07-22T12:31:00Z">
          <w:pPr/>
        </w:pPrChange>
      </w:pPr>
      <w:ins w:id="4353" w:author="Orion" w:date="2011-07-11T15:03:00Z">
        <w:r w:rsidRPr="00364573">
          <w:rPr>
            <w:i/>
            <w:rPrChange w:id="4354" w:author="IO" w:date="2011-07-22T18:40:00Z">
              <w:rPr/>
            </w:rPrChange>
          </w:rPr>
          <w:t>C</w:t>
        </w:r>
      </w:ins>
      <w:ins w:id="4355" w:author="Orion" w:date="2011-07-11T14:55:00Z">
        <w:r w:rsidR="000B41EC" w:rsidRPr="00364573">
          <w:rPr>
            <w:i/>
            <w:rPrChange w:id="4356" w:author="IO" w:date="2011-07-22T18:40:00Z">
              <w:rPr/>
            </w:rPrChange>
          </w:rPr>
          <w:t>ondiciones meteorológicas</w:t>
        </w:r>
        <w:r w:rsidR="000B41EC" w:rsidRPr="00364573">
          <w:t xml:space="preserve">. Las </w:t>
        </w:r>
      </w:ins>
      <w:ins w:id="4357" w:author="Orion" w:date="2011-07-11T14:56:00Z">
        <w:r w:rsidR="000B41EC" w:rsidRPr="00364573">
          <w:t xml:space="preserve">condiciones </w:t>
        </w:r>
      </w:ins>
      <w:ins w:id="4358" w:author="Orion" w:date="2011-07-11T14:57:00Z">
        <w:r w:rsidR="000B41EC" w:rsidRPr="00364573">
          <w:t>meteorológicas</w:t>
        </w:r>
      </w:ins>
      <w:ins w:id="4359" w:author="Orion" w:date="2011-07-11T15:00:00Z">
        <w:r w:rsidR="000B3651" w:rsidRPr="00364573">
          <w:t xml:space="preserve"> adversas</w:t>
        </w:r>
        <w:del w:id="4360" w:author="IO" w:date="2011-07-22T18:41:00Z">
          <w:r w:rsidR="000B3651" w:rsidRPr="00364573" w:rsidDel="00364573">
            <w:delText xml:space="preserve">, como pueden ser fuertes tormentas, vientos huracanados, etc, </w:delText>
          </w:r>
        </w:del>
      </w:ins>
      <w:ins w:id="4361" w:author="Orion" w:date="2011-07-11T14:56:00Z">
        <w:del w:id="4362" w:author="IO" w:date="2011-07-22T18:41:00Z">
          <w:r w:rsidR="000B41EC" w:rsidRPr="00364573" w:rsidDel="00364573">
            <w:delText xml:space="preserve"> tienen una gran</w:delText>
          </w:r>
        </w:del>
      </w:ins>
      <w:ins w:id="4363" w:author="Orion" w:date="2011-07-11T14:57:00Z">
        <w:del w:id="4364" w:author="IO" w:date="2011-07-22T18:41:00Z">
          <w:r w:rsidR="000B41EC" w:rsidRPr="00364573" w:rsidDel="00364573">
            <w:delText xml:space="preserve"> </w:delText>
          </w:r>
        </w:del>
      </w:ins>
      <w:ins w:id="4365" w:author="Orion" w:date="2011-07-11T14:56:00Z">
        <w:del w:id="4366" w:author="IO" w:date="2011-07-22T18:41:00Z">
          <w:r w:rsidR="000B41EC" w:rsidRPr="00364573" w:rsidDel="00364573">
            <w:delText>importancia</w:delText>
          </w:r>
        </w:del>
      </w:ins>
      <w:ins w:id="4367" w:author="IO" w:date="2011-07-22T18:41:00Z">
        <w:r w:rsidR="00364573">
          <w:t xml:space="preserve"> imponen restricciones</w:t>
        </w:r>
      </w:ins>
      <w:ins w:id="4368" w:author="Orion" w:date="2011-07-11T14:56:00Z">
        <w:r w:rsidR="000B41EC" w:rsidRPr="00364573">
          <w:t xml:space="preserve"> en la gestión del tráfico aéreo</w:t>
        </w:r>
      </w:ins>
      <w:ins w:id="4369" w:author="IO" w:date="2011-07-22T18:41:00Z">
        <w:r w:rsidR="00364573">
          <w:t>. Producen</w:t>
        </w:r>
      </w:ins>
      <w:ins w:id="4370" w:author="Orion" w:date="2011-07-11T14:56:00Z">
        <w:del w:id="4371" w:author="IO" w:date="2011-07-22T18:41:00Z">
          <w:r w:rsidR="000B41EC" w:rsidRPr="00364573" w:rsidDel="00364573">
            <w:delText xml:space="preserve"> porque pueden</w:delText>
          </w:r>
        </w:del>
      </w:ins>
      <w:ins w:id="4372" w:author="Orion" w:date="2011-07-11T14:58:00Z">
        <w:del w:id="4373" w:author="IO" w:date="2011-07-22T18:41:00Z">
          <w:r w:rsidR="000B41EC" w:rsidRPr="00364573" w:rsidDel="00364573">
            <w:delText xml:space="preserve"> generar</w:delText>
          </w:r>
        </w:del>
        <w:r w:rsidR="000B41EC" w:rsidRPr="00364573">
          <w:t xml:space="preserve"> retrasos </w:t>
        </w:r>
        <w:del w:id="4374" w:author="IO" w:date="2011-07-22T18:41:00Z">
          <w:r w:rsidR="000B41EC" w:rsidRPr="00364573" w:rsidDel="00364573">
            <w:delText>impactando</w:delText>
          </w:r>
        </w:del>
      </w:ins>
      <w:ins w:id="4375" w:author="Orion" w:date="2011-07-11T14:56:00Z">
        <w:del w:id="4376" w:author="IO" w:date="2011-07-22T18:41:00Z">
          <w:r w:rsidR="000B41EC" w:rsidRPr="00364573" w:rsidDel="00364573">
            <w:delText xml:space="preserve"> </w:delText>
          </w:r>
        </w:del>
        <w:r w:rsidR="000B41EC" w:rsidRPr="00364573">
          <w:t xml:space="preserve">en </w:t>
        </w:r>
        <w:del w:id="4377" w:author="IO" w:date="2011-07-22T18:41:00Z">
          <w:r w:rsidR="000B41EC" w:rsidRPr="00364573" w:rsidDel="00364573">
            <w:delText xml:space="preserve">la planificación de </w:delText>
          </w:r>
        </w:del>
      </w:ins>
      <w:ins w:id="4378" w:author="Orion" w:date="2011-07-11T15:01:00Z">
        <w:r w:rsidR="00D74B69" w:rsidRPr="00364573">
          <w:t xml:space="preserve">los </w:t>
        </w:r>
      </w:ins>
      <w:ins w:id="4379" w:author="Orion" w:date="2011-07-11T14:57:00Z">
        <w:r w:rsidR="000B41EC" w:rsidRPr="00364573">
          <w:t>despegues</w:t>
        </w:r>
      </w:ins>
      <w:ins w:id="4380" w:author="IO" w:date="2011-07-22T18:41:00Z">
        <w:r w:rsidR="00364573">
          <w:t xml:space="preserve"> y aterrizajes, desv</w:t>
        </w:r>
      </w:ins>
      <w:ins w:id="4381" w:author="IO" w:date="2011-07-22T18:42:00Z">
        <w:r w:rsidR="00364573">
          <w:t xml:space="preserve">ían </w:t>
        </w:r>
      </w:ins>
      <w:ins w:id="4382" w:author="Orion" w:date="2011-07-11T14:57:00Z">
        <w:del w:id="4383" w:author="IO" w:date="2011-07-22T18:42:00Z">
          <w:r w:rsidR="000B41EC" w:rsidRPr="00364573" w:rsidDel="00364573">
            <w:delText>,</w:delText>
          </w:r>
        </w:del>
      </w:ins>
      <w:ins w:id="4384" w:author="Orion" w:date="2011-07-11T15:01:00Z">
        <w:del w:id="4385" w:author="IO" w:date="2011-07-22T18:42:00Z">
          <w:r w:rsidR="00FE0101" w:rsidRPr="00364573" w:rsidDel="00364573">
            <w:delText xml:space="preserve"> de</w:delText>
          </w:r>
        </w:del>
      </w:ins>
      <w:ins w:id="4386" w:author="Orion" w:date="2011-07-11T14:57:00Z">
        <w:del w:id="4387" w:author="IO" w:date="2011-07-22T18:42:00Z">
          <w:r w:rsidR="000B41EC" w:rsidRPr="00364573" w:rsidDel="00364573">
            <w:delText xml:space="preserve"> </w:delText>
          </w:r>
        </w:del>
      </w:ins>
      <w:ins w:id="4388" w:author="Orion" w:date="2011-07-11T15:01:00Z">
        <w:del w:id="4389" w:author="IO" w:date="2011-07-22T18:42:00Z">
          <w:r w:rsidR="00D74B69" w:rsidRPr="00364573" w:rsidDel="00364573">
            <w:delText xml:space="preserve">las </w:delText>
          </w:r>
        </w:del>
      </w:ins>
      <w:ins w:id="4390" w:author="Orion" w:date="2011-07-11T14:57:00Z">
        <w:del w:id="4391" w:author="IO" w:date="2011-07-22T18:42:00Z">
          <w:r w:rsidR="000B41EC" w:rsidRPr="00364573" w:rsidDel="00364573">
            <w:delText>trayectorias de las aeronaves e incluso en los aterrizajes</w:delText>
          </w:r>
        </w:del>
      </w:ins>
      <w:ins w:id="4392" w:author="Orion" w:date="2011-07-11T15:01:00Z">
        <w:del w:id="4393" w:author="IO" w:date="2011-07-22T18:42:00Z">
          <w:r w:rsidR="00D07446" w:rsidRPr="00364573" w:rsidDel="00364573">
            <w:delText>,</w:delText>
          </w:r>
        </w:del>
      </w:ins>
      <w:ins w:id="4394" w:author="Orion" w:date="2011-07-11T14:57:00Z">
        <w:del w:id="4395" w:author="IO" w:date="2011-07-22T18:42:00Z">
          <w:r w:rsidR="000B41EC" w:rsidRPr="00364573" w:rsidDel="00364573">
            <w:delText xml:space="preserve"> </w:delText>
          </w:r>
        </w:del>
      </w:ins>
      <w:ins w:id="4396" w:author="Orion" w:date="2011-07-11T15:03:00Z">
        <w:del w:id="4397" w:author="IO" w:date="2011-07-22T18:42:00Z">
          <w:r w:rsidR="0061463C" w:rsidRPr="00364573" w:rsidDel="00364573">
            <w:delText>haciendo</w:delText>
          </w:r>
        </w:del>
      </w:ins>
      <w:ins w:id="4398" w:author="Orion" w:date="2011-07-11T15:02:00Z">
        <w:del w:id="4399" w:author="IO" w:date="2011-07-22T18:42:00Z">
          <w:r w:rsidR="0061463C" w:rsidRPr="00364573" w:rsidDel="00364573">
            <w:delText xml:space="preserve"> que los aviones tengan que aterrizar en </w:delText>
          </w:r>
        </w:del>
      </w:ins>
      <w:ins w:id="4400" w:author="Orion" w:date="2011-07-11T15:01:00Z">
        <w:del w:id="4401" w:author="IO" w:date="2011-07-22T18:42:00Z">
          <w:r w:rsidR="00D07446" w:rsidRPr="00364573" w:rsidDel="00364573">
            <w:delText>aeropuertos alternativo</w:delText>
          </w:r>
        </w:del>
      </w:ins>
      <w:ins w:id="4402" w:author="Orion" w:date="2011-07-11T15:02:00Z">
        <w:del w:id="4403" w:author="IO" w:date="2011-07-22T18:42:00Z">
          <w:r w:rsidR="0061463C" w:rsidRPr="00364573" w:rsidDel="00364573">
            <w:delText>s</w:delText>
          </w:r>
        </w:del>
      </w:ins>
      <w:ins w:id="4404" w:author="IO" w:date="2011-07-22T18:42:00Z">
        <w:r w:rsidR="00364573">
          <w:t xml:space="preserve">trayectorias y pueden cambiar las condiciones del vuelo. Por ello, un modelo completo debería contemplar los efectos de fenómenos como tormentas, </w:t>
        </w:r>
        <w:r w:rsidR="00364573" w:rsidRPr="00364573">
          <w:t xml:space="preserve">vientos </w:t>
        </w:r>
      </w:ins>
      <w:ins w:id="4405" w:author="IO" w:date="2011-07-22T18:43:00Z">
        <w:r w:rsidR="00364573">
          <w:t>y niebla</w:t>
        </w:r>
      </w:ins>
      <w:ins w:id="4406" w:author="Orion" w:date="2011-07-11T15:02:00Z">
        <w:r w:rsidR="0061463C" w:rsidRPr="00364573">
          <w:t>.</w:t>
        </w:r>
      </w:ins>
    </w:p>
    <w:p w14:paraId="642C7FD1" w14:textId="2608B2A3" w:rsidR="00D07446" w:rsidRPr="00364573" w:rsidRDefault="00A116CA">
      <w:pPr>
        <w:pStyle w:val="ListParagraph"/>
        <w:numPr>
          <w:ilvl w:val="0"/>
          <w:numId w:val="41"/>
        </w:numPr>
        <w:spacing w:before="120" w:after="120"/>
        <w:ind w:left="641" w:hanging="357"/>
        <w:jc w:val="both"/>
        <w:rPr>
          <w:ins w:id="4407" w:author="Orion" w:date="2011-07-11T15:08:00Z"/>
        </w:rPr>
        <w:pPrChange w:id="4408" w:author="IO" w:date="2011-07-22T12:31:00Z">
          <w:pPr/>
        </w:pPrChange>
      </w:pPr>
      <w:ins w:id="4409" w:author="Orion" w:date="2011-07-11T15:03:00Z">
        <w:r w:rsidRPr="00364573">
          <w:rPr>
            <w:i/>
            <w:rPrChange w:id="4410" w:author="IO" w:date="2011-07-22T18:43:00Z">
              <w:rPr>
                <w:rFonts w:cs="Times New Roman"/>
              </w:rPr>
            </w:rPrChange>
          </w:rPr>
          <w:t xml:space="preserve">Gestión </w:t>
        </w:r>
      </w:ins>
      <w:ins w:id="4411" w:author="Orion" w:date="2011-07-11T15:04:00Z">
        <w:r w:rsidRPr="00364573">
          <w:rPr>
            <w:i/>
            <w:rPrChange w:id="4412" w:author="IO" w:date="2011-07-22T18:43:00Z">
              <w:rPr>
                <w:rFonts w:cs="Times New Roman"/>
              </w:rPr>
            </w:rPrChange>
          </w:rPr>
          <w:t>de los despegues y aterrizaje</w:t>
        </w:r>
        <w:r w:rsidRPr="00364573">
          <w:t>. Una de las tareas más complejas de los controladores que trabajan en las torres de control es la g</w:t>
        </w:r>
        <w:r w:rsidRPr="00DB1818">
          <w:t xml:space="preserve">estión de las aproximaciones a los aeropuertos. </w:t>
        </w:r>
      </w:ins>
      <w:ins w:id="4413" w:author="Orion" w:date="2011-07-11T15:05:00Z">
        <w:r w:rsidRPr="00DB1818">
          <w:t>Es una tarea</w:t>
        </w:r>
      </w:ins>
      <w:ins w:id="4414" w:author="Orion" w:date="2011-07-11T15:07:00Z">
        <w:r w:rsidRPr="00DB1818">
          <w:t xml:space="preserve"> </w:t>
        </w:r>
        <w:del w:id="4415" w:author="IO" w:date="2011-07-22T18:43:00Z">
          <w:r w:rsidRPr="00DB1818" w:rsidDel="00364573">
            <w:delText>con bastante</w:delText>
          </w:r>
        </w:del>
      </w:ins>
      <w:ins w:id="4416" w:author="IO" w:date="2011-07-22T18:43:00Z">
        <w:r w:rsidR="00364573">
          <w:t xml:space="preserve">de alta </w:t>
        </w:r>
      </w:ins>
      <w:ins w:id="4417" w:author="Orion" w:date="2011-07-11T15:07:00Z">
        <w:del w:id="4418" w:author="IO" w:date="2011-07-22T18:43:00Z">
          <w:r w:rsidRPr="00364573" w:rsidDel="00364573">
            <w:delText xml:space="preserve"> </w:delText>
          </w:r>
        </w:del>
        <w:r w:rsidRPr="00364573">
          <w:t>complejidad</w:t>
        </w:r>
      </w:ins>
      <w:ins w:id="4419" w:author="Orion" w:date="2011-07-11T15:05:00Z">
        <w:r w:rsidRPr="00364573">
          <w:t xml:space="preserve"> </w:t>
        </w:r>
        <w:del w:id="4420" w:author="IO" w:date="2011-07-22T18:43:00Z">
          <w:r w:rsidRPr="00364573" w:rsidDel="00364573">
            <w:delText>que consist</w:delText>
          </w:r>
        </w:del>
      </w:ins>
      <w:ins w:id="4421" w:author="Orion" w:date="2011-07-11T15:07:00Z">
        <w:del w:id="4422" w:author="IO" w:date="2011-07-22T18:43:00Z">
          <w:r w:rsidRPr="00364573" w:rsidDel="00364573">
            <w:delText>e</w:delText>
          </w:r>
        </w:del>
      </w:ins>
      <w:ins w:id="4423" w:author="Orion" w:date="2011-07-11T15:05:00Z">
        <w:del w:id="4424" w:author="IO" w:date="2011-07-22T18:43:00Z">
          <w:r w:rsidRPr="00364573" w:rsidDel="00364573">
            <w:delText xml:space="preserve"> en</w:delText>
          </w:r>
        </w:del>
      </w:ins>
      <w:ins w:id="4425" w:author="IO" w:date="2011-07-22T18:43:00Z">
        <w:r w:rsidR="00364573">
          <w:t>donde hay que</w:t>
        </w:r>
      </w:ins>
      <w:ins w:id="4426" w:author="Orion" w:date="2011-07-11T15:05:00Z">
        <w:r w:rsidRPr="00364573">
          <w:t xml:space="preserve"> coordinar los aterrizajes y despegues entre sí</w:t>
        </w:r>
      </w:ins>
      <w:ins w:id="4427" w:author="Orion" w:date="2011-07-11T15:06:00Z">
        <w:r w:rsidRPr="00364573">
          <w:t xml:space="preserve"> haciendo uso de la</w:t>
        </w:r>
        <w:del w:id="4428" w:author="IO" w:date="2011-07-22T18:43:00Z">
          <w:r w:rsidRPr="00364573" w:rsidDel="00364573">
            <w:delText xml:space="preserve"> pista o</w:delText>
          </w:r>
        </w:del>
      </w:ins>
      <w:ins w:id="4429" w:author="IO" w:date="2011-07-22T18:43:00Z">
        <w:r w:rsidR="00364573">
          <w:t>s</w:t>
        </w:r>
      </w:ins>
      <w:ins w:id="4430" w:author="Orion" w:date="2011-07-11T15:06:00Z">
        <w:r w:rsidRPr="00364573">
          <w:t xml:space="preserve"> pistas </w:t>
        </w:r>
        <w:del w:id="4431" w:author="IO" w:date="2011-07-22T18:43:00Z">
          <w:r w:rsidRPr="00364573" w:rsidDel="00364573">
            <w:delText>que tenga</w:delText>
          </w:r>
        </w:del>
      </w:ins>
      <w:ins w:id="4432" w:author="IO" w:date="2011-07-22T18:43:00Z">
        <w:r w:rsidR="00364573">
          <w:t>disponibles en</w:t>
        </w:r>
      </w:ins>
      <w:ins w:id="4433" w:author="Orion" w:date="2011-07-11T15:06:00Z">
        <w:r w:rsidRPr="00364573">
          <w:t xml:space="preserve"> el aeropuerto</w:t>
        </w:r>
      </w:ins>
      <w:ins w:id="4434" w:author="IO" w:date="2011-07-22T18:44:00Z">
        <w:r w:rsidR="00364573">
          <w:t xml:space="preserve">. Se ha de llevar a cabo </w:t>
        </w:r>
      </w:ins>
      <w:ins w:id="4435" w:author="Orion" w:date="2011-07-11T15:07:00Z">
        <w:del w:id="4436" w:author="IO" w:date="2011-07-22T18:44:00Z">
          <w:r w:rsidRPr="00364573" w:rsidDel="00364573">
            <w:delText xml:space="preserve"> </w:delText>
          </w:r>
        </w:del>
        <w:r w:rsidRPr="00364573">
          <w:t xml:space="preserve">de </w:t>
        </w:r>
        <w:del w:id="4437" w:author="IO" w:date="2011-07-22T18:44:00Z">
          <w:r w:rsidRPr="00364573" w:rsidDel="00364573">
            <w:delText xml:space="preserve">tal </w:delText>
          </w:r>
        </w:del>
        <w:r w:rsidRPr="00364573">
          <w:t xml:space="preserve">manera que </w:t>
        </w:r>
        <w:del w:id="4438" w:author="IO" w:date="2011-07-22T18:44:00Z">
          <w:r w:rsidRPr="00364573" w:rsidDel="001C06B4">
            <w:delText xml:space="preserve">no </w:delText>
          </w:r>
        </w:del>
        <w:r w:rsidRPr="00364573">
          <w:t xml:space="preserve">se </w:t>
        </w:r>
        <w:del w:id="4439" w:author="IO" w:date="2011-07-22T18:44:00Z">
          <w:r w:rsidRPr="00364573" w:rsidDel="001C06B4">
            <w:delText xml:space="preserve">produzca ninguna colisión entre aviones y se </w:delText>
          </w:r>
        </w:del>
        <w:r w:rsidRPr="00364573">
          <w:t>respeten los tiempos</w:t>
        </w:r>
      </w:ins>
      <w:ins w:id="4440" w:author="Orion" w:date="2011-07-11T15:08:00Z">
        <w:r w:rsidRPr="00364573">
          <w:t xml:space="preserve"> y espacios</w:t>
        </w:r>
      </w:ins>
      <w:ins w:id="4441" w:author="Orion" w:date="2011-07-11T15:07:00Z">
        <w:r w:rsidRPr="00364573">
          <w:t xml:space="preserve"> de seguridad</w:t>
        </w:r>
      </w:ins>
      <w:ins w:id="4442" w:author="IO" w:date="2011-07-22T18:44:00Z">
        <w:r w:rsidR="001C06B4">
          <w:t xml:space="preserve"> y se evite cualquier colisión, pero maximizando el número de vuelos atendidos</w:t>
        </w:r>
      </w:ins>
      <w:ins w:id="4443" w:author="Orion" w:date="2011-07-11T15:08:00Z">
        <w:r w:rsidRPr="00364573">
          <w:t>.</w:t>
        </w:r>
      </w:ins>
    </w:p>
    <w:p w14:paraId="1CBC4F83" w14:textId="00524CEA" w:rsidR="00A116CA" w:rsidRDefault="007B102A">
      <w:pPr>
        <w:pStyle w:val="ListParagraph"/>
        <w:numPr>
          <w:ilvl w:val="0"/>
          <w:numId w:val="41"/>
        </w:numPr>
        <w:spacing w:before="120" w:after="120"/>
        <w:ind w:left="641" w:hanging="357"/>
        <w:jc w:val="both"/>
        <w:rPr>
          <w:ins w:id="4444" w:author="IO" w:date="2011-07-22T18:31:00Z"/>
        </w:rPr>
        <w:pPrChange w:id="4445" w:author="IO" w:date="2011-07-22T12:31:00Z">
          <w:pPr/>
        </w:pPrChange>
      </w:pPr>
      <w:ins w:id="4446" w:author="Orion" w:date="2011-07-11T15:09:00Z">
        <w:r w:rsidRPr="001C06B4">
          <w:rPr>
            <w:i/>
            <w:rPrChange w:id="4447" w:author="IO" w:date="2011-07-22T18:45:00Z">
              <w:rPr>
                <w:rFonts w:cs="Times New Roman"/>
              </w:rPr>
            </w:rPrChange>
          </w:rPr>
          <w:t>Generación</w:t>
        </w:r>
      </w:ins>
      <w:ins w:id="4448" w:author="Orion" w:date="2011-07-11T15:08:00Z">
        <w:r w:rsidRPr="001C06B4">
          <w:rPr>
            <w:i/>
            <w:rPrChange w:id="4449" w:author="IO" w:date="2011-07-22T18:45:00Z">
              <w:rPr>
                <w:rFonts w:cs="Times New Roman"/>
              </w:rPr>
            </w:rPrChange>
          </w:rPr>
          <w:t xml:space="preserve"> autom</w:t>
        </w:r>
      </w:ins>
      <w:ins w:id="4450" w:author="Orion" w:date="2011-07-11T15:09:00Z">
        <w:r w:rsidRPr="001C06B4">
          <w:rPr>
            <w:i/>
            <w:rPrChange w:id="4451" w:author="IO" w:date="2011-07-22T18:45:00Z">
              <w:rPr>
                <w:rFonts w:cs="Times New Roman"/>
              </w:rPr>
            </w:rPrChange>
          </w:rPr>
          <w:t>ática de los planes de vuelo</w:t>
        </w:r>
        <w:r w:rsidRPr="001C06B4">
          <w:t xml:space="preserve">. </w:t>
        </w:r>
        <w:del w:id="4452" w:author="IO" w:date="2011-07-22T18:45:00Z">
          <w:r w:rsidRPr="001C06B4" w:rsidDel="001C06B4">
            <w:delText xml:space="preserve">Actualmente </w:delText>
          </w:r>
          <w:r w:rsidR="005454AF" w:rsidRPr="001C06B4" w:rsidDel="001C06B4">
            <w:delText>en e</w:delText>
          </w:r>
        </w:del>
      </w:ins>
      <w:ins w:id="4453" w:author="Orion" w:date="2011-07-11T15:12:00Z">
        <w:del w:id="4454" w:author="IO" w:date="2011-07-22T18:45:00Z">
          <w:r w:rsidR="005454AF" w:rsidRPr="001C06B4" w:rsidDel="001C06B4">
            <w:delText xml:space="preserve">ste trabajo </w:delText>
          </w:r>
        </w:del>
      </w:ins>
      <w:ins w:id="4455" w:author="Orion" w:date="2011-07-11T15:09:00Z">
        <w:del w:id="4456" w:author="IO" w:date="2011-07-22T18:45:00Z">
          <w:r w:rsidRPr="001C06B4" w:rsidDel="001C06B4">
            <w:delText>se est</w:delText>
          </w:r>
          <w:r w:rsidR="005454AF" w:rsidRPr="001C06B4" w:rsidDel="001C06B4">
            <w:delText>á</w:delText>
          </w:r>
        </w:del>
      </w:ins>
      <w:ins w:id="4457" w:author="Orion" w:date="2011-07-11T15:13:00Z">
        <w:del w:id="4458" w:author="IO" w:date="2011-07-22T18:45:00Z">
          <w:r w:rsidR="005454AF" w:rsidRPr="001C06B4" w:rsidDel="001C06B4">
            <w:delText xml:space="preserve">n </w:delText>
          </w:r>
        </w:del>
      </w:ins>
      <w:ins w:id="4459" w:author="Orion" w:date="2011-07-11T15:09:00Z">
        <w:del w:id="4460" w:author="IO" w:date="2011-07-22T18:45:00Z">
          <w:r w:rsidRPr="001C06B4" w:rsidDel="001C06B4">
            <w:delText xml:space="preserve">configurando los planes de vuelo </w:delText>
          </w:r>
        </w:del>
      </w:ins>
      <w:ins w:id="4461" w:author="Orion" w:date="2011-07-11T15:13:00Z">
        <w:del w:id="4462" w:author="IO" w:date="2011-07-22T18:45:00Z">
          <w:r w:rsidR="005454AF" w:rsidRPr="001C06B4" w:rsidDel="001C06B4">
            <w:delText xml:space="preserve">manualmente </w:delText>
          </w:r>
        </w:del>
      </w:ins>
      <w:ins w:id="4463" w:author="Orion" w:date="2011-07-11T15:09:00Z">
        <w:del w:id="4464" w:author="IO" w:date="2011-07-22T18:45:00Z">
          <w:r w:rsidRPr="001C06B4" w:rsidDel="001C06B4">
            <w:delText xml:space="preserve">mediante un fichero xml. En la realidad </w:delText>
          </w:r>
        </w:del>
      </w:ins>
      <w:ins w:id="4465" w:author="Orion" w:date="2011-07-11T15:10:00Z">
        <w:del w:id="4466" w:author="IO" w:date="2011-07-22T18:45:00Z">
          <w:r w:rsidRPr="001C06B4" w:rsidDel="001C06B4">
            <w:delText>l</w:delText>
          </w:r>
        </w:del>
      </w:ins>
      <w:ins w:id="4467" w:author="IO" w:date="2011-07-22T18:45:00Z">
        <w:r w:rsidR="001C06B4">
          <w:t>L</w:t>
        </w:r>
      </w:ins>
      <w:ins w:id="4468" w:author="Orion" w:date="2011-07-11T15:10:00Z">
        <w:r w:rsidRPr="001C06B4">
          <w:t xml:space="preserve">as compañías aéreas disponen de </w:t>
        </w:r>
      </w:ins>
      <w:ins w:id="4469" w:author="Orion" w:date="2011-07-11T15:09:00Z">
        <w:r w:rsidRPr="001C06B4">
          <w:t>aplicaciones que se encargan de gestionar y generar autom</w:t>
        </w:r>
      </w:ins>
      <w:ins w:id="4470" w:author="Orion" w:date="2011-07-11T15:11:00Z">
        <w:r w:rsidRPr="001C06B4">
          <w:t xml:space="preserve">áticamente </w:t>
        </w:r>
        <w:del w:id="4471" w:author="IO" w:date="2011-07-22T18:45:00Z">
          <w:r w:rsidRPr="001C06B4" w:rsidDel="001C06B4">
            <w:delText>cada uno de los</w:delText>
          </w:r>
        </w:del>
      </w:ins>
      <w:ins w:id="4472" w:author="IO" w:date="2011-07-22T18:45:00Z">
        <w:r w:rsidR="001C06B4">
          <w:t>sus</w:t>
        </w:r>
      </w:ins>
      <w:ins w:id="4473" w:author="Orion" w:date="2011-07-11T15:11:00Z">
        <w:r w:rsidRPr="001C06B4">
          <w:t xml:space="preserve"> planes de vuelo</w:t>
        </w:r>
      </w:ins>
      <w:ins w:id="4474" w:author="IO" w:date="2011-07-22T18:45:00Z">
        <w:r w:rsidR="001C06B4">
          <w:t xml:space="preserve"> atendiendo a diversas restricciones y criterios de optimización.</w:t>
        </w:r>
      </w:ins>
      <w:ins w:id="4475" w:author="Orion" w:date="2011-07-11T15:11:00Z">
        <w:del w:id="4476" w:author="IO" w:date="2011-07-22T18:45:00Z">
          <w:r w:rsidRPr="001C06B4" w:rsidDel="001C06B4">
            <w:delText xml:space="preserve"> para sus pilotos de tal manera que</w:delText>
          </w:r>
        </w:del>
      </w:ins>
      <w:ins w:id="4477" w:author="Orion" w:date="2011-07-11T15:09:00Z">
        <w:del w:id="4478" w:author="IO" w:date="2011-07-22T18:45:00Z">
          <w:r w:rsidRPr="001C06B4" w:rsidDel="001C06B4">
            <w:delText xml:space="preserve"> no haya solapamientos y </w:delText>
          </w:r>
        </w:del>
      </w:ins>
      <w:ins w:id="4479" w:author="Orion" w:date="2011-07-11T15:12:00Z">
        <w:del w:id="4480" w:author="IO" w:date="2011-07-22T18:45:00Z">
          <w:r w:rsidRPr="001C06B4" w:rsidDel="001C06B4">
            <w:delText xml:space="preserve">se </w:delText>
          </w:r>
        </w:del>
      </w:ins>
      <w:ins w:id="4481" w:author="Orion" w:date="2011-07-11T15:09:00Z">
        <w:del w:id="4482" w:author="IO" w:date="2011-07-22T18:45:00Z">
          <w:r w:rsidRPr="001C06B4" w:rsidDel="001C06B4">
            <w:delText>redu</w:delText>
          </w:r>
        </w:del>
      </w:ins>
      <w:ins w:id="4483" w:author="Orion" w:date="2011-07-11T15:12:00Z">
        <w:del w:id="4484" w:author="IO" w:date="2011-07-22T18:45:00Z">
          <w:r w:rsidRPr="001C06B4" w:rsidDel="001C06B4">
            <w:delText>zcan</w:delText>
          </w:r>
        </w:del>
      </w:ins>
      <w:ins w:id="4485" w:author="Orion" w:date="2011-07-11T15:09:00Z">
        <w:del w:id="4486" w:author="IO" w:date="2011-07-22T18:45:00Z">
          <w:r w:rsidRPr="001C06B4" w:rsidDel="001C06B4">
            <w:delText xml:space="preserve"> los riesgos de conflicto</w:delText>
          </w:r>
        </w:del>
      </w:ins>
      <w:ins w:id="4487" w:author="Orion" w:date="2011-07-11T15:12:00Z">
        <w:del w:id="4488" w:author="IO" w:date="2011-07-22T18:45:00Z">
          <w:r w:rsidRPr="001C06B4" w:rsidDel="001C06B4">
            <w:delText xml:space="preserve"> entre aviones.</w:delText>
          </w:r>
        </w:del>
      </w:ins>
      <w:ins w:id="4489" w:author="IO" w:date="2011-07-22T18:45:00Z">
        <w:r w:rsidR="001C06B4">
          <w:t xml:space="preserve"> Considerar esta planificaci</w:t>
        </w:r>
      </w:ins>
      <w:ins w:id="4490" w:author="IO" w:date="2011-07-22T18:46:00Z">
        <w:r w:rsidR="001C06B4">
          <w:t>ón en la simulación puede ayudar a detectar conflictos entre las necesidades de las compañías y los gestores de los aeropuertos, así como oportunidades de optimización.</w:t>
        </w:r>
      </w:ins>
    </w:p>
    <w:p w14:paraId="093F3283" w14:textId="58817759" w:rsidR="00E639D6" w:rsidRPr="00E639D6" w:rsidDel="00E639D6" w:rsidRDefault="00E639D6">
      <w:pPr>
        <w:pStyle w:val="ListParagraph"/>
        <w:numPr>
          <w:ilvl w:val="0"/>
          <w:numId w:val="41"/>
        </w:numPr>
        <w:spacing w:before="120" w:after="120"/>
        <w:ind w:left="641" w:hanging="357"/>
        <w:jc w:val="both"/>
        <w:rPr>
          <w:ins w:id="4491" w:author="Orion" w:date="2011-07-11T15:02:00Z"/>
          <w:del w:id="4492" w:author="IO" w:date="2011-07-22T18:31:00Z"/>
        </w:rPr>
        <w:pPrChange w:id="4493" w:author="IO" w:date="2011-07-22T12:31:00Z">
          <w:pPr/>
        </w:pPrChange>
      </w:pPr>
    </w:p>
    <w:p w14:paraId="6F48BA0B" w14:textId="77777777" w:rsidR="00E639D6" w:rsidRDefault="001D4363">
      <w:pPr>
        <w:widowControl/>
        <w:suppressAutoHyphens w:val="0"/>
        <w:rPr>
          <w:ins w:id="4494" w:author="IO" w:date="2011-07-22T18:31:00Z"/>
          <w:rFonts w:cs="Times New Roman"/>
        </w:rPr>
        <w:sectPr w:rsidR="00E639D6" w:rsidSect="009143CB">
          <w:type w:val="oddPage"/>
          <w:pgSz w:w="11906" w:h="16838"/>
          <w:pgMar w:top="1134" w:right="1134" w:bottom="1134" w:left="1134" w:header="720" w:footer="720" w:gutter="0"/>
          <w:cols w:space="720"/>
          <w:docGrid w:linePitch="360"/>
        </w:sectPr>
      </w:pPr>
      <w:ins w:id="4495" w:author="Orion" w:date="2011-07-11T15:14:00Z">
        <w:del w:id="4496" w:author="IO" w:date="2011-07-22T18:31:00Z">
          <w:r w:rsidDel="00E639D6">
            <w:rPr>
              <w:rFonts w:cs="Times New Roman"/>
            </w:rPr>
            <w:br w:type="page"/>
          </w:r>
        </w:del>
      </w:ins>
    </w:p>
    <w:p w14:paraId="70FC80C2" w14:textId="54163B92" w:rsidR="001D4363" w:rsidDel="00E639D6" w:rsidRDefault="001D4363">
      <w:pPr>
        <w:widowControl/>
        <w:suppressAutoHyphens w:val="0"/>
        <w:rPr>
          <w:ins w:id="4497" w:author="Orion" w:date="2011-07-11T15:14:00Z"/>
          <w:del w:id="4498" w:author="IO" w:date="2011-07-22T18:31:00Z"/>
          <w:rFonts w:cs="Times New Roman"/>
        </w:rPr>
      </w:pPr>
    </w:p>
    <w:bookmarkStart w:id="4499" w:name="firstHeading" w:displacedByCustomXml="next"/>
    <w:bookmarkEnd w:id="4499" w:displacedByCustomXml="next"/>
    <w:customXmlInsRangeStart w:id="4500" w:author="Orion" w:date="2011-04-06T18:33:00Z"/>
    <w:sdt>
      <w:sdtPr>
        <w:rPr>
          <w:rFonts w:cs="Times New Roman"/>
          <w:b/>
          <w:bCs/>
          <w:szCs w:val="21"/>
        </w:rPr>
        <w:id w:val="999621430"/>
        <w:docPartObj>
          <w:docPartGallery w:val="Bibliographies"/>
          <w:docPartUnique/>
        </w:docPartObj>
      </w:sdtPr>
      <w:sdtEndPr>
        <w:rPr>
          <w:rFonts w:cs="Mangal"/>
          <w:b w:val="0"/>
          <w:bCs w:val="0"/>
        </w:rPr>
      </w:sdtEndPr>
      <w:sdtContent>
        <w:customXmlInsRangeEnd w:id="4500"/>
        <w:p w14:paraId="41F4A2BF" w14:textId="4A804F8B" w:rsidR="00B946E5" w:rsidRPr="006B1111" w:rsidRDefault="00B946E5">
          <w:pPr>
            <w:rPr>
              <w:ins w:id="4501" w:author="Orion" w:date="2011-04-06T18:33:00Z"/>
              <w:sz w:val="52"/>
              <w:szCs w:val="52"/>
              <w:lang w:val="en-US"/>
              <w:rPrChange w:id="4502" w:author="IO" w:date="2011-07-22T13:10:00Z">
                <w:rPr>
                  <w:ins w:id="4503" w:author="Orion" w:date="2011-04-06T18:33:00Z"/>
                  <w:rFonts w:cs="Times New Roman"/>
                </w:rPr>
              </w:rPrChange>
            </w:rPr>
            <w:pPrChange w:id="4504" w:author="Orion" w:date="2011-07-11T15:14:00Z">
              <w:pPr>
                <w:pStyle w:val="Heading1"/>
              </w:pPr>
            </w:pPrChange>
          </w:pPr>
          <w:ins w:id="4505" w:author="Orion" w:date="2011-04-06T18:33:00Z">
            <w:r w:rsidRPr="006B1111">
              <w:rPr>
                <w:bCs/>
                <w:sz w:val="52"/>
                <w:szCs w:val="52"/>
                <w:lang w:val="en-US"/>
                <w:rPrChange w:id="4506" w:author="IO" w:date="2011-07-22T13:10:00Z">
                  <w:rPr>
                    <w:b w:val="0"/>
                    <w:bCs w:val="0"/>
                  </w:rPr>
                </w:rPrChange>
              </w:rPr>
              <w:t>Bibliogra</w:t>
            </w:r>
          </w:ins>
          <w:ins w:id="4507" w:author="Orion" w:date="2011-05-04T19:48:00Z">
            <w:r w:rsidR="00C038CA" w:rsidRPr="006B1111">
              <w:rPr>
                <w:bCs/>
                <w:sz w:val="52"/>
                <w:szCs w:val="52"/>
                <w:lang w:val="en-US"/>
                <w:rPrChange w:id="4508" w:author="IO" w:date="2011-07-22T13:10:00Z">
                  <w:rPr>
                    <w:rFonts w:cs="Times New Roman"/>
                    <w:b w:val="0"/>
                    <w:bCs w:val="0"/>
                    <w:lang w:val="en-US"/>
                  </w:rPr>
                </w:rPrChange>
              </w:rPr>
              <w:t>fía</w:t>
            </w:r>
          </w:ins>
        </w:p>
        <w:customXmlInsRangeStart w:id="4509" w:author="Orion" w:date="2011-04-06T18:33:00Z"/>
        <w:sdt>
          <w:sdtPr>
            <w:rPr>
              <w:rFonts w:cs="Times New Roman"/>
              <w:szCs w:val="24"/>
            </w:rPr>
            <w:id w:val="111145805"/>
            <w:bibliography/>
          </w:sdtPr>
          <w:sdtEndPr>
            <w:rPr>
              <w:rFonts w:cs="Mangal"/>
              <w:szCs w:val="21"/>
            </w:rPr>
          </w:sdtEndPr>
          <w:sdtContent>
            <w:customXmlInsRangeEnd w:id="4509"/>
            <w:p w14:paraId="1C3F1F96" w14:textId="77777777" w:rsidR="003C6792" w:rsidRDefault="00B946E5" w:rsidP="003C6792">
              <w:pPr>
                <w:pStyle w:val="Bibliography"/>
                <w:rPr>
                  <w:ins w:id="4510" w:author="Orion" w:date="2011-08-02T14:14:00Z"/>
                  <w:noProof/>
                  <w:lang w:val="en-US"/>
                </w:rPr>
                <w:pPrChange w:id="4511" w:author="Orion" w:date="2011-08-02T14:14:00Z">
                  <w:pPr>
                    <w:pStyle w:val="Bibliography"/>
                  </w:pPr>
                </w:pPrChange>
              </w:pPr>
              <w:ins w:id="4512" w:author="Orion" w:date="2011-04-06T18:33:00Z">
                <w:r w:rsidRPr="00246937">
                  <w:rPr>
                    <w:rFonts w:cs="Times New Roman"/>
                  </w:rPr>
                  <w:fldChar w:fldCharType="begin"/>
                </w:r>
                <w:r w:rsidRPr="00545B0D">
                  <w:rPr>
                    <w:rFonts w:cs="Times New Roman"/>
                    <w:lang w:val="en-US"/>
                    <w:rPrChange w:id="4513" w:author="IO" w:date="2011-07-12T12:37:00Z">
                      <w:rPr>
                        <w:rFonts w:cs="Times New Roman"/>
                      </w:rPr>
                    </w:rPrChange>
                  </w:rPr>
                  <w:instrText xml:space="preserve"> BIBLIOGRAPHY </w:instrText>
                </w:r>
                <w:r w:rsidRPr="00246937">
                  <w:rPr>
                    <w:rFonts w:cs="Times New Roman"/>
                  </w:rPr>
                  <w:fldChar w:fldCharType="separate"/>
                </w:r>
              </w:ins>
              <w:ins w:id="4514" w:author="Orion" w:date="2011-08-02T14:14:00Z">
                <w:r w:rsidR="003C6792">
                  <w:rPr>
                    <w:noProof/>
                    <w:lang w:val="en-US"/>
                  </w:rPr>
                  <w:t xml:space="preserve">1. </w:t>
                </w:r>
                <w:r w:rsidR="003C6792">
                  <w:rPr>
                    <w:b/>
                    <w:bCs/>
                    <w:noProof/>
                    <w:lang w:val="en-US"/>
                  </w:rPr>
                  <w:t>Eurocontrol.</w:t>
                </w:r>
                <w:r w:rsidR="003C6792">
                  <w:rPr>
                    <w:noProof/>
                    <w:lang w:val="en-US"/>
                  </w:rPr>
                  <w:t xml:space="preserve"> </w:t>
                </w:r>
                <w:r w:rsidR="003C6792">
                  <w:rPr>
                    <w:i/>
                    <w:iCs/>
                    <w:noProof/>
                    <w:lang w:val="en-US"/>
                  </w:rPr>
                  <w:t xml:space="preserve">A vision for European Aviation. </w:t>
                </w:r>
                <w:r w:rsidR="003C6792">
                  <w:rPr>
                    <w:noProof/>
                    <w:lang w:val="en-US"/>
                  </w:rPr>
                  <w:t>s.l. : Newdesk Communications Ltd., 2005.</w:t>
                </w:r>
              </w:ins>
            </w:p>
            <w:p w14:paraId="3CAB7C22" w14:textId="77777777" w:rsidR="003C6792" w:rsidRDefault="003C6792" w:rsidP="003C6792">
              <w:pPr>
                <w:pStyle w:val="Bibliography"/>
                <w:rPr>
                  <w:ins w:id="4515" w:author="Orion" w:date="2011-08-02T14:14:00Z"/>
                  <w:noProof/>
                  <w:lang w:val="en-US"/>
                </w:rPr>
                <w:pPrChange w:id="4516" w:author="Orion" w:date="2011-08-02T14:14:00Z">
                  <w:pPr>
                    <w:pStyle w:val="Bibliography"/>
                  </w:pPr>
                </w:pPrChange>
              </w:pPr>
              <w:ins w:id="4517" w:author="Orion" w:date="2011-08-02T14:14:00Z">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ins>
            </w:p>
            <w:p w14:paraId="19C5F880" w14:textId="77777777" w:rsidR="003C6792" w:rsidRDefault="003C6792" w:rsidP="003C6792">
              <w:pPr>
                <w:pStyle w:val="Bibliography"/>
                <w:rPr>
                  <w:ins w:id="4518" w:author="Orion" w:date="2011-08-02T14:14:00Z"/>
                  <w:noProof/>
                  <w:lang w:val="en-US"/>
                </w:rPr>
                <w:pPrChange w:id="4519" w:author="Orion" w:date="2011-08-02T14:14:00Z">
                  <w:pPr>
                    <w:pStyle w:val="Bibliography"/>
                  </w:pPr>
                </w:pPrChange>
              </w:pPr>
              <w:ins w:id="4520" w:author="Orion" w:date="2011-08-02T14:14:00Z">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ins>
            </w:p>
            <w:p w14:paraId="5ADAF94D" w14:textId="77777777" w:rsidR="003C6792" w:rsidRDefault="003C6792" w:rsidP="003C6792">
              <w:pPr>
                <w:pStyle w:val="Bibliography"/>
                <w:rPr>
                  <w:ins w:id="4521" w:author="Orion" w:date="2011-08-02T14:14:00Z"/>
                  <w:noProof/>
                  <w:lang w:val="en-US"/>
                </w:rPr>
                <w:pPrChange w:id="4522" w:author="Orion" w:date="2011-08-02T14:14:00Z">
                  <w:pPr>
                    <w:pStyle w:val="Bibliography"/>
                  </w:pPr>
                </w:pPrChange>
              </w:pPr>
              <w:ins w:id="4523" w:author="Orion" w:date="2011-08-02T14:14:00Z">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ins>
            </w:p>
            <w:p w14:paraId="1D9ADEA9" w14:textId="77777777" w:rsidR="003C6792" w:rsidRDefault="003C6792" w:rsidP="003C6792">
              <w:pPr>
                <w:pStyle w:val="Bibliography"/>
                <w:rPr>
                  <w:ins w:id="4524" w:author="Orion" w:date="2011-08-02T14:14:00Z"/>
                  <w:noProof/>
                  <w:lang w:val="en-US"/>
                </w:rPr>
                <w:pPrChange w:id="4525" w:author="Orion" w:date="2011-08-02T14:14:00Z">
                  <w:pPr>
                    <w:pStyle w:val="Bibliography"/>
                  </w:pPr>
                </w:pPrChange>
              </w:pPr>
              <w:ins w:id="4526" w:author="Orion" w:date="2011-08-02T14:14:00Z">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ins>
            </w:p>
            <w:p w14:paraId="595CAB25" w14:textId="77777777" w:rsidR="003C6792" w:rsidRDefault="003C6792" w:rsidP="003C6792">
              <w:pPr>
                <w:pStyle w:val="Bibliography"/>
                <w:rPr>
                  <w:ins w:id="4527" w:author="Orion" w:date="2011-08-02T14:14:00Z"/>
                  <w:noProof/>
                  <w:lang w:val="en-US"/>
                </w:rPr>
                <w:pPrChange w:id="4528" w:author="Orion" w:date="2011-08-02T14:14:00Z">
                  <w:pPr>
                    <w:pStyle w:val="Bibliography"/>
                  </w:pPr>
                </w:pPrChange>
              </w:pPr>
              <w:ins w:id="4529" w:author="Orion" w:date="2011-08-02T14:14:00Z">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ins>
            </w:p>
            <w:p w14:paraId="531E9BA8" w14:textId="77777777" w:rsidR="003C6792" w:rsidRDefault="003C6792" w:rsidP="003C6792">
              <w:pPr>
                <w:pStyle w:val="Bibliography"/>
                <w:rPr>
                  <w:ins w:id="4530" w:author="Orion" w:date="2011-08-02T14:14:00Z"/>
                  <w:noProof/>
                  <w:lang w:val="en-US"/>
                </w:rPr>
                <w:pPrChange w:id="4531" w:author="Orion" w:date="2011-08-02T14:14:00Z">
                  <w:pPr>
                    <w:pStyle w:val="Bibliography"/>
                  </w:pPr>
                </w:pPrChange>
              </w:pPr>
              <w:ins w:id="4532" w:author="Orion" w:date="2011-08-02T14:14:00Z">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ins>
            </w:p>
            <w:p w14:paraId="5846677A" w14:textId="77777777" w:rsidR="003C6792" w:rsidRDefault="003C6792" w:rsidP="003C6792">
              <w:pPr>
                <w:pStyle w:val="Bibliography"/>
                <w:rPr>
                  <w:ins w:id="4533" w:author="Orion" w:date="2011-08-02T14:14:00Z"/>
                  <w:noProof/>
                  <w:lang w:val="en-US"/>
                </w:rPr>
                <w:pPrChange w:id="4534" w:author="Orion" w:date="2011-08-02T14:14:00Z">
                  <w:pPr>
                    <w:pStyle w:val="Bibliography"/>
                  </w:pPr>
                </w:pPrChange>
              </w:pPr>
              <w:ins w:id="4535" w:author="Orion" w:date="2011-08-02T14:14:00Z">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ins>
            </w:p>
            <w:p w14:paraId="1FFC9F4B" w14:textId="77777777" w:rsidR="003C6792" w:rsidRDefault="003C6792" w:rsidP="003C6792">
              <w:pPr>
                <w:pStyle w:val="Bibliography"/>
                <w:rPr>
                  <w:ins w:id="4536" w:author="Orion" w:date="2011-08-02T14:14:00Z"/>
                  <w:noProof/>
                  <w:lang w:val="en-US"/>
                </w:rPr>
                <w:pPrChange w:id="4537" w:author="Orion" w:date="2011-08-02T14:14:00Z">
                  <w:pPr>
                    <w:pStyle w:val="Bibliography"/>
                  </w:pPr>
                </w:pPrChange>
              </w:pPr>
              <w:ins w:id="4538" w:author="Orion" w:date="2011-08-02T14:14:00Z">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ins>
            </w:p>
            <w:p w14:paraId="3977D045" w14:textId="77777777" w:rsidR="003C6792" w:rsidRDefault="003C6792" w:rsidP="003C6792">
              <w:pPr>
                <w:pStyle w:val="Bibliography"/>
                <w:rPr>
                  <w:ins w:id="4539" w:author="Orion" w:date="2011-08-02T14:14:00Z"/>
                  <w:noProof/>
                  <w:lang w:val="en-US"/>
                </w:rPr>
                <w:pPrChange w:id="4540" w:author="Orion" w:date="2011-08-02T14:14:00Z">
                  <w:pPr>
                    <w:pStyle w:val="Bibliography"/>
                  </w:pPr>
                </w:pPrChange>
              </w:pPr>
              <w:ins w:id="4541" w:author="Orion" w:date="2011-08-02T14:14:00Z">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ins>
            </w:p>
            <w:p w14:paraId="447DC09B" w14:textId="77777777" w:rsidR="003C6792" w:rsidRPr="00D94FB6" w:rsidRDefault="003C6792" w:rsidP="003C6792">
              <w:pPr>
                <w:pStyle w:val="Bibliography"/>
                <w:rPr>
                  <w:ins w:id="4542" w:author="Orion" w:date="2011-08-02T14:14:00Z"/>
                  <w:noProof/>
                  <w:rPrChange w:id="4543" w:author="Orion" w:date="2011-08-02T14:15:00Z">
                    <w:rPr>
                      <w:ins w:id="4544" w:author="Orion" w:date="2011-08-02T14:14:00Z"/>
                      <w:noProof/>
                      <w:lang w:val="en-US"/>
                    </w:rPr>
                  </w:rPrChange>
                </w:rPr>
                <w:pPrChange w:id="4545" w:author="Orion" w:date="2011-08-02T14:14:00Z">
                  <w:pPr>
                    <w:pStyle w:val="Bibliography"/>
                  </w:pPr>
                </w:pPrChange>
              </w:pPr>
              <w:ins w:id="4546" w:author="Orion" w:date="2011-08-02T14:14:00Z">
                <w:r>
                  <w:rPr>
                    <w:noProof/>
                    <w:lang w:val="en-US"/>
                  </w:rPr>
                  <w:t xml:space="preserve">11. </w:t>
                </w:r>
                <w:r>
                  <w:rPr>
                    <w:i/>
                    <w:iCs/>
                    <w:noProof/>
                    <w:lang w:val="en-US"/>
                  </w:rPr>
                  <w:t xml:space="preserve">FACET: Future ATM Concepts Evaluation Tool. </w:t>
                </w:r>
                <w:r w:rsidRPr="00D94FB6">
                  <w:rPr>
                    <w:b/>
                    <w:bCs/>
                    <w:noProof/>
                    <w:rPrChange w:id="4547" w:author="Orion" w:date="2011-08-02T14:15:00Z">
                      <w:rPr>
                        <w:b/>
                        <w:bCs/>
                        <w:noProof/>
                        <w:lang w:val="en-US"/>
                      </w:rPr>
                    </w:rPrChange>
                  </w:rPr>
                  <w:t>Bilimoria, K.</w:t>
                </w:r>
                <w:r w:rsidRPr="00D94FB6">
                  <w:rPr>
                    <w:noProof/>
                    <w:rPrChange w:id="4548" w:author="Orion" w:date="2011-08-02T14:15:00Z">
                      <w:rPr>
                        <w:noProof/>
                        <w:lang w:val="en-US"/>
                      </w:rPr>
                    </w:rPrChange>
                  </w:rPr>
                  <w:t xml:space="preserve"> Napoli, Italy : s.n., 2000. 3rd USA/Europe ATM 2001 R&amp;D Seminar.</w:t>
                </w:r>
              </w:ins>
            </w:p>
            <w:p w14:paraId="2752D679" w14:textId="77777777" w:rsidR="003C6792" w:rsidRDefault="003C6792" w:rsidP="003C6792">
              <w:pPr>
                <w:pStyle w:val="Bibliography"/>
                <w:rPr>
                  <w:ins w:id="4549" w:author="Orion" w:date="2011-08-02T14:14:00Z"/>
                  <w:noProof/>
                  <w:lang w:val="en-US"/>
                </w:rPr>
                <w:pPrChange w:id="4550" w:author="Orion" w:date="2011-08-02T14:14:00Z">
                  <w:pPr>
                    <w:pStyle w:val="Bibliography"/>
                  </w:pPr>
                </w:pPrChange>
              </w:pPr>
              <w:ins w:id="4551" w:author="Orion" w:date="2011-08-02T14:14:00Z">
                <w:r w:rsidRPr="00D94FB6">
                  <w:rPr>
                    <w:noProof/>
                    <w:rPrChange w:id="4552" w:author="Orion" w:date="2011-08-02T14:15:00Z">
                      <w:rPr>
                        <w:noProof/>
                        <w:lang w:val="en-US"/>
                      </w:rPr>
                    </w:rPrChange>
                  </w:rPr>
                  <w:t xml:space="preserve">12. </w:t>
                </w:r>
                <w:r w:rsidRPr="00D94FB6">
                  <w:rPr>
                    <w:b/>
                    <w:bCs/>
                    <w:noProof/>
                    <w:rPrChange w:id="4553" w:author="Orion" w:date="2011-08-02T14:15:00Z">
                      <w:rPr>
                        <w:b/>
                        <w:bCs/>
                        <w:noProof/>
                        <w:lang w:val="en-US"/>
                      </w:rPr>
                    </w:rPrChange>
                  </w:rPr>
                  <w:t>Wolfe, S.R., et al., et al.</w:t>
                </w:r>
                <w:r w:rsidRPr="00D94FB6">
                  <w:rPr>
                    <w:noProof/>
                    <w:rPrChange w:id="4554" w:author="Orion" w:date="2011-08-02T14:15:00Z">
                      <w:rPr>
                        <w:noProof/>
                        <w:lang w:val="en-US"/>
                      </w:rPr>
                    </w:rPrChange>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ins>
            </w:p>
            <w:p w14:paraId="2FFAA378" w14:textId="77777777" w:rsidR="003C6792" w:rsidRDefault="003C6792" w:rsidP="003C6792">
              <w:pPr>
                <w:pStyle w:val="Bibliography"/>
                <w:rPr>
                  <w:ins w:id="4555" w:author="Orion" w:date="2011-08-02T14:14:00Z"/>
                  <w:noProof/>
                  <w:lang w:val="en-US"/>
                </w:rPr>
                <w:pPrChange w:id="4556" w:author="Orion" w:date="2011-08-02T14:14:00Z">
                  <w:pPr>
                    <w:pStyle w:val="Bibliography"/>
                  </w:pPr>
                </w:pPrChange>
              </w:pPr>
              <w:ins w:id="4557" w:author="Orion" w:date="2011-08-02T14:14:00Z">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ins>
            </w:p>
            <w:p w14:paraId="3D5DFF52" w14:textId="77777777" w:rsidR="003C6792" w:rsidRDefault="003C6792" w:rsidP="003C6792">
              <w:pPr>
                <w:pStyle w:val="Bibliography"/>
                <w:rPr>
                  <w:ins w:id="4558" w:author="Orion" w:date="2011-08-02T14:14:00Z"/>
                  <w:noProof/>
                  <w:lang w:val="en-US"/>
                </w:rPr>
                <w:pPrChange w:id="4559" w:author="Orion" w:date="2011-08-02T14:14:00Z">
                  <w:pPr>
                    <w:pStyle w:val="Bibliography"/>
                  </w:pPr>
                </w:pPrChange>
              </w:pPr>
              <w:ins w:id="4560" w:author="Orion" w:date="2011-08-02T14:14:00Z">
                <w:r>
                  <w:rPr>
                    <w:noProof/>
                    <w:lang w:val="en-US"/>
                  </w:rPr>
                  <w:t xml:space="preserve">14. </w:t>
                </w:r>
                <w:r>
                  <w:rPr>
                    <w:i/>
                    <w:iCs/>
                    <w:noProof/>
                    <w:lang w:val="en-US"/>
                  </w:rPr>
                  <w:t xml:space="preserve">Human performance models of pilot behaviour. </w:t>
                </w:r>
                <w:r w:rsidRPr="00D94FB6">
                  <w:rPr>
                    <w:b/>
                    <w:bCs/>
                    <w:noProof/>
                    <w:rPrChange w:id="4561" w:author="Orion" w:date="2011-08-02T14:15:00Z">
                      <w:rPr>
                        <w:b/>
                        <w:bCs/>
                        <w:noProof/>
                        <w:lang w:val="en-US"/>
                      </w:rPr>
                    </w:rPrChange>
                  </w:rPr>
                  <w:t>Foyle, D.C., et al., et al.</w:t>
                </w:r>
                <w:r w:rsidRPr="00D94FB6">
                  <w:rPr>
                    <w:noProof/>
                    <w:rPrChange w:id="4562" w:author="Orion" w:date="2011-08-02T14:15:00Z">
                      <w:rPr>
                        <w:noProof/>
                        <w:lang w:val="en-US"/>
                      </w:rPr>
                    </w:rPrChange>
                  </w:rPr>
                  <w:t xml:space="preserve"> </w:t>
                </w:r>
                <w:r>
                  <w:rPr>
                    <w:noProof/>
                    <w:lang w:val="en-US"/>
                  </w:rPr>
                  <w:t>Santa Monica, CA : s.n., 2005. The Human Factors and Ergonomics Society 49th Annual Meeting. pp. 1109-1113.</w:t>
                </w:r>
              </w:ins>
            </w:p>
            <w:p w14:paraId="5A18C6A0" w14:textId="77777777" w:rsidR="003C6792" w:rsidRDefault="003C6792" w:rsidP="003C6792">
              <w:pPr>
                <w:pStyle w:val="Bibliography"/>
                <w:rPr>
                  <w:ins w:id="4563" w:author="Orion" w:date="2011-08-02T14:14:00Z"/>
                  <w:noProof/>
                  <w:lang w:val="en-US"/>
                </w:rPr>
                <w:pPrChange w:id="4564" w:author="Orion" w:date="2011-08-02T14:14:00Z">
                  <w:pPr>
                    <w:pStyle w:val="Bibliography"/>
                  </w:pPr>
                </w:pPrChange>
              </w:pPr>
              <w:ins w:id="4565" w:author="Orion" w:date="2011-08-02T14:14:00Z">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ins>
            </w:p>
            <w:p w14:paraId="0388E02A" w14:textId="77777777" w:rsidR="003C6792" w:rsidRDefault="003C6792" w:rsidP="003C6792">
              <w:pPr>
                <w:pStyle w:val="Bibliography"/>
                <w:rPr>
                  <w:ins w:id="4566" w:author="Orion" w:date="2011-08-02T14:14:00Z"/>
                  <w:noProof/>
                  <w:lang w:val="en-US"/>
                </w:rPr>
                <w:pPrChange w:id="4567" w:author="Orion" w:date="2011-08-02T14:14:00Z">
                  <w:pPr>
                    <w:pStyle w:val="Bibliography"/>
                  </w:pPr>
                </w:pPrChange>
              </w:pPr>
              <w:ins w:id="4568" w:author="Orion" w:date="2011-08-02T14:14:00Z">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ins>
            </w:p>
            <w:p w14:paraId="350C5E49" w14:textId="77777777" w:rsidR="003C6792" w:rsidRDefault="003C6792" w:rsidP="003C6792">
              <w:pPr>
                <w:pStyle w:val="Bibliography"/>
                <w:rPr>
                  <w:ins w:id="4569" w:author="Orion" w:date="2011-08-02T14:14:00Z"/>
                  <w:noProof/>
                  <w:lang w:val="en-US"/>
                </w:rPr>
                <w:pPrChange w:id="4570" w:author="Orion" w:date="2011-08-02T14:14:00Z">
                  <w:pPr>
                    <w:pStyle w:val="Bibliography"/>
                  </w:pPr>
                </w:pPrChange>
              </w:pPr>
              <w:ins w:id="4571" w:author="Orion" w:date="2011-08-02T14:14:00Z">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ins>
            </w:p>
            <w:p w14:paraId="3689E4BF" w14:textId="77777777" w:rsidR="003C6792" w:rsidRDefault="003C6792" w:rsidP="003C6792">
              <w:pPr>
                <w:pStyle w:val="Bibliography"/>
                <w:rPr>
                  <w:ins w:id="4572" w:author="Orion" w:date="2011-08-02T14:14:00Z"/>
                  <w:noProof/>
                  <w:lang w:val="en-US"/>
                </w:rPr>
                <w:pPrChange w:id="4573" w:author="Orion" w:date="2011-08-02T14:14:00Z">
                  <w:pPr>
                    <w:pStyle w:val="Bibliography"/>
                  </w:pPr>
                </w:pPrChange>
              </w:pPr>
              <w:ins w:id="4574" w:author="Orion" w:date="2011-08-02T14:14:00Z">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ins>
            </w:p>
            <w:p w14:paraId="63193F23" w14:textId="77777777" w:rsidR="003C6792" w:rsidRDefault="003C6792" w:rsidP="003C6792">
              <w:pPr>
                <w:pStyle w:val="Bibliography"/>
                <w:rPr>
                  <w:ins w:id="4575" w:author="Orion" w:date="2011-08-02T14:14:00Z"/>
                  <w:noProof/>
                  <w:lang w:val="en-US"/>
                </w:rPr>
                <w:pPrChange w:id="4576" w:author="Orion" w:date="2011-08-02T14:14:00Z">
                  <w:pPr>
                    <w:pStyle w:val="Bibliography"/>
                  </w:pPr>
                </w:pPrChange>
              </w:pPr>
              <w:ins w:id="4577" w:author="Orion" w:date="2011-08-02T14:14:00Z">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ins>
            </w:p>
            <w:p w14:paraId="5A98140E" w14:textId="77777777" w:rsidR="003C6792" w:rsidRDefault="003C6792" w:rsidP="003C6792">
              <w:pPr>
                <w:pStyle w:val="Bibliography"/>
                <w:rPr>
                  <w:ins w:id="4578" w:author="Orion" w:date="2011-08-02T14:14:00Z"/>
                  <w:noProof/>
                  <w:lang w:val="en-US"/>
                </w:rPr>
                <w:pPrChange w:id="4579" w:author="Orion" w:date="2011-08-02T14:14:00Z">
                  <w:pPr>
                    <w:pStyle w:val="Bibliography"/>
                  </w:pPr>
                </w:pPrChange>
              </w:pPr>
              <w:ins w:id="4580" w:author="Orion" w:date="2011-08-02T14:14:00Z">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ins>
            </w:p>
            <w:p w14:paraId="17463DF9" w14:textId="77777777" w:rsidR="003C6792" w:rsidRDefault="003C6792" w:rsidP="003C6792">
              <w:pPr>
                <w:pStyle w:val="Bibliography"/>
                <w:rPr>
                  <w:ins w:id="4581" w:author="Orion" w:date="2011-08-02T14:14:00Z"/>
                  <w:noProof/>
                  <w:lang w:val="en-US"/>
                </w:rPr>
                <w:pPrChange w:id="4582" w:author="Orion" w:date="2011-08-02T14:14:00Z">
                  <w:pPr>
                    <w:pStyle w:val="Bibliography"/>
                  </w:pPr>
                </w:pPrChange>
              </w:pPr>
              <w:ins w:id="4583" w:author="Orion" w:date="2011-08-02T14:14:00Z">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ins>
            </w:p>
            <w:p w14:paraId="7CC4279C" w14:textId="77777777" w:rsidR="003C6792" w:rsidRDefault="003C6792" w:rsidP="003C6792">
              <w:pPr>
                <w:pStyle w:val="Bibliography"/>
                <w:rPr>
                  <w:ins w:id="4584" w:author="Orion" w:date="2011-08-02T14:14:00Z"/>
                  <w:noProof/>
                  <w:lang w:val="en-US"/>
                </w:rPr>
                <w:pPrChange w:id="4585" w:author="Orion" w:date="2011-08-02T14:14:00Z">
                  <w:pPr>
                    <w:pStyle w:val="Bibliography"/>
                  </w:pPr>
                </w:pPrChange>
              </w:pPr>
              <w:ins w:id="4586" w:author="Orion" w:date="2011-08-02T14:14:00Z">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ins>
            </w:p>
            <w:p w14:paraId="0C3087AF" w14:textId="77777777" w:rsidR="003C6792" w:rsidRDefault="003C6792" w:rsidP="003C6792">
              <w:pPr>
                <w:pStyle w:val="Bibliography"/>
                <w:rPr>
                  <w:ins w:id="4587" w:author="Orion" w:date="2011-08-02T14:14:00Z"/>
                  <w:noProof/>
                  <w:lang w:val="en-US"/>
                </w:rPr>
                <w:pPrChange w:id="4588" w:author="Orion" w:date="2011-08-02T14:14:00Z">
                  <w:pPr>
                    <w:pStyle w:val="Bibliography"/>
                  </w:pPr>
                </w:pPrChange>
              </w:pPr>
              <w:ins w:id="4589" w:author="Orion" w:date="2011-08-02T14:14:00Z">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Autonomy. </w:t>
                </w:r>
                <w:r>
                  <w:rPr>
                    <w:noProof/>
                    <w:lang w:val="en-US"/>
                  </w:rPr>
                  <w:t>s.l. : Springer, 2007.</w:t>
                </w:r>
              </w:ins>
            </w:p>
            <w:p w14:paraId="3CD1E95D" w14:textId="77777777" w:rsidR="003C6792" w:rsidRDefault="003C6792" w:rsidP="003C6792">
              <w:pPr>
                <w:pStyle w:val="Bibliography"/>
                <w:rPr>
                  <w:ins w:id="4590" w:author="Orion" w:date="2011-08-02T14:14:00Z"/>
                  <w:noProof/>
                  <w:lang w:val="en-US"/>
                </w:rPr>
                <w:pPrChange w:id="4591" w:author="Orion" w:date="2011-08-02T14:14:00Z">
                  <w:pPr>
                    <w:pStyle w:val="Bibliography"/>
                  </w:pPr>
                </w:pPrChange>
              </w:pPr>
              <w:ins w:id="4592" w:author="Orion" w:date="2011-08-02T14:14:00Z">
                <w:r>
                  <w:rPr>
                    <w:noProof/>
                    <w:lang w:val="en-US"/>
                  </w:rPr>
                  <w:t xml:space="preserve">24. </w:t>
                </w:r>
                <w:r>
                  <w:rPr>
                    <w:i/>
                    <w:iCs/>
                    <w:noProof/>
                    <w:lang w:val="en-US"/>
                  </w:rPr>
                  <w:t xml:space="preserve">Prospective Unmanned Aerial Vehicle Operations in the Future National Airspace System. </w:t>
                </w:r>
                <w:r>
                  <w:rPr>
                    <w:b/>
                    <w:bCs/>
                    <w:noProof/>
                    <w:lang w:val="en-US"/>
                  </w:rPr>
                  <w:lastRenderedPageBreak/>
                  <w:t>DeGarmo, M. and Nelson, G.M.</w:t>
                </w:r>
                <w:r>
                  <w:rPr>
                    <w:noProof/>
                    <w:lang w:val="en-US"/>
                  </w:rPr>
                  <w:t xml:space="preserve"> 2004. AIAA 4th Aviation Technology, Integration and Operations (ATIO) Forum. pp. 20-23.</w:t>
                </w:r>
              </w:ins>
            </w:p>
            <w:p w14:paraId="5BF275BE" w14:textId="77777777" w:rsidR="003C6792" w:rsidRPr="00D94FB6" w:rsidRDefault="003C6792" w:rsidP="003C6792">
              <w:pPr>
                <w:pStyle w:val="Bibliography"/>
                <w:rPr>
                  <w:ins w:id="4593" w:author="Orion" w:date="2011-08-02T14:14:00Z"/>
                  <w:noProof/>
                  <w:rPrChange w:id="4594" w:author="Orion" w:date="2011-08-02T14:15:00Z">
                    <w:rPr>
                      <w:ins w:id="4595" w:author="Orion" w:date="2011-08-02T14:14:00Z"/>
                      <w:noProof/>
                      <w:lang w:val="en-US"/>
                    </w:rPr>
                  </w:rPrChange>
                </w:rPr>
                <w:pPrChange w:id="4596" w:author="Orion" w:date="2011-08-02T14:14:00Z">
                  <w:pPr>
                    <w:pStyle w:val="Bibliography"/>
                  </w:pPr>
                </w:pPrChange>
              </w:pPr>
              <w:ins w:id="4597" w:author="Orion" w:date="2011-08-02T14:14:00Z">
                <w:r w:rsidRPr="00D94FB6">
                  <w:rPr>
                    <w:noProof/>
                    <w:rPrChange w:id="4598" w:author="Orion" w:date="2011-08-02T14:15:00Z">
                      <w:rPr>
                        <w:noProof/>
                        <w:lang w:val="en-US"/>
                      </w:rPr>
                    </w:rPrChange>
                  </w:rPr>
                  <w:t xml:space="preserve">25. </w:t>
                </w:r>
                <w:r w:rsidRPr="00D94FB6">
                  <w:rPr>
                    <w:b/>
                    <w:bCs/>
                    <w:noProof/>
                    <w:rPrChange w:id="4599" w:author="Orion" w:date="2011-08-02T14:15:00Z">
                      <w:rPr>
                        <w:b/>
                        <w:bCs/>
                        <w:noProof/>
                        <w:lang w:val="en-US"/>
                      </w:rPr>
                    </w:rPrChange>
                  </w:rPr>
                  <w:t>Calvo, J.A.</w:t>
                </w:r>
                <w:r w:rsidRPr="00D94FB6">
                  <w:rPr>
                    <w:noProof/>
                    <w:rPrChange w:id="4600" w:author="Orion" w:date="2011-08-02T14:15:00Z">
                      <w:rPr>
                        <w:noProof/>
                        <w:lang w:val="en-US"/>
                      </w:rPr>
                    </w:rPrChange>
                  </w:rPr>
                  <w:t xml:space="preserve"> </w:t>
                </w:r>
                <w:r w:rsidRPr="00D94FB6">
                  <w:rPr>
                    <w:i/>
                    <w:iCs/>
                    <w:noProof/>
                    <w:rPrChange w:id="4601" w:author="Orion" w:date="2011-08-02T14:15:00Z">
                      <w:rPr>
                        <w:i/>
                        <w:iCs/>
                        <w:noProof/>
                        <w:lang w:val="en-US"/>
                      </w:rPr>
                    </w:rPrChange>
                  </w:rPr>
                  <w:t xml:space="preserve">Fundamentos de Navegación Aérea. </w:t>
                </w:r>
                <w:r w:rsidRPr="00D94FB6">
                  <w:rPr>
                    <w:noProof/>
                    <w:rPrChange w:id="4602" w:author="Orion" w:date="2011-08-02T14:15:00Z">
                      <w:rPr>
                        <w:noProof/>
                        <w:lang w:val="en-US"/>
                      </w:rPr>
                    </w:rPrChange>
                  </w:rPr>
                  <w:t>[ed.] Ediciones de la Universidad Autónoma de Madrid. 2003.</w:t>
                </w:r>
              </w:ins>
            </w:p>
            <w:p w14:paraId="7F9BD582" w14:textId="77777777" w:rsidR="003C6792" w:rsidRDefault="003C6792" w:rsidP="003C6792">
              <w:pPr>
                <w:pStyle w:val="Bibliography"/>
                <w:rPr>
                  <w:ins w:id="4603" w:author="Orion" w:date="2011-08-02T14:14:00Z"/>
                  <w:noProof/>
                  <w:lang w:val="en-US"/>
                </w:rPr>
                <w:pPrChange w:id="4604" w:author="Orion" w:date="2011-08-02T14:14:00Z">
                  <w:pPr>
                    <w:pStyle w:val="Bibliography"/>
                  </w:pPr>
                </w:pPrChange>
              </w:pPr>
              <w:ins w:id="4605" w:author="Orion" w:date="2011-08-02T14:14:00Z">
                <w:r w:rsidRPr="00D94FB6">
                  <w:rPr>
                    <w:noProof/>
                    <w:rPrChange w:id="4606" w:author="Orion" w:date="2011-08-02T14:15:00Z">
                      <w:rPr>
                        <w:noProof/>
                        <w:lang w:val="en-US"/>
                      </w:rPr>
                    </w:rPrChange>
                  </w:rPr>
                  <w:t xml:space="preserve">26. </w:t>
                </w:r>
                <w:r w:rsidRPr="00D94FB6">
                  <w:rPr>
                    <w:b/>
                    <w:bCs/>
                    <w:noProof/>
                    <w:rPrChange w:id="4607" w:author="Orion" w:date="2011-08-02T14:15:00Z">
                      <w:rPr>
                        <w:b/>
                        <w:bCs/>
                        <w:noProof/>
                        <w:lang w:val="en-US"/>
                      </w:rPr>
                    </w:rPrChange>
                  </w:rPr>
                  <w:t>Aeropuertos Españoles y Navegación Aérea (AENA).</w:t>
                </w:r>
                <w:r w:rsidRPr="00D94FB6">
                  <w:rPr>
                    <w:noProof/>
                    <w:rPrChange w:id="4608" w:author="Orion" w:date="2011-08-02T14:15:00Z">
                      <w:rPr>
                        <w:noProof/>
                        <w:lang w:val="en-US"/>
                      </w:rPr>
                    </w:rPrChange>
                  </w:rPr>
                  <w:t xml:space="preserve"> Navegación Aérea: Espacio aéreo. </w:t>
                </w:r>
                <w:r>
                  <w:rPr>
                    <w:noProof/>
                    <w:lang w:val="en-US"/>
                  </w:rPr>
                  <w:t>[Online] [Cited: September 1, 2011.] http://www.aena.es/csee/Satellite/navegacion-aerea/es/Page/1043396095606/.</w:t>
                </w:r>
              </w:ins>
            </w:p>
            <w:p w14:paraId="185AD41D" w14:textId="77777777" w:rsidR="003C6792" w:rsidRDefault="003C6792" w:rsidP="003C6792">
              <w:pPr>
                <w:pStyle w:val="Bibliography"/>
                <w:rPr>
                  <w:ins w:id="4609" w:author="Orion" w:date="2011-08-02T14:14:00Z"/>
                  <w:noProof/>
                  <w:lang w:val="en-US"/>
                </w:rPr>
                <w:pPrChange w:id="4610" w:author="Orion" w:date="2011-08-02T14:14:00Z">
                  <w:pPr>
                    <w:pStyle w:val="Bibliography"/>
                  </w:pPr>
                </w:pPrChange>
              </w:pPr>
              <w:ins w:id="4611" w:author="Orion" w:date="2011-08-02T14:14:00Z">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ins>
            </w:p>
            <w:p w14:paraId="6F8827FC" w14:textId="77777777" w:rsidR="003C6792" w:rsidRDefault="003C6792" w:rsidP="003C6792">
              <w:pPr>
                <w:pStyle w:val="Bibliography"/>
                <w:rPr>
                  <w:ins w:id="4612" w:author="Orion" w:date="2011-08-02T14:14:00Z"/>
                  <w:noProof/>
                  <w:lang w:val="en-US"/>
                </w:rPr>
                <w:pPrChange w:id="4613" w:author="Orion" w:date="2011-08-02T14:14:00Z">
                  <w:pPr>
                    <w:pStyle w:val="Bibliography"/>
                  </w:pPr>
                </w:pPrChange>
              </w:pPr>
              <w:ins w:id="4614" w:author="Orion" w:date="2011-08-02T14:14:00Z">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ins>
            </w:p>
            <w:p w14:paraId="5572EB60" w14:textId="77777777" w:rsidR="003C6792" w:rsidRDefault="003C6792" w:rsidP="003C6792">
              <w:pPr>
                <w:pStyle w:val="Bibliography"/>
                <w:rPr>
                  <w:ins w:id="4615" w:author="Orion" w:date="2011-08-02T14:14:00Z"/>
                  <w:noProof/>
                  <w:lang w:val="en-US"/>
                </w:rPr>
                <w:pPrChange w:id="4616" w:author="Orion" w:date="2011-08-02T14:14:00Z">
                  <w:pPr>
                    <w:pStyle w:val="Bibliography"/>
                  </w:pPr>
                </w:pPrChange>
              </w:pPr>
              <w:ins w:id="4617" w:author="Orion" w:date="2011-08-02T14:14:00Z">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ins>
            </w:p>
            <w:p w14:paraId="34BCB364" w14:textId="77777777" w:rsidR="003C6792" w:rsidRDefault="003C6792" w:rsidP="003C6792">
              <w:pPr>
                <w:pStyle w:val="Bibliography"/>
                <w:rPr>
                  <w:ins w:id="4618" w:author="Orion" w:date="2011-08-02T14:14:00Z"/>
                  <w:noProof/>
                  <w:lang w:val="en-US"/>
                </w:rPr>
                <w:pPrChange w:id="4619" w:author="Orion" w:date="2011-08-02T14:14:00Z">
                  <w:pPr>
                    <w:pStyle w:val="Bibliography"/>
                  </w:pPr>
                </w:pPrChange>
              </w:pPr>
              <w:ins w:id="4620" w:author="Orion" w:date="2011-08-02T14:14:00Z">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ins>
            </w:p>
            <w:p w14:paraId="463AE449" w14:textId="77777777" w:rsidR="003C6792" w:rsidRDefault="003C6792" w:rsidP="003C6792">
              <w:pPr>
                <w:pStyle w:val="Bibliography"/>
                <w:rPr>
                  <w:ins w:id="4621" w:author="Orion" w:date="2011-08-02T14:14:00Z"/>
                  <w:noProof/>
                  <w:lang w:val="en-US"/>
                </w:rPr>
                <w:pPrChange w:id="4622" w:author="Orion" w:date="2011-08-02T14:14:00Z">
                  <w:pPr>
                    <w:pStyle w:val="Bibliography"/>
                  </w:pPr>
                </w:pPrChange>
              </w:pPr>
              <w:ins w:id="4623" w:author="Orion" w:date="2011-08-02T14:14:00Z">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ins>
            </w:p>
            <w:p w14:paraId="5C54A001" w14:textId="77777777" w:rsidR="003C6792" w:rsidRDefault="003C6792" w:rsidP="003C6792">
              <w:pPr>
                <w:pStyle w:val="Bibliography"/>
                <w:rPr>
                  <w:ins w:id="4624" w:author="Orion" w:date="2011-08-02T14:14:00Z"/>
                  <w:noProof/>
                  <w:lang w:val="en-US"/>
                </w:rPr>
                <w:pPrChange w:id="4625" w:author="Orion" w:date="2011-08-02T14:14:00Z">
                  <w:pPr>
                    <w:pStyle w:val="Bibliography"/>
                  </w:pPr>
                </w:pPrChange>
              </w:pPr>
              <w:ins w:id="4626" w:author="Orion" w:date="2011-08-02T14:14:00Z">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ins>
            </w:p>
            <w:p w14:paraId="358B3E40" w14:textId="77777777" w:rsidR="003C6792" w:rsidRDefault="003C6792" w:rsidP="003C6792">
              <w:pPr>
                <w:pStyle w:val="Bibliography"/>
                <w:rPr>
                  <w:ins w:id="4627" w:author="Orion" w:date="2011-08-02T14:14:00Z"/>
                  <w:noProof/>
                  <w:lang w:val="en-US"/>
                </w:rPr>
                <w:pPrChange w:id="4628" w:author="Orion" w:date="2011-08-02T14:14:00Z">
                  <w:pPr>
                    <w:pStyle w:val="Bibliography"/>
                  </w:pPr>
                </w:pPrChange>
              </w:pPr>
              <w:ins w:id="4629" w:author="Orion" w:date="2011-08-02T14:14:00Z">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ins>
            </w:p>
            <w:p w14:paraId="39DFE8B4" w14:textId="77777777" w:rsidR="003C6792" w:rsidRDefault="003C6792" w:rsidP="003C6792">
              <w:pPr>
                <w:pStyle w:val="Bibliography"/>
                <w:rPr>
                  <w:ins w:id="4630" w:author="Orion" w:date="2011-08-02T14:14:00Z"/>
                  <w:noProof/>
                  <w:lang w:val="en-US"/>
                </w:rPr>
                <w:pPrChange w:id="4631" w:author="Orion" w:date="2011-08-02T14:14:00Z">
                  <w:pPr>
                    <w:pStyle w:val="Bibliography"/>
                  </w:pPr>
                </w:pPrChange>
              </w:pPr>
              <w:ins w:id="4632" w:author="Orion" w:date="2011-08-02T14:14:00Z">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ins>
            </w:p>
            <w:p w14:paraId="5DEF17DB" w14:textId="77777777" w:rsidR="003C6792" w:rsidRDefault="003C6792" w:rsidP="003C6792">
              <w:pPr>
                <w:pStyle w:val="Bibliography"/>
                <w:rPr>
                  <w:ins w:id="4633" w:author="Orion" w:date="2011-08-02T14:14:00Z"/>
                  <w:noProof/>
                  <w:lang w:val="en-US"/>
                </w:rPr>
                <w:pPrChange w:id="4634" w:author="Orion" w:date="2011-08-02T14:14:00Z">
                  <w:pPr>
                    <w:pStyle w:val="Bibliography"/>
                  </w:pPr>
                </w:pPrChange>
              </w:pPr>
              <w:ins w:id="4635" w:author="Orion" w:date="2011-08-02T14:14:00Z">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ins>
            </w:p>
            <w:p w14:paraId="38731DED" w14:textId="77777777" w:rsidR="003C6792" w:rsidRDefault="003C6792" w:rsidP="003C6792">
              <w:pPr>
                <w:pStyle w:val="Bibliography"/>
                <w:rPr>
                  <w:ins w:id="4636" w:author="Orion" w:date="2011-08-02T14:14:00Z"/>
                  <w:noProof/>
                  <w:lang w:val="en-US"/>
                </w:rPr>
                <w:pPrChange w:id="4637" w:author="Orion" w:date="2011-08-02T14:14:00Z">
                  <w:pPr>
                    <w:pStyle w:val="Bibliography"/>
                  </w:pPr>
                </w:pPrChange>
              </w:pPr>
              <w:ins w:id="4638" w:author="Orion" w:date="2011-08-02T14:14:00Z">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ins>
            </w:p>
            <w:p w14:paraId="334FE01F" w14:textId="77777777" w:rsidR="003C6792" w:rsidRDefault="003C6792" w:rsidP="003C6792">
              <w:pPr>
                <w:pStyle w:val="Bibliography"/>
                <w:rPr>
                  <w:ins w:id="4639" w:author="Orion" w:date="2011-08-02T14:14:00Z"/>
                  <w:noProof/>
                  <w:lang w:val="en-US"/>
                </w:rPr>
                <w:pPrChange w:id="4640" w:author="Orion" w:date="2011-08-02T14:14:00Z">
                  <w:pPr>
                    <w:pStyle w:val="Bibliography"/>
                  </w:pPr>
                </w:pPrChange>
              </w:pPr>
              <w:ins w:id="4641" w:author="Orion" w:date="2011-08-02T14:14:00Z">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ins>
            </w:p>
            <w:p w14:paraId="1A55C2A1" w14:textId="77777777" w:rsidR="003C6792" w:rsidRDefault="003C6792" w:rsidP="003C6792">
              <w:pPr>
                <w:pStyle w:val="Bibliography"/>
                <w:rPr>
                  <w:ins w:id="4642" w:author="Orion" w:date="2011-08-02T14:14:00Z"/>
                  <w:noProof/>
                  <w:lang w:val="en-US"/>
                </w:rPr>
                <w:pPrChange w:id="4643" w:author="Orion" w:date="2011-08-02T14:14:00Z">
                  <w:pPr>
                    <w:pStyle w:val="Bibliography"/>
                  </w:pPr>
                </w:pPrChange>
              </w:pPr>
              <w:ins w:id="4644" w:author="Orion" w:date="2011-08-02T14:14:00Z">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ins>
            </w:p>
            <w:p w14:paraId="67186B42" w14:textId="77777777" w:rsidR="003C6792" w:rsidRDefault="003C6792" w:rsidP="003C6792">
              <w:pPr>
                <w:pStyle w:val="Bibliography"/>
                <w:rPr>
                  <w:ins w:id="4645" w:author="Orion" w:date="2011-08-02T14:14:00Z"/>
                  <w:noProof/>
                  <w:lang w:val="en-US"/>
                </w:rPr>
                <w:pPrChange w:id="4646" w:author="Orion" w:date="2011-08-02T14:14:00Z">
                  <w:pPr>
                    <w:pStyle w:val="Bibliography"/>
                  </w:pPr>
                </w:pPrChange>
              </w:pPr>
              <w:ins w:id="4647" w:author="Orion" w:date="2011-08-02T14:14:00Z">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ins>
            </w:p>
            <w:p w14:paraId="2ED7BBD6" w14:textId="77777777" w:rsidR="003C6792" w:rsidRDefault="003C6792" w:rsidP="003C6792">
              <w:pPr>
                <w:pStyle w:val="Bibliography"/>
                <w:rPr>
                  <w:ins w:id="4648" w:author="Orion" w:date="2011-08-02T14:14:00Z"/>
                  <w:noProof/>
                  <w:lang w:val="en-US"/>
                </w:rPr>
                <w:pPrChange w:id="4649" w:author="Orion" w:date="2011-08-02T14:14:00Z">
                  <w:pPr>
                    <w:pStyle w:val="Bibliography"/>
                  </w:pPr>
                </w:pPrChange>
              </w:pPr>
              <w:ins w:id="4650" w:author="Orion" w:date="2011-08-02T14:14:00Z">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ins>
            </w:p>
            <w:p w14:paraId="254DDA0F" w14:textId="77777777" w:rsidR="003C6792" w:rsidRDefault="003C6792" w:rsidP="003C6792">
              <w:pPr>
                <w:pStyle w:val="Bibliography"/>
                <w:rPr>
                  <w:ins w:id="4651" w:author="Orion" w:date="2011-08-02T14:14:00Z"/>
                  <w:noProof/>
                  <w:lang w:val="en-US"/>
                </w:rPr>
                <w:pPrChange w:id="4652" w:author="Orion" w:date="2011-08-02T14:14:00Z">
                  <w:pPr>
                    <w:pStyle w:val="Bibliography"/>
                  </w:pPr>
                </w:pPrChange>
              </w:pPr>
              <w:ins w:id="4653" w:author="Orion" w:date="2011-08-02T14:14:00Z">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ins>
            </w:p>
            <w:p w14:paraId="36B338B5" w14:textId="77777777" w:rsidR="003C6792" w:rsidRDefault="003C6792" w:rsidP="003C6792">
              <w:pPr>
                <w:pStyle w:val="Bibliography"/>
                <w:rPr>
                  <w:ins w:id="4654" w:author="Orion" w:date="2011-08-02T14:14:00Z"/>
                  <w:noProof/>
                  <w:lang w:val="en-US"/>
                </w:rPr>
                <w:pPrChange w:id="4655" w:author="Orion" w:date="2011-08-02T14:14:00Z">
                  <w:pPr>
                    <w:pStyle w:val="Bibliography"/>
                  </w:pPr>
                </w:pPrChange>
              </w:pPr>
              <w:ins w:id="4656" w:author="Orion" w:date="2011-08-02T14:14:00Z">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ins>
            </w:p>
            <w:p w14:paraId="149347A1" w14:textId="77777777" w:rsidR="003C6792" w:rsidRDefault="003C6792" w:rsidP="003C6792">
              <w:pPr>
                <w:pStyle w:val="Bibliography"/>
                <w:rPr>
                  <w:ins w:id="4657" w:author="Orion" w:date="2011-08-02T14:14:00Z"/>
                  <w:noProof/>
                  <w:lang w:val="en-US"/>
                </w:rPr>
                <w:pPrChange w:id="4658" w:author="Orion" w:date="2011-08-02T14:14:00Z">
                  <w:pPr>
                    <w:pStyle w:val="Bibliography"/>
                  </w:pPr>
                </w:pPrChange>
              </w:pPr>
              <w:ins w:id="4659" w:author="Orion" w:date="2011-08-02T14:14:00Z">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ins>
            </w:p>
            <w:p w14:paraId="712FB717" w14:textId="77777777" w:rsidR="003C6792" w:rsidRDefault="003C6792" w:rsidP="003C6792">
              <w:pPr>
                <w:pStyle w:val="Bibliography"/>
                <w:rPr>
                  <w:ins w:id="4660" w:author="Orion" w:date="2011-08-02T14:14:00Z"/>
                  <w:noProof/>
                  <w:lang w:val="en-US"/>
                </w:rPr>
                <w:pPrChange w:id="4661" w:author="Orion" w:date="2011-08-02T14:14:00Z">
                  <w:pPr>
                    <w:pStyle w:val="Bibliography"/>
                  </w:pPr>
                </w:pPrChange>
              </w:pPr>
              <w:ins w:id="4662" w:author="Orion" w:date="2011-08-02T14:14:00Z">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ins>
            </w:p>
            <w:p w14:paraId="4E8FD1C2" w14:textId="77777777" w:rsidR="003C6792" w:rsidRDefault="003C6792" w:rsidP="003C6792">
              <w:pPr>
                <w:pStyle w:val="Bibliography"/>
                <w:rPr>
                  <w:ins w:id="4663" w:author="Orion" w:date="2011-08-02T14:14:00Z"/>
                  <w:noProof/>
                  <w:lang w:val="en-US"/>
                </w:rPr>
                <w:pPrChange w:id="4664" w:author="Orion" w:date="2011-08-02T14:14:00Z">
                  <w:pPr>
                    <w:pStyle w:val="Bibliography"/>
                  </w:pPr>
                </w:pPrChange>
              </w:pPr>
              <w:ins w:id="4665" w:author="Orion" w:date="2011-08-02T14:14:00Z">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ins>
            </w:p>
            <w:p w14:paraId="7E6EE899" w14:textId="77777777" w:rsidR="003C6792" w:rsidRDefault="003C6792" w:rsidP="003C6792">
              <w:pPr>
                <w:pStyle w:val="Bibliography"/>
                <w:rPr>
                  <w:ins w:id="4666" w:author="Orion" w:date="2011-08-02T14:14:00Z"/>
                  <w:noProof/>
                  <w:lang w:val="en-US"/>
                </w:rPr>
                <w:pPrChange w:id="4667" w:author="Orion" w:date="2011-08-02T14:14:00Z">
                  <w:pPr>
                    <w:pStyle w:val="Bibliography"/>
                  </w:pPr>
                </w:pPrChange>
              </w:pPr>
              <w:ins w:id="4668" w:author="Orion" w:date="2011-08-02T14:14:00Z">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Data and Knowledge Systems Group, Delft University of Technology, The Netherlands. 2003.</w:t>
                </w:r>
              </w:ins>
            </w:p>
            <w:p w14:paraId="7FDE2FB6" w14:textId="77777777" w:rsidR="003C6792" w:rsidRDefault="003C6792" w:rsidP="003C6792">
              <w:pPr>
                <w:pStyle w:val="Bibliography"/>
                <w:rPr>
                  <w:ins w:id="4669" w:author="Orion" w:date="2011-08-02T14:14:00Z"/>
                  <w:noProof/>
                  <w:lang w:val="en-US"/>
                </w:rPr>
                <w:pPrChange w:id="4670" w:author="Orion" w:date="2011-08-02T14:14:00Z">
                  <w:pPr>
                    <w:pStyle w:val="Bibliography"/>
                  </w:pPr>
                </w:pPrChange>
              </w:pPr>
              <w:ins w:id="4671" w:author="Orion" w:date="2011-08-02T14:14:00Z">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w:t>
                </w:r>
                <w:r>
                  <w:rPr>
                    <w:noProof/>
                    <w:lang w:val="en-US"/>
                  </w:rPr>
                  <w:lastRenderedPageBreak/>
                  <w:t>Manchester, UK : s.n., 2001. 3rd British Conference on Autonomous Mobile Robots and Autonomous Systems - Towards Intelligent Mobile Robots (TIMR 01). pp. 1-8.</w:t>
                </w:r>
              </w:ins>
            </w:p>
            <w:p w14:paraId="09D95C52" w14:textId="77777777" w:rsidR="003C6792" w:rsidRDefault="003C6792" w:rsidP="003C6792">
              <w:pPr>
                <w:pStyle w:val="Bibliography"/>
                <w:rPr>
                  <w:ins w:id="4672" w:author="Orion" w:date="2011-08-02T14:14:00Z"/>
                  <w:noProof/>
                  <w:lang w:val="en-US"/>
                </w:rPr>
                <w:pPrChange w:id="4673" w:author="Orion" w:date="2011-08-02T14:14:00Z">
                  <w:pPr>
                    <w:pStyle w:val="Bibliography"/>
                  </w:pPr>
                </w:pPrChange>
              </w:pPr>
              <w:ins w:id="4674" w:author="Orion" w:date="2011-08-02T14:14:00Z">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ins>
            </w:p>
            <w:p w14:paraId="72B76B5C" w14:textId="77777777" w:rsidR="003C6792" w:rsidRDefault="003C6792" w:rsidP="003C6792">
              <w:pPr>
                <w:pStyle w:val="Bibliography"/>
                <w:rPr>
                  <w:ins w:id="4675" w:author="Orion" w:date="2011-08-02T14:14:00Z"/>
                  <w:noProof/>
                  <w:lang w:val="en-US"/>
                </w:rPr>
                <w:pPrChange w:id="4676" w:author="Orion" w:date="2011-08-02T14:14:00Z">
                  <w:pPr>
                    <w:pStyle w:val="Bibliography"/>
                  </w:pPr>
                </w:pPrChange>
              </w:pPr>
              <w:ins w:id="4677" w:author="Orion" w:date="2011-08-02T14:14:00Z">
                <w:r>
                  <w:rPr>
                    <w:noProof/>
                    <w:lang w:val="en-US"/>
                  </w:rPr>
                  <w:t xml:space="preserve">49. </w:t>
                </w:r>
                <w:r>
                  <w:rPr>
                    <w:b/>
                    <w:bCs/>
                    <w:noProof/>
                    <w:lang w:val="en-US"/>
                  </w:rPr>
                  <w:t>MathWorks.</w:t>
                </w:r>
                <w:r>
                  <w:rPr>
                    <w:noProof/>
                    <w:lang w:val="en-US"/>
                  </w:rPr>
                  <w:t xml:space="preserve"> Simulink. [Online] 2011. [Cited: Septiembre 1, 2011.] http://www.mathworks.com/products/simulink/.</w:t>
                </w:r>
              </w:ins>
            </w:p>
            <w:p w14:paraId="019EA3C2" w14:textId="77777777" w:rsidR="003C6792" w:rsidRDefault="003C6792" w:rsidP="003C6792">
              <w:pPr>
                <w:pStyle w:val="Bibliography"/>
                <w:rPr>
                  <w:ins w:id="4678" w:author="Orion" w:date="2011-08-02T14:14:00Z"/>
                  <w:noProof/>
                  <w:lang w:val="en-US"/>
                </w:rPr>
                <w:pPrChange w:id="4679" w:author="Orion" w:date="2011-08-02T14:14:00Z">
                  <w:pPr>
                    <w:pStyle w:val="Bibliography"/>
                  </w:pPr>
                </w:pPrChange>
              </w:pPr>
              <w:ins w:id="4680" w:author="Orion" w:date="2011-08-02T14:14:00Z">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ins>
            </w:p>
            <w:p w14:paraId="3DFCFC5A" w14:textId="77777777" w:rsidR="003C6792" w:rsidRDefault="003C6792" w:rsidP="003C6792">
              <w:pPr>
                <w:pStyle w:val="Bibliography"/>
                <w:rPr>
                  <w:ins w:id="4681" w:author="Orion" w:date="2011-08-02T14:14:00Z"/>
                  <w:noProof/>
                  <w:lang w:val="en-US"/>
                </w:rPr>
                <w:pPrChange w:id="4682" w:author="Orion" w:date="2011-08-02T14:14:00Z">
                  <w:pPr>
                    <w:pStyle w:val="Bibliography"/>
                  </w:pPr>
                </w:pPrChange>
              </w:pPr>
              <w:ins w:id="4683" w:author="Orion" w:date="2011-08-02T14:14:00Z">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ins>
            </w:p>
            <w:p w14:paraId="2D69EF5A" w14:textId="77777777" w:rsidR="003C6792" w:rsidRDefault="003C6792" w:rsidP="003C6792">
              <w:pPr>
                <w:pStyle w:val="Bibliography"/>
                <w:rPr>
                  <w:ins w:id="4684" w:author="Orion" w:date="2011-08-02T14:14:00Z"/>
                  <w:noProof/>
                  <w:lang w:val="en-US"/>
                </w:rPr>
                <w:pPrChange w:id="4685" w:author="Orion" w:date="2011-08-02T14:14:00Z">
                  <w:pPr>
                    <w:pStyle w:val="Bibliography"/>
                  </w:pPr>
                </w:pPrChange>
              </w:pPr>
              <w:ins w:id="4686" w:author="Orion" w:date="2011-08-02T14:14:00Z">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ins>
            </w:p>
            <w:p w14:paraId="541008CA" w14:textId="77777777" w:rsidR="003C6792" w:rsidRDefault="003C6792" w:rsidP="003C6792">
              <w:pPr>
                <w:pStyle w:val="Bibliography"/>
                <w:rPr>
                  <w:ins w:id="4687" w:author="Orion" w:date="2011-08-02T14:14:00Z"/>
                  <w:noProof/>
                  <w:lang w:val="en-US"/>
                </w:rPr>
                <w:pPrChange w:id="4688" w:author="Orion" w:date="2011-08-02T14:14:00Z">
                  <w:pPr>
                    <w:pStyle w:val="Bibliography"/>
                  </w:pPr>
                </w:pPrChange>
              </w:pPr>
              <w:ins w:id="4689" w:author="Orion" w:date="2011-08-02T14:14:00Z">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ins>
            </w:p>
            <w:p w14:paraId="062E16F6" w14:textId="77777777" w:rsidR="003C6792" w:rsidRDefault="003C6792" w:rsidP="003C6792">
              <w:pPr>
                <w:pStyle w:val="Bibliography"/>
                <w:rPr>
                  <w:ins w:id="4690" w:author="Orion" w:date="2011-08-02T14:14:00Z"/>
                  <w:noProof/>
                  <w:lang w:val="en-US"/>
                </w:rPr>
                <w:pPrChange w:id="4691" w:author="Orion" w:date="2011-08-02T14:14:00Z">
                  <w:pPr>
                    <w:pStyle w:val="Bibliography"/>
                  </w:pPr>
                </w:pPrChange>
              </w:pPr>
              <w:ins w:id="4692" w:author="Orion" w:date="2011-08-02T14:14:00Z">
                <w:r>
                  <w:rPr>
                    <w:noProof/>
                    <w:lang w:val="en-US"/>
                  </w:rPr>
                  <w:t xml:space="preserve">54. </w:t>
                </w:r>
                <w:r>
                  <w:rPr>
                    <w:b/>
                    <w:bCs/>
                    <w:noProof/>
                    <w:lang w:val="en-US"/>
                  </w:rPr>
                  <w:t>Flight Explorer Inc.</w:t>
                </w:r>
                <w:r>
                  <w:rPr>
                    <w:noProof/>
                    <w:lang w:val="en-US"/>
                  </w:rPr>
                  <w:t xml:space="preserve"> Flight Explorer. [Online] [Cited: September 1, 2011.] http://www.flightexplorer.com/.</w:t>
                </w:r>
              </w:ins>
            </w:p>
            <w:p w14:paraId="31338C39" w14:textId="77777777" w:rsidR="003C6792" w:rsidRDefault="003C6792" w:rsidP="003C6792">
              <w:pPr>
                <w:pStyle w:val="Bibliography"/>
                <w:rPr>
                  <w:ins w:id="4693" w:author="Orion" w:date="2011-08-02T14:14:00Z"/>
                  <w:noProof/>
                  <w:lang w:val="en-US"/>
                </w:rPr>
                <w:pPrChange w:id="4694" w:author="Orion" w:date="2011-08-02T14:14:00Z">
                  <w:pPr>
                    <w:pStyle w:val="Bibliography"/>
                  </w:pPr>
                </w:pPrChange>
              </w:pPr>
              <w:ins w:id="4695" w:author="Orion" w:date="2011-08-02T14:14:00Z">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ins>
            </w:p>
            <w:p w14:paraId="21972AAB" w14:textId="77777777" w:rsidR="003C6792" w:rsidRDefault="003C6792" w:rsidP="003C6792">
              <w:pPr>
                <w:pStyle w:val="Bibliography"/>
                <w:rPr>
                  <w:ins w:id="4696" w:author="Orion" w:date="2011-08-02T14:14:00Z"/>
                  <w:noProof/>
                  <w:lang w:val="en-US"/>
                </w:rPr>
                <w:pPrChange w:id="4697" w:author="Orion" w:date="2011-08-02T14:14:00Z">
                  <w:pPr>
                    <w:pStyle w:val="Bibliography"/>
                  </w:pPr>
                </w:pPrChange>
              </w:pPr>
              <w:ins w:id="4698" w:author="Orion" w:date="2011-08-02T14:14:00Z">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ins>
            </w:p>
            <w:p w14:paraId="3F4CB24B" w14:textId="77777777" w:rsidR="003C6792" w:rsidRDefault="003C6792" w:rsidP="003C6792">
              <w:pPr>
                <w:pStyle w:val="Bibliography"/>
                <w:rPr>
                  <w:ins w:id="4699" w:author="Orion" w:date="2011-08-02T14:14:00Z"/>
                  <w:noProof/>
                  <w:lang w:val="en-US"/>
                </w:rPr>
                <w:pPrChange w:id="4700" w:author="Orion" w:date="2011-08-02T14:14:00Z">
                  <w:pPr>
                    <w:pStyle w:val="Bibliography"/>
                  </w:pPr>
                </w:pPrChange>
              </w:pPr>
              <w:ins w:id="4701" w:author="Orion" w:date="2011-08-02T14:14:00Z">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ins>
            </w:p>
            <w:p w14:paraId="7C60CEB8" w14:textId="77777777" w:rsidR="003C6792" w:rsidRDefault="003C6792" w:rsidP="003C6792">
              <w:pPr>
                <w:pStyle w:val="Bibliography"/>
                <w:rPr>
                  <w:ins w:id="4702" w:author="Orion" w:date="2011-08-02T14:14:00Z"/>
                  <w:noProof/>
                  <w:lang w:val="en-US"/>
                </w:rPr>
                <w:pPrChange w:id="4703" w:author="Orion" w:date="2011-08-02T14:14:00Z">
                  <w:pPr>
                    <w:pStyle w:val="Bibliography"/>
                  </w:pPr>
                </w:pPrChange>
              </w:pPr>
              <w:ins w:id="4704" w:author="Orion" w:date="2011-08-02T14:14:00Z">
                <w:r>
                  <w:rPr>
                    <w:noProof/>
                    <w:lang w:val="en-US"/>
                  </w:rPr>
                  <w:t xml:space="preserve">58.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ins>
            </w:p>
            <w:p w14:paraId="28E76321" w14:textId="77777777" w:rsidR="003C6792" w:rsidRDefault="003C6792" w:rsidP="003C6792">
              <w:pPr>
                <w:pStyle w:val="Bibliography"/>
                <w:rPr>
                  <w:ins w:id="4705" w:author="Orion" w:date="2011-08-02T14:14:00Z"/>
                  <w:noProof/>
                  <w:lang w:val="en-US"/>
                </w:rPr>
                <w:pPrChange w:id="4706" w:author="Orion" w:date="2011-08-02T14:14:00Z">
                  <w:pPr>
                    <w:pStyle w:val="Bibliography"/>
                  </w:pPr>
                </w:pPrChange>
              </w:pPr>
              <w:ins w:id="4707" w:author="Orion" w:date="2011-08-02T14:14:00Z">
                <w:r>
                  <w:rPr>
                    <w:noProof/>
                    <w:lang w:val="en-US"/>
                  </w:rPr>
                  <w:t xml:space="preserve">59.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ins>
            </w:p>
            <w:p w14:paraId="4FD2AD3F" w14:textId="77777777" w:rsidR="003C6792" w:rsidRDefault="003C6792" w:rsidP="003C6792">
              <w:pPr>
                <w:pStyle w:val="Bibliography"/>
                <w:rPr>
                  <w:ins w:id="4708" w:author="Orion" w:date="2011-08-02T14:14:00Z"/>
                  <w:noProof/>
                  <w:lang w:val="en-US"/>
                </w:rPr>
                <w:pPrChange w:id="4709" w:author="Orion" w:date="2011-08-02T14:14:00Z">
                  <w:pPr>
                    <w:pStyle w:val="Bibliography"/>
                  </w:pPr>
                </w:pPrChange>
              </w:pPr>
              <w:ins w:id="4710" w:author="Orion" w:date="2011-08-02T14:14:00Z">
                <w:r>
                  <w:rPr>
                    <w:noProof/>
                    <w:lang w:val="en-US"/>
                  </w:rPr>
                  <w:t>60. Directory of Waypoints in Spain. [Online] [Cited: September 1, 2011.] http://www.fallingrain.com/world/SP/waypoints.html.</w:t>
                </w:r>
              </w:ins>
            </w:p>
            <w:p w14:paraId="604D35EF" w14:textId="77777777" w:rsidR="003C6792" w:rsidRDefault="003C6792" w:rsidP="003C6792">
              <w:pPr>
                <w:pStyle w:val="Bibliography"/>
                <w:rPr>
                  <w:ins w:id="4711" w:author="Orion" w:date="2011-08-02T14:14:00Z"/>
                  <w:noProof/>
                  <w:lang w:val="en-US"/>
                </w:rPr>
                <w:pPrChange w:id="4712" w:author="Orion" w:date="2011-08-02T14:14:00Z">
                  <w:pPr>
                    <w:pStyle w:val="Bibliography"/>
                  </w:pPr>
                </w:pPrChange>
              </w:pPr>
              <w:ins w:id="4713" w:author="Orion" w:date="2011-08-02T14:14:00Z">
                <w:r>
                  <w:rPr>
                    <w:noProof/>
                    <w:lang w:val="en-US"/>
                  </w:rPr>
                  <w:t>61. Dimensions &amp; key data for A-320. [Online] [Cited: September 1, 2011.] http://www.airbus.com/aircraftfamilies/passengeraircraft/a320family/a320/specifications/#details.</w:t>
                </w:r>
              </w:ins>
            </w:p>
            <w:p w14:paraId="0D1AE8D2" w14:textId="77777777" w:rsidR="003C6792" w:rsidRDefault="003C6792" w:rsidP="003C6792">
              <w:pPr>
                <w:pStyle w:val="Bibliography"/>
                <w:rPr>
                  <w:ins w:id="4714" w:author="Orion" w:date="2011-08-02T14:14:00Z"/>
                  <w:noProof/>
                  <w:lang w:val="en-US"/>
                </w:rPr>
                <w:pPrChange w:id="4715" w:author="Orion" w:date="2011-08-02T14:14:00Z">
                  <w:pPr>
                    <w:pStyle w:val="Bibliography"/>
                  </w:pPr>
                </w:pPrChange>
              </w:pPr>
              <w:ins w:id="4716" w:author="Orion" w:date="2011-08-02T14:14:00Z">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ins>
            </w:p>
            <w:p w14:paraId="5C626F58" w14:textId="77777777" w:rsidR="003C6792" w:rsidRDefault="003C6792" w:rsidP="003C6792">
              <w:pPr>
                <w:pStyle w:val="Bibliography"/>
                <w:rPr>
                  <w:ins w:id="4717" w:author="Orion" w:date="2011-08-02T14:14:00Z"/>
                  <w:noProof/>
                  <w:lang w:val="en-US"/>
                </w:rPr>
                <w:pPrChange w:id="4718" w:author="Orion" w:date="2011-08-02T14:14:00Z">
                  <w:pPr>
                    <w:pStyle w:val="Bibliography"/>
                  </w:pPr>
                </w:pPrChange>
              </w:pPr>
              <w:ins w:id="4719" w:author="Orion" w:date="2011-08-02T14:14:00Z">
                <w:r w:rsidRPr="00D94FB6">
                  <w:rPr>
                    <w:noProof/>
                    <w:rPrChange w:id="4720" w:author="Orion" w:date="2011-08-02T14:15:00Z">
                      <w:rPr>
                        <w:noProof/>
                        <w:lang w:val="en-US"/>
                      </w:rPr>
                    </w:rPrChange>
                  </w:rPr>
                  <w:t xml:space="preserve">63. </w:t>
                </w:r>
                <w:r w:rsidRPr="00D94FB6">
                  <w:rPr>
                    <w:b/>
                    <w:bCs/>
                    <w:noProof/>
                    <w:rPrChange w:id="4721" w:author="Orion" w:date="2011-08-02T14:15:00Z">
                      <w:rPr>
                        <w:b/>
                        <w:bCs/>
                        <w:noProof/>
                        <w:lang w:val="en-US"/>
                      </w:rPr>
                    </w:rPrChange>
                  </w:rPr>
                  <w:t>Iberia Líneas Aéreas de España, S.A.</w:t>
                </w:r>
                <w:r w:rsidRPr="00D94FB6">
                  <w:rPr>
                    <w:noProof/>
                    <w:rPrChange w:id="4722" w:author="Orion" w:date="2011-08-02T14:15:00Z">
                      <w:rPr>
                        <w:noProof/>
                        <w:lang w:val="en-US"/>
                      </w:rPr>
                    </w:rPrChange>
                  </w:rPr>
                  <w:t xml:space="preserve"> Flota de Iberia en el Grupo Iberia. </w:t>
                </w:r>
                <w:r>
                  <w:rPr>
                    <w:noProof/>
                    <w:lang w:val="en-US"/>
                  </w:rPr>
                  <w:t>[Online] [Cited: September 1, 2011.] http://grupo.iberia.es/portal/site/grupoiberia/menuitem.2f3f71d6b9bcb13a485771fbf34e51ca/.</w:t>
                </w:r>
              </w:ins>
            </w:p>
            <w:p w14:paraId="47565F81" w14:textId="77777777" w:rsidR="003C6792" w:rsidRDefault="003C6792" w:rsidP="003C6792">
              <w:pPr>
                <w:pStyle w:val="Bibliography"/>
                <w:rPr>
                  <w:ins w:id="4723" w:author="Orion" w:date="2011-08-02T14:14:00Z"/>
                  <w:noProof/>
                  <w:lang w:val="en-US"/>
                </w:rPr>
                <w:pPrChange w:id="4724" w:author="Orion" w:date="2011-08-02T14:14:00Z">
                  <w:pPr>
                    <w:pStyle w:val="Bibliography"/>
                  </w:pPr>
                </w:pPrChange>
              </w:pPr>
              <w:ins w:id="4725" w:author="Orion" w:date="2011-08-02T14:14:00Z">
                <w:r>
                  <w:rPr>
                    <w:noProof/>
                    <w:lang w:val="en-US"/>
                  </w:rPr>
                  <w:t xml:space="preserve">64.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ins>
            </w:p>
            <w:p w14:paraId="579ABE37" w14:textId="77777777" w:rsidR="003C6792" w:rsidRDefault="003C6792" w:rsidP="003C6792">
              <w:pPr>
                <w:pStyle w:val="Bibliography"/>
                <w:rPr>
                  <w:ins w:id="4726" w:author="Orion" w:date="2011-08-02T14:14:00Z"/>
                  <w:noProof/>
                  <w:lang w:val="en-US"/>
                </w:rPr>
                <w:pPrChange w:id="4727" w:author="Orion" w:date="2011-08-02T14:14:00Z">
                  <w:pPr>
                    <w:pStyle w:val="Bibliography"/>
                  </w:pPr>
                </w:pPrChange>
              </w:pPr>
              <w:ins w:id="4728" w:author="Orion" w:date="2011-08-02T14:14:00Z">
                <w:r>
                  <w:rPr>
                    <w:noProof/>
                    <w:lang w:val="en-US"/>
                  </w:rPr>
                  <w:t xml:space="preserve">65. </w:t>
                </w:r>
                <w:r>
                  <w:rPr>
                    <w:b/>
                    <w:bCs/>
                    <w:noProof/>
                    <w:lang w:val="en-US"/>
                  </w:rPr>
                  <w:t>Macal, C.M. and North, M.J.</w:t>
                </w:r>
                <w:r>
                  <w:rPr>
                    <w:noProof/>
                    <w:lang w:val="en-US"/>
                  </w:rPr>
                  <w:t xml:space="preserve"> Tutorial on agent-based modelling and simulation. s.l. : Nature Publishing Group, 2010, Vol. 4, pp. 151-162.</w:t>
                </w:r>
              </w:ins>
            </w:p>
            <w:p w14:paraId="66802277" w14:textId="77777777" w:rsidR="003C6792" w:rsidRDefault="003C6792" w:rsidP="003C6792">
              <w:pPr>
                <w:pStyle w:val="Bibliography"/>
                <w:rPr>
                  <w:ins w:id="4729" w:author="Orion" w:date="2011-08-02T14:14:00Z"/>
                  <w:noProof/>
                  <w:lang w:val="en-US"/>
                </w:rPr>
                <w:pPrChange w:id="4730" w:author="Orion" w:date="2011-08-02T14:14:00Z">
                  <w:pPr>
                    <w:pStyle w:val="Bibliography"/>
                  </w:pPr>
                </w:pPrChange>
              </w:pPr>
              <w:ins w:id="4731" w:author="Orion" w:date="2011-08-02T14:14:00Z">
                <w:r>
                  <w:rPr>
                    <w:noProof/>
                    <w:lang w:val="en-US"/>
                  </w:rPr>
                  <w:t xml:space="preserve">66.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w:t>
                </w:r>
                <w:r>
                  <w:rPr>
                    <w:noProof/>
                    <w:lang w:val="en-US"/>
                  </w:rPr>
                  <w:lastRenderedPageBreak/>
                  <w:t>on Computing. pp. 167-173.</w:t>
                </w:r>
              </w:ins>
            </w:p>
            <w:p w14:paraId="5CB70AF1" w14:textId="77777777" w:rsidR="003C6792" w:rsidRDefault="003C6792" w:rsidP="003C6792">
              <w:pPr>
                <w:pStyle w:val="Bibliography"/>
                <w:rPr>
                  <w:ins w:id="4732" w:author="Orion" w:date="2011-08-02T14:14:00Z"/>
                  <w:noProof/>
                  <w:lang w:val="en-US"/>
                </w:rPr>
                <w:pPrChange w:id="4733" w:author="Orion" w:date="2011-08-02T14:14:00Z">
                  <w:pPr>
                    <w:pStyle w:val="Bibliography"/>
                  </w:pPr>
                </w:pPrChange>
              </w:pPr>
              <w:ins w:id="4734" w:author="Orion" w:date="2011-08-02T14:14:00Z">
                <w:r>
                  <w:rPr>
                    <w:noProof/>
                    <w:lang w:val="en-US"/>
                  </w:rPr>
                  <w:t xml:space="preserve">67. </w:t>
                </w:r>
                <w:r>
                  <w:rPr>
                    <w:b/>
                    <w:bCs/>
                    <w:noProof/>
                    <w:lang w:val="en-US"/>
                  </w:rPr>
                  <w:t>Reenskau, T.M.H.</w:t>
                </w:r>
                <w:r>
                  <w:rPr>
                    <w:noProof/>
                    <w:lang w:val="en-US"/>
                  </w:rPr>
                  <w:t xml:space="preserve"> MVC XEROX PARC 1978-79. [Online] [Cited: September 1, 2011.] http://heim.ifi.uio.no/~trygver/themes/mvc/mvc-index.html.</w:t>
                </w:r>
              </w:ins>
            </w:p>
            <w:p w14:paraId="752BA5FA" w14:textId="77777777" w:rsidR="003C6792" w:rsidRDefault="003C6792" w:rsidP="003C6792">
              <w:pPr>
                <w:pStyle w:val="Bibliography"/>
                <w:rPr>
                  <w:ins w:id="4735" w:author="Orion" w:date="2011-08-02T14:14:00Z"/>
                  <w:noProof/>
                  <w:lang w:val="en-US"/>
                </w:rPr>
                <w:pPrChange w:id="4736" w:author="Orion" w:date="2011-08-02T14:14:00Z">
                  <w:pPr>
                    <w:pStyle w:val="Bibliography"/>
                  </w:pPr>
                </w:pPrChange>
              </w:pPr>
              <w:ins w:id="4737" w:author="Orion" w:date="2011-08-02T14:14:00Z">
                <w:r>
                  <w:rPr>
                    <w:noProof/>
                    <w:lang w:val="en-US"/>
                  </w:rPr>
                  <w:t xml:space="preserve">68. </w:t>
                </w:r>
                <w:r>
                  <w:rPr>
                    <w:i/>
                    <w:iCs/>
                    <w:noProof/>
                    <w:lang w:val="en-US"/>
                  </w:rPr>
                  <w:t xml:space="preserve">Quick Prototyping and Simulation with the INGENIAS Agent Framework. </w:t>
                </w:r>
                <w:r w:rsidRPr="00D94FB6">
                  <w:rPr>
                    <w:b/>
                    <w:bCs/>
                    <w:noProof/>
                    <w:rPrChange w:id="4738" w:author="Orion" w:date="2011-08-02T14:15:00Z">
                      <w:rPr>
                        <w:b/>
                        <w:bCs/>
                        <w:noProof/>
                        <w:lang w:val="en-US"/>
                      </w:rPr>
                    </w:rPrChange>
                  </w:rPr>
                  <w:t>Gómez-Sanz, J.J., Rodríguez-Fernández, C. and Pavón, J.</w:t>
                </w:r>
                <w:r w:rsidRPr="00D94FB6">
                  <w:rPr>
                    <w:noProof/>
                    <w:rPrChange w:id="4739" w:author="Orion" w:date="2011-08-02T14:15:00Z">
                      <w:rPr>
                        <w:noProof/>
                        <w:lang w:val="en-US"/>
                      </w:rPr>
                    </w:rPrChange>
                  </w:rPr>
                  <w:t xml:space="preserve"> Turin, Italy : s.n., 2009. </w:t>
                </w:r>
                <w:r>
                  <w:rPr>
                    <w:noProof/>
                    <w:lang w:val="en-US"/>
                  </w:rPr>
                  <w:t>Proceedings of the Second Multi-Agent Logics, Languages, and Organisations Federated Workshops;.</w:t>
                </w:r>
              </w:ins>
            </w:p>
            <w:p w14:paraId="268B4D46" w14:textId="77777777" w:rsidR="003C6792" w:rsidRDefault="003C6792" w:rsidP="003C6792">
              <w:pPr>
                <w:pStyle w:val="Bibliography"/>
                <w:rPr>
                  <w:ins w:id="4740" w:author="Orion" w:date="2011-08-02T14:14:00Z"/>
                  <w:noProof/>
                  <w:lang w:val="en-US"/>
                </w:rPr>
                <w:pPrChange w:id="4741" w:author="Orion" w:date="2011-08-02T14:14:00Z">
                  <w:pPr>
                    <w:pStyle w:val="Bibliography"/>
                  </w:pPr>
                </w:pPrChange>
              </w:pPr>
              <w:ins w:id="4742" w:author="Orion" w:date="2011-08-02T14:14:00Z">
                <w:r>
                  <w:rPr>
                    <w:noProof/>
                    <w:lang w:val="en-US"/>
                  </w:rPr>
                  <w:t>69. World Wind Java SDK. [Online] [Cited: September 1, 2011.] http://worldwind.arc.nasa.gov/java/.</w:t>
                </w:r>
              </w:ins>
            </w:p>
            <w:p w14:paraId="49204E2C" w14:textId="77777777" w:rsidR="003C6792" w:rsidRDefault="003C6792" w:rsidP="003C6792">
              <w:pPr>
                <w:pStyle w:val="Bibliography"/>
                <w:rPr>
                  <w:ins w:id="4743" w:author="Orion" w:date="2011-08-02T14:14:00Z"/>
                  <w:noProof/>
                  <w:lang w:val="en-US"/>
                </w:rPr>
                <w:pPrChange w:id="4744" w:author="Orion" w:date="2011-08-02T14:14:00Z">
                  <w:pPr>
                    <w:pStyle w:val="Bibliography"/>
                  </w:pPr>
                </w:pPrChange>
              </w:pPr>
              <w:ins w:id="4745" w:author="Orion" w:date="2011-08-02T14:14:00Z">
                <w:r>
                  <w:rPr>
                    <w:noProof/>
                    <w:lang w:val="en-US"/>
                  </w:rPr>
                  <w:t xml:space="preserve">70.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ins>
            </w:p>
            <w:p w14:paraId="7763BC5B" w14:textId="77777777" w:rsidR="003C6792" w:rsidRDefault="003C6792" w:rsidP="003C6792">
              <w:pPr>
                <w:pStyle w:val="Bibliography"/>
                <w:rPr>
                  <w:ins w:id="4746" w:author="Orion" w:date="2011-08-02T14:14:00Z"/>
                  <w:noProof/>
                  <w:lang w:val="en-US"/>
                </w:rPr>
                <w:pPrChange w:id="4747" w:author="Orion" w:date="2011-08-02T14:14:00Z">
                  <w:pPr>
                    <w:pStyle w:val="Bibliography"/>
                  </w:pPr>
                </w:pPrChange>
              </w:pPr>
              <w:ins w:id="4748" w:author="Orion" w:date="2011-08-02T14:14:00Z">
                <w:r>
                  <w:rPr>
                    <w:noProof/>
                    <w:lang w:val="en-US"/>
                  </w:rPr>
                  <w:t xml:space="preserve">71.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ins>
            </w:p>
            <w:p w14:paraId="483DEF1C" w14:textId="77777777" w:rsidR="003C6792" w:rsidRDefault="003C6792" w:rsidP="003C6792">
              <w:pPr>
                <w:pStyle w:val="Bibliography"/>
                <w:rPr>
                  <w:ins w:id="4749" w:author="Orion" w:date="2011-08-02T14:14:00Z"/>
                  <w:noProof/>
                  <w:lang w:val="en-US"/>
                </w:rPr>
                <w:pPrChange w:id="4750" w:author="Orion" w:date="2011-08-02T14:14:00Z">
                  <w:pPr>
                    <w:pStyle w:val="Bibliography"/>
                  </w:pPr>
                </w:pPrChange>
              </w:pPr>
              <w:ins w:id="4751" w:author="Orion" w:date="2011-08-02T14:14:00Z">
                <w:r>
                  <w:rPr>
                    <w:noProof/>
                    <w:lang w:val="en-US"/>
                  </w:rPr>
                  <w:t xml:space="preserve">72.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ins>
            </w:p>
            <w:p w14:paraId="0B0AEF59" w14:textId="77777777" w:rsidR="003C6792" w:rsidRDefault="003C6792" w:rsidP="003C6792">
              <w:pPr>
                <w:pStyle w:val="Bibliography"/>
                <w:rPr>
                  <w:ins w:id="4752" w:author="Orion" w:date="2011-08-02T14:14:00Z"/>
                  <w:noProof/>
                  <w:lang w:val="en-US"/>
                </w:rPr>
                <w:pPrChange w:id="4753" w:author="Orion" w:date="2011-08-02T14:14:00Z">
                  <w:pPr>
                    <w:pStyle w:val="Bibliography"/>
                  </w:pPr>
                </w:pPrChange>
              </w:pPr>
              <w:ins w:id="4754" w:author="Orion" w:date="2011-08-02T14:14:00Z">
                <w:r>
                  <w:rPr>
                    <w:noProof/>
                    <w:lang w:val="en-US"/>
                  </w:rPr>
                  <w:t xml:space="preserve">73. </w:t>
                </w:r>
                <w:r>
                  <w:rPr>
                    <w:b/>
                    <w:bCs/>
                    <w:noProof/>
                    <w:lang w:val="en-US"/>
                  </w:rPr>
                  <w:t>Botia, J. A., et al., et al.</w:t>
                </w:r>
                <w:r>
                  <w:rPr>
                    <w:noProof/>
                    <w:lang w:val="en-US"/>
                  </w:rPr>
                  <w:t xml:space="preserve"> The Ingenias Project: Methods and Tool For Developing Multiagent Systems. 2008, pp. 529-534.</w:t>
                </w:r>
              </w:ins>
            </w:p>
            <w:p w14:paraId="3D8CEB92" w14:textId="77777777" w:rsidR="003C6792" w:rsidRDefault="003C6792" w:rsidP="003C6792">
              <w:pPr>
                <w:pStyle w:val="Bibliography"/>
                <w:rPr>
                  <w:ins w:id="4755" w:author="Orion" w:date="2011-08-02T14:14:00Z"/>
                  <w:noProof/>
                  <w:lang w:val="en-US"/>
                </w:rPr>
                <w:pPrChange w:id="4756" w:author="Orion" w:date="2011-08-02T14:14:00Z">
                  <w:pPr>
                    <w:pStyle w:val="Bibliography"/>
                  </w:pPr>
                </w:pPrChange>
              </w:pPr>
              <w:ins w:id="4757" w:author="Orion" w:date="2011-08-02T14:14:00Z">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ins>
            </w:p>
            <w:p w14:paraId="661E9A3E" w14:textId="77777777" w:rsidR="00282451" w:rsidDel="002447D8" w:rsidRDefault="00282451" w:rsidP="003C6792">
              <w:pPr>
                <w:pStyle w:val="Bibliography"/>
                <w:rPr>
                  <w:del w:id="4758" w:author="Orion" w:date="2011-08-01T18:13:00Z"/>
                  <w:noProof/>
                  <w:lang w:val="en-US"/>
                </w:rPr>
                <w:pPrChange w:id="4759" w:author="Orion" w:date="2011-08-02T14:14:00Z">
                  <w:pPr>
                    <w:pStyle w:val="Bibliography"/>
                  </w:pPr>
                </w:pPrChange>
              </w:pPr>
              <w:del w:id="4760" w:author="Orion" w:date="2011-08-01T18:13:00Z">
                <w:r w:rsidDel="002447D8">
                  <w:rPr>
                    <w:noProof/>
                    <w:lang w:val="en-US"/>
                  </w:rPr>
                  <w:delText xml:space="preserve">1. </w:delText>
                </w:r>
                <w:r w:rsidDel="002447D8">
                  <w:rPr>
                    <w:b/>
                    <w:bCs/>
                    <w:noProof/>
                    <w:lang w:val="en-US"/>
                  </w:rPr>
                  <w:delText>Eurocontrol.</w:delText>
                </w:r>
                <w:r w:rsidDel="002447D8">
                  <w:rPr>
                    <w:noProof/>
                    <w:lang w:val="en-US"/>
                  </w:rPr>
                  <w:delText xml:space="preserve"> </w:delText>
                </w:r>
                <w:r w:rsidDel="002447D8">
                  <w:rPr>
                    <w:i/>
                    <w:iCs/>
                    <w:noProof/>
                    <w:lang w:val="en-US"/>
                  </w:rPr>
                  <w:delText xml:space="preserve">A vision for European Aviation. </w:delText>
                </w:r>
                <w:r w:rsidDel="002447D8">
                  <w:rPr>
                    <w:noProof/>
                    <w:lang w:val="en-US"/>
                  </w:rPr>
                  <w:delText>s.l. : Newdesk Communications Ltd., 2005.</w:delText>
                </w:r>
              </w:del>
            </w:p>
            <w:p w14:paraId="3F1028A5" w14:textId="77777777" w:rsidR="00282451" w:rsidDel="002447D8" w:rsidRDefault="00282451" w:rsidP="003C6792">
              <w:pPr>
                <w:pStyle w:val="Bibliography"/>
                <w:rPr>
                  <w:del w:id="4761" w:author="Orion" w:date="2011-08-01T18:13:00Z"/>
                  <w:noProof/>
                  <w:lang w:val="en-US"/>
                </w:rPr>
                <w:pPrChange w:id="4762" w:author="Orion" w:date="2011-08-02T14:14:00Z">
                  <w:pPr>
                    <w:pStyle w:val="Bibliography"/>
                  </w:pPr>
                </w:pPrChange>
              </w:pPr>
              <w:del w:id="4763" w:author="Orion" w:date="2011-08-01T18:13:00Z">
                <w:r w:rsidDel="002447D8">
                  <w:rPr>
                    <w:noProof/>
                    <w:lang w:val="en-US"/>
                  </w:rPr>
                  <w:delText xml:space="preserve">2. </w:delText>
                </w:r>
                <w:r w:rsidDel="002447D8">
                  <w:rPr>
                    <w:i/>
                    <w:iCs/>
                    <w:noProof/>
                    <w:lang w:val="en-US"/>
                  </w:rPr>
                  <w:delText xml:space="preserve">International urban systems and air passenger and cargo flows: some calculation. </w:delText>
                </w:r>
                <w:r w:rsidDel="002447D8">
                  <w:rPr>
                    <w:b/>
                    <w:bCs/>
                    <w:noProof/>
                    <w:lang w:val="en-US"/>
                  </w:rPr>
                  <w:delText>Matsumoto, H.</w:delText>
                </w:r>
                <w:r w:rsidDel="002447D8">
                  <w:rPr>
                    <w:noProof/>
                    <w:lang w:val="en-US"/>
                  </w:rPr>
                  <w:delText xml:space="preserve"> 4, s.l. : Elsevier, Journal of Air Transport Management, Vol. 10, pp. 239-247.</w:delText>
                </w:r>
              </w:del>
            </w:p>
            <w:p w14:paraId="69F41FE6" w14:textId="77777777" w:rsidR="00282451" w:rsidDel="002447D8" w:rsidRDefault="00282451" w:rsidP="003C6792">
              <w:pPr>
                <w:pStyle w:val="Bibliography"/>
                <w:rPr>
                  <w:del w:id="4764" w:author="Orion" w:date="2011-08-01T18:13:00Z"/>
                  <w:noProof/>
                  <w:lang w:val="en-US"/>
                </w:rPr>
                <w:pPrChange w:id="4765" w:author="Orion" w:date="2011-08-02T14:14:00Z">
                  <w:pPr>
                    <w:pStyle w:val="Bibliography"/>
                  </w:pPr>
                </w:pPrChange>
              </w:pPr>
              <w:del w:id="4766" w:author="Orion" w:date="2011-08-01T18:13:00Z">
                <w:r w:rsidDel="002447D8">
                  <w:rPr>
                    <w:noProof/>
                    <w:lang w:val="en-US"/>
                  </w:rPr>
                  <w:delText xml:space="preserve">3. </w:delText>
                </w:r>
                <w:r w:rsidDel="002447D8">
                  <w:rPr>
                    <w:i/>
                    <w:iCs/>
                    <w:noProof/>
                    <w:lang w:val="en-US"/>
                  </w:rPr>
                  <w:delText xml:space="preserve">Air traffic knowledge management policy. </w:delText>
                </w:r>
                <w:r w:rsidDel="002447D8">
                  <w:rPr>
                    <w:b/>
                    <w:bCs/>
                    <w:noProof/>
                    <w:lang w:val="en-US"/>
                  </w:rPr>
                  <w:delText>Iordanova, B.N.</w:delText>
                </w:r>
                <w:r w:rsidDel="002447D8">
                  <w:rPr>
                    <w:noProof/>
                    <w:lang w:val="en-US"/>
                  </w:rPr>
                  <w:delText xml:space="preserve"> 1, 2003, European Journal of Operational Research, Vol. 146, pp. 83-100.</w:delText>
                </w:r>
              </w:del>
            </w:p>
            <w:p w14:paraId="5578B237" w14:textId="77777777" w:rsidR="00282451" w:rsidDel="002447D8" w:rsidRDefault="00282451" w:rsidP="003C6792">
              <w:pPr>
                <w:pStyle w:val="Bibliography"/>
                <w:rPr>
                  <w:del w:id="4767" w:author="Orion" w:date="2011-08-01T18:13:00Z"/>
                  <w:noProof/>
                  <w:lang w:val="en-US"/>
                </w:rPr>
                <w:pPrChange w:id="4768" w:author="Orion" w:date="2011-08-02T14:14:00Z">
                  <w:pPr>
                    <w:pStyle w:val="Bibliography"/>
                  </w:pPr>
                </w:pPrChange>
              </w:pPr>
              <w:del w:id="4769" w:author="Orion" w:date="2011-08-01T18:13:00Z">
                <w:r w:rsidDel="002447D8">
                  <w:rPr>
                    <w:noProof/>
                    <w:lang w:val="en-US"/>
                  </w:rPr>
                  <w:delText xml:space="preserve">4. </w:delText>
                </w:r>
                <w:r w:rsidDel="002447D8">
                  <w:rPr>
                    <w:b/>
                    <w:bCs/>
                    <w:noProof/>
                    <w:lang w:val="en-US"/>
                  </w:rPr>
                  <w:delText>Roskam, J.</w:delText>
                </w:r>
                <w:r w:rsidDel="002447D8">
                  <w:rPr>
                    <w:noProof/>
                    <w:lang w:val="en-US"/>
                  </w:rPr>
                  <w:delText xml:space="preserve"> </w:delText>
                </w:r>
                <w:r w:rsidDel="002447D8">
                  <w:rPr>
                    <w:i/>
                    <w:iCs/>
                    <w:noProof/>
                    <w:lang w:val="en-US"/>
                  </w:rPr>
                  <w:delText xml:space="preserve">Airplane Flight Dynamics and Automatic Flight Controls. </w:delText>
                </w:r>
                <w:r w:rsidDel="002447D8">
                  <w:rPr>
                    <w:noProof/>
                    <w:lang w:val="en-US"/>
                  </w:rPr>
                  <w:delText>s.l. : Design, Analysis and Research Corporation (DARcorporation), 1995.</w:delText>
                </w:r>
              </w:del>
            </w:p>
            <w:p w14:paraId="1259C4E5" w14:textId="77777777" w:rsidR="00282451" w:rsidDel="002447D8" w:rsidRDefault="00282451" w:rsidP="003C6792">
              <w:pPr>
                <w:pStyle w:val="Bibliography"/>
                <w:rPr>
                  <w:del w:id="4770" w:author="Orion" w:date="2011-08-01T18:13:00Z"/>
                  <w:noProof/>
                  <w:lang w:val="en-US"/>
                </w:rPr>
                <w:pPrChange w:id="4771" w:author="Orion" w:date="2011-08-02T14:14:00Z">
                  <w:pPr>
                    <w:pStyle w:val="Bibliography"/>
                  </w:pPr>
                </w:pPrChange>
              </w:pPr>
              <w:del w:id="4772" w:author="Orion" w:date="2011-08-01T18:13:00Z">
                <w:r w:rsidDel="002447D8">
                  <w:rPr>
                    <w:noProof/>
                    <w:lang w:val="en-US"/>
                  </w:rPr>
                  <w:delText xml:space="preserve">5. </w:delText>
                </w:r>
                <w:r w:rsidDel="002447D8">
                  <w:rPr>
                    <w:b/>
                    <w:bCs/>
                    <w:noProof/>
                    <w:lang w:val="en-US"/>
                  </w:rPr>
                  <w:delText>Kazda, A. and Caves, R.E.</w:delText>
                </w:r>
                <w:r w:rsidDel="002447D8">
                  <w:rPr>
                    <w:noProof/>
                    <w:lang w:val="en-US"/>
                  </w:rPr>
                  <w:delText xml:space="preserve"> </w:delText>
                </w:r>
                <w:r w:rsidDel="002447D8">
                  <w:rPr>
                    <w:i/>
                    <w:iCs/>
                    <w:noProof/>
                    <w:lang w:val="en-US"/>
                  </w:rPr>
                  <w:delText xml:space="preserve">Airport design and operation. </w:delText>
                </w:r>
                <w:r w:rsidDel="002447D8">
                  <w:rPr>
                    <w:noProof/>
                    <w:lang w:val="en-US"/>
                  </w:rPr>
                  <w:delText>s.l. : Emerald Group Publishing, 2007.</w:delText>
                </w:r>
              </w:del>
            </w:p>
            <w:p w14:paraId="18E341A9" w14:textId="77777777" w:rsidR="00282451" w:rsidDel="002447D8" w:rsidRDefault="00282451" w:rsidP="003C6792">
              <w:pPr>
                <w:pStyle w:val="Bibliography"/>
                <w:rPr>
                  <w:del w:id="4773" w:author="Orion" w:date="2011-08-01T18:13:00Z"/>
                  <w:noProof/>
                  <w:lang w:val="en-US"/>
                </w:rPr>
                <w:pPrChange w:id="4774" w:author="Orion" w:date="2011-08-02T14:14:00Z">
                  <w:pPr>
                    <w:pStyle w:val="Bibliography"/>
                  </w:pPr>
                </w:pPrChange>
              </w:pPr>
              <w:del w:id="4775" w:author="Orion" w:date="2011-08-01T18:13:00Z">
                <w:r w:rsidDel="002447D8">
                  <w:rPr>
                    <w:noProof/>
                    <w:lang w:val="en-US"/>
                  </w:rPr>
                  <w:delText xml:space="preserve">6. </w:delText>
                </w:r>
                <w:r w:rsidDel="002447D8">
                  <w:rPr>
                    <w:i/>
                    <w:iCs/>
                    <w:noProof/>
                    <w:lang w:val="en-US"/>
                  </w:rPr>
                  <w:delText xml:space="preserve">Conflict Resolution for Air Traffic Management: A Study in Multi-Agent Hybrid Systems. </w:delText>
                </w:r>
                <w:r w:rsidDel="002447D8">
                  <w:rPr>
                    <w:b/>
                    <w:bCs/>
                    <w:noProof/>
                    <w:lang w:val="en-US"/>
                  </w:rPr>
                  <w:delText>Tomlin, C., Pappas, G.J. and Sastry, S.</w:delText>
                </w:r>
                <w:r w:rsidDel="002447D8">
                  <w:rPr>
                    <w:noProof/>
                    <w:lang w:val="en-US"/>
                  </w:rPr>
                  <w:delText xml:space="preserve"> 4, s.l. : IEEE, Abril 1998, IEEE Transactions on Automatic Control, Vol. 43, pp. 509-521.</w:delText>
                </w:r>
              </w:del>
            </w:p>
            <w:p w14:paraId="615ABA46" w14:textId="77777777" w:rsidR="00282451" w:rsidDel="002447D8" w:rsidRDefault="00282451" w:rsidP="003C6792">
              <w:pPr>
                <w:pStyle w:val="Bibliography"/>
                <w:rPr>
                  <w:del w:id="4776" w:author="Orion" w:date="2011-08-01T18:13:00Z"/>
                  <w:noProof/>
                  <w:lang w:val="en-US"/>
                </w:rPr>
                <w:pPrChange w:id="4777" w:author="Orion" w:date="2011-08-02T14:14:00Z">
                  <w:pPr>
                    <w:pStyle w:val="Bibliography"/>
                  </w:pPr>
                </w:pPrChange>
              </w:pPr>
              <w:del w:id="4778" w:author="Orion" w:date="2011-08-01T18:13:00Z">
                <w:r w:rsidDel="002447D8">
                  <w:rPr>
                    <w:noProof/>
                    <w:lang w:val="en-US"/>
                  </w:rPr>
                  <w:delText xml:space="preserve">7. </w:delText>
                </w:r>
                <w:r w:rsidDel="002447D8">
                  <w:rPr>
                    <w:i/>
                    <w:iCs/>
                    <w:noProof/>
                    <w:lang w:val="en-US"/>
                  </w:rPr>
                  <w:delText xml:space="preserve">Challenges of air traffic management research - Analysis, simulation, and field test. </w:delText>
                </w:r>
                <w:r w:rsidDel="002447D8">
                  <w:rPr>
                    <w:b/>
                    <w:bCs/>
                    <w:noProof/>
                    <w:lang w:val="en-US"/>
                  </w:rPr>
                  <w:delText>Denery, D.G., et al., et al.</w:delText>
                </w:r>
                <w:r w:rsidDel="002447D8">
                  <w:rPr>
                    <w:noProof/>
                    <w:lang w:val="en-US"/>
                  </w:rPr>
                  <w:delText xml:space="preserve"> s.l. : American Institute of Aeronautics and Astronautics (AIAA), 1997. 1997 AIAA Guidance, Navigation, and Control Conference.</w:delText>
                </w:r>
              </w:del>
            </w:p>
            <w:p w14:paraId="70A8ED03" w14:textId="77777777" w:rsidR="00282451" w:rsidDel="002447D8" w:rsidRDefault="00282451" w:rsidP="003C6792">
              <w:pPr>
                <w:pStyle w:val="Bibliography"/>
                <w:rPr>
                  <w:del w:id="4779" w:author="Orion" w:date="2011-08-01T18:13:00Z"/>
                  <w:noProof/>
                  <w:lang w:val="en-US"/>
                </w:rPr>
                <w:pPrChange w:id="4780" w:author="Orion" w:date="2011-08-02T14:14:00Z">
                  <w:pPr>
                    <w:pStyle w:val="Bibliography"/>
                  </w:pPr>
                </w:pPrChange>
              </w:pPr>
              <w:del w:id="4781" w:author="Orion" w:date="2011-08-01T18:13:00Z">
                <w:r w:rsidDel="002447D8">
                  <w:rPr>
                    <w:noProof/>
                    <w:lang w:val="en-US"/>
                  </w:rPr>
                  <w:delText xml:space="preserve">8. </w:delText>
                </w:r>
                <w:r w:rsidDel="002447D8">
                  <w:rPr>
                    <w:b/>
                    <w:bCs/>
                    <w:noProof/>
                    <w:lang w:val="en-US"/>
                  </w:rPr>
                  <w:delText>JSBSim.</w:delText>
                </w:r>
                <w:r w:rsidDel="002447D8">
                  <w:rPr>
                    <w:noProof/>
                    <w:lang w:val="en-US"/>
                  </w:rPr>
                  <w:delText xml:space="preserve"> JSBSim - Open Source Flight Dynamics Software Library. [Online] 2010. [Cited: Septiembre 01, 2011.] http://jsbsim.sourceforge.net/.</w:delText>
                </w:r>
              </w:del>
            </w:p>
            <w:p w14:paraId="1B998746" w14:textId="77777777" w:rsidR="00282451" w:rsidDel="002447D8" w:rsidRDefault="00282451" w:rsidP="003C6792">
              <w:pPr>
                <w:pStyle w:val="Bibliography"/>
                <w:rPr>
                  <w:del w:id="4782" w:author="Orion" w:date="2011-08-01T18:13:00Z"/>
                  <w:noProof/>
                  <w:lang w:val="en-US"/>
                </w:rPr>
                <w:pPrChange w:id="4783" w:author="Orion" w:date="2011-08-02T14:14:00Z">
                  <w:pPr>
                    <w:pStyle w:val="Bibliography"/>
                  </w:pPr>
                </w:pPrChange>
              </w:pPr>
              <w:del w:id="4784" w:author="Orion" w:date="2011-08-01T18:13:00Z">
                <w:r w:rsidDel="002447D8">
                  <w:rPr>
                    <w:noProof/>
                    <w:lang w:val="en-US"/>
                  </w:rPr>
                  <w:delText xml:space="preserve">9. </w:delText>
                </w:r>
                <w:r w:rsidDel="002447D8">
                  <w:rPr>
                    <w:b/>
                    <w:bCs/>
                    <w:noProof/>
                    <w:lang w:val="en-US"/>
                  </w:rPr>
                  <w:delText>FlightGear Flight Simulator.</w:delText>
                </w:r>
                <w:r w:rsidDel="002447D8">
                  <w:rPr>
                    <w:noProof/>
                    <w:lang w:val="en-US"/>
                  </w:rPr>
                  <w:delText xml:space="preserve"> FlightGear Flight Simulator. [Online] 2010. [Cited: Septiembre 01, 2011.] http://www.flightgear.org/.</w:delText>
                </w:r>
              </w:del>
            </w:p>
            <w:p w14:paraId="6BE75395" w14:textId="77777777" w:rsidR="00282451" w:rsidDel="002447D8" w:rsidRDefault="00282451" w:rsidP="003C6792">
              <w:pPr>
                <w:pStyle w:val="Bibliography"/>
                <w:rPr>
                  <w:del w:id="4785" w:author="Orion" w:date="2011-08-01T18:13:00Z"/>
                  <w:noProof/>
                  <w:lang w:val="en-US"/>
                </w:rPr>
                <w:pPrChange w:id="4786" w:author="Orion" w:date="2011-08-02T14:14:00Z">
                  <w:pPr>
                    <w:pStyle w:val="Bibliography"/>
                  </w:pPr>
                </w:pPrChange>
              </w:pPr>
              <w:del w:id="4787" w:author="Orion" w:date="2011-08-01T18:13:00Z">
                <w:r w:rsidDel="002447D8">
                  <w:rPr>
                    <w:noProof/>
                    <w:lang w:val="en-US"/>
                  </w:rPr>
                  <w:delText xml:space="preserve">10. </w:delText>
                </w:r>
                <w:r w:rsidDel="002447D8">
                  <w:rPr>
                    <w:b/>
                    <w:bCs/>
                    <w:noProof/>
                    <w:lang w:val="en-US"/>
                  </w:rPr>
                  <w:delText>OpenEaagles.</w:delText>
                </w:r>
                <w:r w:rsidDel="002447D8">
                  <w:rPr>
                    <w:noProof/>
                    <w:lang w:val="en-US"/>
                  </w:rPr>
                  <w:delText xml:space="preserve"> OpenEaagles Simulation Framework. [Online] 2011. [Cited: Septiembre 1, 2011.] http://www.openeaagles.org/.</w:delText>
                </w:r>
              </w:del>
            </w:p>
            <w:p w14:paraId="247E5C17" w14:textId="77777777" w:rsidR="00282451" w:rsidRPr="00282451" w:rsidDel="002447D8" w:rsidRDefault="00282451" w:rsidP="003C6792">
              <w:pPr>
                <w:pStyle w:val="Bibliography"/>
                <w:rPr>
                  <w:del w:id="4788" w:author="Orion" w:date="2011-08-01T18:13:00Z"/>
                  <w:noProof/>
                  <w:rPrChange w:id="4789" w:author="Orion" w:date="2011-07-28T17:42:00Z">
                    <w:rPr>
                      <w:del w:id="4790" w:author="Orion" w:date="2011-08-01T18:13:00Z"/>
                      <w:noProof/>
                      <w:lang w:val="en-US"/>
                    </w:rPr>
                  </w:rPrChange>
                </w:rPr>
                <w:pPrChange w:id="4791" w:author="Orion" w:date="2011-08-02T14:14:00Z">
                  <w:pPr>
                    <w:pStyle w:val="Bibliography"/>
                  </w:pPr>
                </w:pPrChange>
              </w:pPr>
              <w:del w:id="4792" w:author="Orion" w:date="2011-08-01T18:13:00Z">
                <w:r w:rsidDel="002447D8">
                  <w:rPr>
                    <w:noProof/>
                    <w:lang w:val="en-US"/>
                  </w:rPr>
                  <w:delText xml:space="preserve">11. </w:delText>
                </w:r>
                <w:r w:rsidDel="002447D8">
                  <w:rPr>
                    <w:i/>
                    <w:iCs/>
                    <w:noProof/>
                    <w:lang w:val="en-US"/>
                  </w:rPr>
                  <w:delText xml:space="preserve">FACET: Future ATM Concepts Evaluation Tool. </w:delText>
                </w:r>
                <w:r w:rsidRPr="00282451" w:rsidDel="002447D8">
                  <w:rPr>
                    <w:b/>
                    <w:bCs/>
                    <w:noProof/>
                    <w:rPrChange w:id="4793" w:author="Orion" w:date="2011-07-28T17:42:00Z">
                      <w:rPr>
                        <w:b/>
                        <w:bCs/>
                        <w:noProof/>
                        <w:lang w:val="en-US"/>
                      </w:rPr>
                    </w:rPrChange>
                  </w:rPr>
                  <w:delText>Bilimoria, K.</w:delText>
                </w:r>
                <w:r w:rsidRPr="00282451" w:rsidDel="002447D8">
                  <w:rPr>
                    <w:noProof/>
                    <w:rPrChange w:id="4794" w:author="Orion" w:date="2011-07-28T17:42:00Z">
                      <w:rPr>
                        <w:noProof/>
                        <w:lang w:val="en-US"/>
                      </w:rPr>
                    </w:rPrChange>
                  </w:rPr>
                  <w:delText xml:space="preserve"> Napoli, Italy : s.n., 2000. 3rd USA/Europe ATM 2001 R&amp;D Seminar.</w:delText>
                </w:r>
              </w:del>
            </w:p>
            <w:p w14:paraId="1E9F93A2" w14:textId="77777777" w:rsidR="00282451" w:rsidDel="002447D8" w:rsidRDefault="00282451" w:rsidP="003C6792">
              <w:pPr>
                <w:pStyle w:val="Bibliography"/>
                <w:rPr>
                  <w:del w:id="4795" w:author="Orion" w:date="2011-08-01T18:13:00Z"/>
                  <w:noProof/>
                  <w:lang w:val="en-US"/>
                </w:rPr>
                <w:pPrChange w:id="4796" w:author="Orion" w:date="2011-08-02T14:14:00Z">
                  <w:pPr>
                    <w:pStyle w:val="Bibliography"/>
                  </w:pPr>
                </w:pPrChange>
              </w:pPr>
              <w:del w:id="4797" w:author="Orion" w:date="2011-08-01T18:13:00Z">
                <w:r w:rsidRPr="00282451" w:rsidDel="002447D8">
                  <w:rPr>
                    <w:noProof/>
                    <w:rPrChange w:id="4798" w:author="Orion" w:date="2011-07-28T17:42:00Z">
                      <w:rPr>
                        <w:noProof/>
                        <w:lang w:val="en-US"/>
                      </w:rPr>
                    </w:rPrChange>
                  </w:rPr>
                  <w:delText xml:space="preserve">12. </w:delText>
                </w:r>
                <w:r w:rsidRPr="00282451" w:rsidDel="002447D8">
                  <w:rPr>
                    <w:b/>
                    <w:bCs/>
                    <w:noProof/>
                    <w:rPrChange w:id="4799" w:author="Orion" w:date="2011-07-28T17:42:00Z">
                      <w:rPr>
                        <w:b/>
                        <w:bCs/>
                        <w:noProof/>
                        <w:lang w:val="en-US"/>
                      </w:rPr>
                    </w:rPrChange>
                  </w:rPr>
                  <w:delText>Wolfe, S.R., et al., et al.</w:delText>
                </w:r>
                <w:r w:rsidRPr="00282451" w:rsidDel="002447D8">
                  <w:rPr>
                    <w:noProof/>
                    <w:rPrChange w:id="4800" w:author="Orion" w:date="2011-07-28T17:42:00Z">
                      <w:rPr>
                        <w:noProof/>
                        <w:lang w:val="en-US"/>
                      </w:rPr>
                    </w:rPrChange>
                  </w:rPr>
                  <w:delText xml:space="preserve"> </w:delText>
                </w:r>
                <w:r w:rsidDel="002447D8">
                  <w:rPr>
                    <w:noProof/>
                    <w:lang w:val="en-US"/>
                  </w:rPr>
                  <w:delText xml:space="preserve">A Multi-Agent Simulation of Collaborative Air Traffic Flow Management. [ed.] A. Bazzan and F. Klügl. </w:delText>
                </w:r>
                <w:r w:rsidDel="002447D8">
                  <w:rPr>
                    <w:i/>
                    <w:iCs/>
                    <w:noProof/>
                    <w:lang w:val="en-US"/>
                  </w:rPr>
                  <w:delText xml:space="preserve">Multi-Agent Systems for Traffic and Transportation Engineering. </w:delText>
                </w:r>
                <w:r w:rsidDel="002447D8">
                  <w:rPr>
                    <w:noProof/>
                    <w:lang w:val="en-US"/>
                  </w:rPr>
                  <w:delText>s.l. : IGI Global, 2009, pp. 357-381. NASA Ames Research Center.</w:delText>
                </w:r>
              </w:del>
            </w:p>
            <w:p w14:paraId="6AEF66F2" w14:textId="77777777" w:rsidR="00282451" w:rsidDel="002447D8" w:rsidRDefault="00282451" w:rsidP="003C6792">
              <w:pPr>
                <w:pStyle w:val="Bibliography"/>
                <w:rPr>
                  <w:del w:id="4801" w:author="Orion" w:date="2011-08-01T18:13:00Z"/>
                  <w:noProof/>
                  <w:lang w:val="en-US"/>
                </w:rPr>
                <w:pPrChange w:id="4802" w:author="Orion" w:date="2011-08-02T14:14:00Z">
                  <w:pPr>
                    <w:pStyle w:val="Bibliography"/>
                  </w:pPr>
                </w:pPrChange>
              </w:pPr>
              <w:del w:id="4803" w:author="Orion" w:date="2011-08-01T18:13:00Z">
                <w:r w:rsidDel="002447D8">
                  <w:rPr>
                    <w:noProof/>
                    <w:lang w:val="en-US"/>
                  </w:rPr>
                  <w:delText xml:space="preserve">13. </w:delText>
                </w:r>
                <w:r w:rsidDel="002447D8">
                  <w:rPr>
                    <w:b/>
                    <w:bCs/>
                    <w:noProof/>
                    <w:lang w:val="en-US"/>
                  </w:rPr>
                  <w:delText>Law, A.M. and Kelton, W.D.</w:delText>
                </w:r>
                <w:r w:rsidDel="002447D8">
                  <w:rPr>
                    <w:noProof/>
                    <w:lang w:val="en-US"/>
                  </w:rPr>
                  <w:delText xml:space="preserve"> </w:delText>
                </w:r>
                <w:r w:rsidDel="002447D8">
                  <w:rPr>
                    <w:i/>
                    <w:iCs/>
                    <w:noProof/>
                    <w:lang w:val="en-US"/>
                  </w:rPr>
                  <w:delText xml:space="preserve">Simulation Modeling and Analysis. </w:delText>
                </w:r>
                <w:r w:rsidDel="002447D8">
                  <w:rPr>
                    <w:noProof/>
                    <w:lang w:val="en-US"/>
                  </w:rPr>
                  <w:delText>s.l. : McGraw-Hill, 1991.</w:delText>
                </w:r>
              </w:del>
            </w:p>
            <w:p w14:paraId="7D4D3B7C" w14:textId="77777777" w:rsidR="00282451" w:rsidDel="002447D8" w:rsidRDefault="00282451" w:rsidP="003C6792">
              <w:pPr>
                <w:pStyle w:val="Bibliography"/>
                <w:rPr>
                  <w:del w:id="4804" w:author="Orion" w:date="2011-08-01T18:13:00Z"/>
                  <w:noProof/>
                  <w:lang w:val="en-US"/>
                </w:rPr>
                <w:pPrChange w:id="4805" w:author="Orion" w:date="2011-08-02T14:14:00Z">
                  <w:pPr>
                    <w:pStyle w:val="Bibliography"/>
                  </w:pPr>
                </w:pPrChange>
              </w:pPr>
              <w:del w:id="4806" w:author="Orion" w:date="2011-08-01T18:13:00Z">
                <w:r w:rsidDel="002447D8">
                  <w:rPr>
                    <w:noProof/>
                    <w:lang w:val="en-US"/>
                  </w:rPr>
                  <w:delText xml:space="preserve">14. </w:delText>
                </w:r>
                <w:r w:rsidDel="002447D8">
                  <w:rPr>
                    <w:i/>
                    <w:iCs/>
                    <w:noProof/>
                    <w:lang w:val="en-US"/>
                  </w:rPr>
                  <w:delText xml:space="preserve">Human performance models of pilot behaviour. </w:delText>
                </w:r>
                <w:r w:rsidRPr="00282451" w:rsidDel="002447D8">
                  <w:rPr>
                    <w:b/>
                    <w:bCs/>
                    <w:noProof/>
                    <w:rPrChange w:id="4807" w:author="Orion" w:date="2011-07-28T17:42:00Z">
                      <w:rPr>
                        <w:b/>
                        <w:bCs/>
                        <w:noProof/>
                        <w:lang w:val="en-US"/>
                      </w:rPr>
                    </w:rPrChange>
                  </w:rPr>
                  <w:delText>Foyle, D.C., et al., et al.</w:delText>
                </w:r>
                <w:r w:rsidRPr="00282451" w:rsidDel="002447D8">
                  <w:rPr>
                    <w:noProof/>
                    <w:rPrChange w:id="4808" w:author="Orion" w:date="2011-07-28T17:42:00Z">
                      <w:rPr>
                        <w:noProof/>
                        <w:lang w:val="en-US"/>
                      </w:rPr>
                    </w:rPrChange>
                  </w:rPr>
                  <w:delText xml:space="preserve"> </w:delText>
                </w:r>
                <w:r w:rsidDel="002447D8">
                  <w:rPr>
                    <w:noProof/>
                    <w:lang w:val="en-US"/>
                  </w:rPr>
                  <w:delText>Santa Monica, CA : s.n., 2005. The Human Factors and Ergonomics Society 49th Annual Meeting. pp. 1109-1113.</w:delText>
                </w:r>
              </w:del>
            </w:p>
            <w:p w14:paraId="16F001B4" w14:textId="77777777" w:rsidR="00282451" w:rsidDel="002447D8" w:rsidRDefault="00282451" w:rsidP="003C6792">
              <w:pPr>
                <w:pStyle w:val="Bibliography"/>
                <w:rPr>
                  <w:del w:id="4809" w:author="Orion" w:date="2011-08-01T18:13:00Z"/>
                  <w:noProof/>
                  <w:lang w:val="en-US"/>
                </w:rPr>
                <w:pPrChange w:id="4810" w:author="Orion" w:date="2011-08-02T14:14:00Z">
                  <w:pPr>
                    <w:pStyle w:val="Bibliography"/>
                  </w:pPr>
                </w:pPrChange>
              </w:pPr>
              <w:del w:id="4811" w:author="Orion" w:date="2011-08-01T18:13:00Z">
                <w:r w:rsidDel="002447D8">
                  <w:rPr>
                    <w:noProof/>
                    <w:lang w:val="en-US"/>
                  </w:rPr>
                  <w:delText xml:space="preserve">15. </w:delText>
                </w:r>
                <w:r w:rsidDel="002447D8">
                  <w:rPr>
                    <w:i/>
                    <w:iCs/>
                    <w:noProof/>
                    <w:lang w:val="en-US"/>
                  </w:rPr>
                  <w:delText xml:space="preserve">Ethnographically-informed systems design for air traffic control. </w:delText>
                </w:r>
                <w:r w:rsidDel="002447D8">
                  <w:rPr>
                    <w:b/>
                    <w:bCs/>
                    <w:noProof/>
                    <w:lang w:val="en-US"/>
                  </w:rPr>
                  <w:delText>Bentley, R., et al., et al.</w:delText>
                </w:r>
                <w:r w:rsidDel="002447D8">
                  <w:rPr>
                    <w:noProof/>
                    <w:lang w:val="en-US"/>
                  </w:rPr>
                  <w:delText xml:space="preserve"> s.l. : ACM, 1992. 1992 ACM Conference on Computer-Supported Cooperative Work (CSCW 1992). pp. 123-129.</w:delText>
                </w:r>
              </w:del>
            </w:p>
            <w:p w14:paraId="107E2166" w14:textId="77777777" w:rsidR="00282451" w:rsidDel="002447D8" w:rsidRDefault="00282451" w:rsidP="003C6792">
              <w:pPr>
                <w:pStyle w:val="Bibliography"/>
                <w:rPr>
                  <w:del w:id="4812" w:author="Orion" w:date="2011-08-01T18:13:00Z"/>
                  <w:noProof/>
                  <w:lang w:val="en-US"/>
                </w:rPr>
                <w:pPrChange w:id="4813" w:author="Orion" w:date="2011-08-02T14:14:00Z">
                  <w:pPr>
                    <w:pStyle w:val="Bibliography"/>
                  </w:pPr>
                </w:pPrChange>
              </w:pPr>
              <w:del w:id="4814" w:author="Orion" w:date="2011-08-01T18:13:00Z">
                <w:r w:rsidDel="002447D8">
                  <w:rPr>
                    <w:noProof/>
                    <w:lang w:val="en-US"/>
                  </w:rPr>
                  <w:delText xml:space="preserve">16. </w:delText>
                </w:r>
                <w:r w:rsidDel="002447D8">
                  <w:rPr>
                    <w:b/>
                    <w:bCs/>
                    <w:noProof/>
                    <w:lang w:val="en-US"/>
                  </w:rPr>
                  <w:delText>Wickens, D., et al., et al.</w:delText>
                </w:r>
                <w:r w:rsidDel="002447D8">
                  <w:rPr>
                    <w:noProof/>
                    <w:lang w:val="en-US"/>
                  </w:rPr>
                  <w:delText xml:space="preserve"> </w:delText>
                </w:r>
                <w:r w:rsidDel="002447D8">
                  <w:rPr>
                    <w:i/>
                    <w:iCs/>
                    <w:noProof/>
                    <w:lang w:val="en-US"/>
                  </w:rPr>
                  <w:delText xml:space="preserve">The future of air traffic control: Human operators and automation. </w:delText>
                </w:r>
                <w:r w:rsidDel="002447D8">
                  <w:rPr>
                    <w:noProof/>
                    <w:lang w:val="en-US"/>
                  </w:rPr>
                  <w:delText>s.l. : National Academy Press, 1998.</w:delText>
                </w:r>
              </w:del>
            </w:p>
            <w:p w14:paraId="51D3F2B6" w14:textId="77777777" w:rsidR="00282451" w:rsidDel="002447D8" w:rsidRDefault="00282451" w:rsidP="003C6792">
              <w:pPr>
                <w:pStyle w:val="Bibliography"/>
                <w:rPr>
                  <w:del w:id="4815" w:author="Orion" w:date="2011-08-01T18:13:00Z"/>
                  <w:noProof/>
                  <w:lang w:val="en-US"/>
                </w:rPr>
                <w:pPrChange w:id="4816" w:author="Orion" w:date="2011-08-02T14:14:00Z">
                  <w:pPr>
                    <w:pStyle w:val="Bibliography"/>
                  </w:pPr>
                </w:pPrChange>
              </w:pPr>
              <w:del w:id="4817" w:author="Orion" w:date="2011-08-01T18:13:00Z">
                <w:r w:rsidDel="002447D8">
                  <w:rPr>
                    <w:noProof/>
                    <w:lang w:val="en-US"/>
                  </w:rPr>
                  <w:delText xml:space="preserve">17. </w:delText>
                </w:r>
                <w:r w:rsidDel="002447D8">
                  <w:rPr>
                    <w:b/>
                    <w:bCs/>
                    <w:noProof/>
                    <w:lang w:val="en-US"/>
                  </w:rPr>
                  <w:delText>Frankel, D.</w:delText>
                </w:r>
                <w:r w:rsidDel="002447D8">
                  <w:rPr>
                    <w:noProof/>
                    <w:lang w:val="en-US"/>
                  </w:rPr>
                  <w:delText xml:space="preserve"> </w:delText>
                </w:r>
                <w:r w:rsidDel="002447D8">
                  <w:rPr>
                    <w:i/>
                    <w:iCs/>
                    <w:noProof/>
                    <w:lang w:val="en-US"/>
                  </w:rPr>
                  <w:delText xml:space="preserve">Model Driven Architecture: Applying MDA to Enterprise Computing. </w:delText>
                </w:r>
                <w:r w:rsidDel="002447D8">
                  <w:rPr>
                    <w:noProof/>
                    <w:lang w:val="en-US"/>
                  </w:rPr>
                  <w:delText>s.l. : John Wiley &amp; Sons, 2003.</w:delText>
                </w:r>
              </w:del>
            </w:p>
            <w:p w14:paraId="4B1313D9" w14:textId="77777777" w:rsidR="00282451" w:rsidDel="002447D8" w:rsidRDefault="00282451" w:rsidP="003C6792">
              <w:pPr>
                <w:pStyle w:val="Bibliography"/>
                <w:rPr>
                  <w:del w:id="4818" w:author="Orion" w:date="2011-08-01T18:13:00Z"/>
                  <w:noProof/>
                  <w:lang w:val="en-US"/>
                </w:rPr>
                <w:pPrChange w:id="4819" w:author="Orion" w:date="2011-08-02T14:14:00Z">
                  <w:pPr>
                    <w:pStyle w:val="Bibliography"/>
                  </w:pPr>
                </w:pPrChange>
              </w:pPr>
              <w:del w:id="4820" w:author="Orion" w:date="2011-08-01T18:13:00Z">
                <w:r w:rsidDel="002447D8">
                  <w:rPr>
                    <w:noProof/>
                    <w:lang w:val="en-US"/>
                  </w:rPr>
                  <w:delText xml:space="preserve">18. </w:delText>
                </w:r>
                <w:r w:rsidDel="002447D8">
                  <w:rPr>
                    <w:b/>
                    <w:bCs/>
                    <w:noProof/>
                    <w:lang w:val="en-US"/>
                  </w:rPr>
                  <w:delText>Gilbert, N. and Troitzsch, K.G.</w:delText>
                </w:r>
                <w:r w:rsidDel="002447D8">
                  <w:rPr>
                    <w:noProof/>
                    <w:lang w:val="en-US"/>
                  </w:rPr>
                  <w:delText xml:space="preserve"> </w:delText>
                </w:r>
                <w:r w:rsidDel="002447D8">
                  <w:rPr>
                    <w:i/>
                    <w:iCs/>
                    <w:noProof/>
                    <w:lang w:val="en-US"/>
                  </w:rPr>
                  <w:delText xml:space="preserve">Simulation for the Social Scientist. </w:delText>
                </w:r>
                <w:r w:rsidDel="002447D8">
                  <w:rPr>
                    <w:noProof/>
                    <w:lang w:val="en-US"/>
                  </w:rPr>
                  <w:delText>s.l. : Open University Press, 2005.</w:delText>
                </w:r>
              </w:del>
            </w:p>
            <w:p w14:paraId="35ED3C9B" w14:textId="77777777" w:rsidR="00282451" w:rsidDel="002447D8" w:rsidRDefault="00282451" w:rsidP="003C6792">
              <w:pPr>
                <w:pStyle w:val="Bibliography"/>
                <w:rPr>
                  <w:del w:id="4821" w:author="Orion" w:date="2011-08-01T18:13:00Z"/>
                  <w:noProof/>
                  <w:lang w:val="en-US"/>
                </w:rPr>
                <w:pPrChange w:id="4822" w:author="Orion" w:date="2011-08-02T14:14:00Z">
                  <w:pPr>
                    <w:pStyle w:val="Bibliography"/>
                  </w:pPr>
                </w:pPrChange>
              </w:pPr>
              <w:del w:id="4823" w:author="Orion" w:date="2011-08-01T18:13:00Z">
                <w:r w:rsidDel="002447D8">
                  <w:rPr>
                    <w:noProof/>
                    <w:lang w:val="en-US"/>
                  </w:rPr>
                  <w:delText xml:space="preserve">19. </w:delText>
                </w:r>
                <w:r w:rsidDel="002447D8">
                  <w:rPr>
                    <w:b/>
                    <w:bCs/>
                    <w:noProof/>
                    <w:lang w:val="en-US"/>
                  </w:rPr>
                  <w:delText>Bazzan, A.L.C. and Klügl, F., [ed.].</w:delText>
                </w:r>
                <w:r w:rsidDel="002447D8">
                  <w:rPr>
                    <w:noProof/>
                    <w:lang w:val="en-US"/>
                  </w:rPr>
                  <w:delText xml:space="preserve"> </w:delText>
                </w:r>
                <w:r w:rsidDel="002447D8">
                  <w:rPr>
                    <w:i/>
                    <w:iCs/>
                    <w:noProof/>
                    <w:lang w:val="en-US"/>
                  </w:rPr>
                  <w:delText xml:space="preserve">Multi-Agent Systems for Traffic and Transportation Engineering. </w:delText>
                </w:r>
                <w:r w:rsidDel="002447D8">
                  <w:rPr>
                    <w:noProof/>
                    <w:lang w:val="en-US"/>
                  </w:rPr>
                  <w:delText>s.l. : IGI Global, 2009.</w:delText>
                </w:r>
              </w:del>
            </w:p>
            <w:p w14:paraId="693AD8CD" w14:textId="77777777" w:rsidR="00282451" w:rsidDel="002447D8" w:rsidRDefault="00282451" w:rsidP="003C6792">
              <w:pPr>
                <w:pStyle w:val="Bibliography"/>
                <w:rPr>
                  <w:del w:id="4824" w:author="Orion" w:date="2011-08-01T18:13:00Z"/>
                  <w:noProof/>
                  <w:lang w:val="en-US"/>
                </w:rPr>
                <w:pPrChange w:id="4825" w:author="Orion" w:date="2011-08-02T14:14:00Z">
                  <w:pPr>
                    <w:pStyle w:val="Bibliography"/>
                  </w:pPr>
                </w:pPrChange>
              </w:pPr>
              <w:del w:id="4826" w:author="Orion" w:date="2011-08-01T18:13:00Z">
                <w:r w:rsidDel="002447D8">
                  <w:rPr>
                    <w:noProof/>
                    <w:lang w:val="en-US"/>
                  </w:rPr>
                  <w:delText xml:space="preserve">20. </w:delText>
                </w:r>
                <w:r w:rsidDel="002447D8">
                  <w:rPr>
                    <w:b/>
                    <w:bCs/>
                    <w:noProof/>
                    <w:lang w:val="en-US"/>
                  </w:rPr>
                  <w:delText>Pavón, J., Gómez-Sanz, J.J. and Fuentes, R.</w:delText>
                </w:r>
                <w:r w:rsidDel="002447D8">
                  <w:rPr>
                    <w:noProof/>
                    <w:lang w:val="en-US"/>
                  </w:rPr>
                  <w:delText xml:space="preserve"> The INGENIAS Methodology and Tools. [ed.] B. Henderson-Sellers and P. Giorgini. </w:delText>
                </w:r>
                <w:r w:rsidDel="002447D8">
                  <w:rPr>
                    <w:i/>
                    <w:iCs/>
                    <w:noProof/>
                    <w:lang w:val="en-US"/>
                  </w:rPr>
                  <w:delText xml:space="preserve">Agent-Oriented Methodologies. </w:delText>
                </w:r>
                <w:r w:rsidDel="002447D8">
                  <w:rPr>
                    <w:noProof/>
                    <w:lang w:val="en-US"/>
                  </w:rPr>
                  <w:delText>s.l. : IGI Global, 2005, 9, pp. 236-276.</w:delText>
                </w:r>
              </w:del>
            </w:p>
            <w:p w14:paraId="119C3027" w14:textId="77777777" w:rsidR="00282451" w:rsidDel="002447D8" w:rsidRDefault="00282451" w:rsidP="003C6792">
              <w:pPr>
                <w:pStyle w:val="Bibliography"/>
                <w:rPr>
                  <w:del w:id="4827" w:author="Orion" w:date="2011-08-01T18:13:00Z"/>
                  <w:noProof/>
                  <w:lang w:val="en-US"/>
                </w:rPr>
                <w:pPrChange w:id="4828" w:author="Orion" w:date="2011-08-02T14:14:00Z">
                  <w:pPr>
                    <w:pStyle w:val="Bibliography"/>
                  </w:pPr>
                </w:pPrChange>
              </w:pPr>
              <w:del w:id="4829" w:author="Orion" w:date="2011-08-01T18:13:00Z">
                <w:r w:rsidDel="002447D8">
                  <w:rPr>
                    <w:noProof/>
                    <w:lang w:val="en-US"/>
                  </w:rPr>
                  <w:delText xml:space="preserve">21. </w:delText>
                </w:r>
                <w:r w:rsidDel="002447D8">
                  <w:rPr>
                    <w:b/>
                    <w:bCs/>
                    <w:noProof/>
                    <w:lang w:val="en-US"/>
                  </w:rPr>
                  <w:delText>Henderson-Sellers, B. and Giorgini, P., [ed.].</w:delText>
                </w:r>
                <w:r w:rsidDel="002447D8">
                  <w:rPr>
                    <w:noProof/>
                    <w:lang w:val="en-US"/>
                  </w:rPr>
                  <w:delText xml:space="preserve"> </w:delText>
                </w:r>
                <w:r w:rsidDel="002447D8">
                  <w:rPr>
                    <w:i/>
                    <w:iCs/>
                    <w:noProof/>
                    <w:lang w:val="en-US"/>
                  </w:rPr>
                  <w:delText xml:space="preserve">Agent-Oriented Methodologies. </w:delText>
                </w:r>
                <w:r w:rsidDel="002447D8">
                  <w:rPr>
                    <w:noProof/>
                    <w:lang w:val="en-US"/>
                  </w:rPr>
                  <w:delText>s.l. : IGI Global, 2005.</w:delText>
                </w:r>
              </w:del>
            </w:p>
            <w:p w14:paraId="2FF00F6D" w14:textId="77777777" w:rsidR="00282451" w:rsidDel="002447D8" w:rsidRDefault="00282451" w:rsidP="003C6792">
              <w:pPr>
                <w:pStyle w:val="Bibliography"/>
                <w:rPr>
                  <w:del w:id="4830" w:author="Orion" w:date="2011-08-01T18:13:00Z"/>
                  <w:noProof/>
                  <w:lang w:val="en-US"/>
                </w:rPr>
                <w:pPrChange w:id="4831" w:author="Orion" w:date="2011-08-02T14:14:00Z">
                  <w:pPr>
                    <w:pStyle w:val="Bibliography"/>
                  </w:pPr>
                </w:pPrChange>
              </w:pPr>
              <w:del w:id="4832" w:author="Orion" w:date="2011-08-01T18:13:00Z">
                <w:r w:rsidDel="002447D8">
                  <w:rPr>
                    <w:noProof/>
                    <w:lang w:val="en-US"/>
                  </w:rPr>
                  <w:delText xml:space="preserve">22. </w:delText>
                </w:r>
                <w:r w:rsidDel="002447D8">
                  <w:rPr>
                    <w:i/>
                    <w:iCs/>
                    <w:noProof/>
                    <w:lang w:val="en-US"/>
                  </w:rPr>
                  <w:delText xml:space="preserve">Reducing the Modeling Gap: On the use of Metamodels in Agent-Based Simulation. </w:delText>
                </w:r>
                <w:r w:rsidDel="002447D8">
                  <w:rPr>
                    <w:b/>
                    <w:bCs/>
                    <w:noProof/>
                    <w:lang w:val="en-US"/>
                  </w:rPr>
                  <w:delText>Hassan, S., et al., et al.</w:delText>
                </w:r>
                <w:r w:rsidDel="002447D8">
                  <w:rPr>
                    <w:noProof/>
                    <w:lang w:val="en-US"/>
                  </w:rPr>
                  <w:delText xml:space="preserve"> 2009. 6th Conference of the European Social Simulation Association (ESSA 2009). pp. 1-13.</w:delText>
                </w:r>
              </w:del>
            </w:p>
            <w:p w14:paraId="278C9879" w14:textId="77777777" w:rsidR="00282451" w:rsidDel="002447D8" w:rsidRDefault="00282451" w:rsidP="003C6792">
              <w:pPr>
                <w:pStyle w:val="Bibliography"/>
                <w:rPr>
                  <w:del w:id="4833" w:author="Orion" w:date="2011-08-01T18:13:00Z"/>
                  <w:noProof/>
                  <w:lang w:val="en-US"/>
                </w:rPr>
                <w:pPrChange w:id="4834" w:author="Orion" w:date="2011-08-02T14:14:00Z">
                  <w:pPr>
                    <w:pStyle w:val="Bibliography"/>
                  </w:pPr>
                </w:pPrChange>
              </w:pPr>
              <w:del w:id="4835" w:author="Orion" w:date="2011-08-01T18:13:00Z">
                <w:r w:rsidDel="002447D8">
                  <w:rPr>
                    <w:noProof/>
                    <w:lang w:val="en-US"/>
                  </w:rPr>
                  <w:delText xml:space="preserve">23. </w:delText>
                </w:r>
                <w:r w:rsidDel="002447D8">
                  <w:rPr>
                    <w:b/>
                    <w:bCs/>
                    <w:noProof/>
                    <w:lang w:val="en-US"/>
                  </w:rPr>
                  <w:delText>Valavanis, K.P.</w:delText>
                </w:r>
                <w:r w:rsidDel="002447D8">
                  <w:rPr>
                    <w:noProof/>
                    <w:lang w:val="en-US"/>
                  </w:rPr>
                  <w:delText xml:space="preserve"> </w:delText>
                </w:r>
                <w:r w:rsidDel="002447D8">
                  <w:rPr>
                    <w:i/>
                    <w:iCs/>
                    <w:noProof/>
                    <w:lang w:val="en-US"/>
                  </w:rPr>
                  <w:delText xml:space="preserve">Advances in Unmanned Aerial vehicles - State of the Art and the Road to Autonomy. </w:delText>
                </w:r>
                <w:r w:rsidDel="002447D8">
                  <w:rPr>
                    <w:noProof/>
                    <w:lang w:val="en-US"/>
                  </w:rPr>
                  <w:delText>s.l. : Springer, 2007.</w:delText>
                </w:r>
              </w:del>
            </w:p>
            <w:p w14:paraId="57C2258F" w14:textId="77777777" w:rsidR="00282451" w:rsidDel="002447D8" w:rsidRDefault="00282451" w:rsidP="003C6792">
              <w:pPr>
                <w:pStyle w:val="Bibliography"/>
                <w:rPr>
                  <w:del w:id="4836" w:author="Orion" w:date="2011-08-01T18:13:00Z"/>
                  <w:noProof/>
                  <w:lang w:val="en-US"/>
                </w:rPr>
                <w:pPrChange w:id="4837" w:author="Orion" w:date="2011-08-02T14:14:00Z">
                  <w:pPr>
                    <w:pStyle w:val="Bibliography"/>
                  </w:pPr>
                </w:pPrChange>
              </w:pPr>
              <w:del w:id="4838" w:author="Orion" w:date="2011-08-01T18:13:00Z">
                <w:r w:rsidDel="002447D8">
                  <w:rPr>
                    <w:noProof/>
                    <w:lang w:val="en-US"/>
                  </w:rPr>
                  <w:delText xml:space="preserve">24. </w:delText>
                </w:r>
                <w:r w:rsidDel="002447D8">
                  <w:rPr>
                    <w:i/>
                    <w:iCs/>
                    <w:noProof/>
                    <w:lang w:val="en-US"/>
                  </w:rPr>
                  <w:delText xml:space="preserve">Prospective Unmanned Aerial Vehicle Operations in the Future National Airspace System. </w:delText>
                </w:r>
                <w:r w:rsidDel="002447D8">
                  <w:rPr>
                    <w:b/>
                    <w:bCs/>
                    <w:noProof/>
                    <w:lang w:val="en-US"/>
                  </w:rPr>
                  <w:delText>DeGarmo, M. and Nelson, G.M.</w:delText>
                </w:r>
                <w:r w:rsidDel="002447D8">
                  <w:rPr>
                    <w:noProof/>
                    <w:lang w:val="en-US"/>
                  </w:rPr>
                  <w:delText xml:space="preserve"> 2004. AIAA 4th Aviation Technology, Integration and Operations (ATIO) Forum. pp. 20-23.</w:delText>
                </w:r>
              </w:del>
            </w:p>
            <w:p w14:paraId="4E27C35A" w14:textId="77777777" w:rsidR="00282451" w:rsidRPr="00282451" w:rsidDel="002447D8" w:rsidRDefault="00282451" w:rsidP="003C6792">
              <w:pPr>
                <w:pStyle w:val="Bibliography"/>
                <w:rPr>
                  <w:del w:id="4839" w:author="Orion" w:date="2011-08-01T18:13:00Z"/>
                  <w:noProof/>
                  <w:rPrChange w:id="4840" w:author="Orion" w:date="2011-07-28T17:43:00Z">
                    <w:rPr>
                      <w:del w:id="4841" w:author="Orion" w:date="2011-08-01T18:13:00Z"/>
                      <w:noProof/>
                      <w:lang w:val="en-US"/>
                    </w:rPr>
                  </w:rPrChange>
                </w:rPr>
                <w:pPrChange w:id="4842" w:author="Orion" w:date="2011-08-02T14:14:00Z">
                  <w:pPr>
                    <w:pStyle w:val="Bibliography"/>
                  </w:pPr>
                </w:pPrChange>
              </w:pPr>
              <w:del w:id="4843" w:author="Orion" w:date="2011-08-01T18:13:00Z">
                <w:r w:rsidRPr="00282451" w:rsidDel="002447D8">
                  <w:rPr>
                    <w:noProof/>
                    <w:rPrChange w:id="4844" w:author="Orion" w:date="2011-07-28T17:42:00Z">
                      <w:rPr>
                        <w:noProof/>
                        <w:lang w:val="en-US"/>
                      </w:rPr>
                    </w:rPrChange>
                  </w:rPr>
                  <w:delText xml:space="preserve">25. </w:delText>
                </w:r>
                <w:r w:rsidRPr="00282451" w:rsidDel="002447D8">
                  <w:rPr>
                    <w:b/>
                    <w:bCs/>
                    <w:noProof/>
                    <w:rPrChange w:id="4845" w:author="Orion" w:date="2011-07-28T17:42:00Z">
                      <w:rPr>
                        <w:b/>
                        <w:bCs/>
                        <w:noProof/>
                        <w:lang w:val="en-US"/>
                      </w:rPr>
                    </w:rPrChange>
                  </w:rPr>
                  <w:delText>Calvo, J.A.</w:delText>
                </w:r>
                <w:r w:rsidRPr="00282451" w:rsidDel="002447D8">
                  <w:rPr>
                    <w:noProof/>
                    <w:rPrChange w:id="4846" w:author="Orion" w:date="2011-07-28T17:42:00Z">
                      <w:rPr>
                        <w:noProof/>
                        <w:lang w:val="en-US"/>
                      </w:rPr>
                    </w:rPrChange>
                  </w:rPr>
                  <w:delText xml:space="preserve"> </w:delText>
                </w:r>
                <w:r w:rsidRPr="00282451" w:rsidDel="002447D8">
                  <w:rPr>
                    <w:i/>
                    <w:iCs/>
                    <w:noProof/>
                    <w:rPrChange w:id="4847" w:author="Orion" w:date="2011-07-28T17:42:00Z">
                      <w:rPr>
                        <w:i/>
                        <w:iCs/>
                        <w:noProof/>
                        <w:lang w:val="en-US"/>
                      </w:rPr>
                    </w:rPrChange>
                  </w:rPr>
                  <w:delText xml:space="preserve">Fundamentos de Navegación Aérea. </w:delText>
                </w:r>
                <w:r w:rsidRPr="00282451" w:rsidDel="002447D8">
                  <w:rPr>
                    <w:noProof/>
                    <w:rPrChange w:id="4848" w:author="Orion" w:date="2011-07-28T17:43:00Z">
                      <w:rPr>
                        <w:noProof/>
                        <w:lang w:val="en-US"/>
                      </w:rPr>
                    </w:rPrChange>
                  </w:rPr>
                  <w:delText>[ed.] Ediciones de la Universidad Autónoma de Madrid. 2003.</w:delText>
                </w:r>
              </w:del>
            </w:p>
            <w:p w14:paraId="667E3CD1" w14:textId="77777777" w:rsidR="00282451" w:rsidDel="002447D8" w:rsidRDefault="00282451" w:rsidP="003C6792">
              <w:pPr>
                <w:pStyle w:val="Bibliography"/>
                <w:rPr>
                  <w:del w:id="4849" w:author="Orion" w:date="2011-08-01T18:13:00Z"/>
                  <w:noProof/>
                  <w:lang w:val="en-US"/>
                </w:rPr>
                <w:pPrChange w:id="4850" w:author="Orion" w:date="2011-08-02T14:14:00Z">
                  <w:pPr>
                    <w:pStyle w:val="Bibliography"/>
                  </w:pPr>
                </w:pPrChange>
              </w:pPr>
              <w:del w:id="4851" w:author="Orion" w:date="2011-08-01T18:13:00Z">
                <w:r w:rsidRPr="00282451" w:rsidDel="002447D8">
                  <w:rPr>
                    <w:noProof/>
                    <w:rPrChange w:id="4852" w:author="Orion" w:date="2011-07-28T17:43:00Z">
                      <w:rPr>
                        <w:noProof/>
                        <w:lang w:val="en-US"/>
                      </w:rPr>
                    </w:rPrChange>
                  </w:rPr>
                  <w:delText xml:space="preserve">26. </w:delText>
                </w:r>
                <w:r w:rsidRPr="00282451" w:rsidDel="002447D8">
                  <w:rPr>
                    <w:b/>
                    <w:bCs/>
                    <w:noProof/>
                    <w:rPrChange w:id="4853" w:author="Orion" w:date="2011-07-28T17:43:00Z">
                      <w:rPr>
                        <w:b/>
                        <w:bCs/>
                        <w:noProof/>
                        <w:lang w:val="en-US"/>
                      </w:rPr>
                    </w:rPrChange>
                  </w:rPr>
                  <w:delText>Aeropuertos Españoles y Navegación Aérea (AENA).</w:delText>
                </w:r>
                <w:r w:rsidRPr="00282451" w:rsidDel="002447D8">
                  <w:rPr>
                    <w:noProof/>
                    <w:rPrChange w:id="4854" w:author="Orion" w:date="2011-07-28T17:43:00Z">
                      <w:rPr>
                        <w:noProof/>
                        <w:lang w:val="en-US"/>
                      </w:rPr>
                    </w:rPrChange>
                  </w:rPr>
                  <w:delText xml:space="preserve"> Navegación Aérea: Espacio aéreo. </w:delText>
                </w:r>
                <w:r w:rsidDel="002447D8">
                  <w:rPr>
                    <w:noProof/>
                    <w:lang w:val="en-US"/>
                  </w:rPr>
                  <w:delText>[Online] [Cited: September 1, 2011.] http://www.aena.es/csee/Satellite/navegacion-aerea/es/Page/1043396095606/.</w:delText>
                </w:r>
              </w:del>
            </w:p>
            <w:p w14:paraId="13F01810" w14:textId="77777777" w:rsidR="00282451" w:rsidDel="002447D8" w:rsidRDefault="00282451" w:rsidP="003C6792">
              <w:pPr>
                <w:pStyle w:val="Bibliography"/>
                <w:rPr>
                  <w:del w:id="4855" w:author="Orion" w:date="2011-08-01T18:13:00Z"/>
                  <w:noProof/>
                  <w:lang w:val="en-US"/>
                </w:rPr>
                <w:pPrChange w:id="4856" w:author="Orion" w:date="2011-08-02T14:14:00Z">
                  <w:pPr>
                    <w:pStyle w:val="Bibliography"/>
                  </w:pPr>
                </w:pPrChange>
              </w:pPr>
              <w:del w:id="4857" w:author="Orion" w:date="2011-08-01T18:13:00Z">
                <w:r w:rsidDel="002447D8">
                  <w:rPr>
                    <w:noProof/>
                    <w:lang w:val="en-US"/>
                  </w:rPr>
                  <w:delText xml:space="preserve">27. </w:delText>
                </w:r>
                <w:r w:rsidDel="002447D8">
                  <w:rPr>
                    <w:b/>
                    <w:bCs/>
                    <w:noProof/>
                    <w:lang w:val="en-US"/>
                  </w:rPr>
                  <w:delText>Administration, US Federal Aviation.</w:delText>
                </w:r>
                <w:r w:rsidDel="002447D8">
                  <w:rPr>
                    <w:noProof/>
                    <w:lang w:val="en-US"/>
                  </w:rPr>
                  <w:delText xml:space="preserve"> Glossary of Terms. [Online] 08 06, 2009. [Cited: September 1, 2011.] http://www.fly.faa.gov/FAQ/Acronyms/acronyms.jsp.</w:delText>
                </w:r>
              </w:del>
            </w:p>
            <w:p w14:paraId="7CD7D422" w14:textId="77777777" w:rsidR="00282451" w:rsidDel="002447D8" w:rsidRDefault="00282451" w:rsidP="003C6792">
              <w:pPr>
                <w:pStyle w:val="Bibliography"/>
                <w:rPr>
                  <w:del w:id="4858" w:author="Orion" w:date="2011-08-01T18:13:00Z"/>
                  <w:noProof/>
                  <w:lang w:val="en-US"/>
                </w:rPr>
                <w:pPrChange w:id="4859" w:author="Orion" w:date="2011-08-02T14:14:00Z">
                  <w:pPr>
                    <w:pStyle w:val="Bibliography"/>
                  </w:pPr>
                </w:pPrChange>
              </w:pPr>
              <w:del w:id="4860" w:author="Orion" w:date="2011-08-01T18:13:00Z">
                <w:r w:rsidDel="002447D8">
                  <w:rPr>
                    <w:noProof/>
                    <w:lang w:val="en-US"/>
                  </w:rPr>
                  <w:delText xml:space="preserve">28. </w:delText>
                </w:r>
                <w:r w:rsidDel="002447D8">
                  <w:rPr>
                    <w:i/>
                    <w:iCs/>
                    <w:noProof/>
                    <w:lang w:val="en-US"/>
                  </w:rPr>
                  <w:delText xml:space="preserve">The evolution of crew resource management training in commercial aviation. </w:delText>
                </w:r>
                <w:r w:rsidDel="002447D8">
                  <w:rPr>
                    <w:b/>
                    <w:bCs/>
                    <w:noProof/>
                    <w:lang w:val="en-US"/>
                  </w:rPr>
                  <w:delText>Helmreich, R.L., Merritt, A.C. and Wilhelm, J.A.</w:delText>
                </w:r>
                <w:r w:rsidDel="002447D8">
                  <w:rPr>
                    <w:noProof/>
                    <w:lang w:val="en-US"/>
                  </w:rPr>
                  <w:delText xml:space="preserve"> 1999, International Journal of Aviation Psychology, Vol. 9, pp. 19–32.</w:delText>
                </w:r>
              </w:del>
            </w:p>
            <w:p w14:paraId="7EF210A3" w14:textId="77777777" w:rsidR="00282451" w:rsidDel="002447D8" w:rsidRDefault="00282451" w:rsidP="003C6792">
              <w:pPr>
                <w:pStyle w:val="Bibliography"/>
                <w:rPr>
                  <w:del w:id="4861" w:author="Orion" w:date="2011-08-01T18:13:00Z"/>
                  <w:noProof/>
                  <w:lang w:val="en-US"/>
                </w:rPr>
                <w:pPrChange w:id="4862" w:author="Orion" w:date="2011-08-02T14:14:00Z">
                  <w:pPr>
                    <w:pStyle w:val="Bibliography"/>
                  </w:pPr>
                </w:pPrChange>
              </w:pPr>
              <w:del w:id="4863" w:author="Orion" w:date="2011-08-01T18:13:00Z">
                <w:r w:rsidDel="002447D8">
                  <w:rPr>
                    <w:noProof/>
                    <w:lang w:val="en-US"/>
                  </w:rPr>
                  <w:delText xml:space="preserve">29. </w:delText>
                </w:r>
                <w:r w:rsidDel="002447D8">
                  <w:rPr>
                    <w:b/>
                    <w:bCs/>
                    <w:noProof/>
                    <w:lang w:val="en-US"/>
                  </w:rPr>
                  <w:delText>Wiener, E.L. and D.C., Nagel.</w:delText>
                </w:r>
                <w:r w:rsidDel="002447D8">
                  <w:rPr>
                    <w:noProof/>
                    <w:lang w:val="en-US"/>
                  </w:rPr>
                  <w:delText xml:space="preserve"> </w:delText>
                </w:r>
                <w:r w:rsidDel="002447D8">
                  <w:rPr>
                    <w:i/>
                    <w:iCs/>
                    <w:noProof/>
                    <w:lang w:val="en-US"/>
                  </w:rPr>
                  <w:delText xml:space="preserve">Human Factors in Aviation. </w:delText>
                </w:r>
                <w:r w:rsidDel="002447D8">
                  <w:rPr>
                    <w:noProof/>
                    <w:lang w:val="en-US"/>
                  </w:rPr>
                  <w:delText>s.l. : Academic Press, Inc, 1988.</w:delText>
                </w:r>
              </w:del>
            </w:p>
            <w:p w14:paraId="277539D3" w14:textId="77777777" w:rsidR="00282451" w:rsidDel="002447D8" w:rsidRDefault="00282451" w:rsidP="003C6792">
              <w:pPr>
                <w:pStyle w:val="Bibliography"/>
                <w:rPr>
                  <w:del w:id="4864" w:author="Orion" w:date="2011-08-01T18:13:00Z"/>
                  <w:noProof/>
                  <w:lang w:val="en-US"/>
                </w:rPr>
                <w:pPrChange w:id="4865" w:author="Orion" w:date="2011-08-02T14:14:00Z">
                  <w:pPr>
                    <w:pStyle w:val="Bibliography"/>
                  </w:pPr>
                </w:pPrChange>
              </w:pPr>
              <w:del w:id="4866" w:author="Orion" w:date="2011-08-01T18:13:00Z">
                <w:r w:rsidDel="002447D8">
                  <w:rPr>
                    <w:noProof/>
                    <w:lang w:val="en-US"/>
                  </w:rPr>
                  <w:delText xml:space="preserve">30. </w:delText>
                </w:r>
                <w:r w:rsidDel="002447D8">
                  <w:rPr>
                    <w:i/>
                    <w:iCs/>
                    <w:noProof/>
                    <w:lang w:val="en-US"/>
                  </w:rPr>
                  <w:delText xml:space="preserve">Resource Management on the Flightdeck: Proceedings of a NASA/Industry Workshop. </w:delText>
                </w:r>
                <w:r w:rsidDel="002447D8">
                  <w:rPr>
                    <w:b/>
                    <w:bCs/>
                    <w:noProof/>
                    <w:lang w:val="en-US"/>
                  </w:rPr>
                  <w:delText>Cooper, G.E., White, M.D. and Lauber, J.K.</w:delText>
                </w:r>
                <w:r w:rsidDel="002447D8">
                  <w:rPr>
                    <w:noProof/>
                    <w:lang w:val="en-US"/>
                  </w:rPr>
                  <w:delText xml:space="preserve"> Moffett Field, CA : NASAAmes Research Center, 1980.</w:delText>
                </w:r>
              </w:del>
            </w:p>
            <w:p w14:paraId="573809D3" w14:textId="77777777" w:rsidR="00282451" w:rsidDel="002447D8" w:rsidRDefault="00282451" w:rsidP="003C6792">
              <w:pPr>
                <w:pStyle w:val="Bibliography"/>
                <w:rPr>
                  <w:del w:id="4867" w:author="Orion" w:date="2011-08-01T18:13:00Z"/>
                  <w:noProof/>
                  <w:lang w:val="en-US"/>
                </w:rPr>
                <w:pPrChange w:id="4868" w:author="Orion" w:date="2011-08-02T14:14:00Z">
                  <w:pPr>
                    <w:pStyle w:val="Bibliography"/>
                  </w:pPr>
                </w:pPrChange>
              </w:pPr>
              <w:del w:id="4869" w:author="Orion" w:date="2011-08-01T18:13:00Z">
                <w:r w:rsidDel="002447D8">
                  <w:rPr>
                    <w:noProof/>
                    <w:lang w:val="en-US"/>
                  </w:rPr>
                  <w:delText xml:space="preserve">31. </w:delText>
                </w:r>
                <w:r w:rsidDel="002447D8">
                  <w:rPr>
                    <w:b/>
                    <w:bCs/>
                    <w:noProof/>
                    <w:lang w:val="en-US"/>
                  </w:rPr>
                  <w:delText>Wiener, E.L., Kanki, B.G. and Helmreich, R.L., [ed.].</w:delText>
                </w:r>
                <w:r w:rsidDel="002447D8">
                  <w:rPr>
                    <w:noProof/>
                    <w:lang w:val="en-US"/>
                  </w:rPr>
                  <w:delText xml:space="preserve"> </w:delText>
                </w:r>
                <w:r w:rsidDel="002447D8">
                  <w:rPr>
                    <w:i/>
                    <w:iCs/>
                    <w:noProof/>
                    <w:lang w:val="en-US"/>
                  </w:rPr>
                  <w:delText xml:space="preserve">Cockpit Resource Management. </w:delText>
                </w:r>
                <w:r w:rsidDel="002447D8">
                  <w:rPr>
                    <w:noProof/>
                    <w:lang w:val="en-US"/>
                  </w:rPr>
                  <w:delText>s.l. : Academic Press, 1995.</w:delText>
                </w:r>
              </w:del>
            </w:p>
            <w:p w14:paraId="1BDDCA02" w14:textId="77777777" w:rsidR="00282451" w:rsidDel="002447D8" w:rsidRDefault="00282451" w:rsidP="003C6792">
              <w:pPr>
                <w:pStyle w:val="Bibliography"/>
                <w:rPr>
                  <w:del w:id="4870" w:author="Orion" w:date="2011-08-01T18:13:00Z"/>
                  <w:noProof/>
                  <w:lang w:val="en-US"/>
                </w:rPr>
                <w:pPrChange w:id="4871" w:author="Orion" w:date="2011-08-02T14:14:00Z">
                  <w:pPr>
                    <w:pStyle w:val="Bibliography"/>
                  </w:pPr>
                </w:pPrChange>
              </w:pPr>
              <w:del w:id="4872" w:author="Orion" w:date="2011-08-01T18:13:00Z">
                <w:r w:rsidDel="002447D8">
                  <w:rPr>
                    <w:noProof/>
                    <w:lang w:val="en-US"/>
                  </w:rPr>
                  <w:delText xml:space="preserve">32. </w:delText>
                </w:r>
                <w:r w:rsidDel="002447D8">
                  <w:rPr>
                    <w:b/>
                    <w:bCs/>
                    <w:noProof/>
                    <w:lang w:val="en-US"/>
                  </w:rPr>
                  <w:delText>Taggart, W.R.</w:delText>
                </w:r>
                <w:r w:rsidDel="002447D8">
                  <w:rPr>
                    <w:noProof/>
                    <w:lang w:val="en-US"/>
                  </w:rPr>
                  <w:delText xml:space="preserve"> </w:delText>
                </w:r>
                <w:r w:rsidDel="002447D8">
                  <w:rPr>
                    <w:i/>
                    <w:iCs/>
                    <w:noProof/>
                    <w:lang w:val="en-US"/>
                  </w:rPr>
                  <w:delText xml:space="preserve">Crew resource management: Achieving enhanced flight operations. </w:delText>
                </w:r>
                <w:r w:rsidDel="002447D8">
                  <w:rPr>
                    <w:noProof/>
                    <w:lang w:val="en-US"/>
                  </w:rPr>
                  <w:delText>Aldershot, UK : Aviation Psychology in Practice, 1994. pp. 309-339.</w:delText>
                </w:r>
              </w:del>
            </w:p>
            <w:p w14:paraId="269B66DA" w14:textId="77777777" w:rsidR="00282451" w:rsidDel="002447D8" w:rsidRDefault="00282451" w:rsidP="003C6792">
              <w:pPr>
                <w:pStyle w:val="Bibliography"/>
                <w:rPr>
                  <w:del w:id="4873" w:author="Orion" w:date="2011-08-01T18:13:00Z"/>
                  <w:noProof/>
                  <w:lang w:val="en-US"/>
                </w:rPr>
                <w:pPrChange w:id="4874" w:author="Orion" w:date="2011-08-02T14:14:00Z">
                  <w:pPr>
                    <w:pStyle w:val="Bibliography"/>
                  </w:pPr>
                </w:pPrChange>
              </w:pPr>
              <w:del w:id="4875" w:author="Orion" w:date="2011-08-01T18:13:00Z">
                <w:r w:rsidDel="002447D8">
                  <w:rPr>
                    <w:noProof/>
                    <w:lang w:val="en-US"/>
                  </w:rPr>
                  <w:delText xml:space="preserve">33. </w:delText>
                </w:r>
                <w:r w:rsidDel="002447D8">
                  <w:rPr>
                    <w:b/>
                    <w:bCs/>
                    <w:noProof/>
                    <w:lang w:val="en-US"/>
                  </w:rPr>
                  <w:delText>Federal Aviation Administration.</w:delText>
                </w:r>
                <w:r w:rsidDel="002447D8">
                  <w:rPr>
                    <w:noProof/>
                    <w:lang w:val="en-US"/>
                  </w:rPr>
                  <w:delText xml:space="preserve"> </w:delText>
                </w:r>
                <w:r w:rsidDel="002447D8">
                  <w:rPr>
                    <w:i/>
                    <w:iCs/>
                    <w:noProof/>
                    <w:lang w:val="en-US"/>
                  </w:rPr>
                  <w:delText xml:space="preserve">Crew resource management training. </w:delText>
                </w:r>
                <w:r w:rsidDel="002447D8">
                  <w:rPr>
                    <w:noProof/>
                    <w:lang w:val="en-US"/>
                  </w:rPr>
                  <w:delText>Departament of Transportation, FAA. Washington, DC : Advisory Circular No AC 123-51B, 1995. pp. 10-12, Appendix 3, 1-2.</w:delText>
                </w:r>
              </w:del>
            </w:p>
            <w:p w14:paraId="32C56E8C" w14:textId="77777777" w:rsidR="00282451" w:rsidDel="002447D8" w:rsidRDefault="00282451" w:rsidP="003C6792">
              <w:pPr>
                <w:pStyle w:val="Bibliography"/>
                <w:rPr>
                  <w:del w:id="4876" w:author="Orion" w:date="2011-08-01T18:13:00Z"/>
                  <w:noProof/>
                  <w:lang w:val="en-US"/>
                </w:rPr>
                <w:pPrChange w:id="4877" w:author="Orion" w:date="2011-08-02T14:14:00Z">
                  <w:pPr>
                    <w:pStyle w:val="Bibliography"/>
                  </w:pPr>
                </w:pPrChange>
              </w:pPr>
              <w:del w:id="4878" w:author="Orion" w:date="2011-08-01T18:13:00Z">
                <w:r w:rsidDel="002447D8">
                  <w:rPr>
                    <w:noProof/>
                    <w:lang w:val="en-US"/>
                  </w:rPr>
                  <w:delText xml:space="preserve">34. </w:delText>
                </w:r>
                <w:r w:rsidDel="002447D8">
                  <w:rPr>
                    <w:b/>
                    <w:bCs/>
                    <w:noProof/>
                    <w:lang w:val="en-US"/>
                  </w:rPr>
                  <w:delText>Mellor, A.</w:delText>
                </w:r>
                <w:r w:rsidDel="002447D8">
                  <w:rPr>
                    <w:noProof/>
                    <w:lang w:val="en-US"/>
                  </w:rPr>
                  <w:delText xml:space="preserve"> Design, development and implementation of a CRM program. </w:delText>
                </w:r>
                <w:r w:rsidDel="002447D8">
                  <w:rPr>
                    <w:i/>
                    <w:iCs/>
                    <w:noProof/>
                    <w:lang w:val="en-US"/>
                  </w:rPr>
                  <w:delText xml:space="preserve">Aviation instruction and Training. </w:delText>
                </w:r>
                <w:r w:rsidDel="002447D8">
                  <w:rPr>
                    <w:noProof/>
                    <w:lang w:val="en-US"/>
                  </w:rPr>
                  <w:delText>1993, pp. 368-384.</w:delText>
                </w:r>
              </w:del>
            </w:p>
            <w:p w14:paraId="5B2EB0EC" w14:textId="77777777" w:rsidR="00282451" w:rsidDel="002447D8" w:rsidRDefault="00282451" w:rsidP="003C6792">
              <w:pPr>
                <w:pStyle w:val="Bibliography"/>
                <w:rPr>
                  <w:del w:id="4879" w:author="Orion" w:date="2011-08-01T18:13:00Z"/>
                  <w:noProof/>
                  <w:lang w:val="en-US"/>
                </w:rPr>
                <w:pPrChange w:id="4880" w:author="Orion" w:date="2011-08-02T14:14:00Z">
                  <w:pPr>
                    <w:pStyle w:val="Bibliography"/>
                  </w:pPr>
                </w:pPrChange>
              </w:pPr>
              <w:del w:id="4881" w:author="Orion" w:date="2011-08-01T18:13:00Z">
                <w:r w:rsidDel="002447D8">
                  <w:rPr>
                    <w:noProof/>
                    <w:lang w:val="en-US"/>
                  </w:rPr>
                  <w:delText xml:space="preserve">35. </w:delText>
                </w:r>
                <w:r w:rsidDel="002447D8">
                  <w:rPr>
                    <w:b/>
                    <w:bCs/>
                    <w:noProof/>
                    <w:lang w:val="en-US"/>
                  </w:rPr>
                  <w:delText>Kern., T.</w:delText>
                </w:r>
                <w:r w:rsidDel="002447D8">
                  <w:rPr>
                    <w:noProof/>
                    <w:lang w:val="en-US"/>
                  </w:rPr>
                  <w:delText xml:space="preserve"> </w:delText>
                </w:r>
                <w:r w:rsidDel="002447D8">
                  <w:rPr>
                    <w:i/>
                    <w:iCs/>
                    <w:noProof/>
                    <w:lang w:val="en-US"/>
                  </w:rPr>
                  <w:delText xml:space="preserve">Redefining airmanship. </w:delText>
                </w:r>
                <w:r w:rsidDel="002447D8">
                  <w:rPr>
                    <w:noProof/>
                    <w:lang w:val="en-US"/>
                  </w:rPr>
                  <w:delText>[ed.] McGraw-Hill. New York : s.n., 1997.</w:delText>
                </w:r>
              </w:del>
            </w:p>
            <w:p w14:paraId="29463330" w14:textId="77777777" w:rsidR="00282451" w:rsidDel="002447D8" w:rsidRDefault="00282451" w:rsidP="003C6792">
              <w:pPr>
                <w:pStyle w:val="Bibliography"/>
                <w:rPr>
                  <w:del w:id="4882" w:author="Orion" w:date="2011-08-01T18:13:00Z"/>
                  <w:noProof/>
                  <w:lang w:val="en-US"/>
                </w:rPr>
                <w:pPrChange w:id="4883" w:author="Orion" w:date="2011-08-02T14:14:00Z">
                  <w:pPr>
                    <w:pStyle w:val="Bibliography"/>
                  </w:pPr>
                </w:pPrChange>
              </w:pPr>
              <w:del w:id="4884" w:author="Orion" w:date="2011-08-01T18:13:00Z">
                <w:r w:rsidDel="002447D8">
                  <w:rPr>
                    <w:noProof/>
                    <w:lang w:val="en-US"/>
                  </w:rPr>
                  <w:delText xml:space="preserve">36. </w:delText>
                </w:r>
                <w:r w:rsidDel="002447D8">
                  <w:rPr>
                    <w:i/>
                    <w:iCs/>
                    <w:noProof/>
                    <w:lang w:val="en-US"/>
                  </w:rPr>
                  <w:delText xml:space="preserve">Guidelines for the development of line oriented flight training. </w:delText>
                </w:r>
                <w:r w:rsidDel="002447D8">
                  <w:rPr>
                    <w:b/>
                    <w:bCs/>
                    <w:noProof/>
                    <w:lang w:val="en-US"/>
                  </w:rPr>
                  <w:delText>Lauber, J.K. and Foushee, H.C.</w:delText>
                </w:r>
                <w:r w:rsidDel="002447D8">
                  <w:rPr>
                    <w:noProof/>
                    <w:lang w:val="en-US"/>
                  </w:rPr>
                  <w:delText xml:space="preserve"> Moffett Field, CA : s.n., 1981. NASA Conference Publication 2184.</w:delText>
                </w:r>
              </w:del>
            </w:p>
            <w:p w14:paraId="05269008" w14:textId="77777777" w:rsidR="00282451" w:rsidDel="002447D8" w:rsidRDefault="00282451" w:rsidP="003C6792">
              <w:pPr>
                <w:pStyle w:val="Bibliography"/>
                <w:rPr>
                  <w:del w:id="4885" w:author="Orion" w:date="2011-08-01T18:13:00Z"/>
                  <w:noProof/>
                  <w:lang w:val="en-US"/>
                </w:rPr>
                <w:pPrChange w:id="4886" w:author="Orion" w:date="2011-08-02T14:14:00Z">
                  <w:pPr>
                    <w:pStyle w:val="Bibliography"/>
                  </w:pPr>
                </w:pPrChange>
              </w:pPr>
              <w:del w:id="4887" w:author="Orion" w:date="2011-08-01T18:13:00Z">
                <w:r w:rsidDel="002447D8">
                  <w:rPr>
                    <w:noProof/>
                    <w:lang w:val="en-US"/>
                  </w:rPr>
                  <w:delText xml:space="preserve">37. </w:delText>
                </w:r>
                <w:r w:rsidDel="002447D8">
                  <w:rPr>
                    <w:b/>
                    <w:bCs/>
                    <w:noProof/>
                    <w:lang w:val="en-US"/>
                  </w:rPr>
                  <w:delText>Chidester, T.R., et al., et al.</w:delText>
                </w:r>
                <w:r w:rsidDel="002447D8">
                  <w:rPr>
                    <w:noProof/>
                    <w:lang w:val="en-US"/>
                  </w:rPr>
                  <w:delText xml:space="preserve"> Pilot Personality and Crew Coordination: Implications for Training and Selection. 1991, Vol. 1, pp. 25-44.</w:delText>
                </w:r>
              </w:del>
            </w:p>
            <w:p w14:paraId="33704358" w14:textId="77777777" w:rsidR="00282451" w:rsidDel="002447D8" w:rsidRDefault="00282451" w:rsidP="003C6792">
              <w:pPr>
                <w:pStyle w:val="Bibliography"/>
                <w:rPr>
                  <w:del w:id="4888" w:author="Orion" w:date="2011-08-01T18:13:00Z"/>
                  <w:noProof/>
                  <w:lang w:val="en-US"/>
                </w:rPr>
                <w:pPrChange w:id="4889" w:author="Orion" w:date="2011-08-02T14:14:00Z">
                  <w:pPr>
                    <w:pStyle w:val="Bibliography"/>
                  </w:pPr>
                </w:pPrChange>
              </w:pPr>
              <w:del w:id="4890" w:author="Orion" w:date="2011-08-01T18:13:00Z">
                <w:r w:rsidDel="002447D8">
                  <w:rPr>
                    <w:noProof/>
                    <w:lang w:val="en-US"/>
                  </w:rPr>
                  <w:delText xml:space="preserve">38. </w:delText>
                </w:r>
                <w:r w:rsidDel="002447D8">
                  <w:rPr>
                    <w:b/>
                    <w:bCs/>
                    <w:noProof/>
                    <w:lang w:val="en-US"/>
                  </w:rPr>
                  <w:delText>Eurocontrol.</w:delText>
                </w:r>
                <w:r w:rsidDel="002447D8">
                  <w:rPr>
                    <w:noProof/>
                    <w:lang w:val="en-US"/>
                  </w:rPr>
                  <w:delText xml:space="preserve"> </w:delText>
                </w:r>
                <w:r w:rsidDel="002447D8">
                  <w:rPr>
                    <w:i/>
                    <w:iCs/>
                    <w:noProof/>
                    <w:lang w:val="en-US"/>
                  </w:rPr>
                  <w:delText xml:space="preserve">Eurocontrol specifications for the use of military unmanned aerial vehicles as operational air traffic outside segregated airspace. </w:delText>
                </w:r>
                <w:r w:rsidDel="002447D8">
                  <w:rPr>
                    <w:noProof/>
                    <w:lang w:val="en-US"/>
                  </w:rPr>
                  <w:delText>2007. http://www.barnardmicrosystems.com/download/EUROCONTROL_MIL_UAV_ATM_SPEC_2007.pdf.</w:delText>
                </w:r>
              </w:del>
            </w:p>
            <w:p w14:paraId="74D468E6" w14:textId="77777777" w:rsidR="00282451" w:rsidDel="002447D8" w:rsidRDefault="00282451" w:rsidP="003C6792">
              <w:pPr>
                <w:pStyle w:val="Bibliography"/>
                <w:rPr>
                  <w:del w:id="4891" w:author="Orion" w:date="2011-08-01T18:13:00Z"/>
                  <w:noProof/>
                  <w:lang w:val="en-US"/>
                </w:rPr>
                <w:pPrChange w:id="4892" w:author="Orion" w:date="2011-08-02T14:14:00Z">
                  <w:pPr>
                    <w:pStyle w:val="Bibliography"/>
                  </w:pPr>
                </w:pPrChange>
              </w:pPr>
              <w:del w:id="4893" w:author="Orion" w:date="2011-08-01T18:13:00Z">
                <w:r w:rsidDel="002447D8">
                  <w:rPr>
                    <w:noProof/>
                    <w:lang w:val="en-US"/>
                  </w:rPr>
                  <w:delText xml:space="preserve">39. </w:delText>
                </w:r>
                <w:r w:rsidDel="002447D8">
                  <w:rPr>
                    <w:i/>
                    <w:iCs/>
                    <w:noProof/>
                    <w:lang w:val="en-US"/>
                  </w:rPr>
                  <w:delText xml:space="preserve">Improving air traffic management through agent suggestions. </w:delText>
                </w:r>
                <w:r w:rsidDel="002447D8">
                  <w:rPr>
                    <w:b/>
                    <w:bCs/>
                    <w:noProof/>
                    <w:lang w:val="en-US"/>
                  </w:rPr>
                  <w:delText>Agogino, A.K. and Tumer, K.</w:delText>
                </w:r>
                <w:r w:rsidDel="002447D8">
                  <w:rPr>
                    <w:noProof/>
                    <w:lang w:val="en-US"/>
                  </w:rPr>
                  <w:delText xml:space="preserve"> 2009. AAMAS '09 Proceedings of The 8th International Conference on Autonomous Agents and Multiagent Systems - Volume 2. pp. 1271-1272.</w:delText>
                </w:r>
              </w:del>
            </w:p>
            <w:p w14:paraId="13C928E8" w14:textId="77777777" w:rsidR="00282451" w:rsidDel="002447D8" w:rsidRDefault="00282451" w:rsidP="003C6792">
              <w:pPr>
                <w:pStyle w:val="Bibliography"/>
                <w:rPr>
                  <w:del w:id="4894" w:author="Orion" w:date="2011-08-01T18:13:00Z"/>
                  <w:noProof/>
                  <w:lang w:val="en-US"/>
                </w:rPr>
                <w:pPrChange w:id="4895" w:author="Orion" w:date="2011-08-02T14:14:00Z">
                  <w:pPr>
                    <w:pStyle w:val="Bibliography"/>
                  </w:pPr>
                </w:pPrChange>
              </w:pPr>
              <w:del w:id="4896" w:author="Orion" w:date="2011-08-01T18:13:00Z">
                <w:r w:rsidDel="002447D8">
                  <w:rPr>
                    <w:noProof/>
                    <w:lang w:val="en-US"/>
                  </w:rPr>
                  <w:delText xml:space="preserve">40. </w:delText>
                </w:r>
                <w:r w:rsidDel="002447D8">
                  <w:rPr>
                    <w:b/>
                    <w:bCs/>
                    <w:noProof/>
                    <w:lang w:val="en-US"/>
                  </w:rPr>
                  <w:delText>IABG Dept. Airborne Air Defence.</w:delText>
                </w:r>
                <w:r w:rsidDel="002447D8">
                  <w:rPr>
                    <w:noProof/>
                    <w:lang w:val="en-US"/>
                  </w:rPr>
                  <w:delText xml:space="preserve"> </w:delText>
                </w:r>
                <w:r w:rsidDel="002447D8">
                  <w:rPr>
                    <w:i/>
                    <w:iCs/>
                    <w:noProof/>
                    <w:lang w:val="en-US"/>
                  </w:rPr>
                  <w:delText xml:space="preserve">CARE Innovative Action, Preliminary Study on Integration of Unmanned Aerial Vehicles into Future Air Traffic Management. </w:delText>
                </w:r>
                <w:r w:rsidDel="002447D8">
                  <w:rPr>
                    <w:noProof/>
                    <w:lang w:val="en-US"/>
                  </w:rPr>
                  <w:delText>2001.</w:delText>
                </w:r>
              </w:del>
            </w:p>
            <w:p w14:paraId="27330EBF" w14:textId="77777777" w:rsidR="00282451" w:rsidDel="002447D8" w:rsidRDefault="00282451" w:rsidP="003C6792">
              <w:pPr>
                <w:pStyle w:val="Bibliography"/>
                <w:rPr>
                  <w:del w:id="4897" w:author="Orion" w:date="2011-08-01T18:13:00Z"/>
                  <w:noProof/>
                  <w:lang w:val="en-US"/>
                </w:rPr>
                <w:pPrChange w:id="4898" w:author="Orion" w:date="2011-08-02T14:14:00Z">
                  <w:pPr>
                    <w:pStyle w:val="Bibliography"/>
                  </w:pPr>
                </w:pPrChange>
              </w:pPr>
              <w:del w:id="4899" w:author="Orion" w:date="2011-08-01T18:13:00Z">
                <w:r w:rsidDel="002447D8">
                  <w:rPr>
                    <w:noProof/>
                    <w:lang w:val="en-US"/>
                  </w:rPr>
                  <w:delText xml:space="preserve">41. </w:delText>
                </w:r>
                <w:r w:rsidDel="002447D8">
                  <w:rPr>
                    <w:b/>
                    <w:bCs/>
                    <w:noProof/>
                    <w:lang w:val="en-US"/>
                  </w:rPr>
                  <w:delText>NASA.</w:delText>
                </w:r>
                <w:r w:rsidDel="002447D8">
                  <w:rPr>
                    <w:noProof/>
                    <w:lang w:val="en-US"/>
                  </w:rPr>
                  <w:delText xml:space="preserve"> </w:delText>
                </w:r>
                <w:r w:rsidDel="002447D8">
                  <w:rPr>
                    <w:i/>
                    <w:iCs/>
                    <w:noProof/>
                    <w:lang w:val="en-US"/>
                  </w:rPr>
                  <w:delText xml:space="preserve">Access 5. HALE ROA Concept of Operations. </w:delText>
                </w:r>
                <w:r w:rsidDel="002447D8">
                  <w:rPr>
                    <w:noProof/>
                    <w:lang w:val="en-US"/>
                  </w:rPr>
                  <w:delText>2003.</w:delText>
                </w:r>
              </w:del>
            </w:p>
            <w:p w14:paraId="6CC96D48" w14:textId="77777777" w:rsidR="00282451" w:rsidDel="002447D8" w:rsidRDefault="00282451" w:rsidP="003C6792">
              <w:pPr>
                <w:pStyle w:val="Bibliography"/>
                <w:rPr>
                  <w:del w:id="4900" w:author="Orion" w:date="2011-08-01T18:13:00Z"/>
                  <w:noProof/>
                  <w:lang w:val="en-US"/>
                </w:rPr>
                <w:pPrChange w:id="4901" w:author="Orion" w:date="2011-08-02T14:14:00Z">
                  <w:pPr>
                    <w:pStyle w:val="Bibliography"/>
                  </w:pPr>
                </w:pPrChange>
              </w:pPr>
              <w:del w:id="4902" w:author="Orion" w:date="2011-08-01T18:13:00Z">
                <w:r w:rsidDel="002447D8">
                  <w:rPr>
                    <w:noProof/>
                    <w:lang w:val="en-US"/>
                  </w:rPr>
                  <w:delText xml:space="preserve">42. </w:delText>
                </w:r>
                <w:r w:rsidDel="002447D8">
                  <w:rPr>
                    <w:b/>
                    <w:bCs/>
                    <w:noProof/>
                    <w:lang w:val="en-US"/>
                  </w:rPr>
                  <w:delText>Williams, K.W.</w:delText>
                </w:r>
                <w:r w:rsidDel="002447D8">
                  <w:rPr>
                    <w:noProof/>
                    <w:lang w:val="en-US"/>
                  </w:rPr>
                  <w:delText xml:space="preserve"> </w:delText>
                </w:r>
                <w:r w:rsidDel="002447D8">
                  <w:rPr>
                    <w:i/>
                    <w:iCs/>
                    <w:noProof/>
                    <w:lang w:val="en-US"/>
                  </w:rPr>
                  <w:delText xml:space="preserve">A summary of unmanned aircraft accident/incident data: Human factors implications. </w:delText>
                </w:r>
                <w:r w:rsidDel="002447D8">
                  <w:rPr>
                    <w:noProof/>
                    <w:lang w:val="en-US"/>
                  </w:rPr>
                  <w:delText>[ed.] FAA Office of Aerospace Medicine. Washington, DC : s.n., 2004. Technical report DOT/FAA/AM-04/24.</w:delText>
                </w:r>
              </w:del>
            </w:p>
            <w:p w14:paraId="06725055" w14:textId="77777777" w:rsidR="00282451" w:rsidDel="002447D8" w:rsidRDefault="00282451" w:rsidP="003C6792">
              <w:pPr>
                <w:pStyle w:val="Bibliography"/>
                <w:rPr>
                  <w:del w:id="4903" w:author="Orion" w:date="2011-08-01T18:13:00Z"/>
                  <w:noProof/>
                  <w:lang w:val="en-US"/>
                </w:rPr>
                <w:pPrChange w:id="4904" w:author="Orion" w:date="2011-08-02T14:14:00Z">
                  <w:pPr>
                    <w:pStyle w:val="Bibliography"/>
                  </w:pPr>
                </w:pPrChange>
              </w:pPr>
              <w:del w:id="4905" w:author="Orion" w:date="2011-08-01T18:13:00Z">
                <w:r w:rsidDel="002447D8">
                  <w:rPr>
                    <w:noProof/>
                    <w:lang w:val="en-US"/>
                  </w:rPr>
                  <w:delText xml:space="preserve">43. </w:delText>
                </w:r>
                <w:r w:rsidDel="002447D8">
                  <w:rPr>
                    <w:i/>
                    <w:iCs/>
                    <w:noProof/>
                    <w:lang w:val="en-US"/>
                  </w:rPr>
                  <w:delText xml:space="preserve">Autonomous UAV Surveillance in Complex Urban Environments. </w:delText>
                </w:r>
                <w:r w:rsidDel="002447D8">
                  <w:rPr>
                    <w:b/>
                    <w:bCs/>
                    <w:noProof/>
                    <w:lang w:val="en-US"/>
                  </w:rPr>
                  <w:delText>Semsch, E., et al., et al.</w:delText>
                </w:r>
                <w:r w:rsidDel="002447D8">
                  <w:rPr>
                    <w:noProof/>
                    <w:lang w:val="en-US"/>
                  </w:rPr>
                  <w:delText xml:space="preserve"> 2009. IAT 2009. pp. 82-85.</w:delText>
                </w:r>
              </w:del>
            </w:p>
            <w:p w14:paraId="6A807304" w14:textId="77777777" w:rsidR="00282451" w:rsidDel="002447D8" w:rsidRDefault="00282451" w:rsidP="003C6792">
              <w:pPr>
                <w:pStyle w:val="Bibliography"/>
                <w:rPr>
                  <w:del w:id="4906" w:author="Orion" w:date="2011-08-01T18:13:00Z"/>
                  <w:noProof/>
                  <w:lang w:val="en-US"/>
                </w:rPr>
                <w:pPrChange w:id="4907" w:author="Orion" w:date="2011-08-02T14:14:00Z">
                  <w:pPr>
                    <w:pStyle w:val="Bibliography"/>
                  </w:pPr>
                </w:pPrChange>
              </w:pPr>
              <w:del w:id="4908" w:author="Orion" w:date="2011-08-01T18:13:00Z">
                <w:r w:rsidDel="002447D8">
                  <w:rPr>
                    <w:noProof/>
                    <w:lang w:val="en-US"/>
                  </w:rPr>
                  <w:delText xml:space="preserve">44. </w:delText>
                </w:r>
                <w:r w:rsidDel="002447D8">
                  <w:rPr>
                    <w:b/>
                    <w:bCs/>
                    <w:noProof/>
                    <w:lang w:val="en-US"/>
                  </w:rPr>
                  <w:delText>Rasmussen Simulation Technologies Limited.</w:delText>
                </w:r>
                <w:r w:rsidDel="002447D8">
                  <w:rPr>
                    <w:noProof/>
                    <w:lang w:val="en-US"/>
                  </w:rPr>
                  <w:delText xml:space="preserve"> AVDS - Aviator Visual Design Simulator. [Online] 2011. [Cited: Septiembre 1, 2011.] http://www.rassimtech.com/documentation/AVDSManual.pdf. http://www.rassimtech.com/index.php?option=com_content&amp;view=article&amp;id=2&amp;Itemid=3.</w:delText>
                </w:r>
              </w:del>
            </w:p>
            <w:p w14:paraId="5CC94BC0" w14:textId="77777777" w:rsidR="00282451" w:rsidDel="002447D8" w:rsidRDefault="00282451" w:rsidP="003C6792">
              <w:pPr>
                <w:pStyle w:val="Bibliography"/>
                <w:rPr>
                  <w:del w:id="4909" w:author="Orion" w:date="2011-08-01T18:13:00Z"/>
                  <w:noProof/>
                  <w:lang w:val="en-US"/>
                </w:rPr>
                <w:pPrChange w:id="4910" w:author="Orion" w:date="2011-08-02T14:14:00Z">
                  <w:pPr>
                    <w:pStyle w:val="Bibliography"/>
                  </w:pPr>
                </w:pPrChange>
              </w:pPr>
              <w:del w:id="4911" w:author="Orion" w:date="2011-08-01T18:13:00Z">
                <w:r w:rsidDel="002447D8">
                  <w:rPr>
                    <w:noProof/>
                    <w:lang w:val="en-US"/>
                  </w:rPr>
                  <w:delText xml:space="preserve">45. </w:delText>
                </w:r>
                <w:r w:rsidDel="002447D8">
                  <w:rPr>
                    <w:b/>
                    <w:bCs/>
                    <w:noProof/>
                    <w:lang w:val="en-US"/>
                  </w:rPr>
                  <w:delText>Rolfe, J.M. and Staples, K.J., [ed.].</w:delText>
                </w:r>
                <w:r w:rsidDel="002447D8">
                  <w:rPr>
                    <w:noProof/>
                    <w:lang w:val="en-US"/>
                  </w:rPr>
                  <w:delText xml:space="preserve"> </w:delText>
                </w:r>
                <w:r w:rsidDel="002447D8">
                  <w:rPr>
                    <w:i/>
                    <w:iCs/>
                    <w:noProof/>
                    <w:lang w:val="en-US"/>
                  </w:rPr>
                  <w:delText xml:space="preserve">Flight simulation. </w:delText>
                </w:r>
                <w:r w:rsidDel="002447D8">
                  <w:rPr>
                    <w:noProof/>
                    <w:lang w:val="en-US"/>
                  </w:rPr>
                  <w:delText>s.l. : Cambridge University Press, 1988.</w:delText>
                </w:r>
              </w:del>
            </w:p>
            <w:p w14:paraId="316BE2C9" w14:textId="77777777" w:rsidR="00282451" w:rsidDel="002447D8" w:rsidRDefault="00282451" w:rsidP="003C6792">
              <w:pPr>
                <w:pStyle w:val="Bibliography"/>
                <w:rPr>
                  <w:del w:id="4912" w:author="Orion" w:date="2011-08-01T18:13:00Z"/>
                  <w:noProof/>
                  <w:lang w:val="en-US"/>
                </w:rPr>
                <w:pPrChange w:id="4913" w:author="Orion" w:date="2011-08-02T14:14:00Z">
                  <w:pPr>
                    <w:pStyle w:val="Bibliography"/>
                  </w:pPr>
                </w:pPrChange>
              </w:pPr>
              <w:del w:id="4914" w:author="Orion" w:date="2011-08-01T18:13:00Z">
                <w:r w:rsidDel="002447D8">
                  <w:rPr>
                    <w:noProof/>
                    <w:lang w:val="en-US"/>
                  </w:rPr>
                  <w:delText xml:space="preserve">46. </w:delText>
                </w:r>
                <w:r w:rsidDel="002447D8">
                  <w:rPr>
                    <w:b/>
                    <w:bCs/>
                    <w:noProof/>
                    <w:lang w:val="en-US"/>
                  </w:rPr>
                  <w:delText>Ehlert, P.A.M. and Rothkrantz, L.J.M.</w:delText>
                </w:r>
                <w:r w:rsidDel="002447D8">
                  <w:rPr>
                    <w:noProof/>
                    <w:lang w:val="en-US"/>
                  </w:rPr>
                  <w:delText xml:space="preserve"> </w:delText>
                </w:r>
                <w:r w:rsidDel="002447D8">
                  <w:rPr>
                    <w:i/>
                    <w:iCs/>
                    <w:noProof/>
                    <w:lang w:val="en-US"/>
                  </w:rPr>
                  <w:delText xml:space="preserve">The Intelligent Cockpit Environment Project. </w:delText>
                </w:r>
                <w:r w:rsidDel="002447D8">
                  <w:rPr>
                    <w:noProof/>
                    <w:lang w:val="en-US"/>
                  </w:rPr>
                  <w:delText>Data and Knowledge Systems Group, Delft University of Technology, The Netherlands. 2003.</w:delText>
                </w:r>
              </w:del>
            </w:p>
            <w:p w14:paraId="12E8114A" w14:textId="77777777" w:rsidR="00282451" w:rsidDel="002447D8" w:rsidRDefault="00282451" w:rsidP="003C6792">
              <w:pPr>
                <w:pStyle w:val="Bibliography"/>
                <w:rPr>
                  <w:del w:id="4915" w:author="Orion" w:date="2011-08-01T18:13:00Z"/>
                  <w:noProof/>
                  <w:lang w:val="en-US"/>
                </w:rPr>
                <w:pPrChange w:id="4916" w:author="Orion" w:date="2011-08-02T14:14:00Z">
                  <w:pPr>
                    <w:pStyle w:val="Bibliography"/>
                  </w:pPr>
                </w:pPrChange>
              </w:pPr>
              <w:del w:id="4917" w:author="Orion" w:date="2011-08-01T18:13:00Z">
                <w:r w:rsidDel="002447D8">
                  <w:rPr>
                    <w:noProof/>
                    <w:lang w:val="en-US"/>
                  </w:rPr>
                  <w:delText xml:space="preserve">47. </w:delText>
                </w:r>
                <w:r w:rsidDel="002447D8">
                  <w:rPr>
                    <w:i/>
                    <w:iCs/>
                    <w:noProof/>
                    <w:lang w:val="en-US"/>
                  </w:rPr>
                  <w:delText xml:space="preserve">Aerobot airdata measurement for planetary exploration. </w:delText>
                </w:r>
                <w:r w:rsidDel="002447D8">
                  <w:rPr>
                    <w:b/>
                    <w:bCs/>
                    <w:noProof/>
                    <w:lang w:val="en-US"/>
                  </w:rPr>
                  <w:delText>Geneste, E. and Barnes, D.</w:delText>
                </w:r>
                <w:r w:rsidDel="002447D8">
                  <w:rPr>
                    <w:noProof/>
                    <w:lang w:val="en-US"/>
                  </w:rPr>
                  <w:delText xml:space="preserve"> Manchester, UK : s.n., 2001. 3rd British Conference on Autonomous Mobile Robots and Autonomous Systems - Towards Intelligent Mobile Robots (TIMR 01). pp. 1-8.</w:delText>
                </w:r>
              </w:del>
            </w:p>
            <w:p w14:paraId="6BEBF64F" w14:textId="77777777" w:rsidR="00282451" w:rsidDel="002447D8" w:rsidRDefault="00282451" w:rsidP="003C6792">
              <w:pPr>
                <w:pStyle w:val="Bibliography"/>
                <w:rPr>
                  <w:del w:id="4918" w:author="Orion" w:date="2011-08-01T18:13:00Z"/>
                  <w:noProof/>
                  <w:lang w:val="en-US"/>
                </w:rPr>
                <w:pPrChange w:id="4919" w:author="Orion" w:date="2011-08-02T14:14:00Z">
                  <w:pPr>
                    <w:pStyle w:val="Bibliography"/>
                  </w:pPr>
                </w:pPrChange>
              </w:pPr>
              <w:del w:id="4920" w:author="Orion" w:date="2011-08-01T18:13:00Z">
                <w:r w:rsidDel="002447D8">
                  <w:rPr>
                    <w:noProof/>
                    <w:lang w:val="en-US"/>
                  </w:rPr>
                  <w:delText xml:space="preserve">48. </w:delText>
                </w:r>
                <w:r w:rsidDel="002447D8">
                  <w:rPr>
                    <w:b/>
                    <w:bCs/>
                    <w:noProof/>
                    <w:lang w:val="en-US"/>
                  </w:rPr>
                  <w:delText>OpenEaagles.</w:delText>
                </w:r>
                <w:r w:rsidDel="002447D8">
                  <w:rPr>
                    <w:noProof/>
                    <w:lang w:val="en-US"/>
                  </w:rPr>
                  <w:delText xml:space="preserve"> Projects &amp; Applications. [Online] [Cited: September 1, 2011.] http://www.openeaagles.org/wiki/doku.php?id=projects:projects.</w:delText>
                </w:r>
              </w:del>
            </w:p>
            <w:p w14:paraId="565517E7" w14:textId="77777777" w:rsidR="00282451" w:rsidDel="002447D8" w:rsidRDefault="00282451" w:rsidP="003C6792">
              <w:pPr>
                <w:pStyle w:val="Bibliography"/>
                <w:rPr>
                  <w:del w:id="4921" w:author="Orion" w:date="2011-08-01T18:13:00Z"/>
                  <w:noProof/>
                  <w:lang w:val="en-US"/>
                </w:rPr>
                <w:pPrChange w:id="4922" w:author="Orion" w:date="2011-08-02T14:14:00Z">
                  <w:pPr>
                    <w:pStyle w:val="Bibliography"/>
                  </w:pPr>
                </w:pPrChange>
              </w:pPr>
              <w:del w:id="4923" w:author="Orion" w:date="2011-08-01T18:13:00Z">
                <w:r w:rsidDel="002447D8">
                  <w:rPr>
                    <w:noProof/>
                    <w:lang w:val="en-US"/>
                  </w:rPr>
                  <w:delText xml:space="preserve">49. </w:delText>
                </w:r>
                <w:r w:rsidDel="002447D8">
                  <w:rPr>
                    <w:b/>
                    <w:bCs/>
                    <w:noProof/>
                    <w:lang w:val="en-US"/>
                  </w:rPr>
                  <w:delText>MathWorks.</w:delText>
                </w:r>
                <w:r w:rsidDel="002447D8">
                  <w:rPr>
                    <w:noProof/>
                    <w:lang w:val="en-US"/>
                  </w:rPr>
                  <w:delText xml:space="preserve"> Simulink. [Online] 2011. [Cited: Septiembre 1, 2011.] http://www.mathworks.com/products/simulink/.</w:delText>
                </w:r>
              </w:del>
            </w:p>
            <w:p w14:paraId="1982E5A4" w14:textId="77777777" w:rsidR="00282451" w:rsidDel="002447D8" w:rsidRDefault="00282451" w:rsidP="003C6792">
              <w:pPr>
                <w:pStyle w:val="Bibliography"/>
                <w:rPr>
                  <w:del w:id="4924" w:author="Orion" w:date="2011-08-01T18:13:00Z"/>
                  <w:noProof/>
                  <w:lang w:val="en-US"/>
                </w:rPr>
                <w:pPrChange w:id="4925" w:author="Orion" w:date="2011-08-02T14:14:00Z">
                  <w:pPr>
                    <w:pStyle w:val="Bibliography"/>
                  </w:pPr>
                </w:pPrChange>
              </w:pPr>
              <w:del w:id="4926" w:author="Orion" w:date="2011-08-01T18:13:00Z">
                <w:r w:rsidDel="002447D8">
                  <w:rPr>
                    <w:noProof/>
                    <w:lang w:val="en-US"/>
                  </w:rPr>
                  <w:delText xml:space="preserve">50. </w:delText>
                </w:r>
                <w:r w:rsidDel="002447D8">
                  <w:rPr>
                    <w:i/>
                    <w:iCs/>
                    <w:noProof/>
                    <w:lang w:val="en-US"/>
                  </w:rPr>
                  <w:delText xml:space="preserve">Distributed agent-based air traffic flow management. </w:delText>
                </w:r>
                <w:r w:rsidDel="002447D8">
                  <w:rPr>
                    <w:b/>
                    <w:bCs/>
                    <w:noProof/>
                    <w:lang w:val="en-US"/>
                  </w:rPr>
                  <w:delText>Agogino, A.K. and Tumer, K.</w:delText>
                </w:r>
                <w:r w:rsidDel="002447D8">
                  <w:rPr>
                    <w:noProof/>
                    <w:lang w:val="en-US"/>
                  </w:rPr>
                  <w:delText xml:space="preserve"> Honolulu, Hawaii : s.n., May, 2007. Sixth International Joint Conference on Autonomous Agents and Multi-Agent Systems.</w:delText>
                </w:r>
              </w:del>
            </w:p>
            <w:p w14:paraId="4DB08D8F" w14:textId="77777777" w:rsidR="00282451" w:rsidDel="002447D8" w:rsidRDefault="00282451" w:rsidP="003C6792">
              <w:pPr>
                <w:pStyle w:val="Bibliography"/>
                <w:rPr>
                  <w:del w:id="4927" w:author="Orion" w:date="2011-08-01T18:13:00Z"/>
                  <w:noProof/>
                  <w:lang w:val="en-US"/>
                </w:rPr>
                <w:pPrChange w:id="4928" w:author="Orion" w:date="2011-08-02T14:14:00Z">
                  <w:pPr>
                    <w:pStyle w:val="Bibliography"/>
                  </w:pPr>
                </w:pPrChange>
              </w:pPr>
              <w:del w:id="4929" w:author="Orion" w:date="2011-08-01T18:13:00Z">
                <w:r w:rsidDel="002447D8">
                  <w:rPr>
                    <w:noProof/>
                    <w:lang w:val="en-US"/>
                  </w:rPr>
                  <w:delText xml:space="preserve">51. </w:delText>
                </w:r>
                <w:r w:rsidDel="002447D8">
                  <w:rPr>
                    <w:i/>
                    <w:iCs/>
                    <w:noProof/>
                    <w:lang w:val="en-US"/>
                  </w:rPr>
                  <w:delText xml:space="preserve">Fast-Time Simulation System for Analysis of Advanced Air Transportation Concepts. </w:delText>
                </w:r>
                <w:r w:rsidDel="002447D8">
                  <w:rPr>
                    <w:b/>
                    <w:bCs/>
                    <w:noProof/>
                    <w:lang w:val="en-US"/>
                  </w:rPr>
                  <w:delText>Sweet, D.N., et al., et al.</w:delText>
                </w:r>
                <w:r w:rsidDel="002447D8">
                  <w:rPr>
                    <w:noProof/>
                    <w:lang w:val="en-US"/>
                  </w:rPr>
                  <w:delText xml:space="preserve"> Monterey, California : s.n., 2002. American Institute of Aeronautics and Astronautics (AIAA) Modeling and Simulation Technologies Conference and Exhibit.</w:delText>
                </w:r>
              </w:del>
            </w:p>
            <w:p w14:paraId="09337DA5" w14:textId="77777777" w:rsidR="00282451" w:rsidDel="002447D8" w:rsidRDefault="00282451" w:rsidP="003C6792">
              <w:pPr>
                <w:pStyle w:val="Bibliography"/>
                <w:rPr>
                  <w:del w:id="4930" w:author="Orion" w:date="2011-08-01T18:13:00Z"/>
                  <w:noProof/>
                  <w:lang w:val="en-US"/>
                </w:rPr>
                <w:pPrChange w:id="4931" w:author="Orion" w:date="2011-08-02T14:14:00Z">
                  <w:pPr>
                    <w:pStyle w:val="Bibliography"/>
                  </w:pPr>
                </w:pPrChange>
              </w:pPr>
              <w:del w:id="4932" w:author="Orion" w:date="2011-08-01T18:13:00Z">
                <w:r w:rsidDel="002447D8">
                  <w:rPr>
                    <w:noProof/>
                    <w:lang w:val="en-US"/>
                  </w:rPr>
                  <w:delText xml:space="preserve">52. </w:delText>
                </w:r>
                <w:r w:rsidDel="002447D8">
                  <w:rPr>
                    <w:i/>
                    <w:iCs/>
                    <w:noProof/>
                    <w:lang w:val="en-US"/>
                  </w:rPr>
                  <w:delText xml:space="preserve">Agent Architectures for Flexible, Practical Teamwork. </w:delText>
                </w:r>
                <w:r w:rsidDel="002447D8">
                  <w:rPr>
                    <w:b/>
                    <w:bCs/>
                    <w:noProof/>
                    <w:lang w:val="en-US"/>
                  </w:rPr>
                  <w:delText>Tambe, M.</w:delText>
                </w:r>
                <w:r w:rsidDel="002447D8">
                  <w:rPr>
                    <w:noProof/>
                    <w:lang w:val="en-US"/>
                  </w:rPr>
                  <w:delText xml:space="preserve"> Providence, Rhode Island : AAAI Press, July, 1997. 14th National Conference on Artificial Intelligence (AAAI 1997) and 9th Conference on Innovative Applications of Artificial Intelligence (IAAI 1997). pp. 22-28.</w:delText>
                </w:r>
              </w:del>
            </w:p>
            <w:p w14:paraId="1767DC7D" w14:textId="77777777" w:rsidR="00282451" w:rsidDel="002447D8" w:rsidRDefault="00282451" w:rsidP="003C6792">
              <w:pPr>
                <w:pStyle w:val="Bibliography"/>
                <w:rPr>
                  <w:del w:id="4933" w:author="Orion" w:date="2011-08-01T18:13:00Z"/>
                  <w:noProof/>
                  <w:lang w:val="en-US"/>
                </w:rPr>
                <w:pPrChange w:id="4934" w:author="Orion" w:date="2011-08-02T14:14:00Z">
                  <w:pPr>
                    <w:pStyle w:val="Bibliography"/>
                  </w:pPr>
                </w:pPrChange>
              </w:pPr>
              <w:del w:id="4935" w:author="Orion" w:date="2011-08-01T18:13:00Z">
                <w:r w:rsidDel="002447D8">
                  <w:rPr>
                    <w:noProof/>
                    <w:lang w:val="en-US"/>
                  </w:rPr>
                  <w:delText xml:space="preserve">53. </w:delText>
                </w:r>
                <w:r w:rsidDel="002447D8">
                  <w:rPr>
                    <w:i/>
                    <w:iCs/>
                    <w:noProof/>
                    <w:lang w:val="en-US"/>
                  </w:rPr>
                  <w:delText xml:space="preserve">To BDI, or Not to BDI: Design Choices in an Agent-Based Traffic Flow Management Simulation. </w:delText>
                </w:r>
                <w:r w:rsidDel="002447D8">
                  <w:rPr>
                    <w:b/>
                    <w:bCs/>
                    <w:noProof/>
                    <w:lang w:val="en-US"/>
                  </w:rPr>
                  <w:delText>Wolfe, S.R., Sierhuis, M. and Jarvis, P.A.</w:delText>
                </w:r>
                <w:r w:rsidDel="002447D8">
                  <w:rPr>
                    <w:noProof/>
                    <w:lang w:val="en-US"/>
                  </w:rPr>
                  <w:delText xml:space="preserve"> San Diego, CA, USA : Society for Computer Simulation International (SCS), 2008. 2008 Spring Simulation Multiconference (SpringSim 2008). pp. 63-70.</w:delText>
                </w:r>
              </w:del>
            </w:p>
            <w:p w14:paraId="06826E12" w14:textId="77777777" w:rsidR="00282451" w:rsidDel="002447D8" w:rsidRDefault="00282451" w:rsidP="003C6792">
              <w:pPr>
                <w:pStyle w:val="Bibliography"/>
                <w:rPr>
                  <w:del w:id="4936" w:author="Orion" w:date="2011-08-01T18:13:00Z"/>
                  <w:noProof/>
                  <w:lang w:val="en-US"/>
                </w:rPr>
                <w:pPrChange w:id="4937" w:author="Orion" w:date="2011-08-02T14:14:00Z">
                  <w:pPr>
                    <w:pStyle w:val="Bibliography"/>
                  </w:pPr>
                </w:pPrChange>
              </w:pPr>
              <w:del w:id="4938" w:author="Orion" w:date="2011-08-01T18:13:00Z">
                <w:r w:rsidDel="002447D8">
                  <w:rPr>
                    <w:noProof/>
                    <w:lang w:val="en-US"/>
                  </w:rPr>
                  <w:delText xml:space="preserve">54. </w:delText>
                </w:r>
                <w:r w:rsidDel="002447D8">
                  <w:rPr>
                    <w:b/>
                    <w:bCs/>
                    <w:noProof/>
                    <w:lang w:val="en-US"/>
                  </w:rPr>
                  <w:delText>Flight Explorer Inc.</w:delText>
                </w:r>
                <w:r w:rsidDel="002447D8">
                  <w:rPr>
                    <w:noProof/>
                    <w:lang w:val="en-US"/>
                  </w:rPr>
                  <w:delText xml:space="preserve"> Flight Explorer. [Online] [Cited: September 1, 2011.] http://www.flightexplorer.com/.</w:delText>
                </w:r>
              </w:del>
            </w:p>
            <w:p w14:paraId="54C56707" w14:textId="77777777" w:rsidR="00282451" w:rsidDel="002447D8" w:rsidRDefault="00282451" w:rsidP="003C6792">
              <w:pPr>
                <w:pStyle w:val="Bibliography"/>
                <w:rPr>
                  <w:del w:id="4939" w:author="Orion" w:date="2011-08-01T18:13:00Z"/>
                  <w:noProof/>
                  <w:lang w:val="en-US"/>
                </w:rPr>
                <w:pPrChange w:id="4940" w:author="Orion" w:date="2011-08-02T14:14:00Z">
                  <w:pPr>
                    <w:pStyle w:val="Bibliography"/>
                  </w:pPr>
                </w:pPrChange>
              </w:pPr>
              <w:del w:id="4941" w:author="Orion" w:date="2011-08-01T18:13:00Z">
                <w:r w:rsidDel="002447D8">
                  <w:rPr>
                    <w:noProof/>
                    <w:lang w:val="en-US"/>
                  </w:rPr>
                  <w:delText xml:space="preserve">55. </w:delText>
                </w:r>
                <w:r w:rsidDel="002447D8">
                  <w:rPr>
                    <w:i/>
                    <w:iCs/>
                    <w:noProof/>
                    <w:lang w:val="en-US"/>
                  </w:rPr>
                  <w:delText xml:space="preserve">An Agent Based Framework for Modeling UAVs. </w:delText>
                </w:r>
                <w:r w:rsidDel="002447D8">
                  <w:rPr>
                    <w:b/>
                    <w:bCs/>
                    <w:noProof/>
                    <w:lang w:val="en-US"/>
                  </w:rPr>
                  <w:delText>Huff, N., Kamel, A. and Nygard, K.</w:delText>
                </w:r>
                <w:r w:rsidDel="002447D8">
                  <w:rPr>
                    <w:noProof/>
                    <w:lang w:val="en-US"/>
                  </w:rPr>
                  <w:delText xml:space="preserve"> 2003. The 16th International Conference on Computer Applications in Industry and Engineering (CAINE03).</w:delText>
                </w:r>
              </w:del>
            </w:p>
            <w:p w14:paraId="340E641D" w14:textId="77777777" w:rsidR="00282451" w:rsidDel="002447D8" w:rsidRDefault="00282451" w:rsidP="003C6792">
              <w:pPr>
                <w:pStyle w:val="Bibliography"/>
                <w:rPr>
                  <w:del w:id="4942" w:author="Orion" w:date="2011-08-01T18:13:00Z"/>
                  <w:noProof/>
                  <w:lang w:val="en-US"/>
                </w:rPr>
                <w:pPrChange w:id="4943" w:author="Orion" w:date="2011-08-02T14:14:00Z">
                  <w:pPr>
                    <w:pStyle w:val="Bibliography"/>
                  </w:pPr>
                </w:pPrChange>
              </w:pPr>
              <w:del w:id="4944" w:author="Orion" w:date="2011-08-01T18:13:00Z">
                <w:r w:rsidDel="002447D8">
                  <w:rPr>
                    <w:noProof/>
                    <w:lang w:val="en-US"/>
                  </w:rPr>
                  <w:delText xml:space="preserve">56. </w:delText>
                </w:r>
                <w:r w:rsidDel="002447D8">
                  <w:rPr>
                    <w:i/>
                    <w:iCs/>
                    <w:noProof/>
                    <w:lang w:val="en-US"/>
                  </w:rPr>
                  <w:delText xml:space="preserve">BDI-agents: From Theory to Practice. </w:delText>
                </w:r>
                <w:r w:rsidDel="002447D8">
                  <w:rPr>
                    <w:b/>
                    <w:bCs/>
                    <w:noProof/>
                    <w:lang w:val="en-US"/>
                  </w:rPr>
                  <w:delText>Rao, A.S. and Georgeff, M. P.</w:delText>
                </w:r>
                <w:r w:rsidDel="002447D8">
                  <w:rPr>
                    <w:noProof/>
                    <w:lang w:val="en-US"/>
                  </w:rPr>
                  <w:delText xml:space="preserve"> San Francisco : s.n., 1995. Proceedings of the First International Conference on Multiagent Systems.</w:delText>
                </w:r>
              </w:del>
            </w:p>
            <w:p w14:paraId="27238DF2" w14:textId="77777777" w:rsidR="00282451" w:rsidDel="002447D8" w:rsidRDefault="00282451" w:rsidP="003C6792">
              <w:pPr>
                <w:pStyle w:val="Bibliography"/>
                <w:rPr>
                  <w:del w:id="4945" w:author="Orion" w:date="2011-08-01T18:13:00Z"/>
                  <w:noProof/>
                  <w:lang w:val="en-US"/>
                </w:rPr>
                <w:pPrChange w:id="4946" w:author="Orion" w:date="2011-08-02T14:14:00Z">
                  <w:pPr>
                    <w:pStyle w:val="Bibliography"/>
                  </w:pPr>
                </w:pPrChange>
              </w:pPr>
              <w:del w:id="4947" w:author="Orion" w:date="2011-08-01T18:13:00Z">
                <w:r w:rsidDel="002447D8">
                  <w:rPr>
                    <w:noProof/>
                    <w:lang w:val="en-US"/>
                  </w:rPr>
                  <w:delText xml:space="preserve">57. </w:delText>
                </w:r>
                <w:r w:rsidDel="002447D8">
                  <w:rPr>
                    <w:i/>
                    <w:iCs/>
                    <w:noProof/>
                    <w:lang w:val="en-US"/>
                  </w:rPr>
                  <w:delText xml:space="preserve">The use of personal computer-based aviation training devices to teach aircrew decision-making, teamwork, and resource management. </w:delText>
                </w:r>
                <w:r w:rsidDel="002447D8">
                  <w:rPr>
                    <w:b/>
                    <w:bCs/>
                    <w:noProof/>
                    <w:lang w:val="en-US"/>
                  </w:rPr>
                  <w:delText>Duncan, J.C. and Feterle, L.C.</w:delText>
                </w:r>
                <w:r w:rsidDel="002447D8">
                  <w:rPr>
                    <w:noProof/>
                    <w:lang w:val="en-US"/>
                  </w:rPr>
                  <w:delText xml:space="preserve"> Dayton, OH : s.n., 2000. Proceedings of IEEE 2000 National Aerospace and Electronics Conference. pp. 421–426.</w:delText>
                </w:r>
              </w:del>
            </w:p>
            <w:p w14:paraId="1A09357D" w14:textId="77777777" w:rsidR="00282451" w:rsidDel="002447D8" w:rsidRDefault="00282451" w:rsidP="003C6792">
              <w:pPr>
                <w:pStyle w:val="Bibliography"/>
                <w:rPr>
                  <w:del w:id="4948" w:author="Orion" w:date="2011-08-01T18:13:00Z"/>
                  <w:noProof/>
                  <w:lang w:val="en-US"/>
                </w:rPr>
                <w:pPrChange w:id="4949" w:author="Orion" w:date="2011-08-02T14:14:00Z">
                  <w:pPr>
                    <w:pStyle w:val="Bibliography"/>
                  </w:pPr>
                </w:pPrChange>
              </w:pPr>
              <w:del w:id="4950" w:author="Orion" w:date="2011-08-01T18:13:00Z">
                <w:r w:rsidDel="002447D8">
                  <w:rPr>
                    <w:noProof/>
                    <w:lang w:val="en-US"/>
                  </w:rPr>
                  <w:delText xml:space="preserve">58. </w:delText>
                </w:r>
                <w:r w:rsidDel="002447D8">
                  <w:rPr>
                    <w:b/>
                    <w:bCs/>
                    <w:noProof/>
                    <w:lang w:val="en-US"/>
                  </w:rPr>
                  <w:delText>Gore, B.F.</w:delText>
                </w:r>
                <w:r w:rsidDel="002447D8">
                  <w:rPr>
                    <w:noProof/>
                    <w:lang w:val="en-US"/>
                  </w:rPr>
                  <w:delText xml:space="preserve"> Man-Machine Integration Design and Analysis System (MIDAS) v5: Augmentations, Motivations, and Directions for Aeronautics Applications. </w:delText>
                </w:r>
                <w:r w:rsidDel="002447D8">
                  <w:rPr>
                    <w:i/>
                    <w:iCs/>
                    <w:noProof/>
                    <w:lang w:val="en-US"/>
                  </w:rPr>
                  <w:delText xml:space="preserve">HMAT 2010: 1st International Workshop on Human Modelling in Assisted Transportation 2010. </w:delText>
                </w:r>
                <w:r w:rsidDel="002447D8">
                  <w:rPr>
                    <w:noProof/>
                    <w:lang w:val="en-US"/>
                  </w:rPr>
                  <w:delText>2010.</w:delText>
                </w:r>
              </w:del>
            </w:p>
            <w:p w14:paraId="6E55B534" w14:textId="77777777" w:rsidR="00282451" w:rsidDel="002447D8" w:rsidRDefault="00282451" w:rsidP="003C6792">
              <w:pPr>
                <w:pStyle w:val="Bibliography"/>
                <w:rPr>
                  <w:del w:id="4951" w:author="Orion" w:date="2011-08-01T18:13:00Z"/>
                  <w:noProof/>
                  <w:lang w:val="en-US"/>
                </w:rPr>
                <w:pPrChange w:id="4952" w:author="Orion" w:date="2011-08-02T14:14:00Z">
                  <w:pPr>
                    <w:pStyle w:val="Bibliography"/>
                  </w:pPr>
                </w:pPrChange>
              </w:pPr>
              <w:del w:id="4953" w:author="Orion" w:date="2011-08-01T18:13:00Z">
                <w:r w:rsidDel="002447D8">
                  <w:rPr>
                    <w:noProof/>
                    <w:lang w:val="en-US"/>
                  </w:rPr>
                  <w:delText xml:space="preserve">59. </w:delText>
                </w:r>
                <w:r w:rsidDel="002447D8">
                  <w:rPr>
                    <w:i/>
                    <w:iCs/>
                    <w:noProof/>
                    <w:lang w:val="en-US"/>
                  </w:rPr>
                  <w:delText xml:space="preserve">Generic Nonlinear model of reduced scale UAV. </w:delText>
                </w:r>
                <w:r w:rsidDel="002447D8">
                  <w:rPr>
                    <w:b/>
                    <w:bCs/>
                    <w:noProof/>
                    <w:lang w:val="en-US"/>
                  </w:rPr>
                  <w:delText>Cheviron, T., Chriette, A. and Plestan, F.</w:delText>
                </w:r>
                <w:r w:rsidDel="002447D8">
                  <w:rPr>
                    <w:noProof/>
                    <w:lang w:val="en-US"/>
                  </w:rPr>
                  <w:delText xml:space="preserve"> Kobe, Japan : s.n., 2009. IEEE International Conference on Robotics &amp; Automation. pp. 3271-3276.</w:delText>
                </w:r>
              </w:del>
            </w:p>
            <w:p w14:paraId="69157FF4" w14:textId="77777777" w:rsidR="00282451" w:rsidDel="002447D8" w:rsidRDefault="00282451" w:rsidP="003C6792">
              <w:pPr>
                <w:pStyle w:val="Bibliography"/>
                <w:rPr>
                  <w:del w:id="4954" w:author="Orion" w:date="2011-08-01T18:13:00Z"/>
                  <w:noProof/>
                  <w:lang w:val="en-US"/>
                </w:rPr>
                <w:pPrChange w:id="4955" w:author="Orion" w:date="2011-08-02T14:14:00Z">
                  <w:pPr>
                    <w:pStyle w:val="Bibliography"/>
                  </w:pPr>
                </w:pPrChange>
              </w:pPr>
              <w:del w:id="4956" w:author="Orion" w:date="2011-08-01T18:13:00Z">
                <w:r w:rsidDel="002447D8">
                  <w:rPr>
                    <w:noProof/>
                    <w:lang w:val="en-US"/>
                  </w:rPr>
                  <w:delText xml:space="preserve">60. </w:delText>
                </w:r>
                <w:r w:rsidDel="002447D8">
                  <w:rPr>
                    <w:i/>
                    <w:iCs/>
                    <w:noProof/>
                    <w:lang w:val="en-US"/>
                  </w:rPr>
                  <w:delText xml:space="preserve">Multiple UAV cooperative search under collision avoidance and limited range communication constraints. </w:delText>
                </w:r>
                <w:r w:rsidDel="002447D8">
                  <w:rPr>
                    <w:b/>
                    <w:bCs/>
                    <w:noProof/>
                    <w:lang w:val="en-US"/>
                  </w:rPr>
                  <w:delText>Beard, R.W. and McLain, T.W.</w:delText>
                </w:r>
                <w:r w:rsidDel="002447D8">
                  <w:rPr>
                    <w:noProof/>
                    <w:lang w:val="en-US"/>
                  </w:rPr>
                  <w:delText xml:space="preserve"> s.l. : IEEE, 2003. 42nd IEEE Conference on Decision and Control. pp. 25-30.</w:delText>
                </w:r>
              </w:del>
            </w:p>
            <w:p w14:paraId="78DA9B6A" w14:textId="77777777" w:rsidR="00282451" w:rsidDel="002447D8" w:rsidRDefault="00282451" w:rsidP="003C6792">
              <w:pPr>
                <w:pStyle w:val="Bibliography"/>
                <w:rPr>
                  <w:del w:id="4957" w:author="Orion" w:date="2011-08-01T18:13:00Z"/>
                  <w:noProof/>
                  <w:lang w:val="en-US"/>
                </w:rPr>
                <w:pPrChange w:id="4958" w:author="Orion" w:date="2011-08-02T14:14:00Z">
                  <w:pPr>
                    <w:pStyle w:val="Bibliography"/>
                  </w:pPr>
                </w:pPrChange>
              </w:pPr>
              <w:del w:id="4959" w:author="Orion" w:date="2011-08-01T18:13:00Z">
                <w:r w:rsidDel="002447D8">
                  <w:rPr>
                    <w:noProof/>
                    <w:lang w:val="en-US"/>
                  </w:rPr>
                  <w:delText>61. Dimensions &amp; key data for A-320. [Online] [Cited: September 1, 2011.] http://www.airbus.com/aircraftfamilies/passengeraircraft/a320family/a320/specifications/#details.</w:delText>
                </w:r>
              </w:del>
            </w:p>
            <w:p w14:paraId="7589214C" w14:textId="77777777" w:rsidR="00282451" w:rsidDel="002447D8" w:rsidRDefault="00282451" w:rsidP="003C6792">
              <w:pPr>
                <w:pStyle w:val="Bibliography"/>
                <w:rPr>
                  <w:del w:id="4960" w:author="Orion" w:date="2011-08-01T18:13:00Z"/>
                  <w:noProof/>
                  <w:lang w:val="en-US"/>
                </w:rPr>
                <w:pPrChange w:id="4961" w:author="Orion" w:date="2011-08-02T14:14:00Z">
                  <w:pPr>
                    <w:pStyle w:val="Bibliography"/>
                  </w:pPr>
                </w:pPrChange>
              </w:pPr>
              <w:del w:id="4962" w:author="Orion" w:date="2011-08-01T18:13:00Z">
                <w:r w:rsidDel="002447D8">
                  <w:rPr>
                    <w:noProof/>
                    <w:lang w:val="en-US"/>
                  </w:rPr>
                  <w:delText xml:space="preserve">62. </w:delText>
                </w:r>
                <w:r w:rsidDel="002447D8">
                  <w:rPr>
                    <w:b/>
                    <w:bCs/>
                    <w:noProof/>
                    <w:lang w:val="en-US"/>
                  </w:rPr>
                  <w:delText>Airbus S.A.S. Customer Services.</w:delText>
                </w:r>
                <w:r w:rsidDel="002447D8">
                  <w:rPr>
                    <w:noProof/>
                    <w:lang w:val="en-US"/>
                  </w:rPr>
                  <w:delText xml:space="preserve"> A320 airplane characteristics for airport planning. [Online] [Cited: September 1, 2011.] http://www.airbus.com/fileadmin/media_gallery/files/tech_data/AC/Airbus_AC_A320_20110501_Apr11.pdf http://www.airbus.com/support/maintenance-engineering/technical-data/aircraft-characteristics/.</w:delText>
                </w:r>
              </w:del>
            </w:p>
            <w:p w14:paraId="28CF611D" w14:textId="77777777" w:rsidR="00282451" w:rsidDel="002447D8" w:rsidRDefault="00282451" w:rsidP="003C6792">
              <w:pPr>
                <w:pStyle w:val="Bibliography"/>
                <w:rPr>
                  <w:del w:id="4963" w:author="Orion" w:date="2011-08-01T18:13:00Z"/>
                  <w:noProof/>
                  <w:lang w:val="en-US"/>
                </w:rPr>
                <w:pPrChange w:id="4964" w:author="Orion" w:date="2011-08-02T14:14:00Z">
                  <w:pPr>
                    <w:pStyle w:val="Bibliography"/>
                  </w:pPr>
                </w:pPrChange>
              </w:pPr>
              <w:del w:id="4965" w:author="Orion" w:date="2011-08-01T18:13:00Z">
                <w:r w:rsidDel="002447D8">
                  <w:rPr>
                    <w:noProof/>
                    <w:lang w:val="en-US"/>
                  </w:rPr>
                  <w:delText>63. Directory of Waypoints in Spain. [Online] [Cited: September 1, 2011.] http://www.fallingrain.com/world/SP/waypoints.html.</w:delText>
                </w:r>
              </w:del>
            </w:p>
            <w:p w14:paraId="36CD5CCB" w14:textId="77777777" w:rsidR="00282451" w:rsidDel="002447D8" w:rsidRDefault="00282451" w:rsidP="003C6792">
              <w:pPr>
                <w:pStyle w:val="Bibliography"/>
                <w:rPr>
                  <w:del w:id="4966" w:author="Orion" w:date="2011-08-01T18:13:00Z"/>
                  <w:noProof/>
                  <w:lang w:val="en-US"/>
                </w:rPr>
                <w:pPrChange w:id="4967" w:author="Orion" w:date="2011-08-02T14:14:00Z">
                  <w:pPr>
                    <w:pStyle w:val="Bibliography"/>
                  </w:pPr>
                </w:pPrChange>
              </w:pPr>
              <w:del w:id="4968" w:author="Orion" w:date="2011-08-01T18:13:00Z">
                <w:r w:rsidRPr="00282451" w:rsidDel="002447D8">
                  <w:rPr>
                    <w:noProof/>
                    <w:rPrChange w:id="4969" w:author="Orion" w:date="2011-07-28T17:43:00Z">
                      <w:rPr>
                        <w:noProof/>
                        <w:lang w:val="en-US"/>
                      </w:rPr>
                    </w:rPrChange>
                  </w:rPr>
                  <w:delText xml:space="preserve">64. </w:delText>
                </w:r>
                <w:r w:rsidRPr="00282451" w:rsidDel="002447D8">
                  <w:rPr>
                    <w:b/>
                    <w:bCs/>
                    <w:noProof/>
                    <w:rPrChange w:id="4970" w:author="Orion" w:date="2011-07-28T17:43:00Z">
                      <w:rPr>
                        <w:b/>
                        <w:bCs/>
                        <w:noProof/>
                        <w:lang w:val="en-US"/>
                      </w:rPr>
                    </w:rPrChange>
                  </w:rPr>
                  <w:delText>Iberia Líneas Aéreas de España, S.A.</w:delText>
                </w:r>
                <w:r w:rsidRPr="00282451" w:rsidDel="002447D8">
                  <w:rPr>
                    <w:noProof/>
                    <w:rPrChange w:id="4971" w:author="Orion" w:date="2011-07-28T17:43:00Z">
                      <w:rPr>
                        <w:noProof/>
                        <w:lang w:val="en-US"/>
                      </w:rPr>
                    </w:rPrChange>
                  </w:rPr>
                  <w:delText xml:space="preserve"> Flota de Iberia en el Grupo Iberia. </w:delText>
                </w:r>
                <w:r w:rsidDel="002447D8">
                  <w:rPr>
                    <w:noProof/>
                    <w:lang w:val="en-US"/>
                  </w:rPr>
                  <w:delText>[Online] [Cited: September 1, 2011.] http://grupo.iberia.es/portal/site/grupoiberia/menuitem.2f3f71d6b9bcb13a485771fbf34e51ca/.</w:delText>
                </w:r>
              </w:del>
            </w:p>
            <w:p w14:paraId="7F6DA79E" w14:textId="77777777" w:rsidR="00282451" w:rsidDel="002447D8" w:rsidRDefault="00282451" w:rsidP="003C6792">
              <w:pPr>
                <w:pStyle w:val="Bibliography"/>
                <w:rPr>
                  <w:del w:id="4972" w:author="Orion" w:date="2011-08-01T18:13:00Z"/>
                  <w:noProof/>
                  <w:lang w:val="en-US"/>
                </w:rPr>
                <w:pPrChange w:id="4973" w:author="Orion" w:date="2011-08-02T14:14:00Z">
                  <w:pPr>
                    <w:pStyle w:val="Bibliography"/>
                  </w:pPr>
                </w:pPrChange>
              </w:pPr>
              <w:del w:id="4974" w:author="Orion" w:date="2011-08-01T18:13:00Z">
                <w:r w:rsidDel="002447D8">
                  <w:rPr>
                    <w:noProof/>
                    <w:lang w:val="en-US"/>
                  </w:rPr>
                  <w:delText xml:space="preserve">65. </w:delText>
                </w:r>
                <w:r w:rsidDel="002447D8">
                  <w:rPr>
                    <w:b/>
                    <w:bCs/>
                    <w:noProof/>
                    <w:lang w:val="en-US"/>
                  </w:rPr>
                  <w:delText>Federal Aviation Administration.</w:delText>
                </w:r>
                <w:r w:rsidDel="002447D8">
                  <w:rPr>
                    <w:noProof/>
                    <w:lang w:val="en-US"/>
                  </w:rPr>
                  <w:delText xml:space="preserve"> </w:delText>
                </w:r>
                <w:r w:rsidDel="002447D8">
                  <w:rPr>
                    <w:i/>
                    <w:iCs/>
                    <w:noProof/>
                    <w:lang w:val="en-US"/>
                  </w:rPr>
                  <w:delText xml:space="preserve">Air Traffic Control FAA Order 7110.65T. </w:delText>
                </w:r>
                <w:r w:rsidDel="002447D8">
                  <w:rPr>
                    <w:noProof/>
                    <w:lang w:val="en-US"/>
                  </w:rPr>
                  <w:delText>Washington, DC. : s.n., Feb. 11, 2010.</w:delText>
                </w:r>
              </w:del>
            </w:p>
            <w:p w14:paraId="2CC44A5E" w14:textId="77777777" w:rsidR="00282451" w:rsidDel="002447D8" w:rsidRDefault="00282451" w:rsidP="003C6792">
              <w:pPr>
                <w:pStyle w:val="Bibliography"/>
                <w:rPr>
                  <w:del w:id="4975" w:author="Orion" w:date="2011-08-01T18:13:00Z"/>
                  <w:noProof/>
                  <w:lang w:val="en-US"/>
                </w:rPr>
                <w:pPrChange w:id="4976" w:author="Orion" w:date="2011-08-02T14:14:00Z">
                  <w:pPr>
                    <w:pStyle w:val="Bibliography"/>
                  </w:pPr>
                </w:pPrChange>
              </w:pPr>
              <w:del w:id="4977" w:author="Orion" w:date="2011-08-01T18:13:00Z">
                <w:r w:rsidDel="002447D8">
                  <w:rPr>
                    <w:noProof/>
                    <w:lang w:val="en-US"/>
                  </w:rPr>
                  <w:delText xml:space="preserve">66. </w:delText>
                </w:r>
                <w:r w:rsidDel="002447D8">
                  <w:rPr>
                    <w:b/>
                    <w:bCs/>
                    <w:noProof/>
                    <w:lang w:val="en-US"/>
                  </w:rPr>
                  <w:delText>Macal, C.M. and North, M.J.</w:delText>
                </w:r>
                <w:r w:rsidDel="002447D8">
                  <w:rPr>
                    <w:noProof/>
                    <w:lang w:val="en-US"/>
                  </w:rPr>
                  <w:delText xml:space="preserve"> Tutorial on agent-based modelling and simulation. s.l. : Nature Publishing Group, 2010, Vol. 4, pp. 151-162.</w:delText>
                </w:r>
              </w:del>
            </w:p>
            <w:p w14:paraId="0165B645" w14:textId="77777777" w:rsidR="00282451" w:rsidDel="002447D8" w:rsidRDefault="00282451" w:rsidP="003C6792">
              <w:pPr>
                <w:pStyle w:val="Bibliography"/>
                <w:rPr>
                  <w:del w:id="4978" w:author="Orion" w:date="2011-08-01T18:13:00Z"/>
                  <w:noProof/>
                  <w:lang w:val="en-US"/>
                </w:rPr>
                <w:pPrChange w:id="4979" w:author="Orion" w:date="2011-08-02T14:14:00Z">
                  <w:pPr>
                    <w:pStyle w:val="Bibliography"/>
                  </w:pPr>
                </w:pPrChange>
              </w:pPr>
              <w:del w:id="4980" w:author="Orion" w:date="2011-08-01T18:13:00Z">
                <w:r w:rsidRPr="00282451" w:rsidDel="002447D8">
                  <w:rPr>
                    <w:noProof/>
                    <w:rPrChange w:id="4981" w:author="Orion" w:date="2011-07-28T17:43:00Z">
                      <w:rPr>
                        <w:noProof/>
                        <w:lang w:val="en-US"/>
                      </w:rPr>
                    </w:rPrChange>
                  </w:rPr>
                  <w:delText xml:space="preserve">67. </w:delText>
                </w:r>
                <w:r w:rsidRPr="00282451" w:rsidDel="002447D8">
                  <w:rPr>
                    <w:b/>
                    <w:bCs/>
                    <w:noProof/>
                    <w:rPrChange w:id="4982" w:author="Orion" w:date="2011-07-28T17:43:00Z">
                      <w:rPr>
                        <w:b/>
                        <w:bCs/>
                        <w:noProof/>
                        <w:lang w:val="en-US"/>
                      </w:rPr>
                    </w:rPrChange>
                  </w:rPr>
                  <w:delText>Botia, J. A., et al., et al.</w:delText>
                </w:r>
                <w:r w:rsidRPr="00282451" w:rsidDel="002447D8">
                  <w:rPr>
                    <w:noProof/>
                    <w:rPrChange w:id="4983" w:author="Orion" w:date="2011-07-28T17:43:00Z">
                      <w:rPr>
                        <w:noProof/>
                        <w:lang w:val="en-US"/>
                      </w:rPr>
                    </w:rPrChange>
                  </w:rPr>
                  <w:delText xml:space="preserve"> </w:delText>
                </w:r>
                <w:r w:rsidDel="002447D8">
                  <w:rPr>
                    <w:noProof/>
                    <w:lang w:val="en-US"/>
                  </w:rPr>
                  <w:delText>The Ingenias Project: Methods and Tool For Developing Multiagent Systems. 2008, pp. 529-534.</w:delText>
                </w:r>
              </w:del>
            </w:p>
            <w:p w14:paraId="360E186F" w14:textId="77777777" w:rsidR="00282451" w:rsidDel="002447D8" w:rsidRDefault="00282451" w:rsidP="003C6792">
              <w:pPr>
                <w:pStyle w:val="Bibliography"/>
                <w:rPr>
                  <w:del w:id="4984" w:author="Orion" w:date="2011-08-01T18:13:00Z"/>
                  <w:noProof/>
                  <w:lang w:val="en-US"/>
                </w:rPr>
                <w:pPrChange w:id="4985" w:author="Orion" w:date="2011-08-02T14:14:00Z">
                  <w:pPr>
                    <w:pStyle w:val="Bibliography"/>
                  </w:pPr>
                </w:pPrChange>
              </w:pPr>
              <w:del w:id="4986" w:author="Orion" w:date="2011-08-01T18:13:00Z">
                <w:r w:rsidDel="002447D8">
                  <w:rPr>
                    <w:noProof/>
                    <w:lang w:val="en-US"/>
                  </w:rPr>
                  <w:delText xml:space="preserve">68. </w:delText>
                </w:r>
                <w:r w:rsidDel="002447D8">
                  <w:rPr>
                    <w:i/>
                    <w:iCs/>
                    <w:noProof/>
                    <w:lang w:val="en-US"/>
                  </w:rPr>
                  <w:delText xml:space="preserve">Modelling a Knowledge Management System Architecture with INGENIAS Methodology. </w:delText>
                </w:r>
                <w:r w:rsidDel="002447D8">
                  <w:rPr>
                    <w:b/>
                    <w:bCs/>
                    <w:noProof/>
                    <w:lang w:val="en-US"/>
                  </w:rPr>
                  <w:delText>Soto, J.P., et al., et al.</w:delText>
                </w:r>
                <w:r w:rsidDel="002447D8">
                  <w:rPr>
                    <w:noProof/>
                    <w:lang w:val="en-US"/>
                  </w:rPr>
                  <w:delText xml:space="preserve"> Washington, DC : s.n., 2006. En Proceedings of the 15th international Conference on Computing. pp. 167-173.</w:delText>
                </w:r>
              </w:del>
            </w:p>
            <w:p w14:paraId="55CC29F9" w14:textId="77777777" w:rsidR="00282451" w:rsidDel="002447D8" w:rsidRDefault="00282451" w:rsidP="003C6792">
              <w:pPr>
                <w:pStyle w:val="Bibliography"/>
                <w:rPr>
                  <w:del w:id="4987" w:author="Orion" w:date="2011-08-01T18:13:00Z"/>
                  <w:noProof/>
                  <w:lang w:val="en-US"/>
                </w:rPr>
                <w:pPrChange w:id="4988" w:author="Orion" w:date="2011-08-02T14:14:00Z">
                  <w:pPr>
                    <w:pStyle w:val="Bibliography"/>
                  </w:pPr>
                </w:pPrChange>
              </w:pPr>
              <w:del w:id="4989" w:author="Orion" w:date="2011-08-01T18:13:00Z">
                <w:r w:rsidDel="002447D8">
                  <w:rPr>
                    <w:noProof/>
                    <w:lang w:val="en-US"/>
                  </w:rPr>
                  <w:delText xml:space="preserve">69. </w:delText>
                </w:r>
                <w:r w:rsidDel="002447D8">
                  <w:rPr>
                    <w:b/>
                    <w:bCs/>
                    <w:noProof/>
                    <w:lang w:val="en-US"/>
                  </w:rPr>
                  <w:delText>Pavón, J., Gómez-Sanz, J.J. and Fuentes, R.</w:delText>
                </w:r>
                <w:r w:rsidDel="002447D8">
                  <w:rPr>
                    <w:noProof/>
                    <w:lang w:val="en-US"/>
                  </w:rPr>
                  <w:delText xml:space="preserve"> </w:delText>
                </w:r>
                <w:r w:rsidDel="002447D8">
                  <w:rPr>
                    <w:i/>
                    <w:iCs/>
                    <w:noProof/>
                    <w:lang w:val="en-US"/>
                  </w:rPr>
                  <w:delText xml:space="preserve">Model Driven Development of Multi-Agent Systems. </w:delText>
                </w:r>
                <w:r w:rsidDel="002447D8">
                  <w:rPr>
                    <w:noProof/>
                    <w:lang w:val="en-US"/>
                  </w:rPr>
                  <w:delText>[ed.] A. Rensink and J. Warmer. Springer, Heidelberg : s.n., 2006. pp. 284- 298. Vol. 4066.</w:delText>
                </w:r>
              </w:del>
            </w:p>
            <w:p w14:paraId="14731DFC" w14:textId="77777777" w:rsidR="00282451" w:rsidDel="002447D8" w:rsidRDefault="00282451" w:rsidP="003C6792">
              <w:pPr>
                <w:pStyle w:val="Bibliography"/>
                <w:rPr>
                  <w:del w:id="4990" w:author="Orion" w:date="2011-08-01T18:13:00Z"/>
                  <w:noProof/>
                  <w:lang w:val="en-US"/>
                </w:rPr>
                <w:pPrChange w:id="4991" w:author="Orion" w:date="2011-08-02T14:14:00Z">
                  <w:pPr>
                    <w:pStyle w:val="Bibliography"/>
                  </w:pPr>
                </w:pPrChange>
              </w:pPr>
              <w:del w:id="4992" w:author="Orion" w:date="2011-08-01T18:13:00Z">
                <w:r w:rsidDel="002447D8">
                  <w:rPr>
                    <w:noProof/>
                    <w:lang w:val="en-US"/>
                  </w:rPr>
                  <w:delText xml:space="preserve">70. </w:delText>
                </w:r>
                <w:r w:rsidDel="002447D8">
                  <w:rPr>
                    <w:b/>
                    <w:bCs/>
                    <w:noProof/>
                    <w:lang w:val="en-US"/>
                  </w:rPr>
                  <w:delText>Reenskau, T.M.H.</w:delText>
                </w:r>
                <w:r w:rsidDel="002447D8">
                  <w:rPr>
                    <w:noProof/>
                    <w:lang w:val="en-US"/>
                  </w:rPr>
                  <w:delText xml:space="preserve"> MVC XEROX PARC 1978-79. [Online] [Cited: September 1, 2011.] http://heim.ifi.uio.no/~trygver/themes/mvc/mvc-index.html.</w:delText>
                </w:r>
              </w:del>
            </w:p>
            <w:p w14:paraId="1F520EF0" w14:textId="77777777" w:rsidR="00282451" w:rsidDel="002447D8" w:rsidRDefault="00282451" w:rsidP="003C6792">
              <w:pPr>
                <w:pStyle w:val="Bibliography"/>
                <w:rPr>
                  <w:del w:id="4993" w:author="Orion" w:date="2011-08-01T18:13:00Z"/>
                  <w:noProof/>
                  <w:lang w:val="en-US"/>
                </w:rPr>
                <w:pPrChange w:id="4994" w:author="Orion" w:date="2011-08-02T14:14:00Z">
                  <w:pPr>
                    <w:pStyle w:val="Bibliography"/>
                  </w:pPr>
                </w:pPrChange>
              </w:pPr>
              <w:del w:id="4995" w:author="Orion" w:date="2011-08-01T18:13:00Z">
                <w:r w:rsidDel="002447D8">
                  <w:rPr>
                    <w:noProof/>
                    <w:lang w:val="en-US"/>
                  </w:rPr>
                  <w:delText>71. World Wind Java SDK. [Online] [Cited: September 1, 2011.] http://worldwind.arc.nasa.gov/java/.</w:delText>
                </w:r>
              </w:del>
            </w:p>
            <w:p w14:paraId="2A13BE1E" w14:textId="77777777" w:rsidR="00282451" w:rsidDel="002447D8" w:rsidRDefault="00282451" w:rsidP="003C6792">
              <w:pPr>
                <w:pStyle w:val="Bibliography"/>
                <w:rPr>
                  <w:del w:id="4996" w:author="Orion" w:date="2011-08-01T18:13:00Z"/>
                  <w:noProof/>
                  <w:lang w:val="en-US"/>
                </w:rPr>
                <w:pPrChange w:id="4997" w:author="Orion" w:date="2011-08-02T14:14:00Z">
                  <w:pPr>
                    <w:pStyle w:val="Bibliography"/>
                  </w:pPr>
                </w:pPrChange>
              </w:pPr>
              <w:del w:id="4998" w:author="Orion" w:date="2011-08-01T18:13:00Z">
                <w:r w:rsidDel="002447D8">
                  <w:rPr>
                    <w:noProof/>
                    <w:lang w:val="en-US"/>
                  </w:rPr>
                  <w:delText xml:space="preserve">72. </w:delText>
                </w:r>
                <w:r w:rsidDel="002447D8">
                  <w:rPr>
                    <w:b/>
                    <w:bCs/>
                    <w:noProof/>
                    <w:lang w:val="en-US"/>
                  </w:rPr>
                  <w:delText>Garland, D.J., Wise, J. A. and Hopkin, V.D.</w:delText>
                </w:r>
                <w:r w:rsidDel="002447D8">
                  <w:rPr>
                    <w:noProof/>
                    <w:lang w:val="en-US"/>
                  </w:rPr>
                  <w:delText xml:space="preserve"> </w:delText>
                </w:r>
                <w:r w:rsidDel="002447D8">
                  <w:rPr>
                    <w:i/>
                    <w:iCs/>
                    <w:noProof/>
                    <w:lang w:val="en-US"/>
                  </w:rPr>
                  <w:delText xml:space="preserve">Handbook of Aviation Human Factors. </w:delText>
                </w:r>
                <w:r w:rsidDel="002447D8">
                  <w:rPr>
                    <w:noProof/>
                    <w:lang w:val="en-US"/>
                  </w:rPr>
                  <w:delText>[ed.] Lawrence Erlbaum Associates. 1999. ISBN 0-8058-1680-1.</w:delText>
                </w:r>
              </w:del>
            </w:p>
            <w:p w14:paraId="52714FD3" w14:textId="77777777" w:rsidR="00282451" w:rsidDel="002447D8" w:rsidRDefault="00282451" w:rsidP="003C6792">
              <w:pPr>
                <w:pStyle w:val="Bibliography"/>
                <w:rPr>
                  <w:del w:id="4999" w:author="Orion" w:date="2011-08-01T18:13:00Z"/>
                  <w:noProof/>
                  <w:lang w:val="en-US"/>
                </w:rPr>
                <w:pPrChange w:id="5000" w:author="Orion" w:date="2011-08-02T14:14:00Z">
                  <w:pPr>
                    <w:pStyle w:val="Bibliography"/>
                  </w:pPr>
                </w:pPrChange>
              </w:pPr>
              <w:del w:id="5001" w:author="Orion" w:date="2011-08-01T18:13:00Z">
                <w:r w:rsidDel="002447D8">
                  <w:rPr>
                    <w:noProof/>
                    <w:lang w:val="en-US"/>
                  </w:rPr>
                  <w:delText xml:space="preserve">73. </w:delText>
                </w:r>
                <w:r w:rsidDel="002447D8">
                  <w:rPr>
                    <w:i/>
                    <w:iCs/>
                    <w:noProof/>
                    <w:lang w:val="en-US"/>
                  </w:rPr>
                  <w:delText xml:space="preserve">Modeling Distributed Human Decision-Making in Traffic Flow Management Operations. </w:delText>
                </w:r>
                <w:r w:rsidDel="002447D8">
                  <w:rPr>
                    <w:b/>
                    <w:bCs/>
                    <w:noProof/>
                    <w:lang w:val="en-US"/>
                  </w:rPr>
                  <w:delText>Campbell, K., et al., et al.</w:delText>
                </w:r>
                <w:r w:rsidDel="002447D8">
                  <w:rPr>
                    <w:noProof/>
                    <w:lang w:val="en-US"/>
                  </w:rPr>
                  <w:delText xml:space="preserve"> Napoli, Italy : s.n., 2000. 3rd USA/Europe Air Traffic Management R&amp;D Seminar.</w:delText>
                </w:r>
              </w:del>
            </w:p>
            <w:p w14:paraId="60104411" w14:textId="77777777" w:rsidR="00282451" w:rsidDel="002447D8" w:rsidRDefault="00282451" w:rsidP="003C6792">
              <w:pPr>
                <w:pStyle w:val="Bibliography"/>
                <w:rPr>
                  <w:del w:id="5002" w:author="Orion" w:date="2011-08-01T18:13:00Z"/>
                  <w:noProof/>
                  <w:lang w:val="en-US"/>
                </w:rPr>
                <w:pPrChange w:id="5003" w:author="Orion" w:date="2011-08-02T14:14:00Z">
                  <w:pPr>
                    <w:pStyle w:val="Bibliography"/>
                  </w:pPr>
                </w:pPrChange>
              </w:pPr>
              <w:del w:id="5004" w:author="Orion" w:date="2011-08-01T18:13:00Z">
                <w:r w:rsidDel="002447D8">
                  <w:rPr>
                    <w:noProof/>
                    <w:lang w:val="en-US"/>
                  </w:rPr>
                  <w:delText xml:space="preserve">74. </w:delText>
                </w:r>
                <w:r w:rsidDel="002447D8">
                  <w:rPr>
                    <w:i/>
                    <w:iCs/>
                    <w:noProof/>
                    <w:lang w:val="en-US"/>
                  </w:rPr>
                  <w:delText xml:space="preserve">INGENIAS development kit: a visual multi-agent system development environment. </w:delText>
                </w:r>
                <w:r w:rsidDel="002447D8">
                  <w:rPr>
                    <w:b/>
                    <w:bCs/>
                    <w:noProof/>
                    <w:lang w:val="en-US"/>
                  </w:rPr>
                  <w:delText>Gómez-Sanz, J.J., et al., et al.</w:delText>
                </w:r>
                <w:r w:rsidDel="002447D8">
                  <w:rPr>
                    <w:noProof/>
                    <w:lang w:val="en-US"/>
                  </w:rPr>
                  <w:delText xml:space="preserve"> 2008. The 7th International Joint Conference on Autonomous Agents and Multiagent Systems (AAMAS 2008) (Demos). pp. 1675-1676.</w:delText>
                </w:r>
              </w:del>
            </w:p>
            <w:p w14:paraId="3B36029B" w14:textId="77777777" w:rsidR="00B946E5" w:rsidRPr="00246937" w:rsidRDefault="00B946E5" w:rsidP="003C6792">
              <w:pPr>
                <w:pStyle w:val="Bibliography"/>
                <w:jc w:val="both"/>
                <w:rPr>
                  <w:ins w:id="5005" w:author="Orion" w:date="2011-04-06T18:33:00Z"/>
                </w:rPr>
                <w:pPrChange w:id="5006" w:author="Orion" w:date="2011-08-02T14:14:00Z">
                  <w:pPr/>
                </w:pPrChange>
              </w:pPr>
              <w:ins w:id="5007" w:author="Orion" w:date="2011-04-06T18:33:00Z">
                <w:r w:rsidRPr="00246937">
                  <w:rPr>
                    <w:noProof/>
                  </w:rPr>
                  <w:fldChar w:fldCharType="end"/>
                </w:r>
              </w:ins>
            </w:p>
            <w:customXmlInsRangeStart w:id="5008" w:author="Orion" w:date="2011-04-06T18:33:00Z"/>
          </w:sdtContent>
        </w:sdt>
        <w:customXmlInsRangeEnd w:id="5008"/>
        <w:customXmlInsRangeStart w:id="5009" w:author="Orion" w:date="2011-04-06T18:33:00Z"/>
      </w:sdtContent>
    </w:sdt>
    <w:customXmlInsRangeEnd w:id="5009"/>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pPr>
        <w:pStyle w:val="Title"/>
        <w:outlineLvl w:val="0"/>
        <w:rPr>
          <w:ins w:id="5010" w:author="Orion" w:date="2011-03-26T03:25:00Z"/>
          <w:rFonts w:cs="Times New Roman"/>
          <w:color w:val="000000"/>
          <w:lang w:val="en-US"/>
        </w:rPr>
        <w:pPrChange w:id="5011" w:author="Orion" w:date="2011-05-01T20:37:00Z">
          <w:pPr>
            <w:autoSpaceDE w:val="0"/>
            <w:jc w:val="both"/>
          </w:pPr>
        </w:pPrChange>
      </w:pPr>
      <w:bookmarkStart w:id="5012" w:name="_Toc300052002"/>
      <w:ins w:id="5013" w:author="Orion" w:date="2011-03-24T18:32:00Z">
        <w:r w:rsidRPr="00443CC4">
          <w:rPr>
            <w:rFonts w:ascii="Times New Roman" w:eastAsia="SimSun" w:hAnsi="Times New Roman"/>
            <w:bCs/>
            <w:color w:val="auto"/>
            <w:spacing w:val="0"/>
            <w:kern w:val="1"/>
            <w:szCs w:val="52"/>
            <w:lang w:val="en-US"/>
            <w:rPrChange w:id="5014" w:author="IO" w:date="2011-07-13T18:19:00Z">
              <w:rPr>
                <w:b/>
                <w:bCs/>
                <w:color w:val="000000"/>
                <w:sz w:val="48"/>
                <w:szCs w:val="48"/>
                <w:lang w:val="en-US"/>
              </w:rPr>
            </w:rPrChange>
          </w:rPr>
          <w:lastRenderedPageBreak/>
          <w:t>Glosario</w:t>
        </w:r>
      </w:ins>
      <w:bookmarkEnd w:id="5012"/>
    </w:p>
    <w:p w14:paraId="52EE30DA" w14:textId="34E40748" w:rsidR="00352D6A" w:rsidRDefault="00352D6A" w:rsidP="00352D6A">
      <w:pPr>
        <w:spacing w:after="120"/>
        <w:ind w:left="1418" w:hanging="1418"/>
        <w:jc w:val="both"/>
        <w:rPr>
          <w:ins w:id="5015" w:author="IO" w:date="2011-07-13T11:55:00Z"/>
          <w:i/>
          <w:lang w:val="en-US"/>
        </w:rPr>
      </w:pPr>
      <w:ins w:id="5016" w:author="IO" w:date="2011-07-12T13:25:00Z">
        <w:r w:rsidRPr="002A3258">
          <w:rPr>
            <w:lang w:val="en-US"/>
            <w:rPrChange w:id="5017" w:author="IO" w:date="2011-07-12T14:28:00Z">
              <w:rPr>
                <w:highlight w:val="yellow"/>
                <w:lang w:val="en-US"/>
              </w:rPr>
            </w:rPrChange>
          </w:rPr>
          <w:t>ABM</w:t>
        </w:r>
        <w:r w:rsidRPr="002A3258">
          <w:rPr>
            <w:lang w:val="en-US"/>
            <w:rPrChange w:id="5018" w:author="IO" w:date="2011-07-12T14:28:00Z">
              <w:rPr>
                <w:highlight w:val="yellow"/>
                <w:lang w:val="en-US"/>
              </w:rPr>
            </w:rPrChange>
          </w:rPr>
          <w:tab/>
        </w:r>
        <w:r w:rsidRPr="002A3258">
          <w:rPr>
            <w:i/>
            <w:lang w:val="en-US"/>
            <w:rPrChange w:id="5019" w:author="IO" w:date="2011-07-12T14:28:00Z">
              <w:rPr>
                <w:highlight w:val="yellow"/>
                <w:lang w:val="en-US"/>
              </w:rPr>
            </w:rPrChange>
          </w:rPr>
          <w:t>Agent-Based Modeling</w:t>
        </w:r>
      </w:ins>
    </w:p>
    <w:p w14:paraId="0D1841F0" w14:textId="76A645C9" w:rsidR="00C3088F" w:rsidRPr="002A3258" w:rsidRDefault="00C3088F" w:rsidP="00352D6A">
      <w:pPr>
        <w:spacing w:after="120"/>
        <w:ind w:left="1418" w:hanging="1418"/>
        <w:jc w:val="both"/>
        <w:rPr>
          <w:ins w:id="5020" w:author="IO" w:date="2011-07-12T13:25:00Z"/>
          <w:lang w:val="en-US"/>
          <w:rPrChange w:id="5021" w:author="IO" w:date="2011-07-12T14:28:00Z">
            <w:rPr>
              <w:ins w:id="5022" w:author="IO" w:date="2011-07-12T13:25:00Z"/>
              <w:highlight w:val="yellow"/>
              <w:lang w:val="en-US"/>
            </w:rPr>
          </w:rPrChange>
        </w:rPr>
      </w:pPr>
      <w:ins w:id="5023" w:author="IO" w:date="2011-07-13T11:55:00Z">
        <w:r>
          <w:rPr>
            <w:lang w:val="en-US"/>
          </w:rPr>
          <w:t>ACC</w:t>
        </w:r>
        <w:r>
          <w:rPr>
            <w:lang w:val="en-US"/>
          </w:rPr>
          <w:tab/>
        </w:r>
        <w:r w:rsidRPr="00C3088F">
          <w:rPr>
            <w:i/>
            <w:lang w:val="en-US"/>
            <w:rPrChange w:id="5024" w:author="IO" w:date="2011-07-13T11:55:00Z">
              <w:rPr>
                <w:lang w:val="en-US"/>
              </w:rPr>
            </w:rPrChange>
          </w:rPr>
          <w:t>Area Control Center</w:t>
        </w:r>
      </w:ins>
    </w:p>
    <w:p w14:paraId="16D50DFD" w14:textId="77777777" w:rsidR="00352D6A" w:rsidRPr="00D1574B" w:rsidRDefault="00352D6A" w:rsidP="00352D6A">
      <w:pPr>
        <w:spacing w:after="120"/>
        <w:ind w:left="1418" w:hanging="1418"/>
        <w:jc w:val="both"/>
        <w:rPr>
          <w:ins w:id="5025" w:author="IO" w:date="2011-07-12T13:25:00Z"/>
          <w:lang w:val="en-US"/>
          <w:rPrChange w:id="5026" w:author="IO" w:date="2011-07-17T20:51:00Z">
            <w:rPr>
              <w:ins w:id="5027" w:author="IO" w:date="2011-07-12T13:25:00Z"/>
              <w:highlight w:val="yellow"/>
              <w:lang w:val="en-US"/>
            </w:rPr>
          </w:rPrChange>
        </w:rPr>
      </w:pPr>
      <w:ins w:id="5028" w:author="IO" w:date="2011-07-12T13:25:00Z">
        <w:r w:rsidRPr="00D1574B">
          <w:rPr>
            <w:lang w:val="en-US"/>
            <w:rPrChange w:id="5029" w:author="IO" w:date="2011-07-17T20:51:00Z">
              <w:rPr>
                <w:highlight w:val="yellow"/>
                <w:lang w:val="en-US"/>
              </w:rPr>
            </w:rPrChange>
          </w:rPr>
          <w:t xml:space="preserve">ACES </w:t>
        </w:r>
        <w:r w:rsidRPr="00D1574B">
          <w:rPr>
            <w:lang w:val="en-US"/>
            <w:rPrChange w:id="5030" w:author="IO" w:date="2011-07-17T20:51:00Z">
              <w:rPr>
                <w:highlight w:val="yellow"/>
                <w:lang w:val="en-US"/>
              </w:rPr>
            </w:rPrChange>
          </w:rPr>
          <w:tab/>
        </w:r>
        <w:r w:rsidRPr="00D1574B">
          <w:rPr>
            <w:i/>
            <w:lang w:val="en-US"/>
            <w:rPrChange w:id="5031" w:author="IO" w:date="2011-07-17T20:51:00Z">
              <w:rPr>
                <w:highlight w:val="yellow"/>
                <w:lang w:val="en-US"/>
              </w:rPr>
            </w:rPrChange>
          </w:rPr>
          <w:t>Airspace Concept Evaluation System</w:t>
        </w:r>
      </w:ins>
    </w:p>
    <w:p w14:paraId="188662DA" w14:textId="05B9C8B8" w:rsidR="00352D6A" w:rsidRDefault="00352D6A" w:rsidP="00352D6A">
      <w:pPr>
        <w:spacing w:after="120"/>
        <w:ind w:left="1418" w:hanging="1418"/>
        <w:jc w:val="both"/>
        <w:rPr>
          <w:ins w:id="5032" w:author="IO" w:date="2011-07-13T11:51:00Z"/>
          <w:i/>
          <w:lang w:val="en-US"/>
        </w:rPr>
      </w:pPr>
      <w:ins w:id="5033" w:author="IO" w:date="2011-07-12T13:25:00Z">
        <w:r w:rsidRPr="00352D6A">
          <w:rPr>
            <w:lang w:val="en-US"/>
            <w:rPrChange w:id="5034" w:author="IO" w:date="2011-07-12T13:26:00Z">
              <w:rPr>
                <w:highlight w:val="yellow"/>
                <w:lang w:val="en-US"/>
              </w:rPr>
            </w:rPrChange>
          </w:rPr>
          <w:t>AIAA</w:t>
        </w:r>
        <w:r w:rsidRPr="00352D6A">
          <w:rPr>
            <w:lang w:val="en-US"/>
            <w:rPrChange w:id="5035" w:author="IO" w:date="2011-07-12T13:26:00Z">
              <w:rPr>
                <w:highlight w:val="yellow"/>
                <w:lang w:val="en-US"/>
              </w:rPr>
            </w:rPrChange>
          </w:rPr>
          <w:tab/>
        </w:r>
        <w:r w:rsidRPr="00352D6A">
          <w:rPr>
            <w:i/>
            <w:lang w:val="en-US"/>
            <w:rPrChange w:id="5036" w:author="IO" w:date="2011-07-12T13:26:00Z">
              <w:rPr>
                <w:lang w:val="en-US"/>
              </w:rPr>
            </w:rPrChange>
          </w:rPr>
          <w:t>American Institute of Aeronautics and Astronautics</w:t>
        </w:r>
      </w:ins>
    </w:p>
    <w:p w14:paraId="66C81019" w14:textId="419A0A24" w:rsidR="00C3088F" w:rsidRPr="00352D6A" w:rsidRDefault="00C3088F" w:rsidP="00352D6A">
      <w:pPr>
        <w:spacing w:after="120"/>
        <w:ind w:left="1418" w:hanging="1418"/>
        <w:jc w:val="both"/>
        <w:rPr>
          <w:ins w:id="5037" w:author="IO" w:date="2011-07-12T13:25:00Z"/>
          <w:lang w:val="en-US"/>
          <w:rPrChange w:id="5038" w:author="IO" w:date="2011-07-12T13:26:00Z">
            <w:rPr>
              <w:ins w:id="5039" w:author="IO" w:date="2011-07-12T13:25:00Z"/>
              <w:highlight w:val="yellow"/>
              <w:lang w:val="en-US"/>
            </w:rPr>
          </w:rPrChange>
        </w:rPr>
      </w:pPr>
      <w:ins w:id="5040" w:author="IO" w:date="2011-07-13T11:51:00Z">
        <w:r w:rsidRPr="00C3088F">
          <w:rPr>
            <w:i/>
            <w:lang w:val="en-US"/>
            <w:rPrChange w:id="5041" w:author="IO" w:date="2011-07-13T11:51:00Z">
              <w:rPr>
                <w:lang w:val="en-US"/>
              </w:rPr>
            </w:rPrChange>
          </w:rPr>
          <w:t>Airway</w:t>
        </w:r>
        <w:r>
          <w:rPr>
            <w:lang w:val="en-US"/>
          </w:rPr>
          <w:tab/>
          <w:t>Pasillo aéreo</w:t>
        </w:r>
      </w:ins>
    </w:p>
    <w:p w14:paraId="068660E1" w14:textId="77777777" w:rsidR="00352D6A" w:rsidRPr="00CE37D7" w:rsidRDefault="00352D6A" w:rsidP="00352D6A">
      <w:pPr>
        <w:spacing w:after="120"/>
        <w:ind w:left="1418" w:hanging="1418"/>
        <w:jc w:val="both"/>
        <w:rPr>
          <w:ins w:id="5042" w:author="IO" w:date="2011-07-12T13:25:00Z"/>
          <w:highlight w:val="yellow"/>
          <w:lang w:val="en-US"/>
        </w:rPr>
      </w:pPr>
      <w:ins w:id="5043" w:author="IO" w:date="2011-07-12T13:25:00Z">
        <w:r w:rsidRPr="00CE37D7">
          <w:rPr>
            <w:highlight w:val="yellow"/>
            <w:lang w:val="en-US"/>
          </w:rPr>
          <w:t xml:space="preserve">AOCC  </w:t>
        </w:r>
        <w:r w:rsidRPr="00CE37D7">
          <w:rPr>
            <w:highlight w:val="yellow"/>
            <w:lang w:val="en-US"/>
          </w:rPr>
          <w:tab/>
          <w:t>Airport Operations Control Center</w:t>
        </w:r>
      </w:ins>
    </w:p>
    <w:p w14:paraId="0C46B5EB" w14:textId="308E749A" w:rsidR="000816A6" w:rsidRPr="006F3549" w:rsidRDefault="000816A6" w:rsidP="000816A6">
      <w:pPr>
        <w:spacing w:after="120"/>
        <w:ind w:left="1418" w:hanging="1418"/>
        <w:jc w:val="both"/>
        <w:rPr>
          <w:ins w:id="5044" w:author="IO" w:date="2011-07-12T17:52:00Z"/>
          <w:lang w:val="en-US"/>
        </w:rPr>
      </w:pPr>
      <w:ins w:id="5045" w:author="IO" w:date="2011-07-12T17:52:00Z">
        <w:r>
          <w:rPr>
            <w:lang w:val="en-US"/>
          </w:rPr>
          <w:t>AOSE</w:t>
        </w:r>
        <w:r w:rsidRPr="006F3549">
          <w:rPr>
            <w:lang w:val="en-US"/>
          </w:rPr>
          <w:tab/>
        </w:r>
        <w:r w:rsidRPr="006F3549">
          <w:rPr>
            <w:i/>
            <w:lang w:val="en-US"/>
          </w:rPr>
          <w:t>A</w:t>
        </w:r>
        <w:r>
          <w:rPr>
            <w:i/>
            <w:lang w:val="en-US"/>
          </w:rPr>
          <w:t>gent-Oriented Software Engineering</w:t>
        </w:r>
      </w:ins>
    </w:p>
    <w:p w14:paraId="6C3F5387" w14:textId="77777777" w:rsidR="00352D6A" w:rsidRPr="00CE37D7" w:rsidRDefault="00352D6A" w:rsidP="00352D6A">
      <w:pPr>
        <w:spacing w:after="120"/>
        <w:ind w:left="1418" w:hanging="1418"/>
        <w:jc w:val="both"/>
        <w:rPr>
          <w:ins w:id="5046" w:author="IO" w:date="2011-07-12T13:25:00Z"/>
          <w:highlight w:val="yellow"/>
          <w:lang w:val="en-US"/>
        </w:rPr>
      </w:pPr>
      <w:ins w:id="5047" w:author="IO" w:date="2011-07-12T13:25:00Z">
        <w:r w:rsidRPr="00CE37D7">
          <w:rPr>
            <w:highlight w:val="yellow"/>
            <w:lang w:val="en-US"/>
          </w:rPr>
          <w:t xml:space="preserve">ARTCC </w:t>
        </w:r>
        <w:r w:rsidRPr="00CE37D7">
          <w:rPr>
            <w:highlight w:val="yellow"/>
            <w:lang w:val="en-US"/>
          </w:rPr>
          <w:tab/>
          <w:t>Air Route Traffic Control Center</w:t>
        </w:r>
      </w:ins>
    </w:p>
    <w:p w14:paraId="5474604C" w14:textId="77777777" w:rsidR="00352D6A" w:rsidRPr="00CE37D7" w:rsidRDefault="00352D6A" w:rsidP="00352D6A">
      <w:pPr>
        <w:spacing w:after="120"/>
        <w:ind w:left="1418" w:hanging="1418"/>
        <w:jc w:val="both"/>
        <w:rPr>
          <w:ins w:id="5048" w:author="IO" w:date="2011-07-12T13:25:00Z"/>
          <w:lang w:val="en-US"/>
        </w:rPr>
      </w:pPr>
      <w:ins w:id="5049" w:author="IO" w:date="2011-07-12T13:25:00Z">
        <w:r w:rsidRPr="00CE37D7">
          <w:rPr>
            <w:lang w:val="en-US"/>
          </w:rPr>
          <w:t>ATM</w:t>
        </w:r>
        <w:r w:rsidRPr="00CE37D7">
          <w:rPr>
            <w:lang w:val="en-US"/>
          </w:rPr>
          <w:tab/>
        </w:r>
        <w:r w:rsidRPr="00CE37D7">
          <w:rPr>
            <w:i/>
            <w:lang w:val="en-US"/>
          </w:rPr>
          <w:t>Air Traffic Management</w:t>
        </w:r>
      </w:ins>
    </w:p>
    <w:p w14:paraId="0F9F2000" w14:textId="77777777" w:rsidR="00352D6A" w:rsidRPr="00CE37D7" w:rsidRDefault="00352D6A" w:rsidP="00352D6A">
      <w:pPr>
        <w:spacing w:after="120"/>
        <w:ind w:left="1418" w:hanging="1418"/>
        <w:jc w:val="both"/>
        <w:rPr>
          <w:ins w:id="5050" w:author="IO" w:date="2011-07-12T13:25:00Z"/>
          <w:highlight w:val="yellow"/>
          <w:lang w:val="en-US"/>
        </w:rPr>
      </w:pPr>
      <w:ins w:id="5051" w:author="IO" w:date="2011-07-12T13:25:00Z">
        <w:r w:rsidRPr="00CE37D7">
          <w:rPr>
            <w:highlight w:val="yellow"/>
            <w:lang w:val="en-US"/>
          </w:rPr>
          <w:t>ATFM</w:t>
        </w:r>
        <w:r w:rsidRPr="00CE37D7">
          <w:rPr>
            <w:highlight w:val="yellow"/>
            <w:lang w:val="en-US"/>
          </w:rPr>
          <w:tab/>
          <w:t>Air Traffic Flow Management</w:t>
        </w:r>
      </w:ins>
    </w:p>
    <w:p w14:paraId="669B520D" w14:textId="77777777" w:rsidR="00352D6A" w:rsidRPr="00FA57E6" w:rsidRDefault="00352D6A" w:rsidP="00352D6A">
      <w:pPr>
        <w:spacing w:after="120"/>
        <w:ind w:left="1418" w:hanging="1418"/>
        <w:jc w:val="both"/>
        <w:rPr>
          <w:ins w:id="5052" w:author="IO" w:date="2011-07-12T13:25:00Z"/>
          <w:lang w:val="en-US"/>
          <w:rPrChange w:id="5053" w:author="IO" w:date="2011-07-13T11:39:00Z">
            <w:rPr>
              <w:ins w:id="5054" w:author="IO" w:date="2011-07-12T13:25:00Z"/>
              <w:highlight w:val="yellow"/>
              <w:lang w:val="en-US"/>
            </w:rPr>
          </w:rPrChange>
        </w:rPr>
      </w:pPr>
      <w:ins w:id="5055" w:author="IO" w:date="2011-07-12T13:25:00Z">
        <w:r w:rsidRPr="00FA57E6">
          <w:rPr>
            <w:lang w:val="en-US"/>
            <w:rPrChange w:id="5056" w:author="IO" w:date="2011-07-13T11:39:00Z">
              <w:rPr>
                <w:highlight w:val="yellow"/>
                <w:lang w:val="en-US"/>
              </w:rPr>
            </w:rPrChange>
          </w:rPr>
          <w:t>ATS</w:t>
        </w:r>
        <w:r w:rsidRPr="00FA57E6">
          <w:rPr>
            <w:lang w:val="en-US"/>
            <w:rPrChange w:id="5057" w:author="IO" w:date="2011-07-13T11:39:00Z">
              <w:rPr>
                <w:highlight w:val="yellow"/>
                <w:lang w:val="en-US"/>
              </w:rPr>
            </w:rPrChange>
          </w:rPr>
          <w:tab/>
        </w:r>
        <w:r w:rsidRPr="00FA57E6">
          <w:rPr>
            <w:i/>
            <w:lang w:val="en-US"/>
            <w:rPrChange w:id="5058" w:author="IO" w:date="2011-07-13T11:39:00Z">
              <w:rPr>
                <w:highlight w:val="yellow"/>
                <w:lang w:val="en-US"/>
              </w:rPr>
            </w:rPrChange>
          </w:rPr>
          <w:t>Air Traffic Service</w:t>
        </w:r>
      </w:ins>
    </w:p>
    <w:p w14:paraId="6FA7A372" w14:textId="77777777" w:rsidR="00352D6A" w:rsidRPr="00443CC4" w:rsidRDefault="00352D6A" w:rsidP="00352D6A">
      <w:pPr>
        <w:spacing w:after="120"/>
        <w:ind w:left="1418" w:hanging="1418"/>
        <w:jc w:val="both"/>
        <w:rPr>
          <w:ins w:id="5059" w:author="IO" w:date="2011-07-12T13:25:00Z"/>
          <w:lang w:val="en-US"/>
          <w:rPrChange w:id="5060" w:author="IO" w:date="2011-07-13T18:20:00Z">
            <w:rPr>
              <w:ins w:id="5061" w:author="IO" w:date="2011-07-12T13:25:00Z"/>
              <w:highlight w:val="yellow"/>
              <w:lang w:val="en-US"/>
            </w:rPr>
          </w:rPrChange>
        </w:rPr>
      </w:pPr>
      <w:ins w:id="5062" w:author="IO" w:date="2011-07-12T13:25:00Z">
        <w:r w:rsidRPr="00443CC4">
          <w:rPr>
            <w:lang w:val="en-US"/>
            <w:rPrChange w:id="5063" w:author="IO" w:date="2011-07-13T18:20:00Z">
              <w:rPr>
                <w:highlight w:val="yellow"/>
                <w:lang w:val="en-US"/>
              </w:rPr>
            </w:rPrChange>
          </w:rPr>
          <w:t xml:space="preserve">AVDS </w:t>
        </w:r>
        <w:r w:rsidRPr="00443CC4">
          <w:rPr>
            <w:lang w:val="en-US"/>
            <w:rPrChange w:id="5064" w:author="IO" w:date="2011-07-13T18:20:00Z">
              <w:rPr>
                <w:highlight w:val="yellow"/>
                <w:lang w:val="en-US"/>
              </w:rPr>
            </w:rPrChange>
          </w:rPr>
          <w:tab/>
        </w:r>
        <w:r w:rsidRPr="00443CC4">
          <w:rPr>
            <w:i/>
            <w:lang w:val="en-US"/>
            <w:rPrChange w:id="5065" w:author="IO" w:date="2011-07-13T18:20:00Z">
              <w:rPr>
                <w:highlight w:val="yellow"/>
                <w:lang w:val="en-US"/>
              </w:rPr>
            </w:rPrChange>
          </w:rPr>
          <w:t>Aviator Visual Design Simulator</w:t>
        </w:r>
      </w:ins>
    </w:p>
    <w:p w14:paraId="0D364DBE" w14:textId="5EB75372" w:rsidR="00352D6A" w:rsidRPr="00394FFF" w:rsidRDefault="00352D6A" w:rsidP="00352D6A">
      <w:pPr>
        <w:spacing w:after="120"/>
        <w:ind w:left="1418" w:hanging="1418"/>
        <w:jc w:val="both"/>
        <w:rPr>
          <w:ins w:id="5066" w:author="IO" w:date="2011-07-12T13:25:00Z"/>
          <w:lang w:val="en-US"/>
          <w:rPrChange w:id="5067" w:author="IO" w:date="2011-07-18T12:43:00Z">
            <w:rPr>
              <w:ins w:id="5068" w:author="IO" w:date="2011-07-12T13:25:00Z"/>
              <w:highlight w:val="yellow"/>
              <w:lang w:val="en-US"/>
            </w:rPr>
          </w:rPrChange>
        </w:rPr>
      </w:pPr>
      <w:ins w:id="5069" w:author="IO" w:date="2011-07-12T13:25:00Z">
        <w:r w:rsidRPr="00394FFF">
          <w:rPr>
            <w:lang w:val="en-US"/>
            <w:rPrChange w:id="5070" w:author="IO" w:date="2011-07-18T12:43:00Z">
              <w:rPr>
                <w:highlight w:val="yellow"/>
                <w:lang w:val="en-US"/>
              </w:rPr>
            </w:rPrChange>
          </w:rPr>
          <w:t>BDI</w:t>
        </w:r>
        <w:r w:rsidRPr="00394FFF">
          <w:rPr>
            <w:lang w:val="en-US"/>
            <w:rPrChange w:id="5071" w:author="IO" w:date="2011-07-18T12:43:00Z">
              <w:rPr>
                <w:highlight w:val="yellow"/>
                <w:lang w:val="en-US"/>
              </w:rPr>
            </w:rPrChange>
          </w:rPr>
          <w:tab/>
        </w:r>
        <w:r w:rsidRPr="00394FFF">
          <w:rPr>
            <w:i/>
            <w:lang w:val="en-US"/>
            <w:rPrChange w:id="5072" w:author="IO" w:date="2011-07-18T12:43:00Z">
              <w:rPr>
                <w:highlight w:val="yellow"/>
                <w:lang w:val="en-US"/>
              </w:rPr>
            </w:rPrChange>
          </w:rPr>
          <w:t>Belief-Desire-Intention</w:t>
        </w:r>
      </w:ins>
    </w:p>
    <w:p w14:paraId="77513921" w14:textId="77777777" w:rsidR="00352D6A" w:rsidRPr="00CE37D7" w:rsidRDefault="00352D6A" w:rsidP="00352D6A">
      <w:pPr>
        <w:spacing w:after="120"/>
        <w:ind w:left="1418" w:hanging="1418"/>
        <w:jc w:val="both"/>
        <w:rPr>
          <w:ins w:id="5073" w:author="IO" w:date="2011-07-12T13:25:00Z"/>
          <w:highlight w:val="yellow"/>
          <w:lang w:val="en-US"/>
        </w:rPr>
      </w:pPr>
      <w:ins w:id="5074" w:author="IO" w:date="2011-07-12T13:25:00Z">
        <w:r w:rsidRPr="00CE37D7">
          <w:rPr>
            <w:highlight w:val="yellow"/>
            <w:lang w:val="en-US"/>
          </w:rPr>
          <w:t>CATFM</w:t>
        </w:r>
        <w:r w:rsidRPr="00CE37D7">
          <w:rPr>
            <w:highlight w:val="yellow"/>
            <w:lang w:val="en-US"/>
          </w:rPr>
          <w:tab/>
          <w:t>Collaborative Air Traffic Flow Management</w:t>
        </w:r>
      </w:ins>
    </w:p>
    <w:p w14:paraId="545C533F" w14:textId="77777777" w:rsidR="009B648C" w:rsidRPr="007D0DAB" w:rsidRDefault="009B648C" w:rsidP="009B648C">
      <w:pPr>
        <w:spacing w:after="120"/>
        <w:ind w:left="1418" w:hanging="1418"/>
        <w:jc w:val="both"/>
        <w:rPr>
          <w:ins w:id="5075" w:author="IO" w:date="2011-07-15T17:56:00Z"/>
          <w:lang w:val="en-US"/>
        </w:rPr>
      </w:pPr>
      <w:ins w:id="5076" w:author="IO" w:date="2011-07-15T17:56:00Z">
        <w:r w:rsidRPr="007D0DAB">
          <w:rPr>
            <w:lang w:val="en-US"/>
          </w:rPr>
          <w:t>CRM</w:t>
        </w:r>
        <w:r w:rsidRPr="007D0DAB">
          <w:rPr>
            <w:lang w:val="en-US"/>
          </w:rPr>
          <w:tab/>
        </w:r>
        <w:r w:rsidRPr="007D0DAB">
          <w:rPr>
            <w:i/>
            <w:lang w:val="en-US"/>
          </w:rPr>
          <w:t>Crew Resource Management</w:t>
        </w:r>
      </w:ins>
    </w:p>
    <w:p w14:paraId="13C55E62" w14:textId="5BBC10EC" w:rsidR="001F1581" w:rsidRDefault="001F1581" w:rsidP="00352D6A">
      <w:pPr>
        <w:spacing w:after="120"/>
        <w:ind w:left="1418" w:hanging="1418"/>
        <w:jc w:val="both"/>
        <w:rPr>
          <w:ins w:id="5077" w:author="IO" w:date="2011-07-13T19:32:00Z"/>
          <w:lang w:val="en-US"/>
        </w:rPr>
      </w:pPr>
      <w:ins w:id="5078" w:author="IO" w:date="2011-07-13T19:32:00Z">
        <w:r>
          <w:rPr>
            <w:lang w:val="en-US"/>
          </w:rPr>
          <w:t>DIS</w:t>
        </w:r>
        <w:r>
          <w:rPr>
            <w:lang w:val="en-US"/>
          </w:rPr>
          <w:tab/>
        </w:r>
        <w:r w:rsidRPr="001F1581">
          <w:rPr>
            <w:i/>
            <w:lang w:val="en-US"/>
            <w:rPrChange w:id="5079" w:author="IO" w:date="2011-07-13T19:32:00Z">
              <w:rPr>
                <w:lang w:val="en-US"/>
              </w:rPr>
            </w:rPrChange>
          </w:rPr>
          <w:t>Distributed Interactive Simulation</w:t>
        </w:r>
      </w:ins>
    </w:p>
    <w:p w14:paraId="02098F4B" w14:textId="77777777" w:rsidR="00352D6A" w:rsidRPr="00CE37D7" w:rsidRDefault="00352D6A" w:rsidP="00352D6A">
      <w:pPr>
        <w:spacing w:after="120"/>
        <w:ind w:left="1418" w:hanging="1418"/>
        <w:jc w:val="both"/>
        <w:rPr>
          <w:ins w:id="5080" w:author="IO" w:date="2011-07-12T13:25:00Z"/>
          <w:lang w:val="en-US"/>
        </w:rPr>
      </w:pPr>
      <w:ins w:id="5081" w:author="IO" w:date="2011-07-12T13:25:00Z">
        <w:r w:rsidRPr="00CE37D7">
          <w:rPr>
            <w:lang w:val="en-US"/>
          </w:rPr>
          <w:t>Eurocontrol</w:t>
        </w:r>
        <w:r w:rsidRPr="00CE37D7">
          <w:rPr>
            <w:lang w:val="en-US"/>
          </w:rPr>
          <w:tab/>
        </w:r>
        <w:r w:rsidRPr="00CE37D7">
          <w:rPr>
            <w:i/>
            <w:lang w:val="en-US"/>
          </w:rPr>
          <w:t>European Organisation for the Safety of Air Navigation</w:t>
        </w:r>
      </w:ins>
    </w:p>
    <w:p w14:paraId="58A90C3A" w14:textId="77777777" w:rsidR="00352D6A" w:rsidRPr="00465EF0" w:rsidRDefault="00352D6A" w:rsidP="00352D6A">
      <w:pPr>
        <w:spacing w:after="120"/>
        <w:ind w:left="1418" w:hanging="1418"/>
        <w:jc w:val="both"/>
        <w:rPr>
          <w:ins w:id="5082" w:author="IO" w:date="2011-07-12T13:25:00Z"/>
          <w:lang w:val="en-US"/>
        </w:rPr>
      </w:pPr>
      <w:ins w:id="5083" w:author="IO" w:date="2011-07-12T13:25:00Z">
        <w:r w:rsidRPr="00CE37D7">
          <w:rPr>
            <w:lang w:val="en-US"/>
          </w:rPr>
          <w:t>FAA</w:t>
        </w:r>
        <w:r w:rsidRPr="00CE37D7">
          <w:rPr>
            <w:lang w:val="en-US"/>
          </w:rPr>
          <w:tab/>
        </w:r>
        <w:r w:rsidRPr="00CE37D7">
          <w:rPr>
            <w:i/>
            <w:lang w:val="en-US"/>
          </w:rPr>
          <w:t>Federal Aviation Administration</w:t>
        </w:r>
        <w:r w:rsidRPr="00CE37D7">
          <w:rPr>
            <w:lang w:val="en-US"/>
          </w:rPr>
          <w:t>, EEUU</w:t>
        </w:r>
      </w:ins>
    </w:p>
    <w:p w14:paraId="6846EDE0" w14:textId="77777777" w:rsidR="00352D6A" w:rsidRPr="00465EF0" w:rsidRDefault="00352D6A" w:rsidP="00352D6A">
      <w:pPr>
        <w:spacing w:after="120"/>
        <w:ind w:left="1418" w:hanging="1418"/>
        <w:jc w:val="both"/>
        <w:rPr>
          <w:ins w:id="5084" w:author="IO" w:date="2011-07-12T13:25:00Z"/>
          <w:lang w:val="en-US"/>
        </w:rPr>
      </w:pPr>
      <w:ins w:id="5085" w:author="IO" w:date="2011-07-12T13:25:00Z">
        <w:r w:rsidRPr="00CE37D7">
          <w:rPr>
            <w:lang w:val="en-US"/>
          </w:rPr>
          <w:t>FACET</w:t>
        </w:r>
        <w:r w:rsidRPr="00CE37D7">
          <w:rPr>
            <w:lang w:val="en-US"/>
          </w:rPr>
          <w:tab/>
        </w:r>
        <w:r w:rsidRPr="00CE37D7">
          <w:rPr>
            <w:i/>
            <w:lang w:val="en-US"/>
          </w:rPr>
          <w:t>Future ATM Concepts Evaluation Tool</w:t>
        </w:r>
      </w:ins>
    </w:p>
    <w:p w14:paraId="008D1A77" w14:textId="2E023DCF" w:rsidR="007F121F" w:rsidRPr="00465EF0" w:rsidRDefault="007F121F" w:rsidP="007F121F">
      <w:pPr>
        <w:spacing w:after="120"/>
        <w:ind w:left="1418" w:hanging="1418"/>
        <w:jc w:val="both"/>
        <w:rPr>
          <w:ins w:id="5086" w:author="IO" w:date="2011-07-13T11:37:00Z"/>
          <w:lang w:val="en-US"/>
        </w:rPr>
      </w:pPr>
      <w:ins w:id="5087" w:author="IO" w:date="2011-07-13T11:37:00Z">
        <w:r w:rsidRPr="00CE37D7">
          <w:rPr>
            <w:lang w:val="en-US"/>
          </w:rPr>
          <w:t>F</w:t>
        </w:r>
        <w:r>
          <w:rPr>
            <w:lang w:val="en-US"/>
          </w:rPr>
          <w:t>IR</w:t>
        </w:r>
        <w:r w:rsidRPr="00CE37D7">
          <w:rPr>
            <w:lang w:val="en-US"/>
          </w:rPr>
          <w:tab/>
        </w:r>
        <w:r w:rsidRPr="00CE37D7">
          <w:rPr>
            <w:i/>
            <w:lang w:val="en-US"/>
          </w:rPr>
          <w:t>F</w:t>
        </w:r>
        <w:r>
          <w:rPr>
            <w:i/>
            <w:lang w:val="en-US"/>
          </w:rPr>
          <w:t>light Information Region</w:t>
        </w:r>
      </w:ins>
    </w:p>
    <w:p w14:paraId="04209E4B" w14:textId="446BCE37" w:rsidR="00352D6A" w:rsidRPr="005A507E" w:rsidRDefault="00352D6A" w:rsidP="00352D6A">
      <w:pPr>
        <w:spacing w:after="120"/>
        <w:ind w:left="1418" w:hanging="1418"/>
        <w:jc w:val="both"/>
        <w:rPr>
          <w:ins w:id="5088" w:author="IO" w:date="2011-07-12T13:25:00Z"/>
          <w:lang w:val="en-US"/>
          <w:rPrChange w:id="5089" w:author="IO" w:date="2011-07-17T20:40:00Z">
            <w:rPr>
              <w:ins w:id="5090" w:author="IO" w:date="2011-07-12T13:25:00Z"/>
              <w:highlight w:val="yellow"/>
              <w:lang w:val="en-US"/>
            </w:rPr>
          </w:rPrChange>
        </w:rPr>
      </w:pPr>
      <w:ins w:id="5091" w:author="IO" w:date="2011-07-12T13:25:00Z">
        <w:r w:rsidRPr="005A507E">
          <w:rPr>
            <w:lang w:val="en-US"/>
            <w:rPrChange w:id="5092" w:author="IO" w:date="2011-07-17T20:40:00Z">
              <w:rPr>
                <w:highlight w:val="yellow"/>
                <w:lang w:val="en-US"/>
              </w:rPr>
            </w:rPrChange>
          </w:rPr>
          <w:t>GDP</w:t>
        </w:r>
        <w:r w:rsidRPr="005A507E">
          <w:rPr>
            <w:lang w:val="en-US"/>
            <w:rPrChange w:id="5093" w:author="IO" w:date="2011-07-17T20:40:00Z">
              <w:rPr>
                <w:highlight w:val="yellow"/>
                <w:lang w:val="en-US"/>
              </w:rPr>
            </w:rPrChange>
          </w:rPr>
          <w:tab/>
        </w:r>
        <w:r w:rsidRPr="005A507E">
          <w:rPr>
            <w:i/>
            <w:lang w:val="en-US"/>
            <w:rPrChange w:id="5094" w:author="IO" w:date="2011-07-17T20:40:00Z">
              <w:rPr>
                <w:highlight w:val="yellow"/>
                <w:lang w:val="en-US"/>
              </w:rPr>
            </w:rPrChange>
          </w:rPr>
          <w:t>Ground Delay Program</w:t>
        </w:r>
      </w:ins>
    </w:p>
    <w:p w14:paraId="726556A5" w14:textId="77777777" w:rsidR="00352D6A" w:rsidRPr="00CE37D7" w:rsidRDefault="00352D6A" w:rsidP="00352D6A">
      <w:pPr>
        <w:spacing w:after="120"/>
        <w:ind w:left="1418" w:hanging="1418"/>
        <w:jc w:val="both"/>
        <w:rPr>
          <w:ins w:id="5095" w:author="IO" w:date="2011-07-12T13:25:00Z"/>
          <w:highlight w:val="yellow"/>
          <w:lang w:val="en-US"/>
        </w:rPr>
      </w:pPr>
      <w:ins w:id="5096" w:author="IO" w:date="2011-07-12T13:25:00Z">
        <w:r w:rsidRPr="00CE37D7">
          <w:rPr>
            <w:highlight w:val="yellow"/>
            <w:lang w:val="en-US"/>
          </w:rPr>
          <w:t>GPL</w:t>
        </w:r>
        <w:r w:rsidRPr="00CE37D7">
          <w:rPr>
            <w:highlight w:val="yellow"/>
            <w:lang w:val="en-US"/>
          </w:rPr>
          <w:tab/>
        </w:r>
        <w:r w:rsidRPr="00CE37D7">
          <w:rPr>
            <w:highlight w:val="yellow"/>
            <w:lang w:val="en-US"/>
          </w:rPr>
          <w:tab/>
          <w:t>GNU Public License</w:t>
        </w:r>
      </w:ins>
    </w:p>
    <w:p w14:paraId="34B9E902" w14:textId="77777777" w:rsidR="00352D6A" w:rsidRPr="00CE37D7" w:rsidRDefault="00352D6A" w:rsidP="00352D6A">
      <w:pPr>
        <w:spacing w:after="120"/>
        <w:ind w:left="1418" w:hanging="1418"/>
        <w:jc w:val="both"/>
        <w:rPr>
          <w:ins w:id="5097" w:author="IO" w:date="2011-07-12T13:25:00Z"/>
          <w:lang w:val="en-US"/>
        </w:rPr>
      </w:pPr>
      <w:ins w:id="5098" w:author="IO" w:date="2011-07-12T13:25:00Z">
        <w:r w:rsidRPr="00DE129A">
          <w:rPr>
            <w:lang w:val="en-US"/>
          </w:rPr>
          <w:t>GPS</w:t>
        </w:r>
        <w:r w:rsidRPr="00CE37D7">
          <w:rPr>
            <w:lang w:val="en-US"/>
          </w:rPr>
          <w:tab/>
        </w:r>
        <w:r w:rsidRPr="00DE129A">
          <w:rPr>
            <w:i/>
            <w:lang w:val="en-US"/>
          </w:rPr>
          <w:t>Global Positioning System</w:t>
        </w:r>
      </w:ins>
    </w:p>
    <w:p w14:paraId="5B2CCF50" w14:textId="7646259D" w:rsidR="00352D6A" w:rsidRPr="00310C27" w:rsidRDefault="00352D6A" w:rsidP="00352D6A">
      <w:pPr>
        <w:spacing w:after="120"/>
        <w:ind w:left="1418" w:hanging="1418"/>
        <w:jc w:val="both"/>
        <w:rPr>
          <w:ins w:id="5099" w:author="IO" w:date="2011-07-12T13:25:00Z"/>
          <w:lang w:val="en-US"/>
          <w:rPrChange w:id="5100" w:author="IO" w:date="2011-07-13T15:26:00Z">
            <w:rPr>
              <w:ins w:id="5101" w:author="IO" w:date="2011-07-12T13:25:00Z"/>
              <w:highlight w:val="yellow"/>
              <w:lang w:val="en-US"/>
            </w:rPr>
          </w:rPrChange>
        </w:rPr>
      </w:pPr>
      <w:ins w:id="5102" w:author="IO" w:date="2011-07-12T13:25:00Z">
        <w:r w:rsidRPr="00310C27">
          <w:rPr>
            <w:lang w:val="en-US"/>
            <w:rPrChange w:id="5103" w:author="IO" w:date="2011-07-13T15:26:00Z">
              <w:rPr>
                <w:highlight w:val="yellow"/>
                <w:lang w:val="en-US"/>
              </w:rPr>
            </w:rPrChange>
          </w:rPr>
          <w:t>HF</w:t>
        </w:r>
        <w:r w:rsidRPr="00310C27">
          <w:rPr>
            <w:lang w:val="en-US"/>
            <w:rPrChange w:id="5104" w:author="IO" w:date="2011-07-13T15:26:00Z">
              <w:rPr>
                <w:highlight w:val="yellow"/>
                <w:lang w:val="en-US"/>
              </w:rPr>
            </w:rPrChange>
          </w:rPr>
          <w:tab/>
        </w:r>
        <w:r w:rsidRPr="00310C27">
          <w:rPr>
            <w:i/>
            <w:lang w:val="en-US"/>
            <w:rPrChange w:id="5105" w:author="IO" w:date="2011-07-13T15:26:00Z">
              <w:rPr>
                <w:highlight w:val="yellow"/>
                <w:lang w:val="en-US"/>
              </w:rPr>
            </w:rPrChange>
          </w:rPr>
          <w:t>Human Factors</w:t>
        </w:r>
      </w:ins>
    </w:p>
    <w:p w14:paraId="0454B67F" w14:textId="1F5F6CA1" w:rsidR="004E3CA1" w:rsidRPr="004E3CA1" w:rsidRDefault="004E3CA1" w:rsidP="00352D6A">
      <w:pPr>
        <w:spacing w:after="120"/>
        <w:ind w:left="1418" w:hanging="1418"/>
        <w:jc w:val="both"/>
        <w:rPr>
          <w:ins w:id="5106" w:author="IO" w:date="2011-07-20T17:29:00Z"/>
          <w:lang w:val="en-US"/>
          <w:rPrChange w:id="5107" w:author="IO" w:date="2011-07-20T17:29:00Z">
            <w:rPr>
              <w:ins w:id="5108" w:author="IO" w:date="2011-07-20T17:29:00Z"/>
              <w:highlight w:val="yellow"/>
              <w:lang w:val="en-US"/>
            </w:rPr>
          </w:rPrChange>
        </w:rPr>
      </w:pPr>
      <w:ins w:id="5109" w:author="IO" w:date="2011-07-20T17:29:00Z">
        <w:r w:rsidRPr="004E3CA1">
          <w:rPr>
            <w:lang w:val="en-US"/>
            <w:rPrChange w:id="5110" w:author="IO" w:date="2011-07-20T17:29:00Z">
              <w:rPr>
                <w:highlight w:val="yellow"/>
                <w:lang w:val="en-US"/>
              </w:rPr>
            </w:rPrChange>
          </w:rPr>
          <w:t>HTML</w:t>
        </w:r>
        <w:r w:rsidRPr="004E3CA1">
          <w:rPr>
            <w:lang w:val="en-US"/>
            <w:rPrChange w:id="5111" w:author="IO" w:date="2011-07-20T17:29:00Z">
              <w:rPr>
                <w:highlight w:val="yellow"/>
                <w:lang w:val="en-US"/>
              </w:rPr>
            </w:rPrChange>
          </w:rPr>
          <w:tab/>
        </w:r>
        <w:r w:rsidRPr="004E3CA1">
          <w:rPr>
            <w:i/>
            <w:lang w:val="en-US"/>
            <w:rPrChange w:id="5112" w:author="IO" w:date="2011-07-20T17:29:00Z">
              <w:rPr>
                <w:highlight w:val="yellow"/>
                <w:lang w:val="en-US"/>
              </w:rPr>
            </w:rPrChange>
          </w:rPr>
          <w:t>HyperText Markup Language</w:t>
        </w:r>
      </w:ins>
    </w:p>
    <w:p w14:paraId="611A04E1" w14:textId="1DA137C1" w:rsidR="00352D6A" w:rsidRPr="00CE37D7" w:rsidRDefault="00352D6A" w:rsidP="00352D6A">
      <w:pPr>
        <w:spacing w:after="120"/>
        <w:ind w:left="1418" w:hanging="1418"/>
        <w:jc w:val="both"/>
        <w:rPr>
          <w:ins w:id="5113" w:author="IO" w:date="2011-07-12T13:25:00Z"/>
          <w:highlight w:val="yellow"/>
          <w:lang w:val="en-US"/>
        </w:rPr>
      </w:pPr>
      <w:ins w:id="5114" w:author="IO" w:date="2011-07-12T13:25:00Z">
        <w:r w:rsidRPr="008A1F38">
          <w:rPr>
            <w:lang w:val="en-US"/>
            <w:rPrChange w:id="5115" w:author="IO" w:date="2011-07-22T11:49:00Z">
              <w:rPr>
                <w:highlight w:val="yellow"/>
                <w:lang w:val="en-US"/>
              </w:rPr>
            </w:rPrChange>
          </w:rPr>
          <w:t xml:space="preserve">IAF </w:t>
        </w:r>
        <w:r w:rsidRPr="008A1F38">
          <w:rPr>
            <w:lang w:val="en-US"/>
            <w:rPrChange w:id="5116" w:author="IO" w:date="2011-07-22T11:49:00Z">
              <w:rPr>
                <w:highlight w:val="yellow"/>
                <w:lang w:val="en-US"/>
              </w:rPr>
            </w:rPrChange>
          </w:rPr>
          <w:tab/>
        </w:r>
        <w:r w:rsidRPr="008A1F38">
          <w:rPr>
            <w:i/>
            <w:lang w:val="en-US"/>
            <w:rPrChange w:id="5117" w:author="IO" w:date="2011-07-22T11:49:00Z">
              <w:rPr>
                <w:highlight w:val="yellow"/>
                <w:lang w:val="en-US"/>
              </w:rPr>
            </w:rPrChange>
          </w:rPr>
          <w:t>INGENIAS Agent Framework</w:t>
        </w:r>
      </w:ins>
    </w:p>
    <w:p w14:paraId="3E3A1D41" w14:textId="73D31836" w:rsidR="00352D6A" w:rsidRPr="004E3CA1" w:rsidRDefault="00352D6A" w:rsidP="00352D6A">
      <w:pPr>
        <w:spacing w:after="120"/>
        <w:ind w:left="1418" w:hanging="1418"/>
        <w:jc w:val="both"/>
        <w:rPr>
          <w:ins w:id="5118" w:author="IO" w:date="2011-07-12T13:25:00Z"/>
          <w:lang w:val="en-US"/>
          <w:rPrChange w:id="5119" w:author="IO" w:date="2011-07-20T17:29:00Z">
            <w:rPr>
              <w:ins w:id="5120" w:author="IO" w:date="2011-07-12T13:25:00Z"/>
              <w:highlight w:val="yellow"/>
              <w:lang w:val="en-US"/>
            </w:rPr>
          </w:rPrChange>
        </w:rPr>
      </w:pPr>
      <w:ins w:id="5121" w:author="IO" w:date="2011-07-12T13:25:00Z">
        <w:r w:rsidRPr="004E3CA1">
          <w:rPr>
            <w:lang w:val="en-US"/>
            <w:rPrChange w:id="5122" w:author="IO" w:date="2011-07-20T17:29:00Z">
              <w:rPr>
                <w:highlight w:val="yellow"/>
                <w:lang w:val="en-US"/>
              </w:rPr>
            </w:rPrChange>
          </w:rPr>
          <w:t>IDK</w:t>
        </w:r>
        <w:r w:rsidRPr="004E3CA1">
          <w:rPr>
            <w:lang w:val="en-US"/>
            <w:rPrChange w:id="5123" w:author="IO" w:date="2011-07-20T17:29:00Z">
              <w:rPr>
                <w:highlight w:val="yellow"/>
                <w:lang w:val="en-US"/>
              </w:rPr>
            </w:rPrChange>
          </w:rPr>
          <w:tab/>
        </w:r>
        <w:r w:rsidRPr="004E3CA1">
          <w:rPr>
            <w:i/>
            <w:lang w:val="en-US"/>
            <w:rPrChange w:id="5124" w:author="IO" w:date="2011-07-20T17:29:00Z">
              <w:rPr>
                <w:highlight w:val="yellow"/>
                <w:lang w:val="en-US"/>
              </w:rPr>
            </w:rPrChange>
          </w:rPr>
          <w:t>INGENIAS Development Kit</w:t>
        </w:r>
      </w:ins>
    </w:p>
    <w:p w14:paraId="1E16A085" w14:textId="40622CA8" w:rsidR="001F1581" w:rsidRDefault="001F1581" w:rsidP="00F406F3">
      <w:pPr>
        <w:spacing w:after="120"/>
        <w:ind w:left="1418" w:hanging="1418"/>
        <w:jc w:val="both"/>
        <w:rPr>
          <w:ins w:id="5125" w:author="IO" w:date="2011-07-13T19:32:00Z"/>
          <w:lang w:val="en-US"/>
        </w:rPr>
      </w:pPr>
      <w:ins w:id="5126" w:author="IO" w:date="2011-07-13T19:32:00Z">
        <w:r>
          <w:rPr>
            <w:lang w:val="en-US"/>
          </w:rPr>
          <w:t>IEEE</w:t>
        </w:r>
        <w:r>
          <w:rPr>
            <w:lang w:val="en-US"/>
          </w:rPr>
          <w:tab/>
        </w:r>
        <w:r w:rsidRPr="001F1581">
          <w:rPr>
            <w:i/>
            <w:lang w:val="en-US"/>
            <w:rPrChange w:id="5127" w:author="IO" w:date="2011-07-13T19:32:00Z">
              <w:rPr/>
            </w:rPrChange>
          </w:rPr>
          <w:t>Institute of Electrical and Electronics Engineers</w:t>
        </w:r>
      </w:ins>
    </w:p>
    <w:p w14:paraId="25E0D880" w14:textId="0D400C3B" w:rsidR="00F406F3" w:rsidRPr="00F406F3" w:rsidRDefault="00F406F3" w:rsidP="00F406F3">
      <w:pPr>
        <w:spacing w:after="120"/>
        <w:ind w:left="1418" w:hanging="1418"/>
        <w:jc w:val="both"/>
        <w:rPr>
          <w:ins w:id="5128" w:author="IO" w:date="2011-07-13T13:56:00Z"/>
          <w:lang w:val="en-US"/>
          <w:rPrChange w:id="5129" w:author="IO" w:date="2011-07-13T13:56:00Z">
            <w:rPr>
              <w:ins w:id="5130" w:author="IO" w:date="2011-07-13T13:56:00Z"/>
              <w:highlight w:val="yellow"/>
              <w:lang w:val="en-US"/>
            </w:rPr>
          </w:rPrChange>
        </w:rPr>
      </w:pPr>
      <w:ins w:id="5131" w:author="IO" w:date="2011-07-13T13:56:00Z">
        <w:r w:rsidRPr="00F406F3">
          <w:rPr>
            <w:lang w:val="en-US"/>
            <w:rPrChange w:id="5132" w:author="IO" w:date="2011-07-13T13:56:00Z">
              <w:rPr>
                <w:highlight w:val="yellow"/>
                <w:lang w:val="en-US"/>
              </w:rPr>
            </w:rPrChange>
          </w:rPr>
          <w:t>IFR</w:t>
        </w:r>
        <w:r w:rsidRPr="00F406F3">
          <w:rPr>
            <w:lang w:val="en-US"/>
            <w:rPrChange w:id="5133" w:author="IO" w:date="2011-07-13T13:56:00Z">
              <w:rPr>
                <w:highlight w:val="yellow"/>
                <w:lang w:val="en-US"/>
              </w:rPr>
            </w:rPrChange>
          </w:rPr>
          <w:tab/>
        </w:r>
        <w:r w:rsidRPr="00F406F3">
          <w:rPr>
            <w:i/>
            <w:lang w:val="en-US"/>
            <w:rPrChange w:id="5134" w:author="IO" w:date="2011-07-13T13:57:00Z">
              <w:rPr>
                <w:highlight w:val="yellow"/>
                <w:lang w:val="en-US"/>
              </w:rPr>
            </w:rPrChange>
          </w:rPr>
          <w:t>Instrument Flight Rules</w:t>
        </w:r>
      </w:ins>
    </w:p>
    <w:p w14:paraId="56812792" w14:textId="77777777" w:rsidR="00352D6A" w:rsidRPr="00CE37D7" w:rsidRDefault="00352D6A" w:rsidP="00352D6A">
      <w:pPr>
        <w:spacing w:after="120"/>
        <w:ind w:left="1418" w:hanging="1418"/>
        <w:jc w:val="both"/>
        <w:rPr>
          <w:ins w:id="5135" w:author="IO" w:date="2011-07-12T13:25:00Z"/>
          <w:i/>
          <w:lang w:val="en-US"/>
        </w:rPr>
      </w:pPr>
      <w:ins w:id="5136" w:author="IO" w:date="2011-07-12T13:25:00Z">
        <w:r w:rsidRPr="00CE37D7">
          <w:rPr>
            <w:lang w:val="en-US"/>
          </w:rPr>
          <w:t>IMPACT</w:t>
        </w:r>
        <w:r w:rsidRPr="00CE37D7">
          <w:rPr>
            <w:lang w:val="en-US"/>
          </w:rPr>
          <w:tab/>
        </w:r>
        <w:r w:rsidRPr="00CE37D7">
          <w:rPr>
            <w:i/>
            <w:lang w:val="en-US"/>
          </w:rPr>
          <w:t>Intelligent agent-based Model for Policy Analysis of Collaborative Traffic flow management</w:t>
        </w:r>
      </w:ins>
    </w:p>
    <w:p w14:paraId="33D7E787" w14:textId="23D30DFB" w:rsidR="00352D6A" w:rsidRPr="009B648C" w:rsidRDefault="00352D6A" w:rsidP="00352D6A">
      <w:pPr>
        <w:spacing w:after="120"/>
        <w:ind w:left="1418" w:hanging="1418"/>
        <w:jc w:val="both"/>
        <w:rPr>
          <w:ins w:id="5137" w:author="IO" w:date="2011-07-12T13:25:00Z"/>
          <w:lang w:val="en-US"/>
          <w:rPrChange w:id="5138" w:author="IO" w:date="2011-07-15T17:56:00Z">
            <w:rPr>
              <w:ins w:id="5139" w:author="IO" w:date="2011-07-12T13:25:00Z"/>
              <w:highlight w:val="yellow"/>
              <w:lang w:val="en-US"/>
            </w:rPr>
          </w:rPrChange>
        </w:rPr>
      </w:pPr>
      <w:ins w:id="5140" w:author="IO" w:date="2011-07-12T13:25:00Z">
        <w:r w:rsidRPr="009B648C">
          <w:rPr>
            <w:lang w:val="en-US"/>
            <w:rPrChange w:id="5141" w:author="IO" w:date="2011-07-15T17:56:00Z">
              <w:rPr>
                <w:highlight w:val="yellow"/>
                <w:lang w:val="en-US"/>
              </w:rPr>
            </w:rPrChange>
          </w:rPr>
          <w:t>LOFT</w:t>
        </w:r>
        <w:r w:rsidRPr="009B648C">
          <w:rPr>
            <w:lang w:val="en-US"/>
            <w:rPrChange w:id="5142" w:author="IO" w:date="2011-07-15T17:56:00Z">
              <w:rPr>
                <w:highlight w:val="yellow"/>
                <w:lang w:val="en-US"/>
              </w:rPr>
            </w:rPrChange>
          </w:rPr>
          <w:tab/>
        </w:r>
        <w:r w:rsidRPr="009B648C">
          <w:rPr>
            <w:i/>
            <w:lang w:val="en-US"/>
            <w:rPrChange w:id="5143" w:author="IO" w:date="2011-07-15T17:56:00Z">
              <w:rPr>
                <w:highlight w:val="yellow"/>
                <w:lang w:val="en-US"/>
              </w:rPr>
            </w:rPrChange>
          </w:rPr>
          <w:t>Line</w:t>
        </w:r>
      </w:ins>
      <w:ins w:id="5144" w:author="IO" w:date="2011-07-15T17:57:00Z">
        <w:r w:rsidR="009B648C">
          <w:rPr>
            <w:i/>
            <w:lang w:val="en-US"/>
          </w:rPr>
          <w:t>-</w:t>
        </w:r>
      </w:ins>
      <w:ins w:id="5145" w:author="IO" w:date="2011-07-12T13:25:00Z">
        <w:r w:rsidRPr="009B648C">
          <w:rPr>
            <w:i/>
            <w:lang w:val="en-US"/>
            <w:rPrChange w:id="5146" w:author="IO" w:date="2011-07-15T17:56:00Z">
              <w:rPr>
                <w:highlight w:val="yellow"/>
                <w:lang w:val="en-US"/>
              </w:rPr>
            </w:rPrChange>
          </w:rPr>
          <w:t>Oriented Flight Training</w:t>
        </w:r>
      </w:ins>
    </w:p>
    <w:p w14:paraId="7CD9F790" w14:textId="77777777" w:rsidR="00352D6A" w:rsidRPr="00CE37D7" w:rsidRDefault="00352D6A" w:rsidP="00352D6A">
      <w:pPr>
        <w:spacing w:after="120"/>
        <w:ind w:left="1418" w:hanging="1418"/>
        <w:jc w:val="both"/>
        <w:rPr>
          <w:ins w:id="5147" w:author="IO" w:date="2011-07-12T13:25:00Z"/>
          <w:highlight w:val="yellow"/>
          <w:lang w:val="en-US"/>
        </w:rPr>
      </w:pPr>
      <w:ins w:id="5148" w:author="IO" w:date="2011-07-12T13:25:00Z">
        <w:r w:rsidRPr="00CE37D7">
          <w:rPr>
            <w:highlight w:val="yellow"/>
            <w:lang w:val="en-US"/>
          </w:rPr>
          <w:t>MAS</w:t>
        </w:r>
        <w:r w:rsidRPr="00CE37D7">
          <w:rPr>
            <w:highlight w:val="yellow"/>
            <w:lang w:val="en-US"/>
          </w:rPr>
          <w:tab/>
        </w:r>
        <w:r w:rsidRPr="00CE37D7">
          <w:rPr>
            <w:highlight w:val="yellow"/>
            <w:lang w:val="en-US"/>
          </w:rPr>
          <w:tab/>
          <w:t>Multi-Agent System</w:t>
        </w:r>
      </w:ins>
    </w:p>
    <w:p w14:paraId="50FB4121" w14:textId="7F6A70C6" w:rsidR="00352D6A" w:rsidRPr="00E639D6" w:rsidRDefault="00352D6A" w:rsidP="00352D6A">
      <w:pPr>
        <w:spacing w:after="120"/>
        <w:ind w:left="1418" w:hanging="1418"/>
        <w:jc w:val="both"/>
        <w:rPr>
          <w:ins w:id="5149" w:author="IO" w:date="2011-07-12T13:25:00Z"/>
          <w:lang w:val="en-US"/>
          <w:rPrChange w:id="5150" w:author="IO" w:date="2011-07-22T18:33:00Z">
            <w:rPr>
              <w:ins w:id="5151" w:author="IO" w:date="2011-07-12T13:25:00Z"/>
              <w:highlight w:val="yellow"/>
              <w:lang w:val="en-US"/>
            </w:rPr>
          </w:rPrChange>
        </w:rPr>
      </w:pPr>
      <w:ins w:id="5152" w:author="IO" w:date="2011-07-12T13:25:00Z">
        <w:r w:rsidRPr="00E639D6">
          <w:rPr>
            <w:lang w:val="en-US"/>
            <w:rPrChange w:id="5153" w:author="IO" w:date="2011-07-22T18:33:00Z">
              <w:rPr>
                <w:highlight w:val="yellow"/>
                <w:lang w:val="en-US"/>
              </w:rPr>
            </w:rPrChange>
          </w:rPr>
          <w:t>MDA</w:t>
        </w:r>
        <w:r w:rsidRPr="00E639D6">
          <w:rPr>
            <w:lang w:val="en-US"/>
            <w:rPrChange w:id="5154" w:author="IO" w:date="2011-07-22T18:33:00Z">
              <w:rPr>
                <w:highlight w:val="yellow"/>
                <w:lang w:val="en-US"/>
              </w:rPr>
            </w:rPrChange>
          </w:rPr>
          <w:tab/>
        </w:r>
        <w:r w:rsidRPr="00E639D6">
          <w:rPr>
            <w:i/>
            <w:lang w:val="en-US"/>
            <w:rPrChange w:id="5155" w:author="IO" w:date="2011-07-22T18:33:00Z">
              <w:rPr>
                <w:highlight w:val="yellow"/>
                <w:lang w:val="en-US"/>
              </w:rPr>
            </w:rPrChange>
          </w:rPr>
          <w:t>Model-Driven Ar</w:t>
        </w:r>
      </w:ins>
      <w:ins w:id="5156" w:author="IO" w:date="2011-07-22T18:33:00Z">
        <w:r w:rsidR="00E639D6">
          <w:rPr>
            <w:i/>
            <w:lang w:val="en-US"/>
          </w:rPr>
          <w:t>ch</w:t>
        </w:r>
      </w:ins>
      <w:ins w:id="5157" w:author="IO" w:date="2011-07-12T13:25:00Z">
        <w:r w:rsidRPr="00E639D6">
          <w:rPr>
            <w:i/>
            <w:lang w:val="en-US"/>
            <w:rPrChange w:id="5158" w:author="IO" w:date="2011-07-22T18:33:00Z">
              <w:rPr>
                <w:highlight w:val="yellow"/>
                <w:lang w:val="en-US"/>
              </w:rPr>
            </w:rPrChange>
          </w:rPr>
          <w:t>itecture</w:t>
        </w:r>
      </w:ins>
    </w:p>
    <w:p w14:paraId="51FE6588" w14:textId="77777777" w:rsidR="00352D6A" w:rsidRPr="00465EF0" w:rsidRDefault="00352D6A" w:rsidP="00352D6A">
      <w:pPr>
        <w:spacing w:after="120"/>
        <w:ind w:left="1418" w:hanging="1418"/>
        <w:jc w:val="both"/>
        <w:rPr>
          <w:ins w:id="5159" w:author="IO" w:date="2011-07-12T13:25:00Z"/>
          <w:lang w:val="en-US"/>
        </w:rPr>
      </w:pPr>
      <w:ins w:id="5160" w:author="IO" w:date="2011-07-12T13:25:00Z">
        <w:r w:rsidRPr="00CE37D7">
          <w:rPr>
            <w:lang w:val="en-US"/>
          </w:rPr>
          <w:lastRenderedPageBreak/>
          <w:t>MDE</w:t>
        </w:r>
        <w:r w:rsidRPr="00CE37D7">
          <w:rPr>
            <w:lang w:val="en-US"/>
          </w:rPr>
          <w:tab/>
        </w:r>
        <w:r w:rsidRPr="00CE37D7">
          <w:rPr>
            <w:i/>
            <w:lang w:val="en-US"/>
          </w:rPr>
          <w:t>Model-Driven Engineering</w:t>
        </w:r>
      </w:ins>
    </w:p>
    <w:p w14:paraId="2789E461" w14:textId="6A31DD98" w:rsidR="00352D6A" w:rsidRPr="002F134A" w:rsidRDefault="00352D6A" w:rsidP="00352D6A">
      <w:pPr>
        <w:spacing w:after="120"/>
        <w:ind w:left="1418" w:hanging="1418"/>
        <w:jc w:val="both"/>
        <w:rPr>
          <w:ins w:id="5161" w:author="IO" w:date="2011-07-12T13:25:00Z"/>
          <w:lang w:val="en-US"/>
          <w:rPrChange w:id="5162" w:author="IO" w:date="2011-07-17T20:51:00Z">
            <w:rPr>
              <w:ins w:id="5163" w:author="IO" w:date="2011-07-12T13:25:00Z"/>
              <w:highlight w:val="yellow"/>
              <w:lang w:val="en-US"/>
            </w:rPr>
          </w:rPrChange>
        </w:rPr>
      </w:pPr>
      <w:ins w:id="5164" w:author="IO" w:date="2011-07-12T13:25:00Z">
        <w:r w:rsidRPr="002F134A">
          <w:rPr>
            <w:lang w:val="en-US"/>
            <w:rPrChange w:id="5165" w:author="IO" w:date="2011-07-17T20:51:00Z">
              <w:rPr>
                <w:highlight w:val="yellow"/>
                <w:lang w:val="en-US"/>
              </w:rPr>
            </w:rPrChange>
          </w:rPr>
          <w:t xml:space="preserve">MIDAS </w:t>
        </w:r>
        <w:r w:rsidRPr="002F134A">
          <w:rPr>
            <w:lang w:val="en-US"/>
            <w:rPrChange w:id="5166" w:author="IO" w:date="2011-07-17T20:51:00Z">
              <w:rPr>
                <w:highlight w:val="yellow"/>
                <w:lang w:val="en-US"/>
              </w:rPr>
            </w:rPrChange>
          </w:rPr>
          <w:tab/>
        </w:r>
        <w:r w:rsidR="002F134A" w:rsidRPr="002F134A">
          <w:rPr>
            <w:i/>
            <w:lang w:val="en-US"/>
          </w:rPr>
          <w:t>Man-</w:t>
        </w:r>
      </w:ins>
      <w:ins w:id="5167" w:author="IO" w:date="2011-07-17T20:52:00Z">
        <w:r w:rsidR="002F134A">
          <w:rPr>
            <w:i/>
            <w:lang w:val="en-US"/>
          </w:rPr>
          <w:t>m</w:t>
        </w:r>
      </w:ins>
      <w:ins w:id="5168" w:author="IO" w:date="2011-07-12T13:25:00Z">
        <w:r w:rsidRPr="002F134A">
          <w:rPr>
            <w:i/>
            <w:lang w:val="en-US"/>
            <w:rPrChange w:id="5169" w:author="IO" w:date="2011-07-17T20:51:00Z">
              <w:rPr>
                <w:highlight w:val="yellow"/>
                <w:lang w:val="en-US"/>
              </w:rPr>
            </w:rPrChange>
          </w:rPr>
          <w:t>achine Integrated Design and Analysis System</w:t>
        </w:r>
      </w:ins>
    </w:p>
    <w:p w14:paraId="46336332" w14:textId="02C518F0" w:rsidR="007353C8" w:rsidRPr="001C3D91" w:rsidRDefault="007353C8" w:rsidP="007353C8">
      <w:pPr>
        <w:spacing w:after="120"/>
        <w:ind w:left="1418" w:hanging="1418"/>
        <w:jc w:val="both"/>
        <w:rPr>
          <w:ins w:id="5170" w:author="IO" w:date="2011-07-20T18:42:00Z"/>
          <w:lang w:val="en-US"/>
        </w:rPr>
      </w:pPr>
      <w:ins w:id="5171" w:author="IO" w:date="2011-07-20T18:42:00Z">
        <w:r>
          <w:rPr>
            <w:lang w:val="en-US"/>
          </w:rPr>
          <w:t>MVC</w:t>
        </w:r>
        <w:r w:rsidRPr="001C3D91">
          <w:rPr>
            <w:lang w:val="en-US"/>
          </w:rPr>
          <w:tab/>
        </w:r>
        <w:r>
          <w:rPr>
            <w:i/>
            <w:lang w:val="en-US"/>
          </w:rPr>
          <w:t>Model-View-</w:t>
        </w:r>
      </w:ins>
      <w:ins w:id="5172" w:author="IO" w:date="2011-07-20T18:49:00Z">
        <w:r w:rsidR="0088587C">
          <w:rPr>
            <w:i/>
            <w:lang w:val="en-US"/>
          </w:rPr>
          <w:t>Controller</w:t>
        </w:r>
      </w:ins>
    </w:p>
    <w:p w14:paraId="60BD17D3" w14:textId="4412AA1E" w:rsidR="002A3258" w:rsidRPr="002A3258" w:rsidRDefault="002A3258" w:rsidP="00352D6A">
      <w:pPr>
        <w:spacing w:after="120"/>
        <w:ind w:left="1418" w:hanging="1418"/>
        <w:jc w:val="both"/>
        <w:rPr>
          <w:ins w:id="5173" w:author="IO" w:date="2011-07-12T14:20:00Z"/>
          <w:lang w:val="en-US"/>
          <w:rPrChange w:id="5174" w:author="IO" w:date="2011-07-12T14:21:00Z">
            <w:rPr>
              <w:ins w:id="5175" w:author="IO" w:date="2011-07-12T14:20:00Z"/>
              <w:highlight w:val="yellow"/>
              <w:lang w:val="en-US"/>
            </w:rPr>
          </w:rPrChange>
        </w:rPr>
      </w:pPr>
      <w:ins w:id="5176" w:author="IO" w:date="2011-07-12T14:21:00Z">
        <w:r w:rsidRPr="002A3258">
          <w:rPr>
            <w:lang w:val="en-US"/>
            <w:rPrChange w:id="5177" w:author="IO" w:date="2011-07-12T14:21:00Z">
              <w:rPr>
                <w:highlight w:val="yellow"/>
                <w:lang w:val="en-US"/>
              </w:rPr>
            </w:rPrChange>
          </w:rPr>
          <w:t>NASA</w:t>
        </w:r>
        <w:r>
          <w:rPr>
            <w:lang w:val="en-US"/>
          </w:rPr>
          <w:tab/>
        </w:r>
        <w:r w:rsidRPr="002A3258">
          <w:rPr>
            <w:i/>
            <w:lang w:val="en-US"/>
            <w:rPrChange w:id="5178" w:author="IO" w:date="2011-07-12T14:21:00Z">
              <w:rPr>
                <w:lang w:val="en-US"/>
              </w:rPr>
            </w:rPrChange>
          </w:rPr>
          <w:t>National Aeronautics and Space Administration</w:t>
        </w:r>
        <w:r>
          <w:rPr>
            <w:lang w:val="en-US"/>
          </w:rPr>
          <w:t>, EEEE</w:t>
        </w:r>
      </w:ins>
    </w:p>
    <w:p w14:paraId="77A91ED1" w14:textId="77777777" w:rsidR="00352D6A" w:rsidRPr="00CE37D7" w:rsidRDefault="00352D6A" w:rsidP="00352D6A">
      <w:pPr>
        <w:spacing w:after="120"/>
        <w:ind w:left="1418" w:hanging="1418"/>
        <w:jc w:val="both"/>
        <w:rPr>
          <w:ins w:id="5179" w:author="IO" w:date="2011-07-12T13:25:00Z"/>
          <w:highlight w:val="yellow"/>
          <w:lang w:val="en-US"/>
        </w:rPr>
      </w:pPr>
      <w:ins w:id="5180" w:author="IO" w:date="2011-07-12T13:25:00Z">
        <w:r w:rsidRPr="00CE37D7">
          <w:rPr>
            <w:highlight w:val="yellow"/>
            <w:lang w:val="en-US"/>
          </w:rPr>
          <w:t>OMG</w:t>
        </w:r>
        <w:r w:rsidRPr="00CE37D7">
          <w:rPr>
            <w:highlight w:val="yellow"/>
            <w:lang w:val="en-US"/>
          </w:rPr>
          <w:tab/>
        </w:r>
        <w:r w:rsidRPr="00CE37D7">
          <w:rPr>
            <w:highlight w:val="yellow"/>
            <w:lang w:val="en-US"/>
          </w:rPr>
          <w:tab/>
          <w:t>Object Management Group</w:t>
        </w:r>
      </w:ins>
    </w:p>
    <w:p w14:paraId="60AE9571" w14:textId="524BD6C5" w:rsidR="00375BFC" w:rsidRPr="002B284A" w:rsidRDefault="00375BFC" w:rsidP="00375BFC">
      <w:pPr>
        <w:spacing w:after="120"/>
        <w:ind w:left="1418" w:hanging="1418"/>
        <w:jc w:val="both"/>
        <w:rPr>
          <w:ins w:id="5181" w:author="IO" w:date="2011-07-13T12:22:00Z"/>
          <w:lang w:val="en-US"/>
        </w:rPr>
      </w:pPr>
      <w:ins w:id="5182" w:author="IO" w:date="2011-07-13T12:22:00Z">
        <w:r>
          <w:rPr>
            <w:lang w:val="en-US"/>
          </w:rPr>
          <w:t>RDR</w:t>
        </w:r>
        <w:r>
          <w:rPr>
            <w:lang w:val="en-US"/>
          </w:rPr>
          <w:tab/>
        </w:r>
        <w:r>
          <w:rPr>
            <w:i/>
            <w:lang w:val="en-US"/>
          </w:rPr>
          <w:t xml:space="preserve">Radio Detection and </w:t>
        </w:r>
        <w:r w:rsidRPr="00375BFC">
          <w:rPr>
            <w:i/>
            <w:lang w:val="en-US"/>
          </w:rPr>
          <w:t>Ranging</w:t>
        </w:r>
        <w:r>
          <w:rPr>
            <w:lang w:val="en-US"/>
          </w:rPr>
          <w:t>, radar</w:t>
        </w:r>
      </w:ins>
    </w:p>
    <w:p w14:paraId="0E7E8967" w14:textId="4ABAE14E" w:rsidR="00E639D6" w:rsidRDefault="00E639D6" w:rsidP="00352D6A">
      <w:pPr>
        <w:spacing w:after="120"/>
        <w:ind w:left="1418" w:hanging="1418"/>
        <w:jc w:val="both"/>
        <w:rPr>
          <w:ins w:id="5183" w:author="IO" w:date="2011-07-22T18:32:00Z"/>
          <w:lang w:val="en-US"/>
        </w:rPr>
      </w:pPr>
      <w:ins w:id="5184" w:author="IO" w:date="2011-07-22T18:32:00Z">
        <w:r w:rsidRPr="00E639D6">
          <w:rPr>
            <w:lang w:val="en-US"/>
            <w:rPrChange w:id="5185" w:author="IO" w:date="2011-07-22T18:32:00Z">
              <w:rPr/>
            </w:rPrChange>
          </w:rPr>
          <w:t>STEAM</w:t>
        </w:r>
        <w:r>
          <w:rPr>
            <w:lang w:val="en-US"/>
          </w:rPr>
          <w:tab/>
        </w:r>
        <w:r w:rsidRPr="00E639D6">
          <w:rPr>
            <w:i/>
            <w:lang w:val="en-US"/>
            <w:rPrChange w:id="5186" w:author="IO" w:date="2011-07-22T18:32:00Z">
              <w:rPr>
                <w:i/>
              </w:rPr>
            </w:rPrChange>
          </w:rPr>
          <w:t>a Shell for TEAMwork</w:t>
        </w:r>
      </w:ins>
    </w:p>
    <w:p w14:paraId="3D633176" w14:textId="2769FEF9" w:rsidR="00352D6A" w:rsidRPr="00C84DD0" w:rsidRDefault="00352D6A" w:rsidP="00352D6A">
      <w:pPr>
        <w:spacing w:after="120"/>
        <w:ind w:left="1418" w:hanging="1418"/>
        <w:jc w:val="both"/>
        <w:rPr>
          <w:ins w:id="5187" w:author="IO" w:date="2011-07-12T13:25:00Z"/>
          <w:lang w:val="en-US"/>
          <w:rPrChange w:id="5188" w:author="IO" w:date="2011-07-12T17:02:00Z">
            <w:rPr>
              <w:ins w:id="5189" w:author="IO" w:date="2011-07-12T13:25:00Z"/>
              <w:highlight w:val="yellow"/>
              <w:lang w:val="en-US"/>
            </w:rPr>
          </w:rPrChange>
        </w:rPr>
      </w:pPr>
      <w:ins w:id="5190" w:author="IO" w:date="2011-07-12T13:25:00Z">
        <w:r w:rsidRPr="00C84DD0">
          <w:rPr>
            <w:lang w:val="en-US"/>
            <w:rPrChange w:id="5191" w:author="IO" w:date="2011-07-12T17:02:00Z">
              <w:rPr>
                <w:highlight w:val="yellow"/>
                <w:lang w:val="en-US"/>
              </w:rPr>
            </w:rPrChange>
          </w:rPr>
          <w:t>UAV</w:t>
        </w:r>
        <w:r w:rsidRPr="00C84DD0">
          <w:rPr>
            <w:lang w:val="en-US"/>
            <w:rPrChange w:id="5192" w:author="IO" w:date="2011-07-12T17:02:00Z">
              <w:rPr>
                <w:highlight w:val="yellow"/>
                <w:lang w:val="en-US"/>
              </w:rPr>
            </w:rPrChange>
          </w:rPr>
          <w:tab/>
        </w:r>
        <w:r w:rsidRPr="00C84DD0">
          <w:rPr>
            <w:i/>
            <w:lang w:val="en-US"/>
            <w:rPrChange w:id="5193" w:author="IO" w:date="2011-07-12T17:02:00Z">
              <w:rPr>
                <w:highlight w:val="yellow"/>
                <w:lang w:val="en-US"/>
              </w:rPr>
            </w:rPrChange>
          </w:rPr>
          <w:t xml:space="preserve">Unmanned </w:t>
        </w:r>
      </w:ins>
      <w:ins w:id="5194" w:author="IO" w:date="2011-07-12T17:02:00Z">
        <w:r w:rsidR="00C84DD0">
          <w:rPr>
            <w:i/>
            <w:lang w:val="en-US"/>
          </w:rPr>
          <w:t>A</w:t>
        </w:r>
      </w:ins>
      <w:ins w:id="5195" w:author="IO" w:date="2011-07-12T13:25:00Z">
        <w:r w:rsidRPr="00C84DD0">
          <w:rPr>
            <w:i/>
            <w:lang w:val="en-US"/>
            <w:rPrChange w:id="5196" w:author="IO" w:date="2011-07-12T17:02:00Z">
              <w:rPr>
                <w:highlight w:val="yellow"/>
                <w:lang w:val="en-US"/>
              </w:rPr>
            </w:rPrChange>
          </w:rPr>
          <w:t xml:space="preserve">erial </w:t>
        </w:r>
      </w:ins>
      <w:ins w:id="5197" w:author="IO" w:date="2011-07-12T17:02:00Z">
        <w:r w:rsidR="00C84DD0">
          <w:rPr>
            <w:i/>
            <w:lang w:val="en-US"/>
          </w:rPr>
          <w:t>V</w:t>
        </w:r>
      </w:ins>
      <w:ins w:id="5198" w:author="IO" w:date="2011-07-12T13:25:00Z">
        <w:r w:rsidRPr="00C84DD0">
          <w:rPr>
            <w:i/>
            <w:lang w:val="en-US"/>
            <w:rPrChange w:id="5199" w:author="IO" w:date="2011-07-12T17:02:00Z">
              <w:rPr>
                <w:highlight w:val="yellow"/>
                <w:lang w:val="en-US"/>
              </w:rPr>
            </w:rPrChange>
          </w:rPr>
          <w:t>ehicle</w:t>
        </w:r>
      </w:ins>
    </w:p>
    <w:p w14:paraId="48F727B1" w14:textId="30CD05B4" w:rsidR="003B5896" w:rsidRPr="003B5896" w:rsidRDefault="003B5896" w:rsidP="00352D6A">
      <w:pPr>
        <w:spacing w:after="120"/>
        <w:ind w:left="1418" w:hanging="1418"/>
        <w:jc w:val="both"/>
        <w:rPr>
          <w:ins w:id="5200" w:author="IO" w:date="2011-07-22T12:44:00Z"/>
          <w:lang w:val="en-US"/>
        </w:rPr>
      </w:pPr>
      <w:ins w:id="5201" w:author="IO" w:date="2011-07-22T12:44:00Z">
        <w:r w:rsidRPr="003B5896">
          <w:rPr>
            <w:lang w:val="en-US"/>
            <w:rPrChange w:id="5202" w:author="IO" w:date="2011-07-22T12:44:00Z">
              <w:rPr/>
            </w:rPrChange>
          </w:rPr>
          <w:t>USGS</w:t>
        </w:r>
        <w:r>
          <w:rPr>
            <w:lang w:val="en-US"/>
          </w:rPr>
          <w:tab/>
        </w:r>
        <w:r w:rsidRPr="003B5896">
          <w:rPr>
            <w:i/>
            <w:lang w:val="en-US"/>
            <w:rPrChange w:id="5203" w:author="IO" w:date="2011-07-22T12:44:00Z">
              <w:rPr>
                <w:i/>
              </w:rPr>
            </w:rPrChange>
          </w:rPr>
          <w:t>United States Geological Survey</w:t>
        </w:r>
      </w:ins>
    </w:p>
    <w:p w14:paraId="216D5E07" w14:textId="09825304" w:rsidR="00352D6A" w:rsidRPr="00F406F3" w:rsidRDefault="00352D6A" w:rsidP="00352D6A">
      <w:pPr>
        <w:spacing w:after="120"/>
        <w:ind w:left="1418" w:hanging="1418"/>
        <w:jc w:val="both"/>
        <w:rPr>
          <w:ins w:id="5204" w:author="IO" w:date="2011-07-12T13:25:00Z"/>
          <w:lang w:val="en-US"/>
          <w:rPrChange w:id="5205" w:author="IO" w:date="2011-07-13T13:56:00Z">
            <w:rPr>
              <w:ins w:id="5206" w:author="IO" w:date="2011-07-12T13:25:00Z"/>
              <w:highlight w:val="yellow"/>
              <w:lang w:val="en-US"/>
            </w:rPr>
          </w:rPrChange>
        </w:rPr>
      </w:pPr>
      <w:ins w:id="5207" w:author="IO" w:date="2011-07-12T13:25:00Z">
        <w:r w:rsidRPr="00F406F3">
          <w:rPr>
            <w:lang w:val="en-US"/>
            <w:rPrChange w:id="5208" w:author="IO" w:date="2011-07-13T13:56:00Z">
              <w:rPr>
                <w:highlight w:val="yellow"/>
                <w:lang w:val="en-US"/>
              </w:rPr>
            </w:rPrChange>
          </w:rPr>
          <w:t>VFR</w:t>
        </w:r>
        <w:r w:rsidRPr="00F406F3">
          <w:rPr>
            <w:lang w:val="en-US"/>
            <w:rPrChange w:id="5209" w:author="IO" w:date="2011-07-13T13:56:00Z">
              <w:rPr>
                <w:highlight w:val="yellow"/>
                <w:lang w:val="en-US"/>
              </w:rPr>
            </w:rPrChange>
          </w:rPr>
          <w:tab/>
        </w:r>
        <w:r w:rsidRPr="00F406F3">
          <w:rPr>
            <w:i/>
            <w:lang w:val="en-US"/>
            <w:rPrChange w:id="5210" w:author="IO" w:date="2011-07-13T13:56:00Z">
              <w:rPr>
                <w:highlight w:val="yellow"/>
                <w:lang w:val="en-US"/>
              </w:rPr>
            </w:rPrChange>
          </w:rPr>
          <w:t>Visual Flight Rules</w:t>
        </w:r>
      </w:ins>
    </w:p>
    <w:p w14:paraId="3FF6A4C0" w14:textId="3A36E3A5" w:rsidR="00C3088F" w:rsidRDefault="00C3088F" w:rsidP="00C3088F">
      <w:pPr>
        <w:spacing w:after="120"/>
        <w:ind w:left="1418" w:hanging="1418"/>
        <w:jc w:val="both"/>
        <w:rPr>
          <w:ins w:id="5211" w:author="IO" w:date="2011-07-22T13:00:00Z"/>
          <w:lang w:val="en-US"/>
        </w:rPr>
      </w:pPr>
      <w:ins w:id="5212" w:author="IO" w:date="2011-07-13T11:51:00Z">
        <w:r w:rsidRPr="00C3088F">
          <w:rPr>
            <w:i/>
            <w:lang w:val="en-US"/>
            <w:rPrChange w:id="5213" w:author="IO" w:date="2011-07-13T11:51:00Z">
              <w:rPr>
                <w:lang w:val="en-US"/>
              </w:rPr>
            </w:rPrChange>
          </w:rPr>
          <w:t>Waypoint</w:t>
        </w:r>
        <w:r w:rsidRPr="002B284A">
          <w:rPr>
            <w:lang w:val="en-US"/>
          </w:rPr>
          <w:tab/>
        </w:r>
        <w:r w:rsidRPr="00C3088F">
          <w:rPr>
            <w:lang w:val="en-US"/>
            <w:rPrChange w:id="5214" w:author="IO" w:date="2011-07-13T11:51:00Z">
              <w:rPr>
                <w:i/>
                <w:lang w:val="en-US"/>
              </w:rPr>
            </w:rPrChange>
          </w:rPr>
          <w:t>Punto de paso</w:t>
        </w:r>
      </w:ins>
    </w:p>
    <w:p w14:paraId="74326E87" w14:textId="6858A624" w:rsidR="00B13F9D" w:rsidRPr="002B284A" w:rsidRDefault="00B13F9D" w:rsidP="00C3088F">
      <w:pPr>
        <w:spacing w:after="120"/>
        <w:ind w:left="1418" w:hanging="1418"/>
        <w:jc w:val="both"/>
        <w:rPr>
          <w:ins w:id="5215" w:author="IO" w:date="2011-07-13T11:51:00Z"/>
          <w:lang w:val="en-US"/>
        </w:rPr>
      </w:pPr>
      <w:ins w:id="5216" w:author="IO" w:date="2011-07-22T13:00:00Z">
        <w:r w:rsidRPr="00B13F9D">
          <w:rPr>
            <w:lang w:val="en-US"/>
            <w:rPrChange w:id="5217" w:author="IO" w:date="2011-07-22T13:00:00Z">
              <w:rPr>
                <w:i/>
              </w:rPr>
            </w:rPrChange>
          </w:rPr>
          <w:t>WMS</w:t>
        </w:r>
        <w:r w:rsidRPr="00B13F9D">
          <w:rPr>
            <w:lang w:val="en-US"/>
            <w:rPrChange w:id="5218" w:author="IO" w:date="2011-07-22T13:00:00Z">
              <w:rPr>
                <w:i/>
              </w:rPr>
            </w:rPrChange>
          </w:rPr>
          <w:tab/>
        </w:r>
        <w:r w:rsidRPr="00B13F9D">
          <w:rPr>
            <w:i/>
            <w:lang w:val="en-US"/>
            <w:rPrChange w:id="5219" w:author="IO" w:date="2011-07-22T13:00:00Z">
              <w:rPr>
                <w:i/>
              </w:rPr>
            </w:rPrChange>
          </w:rPr>
          <w:t>Web Map Service, Open Geospatial Consortiu</w:t>
        </w:r>
      </w:ins>
    </w:p>
    <w:p w14:paraId="2CFEB9DE" w14:textId="43CC0C9F" w:rsidR="00792280" w:rsidRPr="00246937" w:rsidDel="00352D6A" w:rsidRDefault="00792280" w:rsidP="00452836">
      <w:pPr>
        <w:autoSpaceDE w:val="0"/>
        <w:jc w:val="both"/>
        <w:rPr>
          <w:ins w:id="5220" w:author="Orion" w:date="2011-03-28T15:57:00Z"/>
          <w:del w:id="5221" w:author="IO" w:date="2011-07-12T13:25:00Z"/>
          <w:rFonts w:eastAsia="Times New Roman" w:cs="Times New Roman"/>
          <w:iCs/>
          <w:kern w:val="0"/>
          <w:lang w:val="en-US" w:eastAsia="es-ES" w:bidi="ar-SA"/>
        </w:rPr>
      </w:pPr>
      <w:ins w:id="5222" w:author="Orion" w:date="2011-03-28T15:57:00Z">
        <w:del w:id="5223" w:author="IO" w:date="2011-07-12T13:25:00Z">
          <w:r w:rsidRPr="00246937" w:rsidDel="00352D6A">
            <w:rPr>
              <w:rFonts w:eastAsia="Times New Roman" w:cs="Times New Roman"/>
              <w:kern w:val="0"/>
              <w:lang w:val="en-US" w:eastAsia="es-ES" w:bidi="ar-SA"/>
              <w:rPrChange w:id="5224" w:author="Orion" w:date="2011-04-24T22:32:00Z">
                <w:rPr>
                  <w:rFonts w:eastAsia="Times New Roman" w:cs="Times New Roman"/>
                  <w:b/>
                  <w:bCs/>
                  <w:kern w:val="0"/>
                  <w:sz w:val="48"/>
                  <w:szCs w:val="48"/>
                  <w:lang w:eastAsia="es-ES" w:bidi="ar-SA"/>
                </w:rPr>
              </w:rPrChange>
            </w:rPr>
            <w:delText xml:space="preserve">ABMS </w:delText>
          </w:r>
          <w:r w:rsidRPr="00246937" w:rsidDel="00352D6A">
            <w:rPr>
              <w:rFonts w:eastAsia="Times New Roman" w:cs="Times New Roman"/>
              <w:kern w:val="0"/>
              <w:lang w:val="en-US" w:eastAsia="es-ES" w:bidi="ar-SA"/>
              <w:rPrChange w:id="5225" w:author="Orion" w:date="2011-04-24T22:32:00Z">
                <w:rPr>
                  <w:rFonts w:eastAsia="Times New Roman" w:cs="Times New Roman"/>
                  <w:b/>
                  <w:bCs/>
                  <w:kern w:val="0"/>
                  <w:sz w:val="48"/>
                  <w:szCs w:val="48"/>
                  <w:lang w:eastAsia="es-ES" w:bidi="ar-SA"/>
                </w:rPr>
              </w:rPrChange>
            </w:rPr>
            <w:tab/>
            <w:delText>A</w:delText>
          </w:r>
          <w:r w:rsidRPr="00246937" w:rsidDel="00352D6A">
            <w:rPr>
              <w:rFonts w:eastAsia="Times New Roman" w:cs="Times New Roman"/>
              <w:iCs/>
              <w:kern w:val="0"/>
              <w:lang w:val="en-US" w:eastAsia="es-ES" w:bidi="ar-SA"/>
              <w:rPrChange w:id="5226" w:author="Orion" w:date="2011-04-24T22:32:00Z">
                <w:rPr>
                  <w:rFonts w:ascii="TimesNewRomanItMS" w:eastAsia="Times New Roman" w:hAnsi="TimesNewRomanItMS" w:cs="TimesNewRomanItMS"/>
                  <w:b/>
                  <w:bCs/>
                  <w:i/>
                  <w:iCs/>
                  <w:kern w:val="0"/>
                  <w:sz w:val="20"/>
                  <w:szCs w:val="20"/>
                  <w:lang w:val="en-US" w:eastAsia="es-ES" w:bidi="ar-SA"/>
                </w:rPr>
              </w:rPrChange>
            </w:rPr>
            <w:delText>gent-Based Modeling and Simulation</w:delText>
          </w:r>
        </w:del>
      </w:ins>
    </w:p>
    <w:p w14:paraId="432D390A" w14:textId="6D299CE0" w:rsidR="00792280" w:rsidRPr="00246937" w:rsidDel="00352D6A" w:rsidRDefault="00792280" w:rsidP="00452836">
      <w:pPr>
        <w:autoSpaceDE w:val="0"/>
        <w:jc w:val="both"/>
        <w:rPr>
          <w:ins w:id="5227" w:author="Orion" w:date="2011-03-28T15:57:00Z"/>
          <w:del w:id="5228" w:author="IO" w:date="2011-07-12T13:25:00Z"/>
          <w:rFonts w:eastAsia="Times New Roman" w:cs="Times New Roman"/>
          <w:iCs/>
          <w:kern w:val="0"/>
          <w:lang w:val="en-US" w:eastAsia="es-ES" w:bidi="ar-SA"/>
        </w:rPr>
      </w:pPr>
      <w:ins w:id="5229" w:author="Orion" w:date="2011-03-28T15:57:00Z">
        <w:del w:id="5230" w:author="IO" w:date="2011-07-12T13:25:00Z">
          <w:r w:rsidRPr="00246937" w:rsidDel="00352D6A">
            <w:rPr>
              <w:rFonts w:cs="Times New Roman"/>
              <w:lang w:val="en-US"/>
              <w:rPrChange w:id="5231" w:author="Orion" w:date="2011-04-24T22:32:00Z">
                <w:rPr>
                  <w:b/>
                  <w:bCs/>
                  <w:sz w:val="48"/>
                  <w:szCs w:val="48"/>
                </w:rPr>
              </w:rPrChange>
            </w:rPr>
            <w:delText xml:space="preserve">ACES </w:delText>
          </w:r>
          <w:r w:rsidR="00417DB1" w:rsidRPr="00246937" w:rsidDel="00352D6A">
            <w:rPr>
              <w:rFonts w:cs="Times New Roman"/>
              <w:lang w:val="en-US"/>
              <w:rPrChange w:id="5232" w:author="Orion" w:date="2011-04-24T22:32:00Z">
                <w:rPr>
                  <w:rFonts w:ascii="Courier New" w:hAnsi="Courier New" w:cs="Courier New"/>
                  <w:lang w:val="en-US"/>
                </w:rPr>
              </w:rPrChange>
            </w:rPr>
            <w:tab/>
          </w:r>
        </w:del>
      </w:ins>
      <w:ins w:id="5233" w:author="Orion" w:date="2011-05-06T13:25:00Z">
        <w:del w:id="5234" w:author="IO" w:date="2011-07-12T13:25:00Z">
          <w:r w:rsidR="00343B72" w:rsidDel="00352D6A">
            <w:rPr>
              <w:rFonts w:cs="Times New Roman"/>
              <w:lang w:val="en-US"/>
            </w:rPr>
            <w:tab/>
          </w:r>
        </w:del>
      </w:ins>
      <w:ins w:id="5235" w:author="Orion" w:date="2011-03-28T15:57:00Z">
        <w:del w:id="5236" w:author="IO" w:date="2011-07-12T13:25:00Z">
          <w:r w:rsidRPr="00246937" w:rsidDel="00352D6A">
            <w:rPr>
              <w:rFonts w:cs="Times New Roman"/>
              <w:lang w:val="en-US"/>
              <w:rPrChange w:id="5237" w:author="Orion" w:date="2011-04-24T22:32:00Z">
                <w:rPr>
                  <w:b/>
                  <w:bCs/>
                  <w:sz w:val="48"/>
                  <w:szCs w:val="48"/>
                  <w:lang w:val="en-US"/>
                </w:rPr>
              </w:rPrChange>
            </w:rPr>
            <w:delText>Airspace Concept Evaluation System</w:delText>
          </w:r>
        </w:del>
      </w:ins>
    </w:p>
    <w:p w14:paraId="38F201BC" w14:textId="1997BE47" w:rsidR="00792280" w:rsidRPr="00246937" w:rsidDel="00352D6A" w:rsidRDefault="00792280" w:rsidP="00452836">
      <w:pPr>
        <w:autoSpaceDE w:val="0"/>
        <w:jc w:val="both"/>
        <w:rPr>
          <w:ins w:id="5238" w:author="Orion" w:date="2011-03-28T15:57:00Z"/>
          <w:del w:id="5239" w:author="IO" w:date="2011-07-12T13:25:00Z"/>
          <w:rFonts w:eastAsia="Times New Roman" w:cs="Times New Roman"/>
          <w:iCs/>
          <w:kern w:val="0"/>
          <w:lang w:val="en-US" w:eastAsia="es-ES" w:bidi="ar-SA"/>
        </w:rPr>
      </w:pPr>
      <w:ins w:id="5240" w:author="Orion" w:date="2011-03-28T15:57:00Z">
        <w:del w:id="5241" w:author="IO" w:date="2011-07-12T13:25:00Z">
          <w:r w:rsidRPr="00246937" w:rsidDel="00352D6A">
            <w:rPr>
              <w:rFonts w:cs="Times New Roman"/>
              <w:lang w:val="en-US"/>
              <w:rPrChange w:id="5242" w:author="Orion" w:date="2011-04-24T22:32:00Z">
                <w:rPr>
                  <w:rFonts w:cs="Times New Roman"/>
                  <w:b/>
                  <w:bCs/>
                  <w:sz w:val="48"/>
                  <w:szCs w:val="48"/>
                </w:rPr>
              </w:rPrChange>
            </w:rPr>
            <w:delText xml:space="preserve">AOCC  </w:delText>
          </w:r>
          <w:r w:rsidRPr="00246937" w:rsidDel="00352D6A">
            <w:rPr>
              <w:rFonts w:cs="Times New Roman"/>
              <w:lang w:val="en-US"/>
              <w:rPrChange w:id="5243" w:author="Orion" w:date="2011-04-24T22:32:00Z">
                <w:rPr>
                  <w:rFonts w:cs="Times New Roman"/>
                  <w:b/>
                  <w:bCs/>
                  <w:sz w:val="48"/>
                  <w:szCs w:val="48"/>
                </w:rPr>
              </w:rPrChange>
            </w:rPr>
            <w:tab/>
          </w:r>
          <w:r w:rsidRPr="00246937" w:rsidDel="00352D6A">
            <w:rPr>
              <w:rStyle w:val="apple-style-span"/>
              <w:rFonts w:cs="Times New Roman"/>
              <w:color w:val="000000"/>
              <w:lang w:val="en-US"/>
              <w:rPrChange w:id="5244" w:author="Orion" w:date="2011-04-24T22:32:00Z">
                <w:rPr>
                  <w:rStyle w:val="apple-style-span"/>
                  <w:rFonts w:ascii="Arial" w:hAnsi="Arial" w:cs="Arial"/>
                  <w:b/>
                  <w:bCs/>
                  <w:color w:val="000000"/>
                  <w:sz w:val="48"/>
                  <w:szCs w:val="48"/>
                </w:rPr>
              </w:rPrChange>
            </w:rPr>
            <w:delText>Airport Operations</w:delText>
          </w:r>
          <w:r w:rsidRPr="00246937" w:rsidDel="00352D6A">
            <w:rPr>
              <w:rStyle w:val="apple-converted-space"/>
              <w:rFonts w:cs="Times New Roman"/>
              <w:color w:val="000000"/>
              <w:lang w:val="en-US"/>
              <w:rPrChange w:id="5245" w:author="Orion" w:date="2011-04-24T22:32:00Z">
                <w:rPr>
                  <w:rStyle w:val="apple-converted-space"/>
                  <w:rFonts w:ascii="Arial" w:hAnsi="Arial" w:cs="Arial"/>
                  <w:b/>
                  <w:bCs/>
                  <w:color w:val="000000"/>
                  <w:sz w:val="48"/>
                  <w:szCs w:val="48"/>
                </w:rPr>
              </w:rPrChange>
            </w:rPr>
            <w:delText> </w:delText>
          </w:r>
          <w:r w:rsidRPr="00246937" w:rsidDel="00352D6A">
            <w:rPr>
              <w:rStyle w:val="Emphasis"/>
              <w:rFonts w:cs="Times New Roman"/>
              <w:bCs/>
              <w:i w:val="0"/>
              <w:iCs w:val="0"/>
              <w:color w:val="000000"/>
              <w:lang w:val="en-US"/>
              <w:rPrChange w:id="5246" w:author="Orion" w:date="2011-04-24T22:32:00Z">
                <w:rPr>
                  <w:rStyle w:val="Emphasis"/>
                  <w:rFonts w:ascii="Arial" w:hAnsi="Arial" w:cs="Arial"/>
                  <w:b/>
                  <w:bCs/>
                  <w:i w:val="0"/>
                  <w:iCs w:val="0"/>
                  <w:color w:val="000000"/>
                  <w:sz w:val="48"/>
                  <w:szCs w:val="48"/>
                </w:rPr>
              </w:rPrChange>
            </w:rPr>
            <w:delText>Control Center</w:delText>
          </w:r>
        </w:del>
      </w:ins>
    </w:p>
    <w:p w14:paraId="37395F9D" w14:textId="4CC05185" w:rsidR="00792280" w:rsidRPr="00246937" w:rsidDel="00352D6A" w:rsidRDefault="00792280">
      <w:pPr>
        <w:autoSpaceDE w:val="0"/>
        <w:jc w:val="both"/>
        <w:rPr>
          <w:ins w:id="5247" w:author="Orion" w:date="2011-03-28T15:57:00Z"/>
          <w:del w:id="5248" w:author="IO" w:date="2011-07-12T13:25:00Z"/>
          <w:rStyle w:val="Emphasis"/>
          <w:rFonts w:cs="Times New Roman"/>
          <w:bCs/>
          <w:i w:val="0"/>
          <w:iCs w:val="0"/>
          <w:color w:val="000000"/>
          <w:lang w:val="en-US"/>
        </w:rPr>
      </w:pPr>
      <w:ins w:id="5249" w:author="Orion" w:date="2011-03-28T15:57:00Z">
        <w:del w:id="5250" w:author="IO" w:date="2011-07-12T13:25:00Z">
          <w:r w:rsidRPr="00246937" w:rsidDel="00352D6A">
            <w:rPr>
              <w:rFonts w:cs="Times New Roman"/>
              <w:color w:val="000000"/>
              <w:lang w:val="en-US"/>
              <w:rPrChange w:id="5251" w:author="Orion" w:date="2011-04-24T22:32:00Z">
                <w:rPr>
                  <w:b/>
                  <w:bCs/>
                  <w:i/>
                  <w:iCs/>
                  <w:color w:val="000000"/>
                  <w:sz w:val="48"/>
                  <w:szCs w:val="48"/>
                </w:rPr>
              </w:rPrChange>
            </w:rPr>
            <w:delText>ARTCC</w:delText>
          </w:r>
          <w:r w:rsidRPr="00246937" w:rsidDel="00352D6A">
            <w:rPr>
              <w:rStyle w:val="Emphasis"/>
              <w:rFonts w:cs="Times New Roman"/>
              <w:bCs/>
              <w:i w:val="0"/>
              <w:iCs w:val="0"/>
              <w:color w:val="000000"/>
              <w:lang w:val="en-US"/>
              <w:rPrChange w:id="5252" w:author="Orion" w:date="2011-04-24T22:32:00Z">
                <w:rPr>
                  <w:rStyle w:val="Emphasis"/>
                  <w:rFonts w:ascii="Arial" w:hAnsi="Arial" w:cs="Arial"/>
                  <w:b/>
                  <w:bCs/>
                  <w:i w:val="0"/>
                  <w:iCs w:val="0"/>
                  <w:color w:val="000000"/>
                  <w:sz w:val="48"/>
                  <w:szCs w:val="48"/>
                </w:rPr>
              </w:rPrChange>
            </w:rPr>
            <w:delText xml:space="preserve"> </w:delText>
          </w:r>
          <w:r w:rsidRPr="00246937" w:rsidDel="00352D6A">
            <w:rPr>
              <w:rStyle w:val="Emphasis"/>
              <w:rFonts w:cs="Times New Roman"/>
              <w:bCs/>
              <w:i w:val="0"/>
              <w:iCs w:val="0"/>
              <w:color w:val="000000"/>
              <w:lang w:val="en-US"/>
              <w:rPrChange w:id="5253" w:author="Orion" w:date="2011-04-24T22:32:00Z">
                <w:rPr>
                  <w:rStyle w:val="Emphasis"/>
                  <w:rFonts w:ascii="Arial" w:hAnsi="Arial" w:cs="Arial"/>
                  <w:b/>
                  <w:bCs/>
                  <w:i w:val="0"/>
                  <w:iCs w:val="0"/>
                  <w:color w:val="000000"/>
                  <w:sz w:val="48"/>
                  <w:szCs w:val="48"/>
                </w:rPr>
              </w:rPrChange>
            </w:rPr>
            <w:tab/>
            <w:delText>Air Route Traffic Control Center</w:delText>
          </w:r>
        </w:del>
      </w:ins>
    </w:p>
    <w:p w14:paraId="2F15ED77" w14:textId="04101355" w:rsidR="00792280" w:rsidRPr="00246937" w:rsidDel="00352D6A" w:rsidRDefault="00792280">
      <w:pPr>
        <w:autoSpaceDE w:val="0"/>
        <w:jc w:val="both"/>
        <w:rPr>
          <w:ins w:id="5254" w:author="Orion" w:date="2011-03-28T15:57:00Z"/>
          <w:del w:id="5255" w:author="IO" w:date="2011-07-12T13:25:00Z"/>
          <w:rFonts w:cs="Times New Roman"/>
          <w:color w:val="000000"/>
          <w:lang w:val="en-US"/>
        </w:rPr>
      </w:pPr>
      <w:ins w:id="5256" w:author="Orion" w:date="2011-03-28T15:57:00Z">
        <w:del w:id="5257" w:author="IO" w:date="2011-07-12T13:25:00Z">
          <w:r w:rsidRPr="00246937" w:rsidDel="00352D6A">
            <w:rPr>
              <w:rFonts w:cs="Times New Roman"/>
              <w:color w:val="000000"/>
              <w:lang w:val="en-US"/>
              <w:rPrChange w:id="5258" w:author="Orion" w:date="2011-04-24T22:32:00Z">
                <w:rPr>
                  <w:rFonts w:cs="Times New Roman"/>
                  <w:b/>
                  <w:bCs/>
                  <w:color w:val="000000"/>
                  <w:sz w:val="48"/>
                  <w:szCs w:val="48"/>
                  <w:lang w:val="en-US"/>
                </w:rPr>
              </w:rPrChange>
            </w:rPr>
            <w:delText>ATM</w:delText>
          </w:r>
          <w:r w:rsidRPr="00246937" w:rsidDel="00352D6A">
            <w:rPr>
              <w:rFonts w:cs="Times New Roman"/>
              <w:color w:val="000000"/>
              <w:lang w:val="en-US"/>
              <w:rPrChange w:id="5259" w:author="Orion" w:date="2011-04-24T22:32:00Z">
                <w:rPr>
                  <w:rFonts w:cs="Times New Roman"/>
                  <w:b/>
                  <w:bCs/>
                  <w:color w:val="000000"/>
                  <w:sz w:val="48"/>
                  <w:szCs w:val="48"/>
                  <w:lang w:val="en-US"/>
                </w:rPr>
              </w:rPrChange>
            </w:rPr>
            <w:tab/>
          </w:r>
          <w:r w:rsidRPr="00246937" w:rsidDel="00352D6A">
            <w:rPr>
              <w:rFonts w:cs="Times New Roman"/>
              <w:color w:val="000000"/>
              <w:lang w:val="en-US"/>
              <w:rPrChange w:id="5260" w:author="Orion" w:date="2011-04-24T22:32:00Z">
                <w:rPr>
                  <w:rFonts w:cs="Times New Roman"/>
                  <w:b/>
                  <w:bCs/>
                  <w:color w:val="000000"/>
                  <w:sz w:val="48"/>
                  <w:szCs w:val="48"/>
                  <w:lang w:val="en-US"/>
                </w:rPr>
              </w:rPrChange>
            </w:rPr>
            <w:tab/>
            <w:delText>Air Traffic Management</w:delText>
          </w:r>
        </w:del>
      </w:ins>
    </w:p>
    <w:p w14:paraId="7743C97D" w14:textId="769DE438" w:rsidR="002E41B0" w:rsidDel="00352D6A" w:rsidRDefault="002E41B0">
      <w:pPr>
        <w:autoSpaceDE w:val="0"/>
        <w:jc w:val="both"/>
        <w:rPr>
          <w:ins w:id="5261" w:author="Orion" w:date="2011-06-11T13:03:00Z"/>
          <w:del w:id="5262" w:author="IO" w:date="2011-07-12T13:25:00Z"/>
          <w:rFonts w:cs="Times New Roman"/>
          <w:color w:val="000000"/>
          <w:lang w:val="en-US"/>
        </w:rPr>
      </w:pPr>
      <w:ins w:id="5263" w:author="Orion" w:date="2011-03-28T15:57:00Z">
        <w:del w:id="5264" w:author="IO" w:date="2011-07-12T13:25:00Z">
          <w:r w:rsidRPr="00246937" w:rsidDel="00352D6A">
            <w:rPr>
              <w:rFonts w:cs="Times New Roman"/>
              <w:color w:val="000000"/>
              <w:lang w:val="en-US"/>
              <w:rPrChange w:id="5265" w:author="Orion" w:date="2011-04-24T22:32:00Z">
                <w:rPr>
                  <w:rFonts w:cs="Times New Roman"/>
                  <w:b/>
                  <w:bCs/>
                  <w:color w:val="000000"/>
                  <w:sz w:val="48"/>
                  <w:szCs w:val="48"/>
                  <w:lang w:val="en-US"/>
                </w:rPr>
              </w:rPrChange>
            </w:rPr>
            <w:delText>ATFM</w:delText>
          </w:r>
          <w:r w:rsidRPr="00246937" w:rsidDel="00352D6A">
            <w:rPr>
              <w:rFonts w:cs="Times New Roman"/>
              <w:color w:val="000000"/>
              <w:lang w:val="en-US"/>
              <w:rPrChange w:id="5266" w:author="Orion" w:date="2011-04-24T22:32:00Z">
                <w:rPr>
                  <w:rFonts w:cs="Times New Roman"/>
                  <w:b/>
                  <w:bCs/>
                  <w:color w:val="000000"/>
                  <w:sz w:val="48"/>
                  <w:szCs w:val="48"/>
                  <w:lang w:val="en-US"/>
                </w:rPr>
              </w:rPrChange>
            </w:rPr>
            <w:tab/>
          </w:r>
          <w:r w:rsidRPr="00246937" w:rsidDel="00352D6A">
            <w:rPr>
              <w:rFonts w:cs="Times New Roman"/>
              <w:color w:val="000000"/>
              <w:lang w:val="en-US"/>
              <w:rPrChange w:id="5267" w:author="Orion" w:date="2011-04-24T22:32:00Z">
                <w:rPr>
                  <w:rFonts w:cs="Times New Roman"/>
                  <w:b/>
                  <w:bCs/>
                  <w:color w:val="000000"/>
                  <w:sz w:val="48"/>
                  <w:szCs w:val="48"/>
                  <w:lang w:val="en-US"/>
                </w:rPr>
              </w:rPrChange>
            </w:rPr>
            <w:tab/>
            <w:delText>Air Traffic Flow Management</w:delText>
          </w:r>
        </w:del>
      </w:ins>
    </w:p>
    <w:p w14:paraId="6E2A1FD0" w14:textId="74376697" w:rsidR="00EC4E53" w:rsidRPr="00EC4E53" w:rsidDel="00352D6A" w:rsidRDefault="00EC4E53">
      <w:pPr>
        <w:autoSpaceDE w:val="0"/>
        <w:jc w:val="both"/>
        <w:rPr>
          <w:ins w:id="5268" w:author="Orion" w:date="2011-03-28T19:32:00Z"/>
          <w:del w:id="5269" w:author="IO" w:date="2011-07-12T13:25:00Z"/>
          <w:rFonts w:cs="Times New Roman"/>
          <w:color w:val="000000"/>
          <w:lang w:val="en-US"/>
        </w:rPr>
      </w:pPr>
      <w:ins w:id="5270" w:author="Orion" w:date="2011-06-11T13:03:00Z">
        <w:del w:id="5271" w:author="IO" w:date="2011-07-12T13:25:00Z">
          <w:r w:rsidRPr="00EC4E53" w:rsidDel="00352D6A">
            <w:rPr>
              <w:rStyle w:val="apple-style-span"/>
              <w:rFonts w:cs="Times New Roman"/>
              <w:bCs/>
              <w:color w:val="000000"/>
              <w:lang w:val="en-US"/>
              <w:rPrChange w:id="5272" w:author="Orion" w:date="2011-06-11T13:03:00Z">
                <w:rPr>
                  <w:rStyle w:val="apple-style-span"/>
                  <w:rFonts w:cs="Times New Roman"/>
                  <w:bCs/>
                  <w:color w:val="000000"/>
                </w:rPr>
              </w:rPrChange>
            </w:rPr>
            <w:delText>ATS</w:delText>
          </w:r>
          <w:r w:rsidRPr="00EC4E53" w:rsidDel="00352D6A">
            <w:rPr>
              <w:rStyle w:val="apple-style-span"/>
              <w:rFonts w:cs="Times New Roman"/>
              <w:bCs/>
              <w:color w:val="000000"/>
              <w:lang w:val="en-US"/>
              <w:rPrChange w:id="5273" w:author="Orion" w:date="2011-06-11T13:03:00Z">
                <w:rPr>
                  <w:rStyle w:val="apple-style-span"/>
                  <w:rFonts w:cs="Times New Roman"/>
                  <w:bCs/>
                  <w:color w:val="000000"/>
                </w:rPr>
              </w:rPrChange>
            </w:rPr>
            <w:tab/>
          </w:r>
          <w:r w:rsidRPr="00EC4E53" w:rsidDel="00352D6A">
            <w:rPr>
              <w:rStyle w:val="apple-style-span"/>
              <w:rFonts w:cs="Times New Roman"/>
              <w:bCs/>
              <w:color w:val="000000"/>
              <w:lang w:val="en-US"/>
              <w:rPrChange w:id="5274" w:author="Orion" w:date="2011-06-11T13:03:00Z">
                <w:rPr>
                  <w:rStyle w:val="apple-style-span"/>
                  <w:rFonts w:cs="Times New Roman"/>
                  <w:bCs/>
                  <w:color w:val="000000"/>
                </w:rPr>
              </w:rPrChange>
            </w:rPr>
            <w:tab/>
            <w:delText>Air Traffic Service</w:delText>
          </w:r>
        </w:del>
      </w:ins>
    </w:p>
    <w:p w14:paraId="7E95C9C0" w14:textId="4DD3852C" w:rsidR="00CB07AF" w:rsidRPr="00246937" w:rsidDel="00352D6A" w:rsidRDefault="00CB07AF">
      <w:pPr>
        <w:autoSpaceDE w:val="0"/>
        <w:jc w:val="both"/>
        <w:rPr>
          <w:ins w:id="5275" w:author="Orion" w:date="2011-03-28T15:57:00Z"/>
          <w:del w:id="5276" w:author="IO" w:date="2011-07-12T13:25:00Z"/>
          <w:rFonts w:cs="Times New Roman"/>
          <w:color w:val="000000"/>
          <w:lang w:val="en-US"/>
        </w:rPr>
      </w:pPr>
      <w:ins w:id="5277" w:author="Orion" w:date="2011-03-28T19:32:00Z">
        <w:del w:id="5278" w:author="IO" w:date="2011-07-12T13:25:00Z">
          <w:r w:rsidRPr="00246937" w:rsidDel="00352D6A">
            <w:rPr>
              <w:rFonts w:cs="Times New Roman"/>
              <w:lang w:val="en-US"/>
              <w:rPrChange w:id="5279" w:author="Orion" w:date="2011-04-24T22:32:00Z">
                <w:rPr>
                  <w:b/>
                  <w:bCs/>
                  <w:sz w:val="48"/>
                  <w:szCs w:val="48"/>
                </w:rPr>
              </w:rPrChange>
            </w:rPr>
            <w:delText xml:space="preserve">AVDS </w:delText>
          </w:r>
          <w:r w:rsidRPr="00246937" w:rsidDel="00352D6A">
            <w:rPr>
              <w:rFonts w:cs="Times New Roman"/>
              <w:lang w:val="en-US"/>
              <w:rPrChange w:id="5280" w:author="Orion" w:date="2011-04-24T22:32:00Z">
                <w:rPr>
                  <w:b/>
                  <w:bCs/>
                  <w:sz w:val="48"/>
                  <w:szCs w:val="48"/>
                </w:rPr>
              </w:rPrChange>
            </w:rPr>
            <w:tab/>
          </w:r>
          <w:r w:rsidRPr="00246937" w:rsidDel="00352D6A">
            <w:rPr>
              <w:rFonts w:cs="Times New Roman"/>
              <w:lang w:val="en-US"/>
              <w:rPrChange w:id="5281" w:author="Orion" w:date="2011-04-24T22:32:00Z">
                <w:rPr>
                  <w:b/>
                  <w:bCs/>
                  <w:sz w:val="48"/>
                  <w:szCs w:val="48"/>
                  <w:lang w:val="en-US"/>
                </w:rPr>
              </w:rPrChange>
            </w:rPr>
            <w:tab/>
            <w:delText>Aviator Visual Design Simulator</w:delText>
          </w:r>
        </w:del>
      </w:ins>
    </w:p>
    <w:p w14:paraId="5369C901" w14:textId="54E4D7B3" w:rsidR="00792280" w:rsidRPr="00246937" w:rsidDel="00352D6A" w:rsidRDefault="00792280">
      <w:pPr>
        <w:autoSpaceDE w:val="0"/>
        <w:jc w:val="both"/>
        <w:rPr>
          <w:ins w:id="5282" w:author="Orion" w:date="2011-03-28T15:57:00Z"/>
          <w:del w:id="5283" w:author="IO" w:date="2011-07-12T13:25:00Z"/>
          <w:rFonts w:cs="Times New Roman"/>
          <w:color w:val="000000"/>
          <w:lang w:val="en-US"/>
        </w:rPr>
      </w:pPr>
      <w:ins w:id="5284" w:author="Orion" w:date="2011-03-28T15:57:00Z">
        <w:del w:id="5285" w:author="IO" w:date="2011-07-12T13:25:00Z">
          <w:r w:rsidRPr="00246937" w:rsidDel="00352D6A">
            <w:rPr>
              <w:rStyle w:val="apple-style-span"/>
              <w:rFonts w:cs="Times New Roman"/>
              <w:bCs/>
              <w:color w:val="000000"/>
              <w:lang w:val="en-US"/>
              <w:rPrChange w:id="5286" w:author="Orion" w:date="2011-04-24T22:32:00Z">
                <w:rPr>
                  <w:rStyle w:val="apple-style-span"/>
                  <w:rFonts w:ascii="Arial" w:hAnsi="Arial" w:cs="Arial"/>
                  <w:b/>
                  <w:bCs/>
                  <w:color w:val="000000"/>
                  <w:sz w:val="20"/>
                  <w:szCs w:val="20"/>
                  <w:lang w:val="en-US"/>
                </w:rPr>
              </w:rPrChange>
            </w:rPr>
            <w:delText xml:space="preserve">BDI  </w:delText>
          </w:r>
          <w:r w:rsidRPr="00246937" w:rsidDel="00352D6A">
            <w:rPr>
              <w:rStyle w:val="apple-style-span"/>
              <w:rFonts w:cs="Times New Roman"/>
              <w:bCs/>
              <w:color w:val="000000"/>
              <w:lang w:val="en-US"/>
              <w:rPrChange w:id="5287" w:author="Orion" w:date="2011-04-24T22:32:00Z">
                <w:rPr>
                  <w:rStyle w:val="apple-style-span"/>
                  <w:rFonts w:ascii="Arial" w:hAnsi="Arial" w:cs="Arial"/>
                  <w:b/>
                  <w:bCs/>
                  <w:color w:val="000000"/>
                  <w:sz w:val="20"/>
                  <w:szCs w:val="20"/>
                  <w:lang w:val="en-US"/>
                </w:rPr>
              </w:rPrChange>
            </w:rPr>
            <w:tab/>
          </w:r>
          <w:r w:rsidRPr="00246937" w:rsidDel="00352D6A">
            <w:rPr>
              <w:rStyle w:val="apple-style-span"/>
              <w:rFonts w:cs="Times New Roman"/>
              <w:bCs/>
              <w:color w:val="000000"/>
              <w:lang w:val="en-US"/>
              <w:rPrChange w:id="5288" w:author="Orion" w:date="2011-04-24T22:32:00Z">
                <w:rPr>
                  <w:rStyle w:val="apple-style-span"/>
                  <w:rFonts w:ascii="Arial" w:hAnsi="Arial" w:cs="Arial"/>
                  <w:b/>
                  <w:bCs/>
                  <w:color w:val="000000"/>
                  <w:sz w:val="20"/>
                  <w:szCs w:val="20"/>
                  <w:lang w:val="en-US"/>
                </w:rPr>
              </w:rPrChange>
            </w:rPr>
            <w:tab/>
            <w:delText>Belief-Desire-Intention software mode</w:delText>
          </w:r>
        </w:del>
      </w:ins>
    </w:p>
    <w:p w14:paraId="1C5107C1" w14:textId="6283FEEB" w:rsidR="00792280" w:rsidRPr="00246937" w:rsidDel="00352D6A" w:rsidRDefault="00792280" w:rsidP="00452836">
      <w:pPr>
        <w:autoSpaceDE w:val="0"/>
        <w:jc w:val="both"/>
        <w:rPr>
          <w:ins w:id="5289" w:author="Orion" w:date="2011-03-28T15:57:00Z"/>
          <w:del w:id="5290" w:author="IO" w:date="2011-07-12T13:25:00Z"/>
          <w:rFonts w:cs="Times New Roman"/>
          <w:lang w:val="en-US"/>
        </w:rPr>
      </w:pPr>
      <w:ins w:id="5291" w:author="Orion" w:date="2011-03-28T15:57:00Z">
        <w:del w:id="5292" w:author="IO" w:date="2011-07-12T13:25:00Z">
          <w:r w:rsidRPr="00246937" w:rsidDel="00352D6A">
            <w:rPr>
              <w:rFonts w:cs="Times New Roman"/>
              <w:lang w:val="en-US"/>
              <w:rPrChange w:id="5293" w:author="Orion" w:date="2011-04-24T22:32:00Z">
                <w:rPr>
                  <w:b/>
                  <w:bCs/>
                  <w:sz w:val="48"/>
                  <w:szCs w:val="48"/>
                  <w:lang w:val="en-US"/>
                </w:rPr>
              </w:rPrChange>
            </w:rPr>
            <w:delText xml:space="preserve">CATFM </w:delText>
          </w:r>
          <w:r w:rsidRPr="00246937" w:rsidDel="00352D6A">
            <w:rPr>
              <w:rFonts w:cs="Times New Roman"/>
              <w:lang w:val="en-US"/>
              <w:rPrChange w:id="5294" w:author="Orion" w:date="2011-04-24T22:32:00Z">
                <w:rPr>
                  <w:b/>
                  <w:bCs/>
                  <w:sz w:val="48"/>
                  <w:szCs w:val="48"/>
                  <w:lang w:val="en-US"/>
                </w:rPr>
              </w:rPrChange>
            </w:rPr>
            <w:tab/>
            <w:delText>Collaborative Air Traffic Flow Management</w:delText>
          </w:r>
        </w:del>
      </w:ins>
    </w:p>
    <w:p w14:paraId="6BA3292A" w14:textId="27388AB8" w:rsidR="00792280" w:rsidRPr="00246937" w:rsidDel="00352D6A" w:rsidRDefault="00792280">
      <w:pPr>
        <w:autoSpaceDE w:val="0"/>
        <w:jc w:val="both"/>
        <w:rPr>
          <w:ins w:id="5295" w:author="Orion" w:date="2011-04-06T16:15:00Z"/>
          <w:del w:id="5296" w:author="IO" w:date="2011-07-12T13:25:00Z"/>
          <w:rFonts w:cs="Times New Roman"/>
          <w:color w:val="000000"/>
          <w:lang w:val="en-US"/>
          <w:rPrChange w:id="5297" w:author="Orion" w:date="2011-04-24T22:32:00Z">
            <w:rPr>
              <w:ins w:id="5298" w:author="Orion" w:date="2011-04-06T16:15:00Z"/>
              <w:del w:id="5299" w:author="IO" w:date="2011-07-12T13:25:00Z"/>
              <w:rFonts w:ascii="Courier New" w:hAnsi="Courier New" w:cs="Courier New"/>
              <w:color w:val="000000"/>
              <w:lang w:val="en-US"/>
            </w:rPr>
          </w:rPrChange>
        </w:rPr>
      </w:pPr>
      <w:ins w:id="5300" w:author="Orion" w:date="2011-03-28T15:57:00Z">
        <w:del w:id="5301" w:author="IO" w:date="2011-07-12T13:25:00Z">
          <w:r w:rsidRPr="00246937" w:rsidDel="00352D6A">
            <w:rPr>
              <w:rFonts w:cs="Times New Roman"/>
              <w:color w:val="000000"/>
              <w:lang w:val="en-US"/>
              <w:rPrChange w:id="5302" w:author="Orion" w:date="2011-04-24T22:32:00Z">
                <w:rPr>
                  <w:b/>
                  <w:bCs/>
                  <w:color w:val="000000"/>
                  <w:sz w:val="48"/>
                  <w:szCs w:val="48"/>
                </w:rPr>
              </w:rPrChange>
            </w:rPr>
            <w:delText>Eurocontrol</w:delText>
          </w:r>
          <w:r w:rsidRPr="00246937" w:rsidDel="00352D6A">
            <w:rPr>
              <w:rFonts w:cs="Times New Roman"/>
              <w:lang w:val="en-US"/>
              <w:rPrChange w:id="5303" w:author="Orion" w:date="2011-04-24T22:32:00Z">
                <w:rPr>
                  <w:b/>
                  <w:bCs/>
                  <w:sz w:val="48"/>
                  <w:szCs w:val="48"/>
                  <w:lang w:val="en-US"/>
                </w:rPr>
              </w:rPrChange>
            </w:rPr>
            <w:delText xml:space="preserve"> </w:delText>
          </w:r>
          <w:r w:rsidRPr="00246937" w:rsidDel="00352D6A">
            <w:rPr>
              <w:rFonts w:cs="Times New Roman"/>
              <w:lang w:val="en-US"/>
              <w:rPrChange w:id="5304" w:author="Orion" w:date="2011-04-24T22:32:00Z">
                <w:rPr>
                  <w:b/>
                  <w:bCs/>
                  <w:sz w:val="48"/>
                  <w:szCs w:val="48"/>
                  <w:lang w:val="en-US"/>
                </w:rPr>
              </w:rPrChange>
            </w:rPr>
            <w:tab/>
          </w:r>
          <w:r w:rsidRPr="00246937" w:rsidDel="00352D6A">
            <w:rPr>
              <w:rFonts w:cs="Times New Roman"/>
              <w:color w:val="000000"/>
              <w:lang w:val="en-US"/>
              <w:rPrChange w:id="5305" w:author="Orion" w:date="2011-04-24T22:32:00Z">
                <w:rPr>
                  <w:b/>
                  <w:bCs/>
                  <w:color w:val="000000"/>
                  <w:sz w:val="48"/>
                  <w:szCs w:val="48"/>
                </w:rPr>
              </w:rPrChange>
            </w:rPr>
            <w:delText>European Organisation for the Safety of Air Navigation</w:delText>
          </w:r>
        </w:del>
      </w:ins>
    </w:p>
    <w:p w14:paraId="6D6F16FB" w14:textId="1B3FDD78" w:rsidR="00F7111F" w:rsidRPr="00246937" w:rsidDel="00352D6A" w:rsidRDefault="00F7111F">
      <w:pPr>
        <w:autoSpaceDE w:val="0"/>
        <w:jc w:val="both"/>
        <w:rPr>
          <w:ins w:id="5306" w:author="Orion" w:date="2011-03-28T15:57:00Z"/>
          <w:del w:id="5307" w:author="IO" w:date="2011-07-12T13:25:00Z"/>
          <w:rFonts w:cs="Times New Roman"/>
          <w:color w:val="000000"/>
          <w:lang w:val="en-US"/>
        </w:rPr>
      </w:pPr>
      <w:ins w:id="5308" w:author="Orion" w:date="2011-04-06T16:15:00Z">
        <w:del w:id="5309" w:author="IO" w:date="2011-07-12T13:25:00Z">
          <w:r w:rsidRPr="00246937" w:rsidDel="00352D6A">
            <w:rPr>
              <w:rFonts w:cs="Times New Roman"/>
              <w:color w:val="000000"/>
              <w:lang w:val="en-US"/>
              <w:rPrChange w:id="5310" w:author="Orion" w:date="2011-04-24T22:32:00Z">
                <w:rPr>
                  <w:rFonts w:ascii="Courier New" w:hAnsi="Courier New" w:cs="Courier New"/>
                  <w:color w:val="000000"/>
                  <w:lang w:val="en-US"/>
                </w:rPr>
              </w:rPrChange>
            </w:rPr>
            <w:delText>CRM</w:delText>
          </w:r>
          <w:r w:rsidRPr="00246937" w:rsidDel="00352D6A">
            <w:rPr>
              <w:rFonts w:cs="Times New Roman"/>
              <w:color w:val="000000"/>
              <w:lang w:val="en-US"/>
              <w:rPrChange w:id="5311" w:author="Orion" w:date="2011-04-24T22:32:00Z">
                <w:rPr>
                  <w:rFonts w:ascii="Courier New" w:hAnsi="Courier New" w:cs="Courier New"/>
                  <w:color w:val="000000"/>
                  <w:lang w:val="en-US"/>
                </w:rPr>
              </w:rPrChange>
            </w:rPr>
            <w:tab/>
          </w:r>
          <w:r w:rsidRPr="00246937" w:rsidDel="00352D6A">
            <w:rPr>
              <w:rFonts w:cs="Times New Roman"/>
              <w:color w:val="000000"/>
              <w:lang w:val="en-US"/>
              <w:rPrChange w:id="5312" w:author="Orion" w:date="2011-04-24T22:32:00Z">
                <w:rPr>
                  <w:rFonts w:ascii="Courier New" w:hAnsi="Courier New" w:cs="Courier New"/>
                  <w:color w:val="000000"/>
                  <w:lang w:val="en-US"/>
                </w:rPr>
              </w:rPrChange>
            </w:rPr>
            <w:tab/>
            <w:delText>Crew Resou</w:delText>
          </w:r>
        </w:del>
      </w:ins>
      <w:ins w:id="5313" w:author="Orion" w:date="2011-04-06T16:16:00Z">
        <w:del w:id="5314" w:author="IO" w:date="2011-07-12T13:25:00Z">
          <w:r w:rsidRPr="00246937" w:rsidDel="00352D6A">
            <w:rPr>
              <w:rFonts w:cs="Times New Roman"/>
              <w:color w:val="000000"/>
              <w:lang w:val="en-US"/>
              <w:rPrChange w:id="5315" w:author="Orion" w:date="2011-04-24T22:32:00Z">
                <w:rPr>
                  <w:rFonts w:ascii="Courier New" w:hAnsi="Courier New" w:cs="Courier New"/>
                  <w:color w:val="000000"/>
                  <w:lang w:val="en-US"/>
                </w:rPr>
              </w:rPrChange>
            </w:rPr>
            <w:delText>rce Management</w:delText>
          </w:r>
        </w:del>
      </w:ins>
    </w:p>
    <w:p w14:paraId="59D19C95" w14:textId="1C63B44A" w:rsidR="00792280" w:rsidRPr="00246937" w:rsidDel="00352D6A" w:rsidRDefault="00792280">
      <w:pPr>
        <w:autoSpaceDE w:val="0"/>
        <w:jc w:val="both"/>
        <w:rPr>
          <w:ins w:id="5316" w:author="Orion" w:date="2011-03-28T15:57:00Z"/>
          <w:del w:id="5317" w:author="IO" w:date="2011-07-12T13:25:00Z"/>
          <w:rFonts w:cs="Times New Roman"/>
          <w:lang w:val="en-US"/>
        </w:rPr>
      </w:pPr>
      <w:ins w:id="5318" w:author="Orion" w:date="2011-03-28T15:57:00Z">
        <w:del w:id="5319" w:author="IO" w:date="2011-07-12T13:25:00Z">
          <w:r w:rsidRPr="00246937" w:rsidDel="00352D6A">
            <w:rPr>
              <w:rFonts w:cs="Times New Roman"/>
              <w:lang w:val="en-US"/>
              <w:rPrChange w:id="5320" w:author="Orion" w:date="2011-04-24T22:32:00Z">
                <w:rPr>
                  <w:b/>
                  <w:bCs/>
                  <w:sz w:val="48"/>
                  <w:szCs w:val="48"/>
                </w:rPr>
              </w:rPrChange>
            </w:rPr>
            <w:delText>FAA</w:delText>
          </w:r>
          <w:r w:rsidRPr="00246937" w:rsidDel="00352D6A">
            <w:rPr>
              <w:rFonts w:cs="Times New Roman"/>
              <w:lang w:val="en-US"/>
              <w:rPrChange w:id="5321" w:author="Orion" w:date="2011-04-24T22:32:00Z">
                <w:rPr>
                  <w:b/>
                  <w:bCs/>
                  <w:sz w:val="48"/>
                  <w:szCs w:val="48"/>
                </w:rPr>
              </w:rPrChange>
            </w:rPr>
            <w:tab/>
          </w:r>
          <w:r w:rsidRPr="00246937" w:rsidDel="00352D6A">
            <w:rPr>
              <w:rFonts w:cs="Times New Roman"/>
              <w:lang w:val="en-US"/>
              <w:rPrChange w:id="5322" w:author="Orion" w:date="2011-04-24T22:32:00Z">
                <w:rPr>
                  <w:b/>
                  <w:bCs/>
                  <w:sz w:val="48"/>
                  <w:szCs w:val="48"/>
                  <w:lang w:val="en-US"/>
                </w:rPr>
              </w:rPrChange>
            </w:rPr>
            <w:tab/>
            <w:delText>Federal Aviation Administration of USA</w:delText>
          </w:r>
        </w:del>
      </w:ins>
    </w:p>
    <w:p w14:paraId="5970F4A4" w14:textId="6E71D6F7" w:rsidR="00792280" w:rsidRPr="00246937" w:rsidDel="00352D6A" w:rsidRDefault="00792280">
      <w:pPr>
        <w:autoSpaceDE w:val="0"/>
        <w:jc w:val="both"/>
        <w:rPr>
          <w:ins w:id="5323" w:author="Orion" w:date="2011-03-28T15:57:00Z"/>
          <w:del w:id="5324" w:author="IO" w:date="2011-07-12T13:25:00Z"/>
          <w:rFonts w:cs="Times New Roman"/>
          <w:lang w:val="en-US"/>
        </w:rPr>
      </w:pPr>
      <w:ins w:id="5325" w:author="Orion" w:date="2011-03-28T15:57:00Z">
        <w:del w:id="5326" w:author="IO" w:date="2011-07-12T13:25:00Z">
          <w:r w:rsidRPr="00246937" w:rsidDel="00352D6A">
            <w:rPr>
              <w:rFonts w:cs="Times New Roman"/>
              <w:color w:val="000000"/>
              <w:lang w:val="en-US"/>
              <w:rPrChange w:id="5327" w:author="Orion" w:date="2011-04-24T22:32:00Z">
                <w:rPr>
                  <w:b/>
                  <w:bCs/>
                  <w:color w:val="000000"/>
                  <w:sz w:val="48"/>
                  <w:szCs w:val="48"/>
                  <w:lang w:val="en-US"/>
                </w:rPr>
              </w:rPrChange>
            </w:rPr>
            <w:delText>FACET</w:delText>
          </w:r>
          <w:r w:rsidRPr="00246937" w:rsidDel="00352D6A">
            <w:rPr>
              <w:rFonts w:cs="Times New Roman"/>
              <w:color w:val="000000"/>
              <w:lang w:val="en-US"/>
              <w:rPrChange w:id="5328" w:author="Orion" w:date="2011-04-24T22:32:00Z">
                <w:rPr>
                  <w:b/>
                  <w:bCs/>
                  <w:color w:val="000000"/>
                  <w:sz w:val="48"/>
                  <w:szCs w:val="48"/>
                  <w:lang w:val="en-US"/>
                </w:rPr>
              </w:rPrChange>
            </w:rPr>
            <w:tab/>
          </w:r>
          <w:r w:rsidRPr="00246937" w:rsidDel="00352D6A">
            <w:rPr>
              <w:rFonts w:cs="Times New Roman"/>
              <w:lang w:val="en-US"/>
              <w:rPrChange w:id="5329" w:author="Orion" w:date="2011-04-24T22:32:00Z">
                <w:rPr>
                  <w:b/>
                  <w:bCs/>
                  <w:sz w:val="48"/>
                  <w:szCs w:val="48"/>
                </w:rPr>
              </w:rPrChange>
            </w:rPr>
            <w:delText>Future ATM Concepts Evaluation Tool</w:delText>
          </w:r>
        </w:del>
      </w:ins>
    </w:p>
    <w:p w14:paraId="5D6622B9" w14:textId="4EBADEA3" w:rsidR="00614E3A" w:rsidRPr="00246937" w:rsidDel="00352D6A" w:rsidRDefault="00792280" w:rsidP="00452836">
      <w:pPr>
        <w:autoSpaceDE w:val="0"/>
        <w:jc w:val="both"/>
        <w:rPr>
          <w:ins w:id="5330" w:author="Orion" w:date="2011-04-02T12:54:00Z"/>
          <w:del w:id="5331" w:author="IO" w:date="2011-07-12T13:25:00Z"/>
          <w:rFonts w:eastAsia="Times New Roman" w:cs="Times New Roman"/>
          <w:lang w:val="en-US"/>
          <w:rPrChange w:id="5332" w:author="Orion" w:date="2011-04-24T22:32:00Z">
            <w:rPr>
              <w:ins w:id="5333" w:author="Orion" w:date="2011-04-02T12:54:00Z"/>
              <w:del w:id="5334" w:author="IO" w:date="2011-07-12T13:25:00Z"/>
              <w:rFonts w:ascii="Courier New" w:eastAsia="Times New Roman" w:hAnsi="Courier New" w:cs="Courier New"/>
              <w:lang w:val="en-US"/>
            </w:rPr>
          </w:rPrChange>
        </w:rPr>
      </w:pPr>
      <w:ins w:id="5335" w:author="Orion" w:date="2011-03-28T15:57:00Z">
        <w:del w:id="5336" w:author="IO" w:date="2011-07-12T13:25:00Z">
          <w:r w:rsidRPr="00246937" w:rsidDel="00352D6A">
            <w:rPr>
              <w:rFonts w:cs="Times New Roman"/>
              <w:color w:val="000000"/>
              <w:lang w:val="en-US"/>
              <w:rPrChange w:id="5337" w:author="Orion" w:date="2011-04-24T22:32:00Z">
                <w:rPr>
                  <w:b/>
                  <w:bCs/>
                  <w:color w:val="000000"/>
                  <w:sz w:val="48"/>
                  <w:szCs w:val="48"/>
                </w:rPr>
              </w:rPrChange>
            </w:rPr>
            <w:delText>GDP</w:delText>
          </w:r>
          <w:r w:rsidRPr="00246937" w:rsidDel="00352D6A">
            <w:rPr>
              <w:rFonts w:cs="Times New Roman"/>
              <w:color w:val="000000"/>
              <w:lang w:val="en-US"/>
              <w:rPrChange w:id="5338" w:author="Orion" w:date="2011-04-24T22:32:00Z">
                <w:rPr>
                  <w:b/>
                  <w:bCs/>
                  <w:color w:val="000000"/>
                  <w:sz w:val="48"/>
                  <w:szCs w:val="48"/>
                </w:rPr>
              </w:rPrChange>
            </w:rPr>
            <w:tab/>
          </w:r>
          <w:r w:rsidRPr="00246937" w:rsidDel="00352D6A">
            <w:rPr>
              <w:rFonts w:cs="Times New Roman"/>
              <w:color w:val="000000"/>
              <w:lang w:val="en-US"/>
              <w:rPrChange w:id="5339" w:author="Orion" w:date="2011-04-24T22:32:00Z">
                <w:rPr>
                  <w:b/>
                  <w:bCs/>
                  <w:color w:val="000000"/>
                  <w:sz w:val="48"/>
                  <w:szCs w:val="48"/>
                </w:rPr>
              </w:rPrChange>
            </w:rPr>
            <w:tab/>
            <w:delText>Ground Delay Program</w:delText>
          </w:r>
        </w:del>
      </w:ins>
      <w:ins w:id="5340" w:author="Orion" w:date="2011-04-02T12:54:00Z">
        <w:del w:id="5341" w:author="IO" w:date="2011-07-12T13:25:00Z">
          <w:r w:rsidR="00614E3A" w:rsidRPr="00246937" w:rsidDel="00352D6A">
            <w:rPr>
              <w:rFonts w:eastAsia="Times New Roman" w:cs="Times New Roman"/>
              <w:lang w:val="en-US"/>
              <w:rPrChange w:id="5342" w:author="Orion" w:date="2011-04-24T22:32:00Z">
                <w:rPr>
                  <w:rFonts w:ascii="Courier New" w:eastAsia="Times New Roman" w:hAnsi="Courier New" w:cs="Courier New"/>
                  <w:b/>
                  <w:bCs/>
                  <w:sz w:val="48"/>
                  <w:szCs w:val="48"/>
                </w:rPr>
              </w:rPrChange>
            </w:rPr>
            <w:delText xml:space="preserve"> </w:delText>
          </w:r>
        </w:del>
      </w:ins>
    </w:p>
    <w:p w14:paraId="324F09AB" w14:textId="0B65466D" w:rsidR="00792280" w:rsidRPr="00246937" w:rsidDel="00352D6A" w:rsidRDefault="00614E3A" w:rsidP="00452836">
      <w:pPr>
        <w:autoSpaceDE w:val="0"/>
        <w:jc w:val="both"/>
        <w:rPr>
          <w:ins w:id="5343" w:author="Orion" w:date="2011-04-04T16:04:00Z"/>
          <w:del w:id="5344" w:author="IO" w:date="2011-07-12T13:25:00Z"/>
          <w:rFonts w:eastAsia="Times New Roman" w:cs="Times New Roman"/>
          <w:lang w:val="en-US"/>
          <w:rPrChange w:id="5345" w:author="Orion" w:date="2011-04-24T22:32:00Z">
            <w:rPr>
              <w:ins w:id="5346" w:author="Orion" w:date="2011-04-04T16:04:00Z"/>
              <w:del w:id="5347" w:author="IO" w:date="2011-07-12T13:25:00Z"/>
              <w:rFonts w:ascii="Courier New" w:eastAsia="Times New Roman" w:hAnsi="Courier New" w:cs="Courier New"/>
              <w:lang w:val="en-US"/>
            </w:rPr>
          </w:rPrChange>
        </w:rPr>
      </w:pPr>
      <w:ins w:id="5348" w:author="Orion" w:date="2011-04-02T12:54:00Z">
        <w:del w:id="5349" w:author="IO" w:date="2011-07-12T13:25:00Z">
          <w:r w:rsidRPr="00246937" w:rsidDel="00352D6A">
            <w:rPr>
              <w:rFonts w:eastAsia="Times New Roman" w:cs="Times New Roman"/>
              <w:lang w:val="en-US"/>
              <w:rPrChange w:id="5350" w:author="Orion" w:date="2011-04-24T22:32:00Z">
                <w:rPr>
                  <w:rFonts w:ascii="Courier New" w:eastAsia="Times New Roman" w:hAnsi="Courier New" w:cs="Courier New"/>
                  <w:b/>
                  <w:bCs/>
                  <w:sz w:val="48"/>
                  <w:szCs w:val="48"/>
                </w:rPr>
              </w:rPrChange>
            </w:rPr>
            <w:delText>GPL</w:delText>
          </w:r>
          <w:r w:rsidRPr="00246937" w:rsidDel="00352D6A">
            <w:rPr>
              <w:rFonts w:eastAsia="Times New Roman" w:cs="Times New Roman"/>
              <w:lang w:val="en-US"/>
              <w:rPrChange w:id="5351" w:author="Orion" w:date="2011-04-24T22:32:00Z">
                <w:rPr>
                  <w:rFonts w:ascii="Courier New" w:eastAsia="Times New Roman" w:hAnsi="Courier New" w:cs="Courier New"/>
                  <w:lang w:val="en-US"/>
                </w:rPr>
              </w:rPrChange>
            </w:rPr>
            <w:tab/>
          </w:r>
          <w:r w:rsidRPr="00246937" w:rsidDel="00352D6A">
            <w:rPr>
              <w:rFonts w:eastAsia="Times New Roman" w:cs="Times New Roman"/>
              <w:lang w:val="en-US"/>
              <w:rPrChange w:id="5352" w:author="Orion" w:date="2011-04-24T22:32:00Z">
                <w:rPr>
                  <w:rFonts w:ascii="Courier New" w:eastAsia="Times New Roman" w:hAnsi="Courier New" w:cs="Courier New"/>
                  <w:lang w:val="en-US"/>
                </w:rPr>
              </w:rPrChange>
            </w:rPr>
            <w:tab/>
          </w:r>
        </w:del>
      </w:ins>
      <w:ins w:id="5353" w:author="Orion" w:date="2011-04-02T12:55:00Z">
        <w:del w:id="5354" w:author="IO" w:date="2011-07-12T13:25:00Z">
          <w:r w:rsidRPr="00246937" w:rsidDel="00352D6A">
            <w:rPr>
              <w:rFonts w:eastAsia="Times New Roman" w:cs="Times New Roman"/>
              <w:lang w:val="en-US"/>
              <w:rPrChange w:id="5355" w:author="Orion" w:date="2011-04-24T22:32:00Z">
                <w:rPr>
                  <w:rFonts w:ascii="Courier New" w:eastAsia="Times New Roman" w:hAnsi="Courier New" w:cs="Courier New"/>
                  <w:lang w:val="en-US"/>
                </w:rPr>
              </w:rPrChange>
            </w:rPr>
            <w:delText>GNU Public License</w:delText>
          </w:r>
        </w:del>
      </w:ins>
    </w:p>
    <w:p w14:paraId="1D32C5A2" w14:textId="3585A12E" w:rsidR="008A5EFB" w:rsidDel="00352D6A" w:rsidRDefault="00995D47">
      <w:pPr>
        <w:autoSpaceDE w:val="0"/>
        <w:jc w:val="both"/>
        <w:rPr>
          <w:ins w:id="5356" w:author="Orion" w:date="2011-05-09T13:28:00Z"/>
          <w:del w:id="5357" w:author="IO" w:date="2011-07-12T13:25:00Z"/>
          <w:rFonts w:cs="Times New Roman"/>
          <w:color w:val="000000"/>
          <w:lang w:val="en-US"/>
        </w:rPr>
      </w:pPr>
      <w:ins w:id="5358" w:author="Orion" w:date="2011-04-04T16:04:00Z">
        <w:del w:id="5359" w:author="IO" w:date="2011-07-12T13:25:00Z">
          <w:r w:rsidRPr="00246937" w:rsidDel="00352D6A">
            <w:rPr>
              <w:rFonts w:cs="Times New Roman"/>
              <w:color w:val="000000"/>
              <w:lang w:val="en-US"/>
              <w:rPrChange w:id="5360" w:author="Orion" w:date="2011-04-24T22:32:00Z">
                <w:rPr>
                  <w:rFonts w:ascii="Courier New" w:hAnsi="Courier New" w:cs="Courier New"/>
                  <w:color w:val="000000"/>
                  <w:lang w:val="en-US"/>
                </w:rPr>
              </w:rPrChange>
            </w:rPr>
            <w:delText>HF</w:delText>
          </w:r>
          <w:r w:rsidRPr="00246937" w:rsidDel="00352D6A">
            <w:rPr>
              <w:rFonts w:cs="Times New Roman"/>
              <w:color w:val="000000"/>
              <w:lang w:val="en-US"/>
              <w:rPrChange w:id="5361" w:author="Orion" w:date="2011-04-24T22:32:00Z">
                <w:rPr>
                  <w:rFonts w:ascii="Courier New" w:hAnsi="Courier New" w:cs="Courier New"/>
                  <w:color w:val="000000"/>
                  <w:lang w:val="en-US"/>
                </w:rPr>
              </w:rPrChange>
            </w:rPr>
            <w:tab/>
          </w:r>
          <w:r w:rsidRPr="00246937" w:rsidDel="00352D6A">
            <w:rPr>
              <w:rFonts w:cs="Times New Roman"/>
              <w:color w:val="000000"/>
              <w:lang w:val="en-US"/>
              <w:rPrChange w:id="5362" w:author="Orion" w:date="2011-04-24T22:32:00Z">
                <w:rPr>
                  <w:rFonts w:ascii="Courier New" w:hAnsi="Courier New" w:cs="Courier New"/>
                  <w:color w:val="000000"/>
                  <w:lang w:val="en-US"/>
                </w:rPr>
              </w:rPrChange>
            </w:rPr>
            <w:tab/>
            <w:delText>Human Factors</w:delText>
          </w:r>
        </w:del>
      </w:ins>
    </w:p>
    <w:p w14:paraId="3FD48988" w14:textId="292A086A" w:rsidR="008A5EFB" w:rsidDel="00352D6A" w:rsidRDefault="008A5EFB">
      <w:pPr>
        <w:autoSpaceDE w:val="0"/>
        <w:jc w:val="both"/>
        <w:rPr>
          <w:ins w:id="5363" w:author="Orion" w:date="2011-05-09T13:28:00Z"/>
          <w:del w:id="5364" w:author="IO" w:date="2011-07-12T13:25:00Z"/>
          <w:lang w:val="en-US"/>
        </w:rPr>
      </w:pPr>
      <w:ins w:id="5365" w:author="Orion" w:date="2011-05-09T13:28:00Z">
        <w:del w:id="5366" w:author="IO" w:date="2011-07-12T13:25:00Z">
          <w:r w:rsidRPr="008A5EFB" w:rsidDel="00352D6A">
            <w:rPr>
              <w:lang w:val="en-US"/>
              <w:rPrChange w:id="5367" w:author="Orion" w:date="2011-05-09T13:28:00Z">
                <w:rPr/>
              </w:rPrChange>
            </w:rPr>
            <w:delText xml:space="preserve">IAF </w:delText>
          </w:r>
          <w:r w:rsidRPr="008A5EFB" w:rsidDel="00352D6A">
            <w:rPr>
              <w:lang w:val="en-US"/>
              <w:rPrChange w:id="5368" w:author="Orion" w:date="2011-05-09T13:28:00Z">
                <w:rPr/>
              </w:rPrChange>
            </w:rPr>
            <w:tab/>
          </w:r>
          <w:r w:rsidDel="00352D6A">
            <w:rPr>
              <w:lang w:val="en-US"/>
            </w:rPr>
            <w:tab/>
          </w:r>
          <w:r w:rsidRPr="008A5EFB" w:rsidDel="00352D6A">
            <w:rPr>
              <w:lang w:val="en-US"/>
              <w:rPrChange w:id="5369" w:author="Orion" w:date="2011-05-09T13:28:00Z">
                <w:rPr/>
              </w:rPrChange>
            </w:rPr>
            <w:delText>INGENIAS Agent Fr</w:delText>
          </w:r>
          <w:r w:rsidDel="00352D6A">
            <w:rPr>
              <w:lang w:val="en-US"/>
            </w:rPr>
            <w:delText>amework</w:delText>
          </w:r>
        </w:del>
      </w:ins>
    </w:p>
    <w:p w14:paraId="57ACEA4A" w14:textId="0974C65B" w:rsidR="008C063E" w:rsidRPr="008A5EFB" w:rsidDel="00352D6A" w:rsidRDefault="008C063E">
      <w:pPr>
        <w:autoSpaceDE w:val="0"/>
        <w:jc w:val="both"/>
        <w:rPr>
          <w:ins w:id="5370" w:author="Orion" w:date="2011-03-28T15:57:00Z"/>
          <w:del w:id="5371" w:author="IO" w:date="2011-07-12T13:25:00Z"/>
          <w:lang w:val="en-US"/>
          <w:rPrChange w:id="5372" w:author="Orion" w:date="2011-05-09T13:28:00Z">
            <w:rPr>
              <w:ins w:id="5373" w:author="Orion" w:date="2011-03-28T15:57:00Z"/>
              <w:del w:id="5374" w:author="IO" w:date="2011-07-12T13:25:00Z"/>
              <w:rFonts w:cs="Times New Roman"/>
              <w:color w:val="000000"/>
              <w:lang w:val="en-US"/>
            </w:rPr>
          </w:rPrChange>
        </w:rPr>
      </w:pPr>
      <w:ins w:id="5375" w:author="Orion" w:date="2011-05-09T13:29:00Z">
        <w:del w:id="5376" w:author="IO" w:date="2011-07-12T13:25:00Z">
          <w:r w:rsidDel="00352D6A">
            <w:rPr>
              <w:lang w:val="en-US"/>
            </w:rPr>
            <w:delText>IDK</w:delText>
          </w:r>
          <w:r w:rsidDel="00352D6A">
            <w:rPr>
              <w:lang w:val="en-US"/>
            </w:rPr>
            <w:tab/>
          </w:r>
          <w:r w:rsidDel="00352D6A">
            <w:rPr>
              <w:lang w:val="en-US"/>
            </w:rPr>
            <w:tab/>
            <w:delText>INGENIAS Development Kit</w:delText>
          </w:r>
        </w:del>
      </w:ins>
    </w:p>
    <w:p w14:paraId="1FA50874" w14:textId="39B7FCD7" w:rsidR="00792280" w:rsidRPr="00246937" w:rsidDel="00352D6A" w:rsidRDefault="00792280">
      <w:pPr>
        <w:widowControl/>
        <w:suppressAutoHyphens w:val="0"/>
        <w:autoSpaceDE w:val="0"/>
        <w:autoSpaceDN w:val="0"/>
        <w:adjustRightInd w:val="0"/>
        <w:rPr>
          <w:ins w:id="5377" w:author="Orion" w:date="2011-04-06T18:21:00Z"/>
          <w:del w:id="5378" w:author="IO" w:date="2011-07-12T13:25:00Z"/>
          <w:rFonts w:eastAsia="Times New Roman" w:cs="Times New Roman"/>
          <w:kern w:val="0"/>
          <w:lang w:val="en-US" w:eastAsia="es-ES" w:bidi="ar-SA"/>
          <w:rPrChange w:id="5379" w:author="Orion" w:date="2011-04-24T22:32:00Z">
            <w:rPr>
              <w:ins w:id="5380" w:author="Orion" w:date="2011-04-06T18:21:00Z"/>
              <w:del w:id="5381" w:author="IO" w:date="2011-07-12T13:25:00Z"/>
              <w:rFonts w:ascii="Courier New" w:eastAsia="Times New Roman" w:hAnsi="Courier New" w:cs="Courier New"/>
              <w:kern w:val="0"/>
              <w:lang w:val="en-US" w:eastAsia="es-ES" w:bidi="ar-SA"/>
            </w:rPr>
          </w:rPrChange>
        </w:rPr>
        <w:pPrChange w:id="5382" w:author="Orion" w:date="2011-03-26T03:55:00Z">
          <w:pPr>
            <w:autoSpaceDE w:val="0"/>
            <w:jc w:val="both"/>
          </w:pPr>
        </w:pPrChange>
      </w:pPr>
      <w:ins w:id="5383" w:author="Orion" w:date="2011-03-28T15:57:00Z">
        <w:del w:id="5384" w:author="IO" w:date="2011-07-12T13:25:00Z">
          <w:r w:rsidRPr="00246937" w:rsidDel="00352D6A">
            <w:rPr>
              <w:rFonts w:eastAsia="Times New Roman" w:cs="Times New Roman"/>
              <w:kern w:val="0"/>
              <w:lang w:val="en-US" w:eastAsia="es-ES" w:bidi="ar-SA"/>
              <w:rPrChange w:id="5385" w:author="Orion" w:date="2011-04-24T22:32:00Z">
                <w:rPr>
                  <w:rFonts w:ascii="TimesNewRomanPSMT" w:eastAsia="Times New Roman" w:hAnsi="TimesNewRomanPSMT" w:cs="TimesNewRomanPSMT"/>
                  <w:kern w:val="0"/>
                  <w:lang w:val="en-US" w:eastAsia="es-ES" w:bidi="ar-SA"/>
                </w:rPr>
              </w:rPrChange>
            </w:rPr>
            <w:delText>IMPACT</w:delText>
          </w:r>
          <w:r w:rsidRPr="00246937" w:rsidDel="00352D6A">
            <w:rPr>
              <w:rFonts w:eastAsia="Times New Roman" w:cs="Times New Roman"/>
              <w:kern w:val="0"/>
              <w:lang w:val="en-US" w:eastAsia="es-ES" w:bidi="ar-SA"/>
              <w:rPrChange w:id="5386" w:author="Orion" w:date="2011-04-24T22:32:00Z">
                <w:rPr>
                  <w:rFonts w:ascii="TimesNewRomanPSMT" w:eastAsia="Times New Roman" w:hAnsi="TimesNewRomanPSMT" w:cs="TimesNewRomanPSMT"/>
                  <w:kern w:val="0"/>
                  <w:lang w:val="en-US" w:eastAsia="es-ES" w:bidi="ar-SA"/>
                </w:rPr>
              </w:rPrChange>
            </w:rPr>
            <w:tab/>
            <w:delText>Intelligent agent-based Model for Policy Analysis of Collaborative Traffic flow management</w:delText>
          </w:r>
        </w:del>
      </w:ins>
    </w:p>
    <w:p w14:paraId="19420F61" w14:textId="53555894" w:rsidR="00D84E0F" w:rsidRPr="00246937" w:rsidDel="00352D6A" w:rsidRDefault="00D84E0F">
      <w:pPr>
        <w:widowControl/>
        <w:suppressAutoHyphens w:val="0"/>
        <w:autoSpaceDE w:val="0"/>
        <w:autoSpaceDN w:val="0"/>
        <w:adjustRightInd w:val="0"/>
        <w:rPr>
          <w:ins w:id="5387" w:author="Orion" w:date="2011-03-28T15:57:00Z"/>
          <w:del w:id="5388" w:author="IO" w:date="2011-07-12T13:25:00Z"/>
          <w:rFonts w:eastAsia="Times New Roman" w:cs="Times New Roman"/>
          <w:kern w:val="0"/>
          <w:lang w:val="en-US" w:eastAsia="es-ES" w:bidi="ar-SA"/>
          <w:rPrChange w:id="5389" w:author="Orion" w:date="2011-04-24T22:32:00Z">
            <w:rPr>
              <w:ins w:id="5390" w:author="Orion" w:date="2011-03-28T15:57:00Z"/>
              <w:del w:id="5391" w:author="IO" w:date="2011-07-12T13:25:00Z"/>
              <w:rFonts w:eastAsia="Times New Roman" w:cs="Times New Roman"/>
              <w:kern w:val="0"/>
              <w:lang w:eastAsia="es-ES" w:bidi="ar-SA"/>
            </w:rPr>
          </w:rPrChange>
        </w:rPr>
        <w:pPrChange w:id="5392" w:author="Orion" w:date="2011-03-26T03:55:00Z">
          <w:pPr>
            <w:autoSpaceDE w:val="0"/>
            <w:jc w:val="both"/>
          </w:pPr>
        </w:pPrChange>
      </w:pPr>
      <w:ins w:id="5393" w:author="Orion" w:date="2011-04-06T18:21:00Z">
        <w:del w:id="5394" w:author="IO" w:date="2011-07-12T13:25:00Z">
          <w:r w:rsidRPr="00246937" w:rsidDel="00352D6A">
            <w:rPr>
              <w:rFonts w:cs="Times New Roman"/>
              <w:lang w:val="en-US"/>
              <w:rPrChange w:id="5395" w:author="Orion" w:date="2011-04-24T22:32:00Z">
                <w:rPr>
                  <w:rFonts w:ascii="Courier New" w:hAnsi="Courier New" w:cs="Courier New"/>
                </w:rPr>
              </w:rPrChange>
            </w:rPr>
            <w:delText>LOFT</w:delText>
          </w:r>
          <w:r w:rsidRPr="00246937" w:rsidDel="00352D6A">
            <w:rPr>
              <w:rFonts w:cs="Times New Roman"/>
              <w:lang w:val="en-US"/>
              <w:rPrChange w:id="5396" w:author="Orion" w:date="2011-04-24T22:32:00Z">
                <w:rPr>
                  <w:rFonts w:ascii="Courier New" w:hAnsi="Courier New" w:cs="Courier New"/>
                </w:rPr>
              </w:rPrChange>
            </w:rPr>
            <w:tab/>
          </w:r>
          <w:r w:rsidRPr="00246937" w:rsidDel="00352D6A">
            <w:rPr>
              <w:rFonts w:cs="Times New Roman"/>
              <w:lang w:val="en-US"/>
              <w:rPrChange w:id="5397" w:author="Orion" w:date="2011-04-24T22:32:00Z">
                <w:rPr>
                  <w:rFonts w:ascii="Courier New" w:hAnsi="Courier New" w:cs="Courier New"/>
                </w:rPr>
              </w:rPrChange>
            </w:rPr>
            <w:tab/>
            <w:delText>Line Oriented Flight Training</w:delText>
          </w:r>
        </w:del>
      </w:ins>
    </w:p>
    <w:p w14:paraId="1654A96C" w14:textId="45376892" w:rsidR="00792280" w:rsidDel="00352D6A" w:rsidRDefault="00792280">
      <w:pPr>
        <w:autoSpaceDE w:val="0"/>
        <w:jc w:val="both"/>
        <w:rPr>
          <w:ins w:id="5398" w:author="Orion" w:date="2011-05-09T12:52:00Z"/>
          <w:del w:id="5399" w:author="IO" w:date="2011-07-12T13:25:00Z"/>
          <w:rFonts w:cs="Times New Roman"/>
          <w:lang w:val="en-US"/>
        </w:rPr>
      </w:pPr>
      <w:ins w:id="5400" w:author="Orion" w:date="2011-03-28T15:57:00Z">
        <w:del w:id="5401" w:author="IO" w:date="2011-07-12T13:25:00Z">
          <w:r w:rsidRPr="00246937" w:rsidDel="00352D6A">
            <w:rPr>
              <w:rFonts w:cs="Times New Roman"/>
              <w:lang w:val="en-US"/>
            </w:rPr>
            <w:delText>MAS</w:delText>
          </w:r>
          <w:r w:rsidRPr="00246937" w:rsidDel="00352D6A">
            <w:rPr>
              <w:rFonts w:cs="Times New Roman"/>
              <w:lang w:val="en-US"/>
            </w:rPr>
            <w:tab/>
          </w:r>
          <w:r w:rsidRPr="00246937" w:rsidDel="00352D6A">
            <w:rPr>
              <w:rFonts w:cs="Times New Roman"/>
              <w:lang w:val="en-US"/>
            </w:rPr>
            <w:tab/>
            <w:delText>Multi-Agent System</w:delText>
          </w:r>
        </w:del>
      </w:ins>
    </w:p>
    <w:p w14:paraId="48F45C04" w14:textId="7C1935E7" w:rsidR="003A7D1F" w:rsidDel="00352D6A" w:rsidRDefault="003A7D1F">
      <w:pPr>
        <w:autoSpaceDE w:val="0"/>
        <w:jc w:val="both"/>
        <w:rPr>
          <w:ins w:id="5402" w:author="Orion" w:date="2011-05-09T12:18:00Z"/>
          <w:del w:id="5403" w:author="IO" w:date="2011-07-12T13:25:00Z"/>
          <w:rFonts w:cs="Times New Roman"/>
          <w:lang w:val="en-US"/>
        </w:rPr>
      </w:pPr>
      <w:ins w:id="5404" w:author="Orion" w:date="2011-05-09T12:52:00Z">
        <w:del w:id="5405" w:author="IO" w:date="2011-07-12T13:25:00Z">
          <w:r w:rsidDel="00352D6A">
            <w:rPr>
              <w:rFonts w:cs="Times New Roman"/>
              <w:lang w:val="en-US"/>
            </w:rPr>
            <w:delText>MDA</w:delText>
          </w:r>
          <w:r w:rsidDel="00352D6A">
            <w:rPr>
              <w:rFonts w:cs="Times New Roman"/>
              <w:lang w:val="en-US"/>
            </w:rPr>
            <w:tab/>
          </w:r>
          <w:r w:rsidDel="00352D6A">
            <w:rPr>
              <w:rFonts w:cs="Times New Roman"/>
              <w:lang w:val="en-US"/>
            </w:rPr>
            <w:tab/>
          </w:r>
          <w:r w:rsidRPr="005E4FAC" w:rsidDel="00352D6A">
            <w:rPr>
              <w:rStyle w:val="apple-style-span"/>
              <w:rFonts w:cs="Times New Roman"/>
              <w:color w:val="000000"/>
              <w:lang w:val="en-US"/>
              <w:rPrChange w:id="5406" w:author="Orion" w:date="2011-05-10T09:28:00Z">
                <w:rPr>
                  <w:rStyle w:val="apple-style-span"/>
                  <w:rFonts w:cs="Times New Roman"/>
                  <w:color w:val="000000"/>
                </w:rPr>
              </w:rPrChange>
            </w:rPr>
            <w:delText>Model-Driven Arquitecture</w:delText>
          </w:r>
        </w:del>
      </w:ins>
    </w:p>
    <w:p w14:paraId="617ADFBD" w14:textId="10C938EE" w:rsidR="002E2310" w:rsidRPr="00246937" w:rsidDel="00352D6A" w:rsidRDefault="002E2310">
      <w:pPr>
        <w:autoSpaceDE w:val="0"/>
        <w:jc w:val="both"/>
        <w:rPr>
          <w:ins w:id="5407" w:author="Orion" w:date="2011-03-28T16:07:00Z"/>
          <w:del w:id="5408" w:author="IO" w:date="2011-07-12T13:25:00Z"/>
          <w:rFonts w:cs="Times New Roman"/>
          <w:lang w:val="en-US"/>
        </w:rPr>
      </w:pPr>
      <w:ins w:id="5409" w:author="Orion" w:date="2011-05-09T12:18:00Z">
        <w:del w:id="5410" w:author="IO" w:date="2011-07-12T13:25:00Z">
          <w:r w:rsidRPr="002E2310" w:rsidDel="00352D6A">
            <w:rPr>
              <w:rFonts w:cs="Times New Roman"/>
              <w:lang w:val="en-US"/>
              <w:rPrChange w:id="5411" w:author="Orion" w:date="2011-05-09T12:18:00Z">
                <w:rPr>
                  <w:rFonts w:cs="Times New Roman"/>
                </w:rPr>
              </w:rPrChange>
            </w:rPr>
            <w:delText>MDE</w:delText>
          </w:r>
          <w:r w:rsidRPr="002E2310" w:rsidDel="00352D6A">
            <w:rPr>
              <w:rFonts w:cs="Times New Roman"/>
              <w:lang w:val="en-US"/>
              <w:rPrChange w:id="5412" w:author="Orion" w:date="2011-05-09T12:18:00Z">
                <w:rPr>
                  <w:rFonts w:cs="Times New Roman"/>
                </w:rPr>
              </w:rPrChange>
            </w:rPr>
            <w:tab/>
          </w:r>
          <w:r w:rsidRPr="002E2310" w:rsidDel="00352D6A">
            <w:rPr>
              <w:rFonts w:cs="Times New Roman"/>
              <w:lang w:val="en-US"/>
              <w:rPrChange w:id="5413" w:author="Orion" w:date="2011-05-09T12:18:00Z">
                <w:rPr>
                  <w:rFonts w:cs="Times New Roman"/>
                </w:rPr>
              </w:rPrChange>
            </w:rPr>
            <w:tab/>
          </w:r>
          <w:r w:rsidDel="00352D6A">
            <w:rPr>
              <w:rFonts w:cs="Times New Roman"/>
              <w:lang w:val="en-US"/>
            </w:rPr>
            <w:delText xml:space="preserve">Model-Driven </w:delText>
          </w:r>
        </w:del>
      </w:ins>
      <w:ins w:id="5414" w:author="Orion" w:date="2011-05-09T12:19:00Z">
        <w:del w:id="5415" w:author="IO" w:date="2011-07-12T13:25:00Z">
          <w:r w:rsidDel="00352D6A">
            <w:rPr>
              <w:rFonts w:cs="Times New Roman"/>
              <w:lang w:val="en-US"/>
            </w:rPr>
            <w:delText>Engi</w:delText>
          </w:r>
          <w:r w:rsidRPr="002E2310" w:rsidDel="00352D6A">
            <w:rPr>
              <w:rFonts w:cs="Times New Roman"/>
              <w:lang w:val="en-US"/>
            </w:rPr>
            <w:delText>neering</w:delText>
          </w:r>
        </w:del>
      </w:ins>
    </w:p>
    <w:p w14:paraId="41E65124" w14:textId="72FBE8DC" w:rsidR="000B60E1" w:rsidRPr="00246937" w:rsidDel="00352D6A" w:rsidRDefault="000B60E1">
      <w:pPr>
        <w:autoSpaceDE w:val="0"/>
        <w:jc w:val="both"/>
        <w:rPr>
          <w:ins w:id="5416" w:author="Orion" w:date="2011-03-28T15:57:00Z"/>
          <w:del w:id="5417" w:author="IO" w:date="2011-07-12T13:25:00Z"/>
          <w:rFonts w:cs="Times New Roman"/>
          <w:lang w:val="en-US"/>
          <w:rPrChange w:id="5418" w:author="Orion" w:date="2011-04-24T22:32:00Z">
            <w:rPr>
              <w:ins w:id="5419" w:author="Orion" w:date="2011-03-28T15:57:00Z"/>
              <w:del w:id="5420" w:author="IO" w:date="2011-07-12T13:25:00Z"/>
            </w:rPr>
          </w:rPrChange>
        </w:rPr>
      </w:pPr>
      <w:ins w:id="5421" w:author="Orion" w:date="2011-03-28T16:07:00Z">
        <w:del w:id="5422" w:author="IO" w:date="2011-07-12T13:25:00Z">
          <w:r w:rsidRPr="00246937" w:rsidDel="00352D6A">
            <w:rPr>
              <w:rFonts w:cs="Times New Roman"/>
              <w:lang w:val="en-US"/>
              <w:rPrChange w:id="5423" w:author="Orion" w:date="2011-04-24T22:32:00Z">
                <w:rPr/>
              </w:rPrChange>
            </w:rPr>
            <w:delText xml:space="preserve">MIDAS </w:delText>
          </w:r>
          <w:r w:rsidRPr="00246937" w:rsidDel="00352D6A">
            <w:rPr>
              <w:rFonts w:cs="Times New Roman"/>
              <w:lang w:val="en-US"/>
            </w:rPr>
            <w:tab/>
          </w:r>
          <w:r w:rsidRPr="00246937" w:rsidDel="00352D6A">
            <w:rPr>
              <w:rFonts w:cs="Times New Roman"/>
              <w:lang w:val="en-US"/>
              <w:rPrChange w:id="5424" w:author="Orion" w:date="2011-04-24T22:32:00Z">
                <w:rPr/>
              </w:rPrChange>
            </w:rPr>
            <w:delText>The Man-Machine Integrated Design and Analysis System</w:delText>
          </w:r>
        </w:del>
      </w:ins>
    </w:p>
    <w:p w14:paraId="3BC3B91B" w14:textId="280D58B8" w:rsidR="00792280" w:rsidDel="00352D6A" w:rsidRDefault="00792280" w:rsidP="00452836">
      <w:pPr>
        <w:autoSpaceDE w:val="0"/>
        <w:jc w:val="both"/>
        <w:rPr>
          <w:ins w:id="5425" w:author="Orion" w:date="2011-05-09T12:51:00Z"/>
          <w:del w:id="5426" w:author="IO" w:date="2011-07-12T13:25:00Z"/>
          <w:rFonts w:cs="Times New Roman"/>
          <w:lang w:val="en-US"/>
        </w:rPr>
      </w:pPr>
      <w:ins w:id="5427" w:author="Orion" w:date="2011-03-28T15:57:00Z">
        <w:del w:id="5428" w:author="IO" w:date="2011-07-12T13:25:00Z">
          <w:r w:rsidRPr="00246937" w:rsidDel="00352D6A">
            <w:rPr>
              <w:rFonts w:cs="Times New Roman"/>
              <w:lang w:val="en-US"/>
            </w:rPr>
            <w:delText>NAS</w:delText>
          </w:r>
          <w:r w:rsidRPr="00246937" w:rsidDel="00352D6A">
            <w:rPr>
              <w:rFonts w:cs="Times New Roman"/>
              <w:lang w:val="en-US"/>
            </w:rPr>
            <w:tab/>
          </w:r>
          <w:r w:rsidRPr="00246937" w:rsidDel="00352D6A">
            <w:rPr>
              <w:rFonts w:cs="Times New Roman"/>
              <w:lang w:val="en-US"/>
            </w:rPr>
            <w:tab/>
            <w:delText>National Aispace System</w:delText>
          </w:r>
        </w:del>
      </w:ins>
    </w:p>
    <w:p w14:paraId="5EA11148" w14:textId="32FE12A2" w:rsidR="009A2AE2" w:rsidRPr="009A2AE2" w:rsidDel="00352D6A" w:rsidRDefault="003A7D1F" w:rsidP="00452836">
      <w:pPr>
        <w:autoSpaceDE w:val="0"/>
        <w:jc w:val="both"/>
        <w:rPr>
          <w:ins w:id="5429" w:author="Orion" w:date="2011-03-28T16:01:00Z"/>
          <w:del w:id="5430" w:author="IO" w:date="2011-07-12T13:25:00Z"/>
          <w:rFonts w:cs="Times New Roman"/>
          <w:color w:val="000000"/>
          <w:lang w:val="en-US"/>
          <w:rPrChange w:id="5431" w:author="Orion" w:date="2011-05-17T17:30:00Z">
            <w:rPr>
              <w:ins w:id="5432" w:author="Orion" w:date="2011-03-28T16:01:00Z"/>
              <w:del w:id="5433" w:author="IO" w:date="2011-07-12T13:25:00Z"/>
              <w:rFonts w:cs="Times New Roman"/>
              <w:lang w:val="en-US"/>
            </w:rPr>
          </w:rPrChange>
        </w:rPr>
      </w:pPr>
      <w:ins w:id="5434" w:author="Orion" w:date="2011-05-09T12:51:00Z">
        <w:del w:id="5435" w:author="IO" w:date="2011-07-12T13:25:00Z">
          <w:r w:rsidRPr="003A7D1F" w:rsidDel="00352D6A">
            <w:rPr>
              <w:rStyle w:val="apple-style-span"/>
              <w:rFonts w:cs="Times New Roman"/>
              <w:color w:val="000000"/>
              <w:lang w:val="en-US"/>
              <w:rPrChange w:id="5436" w:author="Orion" w:date="2011-05-09T12:51:00Z">
                <w:rPr>
                  <w:rStyle w:val="apple-style-span"/>
                  <w:rFonts w:cs="Times New Roman"/>
                  <w:color w:val="000000"/>
                </w:rPr>
              </w:rPrChange>
            </w:rPr>
            <w:delText>OMG</w:delText>
          </w:r>
          <w:r w:rsidRPr="003A7D1F" w:rsidDel="00352D6A">
            <w:rPr>
              <w:rStyle w:val="apple-style-span"/>
              <w:rFonts w:cs="Times New Roman"/>
              <w:color w:val="000000"/>
              <w:lang w:val="en-US"/>
              <w:rPrChange w:id="5437" w:author="Orion" w:date="2011-05-09T12:51:00Z">
                <w:rPr>
                  <w:rStyle w:val="apple-style-span"/>
                  <w:rFonts w:cs="Times New Roman"/>
                  <w:color w:val="000000"/>
                </w:rPr>
              </w:rPrChange>
            </w:rPr>
            <w:tab/>
          </w:r>
          <w:r w:rsidDel="00352D6A">
            <w:rPr>
              <w:rStyle w:val="apple-style-span"/>
              <w:rFonts w:cs="Times New Roman"/>
              <w:color w:val="000000"/>
              <w:lang w:val="en-US"/>
            </w:rPr>
            <w:tab/>
          </w:r>
          <w:r w:rsidRPr="003A7D1F" w:rsidDel="00352D6A">
            <w:rPr>
              <w:rStyle w:val="apple-style-span"/>
              <w:rFonts w:cs="Times New Roman"/>
              <w:color w:val="000000"/>
              <w:lang w:val="en-US"/>
              <w:rPrChange w:id="5438" w:author="Orion" w:date="2011-05-09T12:51:00Z">
                <w:rPr>
                  <w:rStyle w:val="apple-style-span"/>
                  <w:rFonts w:cs="Times New Roman"/>
                  <w:color w:val="000000"/>
                </w:rPr>
              </w:rPrChange>
            </w:rPr>
            <w:delText>Object Management Group</w:delText>
          </w:r>
        </w:del>
      </w:ins>
    </w:p>
    <w:p w14:paraId="6420D424" w14:textId="47958016" w:rsidR="00AD2494" w:rsidRPr="00246937" w:rsidDel="00352D6A" w:rsidRDefault="00AD2494">
      <w:pPr>
        <w:rPr>
          <w:ins w:id="5439" w:author="Orion" w:date="2011-03-28T15:57:00Z"/>
          <w:del w:id="5440" w:author="IO" w:date="2011-07-12T13:25:00Z"/>
          <w:rFonts w:cs="Times New Roman"/>
          <w:lang w:val="en-US"/>
        </w:rPr>
        <w:pPrChange w:id="5441" w:author="Orion" w:date="2011-03-28T16:01:00Z">
          <w:pPr>
            <w:autoSpaceDE w:val="0"/>
            <w:jc w:val="both"/>
          </w:pPr>
        </w:pPrChange>
      </w:pPr>
      <w:ins w:id="5442" w:author="Orion" w:date="2011-03-28T16:01:00Z">
        <w:del w:id="5443" w:author="IO" w:date="2011-07-12T13:25:00Z">
          <w:r w:rsidRPr="00246937" w:rsidDel="00352D6A">
            <w:rPr>
              <w:rFonts w:cs="Times New Roman"/>
              <w:lang w:val="en-US"/>
            </w:rPr>
            <w:delText>STEAM</w:delText>
          </w:r>
          <w:r w:rsidRPr="00246937" w:rsidDel="00352D6A">
            <w:rPr>
              <w:rFonts w:cs="Times New Roman"/>
              <w:lang w:val="en-US"/>
            </w:rPr>
            <w:tab/>
            <w:delText>Shell for </w:delText>
          </w:r>
          <w:r w:rsidRPr="00246937" w:rsidDel="00352D6A">
            <w:rPr>
              <w:rFonts w:cs="Times New Roman"/>
              <w:lang w:val="en-US"/>
              <w:rPrChange w:id="5444" w:author="Orion" w:date="2011-04-24T22:32:00Z">
                <w:rPr>
                  <w:rFonts w:ascii="Times" w:eastAsia="Times New Roman" w:hAnsi="Times" w:cs="Times"/>
                  <w:b/>
                  <w:bCs/>
                  <w:color w:val="000000"/>
                  <w:kern w:val="0"/>
                  <w:sz w:val="20"/>
                  <w:szCs w:val="20"/>
                  <w:lang w:eastAsia="es-ES" w:bidi="ar-SA"/>
                </w:rPr>
              </w:rPrChange>
            </w:rPr>
            <w:delText>TEAMwork</w:delText>
          </w:r>
        </w:del>
      </w:ins>
    </w:p>
    <w:p w14:paraId="5A7752E0" w14:textId="67DA3707" w:rsidR="00792280" w:rsidRPr="00246937" w:rsidDel="00352D6A" w:rsidRDefault="00792280">
      <w:pPr>
        <w:autoSpaceDE w:val="0"/>
        <w:jc w:val="both"/>
        <w:rPr>
          <w:ins w:id="5445" w:author="Orion" w:date="2011-03-28T15:57:00Z"/>
          <w:del w:id="5446" w:author="IO" w:date="2011-07-12T13:25:00Z"/>
          <w:rFonts w:cs="Times New Roman"/>
          <w:lang w:val="en-US"/>
        </w:rPr>
      </w:pPr>
      <w:ins w:id="5447" w:author="Orion" w:date="2011-03-28T15:57:00Z">
        <w:del w:id="5448" w:author="IO" w:date="2011-07-12T13:25:00Z">
          <w:r w:rsidRPr="00246937" w:rsidDel="00352D6A">
            <w:rPr>
              <w:rFonts w:cs="Times New Roman"/>
              <w:lang w:val="en-US"/>
              <w:rPrChange w:id="5449" w:author="Orion" w:date="2011-04-24T22:32:00Z">
                <w:rPr/>
              </w:rPrChange>
            </w:rPr>
            <w:delText>UAV</w:delText>
          </w:r>
          <w:r w:rsidRPr="00246937" w:rsidDel="00352D6A">
            <w:rPr>
              <w:rFonts w:cs="Times New Roman"/>
              <w:lang w:val="en-US"/>
              <w:rPrChange w:id="5450" w:author="Orion" w:date="2011-04-24T22:32:00Z">
                <w:rPr/>
              </w:rPrChange>
            </w:rPr>
            <w:tab/>
          </w:r>
          <w:r w:rsidRPr="00246937" w:rsidDel="00352D6A">
            <w:rPr>
              <w:rFonts w:cs="Times New Roman"/>
              <w:lang w:val="en-US"/>
              <w:rPrChange w:id="5451" w:author="Orion" w:date="2011-04-24T22:32:00Z">
                <w:rPr/>
              </w:rPrChange>
            </w:rPr>
            <w:tab/>
            <w:delText>Unmanned aerial vehicle</w:delText>
          </w:r>
        </w:del>
      </w:ins>
    </w:p>
    <w:p w14:paraId="2EB3477F" w14:textId="312A5103" w:rsidR="004902DC" w:rsidRPr="00246937" w:rsidDel="00352D6A" w:rsidRDefault="00205B24" w:rsidP="00452836">
      <w:pPr>
        <w:autoSpaceDE w:val="0"/>
        <w:jc w:val="both"/>
        <w:rPr>
          <w:ins w:id="5452" w:author="Orion" w:date="2011-03-28T18:28:00Z"/>
          <w:del w:id="5453" w:author="IO" w:date="2011-07-12T13:25:00Z"/>
          <w:rFonts w:cs="Times New Roman"/>
          <w:lang w:val="en-US"/>
        </w:rPr>
      </w:pPr>
      <w:ins w:id="5454" w:author="Orion" w:date="2011-03-28T18:28:00Z">
        <w:del w:id="5455" w:author="IO" w:date="2011-07-12T13:25:00Z">
          <w:r w:rsidRPr="00246937" w:rsidDel="00352D6A">
            <w:rPr>
              <w:rFonts w:cs="Times New Roman"/>
              <w:lang w:val="en-US"/>
            </w:rPr>
            <w:delText>VFR</w:delText>
          </w:r>
          <w:r w:rsidRPr="00246937" w:rsidDel="00352D6A">
            <w:rPr>
              <w:rFonts w:cs="Times New Roman"/>
              <w:lang w:val="en-US"/>
            </w:rPr>
            <w:tab/>
          </w:r>
          <w:r w:rsidRPr="00246937" w:rsidDel="00352D6A">
            <w:rPr>
              <w:rFonts w:cs="Times New Roman"/>
              <w:lang w:val="en-US"/>
            </w:rPr>
            <w:tab/>
            <w:delText>Visual Flight Rules</w:delText>
          </w:r>
        </w:del>
      </w:ins>
    </w:p>
    <w:p w14:paraId="2ECAB119" w14:textId="2BD2D97C" w:rsidR="00205B24" w:rsidRPr="00246937" w:rsidDel="00352D6A" w:rsidRDefault="00205B24" w:rsidP="00452836">
      <w:pPr>
        <w:autoSpaceDE w:val="0"/>
        <w:jc w:val="both"/>
        <w:rPr>
          <w:ins w:id="5456" w:author="Orion" w:date="2011-03-28T00:41:00Z"/>
          <w:del w:id="5457" w:author="IO" w:date="2011-07-12T13:25:00Z"/>
          <w:rFonts w:cs="Times New Roman"/>
          <w:lang w:val="en-US"/>
        </w:rPr>
      </w:pPr>
      <w:ins w:id="5458" w:author="Orion" w:date="2011-03-28T18:28:00Z">
        <w:del w:id="5459" w:author="IO" w:date="2011-07-12T13:25:00Z">
          <w:r w:rsidRPr="00246937" w:rsidDel="00352D6A">
            <w:rPr>
              <w:rFonts w:cs="Times New Roman"/>
              <w:lang w:val="en-US"/>
            </w:rPr>
            <w:delText>IFR</w:delText>
          </w:r>
          <w:r w:rsidRPr="00246937" w:rsidDel="00352D6A">
            <w:rPr>
              <w:rFonts w:cs="Times New Roman"/>
              <w:lang w:val="en-US"/>
            </w:rPr>
            <w:tab/>
          </w:r>
          <w:r w:rsidRPr="00246937" w:rsidDel="00352D6A">
            <w:rPr>
              <w:rFonts w:cs="Times New Roman"/>
              <w:lang w:val="en-US"/>
            </w:rPr>
            <w:tab/>
            <w:delText>Instrumental Flight Rules</w:delText>
          </w:r>
        </w:del>
      </w:ins>
    </w:p>
    <w:p w14:paraId="34417F4F" w14:textId="4056591D" w:rsidR="00917996" w:rsidRDefault="00917996">
      <w:pPr>
        <w:widowControl/>
        <w:suppressAutoHyphens w:val="0"/>
        <w:rPr>
          <w:ins w:id="5460" w:author="Orion" w:date="2011-07-29T15:58:00Z"/>
          <w:rFonts w:ascii="Courier New" w:hAnsi="Courier New" w:cs="Courier New"/>
          <w:lang w:val="en-US"/>
        </w:rPr>
      </w:pPr>
      <w:ins w:id="5461" w:author="Orion" w:date="2011-07-29T15:58:00Z">
        <w:r>
          <w:rPr>
            <w:rFonts w:ascii="Courier New" w:hAnsi="Courier New" w:cs="Courier New"/>
            <w:lang w:val="en-US"/>
          </w:rPr>
          <w:br w:type="page"/>
        </w:r>
      </w:ins>
    </w:p>
    <w:p w14:paraId="5BD14EF8" w14:textId="6E577F97" w:rsidR="0002321F" w:rsidRDefault="00B06AD8">
      <w:pPr>
        <w:pStyle w:val="Heading1"/>
        <w:rPr>
          <w:ins w:id="5462" w:author="Orion" w:date="2011-07-29T16:51:00Z"/>
        </w:rPr>
        <w:pPrChange w:id="5463"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5464" w:name="_Ref299719310"/>
      <w:bookmarkStart w:id="5465" w:name="_Ref299721518"/>
      <w:bookmarkStart w:id="5466" w:name="_Ref299721519"/>
      <w:bookmarkStart w:id="5467" w:name="_Ref299721520"/>
      <w:bookmarkStart w:id="5468" w:name="_Ref299721521"/>
      <w:bookmarkStart w:id="5469" w:name="_Ref299721522"/>
      <w:bookmarkStart w:id="5470" w:name="_Ref299721555"/>
      <w:bookmarkStart w:id="5471" w:name="_Toc300052003"/>
      <w:ins w:id="5472" w:author="Orion" w:date="2011-07-29T15:58:00Z">
        <w:r w:rsidRPr="0039135E">
          <w:rPr>
            <w:rPrChange w:id="5473" w:author="Orion" w:date="2011-07-29T21:10:00Z">
              <w:rPr>
                <w:lang w:val="en-US"/>
              </w:rPr>
            </w:rPrChange>
          </w:rPr>
          <w:lastRenderedPageBreak/>
          <w:t>Ap</w:t>
        </w:r>
      </w:ins>
      <w:ins w:id="5474" w:author="Orion" w:date="2011-07-29T16:53:00Z">
        <w:r w:rsidRPr="0039135E">
          <w:rPr>
            <w:rPrChange w:id="5475" w:author="Orion" w:date="2011-07-29T21:10:00Z">
              <w:rPr>
                <w:lang w:val="en-US"/>
              </w:rPr>
            </w:rPrChange>
          </w:rPr>
          <w:t>é</w:t>
        </w:r>
      </w:ins>
      <w:ins w:id="5476" w:author="Orion" w:date="2011-07-29T15:58:00Z">
        <w:r w:rsidR="00917996" w:rsidRPr="0039135E">
          <w:rPr>
            <w:rPrChange w:id="5477" w:author="Orion" w:date="2011-07-29T21:10:00Z">
              <w:rPr>
                <w:lang w:val="en-US"/>
              </w:rPr>
            </w:rPrChange>
          </w:rPr>
          <w:t>ndi</w:t>
        </w:r>
      </w:ins>
      <w:ins w:id="5478" w:author="Orion" w:date="2011-07-29T16:52:00Z">
        <w:r w:rsidR="003C3626" w:rsidRPr="0039135E">
          <w:rPr>
            <w:rPrChange w:id="5479" w:author="Orion" w:date="2011-07-29T21:10:00Z">
              <w:rPr>
                <w:lang w:val="en-US"/>
              </w:rPr>
            </w:rPrChange>
          </w:rPr>
          <w:t>ce</w:t>
        </w:r>
      </w:ins>
      <w:ins w:id="5480" w:author="Orion" w:date="2011-07-29T15:58:00Z">
        <w:r w:rsidR="00917996" w:rsidRPr="0039135E">
          <w:rPr>
            <w:rPrChange w:id="5481" w:author="Orion" w:date="2011-07-29T21:10:00Z">
              <w:rPr>
                <w:lang w:val="en-US"/>
              </w:rPr>
            </w:rPrChange>
          </w:rPr>
          <w:t xml:space="preserve"> </w:t>
        </w:r>
      </w:ins>
      <w:bookmarkEnd w:id="5464"/>
      <w:ins w:id="5482" w:author="Orion" w:date="2011-07-29T16:14:00Z">
        <w:r w:rsidR="00C901F9" w:rsidRPr="0039135E">
          <w:rPr>
            <w:rPrChange w:id="5483" w:author="Orion" w:date="2011-07-29T21:10:00Z">
              <w:rPr>
                <w:lang w:val="en-US"/>
              </w:rPr>
            </w:rPrChange>
          </w:rPr>
          <w:t>A</w:t>
        </w:r>
      </w:ins>
      <w:bookmarkEnd w:id="5465"/>
      <w:bookmarkEnd w:id="5466"/>
      <w:bookmarkEnd w:id="5467"/>
      <w:bookmarkEnd w:id="5468"/>
      <w:bookmarkEnd w:id="5469"/>
      <w:bookmarkEnd w:id="5470"/>
      <w:bookmarkEnd w:id="5471"/>
    </w:p>
    <w:p w14:paraId="72168359" w14:textId="10342041" w:rsidR="00EC2D90" w:rsidRPr="003514AD" w:rsidRDefault="00EC2D90">
      <w:pPr>
        <w:pStyle w:val="BodyText"/>
        <w:rPr>
          <w:ins w:id="5484" w:author="Orion" w:date="2011-07-29T15:58:00Z"/>
          <w:b/>
          <w:rPrChange w:id="5485" w:author="Orion" w:date="2011-07-29T16:51:00Z">
            <w:rPr>
              <w:ins w:id="5486" w:author="Orion" w:date="2011-07-29T15:58:00Z"/>
              <w:lang w:val="en-US"/>
            </w:rPr>
          </w:rPrChange>
        </w:rPr>
        <w:pPrChange w:id="5487" w:author="Orion" w:date="2011-07-29T16:51:00Z">
          <w:pPr>
            <w:pStyle w:val="Heading6"/>
            <w:keepLines w:val="0"/>
            <w:widowControl/>
            <w:numPr>
              <w:ilvl w:val="5"/>
              <w:numId w:val="13"/>
            </w:numPr>
            <w:tabs>
              <w:tab w:val="left" w:pos="720"/>
            </w:tabs>
            <w:suppressAutoHyphens w:val="0"/>
            <w:spacing w:before="0" w:after="240" w:line="360" w:lineRule="auto"/>
          </w:pPr>
        </w:pPrChange>
      </w:pPr>
      <w:ins w:id="5488" w:author="Orion" w:date="2011-07-29T16:51:00Z">
        <w:r w:rsidRPr="003514AD">
          <w:rPr>
            <w:b/>
            <w:rPrChange w:id="5489" w:author="Orion" w:date="2011-07-29T16:51:00Z">
              <w:rPr>
                <w:i w:val="0"/>
                <w:iCs w:val="0"/>
              </w:rPr>
            </w:rPrChange>
          </w:rPr>
          <w:t xml:space="preserve">Tabla de IDs de </w:t>
        </w:r>
      </w:ins>
      <w:ins w:id="5490"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5491"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5492" w:author="Orion" w:date="2011-07-29T16:45:00Z"/>
                <w:rFonts w:ascii="Calibri" w:eastAsia="Times New Roman" w:hAnsi="Calibri" w:cs="Calibri"/>
                <w:color w:val="000000"/>
                <w:kern w:val="0"/>
                <w:sz w:val="22"/>
                <w:szCs w:val="22"/>
                <w:lang w:eastAsia="es-ES" w:bidi="ar-SA"/>
              </w:rPr>
            </w:pPr>
            <w:ins w:id="5493"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5494" w:author="Orion" w:date="2011-07-29T16:45:00Z"/>
                <w:rFonts w:ascii="Calibri" w:eastAsia="Times New Roman" w:hAnsi="Calibri" w:cs="Calibri"/>
                <w:color w:val="000000"/>
                <w:kern w:val="0"/>
                <w:sz w:val="22"/>
                <w:szCs w:val="22"/>
                <w:lang w:eastAsia="es-ES" w:bidi="ar-SA"/>
              </w:rPr>
            </w:pPr>
            <w:ins w:id="5495"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5496" w:author="Orion" w:date="2011-07-29T16:45:00Z"/>
                <w:rFonts w:ascii="Calibri" w:eastAsia="Times New Roman" w:hAnsi="Calibri" w:cs="Calibri"/>
                <w:color w:val="000000"/>
                <w:kern w:val="0"/>
                <w:sz w:val="22"/>
                <w:szCs w:val="22"/>
                <w:lang w:eastAsia="es-ES" w:bidi="ar-SA"/>
              </w:rPr>
            </w:pPr>
            <w:ins w:id="54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5498" w:author="Orion" w:date="2011-07-29T16:45:00Z"/>
                <w:rFonts w:ascii="Calibri" w:eastAsia="Times New Roman" w:hAnsi="Calibri" w:cs="Calibri"/>
                <w:color w:val="000000"/>
                <w:kern w:val="0"/>
                <w:sz w:val="22"/>
                <w:szCs w:val="22"/>
                <w:lang w:eastAsia="es-ES" w:bidi="ar-SA"/>
              </w:rPr>
            </w:pPr>
            <w:ins w:id="5499"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5500" w:author="Orion" w:date="2011-07-29T16:45:00Z"/>
                <w:rFonts w:ascii="Calibri" w:eastAsia="Times New Roman" w:hAnsi="Calibri" w:cs="Calibri"/>
                <w:color w:val="000000"/>
                <w:kern w:val="0"/>
                <w:sz w:val="22"/>
                <w:szCs w:val="22"/>
                <w:lang w:eastAsia="es-ES" w:bidi="ar-SA"/>
              </w:rPr>
            </w:pPr>
            <w:ins w:id="5501"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5502" w:author="Orion" w:date="2011-07-29T16:45:00Z"/>
                <w:rFonts w:ascii="Calibri" w:eastAsia="Times New Roman" w:hAnsi="Calibri" w:cs="Calibri"/>
                <w:color w:val="000000"/>
                <w:kern w:val="0"/>
                <w:sz w:val="22"/>
                <w:szCs w:val="22"/>
                <w:lang w:eastAsia="es-ES" w:bidi="ar-SA"/>
              </w:rPr>
            </w:pPr>
            <w:ins w:id="55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5504" w:author="Orion" w:date="2011-07-29T16:45:00Z"/>
                <w:rFonts w:ascii="Calibri" w:eastAsia="Times New Roman" w:hAnsi="Calibri" w:cs="Calibri"/>
                <w:color w:val="000000"/>
                <w:kern w:val="0"/>
                <w:sz w:val="22"/>
                <w:szCs w:val="22"/>
                <w:lang w:eastAsia="es-ES" w:bidi="ar-SA"/>
              </w:rPr>
            </w:pPr>
            <w:ins w:id="5505"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5506" w:author="Orion" w:date="2011-07-29T16:45:00Z"/>
                <w:rFonts w:ascii="Calibri" w:eastAsia="Times New Roman" w:hAnsi="Calibri" w:cs="Calibri"/>
                <w:color w:val="000000"/>
                <w:kern w:val="0"/>
                <w:sz w:val="22"/>
                <w:szCs w:val="22"/>
                <w:lang w:eastAsia="es-ES" w:bidi="ar-SA"/>
              </w:rPr>
            </w:pPr>
            <w:ins w:id="5507"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550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5509" w:author="Orion" w:date="2011-07-29T16:45:00Z"/>
                <w:rFonts w:ascii="Calibri" w:eastAsia="Times New Roman" w:hAnsi="Calibri" w:cs="Calibri"/>
                <w:color w:val="000000"/>
                <w:kern w:val="0"/>
                <w:sz w:val="22"/>
                <w:szCs w:val="22"/>
                <w:lang w:eastAsia="es-ES" w:bidi="ar-SA"/>
              </w:rPr>
            </w:pPr>
            <w:ins w:id="5510"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5511" w:author="Orion" w:date="2011-07-29T16:45:00Z"/>
                <w:rFonts w:ascii="Calibri" w:eastAsia="Times New Roman" w:hAnsi="Calibri" w:cs="Calibri"/>
                <w:color w:val="000000"/>
                <w:kern w:val="0"/>
                <w:sz w:val="22"/>
                <w:szCs w:val="22"/>
                <w:lang w:eastAsia="es-ES" w:bidi="ar-SA"/>
              </w:rPr>
            </w:pPr>
            <w:ins w:id="5512"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5513" w:author="Orion" w:date="2011-07-29T16:45:00Z"/>
                <w:rFonts w:ascii="Calibri" w:eastAsia="Times New Roman" w:hAnsi="Calibri" w:cs="Calibri"/>
                <w:color w:val="000000"/>
                <w:kern w:val="0"/>
                <w:sz w:val="22"/>
                <w:szCs w:val="22"/>
                <w:lang w:eastAsia="es-ES" w:bidi="ar-SA"/>
              </w:rPr>
            </w:pPr>
            <w:ins w:id="55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5515" w:author="Orion" w:date="2011-07-29T16:45:00Z"/>
                <w:rFonts w:ascii="Calibri" w:eastAsia="Times New Roman" w:hAnsi="Calibri" w:cs="Calibri"/>
                <w:color w:val="000000"/>
                <w:kern w:val="0"/>
                <w:sz w:val="22"/>
                <w:szCs w:val="22"/>
                <w:lang w:eastAsia="es-ES" w:bidi="ar-SA"/>
              </w:rPr>
            </w:pPr>
            <w:ins w:id="5516"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5517" w:author="Orion" w:date="2011-07-29T16:45:00Z"/>
                <w:rFonts w:ascii="Calibri" w:eastAsia="Times New Roman" w:hAnsi="Calibri" w:cs="Calibri"/>
                <w:color w:val="000000"/>
                <w:kern w:val="0"/>
                <w:sz w:val="22"/>
                <w:szCs w:val="22"/>
                <w:lang w:eastAsia="es-ES" w:bidi="ar-SA"/>
              </w:rPr>
            </w:pPr>
            <w:ins w:id="5518"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5519" w:author="Orion" w:date="2011-07-29T16:45:00Z"/>
                <w:rFonts w:ascii="Calibri" w:eastAsia="Times New Roman" w:hAnsi="Calibri" w:cs="Calibri"/>
                <w:color w:val="000000"/>
                <w:kern w:val="0"/>
                <w:sz w:val="22"/>
                <w:szCs w:val="22"/>
                <w:lang w:eastAsia="es-ES" w:bidi="ar-SA"/>
              </w:rPr>
            </w:pPr>
            <w:ins w:id="55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5521" w:author="Orion" w:date="2011-07-29T16:45:00Z"/>
                <w:rFonts w:ascii="Calibri" w:eastAsia="Times New Roman" w:hAnsi="Calibri" w:cs="Calibri"/>
                <w:color w:val="000000"/>
                <w:kern w:val="0"/>
                <w:sz w:val="22"/>
                <w:szCs w:val="22"/>
                <w:lang w:eastAsia="es-ES" w:bidi="ar-SA"/>
              </w:rPr>
            </w:pPr>
            <w:ins w:id="5522"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5523" w:author="Orion" w:date="2011-07-29T16:45:00Z"/>
                <w:rFonts w:ascii="Calibri" w:eastAsia="Times New Roman" w:hAnsi="Calibri" w:cs="Calibri"/>
                <w:color w:val="000000"/>
                <w:kern w:val="0"/>
                <w:sz w:val="22"/>
                <w:szCs w:val="22"/>
                <w:lang w:eastAsia="es-ES" w:bidi="ar-SA"/>
              </w:rPr>
            </w:pPr>
            <w:ins w:id="5524"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552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5526" w:author="Orion" w:date="2011-07-29T16:45:00Z"/>
                <w:rFonts w:ascii="Calibri" w:eastAsia="Times New Roman" w:hAnsi="Calibri" w:cs="Calibri"/>
                <w:color w:val="000000"/>
                <w:kern w:val="0"/>
                <w:sz w:val="22"/>
                <w:szCs w:val="22"/>
                <w:lang w:eastAsia="es-ES" w:bidi="ar-SA"/>
              </w:rPr>
            </w:pPr>
            <w:ins w:id="5527"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5528" w:author="Orion" w:date="2011-07-29T16:45:00Z"/>
                <w:rFonts w:ascii="Calibri" w:eastAsia="Times New Roman" w:hAnsi="Calibri" w:cs="Calibri"/>
                <w:color w:val="000000"/>
                <w:kern w:val="0"/>
                <w:sz w:val="22"/>
                <w:szCs w:val="22"/>
                <w:lang w:eastAsia="es-ES" w:bidi="ar-SA"/>
              </w:rPr>
            </w:pPr>
            <w:ins w:id="5529"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5530" w:author="Orion" w:date="2011-07-29T16:45:00Z"/>
                <w:rFonts w:ascii="Calibri" w:eastAsia="Times New Roman" w:hAnsi="Calibri" w:cs="Calibri"/>
                <w:color w:val="000000"/>
                <w:kern w:val="0"/>
                <w:sz w:val="22"/>
                <w:szCs w:val="22"/>
                <w:lang w:eastAsia="es-ES" w:bidi="ar-SA"/>
              </w:rPr>
            </w:pPr>
            <w:ins w:id="55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5532" w:author="Orion" w:date="2011-07-29T16:45:00Z"/>
                <w:rFonts w:ascii="Calibri" w:eastAsia="Times New Roman" w:hAnsi="Calibri" w:cs="Calibri"/>
                <w:color w:val="000000"/>
                <w:kern w:val="0"/>
                <w:sz w:val="22"/>
                <w:szCs w:val="22"/>
                <w:lang w:eastAsia="es-ES" w:bidi="ar-SA"/>
              </w:rPr>
            </w:pPr>
            <w:ins w:id="5533"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5534" w:author="Orion" w:date="2011-07-29T16:45:00Z"/>
                <w:rFonts w:ascii="Calibri" w:eastAsia="Times New Roman" w:hAnsi="Calibri" w:cs="Calibri"/>
                <w:color w:val="000000"/>
                <w:kern w:val="0"/>
                <w:sz w:val="22"/>
                <w:szCs w:val="22"/>
                <w:lang w:eastAsia="es-ES" w:bidi="ar-SA"/>
              </w:rPr>
            </w:pPr>
            <w:ins w:id="5535"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5536" w:author="Orion" w:date="2011-07-29T16:45:00Z"/>
                <w:rFonts w:ascii="Calibri" w:eastAsia="Times New Roman" w:hAnsi="Calibri" w:cs="Calibri"/>
                <w:color w:val="000000"/>
                <w:kern w:val="0"/>
                <w:sz w:val="22"/>
                <w:szCs w:val="22"/>
                <w:lang w:eastAsia="es-ES" w:bidi="ar-SA"/>
              </w:rPr>
            </w:pPr>
            <w:ins w:id="55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5538" w:author="Orion" w:date="2011-07-29T16:45:00Z"/>
                <w:rFonts w:ascii="Calibri" w:eastAsia="Times New Roman" w:hAnsi="Calibri" w:cs="Calibri"/>
                <w:color w:val="000000"/>
                <w:kern w:val="0"/>
                <w:sz w:val="22"/>
                <w:szCs w:val="22"/>
                <w:lang w:eastAsia="es-ES" w:bidi="ar-SA"/>
              </w:rPr>
            </w:pPr>
            <w:ins w:id="5539"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5540" w:author="Orion" w:date="2011-07-29T16:45:00Z"/>
                <w:rFonts w:ascii="Calibri" w:eastAsia="Times New Roman" w:hAnsi="Calibri" w:cs="Calibri"/>
                <w:color w:val="000000"/>
                <w:kern w:val="0"/>
                <w:sz w:val="22"/>
                <w:szCs w:val="22"/>
                <w:lang w:eastAsia="es-ES" w:bidi="ar-SA"/>
              </w:rPr>
            </w:pPr>
            <w:ins w:id="5541"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55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5543" w:author="Orion" w:date="2011-07-29T16:45:00Z"/>
                <w:rFonts w:ascii="Calibri" w:eastAsia="Times New Roman" w:hAnsi="Calibri" w:cs="Calibri"/>
                <w:color w:val="000000"/>
                <w:kern w:val="0"/>
                <w:sz w:val="22"/>
                <w:szCs w:val="22"/>
                <w:lang w:eastAsia="es-ES" w:bidi="ar-SA"/>
              </w:rPr>
            </w:pPr>
            <w:ins w:id="5544"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5545" w:author="Orion" w:date="2011-07-29T16:45:00Z"/>
                <w:rFonts w:ascii="Calibri" w:eastAsia="Times New Roman" w:hAnsi="Calibri" w:cs="Calibri"/>
                <w:color w:val="000000"/>
                <w:kern w:val="0"/>
                <w:sz w:val="22"/>
                <w:szCs w:val="22"/>
                <w:lang w:eastAsia="es-ES" w:bidi="ar-SA"/>
              </w:rPr>
            </w:pPr>
            <w:ins w:id="5546"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5547" w:author="Orion" w:date="2011-07-29T16:45:00Z"/>
                <w:rFonts w:ascii="Calibri" w:eastAsia="Times New Roman" w:hAnsi="Calibri" w:cs="Calibri"/>
                <w:color w:val="000000"/>
                <w:kern w:val="0"/>
                <w:sz w:val="22"/>
                <w:szCs w:val="22"/>
                <w:lang w:eastAsia="es-ES" w:bidi="ar-SA"/>
              </w:rPr>
            </w:pPr>
            <w:ins w:id="55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5549" w:author="Orion" w:date="2011-07-29T16:45:00Z"/>
                <w:rFonts w:ascii="Calibri" w:eastAsia="Times New Roman" w:hAnsi="Calibri" w:cs="Calibri"/>
                <w:color w:val="000000"/>
                <w:kern w:val="0"/>
                <w:sz w:val="22"/>
                <w:szCs w:val="22"/>
                <w:lang w:eastAsia="es-ES" w:bidi="ar-SA"/>
              </w:rPr>
            </w:pPr>
            <w:ins w:id="5550"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5551" w:author="Orion" w:date="2011-07-29T16:45:00Z"/>
                <w:rFonts w:ascii="Calibri" w:eastAsia="Times New Roman" w:hAnsi="Calibri" w:cs="Calibri"/>
                <w:color w:val="000000"/>
                <w:kern w:val="0"/>
                <w:sz w:val="22"/>
                <w:szCs w:val="22"/>
                <w:lang w:eastAsia="es-ES" w:bidi="ar-SA"/>
              </w:rPr>
            </w:pPr>
            <w:ins w:id="5552"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5553" w:author="Orion" w:date="2011-07-29T16:45:00Z"/>
                <w:rFonts w:ascii="Calibri" w:eastAsia="Times New Roman" w:hAnsi="Calibri" w:cs="Calibri"/>
                <w:color w:val="000000"/>
                <w:kern w:val="0"/>
                <w:sz w:val="22"/>
                <w:szCs w:val="22"/>
                <w:lang w:eastAsia="es-ES" w:bidi="ar-SA"/>
              </w:rPr>
            </w:pPr>
            <w:ins w:id="55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5555" w:author="Orion" w:date="2011-07-29T16:45:00Z"/>
                <w:rFonts w:ascii="Calibri" w:eastAsia="Times New Roman" w:hAnsi="Calibri" w:cs="Calibri"/>
                <w:color w:val="000000"/>
                <w:kern w:val="0"/>
                <w:sz w:val="22"/>
                <w:szCs w:val="22"/>
                <w:lang w:eastAsia="es-ES" w:bidi="ar-SA"/>
              </w:rPr>
            </w:pPr>
            <w:ins w:id="5556"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5557" w:author="Orion" w:date="2011-07-29T16:45:00Z"/>
                <w:rFonts w:ascii="Calibri" w:eastAsia="Times New Roman" w:hAnsi="Calibri" w:cs="Calibri"/>
                <w:color w:val="000000"/>
                <w:kern w:val="0"/>
                <w:sz w:val="22"/>
                <w:szCs w:val="22"/>
                <w:lang w:eastAsia="es-ES" w:bidi="ar-SA"/>
              </w:rPr>
            </w:pPr>
            <w:ins w:id="5558"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55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5560" w:author="Orion" w:date="2011-07-29T16:45:00Z"/>
                <w:rFonts w:ascii="Calibri" w:eastAsia="Times New Roman" w:hAnsi="Calibri" w:cs="Calibri"/>
                <w:color w:val="000000"/>
                <w:kern w:val="0"/>
                <w:sz w:val="22"/>
                <w:szCs w:val="22"/>
                <w:lang w:eastAsia="es-ES" w:bidi="ar-SA"/>
              </w:rPr>
            </w:pPr>
            <w:ins w:id="5561"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5562" w:author="Orion" w:date="2011-07-29T16:45:00Z"/>
                <w:rFonts w:ascii="Calibri" w:eastAsia="Times New Roman" w:hAnsi="Calibri" w:cs="Calibri"/>
                <w:color w:val="000000"/>
                <w:kern w:val="0"/>
                <w:sz w:val="22"/>
                <w:szCs w:val="22"/>
                <w:lang w:eastAsia="es-ES" w:bidi="ar-SA"/>
              </w:rPr>
            </w:pPr>
            <w:ins w:id="5563"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5564" w:author="Orion" w:date="2011-07-29T16:45:00Z"/>
                <w:rFonts w:ascii="Calibri" w:eastAsia="Times New Roman" w:hAnsi="Calibri" w:cs="Calibri"/>
                <w:color w:val="000000"/>
                <w:kern w:val="0"/>
                <w:sz w:val="22"/>
                <w:szCs w:val="22"/>
                <w:lang w:eastAsia="es-ES" w:bidi="ar-SA"/>
              </w:rPr>
            </w:pPr>
            <w:ins w:id="55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5566" w:author="Orion" w:date="2011-07-29T16:45:00Z"/>
                <w:rFonts w:ascii="Calibri" w:eastAsia="Times New Roman" w:hAnsi="Calibri" w:cs="Calibri"/>
                <w:color w:val="000000"/>
                <w:kern w:val="0"/>
                <w:sz w:val="22"/>
                <w:szCs w:val="22"/>
                <w:lang w:eastAsia="es-ES" w:bidi="ar-SA"/>
              </w:rPr>
            </w:pPr>
            <w:ins w:id="5567"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5568" w:author="Orion" w:date="2011-07-29T16:45:00Z"/>
                <w:rFonts w:ascii="Calibri" w:eastAsia="Times New Roman" w:hAnsi="Calibri" w:cs="Calibri"/>
                <w:color w:val="000000"/>
                <w:kern w:val="0"/>
                <w:sz w:val="22"/>
                <w:szCs w:val="22"/>
                <w:lang w:eastAsia="es-ES" w:bidi="ar-SA"/>
              </w:rPr>
            </w:pPr>
            <w:ins w:id="5569"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5570" w:author="Orion" w:date="2011-07-29T16:45:00Z"/>
                <w:rFonts w:ascii="Calibri" w:eastAsia="Times New Roman" w:hAnsi="Calibri" w:cs="Calibri"/>
                <w:color w:val="000000"/>
                <w:kern w:val="0"/>
                <w:sz w:val="22"/>
                <w:szCs w:val="22"/>
                <w:lang w:eastAsia="es-ES" w:bidi="ar-SA"/>
              </w:rPr>
            </w:pPr>
            <w:ins w:id="55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5572" w:author="Orion" w:date="2011-07-29T16:45:00Z"/>
                <w:rFonts w:ascii="Calibri" w:eastAsia="Times New Roman" w:hAnsi="Calibri" w:cs="Calibri"/>
                <w:color w:val="000000"/>
                <w:kern w:val="0"/>
                <w:sz w:val="22"/>
                <w:szCs w:val="22"/>
                <w:lang w:eastAsia="es-ES" w:bidi="ar-SA"/>
              </w:rPr>
            </w:pPr>
            <w:ins w:id="5573"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5574" w:author="Orion" w:date="2011-07-29T16:45:00Z"/>
                <w:rFonts w:ascii="Calibri" w:eastAsia="Times New Roman" w:hAnsi="Calibri" w:cs="Calibri"/>
                <w:color w:val="000000"/>
                <w:kern w:val="0"/>
                <w:sz w:val="22"/>
                <w:szCs w:val="22"/>
                <w:lang w:eastAsia="es-ES" w:bidi="ar-SA"/>
              </w:rPr>
            </w:pPr>
            <w:ins w:id="5575"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55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5577" w:author="Orion" w:date="2011-07-29T16:45:00Z"/>
                <w:rFonts w:ascii="Calibri" w:eastAsia="Times New Roman" w:hAnsi="Calibri" w:cs="Calibri"/>
                <w:color w:val="000000"/>
                <w:kern w:val="0"/>
                <w:sz w:val="22"/>
                <w:szCs w:val="22"/>
                <w:lang w:eastAsia="es-ES" w:bidi="ar-SA"/>
              </w:rPr>
            </w:pPr>
            <w:ins w:id="5578"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5579" w:author="Orion" w:date="2011-07-29T16:45:00Z"/>
                <w:rFonts w:ascii="Calibri" w:eastAsia="Times New Roman" w:hAnsi="Calibri" w:cs="Calibri"/>
                <w:color w:val="000000"/>
                <w:kern w:val="0"/>
                <w:sz w:val="22"/>
                <w:szCs w:val="22"/>
                <w:lang w:eastAsia="es-ES" w:bidi="ar-SA"/>
              </w:rPr>
            </w:pPr>
            <w:ins w:id="5580"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5581" w:author="Orion" w:date="2011-07-29T16:45:00Z"/>
                <w:rFonts w:ascii="Calibri" w:eastAsia="Times New Roman" w:hAnsi="Calibri" w:cs="Calibri"/>
                <w:color w:val="000000"/>
                <w:kern w:val="0"/>
                <w:sz w:val="22"/>
                <w:szCs w:val="22"/>
                <w:lang w:eastAsia="es-ES" w:bidi="ar-SA"/>
              </w:rPr>
            </w:pPr>
            <w:ins w:id="55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5583" w:author="Orion" w:date="2011-07-29T16:45:00Z"/>
                <w:rFonts w:ascii="Calibri" w:eastAsia="Times New Roman" w:hAnsi="Calibri" w:cs="Calibri"/>
                <w:color w:val="000000"/>
                <w:kern w:val="0"/>
                <w:sz w:val="22"/>
                <w:szCs w:val="22"/>
                <w:lang w:eastAsia="es-ES" w:bidi="ar-SA"/>
              </w:rPr>
            </w:pPr>
            <w:ins w:id="5584"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5585" w:author="Orion" w:date="2011-07-29T16:45:00Z"/>
                <w:rFonts w:ascii="Calibri" w:eastAsia="Times New Roman" w:hAnsi="Calibri" w:cs="Calibri"/>
                <w:color w:val="000000"/>
                <w:kern w:val="0"/>
                <w:sz w:val="22"/>
                <w:szCs w:val="22"/>
                <w:lang w:eastAsia="es-ES" w:bidi="ar-SA"/>
              </w:rPr>
            </w:pPr>
            <w:ins w:id="5586"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5587" w:author="Orion" w:date="2011-07-29T16:45:00Z"/>
                <w:rFonts w:ascii="Calibri" w:eastAsia="Times New Roman" w:hAnsi="Calibri" w:cs="Calibri"/>
                <w:color w:val="000000"/>
                <w:kern w:val="0"/>
                <w:sz w:val="22"/>
                <w:szCs w:val="22"/>
                <w:lang w:eastAsia="es-ES" w:bidi="ar-SA"/>
              </w:rPr>
            </w:pPr>
            <w:ins w:id="55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5589" w:author="Orion" w:date="2011-07-29T16:45:00Z"/>
                <w:rFonts w:ascii="Calibri" w:eastAsia="Times New Roman" w:hAnsi="Calibri" w:cs="Calibri"/>
                <w:color w:val="000000"/>
                <w:kern w:val="0"/>
                <w:sz w:val="22"/>
                <w:szCs w:val="22"/>
                <w:lang w:eastAsia="es-ES" w:bidi="ar-SA"/>
              </w:rPr>
            </w:pPr>
            <w:ins w:id="5590"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5591" w:author="Orion" w:date="2011-07-29T16:45:00Z"/>
                <w:rFonts w:ascii="Calibri" w:eastAsia="Times New Roman" w:hAnsi="Calibri" w:cs="Calibri"/>
                <w:color w:val="000000"/>
                <w:kern w:val="0"/>
                <w:sz w:val="22"/>
                <w:szCs w:val="22"/>
                <w:lang w:eastAsia="es-ES" w:bidi="ar-SA"/>
              </w:rPr>
            </w:pPr>
            <w:ins w:id="5592"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55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5594" w:author="Orion" w:date="2011-07-29T16:45:00Z"/>
                <w:rFonts w:ascii="Calibri" w:eastAsia="Times New Roman" w:hAnsi="Calibri" w:cs="Calibri"/>
                <w:color w:val="000000"/>
                <w:kern w:val="0"/>
                <w:sz w:val="22"/>
                <w:szCs w:val="22"/>
                <w:lang w:eastAsia="es-ES" w:bidi="ar-SA"/>
              </w:rPr>
            </w:pPr>
            <w:ins w:id="5595"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5596" w:author="Orion" w:date="2011-07-29T16:45:00Z"/>
                <w:rFonts w:ascii="Calibri" w:eastAsia="Times New Roman" w:hAnsi="Calibri" w:cs="Calibri"/>
                <w:color w:val="000000"/>
                <w:kern w:val="0"/>
                <w:sz w:val="22"/>
                <w:szCs w:val="22"/>
                <w:lang w:eastAsia="es-ES" w:bidi="ar-SA"/>
              </w:rPr>
            </w:pPr>
            <w:ins w:id="5597"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5598" w:author="Orion" w:date="2011-07-29T16:45:00Z"/>
                <w:rFonts w:ascii="Calibri" w:eastAsia="Times New Roman" w:hAnsi="Calibri" w:cs="Calibri"/>
                <w:color w:val="000000"/>
                <w:kern w:val="0"/>
                <w:sz w:val="22"/>
                <w:szCs w:val="22"/>
                <w:lang w:eastAsia="es-ES" w:bidi="ar-SA"/>
              </w:rPr>
            </w:pPr>
            <w:ins w:id="55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5600" w:author="Orion" w:date="2011-07-29T16:45:00Z"/>
                <w:rFonts w:ascii="Calibri" w:eastAsia="Times New Roman" w:hAnsi="Calibri" w:cs="Calibri"/>
                <w:color w:val="000000"/>
                <w:kern w:val="0"/>
                <w:sz w:val="22"/>
                <w:szCs w:val="22"/>
                <w:lang w:eastAsia="es-ES" w:bidi="ar-SA"/>
              </w:rPr>
            </w:pPr>
            <w:ins w:id="5601"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5602" w:author="Orion" w:date="2011-07-29T16:45:00Z"/>
                <w:rFonts w:ascii="Calibri" w:eastAsia="Times New Roman" w:hAnsi="Calibri" w:cs="Calibri"/>
                <w:color w:val="000000"/>
                <w:kern w:val="0"/>
                <w:sz w:val="22"/>
                <w:szCs w:val="22"/>
                <w:lang w:eastAsia="es-ES" w:bidi="ar-SA"/>
              </w:rPr>
            </w:pPr>
            <w:ins w:id="5603"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5604" w:author="Orion" w:date="2011-07-29T16:45:00Z"/>
                <w:rFonts w:ascii="Calibri" w:eastAsia="Times New Roman" w:hAnsi="Calibri" w:cs="Calibri"/>
                <w:color w:val="000000"/>
                <w:kern w:val="0"/>
                <w:sz w:val="22"/>
                <w:szCs w:val="22"/>
                <w:lang w:eastAsia="es-ES" w:bidi="ar-SA"/>
              </w:rPr>
            </w:pPr>
            <w:ins w:id="56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5606" w:author="Orion" w:date="2011-07-29T16:45:00Z"/>
                <w:rFonts w:ascii="Calibri" w:eastAsia="Times New Roman" w:hAnsi="Calibri" w:cs="Calibri"/>
                <w:color w:val="000000"/>
                <w:kern w:val="0"/>
                <w:sz w:val="22"/>
                <w:szCs w:val="22"/>
                <w:lang w:eastAsia="es-ES" w:bidi="ar-SA"/>
              </w:rPr>
            </w:pPr>
            <w:ins w:id="5607"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5608" w:author="Orion" w:date="2011-07-29T16:45:00Z"/>
                <w:rFonts w:ascii="Calibri" w:eastAsia="Times New Roman" w:hAnsi="Calibri" w:cs="Calibri"/>
                <w:color w:val="000000"/>
                <w:kern w:val="0"/>
                <w:sz w:val="22"/>
                <w:szCs w:val="22"/>
                <w:lang w:eastAsia="es-ES" w:bidi="ar-SA"/>
              </w:rPr>
            </w:pPr>
            <w:ins w:id="5609"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56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5611" w:author="Orion" w:date="2011-07-29T16:45:00Z"/>
                <w:rFonts w:ascii="Calibri" w:eastAsia="Times New Roman" w:hAnsi="Calibri" w:cs="Calibri"/>
                <w:color w:val="000000"/>
                <w:kern w:val="0"/>
                <w:sz w:val="22"/>
                <w:szCs w:val="22"/>
                <w:lang w:eastAsia="es-ES" w:bidi="ar-SA"/>
              </w:rPr>
            </w:pPr>
            <w:ins w:id="5612"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5613" w:author="Orion" w:date="2011-07-29T16:45:00Z"/>
                <w:rFonts w:ascii="Calibri" w:eastAsia="Times New Roman" w:hAnsi="Calibri" w:cs="Calibri"/>
                <w:color w:val="000000"/>
                <w:kern w:val="0"/>
                <w:sz w:val="22"/>
                <w:szCs w:val="22"/>
                <w:lang w:eastAsia="es-ES" w:bidi="ar-SA"/>
              </w:rPr>
            </w:pPr>
            <w:ins w:id="5614"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5615" w:author="Orion" w:date="2011-07-29T16:45:00Z"/>
                <w:rFonts w:ascii="Calibri" w:eastAsia="Times New Roman" w:hAnsi="Calibri" w:cs="Calibri"/>
                <w:color w:val="000000"/>
                <w:kern w:val="0"/>
                <w:sz w:val="22"/>
                <w:szCs w:val="22"/>
                <w:lang w:eastAsia="es-ES" w:bidi="ar-SA"/>
              </w:rPr>
            </w:pPr>
            <w:ins w:id="56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5617" w:author="Orion" w:date="2011-07-29T16:45:00Z"/>
                <w:rFonts w:ascii="Calibri" w:eastAsia="Times New Roman" w:hAnsi="Calibri" w:cs="Calibri"/>
                <w:color w:val="000000"/>
                <w:kern w:val="0"/>
                <w:sz w:val="22"/>
                <w:szCs w:val="22"/>
                <w:lang w:eastAsia="es-ES" w:bidi="ar-SA"/>
              </w:rPr>
            </w:pPr>
            <w:ins w:id="5618"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5619" w:author="Orion" w:date="2011-07-29T16:45:00Z"/>
                <w:rFonts w:ascii="Calibri" w:eastAsia="Times New Roman" w:hAnsi="Calibri" w:cs="Calibri"/>
                <w:color w:val="000000"/>
                <w:kern w:val="0"/>
                <w:sz w:val="22"/>
                <w:szCs w:val="22"/>
                <w:lang w:eastAsia="es-ES" w:bidi="ar-SA"/>
              </w:rPr>
            </w:pPr>
            <w:ins w:id="5620"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5621" w:author="Orion" w:date="2011-07-29T16:45:00Z"/>
                <w:rFonts w:ascii="Calibri" w:eastAsia="Times New Roman" w:hAnsi="Calibri" w:cs="Calibri"/>
                <w:color w:val="000000"/>
                <w:kern w:val="0"/>
                <w:sz w:val="22"/>
                <w:szCs w:val="22"/>
                <w:lang w:eastAsia="es-ES" w:bidi="ar-SA"/>
              </w:rPr>
            </w:pPr>
            <w:ins w:id="56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5623" w:author="Orion" w:date="2011-07-29T16:45:00Z"/>
                <w:rFonts w:ascii="Calibri" w:eastAsia="Times New Roman" w:hAnsi="Calibri" w:cs="Calibri"/>
                <w:color w:val="000000"/>
                <w:kern w:val="0"/>
                <w:sz w:val="22"/>
                <w:szCs w:val="22"/>
                <w:lang w:eastAsia="es-ES" w:bidi="ar-SA"/>
              </w:rPr>
            </w:pPr>
            <w:ins w:id="5624"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5625" w:author="Orion" w:date="2011-07-29T16:45:00Z"/>
                <w:rFonts w:ascii="Calibri" w:eastAsia="Times New Roman" w:hAnsi="Calibri" w:cs="Calibri"/>
                <w:color w:val="000000"/>
                <w:kern w:val="0"/>
                <w:sz w:val="22"/>
                <w:szCs w:val="22"/>
                <w:lang w:eastAsia="es-ES" w:bidi="ar-SA"/>
              </w:rPr>
            </w:pPr>
            <w:ins w:id="5626"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56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5628" w:author="Orion" w:date="2011-07-29T16:45:00Z"/>
                <w:rFonts w:ascii="Calibri" w:eastAsia="Times New Roman" w:hAnsi="Calibri" w:cs="Calibri"/>
                <w:color w:val="000000"/>
                <w:kern w:val="0"/>
                <w:sz w:val="22"/>
                <w:szCs w:val="22"/>
                <w:lang w:eastAsia="es-ES" w:bidi="ar-SA"/>
              </w:rPr>
            </w:pPr>
            <w:ins w:id="5629"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5630" w:author="Orion" w:date="2011-07-29T16:45:00Z"/>
                <w:rFonts w:ascii="Calibri" w:eastAsia="Times New Roman" w:hAnsi="Calibri" w:cs="Calibri"/>
                <w:color w:val="000000"/>
                <w:kern w:val="0"/>
                <w:sz w:val="22"/>
                <w:szCs w:val="22"/>
                <w:lang w:eastAsia="es-ES" w:bidi="ar-SA"/>
              </w:rPr>
            </w:pPr>
            <w:ins w:id="5631"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5632" w:author="Orion" w:date="2011-07-29T16:45:00Z"/>
                <w:rFonts w:ascii="Calibri" w:eastAsia="Times New Roman" w:hAnsi="Calibri" w:cs="Calibri"/>
                <w:color w:val="000000"/>
                <w:kern w:val="0"/>
                <w:sz w:val="22"/>
                <w:szCs w:val="22"/>
                <w:lang w:eastAsia="es-ES" w:bidi="ar-SA"/>
              </w:rPr>
            </w:pPr>
            <w:ins w:id="56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5634" w:author="Orion" w:date="2011-07-29T16:45:00Z"/>
                <w:rFonts w:ascii="Calibri" w:eastAsia="Times New Roman" w:hAnsi="Calibri" w:cs="Calibri"/>
                <w:color w:val="000000"/>
                <w:kern w:val="0"/>
                <w:sz w:val="22"/>
                <w:szCs w:val="22"/>
                <w:lang w:eastAsia="es-ES" w:bidi="ar-SA"/>
              </w:rPr>
            </w:pPr>
            <w:ins w:id="5635"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5636" w:author="Orion" w:date="2011-07-29T16:45:00Z"/>
                <w:rFonts w:ascii="Calibri" w:eastAsia="Times New Roman" w:hAnsi="Calibri" w:cs="Calibri"/>
                <w:color w:val="000000"/>
                <w:kern w:val="0"/>
                <w:sz w:val="22"/>
                <w:szCs w:val="22"/>
                <w:lang w:eastAsia="es-ES" w:bidi="ar-SA"/>
              </w:rPr>
            </w:pPr>
            <w:ins w:id="5637"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5638" w:author="Orion" w:date="2011-07-29T16:45:00Z"/>
                <w:rFonts w:ascii="Calibri" w:eastAsia="Times New Roman" w:hAnsi="Calibri" w:cs="Calibri"/>
                <w:color w:val="000000"/>
                <w:kern w:val="0"/>
                <w:sz w:val="22"/>
                <w:szCs w:val="22"/>
                <w:lang w:eastAsia="es-ES" w:bidi="ar-SA"/>
              </w:rPr>
            </w:pPr>
            <w:ins w:id="56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5640" w:author="Orion" w:date="2011-07-29T16:45:00Z"/>
                <w:rFonts w:ascii="Calibri" w:eastAsia="Times New Roman" w:hAnsi="Calibri" w:cs="Calibri"/>
                <w:color w:val="000000"/>
                <w:kern w:val="0"/>
                <w:sz w:val="22"/>
                <w:szCs w:val="22"/>
                <w:lang w:eastAsia="es-ES" w:bidi="ar-SA"/>
              </w:rPr>
            </w:pPr>
            <w:ins w:id="5641"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5642" w:author="Orion" w:date="2011-07-29T16:45:00Z"/>
                <w:rFonts w:ascii="Calibri" w:eastAsia="Times New Roman" w:hAnsi="Calibri" w:cs="Calibri"/>
                <w:color w:val="000000"/>
                <w:kern w:val="0"/>
                <w:sz w:val="22"/>
                <w:szCs w:val="22"/>
                <w:lang w:eastAsia="es-ES" w:bidi="ar-SA"/>
              </w:rPr>
            </w:pPr>
            <w:ins w:id="5643"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56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5645" w:author="Orion" w:date="2011-07-29T16:45:00Z"/>
                <w:rFonts w:ascii="Calibri" w:eastAsia="Times New Roman" w:hAnsi="Calibri" w:cs="Calibri"/>
                <w:color w:val="000000"/>
                <w:kern w:val="0"/>
                <w:sz w:val="22"/>
                <w:szCs w:val="22"/>
                <w:lang w:eastAsia="es-ES" w:bidi="ar-SA"/>
              </w:rPr>
            </w:pPr>
            <w:ins w:id="5646"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5647" w:author="Orion" w:date="2011-07-29T16:45:00Z"/>
                <w:rFonts w:ascii="Calibri" w:eastAsia="Times New Roman" w:hAnsi="Calibri" w:cs="Calibri"/>
                <w:color w:val="000000"/>
                <w:kern w:val="0"/>
                <w:sz w:val="22"/>
                <w:szCs w:val="22"/>
                <w:lang w:eastAsia="es-ES" w:bidi="ar-SA"/>
              </w:rPr>
            </w:pPr>
            <w:ins w:id="5648"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5649" w:author="Orion" w:date="2011-07-29T16:45:00Z"/>
                <w:rFonts w:ascii="Calibri" w:eastAsia="Times New Roman" w:hAnsi="Calibri" w:cs="Calibri"/>
                <w:color w:val="000000"/>
                <w:kern w:val="0"/>
                <w:sz w:val="22"/>
                <w:szCs w:val="22"/>
                <w:lang w:eastAsia="es-ES" w:bidi="ar-SA"/>
              </w:rPr>
            </w:pPr>
            <w:ins w:id="56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5651" w:author="Orion" w:date="2011-07-29T16:45:00Z"/>
                <w:rFonts w:ascii="Calibri" w:eastAsia="Times New Roman" w:hAnsi="Calibri" w:cs="Calibri"/>
                <w:color w:val="000000"/>
                <w:kern w:val="0"/>
                <w:sz w:val="22"/>
                <w:szCs w:val="22"/>
                <w:lang w:eastAsia="es-ES" w:bidi="ar-SA"/>
              </w:rPr>
            </w:pPr>
            <w:ins w:id="5652"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5653" w:author="Orion" w:date="2011-07-29T16:45:00Z"/>
                <w:rFonts w:ascii="Calibri" w:eastAsia="Times New Roman" w:hAnsi="Calibri" w:cs="Calibri"/>
                <w:color w:val="000000"/>
                <w:kern w:val="0"/>
                <w:sz w:val="22"/>
                <w:szCs w:val="22"/>
                <w:lang w:eastAsia="es-ES" w:bidi="ar-SA"/>
              </w:rPr>
            </w:pPr>
            <w:ins w:id="5654"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5655" w:author="Orion" w:date="2011-07-29T16:45:00Z"/>
                <w:rFonts w:ascii="Calibri" w:eastAsia="Times New Roman" w:hAnsi="Calibri" w:cs="Calibri"/>
                <w:color w:val="000000"/>
                <w:kern w:val="0"/>
                <w:sz w:val="22"/>
                <w:szCs w:val="22"/>
                <w:lang w:eastAsia="es-ES" w:bidi="ar-SA"/>
              </w:rPr>
            </w:pPr>
            <w:ins w:id="56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5657" w:author="Orion" w:date="2011-07-29T16:45:00Z"/>
                <w:rFonts w:ascii="Calibri" w:eastAsia="Times New Roman" w:hAnsi="Calibri" w:cs="Calibri"/>
                <w:color w:val="000000"/>
                <w:kern w:val="0"/>
                <w:sz w:val="22"/>
                <w:szCs w:val="22"/>
                <w:lang w:eastAsia="es-ES" w:bidi="ar-SA"/>
              </w:rPr>
            </w:pPr>
            <w:ins w:id="5658"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5659" w:author="Orion" w:date="2011-07-29T16:45:00Z"/>
                <w:rFonts w:ascii="Calibri" w:eastAsia="Times New Roman" w:hAnsi="Calibri" w:cs="Calibri"/>
                <w:color w:val="000000"/>
                <w:kern w:val="0"/>
                <w:sz w:val="22"/>
                <w:szCs w:val="22"/>
                <w:lang w:eastAsia="es-ES" w:bidi="ar-SA"/>
              </w:rPr>
            </w:pPr>
            <w:ins w:id="5660"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56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5662" w:author="Orion" w:date="2011-07-29T16:45:00Z"/>
                <w:rFonts w:ascii="Calibri" w:eastAsia="Times New Roman" w:hAnsi="Calibri" w:cs="Calibri"/>
                <w:color w:val="000000"/>
                <w:kern w:val="0"/>
                <w:sz w:val="22"/>
                <w:szCs w:val="22"/>
                <w:lang w:eastAsia="es-ES" w:bidi="ar-SA"/>
              </w:rPr>
            </w:pPr>
            <w:ins w:id="5663"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5664" w:author="Orion" w:date="2011-07-29T16:45:00Z"/>
                <w:rFonts w:ascii="Calibri" w:eastAsia="Times New Roman" w:hAnsi="Calibri" w:cs="Calibri"/>
                <w:color w:val="000000"/>
                <w:kern w:val="0"/>
                <w:sz w:val="22"/>
                <w:szCs w:val="22"/>
                <w:lang w:eastAsia="es-ES" w:bidi="ar-SA"/>
              </w:rPr>
            </w:pPr>
            <w:ins w:id="5665"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5666" w:author="Orion" w:date="2011-07-29T16:45:00Z"/>
                <w:rFonts w:ascii="Calibri" w:eastAsia="Times New Roman" w:hAnsi="Calibri" w:cs="Calibri"/>
                <w:color w:val="000000"/>
                <w:kern w:val="0"/>
                <w:sz w:val="22"/>
                <w:szCs w:val="22"/>
                <w:lang w:eastAsia="es-ES" w:bidi="ar-SA"/>
              </w:rPr>
            </w:pPr>
            <w:ins w:id="56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5668" w:author="Orion" w:date="2011-07-29T16:45:00Z"/>
                <w:rFonts w:ascii="Calibri" w:eastAsia="Times New Roman" w:hAnsi="Calibri" w:cs="Calibri"/>
                <w:color w:val="000000"/>
                <w:kern w:val="0"/>
                <w:sz w:val="22"/>
                <w:szCs w:val="22"/>
                <w:lang w:eastAsia="es-ES" w:bidi="ar-SA"/>
              </w:rPr>
            </w:pPr>
            <w:ins w:id="5669"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5670" w:author="Orion" w:date="2011-07-29T16:45:00Z"/>
                <w:rFonts w:ascii="Calibri" w:eastAsia="Times New Roman" w:hAnsi="Calibri" w:cs="Calibri"/>
                <w:color w:val="000000"/>
                <w:kern w:val="0"/>
                <w:sz w:val="22"/>
                <w:szCs w:val="22"/>
                <w:lang w:eastAsia="es-ES" w:bidi="ar-SA"/>
              </w:rPr>
            </w:pPr>
            <w:ins w:id="5671"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5672" w:author="Orion" w:date="2011-07-29T16:45:00Z"/>
                <w:rFonts w:ascii="Calibri" w:eastAsia="Times New Roman" w:hAnsi="Calibri" w:cs="Calibri"/>
                <w:color w:val="000000"/>
                <w:kern w:val="0"/>
                <w:sz w:val="22"/>
                <w:szCs w:val="22"/>
                <w:lang w:eastAsia="es-ES" w:bidi="ar-SA"/>
              </w:rPr>
            </w:pPr>
            <w:ins w:id="56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5674" w:author="Orion" w:date="2011-07-29T16:45:00Z"/>
                <w:rFonts w:ascii="Calibri" w:eastAsia="Times New Roman" w:hAnsi="Calibri" w:cs="Calibri"/>
                <w:color w:val="000000"/>
                <w:kern w:val="0"/>
                <w:sz w:val="22"/>
                <w:szCs w:val="22"/>
                <w:lang w:eastAsia="es-ES" w:bidi="ar-SA"/>
              </w:rPr>
            </w:pPr>
            <w:ins w:id="5675"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5676" w:author="Orion" w:date="2011-07-29T16:45:00Z"/>
                <w:rFonts w:ascii="Calibri" w:eastAsia="Times New Roman" w:hAnsi="Calibri" w:cs="Calibri"/>
                <w:color w:val="000000"/>
                <w:kern w:val="0"/>
                <w:sz w:val="22"/>
                <w:szCs w:val="22"/>
                <w:lang w:eastAsia="es-ES" w:bidi="ar-SA"/>
              </w:rPr>
            </w:pPr>
            <w:ins w:id="5677"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567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5679" w:author="Orion" w:date="2011-07-29T16:45:00Z"/>
                <w:rFonts w:ascii="Calibri" w:eastAsia="Times New Roman" w:hAnsi="Calibri" w:cs="Calibri"/>
                <w:color w:val="000000"/>
                <w:kern w:val="0"/>
                <w:sz w:val="22"/>
                <w:szCs w:val="22"/>
                <w:lang w:eastAsia="es-ES" w:bidi="ar-SA"/>
              </w:rPr>
            </w:pPr>
            <w:ins w:id="5680"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5681" w:author="Orion" w:date="2011-07-29T16:45:00Z"/>
                <w:rFonts w:ascii="Calibri" w:eastAsia="Times New Roman" w:hAnsi="Calibri" w:cs="Calibri"/>
                <w:color w:val="000000"/>
                <w:kern w:val="0"/>
                <w:sz w:val="22"/>
                <w:szCs w:val="22"/>
                <w:lang w:eastAsia="es-ES" w:bidi="ar-SA"/>
              </w:rPr>
            </w:pPr>
            <w:ins w:id="5682"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5683" w:author="Orion" w:date="2011-07-29T16:45:00Z"/>
                <w:rFonts w:ascii="Calibri" w:eastAsia="Times New Roman" w:hAnsi="Calibri" w:cs="Calibri"/>
                <w:color w:val="000000"/>
                <w:kern w:val="0"/>
                <w:sz w:val="22"/>
                <w:szCs w:val="22"/>
                <w:lang w:eastAsia="es-ES" w:bidi="ar-SA"/>
              </w:rPr>
            </w:pPr>
            <w:ins w:id="56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5685" w:author="Orion" w:date="2011-07-29T16:45:00Z"/>
                <w:rFonts w:ascii="Calibri" w:eastAsia="Times New Roman" w:hAnsi="Calibri" w:cs="Calibri"/>
                <w:color w:val="000000"/>
                <w:kern w:val="0"/>
                <w:sz w:val="22"/>
                <w:szCs w:val="22"/>
                <w:lang w:eastAsia="es-ES" w:bidi="ar-SA"/>
              </w:rPr>
            </w:pPr>
            <w:ins w:id="5686"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5687" w:author="Orion" w:date="2011-07-29T16:45:00Z"/>
                <w:rFonts w:ascii="Calibri" w:eastAsia="Times New Roman" w:hAnsi="Calibri" w:cs="Calibri"/>
                <w:color w:val="000000"/>
                <w:kern w:val="0"/>
                <w:sz w:val="22"/>
                <w:szCs w:val="22"/>
                <w:lang w:eastAsia="es-ES" w:bidi="ar-SA"/>
              </w:rPr>
            </w:pPr>
            <w:ins w:id="5688"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5689" w:author="Orion" w:date="2011-07-29T16:45:00Z"/>
                <w:rFonts w:ascii="Calibri" w:eastAsia="Times New Roman" w:hAnsi="Calibri" w:cs="Calibri"/>
                <w:color w:val="000000"/>
                <w:kern w:val="0"/>
                <w:sz w:val="22"/>
                <w:szCs w:val="22"/>
                <w:lang w:eastAsia="es-ES" w:bidi="ar-SA"/>
              </w:rPr>
            </w:pPr>
            <w:ins w:id="56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5691" w:author="Orion" w:date="2011-07-29T16:45:00Z"/>
                <w:rFonts w:ascii="Calibri" w:eastAsia="Times New Roman" w:hAnsi="Calibri" w:cs="Calibri"/>
                <w:color w:val="000000"/>
                <w:kern w:val="0"/>
                <w:sz w:val="22"/>
                <w:szCs w:val="22"/>
                <w:lang w:eastAsia="es-ES" w:bidi="ar-SA"/>
              </w:rPr>
            </w:pPr>
            <w:ins w:id="5692"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5693" w:author="Orion" w:date="2011-07-29T16:45:00Z"/>
                <w:rFonts w:ascii="Calibri" w:eastAsia="Times New Roman" w:hAnsi="Calibri" w:cs="Calibri"/>
                <w:color w:val="000000"/>
                <w:kern w:val="0"/>
                <w:sz w:val="22"/>
                <w:szCs w:val="22"/>
                <w:lang w:eastAsia="es-ES" w:bidi="ar-SA"/>
              </w:rPr>
            </w:pPr>
            <w:ins w:id="5694"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569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5696" w:author="Orion" w:date="2011-07-29T16:45:00Z"/>
                <w:rFonts w:ascii="Calibri" w:eastAsia="Times New Roman" w:hAnsi="Calibri" w:cs="Calibri"/>
                <w:color w:val="000000"/>
                <w:kern w:val="0"/>
                <w:sz w:val="22"/>
                <w:szCs w:val="22"/>
                <w:lang w:eastAsia="es-ES" w:bidi="ar-SA"/>
              </w:rPr>
            </w:pPr>
            <w:ins w:id="5697"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5698" w:author="Orion" w:date="2011-07-29T16:45:00Z"/>
                <w:rFonts w:ascii="Calibri" w:eastAsia="Times New Roman" w:hAnsi="Calibri" w:cs="Calibri"/>
                <w:color w:val="000000"/>
                <w:kern w:val="0"/>
                <w:sz w:val="22"/>
                <w:szCs w:val="22"/>
                <w:lang w:eastAsia="es-ES" w:bidi="ar-SA"/>
              </w:rPr>
            </w:pPr>
            <w:ins w:id="5699"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5700" w:author="Orion" w:date="2011-07-29T16:45:00Z"/>
                <w:rFonts w:ascii="Calibri" w:eastAsia="Times New Roman" w:hAnsi="Calibri" w:cs="Calibri"/>
                <w:color w:val="000000"/>
                <w:kern w:val="0"/>
                <w:sz w:val="22"/>
                <w:szCs w:val="22"/>
                <w:lang w:eastAsia="es-ES" w:bidi="ar-SA"/>
              </w:rPr>
            </w:pPr>
            <w:ins w:id="57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5702" w:author="Orion" w:date="2011-07-29T16:45:00Z"/>
                <w:rFonts w:ascii="Calibri" w:eastAsia="Times New Roman" w:hAnsi="Calibri" w:cs="Calibri"/>
                <w:color w:val="000000"/>
                <w:kern w:val="0"/>
                <w:sz w:val="22"/>
                <w:szCs w:val="22"/>
                <w:lang w:eastAsia="es-ES" w:bidi="ar-SA"/>
              </w:rPr>
            </w:pPr>
            <w:ins w:id="5703"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5704" w:author="Orion" w:date="2011-07-29T16:45:00Z"/>
                <w:rFonts w:ascii="Calibri" w:eastAsia="Times New Roman" w:hAnsi="Calibri" w:cs="Calibri"/>
                <w:color w:val="000000"/>
                <w:kern w:val="0"/>
                <w:sz w:val="22"/>
                <w:szCs w:val="22"/>
                <w:lang w:eastAsia="es-ES" w:bidi="ar-SA"/>
              </w:rPr>
            </w:pPr>
            <w:ins w:id="5705"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5706" w:author="Orion" w:date="2011-07-29T16:45:00Z"/>
                <w:rFonts w:ascii="Calibri" w:eastAsia="Times New Roman" w:hAnsi="Calibri" w:cs="Calibri"/>
                <w:color w:val="000000"/>
                <w:kern w:val="0"/>
                <w:sz w:val="22"/>
                <w:szCs w:val="22"/>
                <w:lang w:eastAsia="es-ES" w:bidi="ar-SA"/>
              </w:rPr>
            </w:pPr>
            <w:ins w:id="57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5708" w:author="Orion" w:date="2011-07-29T16:45:00Z"/>
                <w:rFonts w:ascii="Calibri" w:eastAsia="Times New Roman" w:hAnsi="Calibri" w:cs="Calibri"/>
                <w:color w:val="000000"/>
                <w:kern w:val="0"/>
                <w:sz w:val="22"/>
                <w:szCs w:val="22"/>
                <w:lang w:eastAsia="es-ES" w:bidi="ar-SA"/>
              </w:rPr>
            </w:pPr>
            <w:ins w:id="5709"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5710" w:author="Orion" w:date="2011-07-29T16:45:00Z"/>
                <w:rFonts w:ascii="Calibri" w:eastAsia="Times New Roman" w:hAnsi="Calibri" w:cs="Calibri"/>
                <w:color w:val="000000"/>
                <w:kern w:val="0"/>
                <w:sz w:val="22"/>
                <w:szCs w:val="22"/>
                <w:lang w:eastAsia="es-ES" w:bidi="ar-SA"/>
              </w:rPr>
            </w:pPr>
            <w:ins w:id="5711"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571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5713" w:author="Orion" w:date="2011-07-29T16:45:00Z"/>
                <w:rFonts w:ascii="Calibri" w:eastAsia="Times New Roman" w:hAnsi="Calibri" w:cs="Calibri"/>
                <w:color w:val="000000"/>
                <w:kern w:val="0"/>
                <w:sz w:val="22"/>
                <w:szCs w:val="22"/>
                <w:lang w:eastAsia="es-ES" w:bidi="ar-SA"/>
              </w:rPr>
            </w:pPr>
            <w:ins w:id="5714"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5715" w:author="Orion" w:date="2011-07-29T16:45:00Z"/>
                <w:rFonts w:ascii="Calibri" w:eastAsia="Times New Roman" w:hAnsi="Calibri" w:cs="Calibri"/>
                <w:color w:val="000000"/>
                <w:kern w:val="0"/>
                <w:sz w:val="22"/>
                <w:szCs w:val="22"/>
                <w:lang w:eastAsia="es-ES" w:bidi="ar-SA"/>
              </w:rPr>
            </w:pPr>
            <w:ins w:id="5716"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5717" w:author="Orion" w:date="2011-07-29T16:45:00Z"/>
                <w:rFonts w:ascii="Calibri" w:eastAsia="Times New Roman" w:hAnsi="Calibri" w:cs="Calibri"/>
                <w:color w:val="000000"/>
                <w:kern w:val="0"/>
                <w:sz w:val="22"/>
                <w:szCs w:val="22"/>
                <w:lang w:eastAsia="es-ES" w:bidi="ar-SA"/>
              </w:rPr>
            </w:pPr>
            <w:ins w:id="57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5719" w:author="Orion" w:date="2011-07-29T16:45:00Z"/>
                <w:rFonts w:ascii="Calibri" w:eastAsia="Times New Roman" w:hAnsi="Calibri" w:cs="Calibri"/>
                <w:color w:val="000000"/>
                <w:kern w:val="0"/>
                <w:sz w:val="22"/>
                <w:szCs w:val="22"/>
                <w:lang w:eastAsia="es-ES" w:bidi="ar-SA"/>
              </w:rPr>
            </w:pPr>
            <w:ins w:id="5720"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5721" w:author="Orion" w:date="2011-07-29T16:45:00Z"/>
                <w:rFonts w:ascii="Calibri" w:eastAsia="Times New Roman" w:hAnsi="Calibri" w:cs="Calibri"/>
                <w:color w:val="000000"/>
                <w:kern w:val="0"/>
                <w:sz w:val="22"/>
                <w:szCs w:val="22"/>
                <w:lang w:eastAsia="es-ES" w:bidi="ar-SA"/>
              </w:rPr>
            </w:pPr>
            <w:ins w:id="5722"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5723" w:author="Orion" w:date="2011-07-29T16:45:00Z"/>
                <w:rFonts w:ascii="Calibri" w:eastAsia="Times New Roman" w:hAnsi="Calibri" w:cs="Calibri"/>
                <w:color w:val="000000"/>
                <w:kern w:val="0"/>
                <w:sz w:val="22"/>
                <w:szCs w:val="22"/>
                <w:lang w:eastAsia="es-ES" w:bidi="ar-SA"/>
              </w:rPr>
            </w:pPr>
            <w:ins w:id="57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5725" w:author="Orion" w:date="2011-07-29T16:45:00Z"/>
                <w:rFonts w:ascii="Calibri" w:eastAsia="Times New Roman" w:hAnsi="Calibri" w:cs="Calibri"/>
                <w:color w:val="000000"/>
                <w:kern w:val="0"/>
                <w:sz w:val="22"/>
                <w:szCs w:val="22"/>
                <w:lang w:eastAsia="es-ES" w:bidi="ar-SA"/>
              </w:rPr>
            </w:pPr>
            <w:ins w:id="5726"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5727" w:author="Orion" w:date="2011-07-29T16:45:00Z"/>
                <w:rFonts w:ascii="Calibri" w:eastAsia="Times New Roman" w:hAnsi="Calibri" w:cs="Calibri"/>
                <w:color w:val="000000"/>
                <w:kern w:val="0"/>
                <w:sz w:val="22"/>
                <w:szCs w:val="22"/>
                <w:lang w:eastAsia="es-ES" w:bidi="ar-SA"/>
              </w:rPr>
            </w:pPr>
            <w:ins w:id="5728"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572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5730" w:author="Orion" w:date="2011-07-29T16:45:00Z"/>
                <w:rFonts w:ascii="Calibri" w:eastAsia="Times New Roman" w:hAnsi="Calibri" w:cs="Calibri"/>
                <w:color w:val="000000"/>
                <w:kern w:val="0"/>
                <w:sz w:val="22"/>
                <w:szCs w:val="22"/>
                <w:lang w:eastAsia="es-ES" w:bidi="ar-SA"/>
              </w:rPr>
            </w:pPr>
            <w:ins w:id="5731"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5732" w:author="Orion" w:date="2011-07-29T16:45:00Z"/>
                <w:rFonts w:ascii="Calibri" w:eastAsia="Times New Roman" w:hAnsi="Calibri" w:cs="Calibri"/>
                <w:color w:val="000000"/>
                <w:kern w:val="0"/>
                <w:sz w:val="22"/>
                <w:szCs w:val="22"/>
                <w:lang w:eastAsia="es-ES" w:bidi="ar-SA"/>
              </w:rPr>
            </w:pPr>
            <w:ins w:id="5733"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5734" w:author="Orion" w:date="2011-07-29T16:45:00Z"/>
                <w:rFonts w:ascii="Calibri" w:eastAsia="Times New Roman" w:hAnsi="Calibri" w:cs="Calibri"/>
                <w:color w:val="000000"/>
                <w:kern w:val="0"/>
                <w:sz w:val="22"/>
                <w:szCs w:val="22"/>
                <w:lang w:eastAsia="es-ES" w:bidi="ar-SA"/>
              </w:rPr>
            </w:pPr>
            <w:ins w:id="57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5736" w:author="Orion" w:date="2011-07-29T16:45:00Z"/>
                <w:rFonts w:ascii="Calibri" w:eastAsia="Times New Roman" w:hAnsi="Calibri" w:cs="Calibri"/>
                <w:color w:val="000000"/>
                <w:kern w:val="0"/>
                <w:sz w:val="22"/>
                <w:szCs w:val="22"/>
                <w:lang w:eastAsia="es-ES" w:bidi="ar-SA"/>
              </w:rPr>
            </w:pPr>
            <w:ins w:id="5737"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5738" w:author="Orion" w:date="2011-07-29T16:45:00Z"/>
                <w:rFonts w:ascii="Calibri" w:eastAsia="Times New Roman" w:hAnsi="Calibri" w:cs="Calibri"/>
                <w:color w:val="000000"/>
                <w:kern w:val="0"/>
                <w:sz w:val="22"/>
                <w:szCs w:val="22"/>
                <w:lang w:eastAsia="es-ES" w:bidi="ar-SA"/>
              </w:rPr>
            </w:pPr>
            <w:ins w:id="5739"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5740" w:author="Orion" w:date="2011-07-29T16:45:00Z"/>
                <w:rFonts w:ascii="Calibri" w:eastAsia="Times New Roman" w:hAnsi="Calibri" w:cs="Calibri"/>
                <w:color w:val="000000"/>
                <w:kern w:val="0"/>
                <w:sz w:val="22"/>
                <w:szCs w:val="22"/>
                <w:lang w:eastAsia="es-ES" w:bidi="ar-SA"/>
              </w:rPr>
            </w:pPr>
            <w:ins w:id="57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5742" w:author="Orion" w:date="2011-07-29T16:45:00Z"/>
                <w:rFonts w:ascii="Calibri" w:eastAsia="Times New Roman" w:hAnsi="Calibri" w:cs="Calibri"/>
                <w:color w:val="000000"/>
                <w:kern w:val="0"/>
                <w:sz w:val="22"/>
                <w:szCs w:val="22"/>
                <w:lang w:eastAsia="es-ES" w:bidi="ar-SA"/>
              </w:rPr>
            </w:pPr>
            <w:ins w:id="5743"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5744" w:author="Orion" w:date="2011-07-29T16:45:00Z"/>
                <w:rFonts w:ascii="Calibri" w:eastAsia="Times New Roman" w:hAnsi="Calibri" w:cs="Calibri"/>
                <w:color w:val="000000"/>
                <w:kern w:val="0"/>
                <w:sz w:val="22"/>
                <w:szCs w:val="22"/>
                <w:lang w:eastAsia="es-ES" w:bidi="ar-SA"/>
              </w:rPr>
            </w:pPr>
            <w:ins w:id="5745"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574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5747" w:author="Orion" w:date="2011-07-29T16:45:00Z"/>
                <w:rFonts w:ascii="Calibri" w:eastAsia="Times New Roman" w:hAnsi="Calibri" w:cs="Calibri"/>
                <w:color w:val="000000"/>
                <w:kern w:val="0"/>
                <w:sz w:val="22"/>
                <w:szCs w:val="22"/>
                <w:lang w:eastAsia="es-ES" w:bidi="ar-SA"/>
              </w:rPr>
            </w:pPr>
            <w:ins w:id="5748"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5749" w:author="Orion" w:date="2011-07-29T16:45:00Z"/>
                <w:rFonts w:ascii="Calibri" w:eastAsia="Times New Roman" w:hAnsi="Calibri" w:cs="Calibri"/>
                <w:color w:val="000000"/>
                <w:kern w:val="0"/>
                <w:sz w:val="22"/>
                <w:szCs w:val="22"/>
                <w:lang w:eastAsia="es-ES" w:bidi="ar-SA"/>
              </w:rPr>
            </w:pPr>
            <w:ins w:id="5750"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5751" w:author="Orion" w:date="2011-07-29T16:45:00Z"/>
                <w:rFonts w:ascii="Calibri" w:eastAsia="Times New Roman" w:hAnsi="Calibri" w:cs="Calibri"/>
                <w:color w:val="000000"/>
                <w:kern w:val="0"/>
                <w:sz w:val="22"/>
                <w:szCs w:val="22"/>
                <w:lang w:eastAsia="es-ES" w:bidi="ar-SA"/>
              </w:rPr>
            </w:pPr>
            <w:ins w:id="57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5753" w:author="Orion" w:date="2011-07-29T16:45:00Z"/>
                <w:rFonts w:ascii="Calibri" w:eastAsia="Times New Roman" w:hAnsi="Calibri" w:cs="Calibri"/>
                <w:color w:val="000000"/>
                <w:kern w:val="0"/>
                <w:sz w:val="22"/>
                <w:szCs w:val="22"/>
                <w:lang w:eastAsia="es-ES" w:bidi="ar-SA"/>
              </w:rPr>
            </w:pPr>
            <w:ins w:id="5754"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5755" w:author="Orion" w:date="2011-07-29T16:45:00Z"/>
                <w:rFonts w:ascii="Calibri" w:eastAsia="Times New Roman" w:hAnsi="Calibri" w:cs="Calibri"/>
                <w:color w:val="000000"/>
                <w:kern w:val="0"/>
                <w:sz w:val="22"/>
                <w:szCs w:val="22"/>
                <w:lang w:eastAsia="es-ES" w:bidi="ar-SA"/>
              </w:rPr>
            </w:pPr>
            <w:ins w:id="5756"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5757" w:author="Orion" w:date="2011-07-29T16:45:00Z"/>
                <w:rFonts w:ascii="Calibri" w:eastAsia="Times New Roman" w:hAnsi="Calibri" w:cs="Calibri"/>
                <w:color w:val="000000"/>
                <w:kern w:val="0"/>
                <w:sz w:val="22"/>
                <w:szCs w:val="22"/>
                <w:lang w:eastAsia="es-ES" w:bidi="ar-SA"/>
              </w:rPr>
            </w:pPr>
            <w:ins w:id="57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5759" w:author="Orion" w:date="2011-07-29T16:45:00Z"/>
                <w:rFonts w:ascii="Calibri" w:eastAsia="Times New Roman" w:hAnsi="Calibri" w:cs="Calibri"/>
                <w:color w:val="000000"/>
                <w:kern w:val="0"/>
                <w:sz w:val="22"/>
                <w:szCs w:val="22"/>
                <w:lang w:eastAsia="es-ES" w:bidi="ar-SA"/>
              </w:rPr>
            </w:pPr>
            <w:ins w:id="5760"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5761" w:author="Orion" w:date="2011-07-29T16:45:00Z"/>
                <w:rFonts w:ascii="Calibri" w:eastAsia="Times New Roman" w:hAnsi="Calibri" w:cs="Calibri"/>
                <w:color w:val="000000"/>
                <w:kern w:val="0"/>
                <w:sz w:val="22"/>
                <w:szCs w:val="22"/>
                <w:lang w:eastAsia="es-ES" w:bidi="ar-SA"/>
              </w:rPr>
            </w:pPr>
            <w:ins w:id="5762"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576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5764" w:author="Orion" w:date="2011-07-29T16:45:00Z"/>
                <w:rFonts w:ascii="Calibri" w:eastAsia="Times New Roman" w:hAnsi="Calibri" w:cs="Calibri"/>
                <w:color w:val="000000"/>
                <w:kern w:val="0"/>
                <w:sz w:val="22"/>
                <w:szCs w:val="22"/>
                <w:lang w:eastAsia="es-ES" w:bidi="ar-SA"/>
              </w:rPr>
            </w:pPr>
            <w:ins w:id="5765"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5766" w:author="Orion" w:date="2011-07-29T16:45:00Z"/>
                <w:rFonts w:ascii="Calibri" w:eastAsia="Times New Roman" w:hAnsi="Calibri" w:cs="Calibri"/>
                <w:color w:val="000000"/>
                <w:kern w:val="0"/>
                <w:sz w:val="22"/>
                <w:szCs w:val="22"/>
                <w:lang w:eastAsia="es-ES" w:bidi="ar-SA"/>
              </w:rPr>
            </w:pPr>
            <w:ins w:id="5767"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5768" w:author="Orion" w:date="2011-07-29T16:45:00Z"/>
                <w:rFonts w:ascii="Calibri" w:eastAsia="Times New Roman" w:hAnsi="Calibri" w:cs="Calibri"/>
                <w:color w:val="000000"/>
                <w:kern w:val="0"/>
                <w:sz w:val="22"/>
                <w:szCs w:val="22"/>
                <w:lang w:eastAsia="es-ES" w:bidi="ar-SA"/>
              </w:rPr>
            </w:pPr>
            <w:ins w:id="57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5770" w:author="Orion" w:date="2011-07-29T16:45:00Z"/>
                <w:rFonts w:ascii="Calibri" w:eastAsia="Times New Roman" w:hAnsi="Calibri" w:cs="Calibri"/>
                <w:color w:val="000000"/>
                <w:kern w:val="0"/>
                <w:sz w:val="22"/>
                <w:szCs w:val="22"/>
                <w:lang w:eastAsia="es-ES" w:bidi="ar-SA"/>
              </w:rPr>
            </w:pPr>
            <w:ins w:id="5771"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5772" w:author="Orion" w:date="2011-07-29T16:45:00Z"/>
                <w:rFonts w:ascii="Calibri" w:eastAsia="Times New Roman" w:hAnsi="Calibri" w:cs="Calibri"/>
                <w:color w:val="000000"/>
                <w:kern w:val="0"/>
                <w:sz w:val="22"/>
                <w:szCs w:val="22"/>
                <w:lang w:eastAsia="es-ES" w:bidi="ar-SA"/>
              </w:rPr>
            </w:pPr>
            <w:ins w:id="5773"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5774" w:author="Orion" w:date="2011-07-29T16:45:00Z"/>
                <w:rFonts w:ascii="Calibri" w:eastAsia="Times New Roman" w:hAnsi="Calibri" w:cs="Calibri"/>
                <w:color w:val="000000"/>
                <w:kern w:val="0"/>
                <w:sz w:val="22"/>
                <w:szCs w:val="22"/>
                <w:lang w:eastAsia="es-ES" w:bidi="ar-SA"/>
              </w:rPr>
            </w:pPr>
            <w:ins w:id="57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5776" w:author="Orion" w:date="2011-07-29T16:45:00Z"/>
                <w:rFonts w:ascii="Calibri" w:eastAsia="Times New Roman" w:hAnsi="Calibri" w:cs="Calibri"/>
                <w:color w:val="000000"/>
                <w:kern w:val="0"/>
                <w:sz w:val="22"/>
                <w:szCs w:val="22"/>
                <w:lang w:eastAsia="es-ES" w:bidi="ar-SA"/>
              </w:rPr>
            </w:pPr>
            <w:ins w:id="5777"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5778" w:author="Orion" w:date="2011-07-29T16:45:00Z"/>
                <w:rFonts w:ascii="Calibri" w:eastAsia="Times New Roman" w:hAnsi="Calibri" w:cs="Calibri"/>
                <w:color w:val="000000"/>
                <w:kern w:val="0"/>
                <w:sz w:val="22"/>
                <w:szCs w:val="22"/>
                <w:lang w:eastAsia="es-ES" w:bidi="ar-SA"/>
              </w:rPr>
            </w:pPr>
            <w:ins w:id="5779"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578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5781" w:author="Orion" w:date="2011-07-29T16:45:00Z"/>
                <w:rFonts w:ascii="Calibri" w:eastAsia="Times New Roman" w:hAnsi="Calibri" w:cs="Calibri"/>
                <w:color w:val="000000"/>
                <w:kern w:val="0"/>
                <w:sz w:val="22"/>
                <w:szCs w:val="22"/>
                <w:lang w:eastAsia="es-ES" w:bidi="ar-SA"/>
              </w:rPr>
            </w:pPr>
            <w:ins w:id="5782"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5783" w:author="Orion" w:date="2011-07-29T16:45:00Z"/>
                <w:rFonts w:ascii="Calibri" w:eastAsia="Times New Roman" w:hAnsi="Calibri" w:cs="Calibri"/>
                <w:color w:val="000000"/>
                <w:kern w:val="0"/>
                <w:sz w:val="22"/>
                <w:szCs w:val="22"/>
                <w:lang w:eastAsia="es-ES" w:bidi="ar-SA"/>
              </w:rPr>
            </w:pPr>
            <w:ins w:id="5784"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5785" w:author="Orion" w:date="2011-07-29T16:45:00Z"/>
                <w:rFonts w:ascii="Calibri" w:eastAsia="Times New Roman" w:hAnsi="Calibri" w:cs="Calibri"/>
                <w:color w:val="000000"/>
                <w:kern w:val="0"/>
                <w:sz w:val="22"/>
                <w:szCs w:val="22"/>
                <w:lang w:eastAsia="es-ES" w:bidi="ar-SA"/>
              </w:rPr>
            </w:pPr>
            <w:ins w:id="57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5787" w:author="Orion" w:date="2011-07-29T16:45:00Z"/>
                <w:rFonts w:ascii="Calibri" w:eastAsia="Times New Roman" w:hAnsi="Calibri" w:cs="Calibri"/>
                <w:color w:val="000000"/>
                <w:kern w:val="0"/>
                <w:sz w:val="22"/>
                <w:szCs w:val="22"/>
                <w:lang w:eastAsia="es-ES" w:bidi="ar-SA"/>
              </w:rPr>
            </w:pPr>
            <w:ins w:id="5788"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5789" w:author="Orion" w:date="2011-07-29T16:45:00Z"/>
                <w:rFonts w:ascii="Calibri" w:eastAsia="Times New Roman" w:hAnsi="Calibri" w:cs="Calibri"/>
                <w:color w:val="000000"/>
                <w:kern w:val="0"/>
                <w:sz w:val="22"/>
                <w:szCs w:val="22"/>
                <w:lang w:eastAsia="es-ES" w:bidi="ar-SA"/>
              </w:rPr>
            </w:pPr>
            <w:ins w:id="5790"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5791" w:author="Orion" w:date="2011-07-29T16:45:00Z"/>
                <w:rFonts w:ascii="Calibri" w:eastAsia="Times New Roman" w:hAnsi="Calibri" w:cs="Calibri"/>
                <w:color w:val="000000"/>
                <w:kern w:val="0"/>
                <w:sz w:val="22"/>
                <w:szCs w:val="22"/>
                <w:lang w:eastAsia="es-ES" w:bidi="ar-SA"/>
              </w:rPr>
            </w:pPr>
            <w:ins w:id="57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5793" w:author="Orion" w:date="2011-07-29T16:45:00Z"/>
                <w:rFonts w:ascii="Calibri" w:eastAsia="Times New Roman" w:hAnsi="Calibri" w:cs="Calibri"/>
                <w:color w:val="000000"/>
                <w:kern w:val="0"/>
                <w:sz w:val="22"/>
                <w:szCs w:val="22"/>
                <w:lang w:eastAsia="es-ES" w:bidi="ar-SA"/>
              </w:rPr>
            </w:pPr>
            <w:ins w:id="5794"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5795" w:author="Orion" w:date="2011-07-29T16:45:00Z"/>
                <w:rFonts w:ascii="Calibri" w:eastAsia="Times New Roman" w:hAnsi="Calibri" w:cs="Calibri"/>
                <w:color w:val="000000"/>
                <w:kern w:val="0"/>
                <w:sz w:val="22"/>
                <w:szCs w:val="22"/>
                <w:lang w:eastAsia="es-ES" w:bidi="ar-SA"/>
              </w:rPr>
            </w:pPr>
            <w:ins w:id="5796"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579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5798" w:author="Orion" w:date="2011-07-29T16:45:00Z"/>
                <w:rFonts w:ascii="Calibri" w:eastAsia="Times New Roman" w:hAnsi="Calibri" w:cs="Calibri"/>
                <w:color w:val="000000"/>
                <w:kern w:val="0"/>
                <w:sz w:val="22"/>
                <w:szCs w:val="22"/>
                <w:lang w:eastAsia="es-ES" w:bidi="ar-SA"/>
              </w:rPr>
            </w:pPr>
            <w:ins w:id="5799"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5800" w:author="Orion" w:date="2011-07-29T16:45:00Z"/>
                <w:rFonts w:ascii="Calibri" w:eastAsia="Times New Roman" w:hAnsi="Calibri" w:cs="Calibri"/>
                <w:color w:val="000000"/>
                <w:kern w:val="0"/>
                <w:sz w:val="22"/>
                <w:szCs w:val="22"/>
                <w:lang w:eastAsia="es-ES" w:bidi="ar-SA"/>
              </w:rPr>
            </w:pPr>
            <w:ins w:id="5801"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5802" w:author="Orion" w:date="2011-07-29T16:45:00Z"/>
                <w:rFonts w:ascii="Calibri" w:eastAsia="Times New Roman" w:hAnsi="Calibri" w:cs="Calibri"/>
                <w:color w:val="000000"/>
                <w:kern w:val="0"/>
                <w:sz w:val="22"/>
                <w:szCs w:val="22"/>
                <w:lang w:eastAsia="es-ES" w:bidi="ar-SA"/>
              </w:rPr>
            </w:pPr>
            <w:ins w:id="58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5804" w:author="Orion" w:date="2011-07-29T16:45:00Z"/>
                <w:rFonts w:ascii="Calibri" w:eastAsia="Times New Roman" w:hAnsi="Calibri" w:cs="Calibri"/>
                <w:color w:val="000000"/>
                <w:kern w:val="0"/>
                <w:sz w:val="22"/>
                <w:szCs w:val="22"/>
                <w:lang w:eastAsia="es-ES" w:bidi="ar-SA"/>
              </w:rPr>
            </w:pPr>
            <w:ins w:id="5805"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5806" w:author="Orion" w:date="2011-07-29T16:45:00Z"/>
                <w:rFonts w:ascii="Calibri" w:eastAsia="Times New Roman" w:hAnsi="Calibri" w:cs="Calibri"/>
                <w:color w:val="000000"/>
                <w:kern w:val="0"/>
                <w:sz w:val="22"/>
                <w:szCs w:val="22"/>
                <w:lang w:eastAsia="es-ES" w:bidi="ar-SA"/>
              </w:rPr>
            </w:pPr>
            <w:ins w:id="5807"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5808" w:author="Orion" w:date="2011-07-29T16:45:00Z"/>
                <w:rFonts w:ascii="Calibri" w:eastAsia="Times New Roman" w:hAnsi="Calibri" w:cs="Calibri"/>
                <w:color w:val="000000"/>
                <w:kern w:val="0"/>
                <w:sz w:val="22"/>
                <w:szCs w:val="22"/>
                <w:lang w:eastAsia="es-ES" w:bidi="ar-SA"/>
              </w:rPr>
            </w:pPr>
            <w:ins w:id="58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5810" w:author="Orion" w:date="2011-07-29T16:45:00Z"/>
                <w:rFonts w:ascii="Calibri" w:eastAsia="Times New Roman" w:hAnsi="Calibri" w:cs="Calibri"/>
                <w:color w:val="000000"/>
                <w:kern w:val="0"/>
                <w:sz w:val="22"/>
                <w:szCs w:val="22"/>
                <w:lang w:eastAsia="es-ES" w:bidi="ar-SA"/>
              </w:rPr>
            </w:pPr>
            <w:ins w:id="5811"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5812" w:author="Orion" w:date="2011-07-29T16:45:00Z"/>
                <w:rFonts w:ascii="Calibri" w:eastAsia="Times New Roman" w:hAnsi="Calibri" w:cs="Calibri"/>
                <w:color w:val="000000"/>
                <w:kern w:val="0"/>
                <w:sz w:val="22"/>
                <w:szCs w:val="22"/>
                <w:lang w:eastAsia="es-ES" w:bidi="ar-SA"/>
              </w:rPr>
            </w:pPr>
            <w:ins w:id="5813"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581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5815" w:author="Orion" w:date="2011-07-29T16:45:00Z"/>
                <w:rFonts w:ascii="Calibri" w:eastAsia="Times New Roman" w:hAnsi="Calibri" w:cs="Calibri"/>
                <w:color w:val="000000"/>
                <w:kern w:val="0"/>
                <w:sz w:val="22"/>
                <w:szCs w:val="22"/>
                <w:lang w:eastAsia="es-ES" w:bidi="ar-SA"/>
              </w:rPr>
            </w:pPr>
            <w:ins w:id="5816"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5817" w:author="Orion" w:date="2011-07-29T16:45:00Z"/>
                <w:rFonts w:ascii="Calibri" w:eastAsia="Times New Roman" w:hAnsi="Calibri" w:cs="Calibri"/>
                <w:color w:val="000000"/>
                <w:kern w:val="0"/>
                <w:sz w:val="22"/>
                <w:szCs w:val="22"/>
                <w:lang w:eastAsia="es-ES" w:bidi="ar-SA"/>
              </w:rPr>
            </w:pPr>
            <w:ins w:id="5818"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5819" w:author="Orion" w:date="2011-07-29T16:45:00Z"/>
                <w:rFonts w:ascii="Calibri" w:eastAsia="Times New Roman" w:hAnsi="Calibri" w:cs="Calibri"/>
                <w:color w:val="000000"/>
                <w:kern w:val="0"/>
                <w:sz w:val="22"/>
                <w:szCs w:val="22"/>
                <w:lang w:eastAsia="es-ES" w:bidi="ar-SA"/>
              </w:rPr>
            </w:pPr>
            <w:ins w:id="58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5821" w:author="Orion" w:date="2011-07-29T16:45:00Z"/>
                <w:rFonts w:ascii="Calibri" w:eastAsia="Times New Roman" w:hAnsi="Calibri" w:cs="Calibri"/>
                <w:color w:val="000000"/>
                <w:kern w:val="0"/>
                <w:sz w:val="22"/>
                <w:szCs w:val="22"/>
                <w:lang w:eastAsia="es-ES" w:bidi="ar-SA"/>
              </w:rPr>
            </w:pPr>
            <w:ins w:id="5822"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5823" w:author="Orion" w:date="2011-07-29T16:45:00Z"/>
                <w:rFonts w:ascii="Calibri" w:eastAsia="Times New Roman" w:hAnsi="Calibri" w:cs="Calibri"/>
                <w:color w:val="000000"/>
                <w:kern w:val="0"/>
                <w:sz w:val="22"/>
                <w:szCs w:val="22"/>
                <w:lang w:eastAsia="es-ES" w:bidi="ar-SA"/>
              </w:rPr>
            </w:pPr>
            <w:ins w:id="5824"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5825" w:author="Orion" w:date="2011-07-29T16:45:00Z"/>
                <w:rFonts w:ascii="Calibri" w:eastAsia="Times New Roman" w:hAnsi="Calibri" w:cs="Calibri"/>
                <w:color w:val="000000"/>
                <w:kern w:val="0"/>
                <w:sz w:val="22"/>
                <w:szCs w:val="22"/>
                <w:lang w:eastAsia="es-ES" w:bidi="ar-SA"/>
              </w:rPr>
            </w:pPr>
            <w:ins w:id="58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5827" w:author="Orion" w:date="2011-07-29T16:45:00Z"/>
                <w:rFonts w:ascii="Calibri" w:eastAsia="Times New Roman" w:hAnsi="Calibri" w:cs="Calibri"/>
                <w:color w:val="000000"/>
                <w:kern w:val="0"/>
                <w:sz w:val="22"/>
                <w:szCs w:val="22"/>
                <w:lang w:eastAsia="es-ES" w:bidi="ar-SA"/>
              </w:rPr>
            </w:pPr>
            <w:ins w:id="5828"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5829" w:author="Orion" w:date="2011-07-29T16:45:00Z"/>
                <w:rFonts w:ascii="Calibri" w:eastAsia="Times New Roman" w:hAnsi="Calibri" w:cs="Calibri"/>
                <w:color w:val="000000"/>
                <w:kern w:val="0"/>
                <w:sz w:val="22"/>
                <w:szCs w:val="22"/>
                <w:lang w:eastAsia="es-ES" w:bidi="ar-SA"/>
              </w:rPr>
            </w:pPr>
            <w:ins w:id="5830"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583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5832" w:author="Orion" w:date="2011-07-29T16:45:00Z"/>
                <w:rFonts w:ascii="Calibri" w:eastAsia="Times New Roman" w:hAnsi="Calibri" w:cs="Calibri"/>
                <w:color w:val="000000"/>
                <w:kern w:val="0"/>
                <w:sz w:val="22"/>
                <w:szCs w:val="22"/>
                <w:lang w:eastAsia="es-ES" w:bidi="ar-SA"/>
              </w:rPr>
            </w:pPr>
            <w:ins w:id="5833"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5834" w:author="Orion" w:date="2011-07-29T16:45:00Z"/>
                <w:rFonts w:ascii="Calibri" w:eastAsia="Times New Roman" w:hAnsi="Calibri" w:cs="Calibri"/>
                <w:color w:val="000000"/>
                <w:kern w:val="0"/>
                <w:sz w:val="22"/>
                <w:szCs w:val="22"/>
                <w:lang w:eastAsia="es-ES" w:bidi="ar-SA"/>
              </w:rPr>
            </w:pPr>
            <w:ins w:id="5835"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5836" w:author="Orion" w:date="2011-07-29T16:45:00Z"/>
                <w:rFonts w:ascii="Calibri" w:eastAsia="Times New Roman" w:hAnsi="Calibri" w:cs="Calibri"/>
                <w:color w:val="000000"/>
                <w:kern w:val="0"/>
                <w:sz w:val="22"/>
                <w:szCs w:val="22"/>
                <w:lang w:eastAsia="es-ES" w:bidi="ar-SA"/>
              </w:rPr>
            </w:pPr>
            <w:ins w:id="58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5838" w:author="Orion" w:date="2011-07-29T16:45:00Z"/>
                <w:rFonts w:ascii="Calibri" w:eastAsia="Times New Roman" w:hAnsi="Calibri" w:cs="Calibri"/>
                <w:color w:val="000000"/>
                <w:kern w:val="0"/>
                <w:sz w:val="22"/>
                <w:szCs w:val="22"/>
                <w:lang w:eastAsia="es-ES" w:bidi="ar-SA"/>
              </w:rPr>
            </w:pPr>
            <w:ins w:id="5839"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5840" w:author="Orion" w:date="2011-07-29T16:45:00Z"/>
                <w:rFonts w:ascii="Calibri" w:eastAsia="Times New Roman" w:hAnsi="Calibri" w:cs="Calibri"/>
                <w:color w:val="000000"/>
                <w:kern w:val="0"/>
                <w:sz w:val="22"/>
                <w:szCs w:val="22"/>
                <w:lang w:eastAsia="es-ES" w:bidi="ar-SA"/>
              </w:rPr>
            </w:pPr>
            <w:ins w:id="5841"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5842" w:author="Orion" w:date="2011-07-29T16:45:00Z"/>
                <w:rFonts w:ascii="Calibri" w:eastAsia="Times New Roman" w:hAnsi="Calibri" w:cs="Calibri"/>
                <w:color w:val="000000"/>
                <w:kern w:val="0"/>
                <w:sz w:val="22"/>
                <w:szCs w:val="22"/>
                <w:lang w:eastAsia="es-ES" w:bidi="ar-SA"/>
              </w:rPr>
            </w:pPr>
            <w:ins w:id="58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5844" w:author="Orion" w:date="2011-07-29T16:45:00Z"/>
                <w:rFonts w:ascii="Calibri" w:eastAsia="Times New Roman" w:hAnsi="Calibri" w:cs="Calibri"/>
                <w:color w:val="000000"/>
                <w:kern w:val="0"/>
                <w:sz w:val="22"/>
                <w:szCs w:val="22"/>
                <w:lang w:eastAsia="es-ES" w:bidi="ar-SA"/>
              </w:rPr>
            </w:pPr>
            <w:ins w:id="5845"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5846" w:author="Orion" w:date="2011-07-29T16:45:00Z"/>
                <w:rFonts w:ascii="Calibri" w:eastAsia="Times New Roman" w:hAnsi="Calibri" w:cs="Calibri"/>
                <w:color w:val="000000"/>
                <w:kern w:val="0"/>
                <w:sz w:val="22"/>
                <w:szCs w:val="22"/>
                <w:lang w:eastAsia="es-ES" w:bidi="ar-SA"/>
              </w:rPr>
            </w:pPr>
            <w:ins w:id="5847"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584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5849" w:author="Orion" w:date="2011-07-29T16:45:00Z"/>
                <w:rFonts w:ascii="Calibri" w:eastAsia="Times New Roman" w:hAnsi="Calibri" w:cs="Calibri"/>
                <w:color w:val="000000"/>
                <w:kern w:val="0"/>
                <w:sz w:val="22"/>
                <w:szCs w:val="22"/>
                <w:lang w:eastAsia="es-ES" w:bidi="ar-SA"/>
              </w:rPr>
            </w:pPr>
            <w:ins w:id="5850"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5851" w:author="Orion" w:date="2011-07-29T16:45:00Z"/>
                <w:rFonts w:ascii="Calibri" w:eastAsia="Times New Roman" w:hAnsi="Calibri" w:cs="Calibri"/>
                <w:color w:val="000000"/>
                <w:kern w:val="0"/>
                <w:sz w:val="22"/>
                <w:szCs w:val="22"/>
                <w:lang w:eastAsia="es-ES" w:bidi="ar-SA"/>
              </w:rPr>
            </w:pPr>
            <w:ins w:id="5852"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5853" w:author="Orion" w:date="2011-07-29T16:45:00Z"/>
                <w:rFonts w:ascii="Calibri" w:eastAsia="Times New Roman" w:hAnsi="Calibri" w:cs="Calibri"/>
                <w:color w:val="000000"/>
                <w:kern w:val="0"/>
                <w:sz w:val="22"/>
                <w:szCs w:val="22"/>
                <w:lang w:eastAsia="es-ES" w:bidi="ar-SA"/>
              </w:rPr>
            </w:pPr>
            <w:ins w:id="58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5855" w:author="Orion" w:date="2011-07-29T16:45:00Z"/>
                <w:rFonts w:ascii="Calibri" w:eastAsia="Times New Roman" w:hAnsi="Calibri" w:cs="Calibri"/>
                <w:color w:val="000000"/>
                <w:kern w:val="0"/>
                <w:sz w:val="22"/>
                <w:szCs w:val="22"/>
                <w:lang w:eastAsia="es-ES" w:bidi="ar-SA"/>
              </w:rPr>
            </w:pPr>
            <w:ins w:id="5856"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5857" w:author="Orion" w:date="2011-07-29T16:45:00Z"/>
                <w:rFonts w:ascii="Calibri" w:eastAsia="Times New Roman" w:hAnsi="Calibri" w:cs="Calibri"/>
                <w:color w:val="000000"/>
                <w:kern w:val="0"/>
                <w:sz w:val="22"/>
                <w:szCs w:val="22"/>
                <w:lang w:eastAsia="es-ES" w:bidi="ar-SA"/>
              </w:rPr>
            </w:pPr>
            <w:ins w:id="5858"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5859" w:author="Orion" w:date="2011-07-29T16:45:00Z"/>
                <w:rFonts w:ascii="Calibri" w:eastAsia="Times New Roman" w:hAnsi="Calibri" w:cs="Calibri"/>
                <w:color w:val="000000"/>
                <w:kern w:val="0"/>
                <w:sz w:val="22"/>
                <w:szCs w:val="22"/>
                <w:lang w:eastAsia="es-ES" w:bidi="ar-SA"/>
              </w:rPr>
            </w:pPr>
            <w:ins w:id="58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5861" w:author="Orion" w:date="2011-07-29T16:45:00Z"/>
                <w:rFonts w:ascii="Calibri" w:eastAsia="Times New Roman" w:hAnsi="Calibri" w:cs="Calibri"/>
                <w:color w:val="000000"/>
                <w:kern w:val="0"/>
                <w:sz w:val="22"/>
                <w:szCs w:val="22"/>
                <w:lang w:eastAsia="es-ES" w:bidi="ar-SA"/>
              </w:rPr>
            </w:pPr>
            <w:ins w:id="5862"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5863" w:author="Orion" w:date="2011-07-29T16:45:00Z"/>
                <w:rFonts w:ascii="Calibri" w:eastAsia="Times New Roman" w:hAnsi="Calibri" w:cs="Calibri"/>
                <w:color w:val="000000"/>
                <w:kern w:val="0"/>
                <w:sz w:val="22"/>
                <w:szCs w:val="22"/>
                <w:lang w:eastAsia="es-ES" w:bidi="ar-SA"/>
              </w:rPr>
            </w:pPr>
            <w:ins w:id="5864"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586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5866" w:author="Orion" w:date="2011-07-29T16:45:00Z"/>
                <w:rFonts w:ascii="Calibri" w:eastAsia="Times New Roman" w:hAnsi="Calibri" w:cs="Calibri"/>
                <w:color w:val="000000"/>
                <w:kern w:val="0"/>
                <w:sz w:val="22"/>
                <w:szCs w:val="22"/>
                <w:lang w:eastAsia="es-ES" w:bidi="ar-SA"/>
              </w:rPr>
            </w:pPr>
            <w:ins w:id="5867"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5868" w:author="Orion" w:date="2011-07-29T16:45:00Z"/>
                <w:rFonts w:ascii="Calibri" w:eastAsia="Times New Roman" w:hAnsi="Calibri" w:cs="Calibri"/>
                <w:color w:val="000000"/>
                <w:kern w:val="0"/>
                <w:sz w:val="22"/>
                <w:szCs w:val="22"/>
                <w:lang w:eastAsia="es-ES" w:bidi="ar-SA"/>
              </w:rPr>
            </w:pPr>
            <w:ins w:id="5869"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5870" w:author="Orion" w:date="2011-07-29T16:45:00Z"/>
                <w:rFonts w:ascii="Calibri" w:eastAsia="Times New Roman" w:hAnsi="Calibri" w:cs="Calibri"/>
                <w:color w:val="000000"/>
                <w:kern w:val="0"/>
                <w:sz w:val="22"/>
                <w:szCs w:val="22"/>
                <w:lang w:eastAsia="es-ES" w:bidi="ar-SA"/>
              </w:rPr>
            </w:pPr>
            <w:ins w:id="58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5872" w:author="Orion" w:date="2011-07-29T16:45:00Z"/>
                <w:rFonts w:ascii="Calibri" w:eastAsia="Times New Roman" w:hAnsi="Calibri" w:cs="Calibri"/>
                <w:color w:val="000000"/>
                <w:kern w:val="0"/>
                <w:sz w:val="22"/>
                <w:szCs w:val="22"/>
                <w:lang w:eastAsia="es-ES" w:bidi="ar-SA"/>
              </w:rPr>
            </w:pPr>
            <w:ins w:id="5873"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5874" w:author="Orion" w:date="2011-07-29T16:45:00Z"/>
                <w:rFonts w:ascii="Calibri" w:eastAsia="Times New Roman" w:hAnsi="Calibri" w:cs="Calibri"/>
                <w:color w:val="000000"/>
                <w:kern w:val="0"/>
                <w:sz w:val="22"/>
                <w:szCs w:val="22"/>
                <w:lang w:eastAsia="es-ES" w:bidi="ar-SA"/>
              </w:rPr>
            </w:pPr>
            <w:ins w:id="5875"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5876" w:author="Orion" w:date="2011-07-29T16:45:00Z"/>
                <w:rFonts w:ascii="Calibri" w:eastAsia="Times New Roman" w:hAnsi="Calibri" w:cs="Calibri"/>
                <w:color w:val="000000"/>
                <w:kern w:val="0"/>
                <w:sz w:val="22"/>
                <w:szCs w:val="22"/>
                <w:lang w:eastAsia="es-ES" w:bidi="ar-SA"/>
              </w:rPr>
            </w:pPr>
            <w:ins w:id="587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5878" w:author="Orion" w:date="2011-07-29T16:45:00Z"/>
                <w:rFonts w:ascii="Calibri" w:eastAsia="Times New Roman" w:hAnsi="Calibri" w:cs="Calibri"/>
                <w:color w:val="000000"/>
                <w:kern w:val="0"/>
                <w:sz w:val="22"/>
                <w:szCs w:val="22"/>
                <w:lang w:eastAsia="es-ES" w:bidi="ar-SA"/>
              </w:rPr>
            </w:pPr>
            <w:ins w:id="5879"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5880" w:author="Orion" w:date="2011-07-29T16:45:00Z"/>
                <w:rFonts w:ascii="Calibri" w:eastAsia="Times New Roman" w:hAnsi="Calibri" w:cs="Calibri"/>
                <w:color w:val="000000"/>
                <w:kern w:val="0"/>
                <w:sz w:val="22"/>
                <w:szCs w:val="22"/>
                <w:lang w:eastAsia="es-ES" w:bidi="ar-SA"/>
              </w:rPr>
            </w:pPr>
            <w:ins w:id="5881"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588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5883" w:author="Orion" w:date="2011-07-29T16:45:00Z"/>
                <w:rFonts w:ascii="Calibri" w:eastAsia="Times New Roman" w:hAnsi="Calibri" w:cs="Calibri"/>
                <w:color w:val="000000"/>
                <w:kern w:val="0"/>
                <w:sz w:val="22"/>
                <w:szCs w:val="22"/>
                <w:lang w:eastAsia="es-ES" w:bidi="ar-SA"/>
              </w:rPr>
            </w:pPr>
            <w:ins w:id="5884"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5885" w:author="Orion" w:date="2011-07-29T16:45:00Z"/>
                <w:rFonts w:ascii="Calibri" w:eastAsia="Times New Roman" w:hAnsi="Calibri" w:cs="Calibri"/>
                <w:color w:val="000000"/>
                <w:kern w:val="0"/>
                <w:sz w:val="22"/>
                <w:szCs w:val="22"/>
                <w:lang w:eastAsia="es-ES" w:bidi="ar-SA"/>
              </w:rPr>
            </w:pPr>
            <w:ins w:id="5886"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5887" w:author="Orion" w:date="2011-07-29T16:45:00Z"/>
                <w:rFonts w:ascii="Calibri" w:eastAsia="Times New Roman" w:hAnsi="Calibri" w:cs="Calibri"/>
                <w:color w:val="000000"/>
                <w:kern w:val="0"/>
                <w:sz w:val="22"/>
                <w:szCs w:val="22"/>
                <w:lang w:eastAsia="es-ES" w:bidi="ar-SA"/>
              </w:rPr>
            </w:pPr>
            <w:ins w:id="58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5889" w:author="Orion" w:date="2011-07-29T16:45:00Z"/>
                <w:rFonts w:ascii="Calibri" w:eastAsia="Times New Roman" w:hAnsi="Calibri" w:cs="Calibri"/>
                <w:color w:val="000000"/>
                <w:kern w:val="0"/>
                <w:sz w:val="22"/>
                <w:szCs w:val="22"/>
                <w:lang w:eastAsia="es-ES" w:bidi="ar-SA"/>
              </w:rPr>
            </w:pPr>
            <w:ins w:id="5890"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5891" w:author="Orion" w:date="2011-07-29T16:45:00Z"/>
                <w:rFonts w:ascii="Calibri" w:eastAsia="Times New Roman" w:hAnsi="Calibri" w:cs="Calibri"/>
                <w:color w:val="000000"/>
                <w:kern w:val="0"/>
                <w:sz w:val="22"/>
                <w:szCs w:val="22"/>
                <w:lang w:eastAsia="es-ES" w:bidi="ar-SA"/>
              </w:rPr>
            </w:pPr>
            <w:ins w:id="5892"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5893" w:author="Orion" w:date="2011-07-29T16:45:00Z"/>
                <w:rFonts w:ascii="Calibri" w:eastAsia="Times New Roman" w:hAnsi="Calibri" w:cs="Calibri"/>
                <w:color w:val="000000"/>
                <w:kern w:val="0"/>
                <w:sz w:val="22"/>
                <w:szCs w:val="22"/>
                <w:lang w:eastAsia="es-ES" w:bidi="ar-SA"/>
              </w:rPr>
            </w:pPr>
            <w:ins w:id="589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5895" w:author="Orion" w:date="2011-07-29T16:45:00Z"/>
                <w:rFonts w:ascii="Calibri" w:eastAsia="Times New Roman" w:hAnsi="Calibri" w:cs="Calibri"/>
                <w:color w:val="000000"/>
                <w:kern w:val="0"/>
                <w:sz w:val="22"/>
                <w:szCs w:val="22"/>
                <w:lang w:eastAsia="es-ES" w:bidi="ar-SA"/>
              </w:rPr>
            </w:pPr>
            <w:ins w:id="5896"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5897" w:author="Orion" w:date="2011-07-29T16:45:00Z"/>
                <w:rFonts w:ascii="Calibri" w:eastAsia="Times New Roman" w:hAnsi="Calibri" w:cs="Calibri"/>
                <w:color w:val="000000"/>
                <w:kern w:val="0"/>
                <w:sz w:val="22"/>
                <w:szCs w:val="22"/>
                <w:lang w:eastAsia="es-ES" w:bidi="ar-SA"/>
              </w:rPr>
            </w:pPr>
            <w:ins w:id="5898"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589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5900" w:author="Orion" w:date="2011-07-29T16:45:00Z"/>
                <w:rFonts w:ascii="Calibri" w:eastAsia="Times New Roman" w:hAnsi="Calibri" w:cs="Calibri"/>
                <w:color w:val="000000"/>
                <w:kern w:val="0"/>
                <w:sz w:val="22"/>
                <w:szCs w:val="22"/>
                <w:lang w:eastAsia="es-ES" w:bidi="ar-SA"/>
              </w:rPr>
            </w:pPr>
            <w:ins w:id="5901"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5902" w:author="Orion" w:date="2011-07-29T16:45:00Z"/>
                <w:rFonts w:ascii="Calibri" w:eastAsia="Times New Roman" w:hAnsi="Calibri" w:cs="Calibri"/>
                <w:color w:val="000000"/>
                <w:kern w:val="0"/>
                <w:sz w:val="22"/>
                <w:szCs w:val="22"/>
                <w:lang w:eastAsia="es-ES" w:bidi="ar-SA"/>
              </w:rPr>
            </w:pPr>
            <w:ins w:id="5903"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5904" w:author="Orion" w:date="2011-07-29T16:45:00Z"/>
                <w:rFonts w:ascii="Calibri" w:eastAsia="Times New Roman" w:hAnsi="Calibri" w:cs="Calibri"/>
                <w:color w:val="000000"/>
                <w:kern w:val="0"/>
                <w:sz w:val="22"/>
                <w:szCs w:val="22"/>
                <w:lang w:eastAsia="es-ES" w:bidi="ar-SA"/>
              </w:rPr>
            </w:pPr>
            <w:ins w:id="59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5906" w:author="Orion" w:date="2011-07-29T16:45:00Z"/>
                <w:rFonts w:ascii="Calibri" w:eastAsia="Times New Roman" w:hAnsi="Calibri" w:cs="Calibri"/>
                <w:color w:val="000000"/>
                <w:kern w:val="0"/>
                <w:sz w:val="22"/>
                <w:szCs w:val="22"/>
                <w:lang w:eastAsia="es-ES" w:bidi="ar-SA"/>
              </w:rPr>
            </w:pPr>
            <w:ins w:id="5907"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5908" w:author="Orion" w:date="2011-07-29T16:45:00Z"/>
                <w:rFonts w:ascii="Calibri" w:eastAsia="Times New Roman" w:hAnsi="Calibri" w:cs="Calibri"/>
                <w:color w:val="000000"/>
                <w:kern w:val="0"/>
                <w:sz w:val="22"/>
                <w:szCs w:val="22"/>
                <w:lang w:eastAsia="es-ES" w:bidi="ar-SA"/>
              </w:rPr>
            </w:pPr>
            <w:ins w:id="5909"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5910" w:author="Orion" w:date="2011-07-29T16:45:00Z"/>
                <w:rFonts w:ascii="Calibri" w:eastAsia="Times New Roman" w:hAnsi="Calibri" w:cs="Calibri"/>
                <w:color w:val="000000"/>
                <w:kern w:val="0"/>
                <w:sz w:val="22"/>
                <w:szCs w:val="22"/>
                <w:lang w:eastAsia="es-ES" w:bidi="ar-SA"/>
              </w:rPr>
            </w:pPr>
            <w:ins w:id="591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5912" w:author="Orion" w:date="2011-07-29T16:45:00Z"/>
                <w:rFonts w:ascii="Calibri" w:eastAsia="Times New Roman" w:hAnsi="Calibri" w:cs="Calibri"/>
                <w:color w:val="000000"/>
                <w:kern w:val="0"/>
                <w:sz w:val="22"/>
                <w:szCs w:val="22"/>
                <w:lang w:eastAsia="es-ES" w:bidi="ar-SA"/>
              </w:rPr>
            </w:pPr>
            <w:ins w:id="5913"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5914" w:author="Orion" w:date="2011-07-29T16:45:00Z"/>
                <w:rFonts w:ascii="Calibri" w:eastAsia="Times New Roman" w:hAnsi="Calibri" w:cs="Calibri"/>
                <w:color w:val="000000"/>
                <w:kern w:val="0"/>
                <w:sz w:val="22"/>
                <w:szCs w:val="22"/>
                <w:lang w:eastAsia="es-ES" w:bidi="ar-SA"/>
              </w:rPr>
            </w:pPr>
            <w:ins w:id="5915"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591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5917" w:author="Orion" w:date="2011-07-29T16:45:00Z"/>
                <w:rFonts w:ascii="Calibri" w:eastAsia="Times New Roman" w:hAnsi="Calibri" w:cs="Calibri"/>
                <w:color w:val="000000"/>
                <w:kern w:val="0"/>
                <w:sz w:val="22"/>
                <w:szCs w:val="22"/>
                <w:lang w:eastAsia="es-ES" w:bidi="ar-SA"/>
              </w:rPr>
            </w:pPr>
            <w:ins w:id="5918"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5919" w:author="Orion" w:date="2011-07-29T16:45:00Z"/>
                <w:rFonts w:ascii="Calibri" w:eastAsia="Times New Roman" w:hAnsi="Calibri" w:cs="Calibri"/>
                <w:color w:val="000000"/>
                <w:kern w:val="0"/>
                <w:sz w:val="22"/>
                <w:szCs w:val="22"/>
                <w:lang w:eastAsia="es-ES" w:bidi="ar-SA"/>
              </w:rPr>
            </w:pPr>
            <w:ins w:id="5920"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5921" w:author="Orion" w:date="2011-07-29T16:45:00Z"/>
                <w:rFonts w:ascii="Calibri" w:eastAsia="Times New Roman" w:hAnsi="Calibri" w:cs="Calibri"/>
                <w:color w:val="000000"/>
                <w:kern w:val="0"/>
                <w:sz w:val="22"/>
                <w:szCs w:val="22"/>
                <w:lang w:eastAsia="es-ES" w:bidi="ar-SA"/>
              </w:rPr>
            </w:pPr>
            <w:ins w:id="59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5923" w:author="Orion" w:date="2011-07-29T16:45:00Z"/>
                <w:rFonts w:ascii="Calibri" w:eastAsia="Times New Roman" w:hAnsi="Calibri" w:cs="Calibri"/>
                <w:color w:val="000000"/>
                <w:kern w:val="0"/>
                <w:sz w:val="22"/>
                <w:szCs w:val="22"/>
                <w:lang w:eastAsia="es-ES" w:bidi="ar-SA"/>
              </w:rPr>
            </w:pPr>
            <w:ins w:id="5924"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5925" w:author="Orion" w:date="2011-07-29T16:45:00Z"/>
                <w:rFonts w:ascii="Calibri" w:eastAsia="Times New Roman" w:hAnsi="Calibri" w:cs="Calibri"/>
                <w:color w:val="000000"/>
                <w:kern w:val="0"/>
                <w:sz w:val="22"/>
                <w:szCs w:val="22"/>
                <w:lang w:eastAsia="es-ES" w:bidi="ar-SA"/>
              </w:rPr>
            </w:pPr>
            <w:ins w:id="5926"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5927" w:author="Orion" w:date="2011-07-29T16:45:00Z"/>
                <w:rFonts w:ascii="Calibri" w:eastAsia="Times New Roman" w:hAnsi="Calibri" w:cs="Calibri"/>
                <w:color w:val="000000"/>
                <w:kern w:val="0"/>
                <w:sz w:val="22"/>
                <w:szCs w:val="22"/>
                <w:lang w:eastAsia="es-ES" w:bidi="ar-SA"/>
              </w:rPr>
            </w:pPr>
            <w:ins w:id="592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5929" w:author="Orion" w:date="2011-07-29T16:45:00Z"/>
                <w:rFonts w:ascii="Calibri" w:eastAsia="Times New Roman" w:hAnsi="Calibri" w:cs="Calibri"/>
                <w:color w:val="000000"/>
                <w:kern w:val="0"/>
                <w:sz w:val="22"/>
                <w:szCs w:val="22"/>
                <w:lang w:eastAsia="es-ES" w:bidi="ar-SA"/>
              </w:rPr>
            </w:pPr>
            <w:ins w:id="5930"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5931" w:author="Orion" w:date="2011-07-29T16:45:00Z"/>
                <w:rFonts w:ascii="Calibri" w:eastAsia="Times New Roman" w:hAnsi="Calibri" w:cs="Calibri"/>
                <w:color w:val="000000"/>
                <w:kern w:val="0"/>
                <w:sz w:val="22"/>
                <w:szCs w:val="22"/>
                <w:lang w:eastAsia="es-ES" w:bidi="ar-SA"/>
              </w:rPr>
            </w:pPr>
            <w:ins w:id="5932"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593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5934" w:author="Orion" w:date="2011-07-29T16:45:00Z"/>
                <w:rFonts w:ascii="Calibri" w:eastAsia="Times New Roman" w:hAnsi="Calibri" w:cs="Calibri"/>
                <w:color w:val="000000"/>
                <w:kern w:val="0"/>
                <w:sz w:val="22"/>
                <w:szCs w:val="22"/>
                <w:lang w:eastAsia="es-ES" w:bidi="ar-SA"/>
              </w:rPr>
            </w:pPr>
            <w:ins w:id="5935"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5936" w:author="Orion" w:date="2011-07-29T16:45:00Z"/>
                <w:rFonts w:ascii="Calibri" w:eastAsia="Times New Roman" w:hAnsi="Calibri" w:cs="Calibri"/>
                <w:color w:val="000000"/>
                <w:kern w:val="0"/>
                <w:sz w:val="22"/>
                <w:szCs w:val="22"/>
                <w:lang w:eastAsia="es-ES" w:bidi="ar-SA"/>
              </w:rPr>
            </w:pPr>
            <w:ins w:id="5937"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5938" w:author="Orion" w:date="2011-07-29T16:45:00Z"/>
                <w:rFonts w:ascii="Calibri" w:eastAsia="Times New Roman" w:hAnsi="Calibri" w:cs="Calibri"/>
                <w:color w:val="000000"/>
                <w:kern w:val="0"/>
                <w:sz w:val="22"/>
                <w:szCs w:val="22"/>
                <w:lang w:eastAsia="es-ES" w:bidi="ar-SA"/>
              </w:rPr>
            </w:pPr>
            <w:ins w:id="59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5940" w:author="Orion" w:date="2011-07-29T16:45:00Z"/>
                <w:rFonts w:ascii="Calibri" w:eastAsia="Times New Roman" w:hAnsi="Calibri" w:cs="Calibri"/>
                <w:color w:val="000000"/>
                <w:kern w:val="0"/>
                <w:sz w:val="22"/>
                <w:szCs w:val="22"/>
                <w:lang w:eastAsia="es-ES" w:bidi="ar-SA"/>
              </w:rPr>
            </w:pPr>
            <w:ins w:id="5941"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5942" w:author="Orion" w:date="2011-07-29T16:45:00Z"/>
                <w:rFonts w:ascii="Calibri" w:eastAsia="Times New Roman" w:hAnsi="Calibri" w:cs="Calibri"/>
                <w:color w:val="000000"/>
                <w:kern w:val="0"/>
                <w:sz w:val="22"/>
                <w:szCs w:val="22"/>
                <w:lang w:eastAsia="es-ES" w:bidi="ar-SA"/>
              </w:rPr>
            </w:pPr>
            <w:ins w:id="5943"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5944" w:author="Orion" w:date="2011-07-29T16:45:00Z"/>
                <w:rFonts w:ascii="Calibri" w:eastAsia="Times New Roman" w:hAnsi="Calibri" w:cs="Calibri"/>
                <w:color w:val="000000"/>
                <w:kern w:val="0"/>
                <w:sz w:val="22"/>
                <w:szCs w:val="22"/>
                <w:lang w:eastAsia="es-ES" w:bidi="ar-SA"/>
              </w:rPr>
            </w:pPr>
            <w:ins w:id="594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5946" w:author="Orion" w:date="2011-07-29T16:45:00Z"/>
                <w:rFonts w:ascii="Calibri" w:eastAsia="Times New Roman" w:hAnsi="Calibri" w:cs="Calibri"/>
                <w:color w:val="000000"/>
                <w:kern w:val="0"/>
                <w:sz w:val="22"/>
                <w:szCs w:val="22"/>
                <w:lang w:eastAsia="es-ES" w:bidi="ar-SA"/>
              </w:rPr>
            </w:pPr>
            <w:ins w:id="594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5948" w:author="Orion" w:date="2011-07-29T16:45:00Z"/>
                <w:rFonts w:ascii="Calibri" w:eastAsia="Times New Roman" w:hAnsi="Calibri" w:cs="Calibri"/>
                <w:color w:val="000000"/>
                <w:kern w:val="0"/>
                <w:sz w:val="22"/>
                <w:szCs w:val="22"/>
                <w:lang w:eastAsia="es-ES" w:bidi="ar-SA"/>
              </w:rPr>
            </w:pPr>
            <w:ins w:id="594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595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5951" w:author="Orion" w:date="2011-07-29T16:45:00Z"/>
                <w:rFonts w:ascii="Calibri" w:eastAsia="Times New Roman" w:hAnsi="Calibri" w:cs="Calibri"/>
                <w:color w:val="000000"/>
                <w:kern w:val="0"/>
                <w:sz w:val="22"/>
                <w:szCs w:val="22"/>
                <w:lang w:eastAsia="es-ES" w:bidi="ar-SA"/>
              </w:rPr>
            </w:pPr>
            <w:ins w:id="5952"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5953" w:author="Orion" w:date="2011-07-29T16:45:00Z"/>
                <w:rFonts w:ascii="Calibri" w:eastAsia="Times New Roman" w:hAnsi="Calibri" w:cs="Calibri"/>
                <w:color w:val="000000"/>
                <w:kern w:val="0"/>
                <w:sz w:val="22"/>
                <w:szCs w:val="22"/>
                <w:lang w:eastAsia="es-ES" w:bidi="ar-SA"/>
              </w:rPr>
            </w:pPr>
            <w:ins w:id="5954"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5955" w:author="Orion" w:date="2011-07-29T16:45:00Z"/>
                <w:rFonts w:ascii="Calibri" w:eastAsia="Times New Roman" w:hAnsi="Calibri" w:cs="Calibri"/>
                <w:color w:val="000000"/>
                <w:kern w:val="0"/>
                <w:sz w:val="22"/>
                <w:szCs w:val="22"/>
                <w:lang w:eastAsia="es-ES" w:bidi="ar-SA"/>
              </w:rPr>
            </w:pPr>
            <w:ins w:id="59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5957" w:author="Orion" w:date="2011-07-29T16:45:00Z"/>
                <w:rFonts w:ascii="Calibri" w:eastAsia="Times New Roman" w:hAnsi="Calibri" w:cs="Calibri"/>
                <w:color w:val="000000"/>
                <w:kern w:val="0"/>
                <w:sz w:val="22"/>
                <w:szCs w:val="22"/>
                <w:lang w:eastAsia="es-ES" w:bidi="ar-SA"/>
              </w:rPr>
            </w:pPr>
            <w:ins w:id="5958"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5959" w:author="Orion" w:date="2011-07-29T16:45:00Z"/>
                <w:rFonts w:ascii="Calibri" w:eastAsia="Times New Roman" w:hAnsi="Calibri" w:cs="Calibri"/>
                <w:color w:val="000000"/>
                <w:kern w:val="0"/>
                <w:sz w:val="22"/>
                <w:szCs w:val="22"/>
                <w:lang w:eastAsia="es-ES" w:bidi="ar-SA"/>
              </w:rPr>
            </w:pPr>
            <w:ins w:id="5960"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5961" w:author="Orion" w:date="2011-07-29T16:45:00Z"/>
                <w:rFonts w:ascii="Calibri" w:eastAsia="Times New Roman" w:hAnsi="Calibri" w:cs="Calibri"/>
                <w:color w:val="000000"/>
                <w:kern w:val="0"/>
                <w:sz w:val="22"/>
                <w:szCs w:val="22"/>
                <w:lang w:eastAsia="es-ES" w:bidi="ar-SA"/>
              </w:rPr>
            </w:pPr>
            <w:ins w:id="596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5963" w:author="Orion" w:date="2011-07-29T16:45:00Z"/>
                <w:rFonts w:ascii="Calibri" w:eastAsia="Times New Roman" w:hAnsi="Calibri" w:cs="Calibri"/>
                <w:color w:val="000000"/>
                <w:kern w:val="0"/>
                <w:sz w:val="22"/>
                <w:szCs w:val="22"/>
                <w:lang w:eastAsia="es-ES" w:bidi="ar-SA"/>
              </w:rPr>
            </w:pPr>
            <w:ins w:id="596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5965" w:author="Orion" w:date="2011-07-29T16:45:00Z"/>
                <w:rFonts w:ascii="Calibri" w:eastAsia="Times New Roman" w:hAnsi="Calibri" w:cs="Calibri"/>
                <w:color w:val="000000"/>
                <w:kern w:val="0"/>
                <w:sz w:val="22"/>
                <w:szCs w:val="22"/>
                <w:lang w:eastAsia="es-ES" w:bidi="ar-SA"/>
              </w:rPr>
            </w:pPr>
            <w:ins w:id="596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596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5968" w:author="Orion" w:date="2011-07-29T16:45:00Z"/>
                <w:rFonts w:ascii="Calibri" w:eastAsia="Times New Roman" w:hAnsi="Calibri" w:cs="Calibri"/>
                <w:color w:val="000000"/>
                <w:kern w:val="0"/>
                <w:sz w:val="22"/>
                <w:szCs w:val="22"/>
                <w:lang w:eastAsia="es-ES" w:bidi="ar-SA"/>
              </w:rPr>
            </w:pPr>
            <w:ins w:id="5969"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5970" w:author="Orion" w:date="2011-07-29T16:45:00Z"/>
                <w:rFonts w:ascii="Calibri" w:eastAsia="Times New Roman" w:hAnsi="Calibri" w:cs="Calibri"/>
                <w:color w:val="000000"/>
                <w:kern w:val="0"/>
                <w:sz w:val="22"/>
                <w:szCs w:val="22"/>
                <w:lang w:eastAsia="es-ES" w:bidi="ar-SA"/>
              </w:rPr>
            </w:pPr>
            <w:ins w:id="5971"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5972" w:author="Orion" w:date="2011-07-29T16:45:00Z"/>
                <w:rFonts w:ascii="Calibri" w:eastAsia="Times New Roman" w:hAnsi="Calibri" w:cs="Calibri"/>
                <w:color w:val="000000"/>
                <w:kern w:val="0"/>
                <w:sz w:val="22"/>
                <w:szCs w:val="22"/>
                <w:lang w:eastAsia="es-ES" w:bidi="ar-SA"/>
              </w:rPr>
            </w:pPr>
            <w:ins w:id="59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5974" w:author="Orion" w:date="2011-07-29T16:45:00Z"/>
                <w:rFonts w:ascii="Calibri" w:eastAsia="Times New Roman" w:hAnsi="Calibri" w:cs="Calibri"/>
                <w:color w:val="000000"/>
                <w:kern w:val="0"/>
                <w:sz w:val="22"/>
                <w:szCs w:val="22"/>
                <w:lang w:eastAsia="es-ES" w:bidi="ar-SA"/>
              </w:rPr>
            </w:pPr>
            <w:ins w:id="5975"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5976" w:author="Orion" w:date="2011-07-29T16:45:00Z"/>
                <w:rFonts w:ascii="Calibri" w:eastAsia="Times New Roman" w:hAnsi="Calibri" w:cs="Calibri"/>
                <w:color w:val="000000"/>
                <w:kern w:val="0"/>
                <w:sz w:val="22"/>
                <w:szCs w:val="22"/>
                <w:lang w:eastAsia="es-ES" w:bidi="ar-SA"/>
              </w:rPr>
            </w:pPr>
            <w:ins w:id="5977"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5978" w:author="Orion" w:date="2011-07-29T16:45:00Z"/>
                <w:rFonts w:ascii="Calibri" w:eastAsia="Times New Roman" w:hAnsi="Calibri" w:cs="Calibri"/>
                <w:color w:val="000000"/>
                <w:kern w:val="0"/>
                <w:sz w:val="22"/>
                <w:szCs w:val="22"/>
                <w:lang w:eastAsia="es-ES" w:bidi="ar-SA"/>
              </w:rPr>
            </w:pPr>
            <w:ins w:id="597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5980" w:author="Orion" w:date="2011-07-29T16:45:00Z"/>
                <w:rFonts w:ascii="Calibri" w:eastAsia="Times New Roman" w:hAnsi="Calibri" w:cs="Calibri"/>
                <w:color w:val="000000"/>
                <w:kern w:val="0"/>
                <w:sz w:val="22"/>
                <w:szCs w:val="22"/>
                <w:lang w:eastAsia="es-ES" w:bidi="ar-SA"/>
              </w:rPr>
            </w:pPr>
            <w:ins w:id="598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5982" w:author="Orion" w:date="2011-07-29T16:45:00Z"/>
                <w:rFonts w:ascii="Calibri" w:eastAsia="Times New Roman" w:hAnsi="Calibri" w:cs="Calibri"/>
                <w:color w:val="000000"/>
                <w:kern w:val="0"/>
                <w:sz w:val="22"/>
                <w:szCs w:val="22"/>
                <w:lang w:eastAsia="es-ES" w:bidi="ar-SA"/>
              </w:rPr>
            </w:pPr>
            <w:ins w:id="598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598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5985" w:author="Orion" w:date="2011-07-29T16:45:00Z"/>
                <w:rFonts w:ascii="Calibri" w:eastAsia="Times New Roman" w:hAnsi="Calibri" w:cs="Calibri"/>
                <w:color w:val="000000"/>
                <w:kern w:val="0"/>
                <w:sz w:val="22"/>
                <w:szCs w:val="22"/>
                <w:lang w:eastAsia="es-ES" w:bidi="ar-SA"/>
              </w:rPr>
            </w:pPr>
            <w:ins w:id="5986"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5987" w:author="Orion" w:date="2011-07-29T16:45:00Z"/>
                <w:rFonts w:ascii="Calibri" w:eastAsia="Times New Roman" w:hAnsi="Calibri" w:cs="Calibri"/>
                <w:color w:val="000000"/>
                <w:kern w:val="0"/>
                <w:sz w:val="22"/>
                <w:szCs w:val="22"/>
                <w:lang w:eastAsia="es-ES" w:bidi="ar-SA"/>
              </w:rPr>
            </w:pPr>
            <w:ins w:id="5988"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5989" w:author="Orion" w:date="2011-07-29T16:45:00Z"/>
                <w:rFonts w:ascii="Calibri" w:eastAsia="Times New Roman" w:hAnsi="Calibri" w:cs="Calibri"/>
                <w:color w:val="000000"/>
                <w:kern w:val="0"/>
                <w:sz w:val="22"/>
                <w:szCs w:val="22"/>
                <w:lang w:eastAsia="es-ES" w:bidi="ar-SA"/>
              </w:rPr>
            </w:pPr>
            <w:ins w:id="59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5991" w:author="Orion" w:date="2011-07-29T16:45:00Z"/>
                <w:rFonts w:ascii="Calibri" w:eastAsia="Times New Roman" w:hAnsi="Calibri" w:cs="Calibri"/>
                <w:color w:val="000000"/>
                <w:kern w:val="0"/>
                <w:sz w:val="22"/>
                <w:szCs w:val="22"/>
                <w:lang w:eastAsia="es-ES" w:bidi="ar-SA"/>
              </w:rPr>
            </w:pPr>
            <w:ins w:id="5992"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5993" w:author="Orion" w:date="2011-07-29T16:45:00Z"/>
                <w:rFonts w:ascii="Calibri" w:eastAsia="Times New Roman" w:hAnsi="Calibri" w:cs="Calibri"/>
                <w:color w:val="000000"/>
                <w:kern w:val="0"/>
                <w:sz w:val="22"/>
                <w:szCs w:val="22"/>
                <w:lang w:eastAsia="es-ES" w:bidi="ar-SA"/>
              </w:rPr>
            </w:pPr>
            <w:ins w:id="5994"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5995" w:author="Orion" w:date="2011-07-29T16:45:00Z"/>
                <w:rFonts w:ascii="Calibri" w:eastAsia="Times New Roman" w:hAnsi="Calibri" w:cs="Calibri"/>
                <w:color w:val="000000"/>
                <w:kern w:val="0"/>
                <w:sz w:val="22"/>
                <w:szCs w:val="22"/>
                <w:lang w:eastAsia="es-ES" w:bidi="ar-SA"/>
              </w:rPr>
            </w:pPr>
            <w:ins w:id="599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5997" w:author="Orion" w:date="2011-07-29T16:45:00Z"/>
                <w:rFonts w:ascii="Calibri" w:eastAsia="Times New Roman" w:hAnsi="Calibri" w:cs="Calibri"/>
                <w:color w:val="000000"/>
                <w:kern w:val="0"/>
                <w:sz w:val="22"/>
                <w:szCs w:val="22"/>
                <w:lang w:eastAsia="es-ES" w:bidi="ar-SA"/>
              </w:rPr>
            </w:pPr>
            <w:ins w:id="599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5999" w:author="Orion" w:date="2011-07-29T16:45:00Z"/>
                <w:rFonts w:ascii="Calibri" w:eastAsia="Times New Roman" w:hAnsi="Calibri" w:cs="Calibri"/>
                <w:color w:val="000000"/>
                <w:kern w:val="0"/>
                <w:sz w:val="22"/>
                <w:szCs w:val="22"/>
                <w:lang w:eastAsia="es-ES" w:bidi="ar-SA"/>
              </w:rPr>
            </w:pPr>
            <w:ins w:id="600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600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6002" w:author="Orion" w:date="2011-07-29T16:45:00Z"/>
                <w:rFonts w:ascii="Calibri" w:eastAsia="Times New Roman" w:hAnsi="Calibri" w:cs="Calibri"/>
                <w:color w:val="000000"/>
                <w:kern w:val="0"/>
                <w:sz w:val="22"/>
                <w:szCs w:val="22"/>
                <w:lang w:eastAsia="es-ES" w:bidi="ar-SA"/>
              </w:rPr>
            </w:pPr>
            <w:ins w:id="6003"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6004" w:author="Orion" w:date="2011-07-29T16:45:00Z"/>
                <w:rFonts w:ascii="Calibri" w:eastAsia="Times New Roman" w:hAnsi="Calibri" w:cs="Calibri"/>
                <w:color w:val="000000"/>
                <w:kern w:val="0"/>
                <w:sz w:val="22"/>
                <w:szCs w:val="22"/>
                <w:lang w:eastAsia="es-ES" w:bidi="ar-SA"/>
              </w:rPr>
            </w:pPr>
            <w:ins w:id="6005"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6006" w:author="Orion" w:date="2011-07-29T16:45:00Z"/>
                <w:rFonts w:ascii="Calibri" w:eastAsia="Times New Roman" w:hAnsi="Calibri" w:cs="Calibri"/>
                <w:color w:val="000000"/>
                <w:kern w:val="0"/>
                <w:sz w:val="22"/>
                <w:szCs w:val="22"/>
                <w:lang w:eastAsia="es-ES" w:bidi="ar-SA"/>
              </w:rPr>
            </w:pPr>
            <w:ins w:id="600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6008" w:author="Orion" w:date="2011-07-29T16:45:00Z"/>
                <w:rFonts w:ascii="Calibri" w:eastAsia="Times New Roman" w:hAnsi="Calibri" w:cs="Calibri"/>
                <w:color w:val="000000"/>
                <w:kern w:val="0"/>
                <w:sz w:val="22"/>
                <w:szCs w:val="22"/>
                <w:lang w:eastAsia="es-ES" w:bidi="ar-SA"/>
              </w:rPr>
            </w:pPr>
            <w:ins w:id="6009"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6010" w:author="Orion" w:date="2011-07-29T16:45:00Z"/>
                <w:rFonts w:ascii="Calibri" w:eastAsia="Times New Roman" w:hAnsi="Calibri" w:cs="Calibri"/>
                <w:color w:val="000000"/>
                <w:kern w:val="0"/>
                <w:sz w:val="22"/>
                <w:szCs w:val="22"/>
                <w:lang w:eastAsia="es-ES" w:bidi="ar-SA"/>
              </w:rPr>
            </w:pPr>
            <w:ins w:id="6011"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6012" w:author="Orion" w:date="2011-07-29T16:45:00Z"/>
                <w:rFonts w:ascii="Calibri" w:eastAsia="Times New Roman" w:hAnsi="Calibri" w:cs="Calibri"/>
                <w:color w:val="000000"/>
                <w:kern w:val="0"/>
                <w:sz w:val="22"/>
                <w:szCs w:val="22"/>
                <w:lang w:eastAsia="es-ES" w:bidi="ar-SA"/>
              </w:rPr>
            </w:pPr>
            <w:ins w:id="601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6014" w:author="Orion" w:date="2011-07-29T16:45:00Z"/>
                <w:rFonts w:ascii="Calibri" w:eastAsia="Times New Roman" w:hAnsi="Calibri" w:cs="Calibri"/>
                <w:color w:val="000000"/>
                <w:kern w:val="0"/>
                <w:sz w:val="22"/>
                <w:szCs w:val="22"/>
                <w:lang w:eastAsia="es-ES" w:bidi="ar-SA"/>
              </w:rPr>
            </w:pPr>
            <w:ins w:id="601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6016" w:author="Orion" w:date="2011-07-29T16:45:00Z"/>
                <w:rFonts w:ascii="Calibri" w:eastAsia="Times New Roman" w:hAnsi="Calibri" w:cs="Calibri"/>
                <w:color w:val="000000"/>
                <w:kern w:val="0"/>
                <w:sz w:val="22"/>
                <w:szCs w:val="22"/>
                <w:lang w:eastAsia="es-ES" w:bidi="ar-SA"/>
              </w:rPr>
            </w:pPr>
            <w:ins w:id="601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601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6019" w:author="Orion" w:date="2011-07-29T16:45:00Z"/>
                <w:rFonts w:ascii="Calibri" w:eastAsia="Times New Roman" w:hAnsi="Calibri" w:cs="Calibri"/>
                <w:color w:val="000000"/>
                <w:kern w:val="0"/>
                <w:sz w:val="22"/>
                <w:szCs w:val="22"/>
                <w:lang w:eastAsia="es-ES" w:bidi="ar-SA"/>
              </w:rPr>
            </w:pPr>
            <w:ins w:id="6020"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6021" w:author="Orion" w:date="2011-07-29T16:45:00Z"/>
                <w:rFonts w:ascii="Calibri" w:eastAsia="Times New Roman" w:hAnsi="Calibri" w:cs="Calibri"/>
                <w:color w:val="000000"/>
                <w:kern w:val="0"/>
                <w:sz w:val="22"/>
                <w:szCs w:val="22"/>
                <w:lang w:eastAsia="es-ES" w:bidi="ar-SA"/>
              </w:rPr>
            </w:pPr>
            <w:ins w:id="6022"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6023" w:author="Orion" w:date="2011-07-29T16:45:00Z"/>
                <w:rFonts w:ascii="Calibri" w:eastAsia="Times New Roman" w:hAnsi="Calibri" w:cs="Calibri"/>
                <w:color w:val="000000"/>
                <w:kern w:val="0"/>
                <w:sz w:val="22"/>
                <w:szCs w:val="22"/>
                <w:lang w:eastAsia="es-ES" w:bidi="ar-SA"/>
              </w:rPr>
            </w:pPr>
            <w:ins w:id="602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6025" w:author="Orion" w:date="2011-07-29T16:45:00Z"/>
                <w:rFonts w:ascii="Calibri" w:eastAsia="Times New Roman" w:hAnsi="Calibri" w:cs="Calibri"/>
                <w:color w:val="000000"/>
                <w:kern w:val="0"/>
                <w:sz w:val="22"/>
                <w:szCs w:val="22"/>
                <w:lang w:eastAsia="es-ES" w:bidi="ar-SA"/>
              </w:rPr>
            </w:pPr>
            <w:ins w:id="6026"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6027" w:author="Orion" w:date="2011-07-29T16:45:00Z"/>
                <w:rFonts w:ascii="Calibri" w:eastAsia="Times New Roman" w:hAnsi="Calibri" w:cs="Calibri"/>
                <w:color w:val="000000"/>
                <w:kern w:val="0"/>
                <w:sz w:val="22"/>
                <w:szCs w:val="22"/>
                <w:lang w:eastAsia="es-ES" w:bidi="ar-SA"/>
              </w:rPr>
            </w:pPr>
            <w:ins w:id="6028"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6029" w:author="Orion" w:date="2011-07-29T16:45:00Z"/>
                <w:rFonts w:ascii="Calibri" w:eastAsia="Times New Roman" w:hAnsi="Calibri" w:cs="Calibri"/>
                <w:color w:val="000000"/>
                <w:kern w:val="0"/>
                <w:sz w:val="22"/>
                <w:szCs w:val="22"/>
                <w:lang w:eastAsia="es-ES" w:bidi="ar-SA"/>
              </w:rPr>
            </w:pPr>
            <w:ins w:id="603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6031" w:author="Orion" w:date="2011-07-29T16:45:00Z"/>
                <w:rFonts w:ascii="Calibri" w:eastAsia="Times New Roman" w:hAnsi="Calibri" w:cs="Calibri"/>
                <w:color w:val="000000"/>
                <w:kern w:val="0"/>
                <w:sz w:val="22"/>
                <w:szCs w:val="22"/>
                <w:lang w:eastAsia="es-ES" w:bidi="ar-SA"/>
              </w:rPr>
            </w:pPr>
            <w:ins w:id="603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6033" w:author="Orion" w:date="2011-07-29T16:45:00Z"/>
                <w:rFonts w:ascii="Calibri" w:eastAsia="Times New Roman" w:hAnsi="Calibri" w:cs="Calibri"/>
                <w:color w:val="000000"/>
                <w:kern w:val="0"/>
                <w:sz w:val="22"/>
                <w:szCs w:val="22"/>
                <w:lang w:eastAsia="es-ES" w:bidi="ar-SA"/>
              </w:rPr>
            </w:pPr>
            <w:ins w:id="603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603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6036" w:author="Orion" w:date="2011-07-29T16:45:00Z"/>
                <w:rFonts w:ascii="Calibri" w:eastAsia="Times New Roman" w:hAnsi="Calibri" w:cs="Calibri"/>
                <w:color w:val="000000"/>
                <w:kern w:val="0"/>
                <w:sz w:val="22"/>
                <w:szCs w:val="22"/>
                <w:lang w:eastAsia="es-ES" w:bidi="ar-SA"/>
              </w:rPr>
            </w:pPr>
            <w:ins w:id="6037"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6038" w:author="Orion" w:date="2011-07-29T16:45:00Z"/>
                <w:rFonts w:ascii="Calibri" w:eastAsia="Times New Roman" w:hAnsi="Calibri" w:cs="Calibri"/>
                <w:color w:val="000000"/>
                <w:kern w:val="0"/>
                <w:sz w:val="22"/>
                <w:szCs w:val="22"/>
                <w:lang w:eastAsia="es-ES" w:bidi="ar-SA"/>
              </w:rPr>
            </w:pPr>
            <w:ins w:id="6039"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6040" w:author="Orion" w:date="2011-07-29T16:45:00Z"/>
                <w:rFonts w:ascii="Calibri" w:eastAsia="Times New Roman" w:hAnsi="Calibri" w:cs="Calibri"/>
                <w:color w:val="000000"/>
                <w:kern w:val="0"/>
                <w:sz w:val="22"/>
                <w:szCs w:val="22"/>
                <w:lang w:eastAsia="es-ES" w:bidi="ar-SA"/>
              </w:rPr>
            </w:pPr>
            <w:ins w:id="604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6042" w:author="Orion" w:date="2011-07-29T16:45:00Z"/>
                <w:rFonts w:ascii="Calibri" w:eastAsia="Times New Roman" w:hAnsi="Calibri" w:cs="Calibri"/>
                <w:color w:val="000000"/>
                <w:kern w:val="0"/>
                <w:sz w:val="22"/>
                <w:szCs w:val="22"/>
                <w:lang w:eastAsia="es-ES" w:bidi="ar-SA"/>
              </w:rPr>
            </w:pPr>
            <w:ins w:id="6043"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6044" w:author="Orion" w:date="2011-07-29T16:45:00Z"/>
                <w:rFonts w:ascii="Calibri" w:eastAsia="Times New Roman" w:hAnsi="Calibri" w:cs="Calibri"/>
                <w:color w:val="000000"/>
                <w:kern w:val="0"/>
                <w:sz w:val="22"/>
                <w:szCs w:val="22"/>
                <w:lang w:eastAsia="es-ES" w:bidi="ar-SA"/>
              </w:rPr>
            </w:pPr>
            <w:ins w:id="6045"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6046" w:author="Orion" w:date="2011-07-29T16:45:00Z"/>
                <w:rFonts w:ascii="Calibri" w:eastAsia="Times New Roman" w:hAnsi="Calibri" w:cs="Calibri"/>
                <w:color w:val="000000"/>
                <w:kern w:val="0"/>
                <w:sz w:val="22"/>
                <w:szCs w:val="22"/>
                <w:lang w:eastAsia="es-ES" w:bidi="ar-SA"/>
              </w:rPr>
            </w:pPr>
            <w:ins w:id="604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6048" w:author="Orion" w:date="2011-07-29T16:45:00Z"/>
                <w:rFonts w:ascii="Calibri" w:eastAsia="Times New Roman" w:hAnsi="Calibri" w:cs="Calibri"/>
                <w:color w:val="000000"/>
                <w:kern w:val="0"/>
                <w:sz w:val="22"/>
                <w:szCs w:val="22"/>
                <w:lang w:eastAsia="es-ES" w:bidi="ar-SA"/>
              </w:rPr>
            </w:pPr>
            <w:ins w:id="604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6050" w:author="Orion" w:date="2011-07-29T16:45:00Z"/>
                <w:rFonts w:ascii="Calibri" w:eastAsia="Times New Roman" w:hAnsi="Calibri" w:cs="Calibri"/>
                <w:color w:val="000000"/>
                <w:kern w:val="0"/>
                <w:sz w:val="22"/>
                <w:szCs w:val="22"/>
                <w:lang w:eastAsia="es-ES" w:bidi="ar-SA"/>
              </w:rPr>
            </w:pPr>
            <w:ins w:id="605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605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6053" w:author="Orion" w:date="2011-07-29T16:45:00Z"/>
                <w:rFonts w:ascii="Calibri" w:eastAsia="Times New Roman" w:hAnsi="Calibri" w:cs="Calibri"/>
                <w:color w:val="000000"/>
                <w:kern w:val="0"/>
                <w:sz w:val="22"/>
                <w:szCs w:val="22"/>
                <w:lang w:eastAsia="es-ES" w:bidi="ar-SA"/>
              </w:rPr>
            </w:pPr>
            <w:ins w:id="6054"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6055" w:author="Orion" w:date="2011-07-29T16:45:00Z"/>
                <w:rFonts w:ascii="Calibri" w:eastAsia="Times New Roman" w:hAnsi="Calibri" w:cs="Calibri"/>
                <w:color w:val="000000"/>
                <w:kern w:val="0"/>
                <w:sz w:val="22"/>
                <w:szCs w:val="22"/>
                <w:lang w:eastAsia="es-ES" w:bidi="ar-SA"/>
              </w:rPr>
            </w:pPr>
            <w:ins w:id="6056"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6057" w:author="Orion" w:date="2011-07-29T16:45:00Z"/>
                <w:rFonts w:ascii="Calibri" w:eastAsia="Times New Roman" w:hAnsi="Calibri" w:cs="Calibri"/>
                <w:color w:val="000000"/>
                <w:kern w:val="0"/>
                <w:sz w:val="22"/>
                <w:szCs w:val="22"/>
                <w:lang w:eastAsia="es-ES" w:bidi="ar-SA"/>
              </w:rPr>
            </w:pPr>
            <w:ins w:id="605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6059" w:author="Orion" w:date="2011-07-29T16:45:00Z"/>
                <w:rFonts w:ascii="Calibri" w:eastAsia="Times New Roman" w:hAnsi="Calibri" w:cs="Calibri"/>
                <w:color w:val="000000"/>
                <w:kern w:val="0"/>
                <w:sz w:val="22"/>
                <w:szCs w:val="22"/>
                <w:lang w:eastAsia="es-ES" w:bidi="ar-SA"/>
              </w:rPr>
            </w:pPr>
            <w:ins w:id="6060"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6061" w:author="Orion" w:date="2011-07-29T16:45:00Z"/>
                <w:rFonts w:ascii="Calibri" w:eastAsia="Times New Roman" w:hAnsi="Calibri" w:cs="Calibri"/>
                <w:color w:val="000000"/>
                <w:kern w:val="0"/>
                <w:sz w:val="22"/>
                <w:szCs w:val="22"/>
                <w:lang w:eastAsia="es-ES" w:bidi="ar-SA"/>
              </w:rPr>
            </w:pPr>
            <w:ins w:id="6062"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6063" w:author="Orion" w:date="2011-07-29T16:45:00Z"/>
                <w:rFonts w:ascii="Calibri" w:eastAsia="Times New Roman" w:hAnsi="Calibri" w:cs="Calibri"/>
                <w:color w:val="000000"/>
                <w:kern w:val="0"/>
                <w:sz w:val="22"/>
                <w:szCs w:val="22"/>
                <w:lang w:eastAsia="es-ES" w:bidi="ar-SA"/>
              </w:rPr>
            </w:pPr>
            <w:ins w:id="606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6065" w:author="Orion" w:date="2011-07-29T16:45:00Z"/>
                <w:rFonts w:ascii="Calibri" w:eastAsia="Times New Roman" w:hAnsi="Calibri" w:cs="Calibri"/>
                <w:color w:val="000000"/>
                <w:kern w:val="0"/>
                <w:sz w:val="22"/>
                <w:szCs w:val="22"/>
                <w:lang w:eastAsia="es-ES" w:bidi="ar-SA"/>
              </w:rPr>
            </w:pPr>
            <w:ins w:id="606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6067" w:author="Orion" w:date="2011-07-29T16:45:00Z"/>
                <w:rFonts w:ascii="Calibri" w:eastAsia="Times New Roman" w:hAnsi="Calibri" w:cs="Calibri"/>
                <w:color w:val="000000"/>
                <w:kern w:val="0"/>
                <w:sz w:val="22"/>
                <w:szCs w:val="22"/>
                <w:lang w:eastAsia="es-ES" w:bidi="ar-SA"/>
              </w:rPr>
            </w:pPr>
            <w:ins w:id="606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606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6070" w:author="Orion" w:date="2011-07-29T16:45:00Z"/>
                <w:rFonts w:ascii="Calibri" w:eastAsia="Times New Roman" w:hAnsi="Calibri" w:cs="Calibri"/>
                <w:color w:val="000000"/>
                <w:kern w:val="0"/>
                <w:sz w:val="22"/>
                <w:szCs w:val="22"/>
                <w:lang w:eastAsia="es-ES" w:bidi="ar-SA"/>
              </w:rPr>
            </w:pPr>
            <w:ins w:id="6071"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6072" w:author="Orion" w:date="2011-07-29T16:45:00Z"/>
                <w:rFonts w:ascii="Calibri" w:eastAsia="Times New Roman" w:hAnsi="Calibri" w:cs="Calibri"/>
                <w:color w:val="000000"/>
                <w:kern w:val="0"/>
                <w:sz w:val="22"/>
                <w:szCs w:val="22"/>
                <w:lang w:eastAsia="es-ES" w:bidi="ar-SA"/>
              </w:rPr>
            </w:pPr>
            <w:ins w:id="6073"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6074" w:author="Orion" w:date="2011-07-29T16:45:00Z"/>
                <w:rFonts w:ascii="Calibri" w:eastAsia="Times New Roman" w:hAnsi="Calibri" w:cs="Calibri"/>
                <w:color w:val="000000"/>
                <w:kern w:val="0"/>
                <w:sz w:val="22"/>
                <w:szCs w:val="22"/>
                <w:lang w:eastAsia="es-ES" w:bidi="ar-SA"/>
              </w:rPr>
            </w:pPr>
            <w:ins w:id="607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6076" w:author="Orion" w:date="2011-07-29T16:45:00Z"/>
                <w:rFonts w:ascii="Calibri" w:eastAsia="Times New Roman" w:hAnsi="Calibri" w:cs="Calibri"/>
                <w:color w:val="000000"/>
                <w:kern w:val="0"/>
                <w:sz w:val="22"/>
                <w:szCs w:val="22"/>
                <w:lang w:eastAsia="es-ES" w:bidi="ar-SA"/>
              </w:rPr>
            </w:pPr>
            <w:ins w:id="6077"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6078" w:author="Orion" w:date="2011-07-29T16:45:00Z"/>
                <w:rFonts w:ascii="Calibri" w:eastAsia="Times New Roman" w:hAnsi="Calibri" w:cs="Calibri"/>
                <w:color w:val="000000"/>
                <w:kern w:val="0"/>
                <w:sz w:val="22"/>
                <w:szCs w:val="22"/>
                <w:lang w:eastAsia="es-ES" w:bidi="ar-SA"/>
              </w:rPr>
            </w:pPr>
            <w:ins w:id="6079"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6080" w:author="Orion" w:date="2011-07-29T16:45:00Z"/>
                <w:rFonts w:ascii="Calibri" w:eastAsia="Times New Roman" w:hAnsi="Calibri" w:cs="Calibri"/>
                <w:color w:val="000000"/>
                <w:kern w:val="0"/>
                <w:sz w:val="22"/>
                <w:szCs w:val="22"/>
                <w:lang w:eastAsia="es-ES" w:bidi="ar-SA"/>
              </w:rPr>
            </w:pPr>
            <w:ins w:id="608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6082" w:author="Orion" w:date="2011-07-29T16:45:00Z"/>
                <w:rFonts w:ascii="Calibri" w:eastAsia="Times New Roman" w:hAnsi="Calibri" w:cs="Calibri"/>
                <w:color w:val="000000"/>
                <w:kern w:val="0"/>
                <w:sz w:val="22"/>
                <w:szCs w:val="22"/>
                <w:lang w:eastAsia="es-ES" w:bidi="ar-SA"/>
              </w:rPr>
            </w:pPr>
            <w:ins w:id="608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6084" w:author="Orion" w:date="2011-07-29T16:45:00Z"/>
                <w:rFonts w:ascii="Calibri" w:eastAsia="Times New Roman" w:hAnsi="Calibri" w:cs="Calibri"/>
                <w:color w:val="000000"/>
                <w:kern w:val="0"/>
                <w:sz w:val="22"/>
                <w:szCs w:val="22"/>
                <w:lang w:eastAsia="es-ES" w:bidi="ar-SA"/>
              </w:rPr>
            </w:pPr>
            <w:ins w:id="608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608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6087" w:author="Orion" w:date="2011-07-29T16:45:00Z"/>
                <w:rFonts w:ascii="Calibri" w:eastAsia="Times New Roman" w:hAnsi="Calibri" w:cs="Calibri"/>
                <w:color w:val="000000"/>
                <w:kern w:val="0"/>
                <w:sz w:val="22"/>
                <w:szCs w:val="22"/>
                <w:lang w:eastAsia="es-ES" w:bidi="ar-SA"/>
              </w:rPr>
            </w:pPr>
            <w:ins w:id="6088"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6089" w:author="Orion" w:date="2011-07-29T16:45:00Z"/>
                <w:rFonts w:ascii="Calibri" w:eastAsia="Times New Roman" w:hAnsi="Calibri" w:cs="Calibri"/>
                <w:color w:val="000000"/>
                <w:kern w:val="0"/>
                <w:sz w:val="22"/>
                <w:szCs w:val="22"/>
                <w:lang w:eastAsia="es-ES" w:bidi="ar-SA"/>
              </w:rPr>
            </w:pPr>
            <w:ins w:id="6090"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6091" w:author="Orion" w:date="2011-07-29T16:45:00Z"/>
                <w:rFonts w:ascii="Calibri" w:eastAsia="Times New Roman" w:hAnsi="Calibri" w:cs="Calibri"/>
                <w:color w:val="000000"/>
                <w:kern w:val="0"/>
                <w:sz w:val="22"/>
                <w:szCs w:val="22"/>
                <w:lang w:eastAsia="es-ES" w:bidi="ar-SA"/>
              </w:rPr>
            </w:pPr>
            <w:ins w:id="609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6093" w:author="Orion" w:date="2011-07-29T16:45:00Z"/>
                <w:rFonts w:ascii="Calibri" w:eastAsia="Times New Roman" w:hAnsi="Calibri" w:cs="Calibri"/>
                <w:color w:val="000000"/>
                <w:kern w:val="0"/>
                <w:sz w:val="22"/>
                <w:szCs w:val="22"/>
                <w:lang w:eastAsia="es-ES" w:bidi="ar-SA"/>
              </w:rPr>
            </w:pPr>
            <w:ins w:id="6094"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6095" w:author="Orion" w:date="2011-07-29T16:45:00Z"/>
                <w:rFonts w:ascii="Calibri" w:eastAsia="Times New Roman" w:hAnsi="Calibri" w:cs="Calibri"/>
                <w:color w:val="000000"/>
                <w:kern w:val="0"/>
                <w:sz w:val="22"/>
                <w:szCs w:val="22"/>
                <w:lang w:eastAsia="es-ES" w:bidi="ar-SA"/>
              </w:rPr>
            </w:pPr>
            <w:ins w:id="6096"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6097" w:author="Orion" w:date="2011-07-29T16:45:00Z"/>
                <w:rFonts w:ascii="Calibri" w:eastAsia="Times New Roman" w:hAnsi="Calibri" w:cs="Calibri"/>
                <w:color w:val="000000"/>
                <w:kern w:val="0"/>
                <w:sz w:val="22"/>
                <w:szCs w:val="22"/>
                <w:lang w:eastAsia="es-ES" w:bidi="ar-SA"/>
              </w:rPr>
            </w:pPr>
            <w:ins w:id="609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6099" w:author="Orion" w:date="2011-07-29T16:45:00Z"/>
                <w:rFonts w:ascii="Calibri" w:eastAsia="Times New Roman" w:hAnsi="Calibri" w:cs="Calibri"/>
                <w:color w:val="000000"/>
                <w:kern w:val="0"/>
                <w:sz w:val="22"/>
                <w:szCs w:val="22"/>
                <w:lang w:eastAsia="es-ES" w:bidi="ar-SA"/>
              </w:rPr>
            </w:pPr>
            <w:ins w:id="610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6101" w:author="Orion" w:date="2011-07-29T16:45:00Z"/>
                <w:rFonts w:ascii="Calibri" w:eastAsia="Times New Roman" w:hAnsi="Calibri" w:cs="Calibri"/>
                <w:color w:val="000000"/>
                <w:kern w:val="0"/>
                <w:sz w:val="22"/>
                <w:szCs w:val="22"/>
                <w:lang w:eastAsia="es-ES" w:bidi="ar-SA"/>
              </w:rPr>
            </w:pPr>
            <w:ins w:id="610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610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6104" w:author="Orion" w:date="2011-07-29T16:45:00Z"/>
                <w:rFonts w:ascii="Calibri" w:eastAsia="Times New Roman" w:hAnsi="Calibri" w:cs="Calibri"/>
                <w:color w:val="000000"/>
                <w:kern w:val="0"/>
                <w:sz w:val="22"/>
                <w:szCs w:val="22"/>
                <w:lang w:eastAsia="es-ES" w:bidi="ar-SA"/>
              </w:rPr>
            </w:pPr>
            <w:ins w:id="6105"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6106" w:author="Orion" w:date="2011-07-29T16:45:00Z"/>
                <w:rFonts w:ascii="Calibri" w:eastAsia="Times New Roman" w:hAnsi="Calibri" w:cs="Calibri"/>
                <w:color w:val="000000"/>
                <w:kern w:val="0"/>
                <w:sz w:val="22"/>
                <w:szCs w:val="22"/>
                <w:lang w:eastAsia="es-ES" w:bidi="ar-SA"/>
              </w:rPr>
            </w:pPr>
            <w:ins w:id="6107"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6108" w:author="Orion" w:date="2011-07-29T16:45:00Z"/>
                <w:rFonts w:ascii="Calibri" w:eastAsia="Times New Roman" w:hAnsi="Calibri" w:cs="Calibri"/>
                <w:color w:val="000000"/>
                <w:kern w:val="0"/>
                <w:sz w:val="22"/>
                <w:szCs w:val="22"/>
                <w:lang w:eastAsia="es-ES" w:bidi="ar-SA"/>
              </w:rPr>
            </w:pPr>
            <w:ins w:id="610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6110" w:author="Orion" w:date="2011-07-29T16:45:00Z"/>
                <w:rFonts w:ascii="Calibri" w:eastAsia="Times New Roman" w:hAnsi="Calibri" w:cs="Calibri"/>
                <w:color w:val="000000"/>
                <w:kern w:val="0"/>
                <w:sz w:val="22"/>
                <w:szCs w:val="22"/>
                <w:lang w:eastAsia="es-ES" w:bidi="ar-SA"/>
              </w:rPr>
            </w:pPr>
            <w:ins w:id="6111"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6112" w:author="Orion" w:date="2011-07-29T16:45:00Z"/>
                <w:rFonts w:ascii="Calibri" w:eastAsia="Times New Roman" w:hAnsi="Calibri" w:cs="Calibri"/>
                <w:color w:val="000000"/>
                <w:kern w:val="0"/>
                <w:sz w:val="22"/>
                <w:szCs w:val="22"/>
                <w:lang w:eastAsia="es-ES" w:bidi="ar-SA"/>
              </w:rPr>
            </w:pPr>
            <w:ins w:id="6113"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6114" w:author="Orion" w:date="2011-07-29T16:45:00Z"/>
                <w:rFonts w:ascii="Calibri" w:eastAsia="Times New Roman" w:hAnsi="Calibri" w:cs="Calibri"/>
                <w:color w:val="000000"/>
                <w:kern w:val="0"/>
                <w:sz w:val="22"/>
                <w:szCs w:val="22"/>
                <w:lang w:eastAsia="es-ES" w:bidi="ar-SA"/>
              </w:rPr>
            </w:pPr>
            <w:ins w:id="611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6116" w:author="Orion" w:date="2011-07-29T16:45:00Z"/>
                <w:rFonts w:ascii="Calibri" w:eastAsia="Times New Roman" w:hAnsi="Calibri" w:cs="Calibri"/>
                <w:color w:val="000000"/>
                <w:kern w:val="0"/>
                <w:sz w:val="22"/>
                <w:szCs w:val="22"/>
                <w:lang w:eastAsia="es-ES" w:bidi="ar-SA"/>
              </w:rPr>
            </w:pPr>
            <w:ins w:id="611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6118" w:author="Orion" w:date="2011-07-29T16:45:00Z"/>
                <w:rFonts w:ascii="Calibri" w:eastAsia="Times New Roman" w:hAnsi="Calibri" w:cs="Calibri"/>
                <w:color w:val="000000"/>
                <w:kern w:val="0"/>
                <w:sz w:val="22"/>
                <w:szCs w:val="22"/>
                <w:lang w:eastAsia="es-ES" w:bidi="ar-SA"/>
              </w:rPr>
            </w:pPr>
            <w:ins w:id="611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612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6121" w:author="Orion" w:date="2011-07-29T16:45:00Z"/>
                <w:rFonts w:ascii="Calibri" w:eastAsia="Times New Roman" w:hAnsi="Calibri" w:cs="Calibri"/>
                <w:color w:val="000000"/>
                <w:kern w:val="0"/>
                <w:sz w:val="22"/>
                <w:szCs w:val="22"/>
                <w:lang w:eastAsia="es-ES" w:bidi="ar-SA"/>
              </w:rPr>
            </w:pPr>
            <w:ins w:id="6122"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6123" w:author="Orion" w:date="2011-07-29T16:45:00Z"/>
                <w:rFonts w:ascii="Calibri" w:eastAsia="Times New Roman" w:hAnsi="Calibri" w:cs="Calibri"/>
                <w:color w:val="000000"/>
                <w:kern w:val="0"/>
                <w:sz w:val="22"/>
                <w:szCs w:val="22"/>
                <w:lang w:eastAsia="es-ES" w:bidi="ar-SA"/>
              </w:rPr>
            </w:pPr>
            <w:ins w:id="6124"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6125" w:author="Orion" w:date="2011-07-29T16:45:00Z"/>
                <w:rFonts w:ascii="Calibri" w:eastAsia="Times New Roman" w:hAnsi="Calibri" w:cs="Calibri"/>
                <w:color w:val="000000"/>
                <w:kern w:val="0"/>
                <w:sz w:val="22"/>
                <w:szCs w:val="22"/>
                <w:lang w:eastAsia="es-ES" w:bidi="ar-SA"/>
              </w:rPr>
            </w:pPr>
            <w:ins w:id="612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6127" w:author="Orion" w:date="2011-07-29T16:45:00Z"/>
                <w:rFonts w:ascii="Calibri" w:eastAsia="Times New Roman" w:hAnsi="Calibri" w:cs="Calibri"/>
                <w:color w:val="000000"/>
                <w:kern w:val="0"/>
                <w:sz w:val="22"/>
                <w:szCs w:val="22"/>
                <w:lang w:eastAsia="es-ES" w:bidi="ar-SA"/>
              </w:rPr>
            </w:pPr>
            <w:ins w:id="6128"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6129" w:author="Orion" w:date="2011-07-29T16:45:00Z"/>
                <w:rFonts w:ascii="Calibri" w:eastAsia="Times New Roman" w:hAnsi="Calibri" w:cs="Calibri"/>
                <w:color w:val="000000"/>
                <w:kern w:val="0"/>
                <w:sz w:val="22"/>
                <w:szCs w:val="22"/>
                <w:lang w:eastAsia="es-ES" w:bidi="ar-SA"/>
              </w:rPr>
            </w:pPr>
            <w:ins w:id="6130"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6131" w:author="Orion" w:date="2011-07-29T16:45:00Z"/>
                <w:rFonts w:ascii="Calibri" w:eastAsia="Times New Roman" w:hAnsi="Calibri" w:cs="Calibri"/>
                <w:color w:val="000000"/>
                <w:kern w:val="0"/>
                <w:sz w:val="22"/>
                <w:szCs w:val="22"/>
                <w:lang w:eastAsia="es-ES" w:bidi="ar-SA"/>
              </w:rPr>
            </w:pPr>
            <w:ins w:id="613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6133" w:author="Orion" w:date="2011-07-29T16:45:00Z"/>
                <w:rFonts w:ascii="Calibri" w:eastAsia="Times New Roman" w:hAnsi="Calibri" w:cs="Calibri"/>
                <w:color w:val="000000"/>
                <w:kern w:val="0"/>
                <w:sz w:val="22"/>
                <w:szCs w:val="22"/>
                <w:lang w:eastAsia="es-ES" w:bidi="ar-SA"/>
              </w:rPr>
            </w:pPr>
            <w:ins w:id="613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6135" w:author="Orion" w:date="2011-07-29T16:45:00Z"/>
                <w:rFonts w:ascii="Calibri" w:eastAsia="Times New Roman" w:hAnsi="Calibri" w:cs="Calibri"/>
                <w:color w:val="000000"/>
                <w:kern w:val="0"/>
                <w:sz w:val="22"/>
                <w:szCs w:val="22"/>
                <w:lang w:eastAsia="es-ES" w:bidi="ar-SA"/>
              </w:rPr>
            </w:pPr>
            <w:ins w:id="613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613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6138" w:author="Orion" w:date="2011-07-29T16:45:00Z"/>
                <w:rFonts w:ascii="Calibri" w:eastAsia="Times New Roman" w:hAnsi="Calibri" w:cs="Calibri"/>
                <w:color w:val="000000"/>
                <w:kern w:val="0"/>
                <w:sz w:val="22"/>
                <w:szCs w:val="22"/>
                <w:lang w:eastAsia="es-ES" w:bidi="ar-SA"/>
              </w:rPr>
            </w:pPr>
            <w:ins w:id="6139"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6140" w:author="Orion" w:date="2011-07-29T16:45:00Z"/>
                <w:rFonts w:ascii="Calibri" w:eastAsia="Times New Roman" w:hAnsi="Calibri" w:cs="Calibri"/>
                <w:color w:val="000000"/>
                <w:kern w:val="0"/>
                <w:sz w:val="22"/>
                <w:szCs w:val="22"/>
                <w:lang w:eastAsia="es-ES" w:bidi="ar-SA"/>
              </w:rPr>
            </w:pPr>
            <w:ins w:id="6141"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6142" w:author="Orion" w:date="2011-07-29T16:45:00Z"/>
                <w:rFonts w:ascii="Calibri" w:eastAsia="Times New Roman" w:hAnsi="Calibri" w:cs="Calibri"/>
                <w:color w:val="000000"/>
                <w:kern w:val="0"/>
                <w:sz w:val="22"/>
                <w:szCs w:val="22"/>
                <w:lang w:eastAsia="es-ES" w:bidi="ar-SA"/>
              </w:rPr>
            </w:pPr>
            <w:ins w:id="614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6144" w:author="Orion" w:date="2011-07-29T16:45:00Z"/>
                <w:rFonts w:ascii="Calibri" w:eastAsia="Times New Roman" w:hAnsi="Calibri" w:cs="Calibri"/>
                <w:color w:val="000000"/>
                <w:kern w:val="0"/>
                <w:sz w:val="22"/>
                <w:szCs w:val="22"/>
                <w:lang w:eastAsia="es-ES" w:bidi="ar-SA"/>
              </w:rPr>
            </w:pPr>
            <w:ins w:id="6145"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6146" w:author="Orion" w:date="2011-07-29T16:45:00Z"/>
                <w:rFonts w:ascii="Calibri" w:eastAsia="Times New Roman" w:hAnsi="Calibri" w:cs="Calibri"/>
                <w:color w:val="000000"/>
                <w:kern w:val="0"/>
                <w:sz w:val="22"/>
                <w:szCs w:val="22"/>
                <w:lang w:eastAsia="es-ES" w:bidi="ar-SA"/>
              </w:rPr>
            </w:pPr>
            <w:ins w:id="6147"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6148" w:author="Orion" w:date="2011-07-29T16:45:00Z"/>
                <w:rFonts w:ascii="Calibri" w:eastAsia="Times New Roman" w:hAnsi="Calibri" w:cs="Calibri"/>
                <w:color w:val="000000"/>
                <w:kern w:val="0"/>
                <w:sz w:val="22"/>
                <w:szCs w:val="22"/>
                <w:lang w:eastAsia="es-ES" w:bidi="ar-SA"/>
              </w:rPr>
            </w:pPr>
            <w:ins w:id="614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6150" w:author="Orion" w:date="2011-07-29T16:45:00Z"/>
                <w:rFonts w:ascii="Calibri" w:eastAsia="Times New Roman" w:hAnsi="Calibri" w:cs="Calibri"/>
                <w:color w:val="000000"/>
                <w:kern w:val="0"/>
                <w:sz w:val="22"/>
                <w:szCs w:val="22"/>
                <w:lang w:eastAsia="es-ES" w:bidi="ar-SA"/>
              </w:rPr>
            </w:pPr>
            <w:ins w:id="615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6152" w:author="Orion" w:date="2011-07-29T16:45:00Z"/>
                <w:rFonts w:ascii="Calibri" w:eastAsia="Times New Roman" w:hAnsi="Calibri" w:cs="Calibri"/>
                <w:color w:val="000000"/>
                <w:kern w:val="0"/>
                <w:sz w:val="22"/>
                <w:szCs w:val="22"/>
                <w:lang w:eastAsia="es-ES" w:bidi="ar-SA"/>
              </w:rPr>
            </w:pPr>
            <w:ins w:id="615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6154"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6155" w:author="Orion" w:date="2011-07-29T16:45:00Z"/>
                <w:rFonts w:ascii="Calibri" w:eastAsia="Times New Roman" w:hAnsi="Calibri" w:cs="Calibri"/>
                <w:color w:val="000000"/>
                <w:kern w:val="0"/>
                <w:sz w:val="22"/>
                <w:szCs w:val="22"/>
                <w:lang w:eastAsia="es-ES" w:bidi="ar-SA"/>
              </w:rPr>
            </w:pPr>
            <w:ins w:id="6156"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6157" w:author="Orion" w:date="2011-07-29T16:45:00Z"/>
                <w:rFonts w:ascii="Calibri" w:eastAsia="Times New Roman" w:hAnsi="Calibri" w:cs="Calibri"/>
                <w:color w:val="000000"/>
                <w:kern w:val="0"/>
                <w:sz w:val="22"/>
                <w:szCs w:val="22"/>
                <w:lang w:eastAsia="es-ES" w:bidi="ar-SA"/>
              </w:rPr>
            </w:pPr>
            <w:ins w:id="6158"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6159" w:author="Orion" w:date="2011-07-29T16:45:00Z"/>
                <w:rFonts w:ascii="Calibri" w:eastAsia="Times New Roman" w:hAnsi="Calibri" w:cs="Calibri"/>
                <w:color w:val="000000"/>
                <w:kern w:val="0"/>
                <w:sz w:val="22"/>
                <w:szCs w:val="22"/>
                <w:lang w:eastAsia="es-ES" w:bidi="ar-SA"/>
              </w:rPr>
            </w:pPr>
            <w:ins w:id="616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6161" w:author="Orion" w:date="2011-07-29T16:45:00Z"/>
                <w:rFonts w:ascii="Calibri" w:eastAsia="Times New Roman" w:hAnsi="Calibri" w:cs="Calibri"/>
                <w:color w:val="000000"/>
                <w:kern w:val="0"/>
                <w:sz w:val="22"/>
                <w:szCs w:val="22"/>
                <w:lang w:eastAsia="es-ES" w:bidi="ar-SA"/>
              </w:rPr>
            </w:pPr>
            <w:ins w:id="6162"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6163" w:author="Orion" w:date="2011-07-29T16:45:00Z"/>
                <w:rFonts w:ascii="Calibri" w:eastAsia="Times New Roman" w:hAnsi="Calibri" w:cs="Calibri"/>
                <w:color w:val="000000"/>
                <w:kern w:val="0"/>
                <w:sz w:val="22"/>
                <w:szCs w:val="22"/>
                <w:lang w:eastAsia="es-ES" w:bidi="ar-SA"/>
              </w:rPr>
            </w:pPr>
            <w:ins w:id="6164"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6165" w:author="Orion" w:date="2011-07-29T16:45:00Z"/>
                <w:rFonts w:ascii="Calibri" w:eastAsia="Times New Roman" w:hAnsi="Calibri" w:cs="Calibri"/>
                <w:color w:val="000000"/>
                <w:kern w:val="0"/>
                <w:sz w:val="22"/>
                <w:szCs w:val="22"/>
                <w:lang w:eastAsia="es-ES" w:bidi="ar-SA"/>
              </w:rPr>
            </w:pPr>
            <w:ins w:id="616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6167" w:author="Orion" w:date="2011-07-29T16:45:00Z"/>
                <w:rFonts w:ascii="Calibri" w:eastAsia="Times New Roman" w:hAnsi="Calibri" w:cs="Calibri"/>
                <w:color w:val="000000"/>
                <w:kern w:val="0"/>
                <w:sz w:val="22"/>
                <w:szCs w:val="22"/>
                <w:lang w:eastAsia="es-ES" w:bidi="ar-SA"/>
              </w:rPr>
            </w:pPr>
            <w:ins w:id="616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6169" w:author="Orion" w:date="2011-07-29T16:45:00Z"/>
                <w:rFonts w:ascii="Calibri" w:eastAsia="Times New Roman" w:hAnsi="Calibri" w:cs="Calibri"/>
                <w:color w:val="000000"/>
                <w:kern w:val="0"/>
                <w:sz w:val="22"/>
                <w:szCs w:val="22"/>
                <w:lang w:eastAsia="es-ES" w:bidi="ar-SA"/>
              </w:rPr>
            </w:pPr>
            <w:ins w:id="617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6171"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6172"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6173"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6174"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6175"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6176"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6177"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6178"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6179"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6180"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6181" w:author="Orion" w:date="2011-06-26T18:17:00Z">
            <w:rPr>
              <w:rFonts w:cs="Times New Roman"/>
              <w:color w:val="000000"/>
              <w:lang w:val="en-US"/>
            </w:rPr>
          </w:rPrChange>
        </w:rPr>
        <w:pPrChange w:id="6182"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52" w:author="IO" w:date="2011-07-22T16:52:00Z" w:initials="IO">
    <w:p w14:paraId="4FBDCBF9" w14:textId="77777777" w:rsidR="004C0E6E" w:rsidRDefault="004C0E6E">
      <w:pPr>
        <w:pStyle w:val="CommentText"/>
      </w:pPr>
      <w:r>
        <w:rPr>
          <w:rStyle w:val="CommentReference"/>
        </w:rPr>
        <w:annotationRef/>
      </w:r>
      <w:r>
        <w:t>La introducción sigue carente de una estructura razonable. Creo que sería mejor ponerles los siguientes bloques:</w:t>
      </w:r>
    </w:p>
    <w:p w14:paraId="3F46EADF" w14:textId="77777777" w:rsidR="004C0E6E" w:rsidRDefault="004C0E6E">
      <w:pPr>
        <w:pStyle w:val="CommentText"/>
      </w:pPr>
      <w:r>
        <w:t>1. El tráfico aéreo es muy importante.</w:t>
      </w:r>
    </w:p>
    <w:p w14:paraId="1EAD3791" w14:textId="77777777" w:rsidR="004C0E6E" w:rsidRDefault="004C0E6E">
      <w:pPr>
        <w:pStyle w:val="CommentText"/>
      </w:pPr>
      <w:r>
        <w:t>2. Entre lo que se puede hacer para estudiar el fenómeno está la simulación, con sus correspondientes ventajas y desventajas con respecto a estudio reales o métodos analíticos.</w:t>
      </w:r>
    </w:p>
    <w:p w14:paraId="7639853F" w14:textId="77777777" w:rsidR="004C0E6E" w:rsidRDefault="004C0E6E">
      <w:pPr>
        <w:pStyle w:val="CommentText"/>
      </w:pPr>
      <w:r>
        <w:t>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posibildades, por ejemplo la creciente inclusión de los UAVs.</w:t>
      </w:r>
    </w:p>
    <w:p w14:paraId="17B9BE58" w14:textId="77777777" w:rsidR="004C0E6E" w:rsidRDefault="004C0E6E">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4C0E6E" w:rsidRDefault="004C0E6E">
      <w:pPr>
        <w:pStyle w:val="CommentText"/>
      </w:pPr>
      <w:r>
        <w:t>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intencionale sy sociales. Esta es la contribución de tu trabajo y, como prueba de concepto, has creado a partir de esos modelos un prototipo de simulador que has validado en una serie de experimentos.</w:t>
      </w:r>
    </w:p>
    <w:p w14:paraId="53641D45" w14:textId="77777777" w:rsidR="004C0E6E" w:rsidRDefault="004C0E6E">
      <w:pPr>
        <w:pStyle w:val="CommentText"/>
      </w:pPr>
      <w:r>
        <w:t>6. El resto de la memoria se organiza como sigue... Por cierto, recuerda que esto es una "memoria" o "trabajo fin de máster", pero no un "artículo".</w:t>
      </w:r>
    </w:p>
  </w:comment>
  <w:comment w:id="1051" w:author="IO" w:date="2011-07-22T16:52:00Z" w:initials="IO">
    <w:p w14:paraId="0A68B32A" w14:textId="7358E6B9" w:rsidR="004C0E6E" w:rsidRDefault="004C0E6E">
      <w:pPr>
        <w:pStyle w:val="CommentText"/>
      </w:pPr>
      <w:r>
        <w:rPr>
          <w:rStyle w:val="CommentReference"/>
        </w:rPr>
        <w:annotationRef/>
      </w:r>
      <w:r>
        <w:t>Añadir al menos otra referencia de trabajo orientado a la normativa para incorporar UAVs.</w:t>
      </w:r>
    </w:p>
  </w:comment>
  <w:comment w:id="1132" w:author="IO" w:date="2011-07-22T16:52:00Z" w:initials="IO">
    <w:p w14:paraId="0E7EA885" w14:textId="5E9DE7F8" w:rsidR="004C0E6E" w:rsidRDefault="004C0E6E">
      <w:pPr>
        <w:pStyle w:val="CommentText"/>
      </w:pPr>
      <w:r>
        <w:rPr>
          <w:rStyle w:val="CommentReference"/>
        </w:rPr>
        <w:annotationRef/>
      </w:r>
      <w:r>
        <w:t>Incluir otra referencia sobre control de UAVs.</w:t>
      </w:r>
    </w:p>
  </w:comment>
  <w:comment w:id="1157" w:author="IO" w:date="2011-07-22T16:52:00Z" w:initials="IO">
    <w:p w14:paraId="39738971" w14:textId="792BA36B" w:rsidR="004C0E6E" w:rsidRDefault="004C0E6E">
      <w:pPr>
        <w:pStyle w:val="CommentText"/>
      </w:pPr>
      <w:r>
        <w:rPr>
          <w:rStyle w:val="CommentReference"/>
        </w:rPr>
        <w:annotationRef/>
      </w:r>
      <w:r>
        <w:t>¿De los instrumentos de navegación? ¿O se trata de las aeronaves completas?</w:t>
      </w:r>
    </w:p>
  </w:comment>
  <w:comment w:id="1158" w:author="IO" w:date="2011-07-22T16:52:00Z" w:initials="IO">
    <w:p w14:paraId="22A9B7C3" w14:textId="4CFF786E" w:rsidR="004C0E6E" w:rsidRDefault="004C0E6E">
      <w:pPr>
        <w:pStyle w:val="CommentText"/>
      </w:pPr>
      <w:r>
        <w:rPr>
          <w:rStyle w:val="CommentReference"/>
        </w:rPr>
        <w:annotationRef/>
      </w:r>
      <w:r>
        <w:t>¿Tiene editores gráficos o algo parecido?</w:t>
      </w:r>
    </w:p>
  </w:comment>
  <w:comment w:id="1178" w:author="IO" w:date="2011-07-28T16:59:00Z" w:initials="IO">
    <w:p w14:paraId="5627F2CB" w14:textId="77777777" w:rsidR="004C0E6E" w:rsidRDefault="004C0E6E" w:rsidP="00A911AA">
      <w:pPr>
        <w:pStyle w:val="CommentText"/>
      </w:pPr>
      <w:r>
        <w:rPr>
          <w:rStyle w:val="CommentReference"/>
        </w:rPr>
        <w:annotationRef/>
      </w:r>
      <w:r>
        <w:t>¿Hablan de una herramienta de simulación o un procedimiento? Si no es un simuladormir la frase marcada con el comentario.</w:t>
      </w:r>
    </w:p>
  </w:comment>
  <w:comment w:id="1179" w:author="IO" w:date="2011-07-28T16:59:00Z" w:initials="IO">
    <w:p w14:paraId="559A42C4" w14:textId="77777777" w:rsidR="004C0E6E" w:rsidRDefault="004C0E6E" w:rsidP="00A911AA">
      <w:pPr>
        <w:pStyle w:val="CommentText"/>
      </w:pPr>
      <w:r>
        <w:rPr>
          <w:rStyle w:val="CommentReference"/>
        </w:rPr>
        <w:annotationRef/>
      </w:r>
      <w:r>
        <w:t>El NAS (National Airspace System) es un concepto de organziación del espacio aérea, no una organización o administración relacionada con el tráfico aéreo.</w:t>
      </w:r>
    </w:p>
  </w:comment>
  <w:comment w:id="1219" w:author="IO" w:date="2011-07-22T16:52:00Z" w:initials="IO">
    <w:p w14:paraId="72879803" w14:textId="0B0B76FC" w:rsidR="004C0E6E" w:rsidRDefault="004C0E6E">
      <w:pPr>
        <w:pStyle w:val="CommentText"/>
      </w:pPr>
      <w:r>
        <w:rPr>
          <w:rStyle w:val="CommentReference"/>
        </w:rPr>
        <w:annotationRef/>
      </w:r>
      <w:r>
        <w:t>Referencias para estos dos grupos</w:t>
      </w:r>
    </w:p>
  </w:comment>
  <w:comment w:id="1581" w:author="IO" w:date="2011-07-22T16:52:00Z" w:initials="IO">
    <w:p w14:paraId="19FD7073" w14:textId="6990CCD8" w:rsidR="004C0E6E" w:rsidRDefault="004C0E6E">
      <w:pPr>
        <w:pStyle w:val="CommentText"/>
      </w:pPr>
      <w:r>
        <w:rPr>
          <w:rStyle w:val="CommentReference"/>
        </w:rPr>
        <w:annotationRef/>
      </w:r>
      <w:r>
        <w:t>Poner los concetos usados en los modelos. Añadir los párrafos de explicación necesarios para que se entienda que representan los diagramas posteriores.</w:t>
      </w:r>
    </w:p>
  </w:comment>
  <w:comment w:id="1667" w:author="IO" w:date="2011-07-22T16:52:00Z" w:initials="IO">
    <w:p w14:paraId="54170CA2" w14:textId="3B34DFC8" w:rsidR="004C0E6E" w:rsidRDefault="004C0E6E">
      <w:pPr>
        <w:pStyle w:val="CommentText"/>
      </w:pPr>
      <w:r>
        <w:rPr>
          <w:rStyle w:val="CommentReference"/>
        </w:rPr>
        <w:annotationRef/>
      </w:r>
      <w:r>
        <w:t>Redacta en presente.</w:t>
      </w:r>
    </w:p>
  </w:comment>
  <w:comment w:id="1745" w:author="IO" w:date="2011-07-22T16:52:00Z" w:initials="IO">
    <w:p w14:paraId="233F49F1" w14:textId="4131B9F8" w:rsidR="004C0E6E" w:rsidRDefault="004C0E6E">
      <w:pPr>
        <w:pStyle w:val="CommentText"/>
      </w:pPr>
      <w:r>
        <w:rPr>
          <w:rStyle w:val="CommentReference"/>
        </w:rPr>
        <w:annotationRef/>
      </w:r>
      <w:r>
        <w:t>En estas figuras grandes trata de aprovechar al máximo el ancho de la página para que se vean bien.</w:t>
      </w:r>
    </w:p>
  </w:comment>
  <w:comment w:id="1938" w:author="IO" w:date="2011-07-22T16:52:00Z" w:initials="IO">
    <w:p w14:paraId="20C3E703" w14:textId="74E3ACDC" w:rsidR="004C0E6E" w:rsidRDefault="004C0E6E">
      <w:pPr>
        <w:pStyle w:val="CommentText"/>
      </w:pPr>
      <w:r>
        <w:rPr>
          <w:rStyle w:val="CommentReference"/>
        </w:rPr>
        <w:annotationRef/>
      </w:r>
      <w:r>
        <w:t>Esto puede ser una pregunta del tribunal. ¿Por qué se usa aquí una aplicación y no el agente?</w:t>
      </w:r>
    </w:p>
  </w:comment>
  <w:comment w:id="1948" w:author="IO" w:date="2011-07-31T16:34:00Z" w:initials="IO">
    <w:p w14:paraId="016E967C" w14:textId="504916E0" w:rsidR="004C0E6E" w:rsidRDefault="004C0E6E">
      <w:pPr>
        <w:pStyle w:val="CommentText"/>
      </w:pPr>
      <w:r>
        <w:rPr>
          <w:rStyle w:val="CommentReference"/>
        </w:rPr>
        <w:annotationRef/>
      </w:r>
      <w:r>
        <w:t>¿Y no se pueden abortar algunas de las planificadas?</w:t>
      </w:r>
    </w:p>
  </w:comment>
  <w:comment w:id="1983" w:author="IO" w:date="2011-07-22T16:52:00Z" w:initials="IO">
    <w:p w14:paraId="69C7881C" w14:textId="7BDAB72C" w:rsidR="004C0E6E" w:rsidRDefault="004C0E6E">
      <w:pPr>
        <w:pStyle w:val="CommentText"/>
      </w:pPr>
      <w:r>
        <w:rPr>
          <w:rStyle w:val="CommentReference"/>
        </w:rPr>
        <w:annotationRef/>
      </w:r>
      <w:r>
        <w:t>¿No debería iniciarse al iniciar el tramo? Explicarlo.</w:t>
      </w:r>
    </w:p>
  </w:comment>
  <w:comment w:id="2154" w:author="IO" w:date="2011-07-22T16:52:00Z" w:initials="IO">
    <w:p w14:paraId="6FD6076C" w14:textId="0C227881" w:rsidR="004C0E6E" w:rsidRDefault="004C0E6E">
      <w:pPr>
        <w:pStyle w:val="CommentText"/>
      </w:pPr>
      <w:r>
        <w:rPr>
          <w:rStyle w:val="CommentReference"/>
        </w:rPr>
        <w:annotationRef/>
      </w:r>
      <w:r>
        <w:t>La verdad es que no resulta muy natural, porque el controlador puede ordenar también un cambio de rumbo.</w:t>
      </w:r>
    </w:p>
  </w:comment>
  <w:comment w:id="2279" w:author="IO" w:date="2011-07-22T16:52:00Z" w:initials="IO">
    <w:p w14:paraId="7116E344" w14:textId="5283931C" w:rsidR="004C0E6E" w:rsidRDefault="004C0E6E">
      <w:pPr>
        <w:pStyle w:val="CommentText"/>
      </w:pPr>
      <w:r>
        <w:rPr>
          <w:rStyle w:val="CommentReference"/>
        </w:rPr>
        <w:annotationRef/>
      </w:r>
      <w:r>
        <w:t>Esto no parece muy lógico. Si se incrementa la velocidad en 10 entiendo que se habla del reloj de la simulación. Sólo si te refieres a la velocidad de las aeronaves esto tien sentido.</w:t>
      </w:r>
    </w:p>
  </w:comment>
  <w:comment w:id="2327" w:author="IO" w:date="2011-07-22T16:52:00Z" w:initials="IO">
    <w:p w14:paraId="623A2A8C" w14:textId="77777777" w:rsidR="004C0E6E" w:rsidRDefault="004C0E6E">
      <w:pPr>
        <w:pStyle w:val="CommentText"/>
      </w:pPr>
      <w:r>
        <w:rPr>
          <w:rStyle w:val="CommentReference"/>
        </w:rPr>
        <w:annotationRef/>
      </w:r>
      <w:r>
        <w:t>Para toda esta sección:</w:t>
      </w:r>
    </w:p>
    <w:p w14:paraId="3DD67874" w14:textId="77777777" w:rsidR="004C0E6E" w:rsidRDefault="004C0E6E" w:rsidP="001E6DD5">
      <w:pPr>
        <w:pStyle w:val="CommentText"/>
        <w:numPr>
          <w:ilvl w:val="0"/>
          <w:numId w:val="55"/>
        </w:numPr>
      </w:pPr>
      <w:r>
        <w:t>Agrupa las imágenes por pares. Los párrafos quedan tan pequeños y aislados que queda feo.</w:t>
      </w:r>
    </w:p>
    <w:p w14:paraId="0470F3A6" w14:textId="59587A47" w:rsidR="004C0E6E" w:rsidRDefault="004C0E6E" w:rsidP="001E6DD5">
      <w:pPr>
        <w:pStyle w:val="CommentText"/>
        <w:numPr>
          <w:ilvl w:val="0"/>
          <w:numId w:val="55"/>
        </w:numPr>
      </w:pPr>
      <w:r>
        <w:t>Todas las imágenes han de tener un texto como pie de foto. No se puede poner sólo “Figura Z”.</w:t>
      </w:r>
    </w:p>
    <w:p w14:paraId="673029ED" w14:textId="77777777" w:rsidR="004C0E6E" w:rsidRDefault="004C0E6E" w:rsidP="001E6DD5">
      <w:pPr>
        <w:pStyle w:val="CommentText"/>
        <w:numPr>
          <w:ilvl w:val="0"/>
          <w:numId w:val="55"/>
        </w:numPr>
      </w:pPr>
      <w:r>
        <w:t>Relaciona las observaciones con tus especificaicones. Los pilotos con estrés tardan más en responder, porque es lo que ocurre en la realidad y así lo has incluido en tus modelos con la tarea X discutida en la Sección Y.</w:t>
      </w:r>
    </w:p>
    <w:p w14:paraId="269E15C1" w14:textId="7A2D33A5" w:rsidR="004C0E6E" w:rsidRDefault="004C0E6E" w:rsidP="001E6DD5">
      <w:pPr>
        <w:pStyle w:val="CommentText"/>
        <w:numPr>
          <w:ilvl w:val="0"/>
          <w:numId w:val="55"/>
        </w:numPr>
      </w:pPr>
      <w:r>
        <w:t>4) Utiliza los estilos marcados en el resto del artículo.</w:t>
      </w:r>
    </w:p>
  </w:comment>
  <w:comment w:id="2653" w:author="IO" w:date="2011-07-22T16:52:00Z" w:initials="IO">
    <w:p w14:paraId="071CD8F8" w14:textId="4AE90F78" w:rsidR="004C0E6E" w:rsidRDefault="004C0E6E">
      <w:pPr>
        <w:pStyle w:val="CommentText"/>
      </w:pPr>
      <w:r>
        <w:rPr>
          <w:rStyle w:val="CommentReference"/>
        </w:rPr>
        <w:annotationRef/>
      </w:r>
      <w:r>
        <w:t>Este es el tipo de indicaciones que pueden enlazar con tu especificación. Acompáñalas de referencias a las correspondientes secciones o figuras.</w:t>
      </w:r>
    </w:p>
  </w:comment>
  <w:comment w:id="3067" w:author="IO" w:date="2011-07-22T16:52:00Z" w:initials="IO">
    <w:p w14:paraId="5DBA0D44" w14:textId="074153CA" w:rsidR="004C0E6E" w:rsidRDefault="004C0E6E">
      <w:pPr>
        <w:pStyle w:val="CommentText"/>
      </w:pPr>
      <w:r>
        <w:rPr>
          <w:rStyle w:val="CommentReference"/>
        </w:rPr>
        <w:annotationRef/>
      </w:r>
      <w:r>
        <w:t>Poner nombre</w:t>
      </w:r>
    </w:p>
  </w:comment>
  <w:comment w:id="3284" w:author="IO" w:date="2011-07-22T16:52:00Z" w:initials="IO">
    <w:p w14:paraId="7C3FEFC0" w14:textId="1E56BF1C" w:rsidR="004C0E6E" w:rsidRDefault="004C0E6E">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86BE7F" w14:textId="77777777" w:rsidR="00B03EFC" w:rsidRDefault="00B03EFC" w:rsidP="00FE689F">
      <w:r>
        <w:separator/>
      </w:r>
    </w:p>
  </w:endnote>
  <w:endnote w:type="continuationSeparator" w:id="0">
    <w:p w14:paraId="1463E8D5" w14:textId="77777777" w:rsidR="00B03EFC" w:rsidRDefault="00B03EFC" w:rsidP="00FE689F">
      <w:r>
        <w:continuationSeparator/>
      </w:r>
    </w:p>
  </w:endnote>
  <w:endnote w:type="continuationNotice" w:id="1">
    <w:p w14:paraId="7AA96206" w14:textId="77777777" w:rsidR="00B03EFC" w:rsidRDefault="00B03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ItMS">
    <w:charset w:val="00"/>
    <w:family w:val="swiss"/>
    <w:pitch w:val="default"/>
    <w:sig w:usb0="00000003" w:usb1="00000000" w:usb2="00000000" w:usb3="00000000" w:csb0="00000001" w:csb1="00000000"/>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4C0E6E" w:rsidRDefault="004C0E6E">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9B10BD">
          <w:rPr>
            <w:noProof/>
          </w:rPr>
          <w:t>9</w:t>
        </w:r>
        <w:ins w:id="325" w:author="Orion" w:date="2011-04-24T20:29:00Z">
          <w:r>
            <w:rPr>
              <w:noProof/>
            </w:rPr>
            <w:fldChar w:fldCharType="end"/>
          </w:r>
        </w:ins>
      </w:p>
      <w:customXmlInsRangeStart w:id="326" w:author="Orion" w:date="2011-04-24T20:28:00Z"/>
    </w:sdtContent>
  </w:sdt>
  <w:customXmlInsRangeEnd w:id="326"/>
  <w:p w14:paraId="551F620B" w14:textId="77777777" w:rsidR="004C0E6E" w:rsidRDefault="004C0E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6FBA85" w14:textId="77777777" w:rsidR="00B03EFC" w:rsidRDefault="00B03EFC" w:rsidP="00FE689F">
      <w:r>
        <w:separator/>
      </w:r>
    </w:p>
  </w:footnote>
  <w:footnote w:type="continuationSeparator" w:id="0">
    <w:p w14:paraId="0B751339" w14:textId="77777777" w:rsidR="00B03EFC" w:rsidRDefault="00B03EFC" w:rsidP="00FE689F">
      <w:r>
        <w:continuationSeparator/>
      </w:r>
    </w:p>
  </w:footnote>
  <w:footnote w:type="continuationNotice" w:id="1">
    <w:p w14:paraId="323A8189" w14:textId="77777777" w:rsidR="00B03EFC" w:rsidRDefault="00B03EFC"/>
  </w:footnote>
  <w:footnote w:id="2">
    <w:p w14:paraId="4E79B475" w14:textId="68610240" w:rsidR="004C0E6E" w:rsidRPr="00CF2C24" w:rsidRDefault="004C0E6E" w:rsidP="00545B0D">
      <w:pPr>
        <w:pStyle w:val="FootnoteText"/>
        <w:rPr>
          <w:ins w:id="653" w:author="IO" w:date="2011-07-12T12:36:00Z"/>
          <w:lang w:val="es-ES"/>
        </w:rPr>
      </w:pPr>
      <w:r>
        <w:rPr>
          <w:rStyle w:val="FootnoteReference"/>
        </w:rPr>
        <w:footnoteRef/>
      </w:r>
      <w:r w:rsidRPr="00CF2C24">
        <w:rPr>
          <w:lang w:val="en-US"/>
        </w:rPr>
        <w:t xml:space="preserve"> </w:t>
      </w:r>
      <w:r w:rsidRPr="00CE37D7">
        <w:rPr>
          <w:i/>
          <w:lang w:val="en-US"/>
        </w:rPr>
        <w:t>European Organisation for the Safety of Air Navigation</w:t>
      </w:r>
      <w:r w:rsidRPr="00CE37D7">
        <w:rPr>
          <w:lang w:val="en-US"/>
        </w:rPr>
        <w:t xml:space="preserve">. </w:t>
      </w:r>
      <w:r>
        <w:rPr>
          <w:lang w:val="es-ES"/>
        </w:rPr>
        <w:t>Eurocontrol es</w:t>
      </w:r>
      <w:r w:rsidRPr="003219FD">
        <w:t xml:space="preserve"> </w:t>
      </w:r>
      <w:r>
        <w:t xml:space="preserve">la organización internacional civil que planifica y controla </w:t>
      </w:r>
      <w:r w:rsidRPr="003219FD">
        <w:t>el tráfico aéreo en Europa,co aéreo en Europa,</w:t>
      </w:r>
    </w:p>
  </w:footnote>
  <w:footnote w:id="3">
    <w:p w14:paraId="2E0CC05A" w14:textId="77777777" w:rsidR="004C0E6E" w:rsidRPr="00CF2C24" w:rsidRDefault="004C0E6E"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4C0E6E" w:rsidRPr="00CF2C24" w:rsidRDefault="004C0E6E"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4C0E6E" w:rsidRPr="006210B0" w:rsidRDefault="004C0E6E">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4C0E6E" w:rsidRPr="00467946" w:rsidRDefault="004C0E6E"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4C0E6E" w:rsidRPr="00493C58" w:rsidRDefault="004C0E6E">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4C0E6E" w:rsidRDefault="004C0E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B0CB3F4"/>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860"/>
    <w:rsid w:val="00010B0A"/>
    <w:rsid w:val="00011CB0"/>
    <w:rsid w:val="00012EF0"/>
    <w:rsid w:val="000137F4"/>
    <w:rsid w:val="000146FD"/>
    <w:rsid w:val="0001496D"/>
    <w:rsid w:val="00016662"/>
    <w:rsid w:val="000175DE"/>
    <w:rsid w:val="00017F0C"/>
    <w:rsid w:val="00020020"/>
    <w:rsid w:val="00020E73"/>
    <w:rsid w:val="000227E4"/>
    <w:rsid w:val="00022B9B"/>
    <w:rsid w:val="000230BE"/>
    <w:rsid w:val="0002321F"/>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654E"/>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1971"/>
    <w:rsid w:val="003A1EB2"/>
    <w:rsid w:val="003A342D"/>
    <w:rsid w:val="003A7D1F"/>
    <w:rsid w:val="003B0805"/>
    <w:rsid w:val="003B0A0A"/>
    <w:rsid w:val="003B0F60"/>
    <w:rsid w:val="003B25A6"/>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203"/>
    <w:rsid w:val="003C6792"/>
    <w:rsid w:val="003C6C91"/>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1005A"/>
    <w:rsid w:val="00410B44"/>
    <w:rsid w:val="00410D6E"/>
    <w:rsid w:val="004117D6"/>
    <w:rsid w:val="00412A64"/>
    <w:rsid w:val="004135C1"/>
    <w:rsid w:val="00414312"/>
    <w:rsid w:val="00414340"/>
    <w:rsid w:val="0041442E"/>
    <w:rsid w:val="00414AE1"/>
    <w:rsid w:val="00415F96"/>
    <w:rsid w:val="004161FE"/>
    <w:rsid w:val="00416930"/>
    <w:rsid w:val="00416FF6"/>
    <w:rsid w:val="004172EF"/>
    <w:rsid w:val="0041786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C58"/>
    <w:rsid w:val="00496DC9"/>
    <w:rsid w:val="004971A7"/>
    <w:rsid w:val="00497A8C"/>
    <w:rsid w:val="004A0040"/>
    <w:rsid w:val="004A03F0"/>
    <w:rsid w:val="004A07AB"/>
    <w:rsid w:val="004A0E5E"/>
    <w:rsid w:val="004A1DE4"/>
    <w:rsid w:val="004A2D2A"/>
    <w:rsid w:val="004A3736"/>
    <w:rsid w:val="004A3C4F"/>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4146"/>
    <w:rsid w:val="00714387"/>
    <w:rsid w:val="0071557E"/>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7747"/>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6212"/>
    <w:rsid w:val="008603AF"/>
    <w:rsid w:val="008607A3"/>
    <w:rsid w:val="00860B81"/>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7826"/>
    <w:rsid w:val="00927B11"/>
    <w:rsid w:val="0093017F"/>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8D2"/>
    <w:rsid w:val="009B4835"/>
    <w:rsid w:val="009B4916"/>
    <w:rsid w:val="009B4A08"/>
    <w:rsid w:val="009B4AE3"/>
    <w:rsid w:val="009B5707"/>
    <w:rsid w:val="009B599B"/>
    <w:rsid w:val="009B648C"/>
    <w:rsid w:val="009B6936"/>
    <w:rsid w:val="009B7250"/>
    <w:rsid w:val="009B75DF"/>
    <w:rsid w:val="009C055D"/>
    <w:rsid w:val="009C2300"/>
    <w:rsid w:val="009C2572"/>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85"/>
    <w:rsid w:val="00A42AE3"/>
    <w:rsid w:val="00A433DF"/>
    <w:rsid w:val="00A43880"/>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5538"/>
    <w:rsid w:val="00A85A65"/>
    <w:rsid w:val="00A85B1F"/>
    <w:rsid w:val="00A86110"/>
    <w:rsid w:val="00A86A41"/>
    <w:rsid w:val="00A874D0"/>
    <w:rsid w:val="00A875D1"/>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3EFC"/>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D18"/>
    <w:rsid w:val="00B82FC8"/>
    <w:rsid w:val="00B834C5"/>
    <w:rsid w:val="00B8369E"/>
    <w:rsid w:val="00B83CAC"/>
    <w:rsid w:val="00B83D06"/>
    <w:rsid w:val="00B83D5C"/>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78C3"/>
    <w:rsid w:val="00DB7DEA"/>
    <w:rsid w:val="00DC021D"/>
    <w:rsid w:val="00DC23EF"/>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26F8"/>
    <w:rsid w:val="00E84CCE"/>
    <w:rsid w:val="00E86135"/>
    <w:rsid w:val="00E87CD1"/>
    <w:rsid w:val="00E87D16"/>
    <w:rsid w:val="00E903B4"/>
    <w:rsid w:val="00E9075B"/>
    <w:rsid w:val="00E9193E"/>
    <w:rsid w:val="00E92261"/>
    <w:rsid w:val="00E922DE"/>
    <w:rsid w:val="00E92660"/>
    <w:rsid w:val="00E92E5A"/>
    <w:rsid w:val="00E93E99"/>
    <w:rsid w:val="00E93EAF"/>
    <w:rsid w:val="00E944D0"/>
    <w:rsid w:val="00E95B32"/>
    <w:rsid w:val="00E9657F"/>
    <w:rsid w:val="00E975C2"/>
    <w:rsid w:val="00EA072B"/>
    <w:rsid w:val="00EA072C"/>
    <w:rsid w:val="00EA225F"/>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785E"/>
    <w:rsid w:val="00ED78FA"/>
    <w:rsid w:val="00ED7E06"/>
    <w:rsid w:val="00EE0D04"/>
    <w:rsid w:val="00EE2BEC"/>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57D8"/>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Props1.xml><?xml version="1.0" encoding="utf-8"?>
<ds:datastoreItem xmlns:ds="http://schemas.openxmlformats.org/officeDocument/2006/customXml" ds:itemID="{4369959F-7633-401A-88D9-CCE620C7D0A6}">
  <ds:schemaRefs>
    <ds:schemaRef ds:uri="http://schemas.openxmlformats.org/officeDocument/2006/bibliography"/>
  </ds:schemaRefs>
</ds:datastoreItem>
</file>

<file path=customXml/itemProps2.xml><?xml version="1.0" encoding="utf-8"?>
<ds:datastoreItem xmlns:ds="http://schemas.openxmlformats.org/officeDocument/2006/customXml" ds:itemID="{95D770B0-D11A-491E-8B3C-9842B8F42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19056</TotalTime>
  <Pages>83</Pages>
  <Words>32324</Words>
  <Characters>177784</Characters>
  <Application>Microsoft Office Word</Application>
  <DocSecurity>0</DocSecurity>
  <Lines>1481</Lines>
  <Paragraphs>419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209689</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577</cp:revision>
  <cp:lastPrinted>2011-04-02T11:53:00Z</cp:lastPrinted>
  <dcterms:created xsi:type="dcterms:W3CDTF">2011-05-03T09:49:00Z</dcterms:created>
  <dcterms:modified xsi:type="dcterms:W3CDTF">2011-08-02T12:17:00Z</dcterms:modified>
</cp:coreProperties>
</file>