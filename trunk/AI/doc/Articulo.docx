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5D7D69F" w14:textId="77777777" w:rsidR="00120931" w:rsidRPr="00CC4C0C" w:rsidRDefault="00120931">
      <w:pPr>
        <w:pPrChange w:id="0" w:author="Orion" w:date="2011-05-30T23:45:00Z">
          <w:pPr>
            <w:pStyle w:val="TitlePage"/>
          </w:pPr>
        </w:pPrChange>
      </w:pPr>
    </w:p>
    <w:p w14:paraId="34517199" w14:textId="77777777" w:rsidR="00120931" w:rsidRDefault="00120931" w:rsidP="00120931">
      <w:pPr>
        <w:pStyle w:val="TitlePage"/>
        <w:rPr>
          <w:caps/>
        </w:rPr>
      </w:pPr>
      <w:bookmarkStart w:id="1" w:name="ThesisTitle"/>
      <w:bookmarkStart w:id="2" w:name="ETDRTitle"/>
    </w:p>
    <w:p w14:paraId="337FBA46" w14:textId="77777777" w:rsidR="00120931" w:rsidRDefault="00120931" w:rsidP="00120931">
      <w:pPr>
        <w:pStyle w:val="TitlePage"/>
        <w:rPr>
          <w:caps/>
        </w:rPr>
      </w:pPr>
    </w:p>
    <w:bookmarkEnd w:id="1"/>
    <w:p w14:paraId="4619D20A" w14:textId="05004300" w:rsidR="00120931" w:rsidRPr="00120931" w:rsidRDefault="00120931" w:rsidP="00120931">
      <w:pPr>
        <w:pStyle w:val="TitlePage"/>
        <w:rPr>
          <w:caps/>
          <w:sz w:val="40"/>
          <w:lang w:val="es-ES"/>
          <w:rPrChange w:id="3" w:author="Orion" w:date="2011-04-24T19:58:00Z">
            <w:rPr>
              <w:caps/>
              <w:sz w:val="40"/>
            </w:rPr>
          </w:rPrChange>
        </w:rPr>
      </w:pPr>
      <w:r>
        <w:fldChar w:fldCharType="begin">
          <w:ffData>
            <w:name w:val=""/>
            <w:enabled/>
            <w:calcOnExit w:val="0"/>
            <w:textInput>
              <w:default w:val="Título"/>
            </w:textInput>
          </w:ffData>
        </w:fldChar>
      </w:r>
      <w:r w:rsidRPr="00120931">
        <w:rPr>
          <w:caps/>
          <w:sz w:val="40"/>
          <w:lang w:val="es-ES"/>
          <w:rPrChange w:id="4" w:author="Orion" w:date="2011-04-24T19:58:00Z">
            <w:rPr>
              <w:rFonts w:eastAsia="SimSun" w:cs="Mangal"/>
              <w:caps/>
              <w:kern w:val="1"/>
              <w:sz w:val="40"/>
              <w:szCs w:val="24"/>
              <w:lang w:val="es-ES" w:eastAsia="hi-IN" w:bidi="hi-IN"/>
            </w:rPr>
          </w:rPrChange>
        </w:rPr>
        <w:instrText xml:space="preserve"> FORMTEXT </w:instrText>
      </w:r>
      <w:r>
        <w:fldChar w:fldCharType="separate"/>
      </w:r>
      <w:r w:rsidR="00A90417">
        <w:rPr>
          <w:caps/>
          <w:noProof/>
          <w:sz w:val="40"/>
          <w:lang w:val="es-ES"/>
        </w:rPr>
        <w:t xml:space="preserve">Simulación </w:t>
      </w:r>
      <w:r w:rsidR="00A90417" w:rsidRPr="00A90417">
        <w:rPr>
          <w:caps/>
          <w:noProof/>
          <w:sz w:val="40"/>
          <w:lang w:val="es-ES"/>
        </w:rPr>
        <w:t>ba</w:t>
      </w:r>
      <w:r w:rsidR="00A90417">
        <w:rPr>
          <w:caps/>
          <w:noProof/>
          <w:sz w:val="40"/>
          <w:lang w:val="es-ES"/>
        </w:rPr>
        <w:t xml:space="preserve">sada en agentes de tráFIco </w:t>
      </w:r>
      <w:r w:rsidR="00A90417" w:rsidRPr="00A90417">
        <w:rPr>
          <w:caps/>
          <w:noProof/>
          <w:sz w:val="40"/>
          <w:lang w:val="es-ES"/>
        </w:rPr>
        <w:t>aéreo</w:t>
      </w:r>
      <w:r>
        <w:fldChar w:fldCharType="end"/>
      </w:r>
    </w:p>
    <w:bookmarkEnd w:id="2"/>
    <w:p w14:paraId="679BB5D4" w14:textId="77777777" w:rsidR="00120931" w:rsidRPr="00120931" w:rsidRDefault="00120931" w:rsidP="00120931">
      <w:pPr>
        <w:pStyle w:val="TitlePage"/>
        <w:rPr>
          <w:lang w:val="es-ES"/>
          <w:rPrChange w:id="5" w:author="Orion" w:date="2011-04-24T19:58:00Z">
            <w:rPr/>
          </w:rPrChange>
        </w:rPr>
      </w:pPr>
    </w:p>
    <w:p w14:paraId="5B9B6AF1" w14:textId="77777777" w:rsidR="00120931" w:rsidRPr="00120931" w:rsidRDefault="00120931" w:rsidP="00120931">
      <w:pPr>
        <w:pStyle w:val="TitlePage"/>
        <w:rPr>
          <w:lang w:val="es-ES"/>
          <w:rPrChange w:id="6" w:author="Orion" w:date="2011-04-24T19:58:00Z">
            <w:rPr/>
          </w:rPrChange>
        </w:rPr>
      </w:pPr>
    </w:p>
    <w:p w14:paraId="74629316" w14:textId="77777777" w:rsidR="00120931" w:rsidRPr="00120931" w:rsidRDefault="00120931" w:rsidP="00120931">
      <w:pPr>
        <w:pStyle w:val="TitlePage"/>
        <w:rPr>
          <w:lang w:val="es-ES"/>
          <w:rPrChange w:id="7" w:author="Orion" w:date="2011-04-24T19:58:00Z">
            <w:rPr/>
          </w:rPrChange>
        </w:rPr>
      </w:pPr>
    </w:p>
    <w:p w14:paraId="04B1B6A5" w14:textId="77777777" w:rsidR="00120931" w:rsidRPr="00120931" w:rsidRDefault="00120931" w:rsidP="00120931">
      <w:pPr>
        <w:pStyle w:val="TitlePage"/>
        <w:rPr>
          <w:lang w:val="es-ES"/>
          <w:rPrChange w:id="8" w:author="Orion" w:date="2011-04-24T19:58:00Z">
            <w:rPr/>
          </w:rPrChange>
        </w:rPr>
      </w:pPr>
    </w:p>
    <w:p w14:paraId="30B890F7" w14:textId="77777777" w:rsidR="00120931" w:rsidRPr="00120931" w:rsidRDefault="00120931" w:rsidP="00120931">
      <w:pPr>
        <w:pStyle w:val="TitlePage"/>
        <w:rPr>
          <w:lang w:val="es-ES"/>
          <w:rPrChange w:id="9" w:author="Orion" w:date="2011-04-24T19:58:00Z">
            <w:rPr/>
          </w:rPrChange>
        </w:rPr>
      </w:pPr>
    </w:p>
    <w:bookmarkStart w:id="10" w:name="Text9"/>
    <w:p w14:paraId="339E0FF9" w14:textId="49DAA5F6" w:rsidR="00120931" w:rsidRPr="00120931" w:rsidRDefault="00120931" w:rsidP="00120931">
      <w:pPr>
        <w:pStyle w:val="TitlePage"/>
        <w:rPr>
          <w:caps/>
          <w:sz w:val="32"/>
          <w:szCs w:val="32"/>
          <w:lang w:val="es-ES"/>
          <w:rPrChange w:id="11" w:author="Orion" w:date="2011-04-24T19:58:00Z">
            <w:rPr>
              <w:caps/>
              <w:sz w:val="32"/>
              <w:szCs w:val="32"/>
            </w:rPr>
          </w:rPrChange>
        </w:rPr>
      </w:pPr>
      <w:r>
        <w:fldChar w:fldCharType="begin">
          <w:ffData>
            <w:name w:val="Text9"/>
            <w:enabled/>
            <w:calcOnExit w:val="0"/>
            <w:textInput>
              <w:default w:val="Autor"/>
            </w:textInput>
          </w:ffData>
        </w:fldChar>
      </w:r>
      <w:r w:rsidRPr="00120931">
        <w:rPr>
          <w:caps/>
          <w:sz w:val="32"/>
          <w:szCs w:val="32"/>
          <w:lang w:val="es-ES"/>
          <w:rPrChange w:id="12" w:author="Orion" w:date="2011-04-24T19:58:00Z">
            <w:rPr>
              <w:rFonts w:eastAsia="SimSun" w:cs="Mangal"/>
              <w:caps/>
              <w:kern w:val="1"/>
              <w:sz w:val="32"/>
              <w:szCs w:val="32"/>
              <w:lang w:val="es-ES" w:eastAsia="hi-IN" w:bidi="hi-IN"/>
            </w:rPr>
          </w:rPrChange>
        </w:rPr>
        <w:instrText xml:space="preserve"> FORMTEXT </w:instrText>
      </w:r>
      <w:r>
        <w:fldChar w:fldCharType="separate"/>
      </w:r>
      <w:r>
        <w:rPr>
          <w:caps/>
          <w:noProof/>
          <w:sz w:val="32"/>
          <w:szCs w:val="32"/>
          <w:lang w:val="es-ES"/>
        </w:rPr>
        <w:t>ORIÓN GARCÍA GALLARDO</w:t>
      </w:r>
      <w:r>
        <w:fldChar w:fldCharType="end"/>
      </w:r>
      <w:bookmarkEnd w:id="10"/>
    </w:p>
    <w:p w14:paraId="51D79ECB" w14:textId="77777777" w:rsidR="00120931" w:rsidRPr="00120931" w:rsidRDefault="00120931" w:rsidP="00120931">
      <w:pPr>
        <w:pStyle w:val="TitlePage"/>
        <w:rPr>
          <w:lang w:val="es-ES"/>
          <w:rPrChange w:id="13" w:author="Orion" w:date="2011-04-24T19:58:00Z">
            <w:rPr/>
          </w:rPrChange>
        </w:rPr>
      </w:pPr>
    </w:p>
    <w:p w14:paraId="57F3BBB2" w14:textId="77777777" w:rsidR="00120931" w:rsidRPr="00120931" w:rsidRDefault="00120931" w:rsidP="00120931">
      <w:pPr>
        <w:pStyle w:val="TitlePage"/>
        <w:rPr>
          <w:lang w:val="es-ES"/>
          <w:rPrChange w:id="14" w:author="Orion" w:date="2011-04-24T19:58:00Z">
            <w:rPr/>
          </w:rPrChange>
        </w:rPr>
      </w:pPr>
    </w:p>
    <w:p w14:paraId="3C746F5C" w14:textId="77777777" w:rsidR="00120931" w:rsidRPr="00120931" w:rsidRDefault="00120931" w:rsidP="00120931">
      <w:pPr>
        <w:pStyle w:val="TitlePage"/>
        <w:rPr>
          <w:lang w:val="es-ES"/>
          <w:rPrChange w:id="15" w:author="Orion" w:date="2011-04-24T19:58:00Z">
            <w:rPr/>
          </w:rPrChange>
        </w:rPr>
      </w:pPr>
    </w:p>
    <w:p w14:paraId="59E0F223" w14:textId="77777777" w:rsidR="00120931" w:rsidRDefault="00120931" w:rsidP="00120931">
      <w:pPr>
        <w:pStyle w:val="TitlePage"/>
        <w:rPr>
          <w:caps/>
          <w:lang w:val="es-ES"/>
        </w:rPr>
      </w:pPr>
      <w:r>
        <w:rPr>
          <w:caps/>
          <w:lang w:val="es-ES"/>
        </w:rPr>
        <w:t>Máster en Investigación en Informática, Facultad de Informática,</w:t>
      </w:r>
    </w:p>
    <w:p w14:paraId="25B62120" w14:textId="77777777" w:rsidR="00120931" w:rsidRDefault="00120931" w:rsidP="00120931">
      <w:pPr>
        <w:pStyle w:val="TitlePage"/>
        <w:rPr>
          <w:caps/>
        </w:rPr>
      </w:pPr>
      <w:r>
        <w:rPr>
          <w:caps/>
        </w:rPr>
        <w:t>Universidad Complutense de Madrid</w:t>
      </w:r>
    </w:p>
    <w:p w14:paraId="57219E7E" w14:textId="77777777" w:rsidR="00120931" w:rsidRDefault="00120931" w:rsidP="00120931">
      <w:pPr>
        <w:pStyle w:val="TitlePage"/>
      </w:pPr>
    </w:p>
    <w:p w14:paraId="3FCA27C2" w14:textId="77777777" w:rsidR="00120931" w:rsidRDefault="00120931" w:rsidP="00120931">
      <w:pPr>
        <w:pStyle w:val="TitlePage"/>
      </w:pPr>
    </w:p>
    <w:p w14:paraId="49640B1A" w14:textId="77777777" w:rsidR="00120931" w:rsidRDefault="00120931" w:rsidP="00120931">
      <w:pPr>
        <w:pStyle w:val="TitlePage"/>
      </w:pPr>
    </w:p>
    <w:p w14:paraId="1E0AC52E" w14:textId="77777777" w:rsidR="00120931" w:rsidRDefault="00120931" w:rsidP="00120931">
      <w:pPr>
        <w:pStyle w:val="TitlePage"/>
        <w:rPr>
          <w:lang w:val="es-ES"/>
        </w:rPr>
      </w:pPr>
      <w:r>
        <w:rPr>
          <w:noProof/>
          <w:lang w:val="es-ES" w:eastAsia="es-ES"/>
          <w:rPrChange w:id="16" w:author="Unknown">
            <w:rPr>
              <w:rFonts w:eastAsia="SimSun" w:cs="Mangal"/>
              <w:noProof/>
              <w:kern w:val="1"/>
              <w:szCs w:val="24"/>
              <w:lang w:val="es-ES" w:eastAsia="es-ES"/>
            </w:rPr>
          </w:rPrChange>
        </w:rPr>
        <w:drawing>
          <wp:inline distT="0" distB="0" distL="0" distR="0" wp14:anchorId="24E86E8C" wp14:editId="03E5ABFB">
            <wp:extent cx="1998980" cy="2286000"/>
            <wp:effectExtent l="0" t="0" r="1270" b="0"/>
            <wp:docPr id="9" name="Picture 9" descr="esc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scud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98980" cy="2286000"/>
                    </a:xfrm>
                    <a:prstGeom prst="rect">
                      <a:avLst/>
                    </a:prstGeom>
                    <a:noFill/>
                    <a:ln>
                      <a:noFill/>
                    </a:ln>
                  </pic:spPr>
                </pic:pic>
              </a:graphicData>
            </a:graphic>
          </wp:inline>
        </w:drawing>
      </w:r>
    </w:p>
    <w:p w14:paraId="1E3B3C4C" w14:textId="77777777" w:rsidR="00120931" w:rsidRDefault="00120931" w:rsidP="00120931">
      <w:pPr>
        <w:pStyle w:val="TitlePage"/>
        <w:rPr>
          <w:lang w:val="es-ES"/>
        </w:rPr>
      </w:pPr>
    </w:p>
    <w:p w14:paraId="6184E721" w14:textId="77777777" w:rsidR="00120931" w:rsidRDefault="00120931" w:rsidP="00120931">
      <w:pPr>
        <w:pStyle w:val="TitlePage"/>
        <w:rPr>
          <w:lang w:val="es-ES"/>
        </w:rPr>
      </w:pPr>
    </w:p>
    <w:p w14:paraId="42A3CDAE" w14:textId="77777777" w:rsidR="00120931" w:rsidRDefault="00120931" w:rsidP="00120931">
      <w:pPr>
        <w:pStyle w:val="TitlePage"/>
        <w:rPr>
          <w:lang w:val="es-ES"/>
        </w:rPr>
      </w:pPr>
    </w:p>
    <w:p w14:paraId="21166D3F" w14:textId="77777777" w:rsidR="00120931" w:rsidRDefault="00120931" w:rsidP="00120931">
      <w:pPr>
        <w:pStyle w:val="TitlePage"/>
        <w:rPr>
          <w:lang w:val="es-ES"/>
        </w:rPr>
      </w:pPr>
      <w:r>
        <w:rPr>
          <w:lang w:val="es-ES"/>
        </w:rPr>
        <w:t>Trabajo Fin Máster en Sistemas Inteligentes</w:t>
      </w:r>
    </w:p>
    <w:p w14:paraId="7469C5FA" w14:textId="77777777" w:rsidR="00120931" w:rsidRDefault="00120931" w:rsidP="00120931">
      <w:pPr>
        <w:pStyle w:val="TitlePage"/>
        <w:rPr>
          <w:lang w:val="es-ES"/>
        </w:rPr>
      </w:pPr>
    </w:p>
    <w:p w14:paraId="18DCFB96" w14:textId="77777777" w:rsidR="00120931" w:rsidRDefault="00120931" w:rsidP="00120931">
      <w:pPr>
        <w:pStyle w:val="TitlePage"/>
        <w:rPr>
          <w:lang w:val="es-ES"/>
        </w:rPr>
      </w:pPr>
    </w:p>
    <w:p w14:paraId="70AC7564" w14:textId="77777777" w:rsidR="00120931" w:rsidRDefault="00120931" w:rsidP="00120931">
      <w:pPr>
        <w:pStyle w:val="TitlePage"/>
        <w:rPr>
          <w:lang w:val="es-ES"/>
        </w:rPr>
      </w:pPr>
    </w:p>
    <w:p w14:paraId="23207D9C" w14:textId="77777777" w:rsidR="00120931" w:rsidRDefault="00120931" w:rsidP="00120931">
      <w:pPr>
        <w:pStyle w:val="TitlePage"/>
        <w:rPr>
          <w:lang w:val="es-ES"/>
        </w:rPr>
      </w:pPr>
    </w:p>
    <w:bookmarkStart w:id="17" w:name="GradYear1"/>
    <w:p w14:paraId="307F7BF3" w14:textId="77777777" w:rsidR="00120931" w:rsidRDefault="00120931" w:rsidP="00120931">
      <w:pPr>
        <w:pStyle w:val="TitlePage"/>
        <w:rPr>
          <w:lang w:val="es-ES"/>
        </w:rPr>
      </w:pPr>
      <w:r>
        <w:fldChar w:fldCharType="begin">
          <w:ffData>
            <w:name w:val="GradYear1"/>
            <w:enabled/>
            <w:calcOnExit w:val="0"/>
            <w:textInput>
              <w:default w:val="Fecha"/>
            </w:textInput>
          </w:ffData>
        </w:fldChar>
      </w:r>
      <w:r>
        <w:rPr>
          <w:lang w:val="es-ES"/>
        </w:rPr>
        <w:instrText xml:space="preserve"> FORMTEXT </w:instrText>
      </w:r>
      <w:r>
        <w:fldChar w:fldCharType="separate"/>
      </w:r>
      <w:r>
        <w:rPr>
          <w:noProof/>
          <w:lang w:val="es-ES"/>
        </w:rPr>
        <w:t>Fecha</w:t>
      </w:r>
      <w:r>
        <w:fldChar w:fldCharType="end"/>
      </w:r>
      <w:bookmarkEnd w:id="17"/>
    </w:p>
    <w:p w14:paraId="25C2EE8C" w14:textId="77777777" w:rsidR="00120931" w:rsidRDefault="00120931" w:rsidP="00120931">
      <w:pPr>
        <w:pStyle w:val="TitlePage"/>
        <w:rPr>
          <w:lang w:val="es-ES"/>
        </w:rPr>
      </w:pPr>
    </w:p>
    <w:p w14:paraId="1BFD5A1A" w14:textId="3727AAFE" w:rsidR="00120931" w:rsidRPr="00120931" w:rsidRDefault="00120931" w:rsidP="00120931">
      <w:pPr>
        <w:pStyle w:val="TitlePageRightAlign"/>
        <w:rPr>
          <w:lang w:val="es-ES"/>
          <w:rPrChange w:id="18" w:author="Orion" w:date="2011-04-24T19:58:00Z">
            <w:rPr/>
          </w:rPrChange>
        </w:rPr>
      </w:pPr>
    </w:p>
    <w:bookmarkStart w:id="19" w:name="ProfName"/>
    <w:p w14:paraId="61764ED1" w14:textId="0F64A892" w:rsidR="00120931" w:rsidRDefault="00120931" w:rsidP="00120931">
      <w:pPr>
        <w:pStyle w:val="TitlePageRightAlign"/>
        <w:rPr>
          <w:lang w:val="es-ES"/>
        </w:rPr>
      </w:pPr>
      <w:r>
        <w:fldChar w:fldCharType="begin">
          <w:ffData>
            <w:name w:val="ProfName"/>
            <w:enabled/>
            <w:calcOnExit w:val="0"/>
            <w:textInput>
              <w:default w:val="Director/Colaborador"/>
            </w:textInput>
          </w:ffData>
        </w:fldChar>
      </w:r>
      <w:r>
        <w:rPr>
          <w:lang w:val="es-ES"/>
        </w:rPr>
        <w:instrText xml:space="preserve"> FORMTEXT </w:instrText>
      </w:r>
      <w:r>
        <w:fldChar w:fldCharType="separate"/>
      </w:r>
      <w:r w:rsidR="00A74327" w:rsidRPr="00A74327">
        <w:rPr>
          <w:noProof/>
          <w:lang w:val="es-ES"/>
          <w:rPrChange w:id="20" w:author="IO" w:date="2011-05-12T11:11:00Z">
            <w:rPr>
              <w:rFonts w:eastAsia="SimSun" w:cs="Mangal"/>
              <w:noProof/>
              <w:kern w:val="1"/>
              <w:szCs w:val="24"/>
              <w:lang w:val="es-ES" w:eastAsia="hi-IN" w:bidi="hi-IN"/>
            </w:rPr>
          </w:rPrChange>
        </w:rPr>
        <w:t>Director</w:t>
      </w:r>
      <w:r w:rsidR="00617705">
        <w:rPr>
          <w:noProof/>
          <w:lang w:val="es-ES"/>
        </w:rPr>
        <w:t xml:space="preserve">: </w:t>
      </w:r>
      <w:r w:rsidR="00637D0F" w:rsidRPr="00246937">
        <w:rPr>
          <w:rStyle w:val="apple-style-span"/>
          <w:rFonts w:ascii="Verdana" w:hAnsi="Verdana"/>
          <w:noProof/>
          <w:color w:val="000000"/>
          <w:sz w:val="20"/>
          <w:lang w:val="es-ES"/>
          <w:rPrChange w:id="21" w:author="Orion" w:date="2011-04-24T22:33:00Z">
            <w:rPr>
              <w:rStyle w:val="apple-style-span"/>
              <w:rFonts w:ascii="Verdana" w:eastAsia="SimSun" w:hAnsi="Verdana" w:cs="Mangal"/>
              <w:color w:val="000000"/>
              <w:kern w:val="1"/>
              <w:sz w:val="20"/>
              <w:szCs w:val="24"/>
              <w:lang w:val="es-ES" w:eastAsia="hi-IN" w:bidi="hi-IN"/>
            </w:rPr>
          </w:rPrChange>
        </w:rPr>
        <w:t>RUBEN FUENTES FERNANDEZ</w:t>
      </w:r>
      <w:r>
        <w:fldChar w:fldCharType="end"/>
      </w:r>
      <w:bookmarkEnd w:id="19"/>
    </w:p>
    <w:p w14:paraId="12BA8AAF" w14:textId="77777777" w:rsidR="004D60AE" w:rsidRDefault="00120931">
      <w:pPr>
        <w:widowControl/>
        <w:suppressAutoHyphens w:val="0"/>
        <w:rPr>
          <w:rFonts w:eastAsia="Times New Roman" w:cs="Times New Roman"/>
          <w:kern w:val="0"/>
          <w:sz w:val="32"/>
          <w:szCs w:val="20"/>
          <w:lang w:eastAsia="en-US" w:bidi="ar-SA"/>
        </w:rPr>
      </w:pPr>
      <w:r>
        <w:rPr>
          <w:b/>
        </w:rPr>
        <w:br w:type="page"/>
      </w:r>
      <w:bookmarkStart w:id="22" w:name="Copyright"/>
      <w:r w:rsidR="004D60AE">
        <w:rPr>
          <w:b/>
        </w:rPr>
        <w:lastRenderedPageBreak/>
        <w:br w:type="page"/>
      </w:r>
    </w:p>
    <w:p w14:paraId="19671E7D" w14:textId="77777777" w:rsidR="00120931" w:rsidRDefault="00120931" w:rsidP="00120931">
      <w:pPr>
        <w:pStyle w:val="PageHeading"/>
        <w:rPr>
          <w:lang w:val="es-ES"/>
        </w:rPr>
      </w:pPr>
      <w:bookmarkStart w:id="23" w:name="_Toc297726941"/>
      <w:r>
        <w:rPr>
          <w:lang w:val="es-ES"/>
        </w:rPr>
        <w:lastRenderedPageBreak/>
        <w:t>Autorización de Difusión</w:t>
      </w:r>
      <w:bookmarkEnd w:id="23"/>
    </w:p>
    <w:bookmarkStart w:id="24" w:name="AuthorName2"/>
    <w:bookmarkEnd w:id="22"/>
    <w:p w14:paraId="24095CC1" w14:textId="77777777" w:rsidR="00120931" w:rsidRDefault="00120931" w:rsidP="00120931">
      <w:pPr>
        <w:pStyle w:val="TitlePage"/>
        <w:spacing w:after="240"/>
        <w:rPr>
          <w:caps/>
          <w:lang w:val="es-ES"/>
        </w:rPr>
      </w:pPr>
      <w:r>
        <w:fldChar w:fldCharType="begin">
          <w:ffData>
            <w:name w:val="AuthorName2"/>
            <w:enabled/>
            <w:calcOnExit w:val="0"/>
            <w:textInput>
              <w:default w:val="Autor"/>
            </w:textInput>
          </w:ffData>
        </w:fldChar>
      </w:r>
      <w:r>
        <w:rPr>
          <w:caps/>
          <w:lang w:val="es-ES"/>
        </w:rPr>
        <w:instrText xml:space="preserve"> FORMTEXT </w:instrText>
      </w:r>
      <w:r>
        <w:fldChar w:fldCharType="separate"/>
      </w:r>
      <w:r>
        <w:rPr>
          <w:caps/>
          <w:noProof/>
          <w:lang w:val="es-ES"/>
        </w:rPr>
        <w:t>Autor</w:t>
      </w:r>
      <w:r>
        <w:fldChar w:fldCharType="end"/>
      </w:r>
      <w:bookmarkEnd w:id="24"/>
    </w:p>
    <w:bookmarkStart w:id="25" w:name="GradYear2"/>
    <w:p w14:paraId="16382C8F" w14:textId="77777777" w:rsidR="00120931" w:rsidRDefault="00120931" w:rsidP="00120931">
      <w:pPr>
        <w:pStyle w:val="TitlePage"/>
        <w:spacing w:after="240"/>
        <w:rPr>
          <w:lang w:val="es-ES"/>
        </w:rPr>
      </w:pPr>
      <w:r>
        <w:fldChar w:fldCharType="begin">
          <w:ffData>
            <w:name w:val="GradYear2"/>
            <w:enabled/>
            <w:calcOnExit w:val="0"/>
            <w:textInput>
              <w:default w:val="Fecha"/>
            </w:textInput>
          </w:ffData>
        </w:fldChar>
      </w:r>
      <w:r>
        <w:rPr>
          <w:lang w:val="es-ES"/>
        </w:rPr>
        <w:instrText xml:space="preserve"> FORMTEXT </w:instrText>
      </w:r>
      <w:r>
        <w:fldChar w:fldCharType="separate"/>
      </w:r>
      <w:r>
        <w:rPr>
          <w:noProof/>
          <w:lang w:val="es-ES"/>
        </w:rPr>
        <w:t>Fecha</w:t>
      </w:r>
      <w:r>
        <w:fldChar w:fldCharType="end"/>
      </w:r>
      <w:bookmarkEnd w:id="25"/>
    </w:p>
    <w:p w14:paraId="041238A1" w14:textId="77777777" w:rsidR="00120931" w:rsidRDefault="00120931" w:rsidP="002539EB">
      <w:pPr>
        <w:pStyle w:val="BodyText"/>
        <w:jc w:val="both"/>
      </w:pPr>
      <w:r>
        <w:t>El/la abajo firmante, matriculado/a en el Máster en Investigación en Informática de la Facultad de Informática, autoriza a la Universidad Complutense de Madrid (UCM) a difundir y utilizar con fines académicos, no comerciales y mencionando expresamente a su autor el presente Trabajo Fin de Máster: “</w:t>
      </w:r>
      <w:r w:rsidR="00DD56C9" w:rsidRPr="00DD56C9">
        <w:t>Simulación</w:t>
      </w:r>
      <w:r w:rsidR="00DD56C9">
        <w:t xml:space="preserve"> basada en agentes de tráfico </w:t>
      </w:r>
      <w:r w:rsidR="00DD56C9" w:rsidRPr="00DD56C9">
        <w:t>aéreo</w:t>
      </w:r>
      <w:r>
        <w:t xml:space="preserve">”, realizado durante el </w:t>
      </w:r>
      <w:r w:rsidRPr="002F3D6F">
        <w:rPr>
          <w:rFonts w:cs="Times New Roman"/>
        </w:rPr>
        <w:t>curso académico 20</w:t>
      </w:r>
      <w:r w:rsidR="00DD56C9" w:rsidRPr="002F3D6F">
        <w:rPr>
          <w:rFonts w:cs="Times New Roman"/>
        </w:rPr>
        <w:t>10-2011</w:t>
      </w:r>
      <w:r w:rsidRPr="002F3D6F">
        <w:rPr>
          <w:rFonts w:cs="Times New Roman"/>
        </w:rPr>
        <w:t xml:space="preserve"> bajo la dirección de</w:t>
      </w:r>
      <w:r w:rsidR="00A74327">
        <w:rPr>
          <w:rFonts w:cs="Times New Roman"/>
        </w:rPr>
        <w:t>l Dr.</w:t>
      </w:r>
      <w:r w:rsidRPr="002F3D6F">
        <w:rPr>
          <w:rFonts w:cs="Times New Roman"/>
        </w:rPr>
        <w:t xml:space="preserve"> </w:t>
      </w:r>
      <w:r w:rsidR="00DD56C9" w:rsidRPr="002F3D6F">
        <w:rPr>
          <w:rFonts w:cs="Times New Roman"/>
        </w:rPr>
        <w:t>Rubén Fuentes Fernández</w:t>
      </w:r>
      <w:r w:rsidRPr="002F3D6F">
        <w:rPr>
          <w:rFonts w:cs="Times New Roman"/>
        </w:rPr>
        <w:t xml:space="preserve"> en el Departamento de </w:t>
      </w:r>
      <w:r w:rsidR="00F508C2" w:rsidRPr="002F3D6F">
        <w:rPr>
          <w:rFonts w:cs="Times New Roman"/>
        </w:rPr>
        <w:t>“</w:t>
      </w:r>
      <w:r w:rsidR="00F508C2" w:rsidRPr="002539EB">
        <w:rPr>
          <w:rStyle w:val="apple-style-span"/>
          <w:rFonts w:cs="Times New Roman"/>
          <w:bCs/>
        </w:rPr>
        <w:t>Ingeniería del Software e Inteligencia Artificial”</w:t>
      </w:r>
      <w:r w:rsidRPr="002F3D6F">
        <w:rPr>
          <w:rFonts w:cs="Times New Roman"/>
        </w:rPr>
        <w:t>,</w:t>
      </w:r>
      <w:r w:rsidRPr="002F3D6F">
        <w:t xml:space="preserve"> y a la Biblioteca de</w:t>
      </w:r>
      <w:r>
        <w:t xml:space="preserve"> la UCM a depositarlo en el Archivo Institucional E-</w:t>
      </w:r>
      <w:proofErr w:type="spellStart"/>
      <w:r>
        <w:t>Prints</w:t>
      </w:r>
      <w:proofErr w:type="spellEnd"/>
      <w:r>
        <w:t xml:space="preserve"> Complutense con el objeto de incrementar la difusión, uso e impacto del trabajo en Internet y garantizar su preservación y acceso a largo plazo.</w:t>
      </w:r>
    </w:p>
    <w:p w14:paraId="4A132153" w14:textId="77777777" w:rsidR="00120931" w:rsidRDefault="00120931" w:rsidP="00120931">
      <w:pPr>
        <w:pStyle w:val="BodyText"/>
      </w:pPr>
    </w:p>
    <w:p w14:paraId="5AF246C4" w14:textId="77777777" w:rsidR="00A77437" w:rsidRPr="002539EB" w:rsidRDefault="00120931">
      <w:pPr>
        <w:widowControl/>
        <w:suppressAutoHyphens w:val="0"/>
        <w:rPr>
          <w:rFonts w:eastAsia="Times New Roman" w:cs="Times New Roman"/>
          <w:kern w:val="0"/>
          <w:sz w:val="32"/>
          <w:szCs w:val="20"/>
          <w:lang w:eastAsia="en-US" w:bidi="ar-SA"/>
        </w:rPr>
      </w:pPr>
      <w:r w:rsidRPr="002539EB">
        <w:rPr>
          <w:rFonts w:eastAsia="Times New Roman" w:cs="Times New Roman"/>
          <w:kern w:val="0"/>
          <w:sz w:val="32"/>
          <w:szCs w:val="20"/>
          <w:lang w:eastAsia="en-US" w:bidi="ar-SA"/>
        </w:rPr>
        <w:br w:type="page"/>
      </w:r>
      <w:r w:rsidR="00A77437">
        <w:rPr>
          <w:b/>
        </w:rPr>
        <w:lastRenderedPageBreak/>
        <w:br w:type="page"/>
      </w:r>
    </w:p>
    <w:p w14:paraId="1B91B056" w14:textId="77777777" w:rsidR="00120931" w:rsidRPr="002539EB" w:rsidRDefault="00120931" w:rsidP="00120931">
      <w:pPr>
        <w:pStyle w:val="PageHeading"/>
      </w:pPr>
      <w:bookmarkStart w:id="26" w:name="_Toc297726942"/>
      <w:proofErr w:type="spellStart"/>
      <w:r w:rsidRPr="002539EB">
        <w:lastRenderedPageBreak/>
        <w:t>Resumen</w:t>
      </w:r>
      <w:proofErr w:type="spellEnd"/>
      <w:r w:rsidRPr="002539EB">
        <w:t xml:space="preserve"> en </w:t>
      </w:r>
      <w:proofErr w:type="spellStart"/>
      <w:r w:rsidRPr="002539EB">
        <w:t>castellano</w:t>
      </w:r>
      <w:bookmarkEnd w:id="26"/>
      <w:proofErr w:type="spellEnd"/>
    </w:p>
    <w:bookmarkStart w:id="27" w:name="Abstract"/>
    <w:p w14:paraId="3F2692A2" w14:textId="77777777" w:rsidR="00120931" w:rsidRDefault="00120931" w:rsidP="00120931">
      <w:pPr>
        <w:pStyle w:val="BodyText"/>
        <w:rPr>
          <w:lang w:val="en-US"/>
        </w:rPr>
      </w:pPr>
      <w:r>
        <w:fldChar w:fldCharType="begin">
          <w:ffData>
            <w:name w:val="Abstract"/>
            <w:enabled/>
            <w:calcOnExit w:val="0"/>
            <w:textInput>
              <w:default w:val="[Enter abstract here, no longer than 350 words.  Be sure to retain the Section Break below.]"/>
            </w:textInput>
          </w:ffData>
        </w:fldChar>
      </w:r>
      <w:r w:rsidRPr="002539EB">
        <w:rPr>
          <w:lang w:val="en-US"/>
        </w:rPr>
        <w:instrText xml:space="preserve"> FORMTEXT </w:instrText>
      </w:r>
      <w:r>
        <w:fldChar w:fldCharType="separate"/>
      </w:r>
      <w:r w:rsidRPr="002539EB">
        <w:rPr>
          <w:noProof/>
          <w:lang w:val="en-US"/>
        </w:rPr>
        <w:t>[Enter abstract here, no longer than 350 words.  Be sure to retain the Section Break below.]</w:t>
      </w:r>
      <w:r>
        <w:fldChar w:fldCharType="end"/>
      </w:r>
      <w:bookmarkEnd w:id="27"/>
    </w:p>
    <w:p w14:paraId="45D41DF4" w14:textId="77777777" w:rsidR="00120931" w:rsidRPr="002539EB" w:rsidRDefault="00120931" w:rsidP="00120931">
      <w:pPr>
        <w:pStyle w:val="PageHeading"/>
      </w:pPr>
      <w:bookmarkStart w:id="28" w:name="_Toc297726943"/>
      <w:proofErr w:type="spellStart"/>
      <w:r w:rsidRPr="002539EB">
        <w:t>Palabras</w:t>
      </w:r>
      <w:proofErr w:type="spellEnd"/>
      <w:r w:rsidRPr="002539EB">
        <w:t xml:space="preserve"> clave</w:t>
      </w:r>
      <w:bookmarkEnd w:id="28"/>
    </w:p>
    <w:p w14:paraId="758DEFF4" w14:textId="77777777" w:rsidR="00120931" w:rsidRPr="002539EB" w:rsidRDefault="00120931" w:rsidP="00120931">
      <w:pPr>
        <w:pStyle w:val="BodyText"/>
        <w:rPr>
          <w:lang w:val="en-US"/>
        </w:rPr>
      </w:pPr>
    </w:p>
    <w:p w14:paraId="613B6D6F" w14:textId="77777777" w:rsidR="00120931" w:rsidRDefault="00120931" w:rsidP="00120931">
      <w:pPr>
        <w:pStyle w:val="PageHeading"/>
      </w:pPr>
      <w:r w:rsidRPr="002539EB">
        <w:rPr>
          <w:b w:val="0"/>
        </w:rPr>
        <w:br w:type="page"/>
      </w:r>
      <w:bookmarkStart w:id="29" w:name="_Toc297726944"/>
      <w:proofErr w:type="spellStart"/>
      <w:r>
        <w:lastRenderedPageBreak/>
        <w:t>Resumen</w:t>
      </w:r>
      <w:proofErr w:type="spellEnd"/>
      <w:r>
        <w:t xml:space="preserve"> en </w:t>
      </w:r>
      <w:proofErr w:type="spellStart"/>
      <w:r>
        <w:t>inglés</w:t>
      </w:r>
      <w:bookmarkEnd w:id="29"/>
      <w:proofErr w:type="spellEnd"/>
    </w:p>
    <w:p w14:paraId="3FE216AA" w14:textId="77777777" w:rsidR="00120931" w:rsidRPr="002539EB" w:rsidRDefault="00120931" w:rsidP="00120931">
      <w:pPr>
        <w:pStyle w:val="BodyText"/>
        <w:rPr>
          <w:lang w:val="en-US"/>
        </w:rPr>
      </w:pPr>
      <w:r>
        <w:fldChar w:fldCharType="begin">
          <w:ffData>
            <w:name w:val=""/>
            <w:enabled/>
            <w:calcOnExit w:val="0"/>
            <w:textInput>
              <w:default w:val="[Enter abstract here, no longer than 350 words.  Be sure to retain the Section Break below.]"/>
            </w:textInput>
          </w:ffData>
        </w:fldChar>
      </w:r>
      <w:r w:rsidRPr="002539EB">
        <w:rPr>
          <w:lang w:val="en-US"/>
        </w:rPr>
        <w:instrText xml:space="preserve"> FORMTEXT </w:instrText>
      </w:r>
      <w:r>
        <w:fldChar w:fldCharType="separate"/>
      </w:r>
      <w:r w:rsidRPr="002539EB">
        <w:rPr>
          <w:noProof/>
          <w:lang w:val="en-US"/>
        </w:rPr>
        <w:t>[Enter abstract here, no longer than 350 words.  Be sure to retain the Section Break below.]</w:t>
      </w:r>
      <w:r>
        <w:fldChar w:fldCharType="end"/>
      </w:r>
    </w:p>
    <w:p w14:paraId="5F8C3B57" w14:textId="77777777" w:rsidR="00120931" w:rsidRPr="002539EB" w:rsidRDefault="00120931" w:rsidP="00120931">
      <w:pPr>
        <w:pStyle w:val="BodyText"/>
        <w:rPr>
          <w:lang w:val="en-US"/>
        </w:rPr>
      </w:pPr>
    </w:p>
    <w:p w14:paraId="21CD72AA" w14:textId="77777777" w:rsidR="00120931" w:rsidRDefault="00120931" w:rsidP="00120931">
      <w:pPr>
        <w:pStyle w:val="PageHeading"/>
        <w:rPr>
          <w:lang w:val="es-ES"/>
        </w:rPr>
      </w:pPr>
      <w:bookmarkStart w:id="30" w:name="_Toc297726945"/>
      <w:proofErr w:type="spellStart"/>
      <w:r>
        <w:rPr>
          <w:lang w:val="es-ES"/>
        </w:rPr>
        <w:t>Keywords</w:t>
      </w:r>
      <w:bookmarkEnd w:id="30"/>
      <w:proofErr w:type="spellEnd"/>
    </w:p>
    <w:p w14:paraId="61B4B979" w14:textId="77777777" w:rsidR="00120931" w:rsidRDefault="00120931" w:rsidP="00120931">
      <w:pPr>
        <w:pStyle w:val="BodyText"/>
        <w:rPr>
          <w:lang w:val="en-US"/>
        </w:rPr>
      </w:pPr>
    </w:p>
    <w:p w14:paraId="6D3C4F5D" w14:textId="77777777" w:rsidR="00120931" w:rsidRDefault="00120931" w:rsidP="00120931">
      <w:pPr>
        <w:pStyle w:val="BodyText"/>
      </w:pPr>
    </w:p>
    <w:p w14:paraId="3DBD9F04" w14:textId="77777777" w:rsidR="00120931" w:rsidRDefault="00120931" w:rsidP="00120931">
      <w:pPr>
        <w:pStyle w:val="BodyText"/>
      </w:pPr>
    </w:p>
    <w:p w14:paraId="2E8A3C96" w14:textId="77777777" w:rsidR="00120931" w:rsidRDefault="00120931" w:rsidP="00120931">
      <w:pPr>
        <w:sectPr w:rsidR="00120931">
          <w:headerReference w:type="default" r:id="rId11"/>
          <w:footerReference w:type="default" r:id="rId12"/>
          <w:pgSz w:w="12240" w:h="15840"/>
          <w:pgMar w:top="1440" w:right="1440" w:bottom="1440" w:left="1440" w:header="720" w:footer="720" w:gutter="0"/>
          <w:pgNumType w:fmt="lowerRoman" w:start="1"/>
          <w:cols w:space="720"/>
        </w:sectPr>
      </w:pPr>
    </w:p>
    <w:p w14:paraId="0843220F" w14:textId="77777777" w:rsidR="00120931" w:rsidRDefault="00120931" w:rsidP="00120931">
      <w:pPr>
        <w:pStyle w:val="PageHeading"/>
      </w:pPr>
      <w:bookmarkStart w:id="36" w:name="_Toc297726946"/>
      <w:proofErr w:type="spellStart"/>
      <w:r>
        <w:lastRenderedPageBreak/>
        <w:t>Índice</w:t>
      </w:r>
      <w:proofErr w:type="spellEnd"/>
      <w:r>
        <w:t xml:space="preserve"> de </w:t>
      </w:r>
      <w:proofErr w:type="spellStart"/>
      <w:r>
        <w:t>contenidos</w:t>
      </w:r>
      <w:bookmarkEnd w:id="36"/>
      <w:proofErr w:type="spellEnd"/>
    </w:p>
    <w:p w14:paraId="140DD9D1" w14:textId="77777777" w:rsidR="00D079D8" w:rsidRDefault="00120931">
      <w:pPr>
        <w:pStyle w:val="TOC1"/>
        <w:rPr>
          <w:ins w:id="37" w:author="Orion" w:date="2011-07-06T14:46:00Z"/>
          <w:rFonts w:asciiTheme="minorHAnsi" w:eastAsiaTheme="minorEastAsia" w:hAnsiTheme="minorHAnsi" w:cstheme="minorBidi"/>
          <w:noProof/>
          <w:sz w:val="22"/>
          <w:szCs w:val="22"/>
          <w:lang w:val="es-ES" w:eastAsia="es-ES"/>
        </w:rPr>
      </w:pPr>
      <w:r>
        <w:rPr>
          <w:lang w:val="es-ES"/>
        </w:rPr>
        <w:fldChar w:fldCharType="begin"/>
      </w:r>
      <w:r>
        <w:rPr>
          <w:lang w:val="es-ES"/>
        </w:rPr>
        <w:instrText xml:space="preserve"> TOC \o "1-3" \h \z \u </w:instrText>
      </w:r>
      <w:r>
        <w:rPr>
          <w:lang w:val="es-ES"/>
        </w:rPr>
        <w:fldChar w:fldCharType="separate"/>
      </w:r>
      <w:ins w:id="38" w:author="Orion" w:date="2011-07-06T14:46:00Z">
        <w:r w:rsidR="00D079D8" w:rsidRPr="00EC66D7">
          <w:rPr>
            <w:rStyle w:val="Hyperlink"/>
            <w:noProof/>
          </w:rPr>
          <w:fldChar w:fldCharType="begin"/>
        </w:r>
        <w:r w:rsidR="00D079D8" w:rsidRPr="00EC66D7">
          <w:rPr>
            <w:rStyle w:val="Hyperlink"/>
            <w:noProof/>
          </w:rPr>
          <w:instrText xml:space="preserve"> </w:instrText>
        </w:r>
        <w:r w:rsidR="00D079D8">
          <w:rPr>
            <w:noProof/>
          </w:rPr>
          <w:instrText>HYPERLINK \l "_Toc297726941"</w:instrText>
        </w:r>
        <w:r w:rsidR="00D079D8" w:rsidRPr="00EC66D7">
          <w:rPr>
            <w:rStyle w:val="Hyperlink"/>
            <w:noProof/>
          </w:rPr>
          <w:instrText xml:space="preserve"> </w:instrText>
        </w:r>
        <w:r w:rsidR="00D079D8" w:rsidRPr="00EC66D7">
          <w:rPr>
            <w:rStyle w:val="Hyperlink"/>
            <w:noProof/>
          </w:rPr>
          <w:fldChar w:fldCharType="separate"/>
        </w:r>
        <w:r w:rsidR="00D079D8" w:rsidRPr="00EC66D7">
          <w:rPr>
            <w:rStyle w:val="Hyperlink"/>
            <w:noProof/>
            <w:lang w:val="es-ES"/>
          </w:rPr>
          <w:t>Autorización de Difusión</w:t>
        </w:r>
        <w:r w:rsidR="00D079D8">
          <w:rPr>
            <w:noProof/>
            <w:webHidden/>
          </w:rPr>
          <w:tab/>
        </w:r>
        <w:r w:rsidR="00D079D8">
          <w:rPr>
            <w:noProof/>
            <w:webHidden/>
          </w:rPr>
          <w:fldChar w:fldCharType="begin"/>
        </w:r>
        <w:r w:rsidR="00D079D8">
          <w:rPr>
            <w:noProof/>
            <w:webHidden/>
          </w:rPr>
          <w:instrText xml:space="preserve"> PAGEREF _Toc297726941 \h </w:instrText>
        </w:r>
      </w:ins>
      <w:r w:rsidR="00D079D8">
        <w:rPr>
          <w:noProof/>
          <w:webHidden/>
        </w:rPr>
      </w:r>
      <w:r w:rsidR="00D079D8">
        <w:rPr>
          <w:noProof/>
          <w:webHidden/>
        </w:rPr>
        <w:fldChar w:fldCharType="separate"/>
      </w:r>
      <w:ins w:id="39" w:author="Orion" w:date="2011-07-06T14:46:00Z">
        <w:r w:rsidR="00D079D8">
          <w:rPr>
            <w:noProof/>
            <w:webHidden/>
          </w:rPr>
          <w:t>iii</w:t>
        </w:r>
        <w:r w:rsidR="00D079D8">
          <w:rPr>
            <w:noProof/>
            <w:webHidden/>
          </w:rPr>
          <w:fldChar w:fldCharType="end"/>
        </w:r>
        <w:r w:rsidR="00D079D8" w:rsidRPr="00EC66D7">
          <w:rPr>
            <w:rStyle w:val="Hyperlink"/>
            <w:noProof/>
          </w:rPr>
          <w:fldChar w:fldCharType="end"/>
        </w:r>
      </w:ins>
    </w:p>
    <w:p w14:paraId="7269D90D" w14:textId="77777777" w:rsidR="00D079D8" w:rsidRDefault="00D079D8">
      <w:pPr>
        <w:pStyle w:val="TOC1"/>
        <w:rPr>
          <w:ins w:id="40" w:author="Orion" w:date="2011-07-06T14:46:00Z"/>
          <w:rFonts w:asciiTheme="minorHAnsi" w:eastAsiaTheme="minorEastAsia" w:hAnsiTheme="minorHAnsi" w:cstheme="minorBidi"/>
          <w:noProof/>
          <w:sz w:val="22"/>
          <w:szCs w:val="22"/>
          <w:lang w:val="es-ES" w:eastAsia="es-ES"/>
        </w:rPr>
      </w:pPr>
      <w:ins w:id="41" w:author="Orion" w:date="2011-07-06T14:46:00Z">
        <w:r w:rsidRPr="00EC66D7">
          <w:rPr>
            <w:rStyle w:val="Hyperlink"/>
            <w:noProof/>
          </w:rPr>
          <w:fldChar w:fldCharType="begin"/>
        </w:r>
        <w:r w:rsidRPr="00EC66D7">
          <w:rPr>
            <w:rStyle w:val="Hyperlink"/>
            <w:noProof/>
          </w:rPr>
          <w:instrText xml:space="preserve"> </w:instrText>
        </w:r>
        <w:r>
          <w:rPr>
            <w:noProof/>
          </w:rPr>
          <w:instrText>HYPERLINK \l "_Toc297726942"</w:instrText>
        </w:r>
        <w:r w:rsidRPr="00EC66D7">
          <w:rPr>
            <w:rStyle w:val="Hyperlink"/>
            <w:noProof/>
          </w:rPr>
          <w:instrText xml:space="preserve"> </w:instrText>
        </w:r>
        <w:r w:rsidRPr="00EC66D7">
          <w:rPr>
            <w:rStyle w:val="Hyperlink"/>
            <w:noProof/>
          </w:rPr>
          <w:fldChar w:fldCharType="separate"/>
        </w:r>
        <w:r w:rsidRPr="00EC66D7">
          <w:rPr>
            <w:rStyle w:val="Hyperlink"/>
            <w:noProof/>
          </w:rPr>
          <w:t>Resumen en castellano</w:t>
        </w:r>
        <w:r>
          <w:rPr>
            <w:noProof/>
            <w:webHidden/>
          </w:rPr>
          <w:tab/>
        </w:r>
        <w:r>
          <w:rPr>
            <w:noProof/>
            <w:webHidden/>
          </w:rPr>
          <w:fldChar w:fldCharType="begin"/>
        </w:r>
        <w:r>
          <w:rPr>
            <w:noProof/>
            <w:webHidden/>
          </w:rPr>
          <w:instrText xml:space="preserve"> PAGEREF _Toc297726942 \h </w:instrText>
        </w:r>
      </w:ins>
      <w:r>
        <w:rPr>
          <w:noProof/>
          <w:webHidden/>
        </w:rPr>
      </w:r>
      <w:r>
        <w:rPr>
          <w:noProof/>
          <w:webHidden/>
        </w:rPr>
        <w:fldChar w:fldCharType="separate"/>
      </w:r>
      <w:ins w:id="42" w:author="Orion" w:date="2011-07-06T14:46:00Z">
        <w:r>
          <w:rPr>
            <w:noProof/>
            <w:webHidden/>
          </w:rPr>
          <w:t>v</w:t>
        </w:r>
        <w:r>
          <w:rPr>
            <w:noProof/>
            <w:webHidden/>
          </w:rPr>
          <w:fldChar w:fldCharType="end"/>
        </w:r>
        <w:r w:rsidRPr="00EC66D7">
          <w:rPr>
            <w:rStyle w:val="Hyperlink"/>
            <w:noProof/>
          </w:rPr>
          <w:fldChar w:fldCharType="end"/>
        </w:r>
      </w:ins>
    </w:p>
    <w:p w14:paraId="61B8B56A" w14:textId="77777777" w:rsidR="00D079D8" w:rsidRDefault="00D079D8">
      <w:pPr>
        <w:pStyle w:val="TOC1"/>
        <w:rPr>
          <w:ins w:id="43" w:author="Orion" w:date="2011-07-06T14:46:00Z"/>
          <w:rFonts w:asciiTheme="minorHAnsi" w:eastAsiaTheme="minorEastAsia" w:hAnsiTheme="minorHAnsi" w:cstheme="minorBidi"/>
          <w:noProof/>
          <w:sz w:val="22"/>
          <w:szCs w:val="22"/>
          <w:lang w:val="es-ES" w:eastAsia="es-ES"/>
        </w:rPr>
      </w:pPr>
      <w:ins w:id="44" w:author="Orion" w:date="2011-07-06T14:46:00Z">
        <w:r w:rsidRPr="00EC66D7">
          <w:rPr>
            <w:rStyle w:val="Hyperlink"/>
            <w:noProof/>
          </w:rPr>
          <w:fldChar w:fldCharType="begin"/>
        </w:r>
        <w:r w:rsidRPr="00EC66D7">
          <w:rPr>
            <w:rStyle w:val="Hyperlink"/>
            <w:noProof/>
          </w:rPr>
          <w:instrText xml:space="preserve"> </w:instrText>
        </w:r>
        <w:r>
          <w:rPr>
            <w:noProof/>
          </w:rPr>
          <w:instrText>HYPERLINK \l "_Toc297726943"</w:instrText>
        </w:r>
        <w:r w:rsidRPr="00EC66D7">
          <w:rPr>
            <w:rStyle w:val="Hyperlink"/>
            <w:noProof/>
          </w:rPr>
          <w:instrText xml:space="preserve"> </w:instrText>
        </w:r>
        <w:r w:rsidRPr="00EC66D7">
          <w:rPr>
            <w:rStyle w:val="Hyperlink"/>
            <w:noProof/>
          </w:rPr>
          <w:fldChar w:fldCharType="separate"/>
        </w:r>
        <w:r w:rsidRPr="00EC66D7">
          <w:rPr>
            <w:rStyle w:val="Hyperlink"/>
            <w:noProof/>
          </w:rPr>
          <w:t>Palabras clave</w:t>
        </w:r>
        <w:r>
          <w:rPr>
            <w:noProof/>
            <w:webHidden/>
          </w:rPr>
          <w:tab/>
        </w:r>
        <w:r>
          <w:rPr>
            <w:noProof/>
            <w:webHidden/>
          </w:rPr>
          <w:fldChar w:fldCharType="begin"/>
        </w:r>
        <w:r>
          <w:rPr>
            <w:noProof/>
            <w:webHidden/>
          </w:rPr>
          <w:instrText xml:space="preserve"> PAGEREF _Toc297726943 \h </w:instrText>
        </w:r>
      </w:ins>
      <w:r>
        <w:rPr>
          <w:noProof/>
          <w:webHidden/>
        </w:rPr>
      </w:r>
      <w:r>
        <w:rPr>
          <w:noProof/>
          <w:webHidden/>
        </w:rPr>
        <w:fldChar w:fldCharType="separate"/>
      </w:r>
      <w:ins w:id="45" w:author="Orion" w:date="2011-07-06T14:46:00Z">
        <w:r>
          <w:rPr>
            <w:noProof/>
            <w:webHidden/>
          </w:rPr>
          <w:t>v</w:t>
        </w:r>
        <w:r>
          <w:rPr>
            <w:noProof/>
            <w:webHidden/>
          </w:rPr>
          <w:fldChar w:fldCharType="end"/>
        </w:r>
        <w:r w:rsidRPr="00EC66D7">
          <w:rPr>
            <w:rStyle w:val="Hyperlink"/>
            <w:noProof/>
          </w:rPr>
          <w:fldChar w:fldCharType="end"/>
        </w:r>
      </w:ins>
    </w:p>
    <w:p w14:paraId="0614A0B8" w14:textId="77777777" w:rsidR="00D079D8" w:rsidRDefault="00D079D8">
      <w:pPr>
        <w:pStyle w:val="TOC1"/>
        <w:rPr>
          <w:ins w:id="46" w:author="Orion" w:date="2011-07-06T14:46:00Z"/>
          <w:rFonts w:asciiTheme="minorHAnsi" w:eastAsiaTheme="minorEastAsia" w:hAnsiTheme="minorHAnsi" w:cstheme="minorBidi"/>
          <w:noProof/>
          <w:sz w:val="22"/>
          <w:szCs w:val="22"/>
          <w:lang w:val="es-ES" w:eastAsia="es-ES"/>
        </w:rPr>
      </w:pPr>
      <w:ins w:id="47" w:author="Orion" w:date="2011-07-06T14:46:00Z">
        <w:r w:rsidRPr="00EC66D7">
          <w:rPr>
            <w:rStyle w:val="Hyperlink"/>
            <w:noProof/>
          </w:rPr>
          <w:fldChar w:fldCharType="begin"/>
        </w:r>
        <w:r w:rsidRPr="00EC66D7">
          <w:rPr>
            <w:rStyle w:val="Hyperlink"/>
            <w:noProof/>
          </w:rPr>
          <w:instrText xml:space="preserve"> </w:instrText>
        </w:r>
        <w:r>
          <w:rPr>
            <w:noProof/>
          </w:rPr>
          <w:instrText>HYPERLINK \l "_Toc297726944"</w:instrText>
        </w:r>
        <w:r w:rsidRPr="00EC66D7">
          <w:rPr>
            <w:rStyle w:val="Hyperlink"/>
            <w:noProof/>
          </w:rPr>
          <w:instrText xml:space="preserve"> </w:instrText>
        </w:r>
        <w:r w:rsidRPr="00EC66D7">
          <w:rPr>
            <w:rStyle w:val="Hyperlink"/>
            <w:noProof/>
          </w:rPr>
          <w:fldChar w:fldCharType="separate"/>
        </w:r>
        <w:r w:rsidRPr="00EC66D7">
          <w:rPr>
            <w:rStyle w:val="Hyperlink"/>
            <w:noProof/>
          </w:rPr>
          <w:t>Resumen en inglés</w:t>
        </w:r>
        <w:r>
          <w:rPr>
            <w:noProof/>
            <w:webHidden/>
          </w:rPr>
          <w:tab/>
        </w:r>
        <w:r>
          <w:rPr>
            <w:noProof/>
            <w:webHidden/>
          </w:rPr>
          <w:fldChar w:fldCharType="begin"/>
        </w:r>
        <w:r>
          <w:rPr>
            <w:noProof/>
            <w:webHidden/>
          </w:rPr>
          <w:instrText xml:space="preserve"> PAGEREF _Toc297726944 \h </w:instrText>
        </w:r>
      </w:ins>
      <w:r>
        <w:rPr>
          <w:noProof/>
          <w:webHidden/>
        </w:rPr>
      </w:r>
      <w:r>
        <w:rPr>
          <w:noProof/>
          <w:webHidden/>
        </w:rPr>
        <w:fldChar w:fldCharType="separate"/>
      </w:r>
      <w:ins w:id="48" w:author="Orion" w:date="2011-07-06T14:46:00Z">
        <w:r>
          <w:rPr>
            <w:noProof/>
            <w:webHidden/>
          </w:rPr>
          <w:t>vi</w:t>
        </w:r>
        <w:r>
          <w:rPr>
            <w:noProof/>
            <w:webHidden/>
          </w:rPr>
          <w:fldChar w:fldCharType="end"/>
        </w:r>
        <w:r w:rsidRPr="00EC66D7">
          <w:rPr>
            <w:rStyle w:val="Hyperlink"/>
            <w:noProof/>
          </w:rPr>
          <w:fldChar w:fldCharType="end"/>
        </w:r>
      </w:ins>
    </w:p>
    <w:p w14:paraId="606653F6" w14:textId="77777777" w:rsidR="00D079D8" w:rsidRDefault="00D079D8">
      <w:pPr>
        <w:pStyle w:val="TOC1"/>
        <w:rPr>
          <w:ins w:id="49" w:author="Orion" w:date="2011-07-06T14:46:00Z"/>
          <w:rFonts w:asciiTheme="minorHAnsi" w:eastAsiaTheme="minorEastAsia" w:hAnsiTheme="minorHAnsi" w:cstheme="minorBidi"/>
          <w:noProof/>
          <w:sz w:val="22"/>
          <w:szCs w:val="22"/>
          <w:lang w:val="es-ES" w:eastAsia="es-ES"/>
        </w:rPr>
      </w:pPr>
      <w:ins w:id="50" w:author="Orion" w:date="2011-07-06T14:46:00Z">
        <w:r w:rsidRPr="00EC66D7">
          <w:rPr>
            <w:rStyle w:val="Hyperlink"/>
            <w:noProof/>
          </w:rPr>
          <w:fldChar w:fldCharType="begin"/>
        </w:r>
        <w:r w:rsidRPr="00EC66D7">
          <w:rPr>
            <w:rStyle w:val="Hyperlink"/>
            <w:noProof/>
          </w:rPr>
          <w:instrText xml:space="preserve"> </w:instrText>
        </w:r>
        <w:r>
          <w:rPr>
            <w:noProof/>
          </w:rPr>
          <w:instrText>HYPERLINK \l "_Toc297726945"</w:instrText>
        </w:r>
        <w:r w:rsidRPr="00EC66D7">
          <w:rPr>
            <w:rStyle w:val="Hyperlink"/>
            <w:noProof/>
          </w:rPr>
          <w:instrText xml:space="preserve"> </w:instrText>
        </w:r>
        <w:r w:rsidRPr="00EC66D7">
          <w:rPr>
            <w:rStyle w:val="Hyperlink"/>
            <w:noProof/>
          </w:rPr>
          <w:fldChar w:fldCharType="separate"/>
        </w:r>
        <w:r w:rsidRPr="00EC66D7">
          <w:rPr>
            <w:rStyle w:val="Hyperlink"/>
            <w:noProof/>
            <w:lang w:val="es-ES"/>
          </w:rPr>
          <w:t>Keywords</w:t>
        </w:r>
        <w:r>
          <w:rPr>
            <w:noProof/>
            <w:webHidden/>
          </w:rPr>
          <w:tab/>
        </w:r>
        <w:r>
          <w:rPr>
            <w:noProof/>
            <w:webHidden/>
          </w:rPr>
          <w:fldChar w:fldCharType="begin"/>
        </w:r>
        <w:r>
          <w:rPr>
            <w:noProof/>
            <w:webHidden/>
          </w:rPr>
          <w:instrText xml:space="preserve"> PAGEREF _Toc297726945 \h </w:instrText>
        </w:r>
      </w:ins>
      <w:r>
        <w:rPr>
          <w:noProof/>
          <w:webHidden/>
        </w:rPr>
      </w:r>
      <w:r>
        <w:rPr>
          <w:noProof/>
          <w:webHidden/>
        </w:rPr>
        <w:fldChar w:fldCharType="separate"/>
      </w:r>
      <w:ins w:id="51" w:author="Orion" w:date="2011-07-06T14:46:00Z">
        <w:r>
          <w:rPr>
            <w:noProof/>
            <w:webHidden/>
          </w:rPr>
          <w:t>vi</w:t>
        </w:r>
        <w:r>
          <w:rPr>
            <w:noProof/>
            <w:webHidden/>
          </w:rPr>
          <w:fldChar w:fldCharType="end"/>
        </w:r>
        <w:r w:rsidRPr="00EC66D7">
          <w:rPr>
            <w:rStyle w:val="Hyperlink"/>
            <w:noProof/>
          </w:rPr>
          <w:fldChar w:fldCharType="end"/>
        </w:r>
      </w:ins>
    </w:p>
    <w:p w14:paraId="50AFE925" w14:textId="77777777" w:rsidR="00D079D8" w:rsidRDefault="00D079D8">
      <w:pPr>
        <w:pStyle w:val="TOC1"/>
        <w:rPr>
          <w:ins w:id="52" w:author="Orion" w:date="2011-07-06T14:46:00Z"/>
          <w:rFonts w:asciiTheme="minorHAnsi" w:eastAsiaTheme="minorEastAsia" w:hAnsiTheme="minorHAnsi" w:cstheme="minorBidi"/>
          <w:noProof/>
          <w:sz w:val="22"/>
          <w:szCs w:val="22"/>
          <w:lang w:val="es-ES" w:eastAsia="es-ES"/>
        </w:rPr>
      </w:pPr>
      <w:ins w:id="53" w:author="Orion" w:date="2011-07-06T14:46:00Z">
        <w:r w:rsidRPr="00EC66D7">
          <w:rPr>
            <w:rStyle w:val="Hyperlink"/>
            <w:noProof/>
          </w:rPr>
          <w:fldChar w:fldCharType="begin"/>
        </w:r>
        <w:r w:rsidRPr="00EC66D7">
          <w:rPr>
            <w:rStyle w:val="Hyperlink"/>
            <w:noProof/>
          </w:rPr>
          <w:instrText xml:space="preserve"> </w:instrText>
        </w:r>
        <w:r>
          <w:rPr>
            <w:noProof/>
          </w:rPr>
          <w:instrText>HYPERLINK \l "_Toc297726946"</w:instrText>
        </w:r>
        <w:r w:rsidRPr="00EC66D7">
          <w:rPr>
            <w:rStyle w:val="Hyperlink"/>
            <w:noProof/>
          </w:rPr>
          <w:instrText xml:space="preserve"> </w:instrText>
        </w:r>
        <w:r w:rsidRPr="00EC66D7">
          <w:rPr>
            <w:rStyle w:val="Hyperlink"/>
            <w:noProof/>
          </w:rPr>
          <w:fldChar w:fldCharType="separate"/>
        </w:r>
        <w:r w:rsidRPr="00EC66D7">
          <w:rPr>
            <w:rStyle w:val="Hyperlink"/>
            <w:noProof/>
          </w:rPr>
          <w:t>Índice de contenidos</w:t>
        </w:r>
        <w:r>
          <w:rPr>
            <w:noProof/>
            <w:webHidden/>
          </w:rPr>
          <w:tab/>
        </w:r>
        <w:r>
          <w:rPr>
            <w:noProof/>
            <w:webHidden/>
          </w:rPr>
          <w:fldChar w:fldCharType="begin"/>
        </w:r>
        <w:r>
          <w:rPr>
            <w:noProof/>
            <w:webHidden/>
          </w:rPr>
          <w:instrText xml:space="preserve"> PAGEREF _Toc297726946 \h </w:instrText>
        </w:r>
      </w:ins>
      <w:r>
        <w:rPr>
          <w:noProof/>
          <w:webHidden/>
        </w:rPr>
      </w:r>
      <w:r>
        <w:rPr>
          <w:noProof/>
          <w:webHidden/>
        </w:rPr>
        <w:fldChar w:fldCharType="separate"/>
      </w:r>
      <w:ins w:id="54" w:author="Orion" w:date="2011-07-06T14:46:00Z">
        <w:r>
          <w:rPr>
            <w:noProof/>
            <w:webHidden/>
          </w:rPr>
          <w:t>7</w:t>
        </w:r>
        <w:r>
          <w:rPr>
            <w:noProof/>
            <w:webHidden/>
          </w:rPr>
          <w:fldChar w:fldCharType="end"/>
        </w:r>
        <w:r w:rsidRPr="00EC66D7">
          <w:rPr>
            <w:rStyle w:val="Hyperlink"/>
            <w:noProof/>
          </w:rPr>
          <w:fldChar w:fldCharType="end"/>
        </w:r>
      </w:ins>
    </w:p>
    <w:p w14:paraId="0790160C" w14:textId="77777777" w:rsidR="00D079D8" w:rsidRDefault="00D079D8">
      <w:pPr>
        <w:pStyle w:val="TOC1"/>
        <w:rPr>
          <w:ins w:id="55" w:author="Orion" w:date="2011-07-06T14:46:00Z"/>
          <w:rFonts w:asciiTheme="minorHAnsi" w:eastAsiaTheme="minorEastAsia" w:hAnsiTheme="minorHAnsi" w:cstheme="minorBidi"/>
          <w:noProof/>
          <w:sz w:val="22"/>
          <w:szCs w:val="22"/>
          <w:lang w:val="es-ES" w:eastAsia="es-ES"/>
        </w:rPr>
      </w:pPr>
      <w:ins w:id="56" w:author="Orion" w:date="2011-07-06T14:46:00Z">
        <w:r w:rsidRPr="00EC66D7">
          <w:rPr>
            <w:rStyle w:val="Hyperlink"/>
            <w:noProof/>
          </w:rPr>
          <w:fldChar w:fldCharType="begin"/>
        </w:r>
        <w:r w:rsidRPr="00EC66D7">
          <w:rPr>
            <w:rStyle w:val="Hyperlink"/>
            <w:noProof/>
          </w:rPr>
          <w:instrText xml:space="preserve"> </w:instrText>
        </w:r>
        <w:r>
          <w:rPr>
            <w:noProof/>
          </w:rPr>
          <w:instrText>HYPERLINK \l "_Toc297726947"</w:instrText>
        </w:r>
        <w:r w:rsidRPr="00EC66D7">
          <w:rPr>
            <w:rStyle w:val="Hyperlink"/>
            <w:noProof/>
          </w:rPr>
          <w:instrText xml:space="preserve"> </w:instrText>
        </w:r>
        <w:r w:rsidRPr="00EC66D7">
          <w:rPr>
            <w:rStyle w:val="Hyperlink"/>
            <w:noProof/>
          </w:rPr>
          <w:fldChar w:fldCharType="separate"/>
        </w:r>
        <w:r w:rsidRPr="00EC66D7">
          <w:rPr>
            <w:rStyle w:val="Hyperlink"/>
            <w:noProof/>
          </w:rPr>
          <w:t>Tabla de Figuras</w:t>
        </w:r>
        <w:r>
          <w:rPr>
            <w:noProof/>
            <w:webHidden/>
          </w:rPr>
          <w:tab/>
        </w:r>
        <w:r>
          <w:rPr>
            <w:noProof/>
            <w:webHidden/>
          </w:rPr>
          <w:fldChar w:fldCharType="begin"/>
        </w:r>
        <w:r>
          <w:rPr>
            <w:noProof/>
            <w:webHidden/>
          </w:rPr>
          <w:instrText xml:space="preserve"> PAGEREF _Toc297726947 \h </w:instrText>
        </w:r>
      </w:ins>
      <w:r>
        <w:rPr>
          <w:noProof/>
          <w:webHidden/>
        </w:rPr>
      </w:r>
      <w:r>
        <w:rPr>
          <w:noProof/>
          <w:webHidden/>
        </w:rPr>
        <w:fldChar w:fldCharType="separate"/>
      </w:r>
      <w:ins w:id="57" w:author="Orion" w:date="2011-07-06T14:46:00Z">
        <w:r>
          <w:rPr>
            <w:noProof/>
            <w:webHidden/>
          </w:rPr>
          <w:t>8</w:t>
        </w:r>
        <w:r>
          <w:rPr>
            <w:noProof/>
            <w:webHidden/>
          </w:rPr>
          <w:fldChar w:fldCharType="end"/>
        </w:r>
        <w:r w:rsidRPr="00EC66D7">
          <w:rPr>
            <w:rStyle w:val="Hyperlink"/>
            <w:noProof/>
          </w:rPr>
          <w:fldChar w:fldCharType="end"/>
        </w:r>
      </w:ins>
    </w:p>
    <w:p w14:paraId="3DAA8986" w14:textId="77777777" w:rsidR="00D079D8" w:rsidRDefault="00D079D8">
      <w:pPr>
        <w:pStyle w:val="TOC1"/>
        <w:rPr>
          <w:ins w:id="58" w:author="Orion" w:date="2011-07-06T14:46:00Z"/>
          <w:rFonts w:asciiTheme="minorHAnsi" w:eastAsiaTheme="minorEastAsia" w:hAnsiTheme="minorHAnsi" w:cstheme="minorBidi"/>
          <w:noProof/>
          <w:sz w:val="22"/>
          <w:szCs w:val="22"/>
          <w:lang w:val="es-ES" w:eastAsia="es-ES"/>
        </w:rPr>
      </w:pPr>
      <w:ins w:id="59" w:author="Orion" w:date="2011-07-06T14:46:00Z">
        <w:r w:rsidRPr="00EC66D7">
          <w:rPr>
            <w:rStyle w:val="Hyperlink"/>
            <w:noProof/>
          </w:rPr>
          <w:fldChar w:fldCharType="begin"/>
        </w:r>
        <w:r w:rsidRPr="00EC66D7">
          <w:rPr>
            <w:rStyle w:val="Hyperlink"/>
            <w:noProof/>
          </w:rPr>
          <w:instrText xml:space="preserve"> </w:instrText>
        </w:r>
        <w:r>
          <w:rPr>
            <w:noProof/>
          </w:rPr>
          <w:instrText>HYPERLINK \l "_Toc297726948"</w:instrText>
        </w:r>
        <w:r w:rsidRPr="00EC66D7">
          <w:rPr>
            <w:rStyle w:val="Hyperlink"/>
            <w:noProof/>
          </w:rPr>
          <w:instrText xml:space="preserve"> </w:instrText>
        </w:r>
        <w:r w:rsidRPr="00EC66D7">
          <w:rPr>
            <w:rStyle w:val="Hyperlink"/>
            <w:noProof/>
          </w:rPr>
          <w:fldChar w:fldCharType="separate"/>
        </w:r>
        <w:r w:rsidRPr="00EC66D7">
          <w:rPr>
            <w:rStyle w:val="Hyperlink"/>
            <w:noProof/>
          </w:rPr>
          <w:t>Agradecimientos</w:t>
        </w:r>
        <w:r>
          <w:rPr>
            <w:noProof/>
            <w:webHidden/>
          </w:rPr>
          <w:tab/>
        </w:r>
        <w:r>
          <w:rPr>
            <w:noProof/>
            <w:webHidden/>
          </w:rPr>
          <w:fldChar w:fldCharType="begin"/>
        </w:r>
        <w:r>
          <w:rPr>
            <w:noProof/>
            <w:webHidden/>
          </w:rPr>
          <w:instrText xml:space="preserve"> PAGEREF _Toc297726948 \h </w:instrText>
        </w:r>
      </w:ins>
      <w:r>
        <w:rPr>
          <w:noProof/>
          <w:webHidden/>
        </w:rPr>
      </w:r>
      <w:r>
        <w:rPr>
          <w:noProof/>
          <w:webHidden/>
        </w:rPr>
        <w:fldChar w:fldCharType="separate"/>
      </w:r>
      <w:ins w:id="60" w:author="Orion" w:date="2011-07-06T14:46:00Z">
        <w:r>
          <w:rPr>
            <w:noProof/>
            <w:webHidden/>
          </w:rPr>
          <w:t>9</w:t>
        </w:r>
        <w:r>
          <w:rPr>
            <w:noProof/>
            <w:webHidden/>
          </w:rPr>
          <w:fldChar w:fldCharType="end"/>
        </w:r>
        <w:r w:rsidRPr="00EC66D7">
          <w:rPr>
            <w:rStyle w:val="Hyperlink"/>
            <w:noProof/>
          </w:rPr>
          <w:fldChar w:fldCharType="end"/>
        </w:r>
      </w:ins>
    </w:p>
    <w:p w14:paraId="526AB83D" w14:textId="77777777" w:rsidR="00D079D8" w:rsidRDefault="00D079D8">
      <w:pPr>
        <w:pStyle w:val="TOC1"/>
        <w:rPr>
          <w:ins w:id="61" w:author="Orion" w:date="2011-07-06T14:46:00Z"/>
          <w:rFonts w:asciiTheme="minorHAnsi" w:eastAsiaTheme="minorEastAsia" w:hAnsiTheme="minorHAnsi" w:cstheme="minorBidi"/>
          <w:noProof/>
          <w:sz w:val="22"/>
          <w:szCs w:val="22"/>
          <w:lang w:val="es-ES" w:eastAsia="es-ES"/>
        </w:rPr>
      </w:pPr>
      <w:ins w:id="62" w:author="Orion" w:date="2011-07-06T14:46:00Z">
        <w:r w:rsidRPr="00EC66D7">
          <w:rPr>
            <w:rStyle w:val="Hyperlink"/>
            <w:noProof/>
          </w:rPr>
          <w:fldChar w:fldCharType="begin"/>
        </w:r>
        <w:r w:rsidRPr="00EC66D7">
          <w:rPr>
            <w:rStyle w:val="Hyperlink"/>
            <w:noProof/>
          </w:rPr>
          <w:instrText xml:space="preserve"> </w:instrText>
        </w:r>
        <w:r>
          <w:rPr>
            <w:noProof/>
          </w:rPr>
          <w:instrText>HYPERLINK \l "_Toc297726949"</w:instrText>
        </w:r>
        <w:r w:rsidRPr="00EC66D7">
          <w:rPr>
            <w:rStyle w:val="Hyperlink"/>
            <w:noProof/>
          </w:rPr>
          <w:instrText xml:space="preserve"> </w:instrText>
        </w:r>
        <w:r w:rsidRPr="00EC66D7">
          <w:rPr>
            <w:rStyle w:val="Hyperlink"/>
            <w:noProof/>
          </w:rPr>
          <w:fldChar w:fldCharType="separate"/>
        </w:r>
        <w:r w:rsidRPr="00EC66D7">
          <w:rPr>
            <w:rStyle w:val="Hyperlink"/>
            <w:noProof/>
            <w:lang w:bidi="hi-IN"/>
          </w:rPr>
          <w:t>Introducción</w:t>
        </w:r>
        <w:r>
          <w:rPr>
            <w:noProof/>
            <w:webHidden/>
          </w:rPr>
          <w:tab/>
        </w:r>
        <w:r>
          <w:rPr>
            <w:noProof/>
            <w:webHidden/>
          </w:rPr>
          <w:fldChar w:fldCharType="begin"/>
        </w:r>
        <w:r>
          <w:rPr>
            <w:noProof/>
            <w:webHidden/>
          </w:rPr>
          <w:instrText xml:space="preserve"> PAGEREF _Toc297726949 \h </w:instrText>
        </w:r>
      </w:ins>
      <w:r>
        <w:rPr>
          <w:noProof/>
          <w:webHidden/>
        </w:rPr>
      </w:r>
      <w:r>
        <w:rPr>
          <w:noProof/>
          <w:webHidden/>
        </w:rPr>
        <w:fldChar w:fldCharType="separate"/>
      </w:r>
      <w:ins w:id="63" w:author="Orion" w:date="2011-07-06T14:46:00Z">
        <w:r>
          <w:rPr>
            <w:noProof/>
            <w:webHidden/>
          </w:rPr>
          <w:t>11</w:t>
        </w:r>
        <w:r>
          <w:rPr>
            <w:noProof/>
            <w:webHidden/>
          </w:rPr>
          <w:fldChar w:fldCharType="end"/>
        </w:r>
        <w:r w:rsidRPr="00EC66D7">
          <w:rPr>
            <w:rStyle w:val="Hyperlink"/>
            <w:noProof/>
          </w:rPr>
          <w:fldChar w:fldCharType="end"/>
        </w:r>
      </w:ins>
    </w:p>
    <w:p w14:paraId="632ADED7" w14:textId="77777777" w:rsidR="00D079D8" w:rsidRDefault="00D079D8">
      <w:pPr>
        <w:pStyle w:val="TOC1"/>
        <w:rPr>
          <w:ins w:id="64" w:author="Orion" w:date="2011-07-06T14:46:00Z"/>
          <w:rFonts w:asciiTheme="minorHAnsi" w:eastAsiaTheme="minorEastAsia" w:hAnsiTheme="minorHAnsi" w:cstheme="minorBidi"/>
          <w:noProof/>
          <w:sz w:val="22"/>
          <w:szCs w:val="22"/>
          <w:lang w:val="es-ES" w:eastAsia="es-ES"/>
        </w:rPr>
      </w:pPr>
      <w:ins w:id="65" w:author="Orion" w:date="2011-07-06T14:46:00Z">
        <w:r w:rsidRPr="00EC66D7">
          <w:rPr>
            <w:rStyle w:val="Hyperlink"/>
            <w:noProof/>
          </w:rPr>
          <w:fldChar w:fldCharType="begin"/>
        </w:r>
        <w:r w:rsidRPr="00EC66D7">
          <w:rPr>
            <w:rStyle w:val="Hyperlink"/>
            <w:noProof/>
          </w:rPr>
          <w:instrText xml:space="preserve"> </w:instrText>
        </w:r>
        <w:r>
          <w:rPr>
            <w:noProof/>
          </w:rPr>
          <w:instrText>HYPERLINK \l "_Toc297726950"</w:instrText>
        </w:r>
        <w:r w:rsidRPr="00EC66D7">
          <w:rPr>
            <w:rStyle w:val="Hyperlink"/>
            <w:noProof/>
          </w:rPr>
          <w:instrText xml:space="preserve"> </w:instrText>
        </w:r>
        <w:r w:rsidRPr="00EC66D7">
          <w:rPr>
            <w:rStyle w:val="Hyperlink"/>
            <w:noProof/>
          </w:rPr>
          <w:fldChar w:fldCharType="separate"/>
        </w:r>
        <w:r w:rsidRPr="00EC66D7">
          <w:rPr>
            <w:rStyle w:val="Hyperlink"/>
            <w:noProof/>
            <w:lang w:bidi="hi-IN"/>
          </w:rPr>
          <w:t>Conceptos básicos de navegación aérea</w:t>
        </w:r>
        <w:r>
          <w:rPr>
            <w:noProof/>
            <w:webHidden/>
          </w:rPr>
          <w:tab/>
        </w:r>
        <w:r>
          <w:rPr>
            <w:noProof/>
            <w:webHidden/>
          </w:rPr>
          <w:fldChar w:fldCharType="begin"/>
        </w:r>
        <w:r>
          <w:rPr>
            <w:noProof/>
            <w:webHidden/>
          </w:rPr>
          <w:instrText xml:space="preserve"> PAGEREF _Toc297726950 \h </w:instrText>
        </w:r>
      </w:ins>
      <w:r>
        <w:rPr>
          <w:noProof/>
          <w:webHidden/>
        </w:rPr>
      </w:r>
      <w:r>
        <w:rPr>
          <w:noProof/>
          <w:webHidden/>
        </w:rPr>
        <w:fldChar w:fldCharType="separate"/>
      </w:r>
      <w:ins w:id="66" w:author="Orion" w:date="2011-07-06T14:46:00Z">
        <w:r>
          <w:rPr>
            <w:noProof/>
            <w:webHidden/>
          </w:rPr>
          <w:t>13</w:t>
        </w:r>
        <w:r>
          <w:rPr>
            <w:noProof/>
            <w:webHidden/>
          </w:rPr>
          <w:fldChar w:fldCharType="end"/>
        </w:r>
        <w:r w:rsidRPr="00EC66D7">
          <w:rPr>
            <w:rStyle w:val="Hyperlink"/>
            <w:noProof/>
          </w:rPr>
          <w:fldChar w:fldCharType="end"/>
        </w:r>
      </w:ins>
    </w:p>
    <w:p w14:paraId="7EB3C068" w14:textId="77777777" w:rsidR="00D079D8" w:rsidRDefault="00D079D8">
      <w:pPr>
        <w:pStyle w:val="TOC1"/>
        <w:rPr>
          <w:ins w:id="67" w:author="Orion" w:date="2011-07-06T14:46:00Z"/>
          <w:rFonts w:asciiTheme="minorHAnsi" w:eastAsiaTheme="minorEastAsia" w:hAnsiTheme="minorHAnsi" w:cstheme="minorBidi"/>
          <w:noProof/>
          <w:sz w:val="22"/>
          <w:szCs w:val="22"/>
          <w:lang w:val="es-ES" w:eastAsia="es-ES"/>
        </w:rPr>
      </w:pPr>
      <w:ins w:id="68" w:author="Orion" w:date="2011-07-06T14:46:00Z">
        <w:r w:rsidRPr="00EC66D7">
          <w:rPr>
            <w:rStyle w:val="Hyperlink"/>
            <w:noProof/>
          </w:rPr>
          <w:fldChar w:fldCharType="begin"/>
        </w:r>
        <w:r w:rsidRPr="00EC66D7">
          <w:rPr>
            <w:rStyle w:val="Hyperlink"/>
            <w:noProof/>
          </w:rPr>
          <w:instrText xml:space="preserve"> </w:instrText>
        </w:r>
        <w:r>
          <w:rPr>
            <w:noProof/>
          </w:rPr>
          <w:instrText>HYPERLINK \l "_Toc297726951"</w:instrText>
        </w:r>
        <w:r w:rsidRPr="00EC66D7">
          <w:rPr>
            <w:rStyle w:val="Hyperlink"/>
            <w:noProof/>
          </w:rPr>
          <w:instrText xml:space="preserve"> </w:instrText>
        </w:r>
        <w:r w:rsidRPr="00EC66D7">
          <w:rPr>
            <w:rStyle w:val="Hyperlink"/>
            <w:noProof/>
          </w:rPr>
          <w:fldChar w:fldCharType="separate"/>
        </w:r>
        <w:r w:rsidRPr="00EC66D7">
          <w:rPr>
            <w:rStyle w:val="Hyperlink"/>
            <w:noProof/>
            <w:lang w:bidi="hi-IN"/>
          </w:rPr>
          <w:t>Estado del arte</w:t>
        </w:r>
        <w:r>
          <w:rPr>
            <w:noProof/>
            <w:webHidden/>
          </w:rPr>
          <w:tab/>
        </w:r>
        <w:r>
          <w:rPr>
            <w:noProof/>
            <w:webHidden/>
          </w:rPr>
          <w:fldChar w:fldCharType="begin"/>
        </w:r>
        <w:r>
          <w:rPr>
            <w:noProof/>
            <w:webHidden/>
          </w:rPr>
          <w:instrText xml:space="preserve"> PAGEREF _Toc297726951 \h </w:instrText>
        </w:r>
      </w:ins>
      <w:r>
        <w:rPr>
          <w:noProof/>
          <w:webHidden/>
        </w:rPr>
      </w:r>
      <w:r>
        <w:rPr>
          <w:noProof/>
          <w:webHidden/>
        </w:rPr>
        <w:fldChar w:fldCharType="separate"/>
      </w:r>
      <w:ins w:id="69" w:author="Orion" w:date="2011-07-06T14:46:00Z">
        <w:r>
          <w:rPr>
            <w:noProof/>
            <w:webHidden/>
          </w:rPr>
          <w:t>15</w:t>
        </w:r>
        <w:r>
          <w:rPr>
            <w:noProof/>
            <w:webHidden/>
          </w:rPr>
          <w:fldChar w:fldCharType="end"/>
        </w:r>
        <w:r w:rsidRPr="00EC66D7">
          <w:rPr>
            <w:rStyle w:val="Hyperlink"/>
            <w:noProof/>
          </w:rPr>
          <w:fldChar w:fldCharType="end"/>
        </w:r>
      </w:ins>
    </w:p>
    <w:p w14:paraId="50E961F9" w14:textId="77777777" w:rsidR="00D079D8" w:rsidRDefault="00D079D8">
      <w:pPr>
        <w:pStyle w:val="TOC2"/>
        <w:tabs>
          <w:tab w:val="right" w:leader="dot" w:pos="9628"/>
        </w:tabs>
        <w:rPr>
          <w:ins w:id="70" w:author="Orion" w:date="2011-07-06T14:46:00Z"/>
          <w:rFonts w:asciiTheme="minorHAnsi" w:eastAsiaTheme="minorEastAsia" w:hAnsiTheme="minorHAnsi" w:cstheme="minorBidi"/>
          <w:noProof/>
          <w:sz w:val="22"/>
          <w:szCs w:val="22"/>
          <w:lang w:val="es-ES" w:eastAsia="es-ES"/>
        </w:rPr>
      </w:pPr>
      <w:ins w:id="71" w:author="Orion" w:date="2011-07-06T14:46:00Z">
        <w:r w:rsidRPr="00EC66D7">
          <w:rPr>
            <w:rStyle w:val="Hyperlink"/>
            <w:noProof/>
          </w:rPr>
          <w:fldChar w:fldCharType="begin"/>
        </w:r>
        <w:r w:rsidRPr="00EC66D7">
          <w:rPr>
            <w:rStyle w:val="Hyperlink"/>
            <w:noProof/>
          </w:rPr>
          <w:instrText xml:space="preserve"> </w:instrText>
        </w:r>
        <w:r>
          <w:rPr>
            <w:noProof/>
          </w:rPr>
          <w:instrText>HYPERLINK \l "_Toc297726952"</w:instrText>
        </w:r>
        <w:r w:rsidRPr="00EC66D7">
          <w:rPr>
            <w:rStyle w:val="Hyperlink"/>
            <w:noProof/>
          </w:rPr>
          <w:instrText xml:space="preserve"> </w:instrText>
        </w:r>
        <w:r w:rsidRPr="00EC66D7">
          <w:rPr>
            <w:rStyle w:val="Hyperlink"/>
            <w:noProof/>
          </w:rPr>
          <w:fldChar w:fldCharType="separate"/>
        </w:r>
        <w:r w:rsidRPr="00EC66D7">
          <w:rPr>
            <w:rStyle w:val="Hyperlink"/>
            <w:rFonts w:eastAsiaTheme="majorEastAsia"/>
            <w:noProof/>
            <w:spacing w:val="15"/>
            <w:lang w:bidi="hi-IN"/>
          </w:rPr>
          <w:t>Factores humanos en aviación</w:t>
        </w:r>
        <w:r>
          <w:rPr>
            <w:noProof/>
            <w:webHidden/>
          </w:rPr>
          <w:tab/>
        </w:r>
        <w:r>
          <w:rPr>
            <w:noProof/>
            <w:webHidden/>
          </w:rPr>
          <w:fldChar w:fldCharType="begin"/>
        </w:r>
        <w:r>
          <w:rPr>
            <w:noProof/>
            <w:webHidden/>
          </w:rPr>
          <w:instrText xml:space="preserve"> PAGEREF _Toc297726952 \h </w:instrText>
        </w:r>
      </w:ins>
      <w:r>
        <w:rPr>
          <w:noProof/>
          <w:webHidden/>
        </w:rPr>
      </w:r>
      <w:r>
        <w:rPr>
          <w:noProof/>
          <w:webHidden/>
        </w:rPr>
        <w:fldChar w:fldCharType="separate"/>
      </w:r>
      <w:ins w:id="72" w:author="Orion" w:date="2011-07-06T14:46:00Z">
        <w:r>
          <w:rPr>
            <w:noProof/>
            <w:webHidden/>
          </w:rPr>
          <w:t>15</w:t>
        </w:r>
        <w:r>
          <w:rPr>
            <w:noProof/>
            <w:webHidden/>
          </w:rPr>
          <w:fldChar w:fldCharType="end"/>
        </w:r>
        <w:r w:rsidRPr="00EC66D7">
          <w:rPr>
            <w:rStyle w:val="Hyperlink"/>
            <w:noProof/>
          </w:rPr>
          <w:fldChar w:fldCharType="end"/>
        </w:r>
      </w:ins>
    </w:p>
    <w:p w14:paraId="2460619A" w14:textId="77777777" w:rsidR="00D079D8" w:rsidRDefault="00D079D8">
      <w:pPr>
        <w:pStyle w:val="TOC2"/>
        <w:tabs>
          <w:tab w:val="right" w:leader="dot" w:pos="9628"/>
        </w:tabs>
        <w:rPr>
          <w:ins w:id="73" w:author="Orion" w:date="2011-07-06T14:46:00Z"/>
          <w:rFonts w:asciiTheme="minorHAnsi" w:eastAsiaTheme="minorEastAsia" w:hAnsiTheme="minorHAnsi" w:cstheme="minorBidi"/>
          <w:noProof/>
          <w:sz w:val="22"/>
          <w:szCs w:val="22"/>
          <w:lang w:val="es-ES" w:eastAsia="es-ES"/>
        </w:rPr>
      </w:pPr>
      <w:ins w:id="74" w:author="Orion" w:date="2011-07-06T14:46:00Z">
        <w:r w:rsidRPr="00EC66D7">
          <w:rPr>
            <w:rStyle w:val="Hyperlink"/>
            <w:noProof/>
          </w:rPr>
          <w:fldChar w:fldCharType="begin"/>
        </w:r>
        <w:r w:rsidRPr="00EC66D7">
          <w:rPr>
            <w:rStyle w:val="Hyperlink"/>
            <w:noProof/>
          </w:rPr>
          <w:instrText xml:space="preserve"> </w:instrText>
        </w:r>
        <w:r>
          <w:rPr>
            <w:noProof/>
          </w:rPr>
          <w:instrText>HYPERLINK \l "_Toc297726953"</w:instrText>
        </w:r>
        <w:r w:rsidRPr="00EC66D7">
          <w:rPr>
            <w:rStyle w:val="Hyperlink"/>
            <w:noProof/>
          </w:rPr>
          <w:instrText xml:space="preserve"> </w:instrText>
        </w:r>
        <w:r w:rsidRPr="00EC66D7">
          <w:rPr>
            <w:rStyle w:val="Hyperlink"/>
            <w:noProof/>
          </w:rPr>
          <w:fldChar w:fldCharType="separate"/>
        </w:r>
        <w:r w:rsidRPr="00EC66D7">
          <w:rPr>
            <w:rStyle w:val="Hyperlink"/>
            <w:rFonts w:eastAsiaTheme="majorEastAsia"/>
            <w:noProof/>
            <w:spacing w:val="15"/>
            <w:lang w:bidi="hi-IN"/>
          </w:rPr>
          <w:t>Simulación y Gestión de Tráfico Aéreo</w:t>
        </w:r>
        <w:r>
          <w:rPr>
            <w:noProof/>
            <w:webHidden/>
          </w:rPr>
          <w:tab/>
        </w:r>
        <w:r>
          <w:rPr>
            <w:noProof/>
            <w:webHidden/>
          </w:rPr>
          <w:fldChar w:fldCharType="begin"/>
        </w:r>
        <w:r>
          <w:rPr>
            <w:noProof/>
            <w:webHidden/>
          </w:rPr>
          <w:instrText xml:space="preserve"> PAGEREF _Toc297726953 \h </w:instrText>
        </w:r>
      </w:ins>
      <w:r>
        <w:rPr>
          <w:noProof/>
          <w:webHidden/>
        </w:rPr>
      </w:r>
      <w:r>
        <w:rPr>
          <w:noProof/>
          <w:webHidden/>
        </w:rPr>
        <w:fldChar w:fldCharType="separate"/>
      </w:r>
      <w:ins w:id="75" w:author="Orion" w:date="2011-07-06T14:46:00Z">
        <w:r>
          <w:rPr>
            <w:noProof/>
            <w:webHidden/>
          </w:rPr>
          <w:t>17</w:t>
        </w:r>
        <w:r>
          <w:rPr>
            <w:noProof/>
            <w:webHidden/>
          </w:rPr>
          <w:fldChar w:fldCharType="end"/>
        </w:r>
        <w:r w:rsidRPr="00EC66D7">
          <w:rPr>
            <w:rStyle w:val="Hyperlink"/>
            <w:noProof/>
          </w:rPr>
          <w:fldChar w:fldCharType="end"/>
        </w:r>
      </w:ins>
    </w:p>
    <w:p w14:paraId="208D2A1D" w14:textId="77777777" w:rsidR="00D079D8" w:rsidRDefault="00D079D8">
      <w:pPr>
        <w:pStyle w:val="TOC2"/>
        <w:tabs>
          <w:tab w:val="right" w:leader="dot" w:pos="9628"/>
        </w:tabs>
        <w:rPr>
          <w:ins w:id="76" w:author="Orion" w:date="2011-07-06T14:46:00Z"/>
          <w:rFonts w:asciiTheme="minorHAnsi" w:eastAsiaTheme="minorEastAsia" w:hAnsiTheme="minorHAnsi" w:cstheme="minorBidi"/>
          <w:noProof/>
          <w:sz w:val="22"/>
          <w:szCs w:val="22"/>
          <w:lang w:val="es-ES" w:eastAsia="es-ES"/>
        </w:rPr>
      </w:pPr>
      <w:ins w:id="77" w:author="Orion" w:date="2011-07-06T14:46:00Z">
        <w:r w:rsidRPr="00EC66D7">
          <w:rPr>
            <w:rStyle w:val="Hyperlink"/>
            <w:noProof/>
          </w:rPr>
          <w:fldChar w:fldCharType="begin"/>
        </w:r>
        <w:r w:rsidRPr="00EC66D7">
          <w:rPr>
            <w:rStyle w:val="Hyperlink"/>
            <w:noProof/>
          </w:rPr>
          <w:instrText xml:space="preserve"> </w:instrText>
        </w:r>
        <w:r>
          <w:rPr>
            <w:noProof/>
          </w:rPr>
          <w:instrText>HYPERLINK \l "_Toc297726954"</w:instrText>
        </w:r>
        <w:r w:rsidRPr="00EC66D7">
          <w:rPr>
            <w:rStyle w:val="Hyperlink"/>
            <w:noProof/>
          </w:rPr>
          <w:instrText xml:space="preserve"> </w:instrText>
        </w:r>
        <w:r w:rsidRPr="00EC66D7">
          <w:rPr>
            <w:rStyle w:val="Hyperlink"/>
            <w:noProof/>
          </w:rPr>
          <w:fldChar w:fldCharType="separate"/>
        </w:r>
        <w:r w:rsidRPr="00EC66D7">
          <w:rPr>
            <w:rStyle w:val="Hyperlink"/>
            <w:rFonts w:eastAsiaTheme="majorEastAsia"/>
            <w:noProof/>
            <w:spacing w:val="15"/>
            <w:lang w:bidi="hi-IN"/>
          </w:rPr>
          <w:t>Trabajos de investigación sobre UAVs</w:t>
        </w:r>
        <w:r>
          <w:rPr>
            <w:noProof/>
            <w:webHidden/>
          </w:rPr>
          <w:tab/>
        </w:r>
        <w:r>
          <w:rPr>
            <w:noProof/>
            <w:webHidden/>
          </w:rPr>
          <w:fldChar w:fldCharType="begin"/>
        </w:r>
        <w:r>
          <w:rPr>
            <w:noProof/>
            <w:webHidden/>
          </w:rPr>
          <w:instrText xml:space="preserve"> PAGEREF _Toc297726954 \h </w:instrText>
        </w:r>
      </w:ins>
      <w:r>
        <w:rPr>
          <w:noProof/>
          <w:webHidden/>
        </w:rPr>
      </w:r>
      <w:r>
        <w:rPr>
          <w:noProof/>
          <w:webHidden/>
        </w:rPr>
        <w:fldChar w:fldCharType="separate"/>
      </w:r>
      <w:ins w:id="78" w:author="Orion" w:date="2011-07-06T14:46:00Z">
        <w:r>
          <w:rPr>
            <w:noProof/>
            <w:webHidden/>
          </w:rPr>
          <w:t>20</w:t>
        </w:r>
        <w:r>
          <w:rPr>
            <w:noProof/>
            <w:webHidden/>
          </w:rPr>
          <w:fldChar w:fldCharType="end"/>
        </w:r>
        <w:r w:rsidRPr="00EC66D7">
          <w:rPr>
            <w:rStyle w:val="Hyperlink"/>
            <w:noProof/>
          </w:rPr>
          <w:fldChar w:fldCharType="end"/>
        </w:r>
      </w:ins>
    </w:p>
    <w:p w14:paraId="629553DB" w14:textId="77777777" w:rsidR="00D079D8" w:rsidRDefault="00D079D8">
      <w:pPr>
        <w:pStyle w:val="TOC1"/>
        <w:rPr>
          <w:ins w:id="79" w:author="Orion" w:date="2011-07-06T14:46:00Z"/>
          <w:rFonts w:asciiTheme="minorHAnsi" w:eastAsiaTheme="minorEastAsia" w:hAnsiTheme="minorHAnsi" w:cstheme="minorBidi"/>
          <w:noProof/>
          <w:sz w:val="22"/>
          <w:szCs w:val="22"/>
          <w:lang w:val="es-ES" w:eastAsia="es-ES"/>
        </w:rPr>
      </w:pPr>
      <w:ins w:id="80" w:author="Orion" w:date="2011-07-06T14:46:00Z">
        <w:r w:rsidRPr="00EC66D7">
          <w:rPr>
            <w:rStyle w:val="Hyperlink"/>
            <w:noProof/>
          </w:rPr>
          <w:fldChar w:fldCharType="begin"/>
        </w:r>
        <w:r w:rsidRPr="00EC66D7">
          <w:rPr>
            <w:rStyle w:val="Hyperlink"/>
            <w:noProof/>
          </w:rPr>
          <w:instrText xml:space="preserve"> </w:instrText>
        </w:r>
        <w:r>
          <w:rPr>
            <w:noProof/>
          </w:rPr>
          <w:instrText>HYPERLINK \l "_Toc297726955"</w:instrText>
        </w:r>
        <w:r w:rsidRPr="00EC66D7">
          <w:rPr>
            <w:rStyle w:val="Hyperlink"/>
            <w:noProof/>
          </w:rPr>
          <w:instrText xml:space="preserve"> </w:instrText>
        </w:r>
        <w:r w:rsidRPr="00EC66D7">
          <w:rPr>
            <w:rStyle w:val="Hyperlink"/>
            <w:noProof/>
          </w:rPr>
          <w:fldChar w:fldCharType="separate"/>
        </w:r>
        <w:r w:rsidRPr="00EC66D7">
          <w:rPr>
            <w:rStyle w:val="Hyperlink"/>
            <w:noProof/>
            <w:lang w:bidi="hi-IN"/>
          </w:rPr>
          <w:t>Requisitos del Sistema</w:t>
        </w:r>
        <w:r>
          <w:rPr>
            <w:noProof/>
            <w:webHidden/>
          </w:rPr>
          <w:tab/>
        </w:r>
        <w:r>
          <w:rPr>
            <w:noProof/>
            <w:webHidden/>
          </w:rPr>
          <w:fldChar w:fldCharType="begin"/>
        </w:r>
        <w:r>
          <w:rPr>
            <w:noProof/>
            <w:webHidden/>
          </w:rPr>
          <w:instrText xml:space="preserve"> PAGEREF _Toc297726955 \h </w:instrText>
        </w:r>
      </w:ins>
      <w:r>
        <w:rPr>
          <w:noProof/>
          <w:webHidden/>
        </w:rPr>
      </w:r>
      <w:r>
        <w:rPr>
          <w:noProof/>
          <w:webHidden/>
        </w:rPr>
        <w:fldChar w:fldCharType="separate"/>
      </w:r>
      <w:ins w:id="81" w:author="Orion" w:date="2011-07-06T14:46:00Z">
        <w:r>
          <w:rPr>
            <w:noProof/>
            <w:webHidden/>
          </w:rPr>
          <w:t>21</w:t>
        </w:r>
        <w:r>
          <w:rPr>
            <w:noProof/>
            <w:webHidden/>
          </w:rPr>
          <w:fldChar w:fldCharType="end"/>
        </w:r>
        <w:r w:rsidRPr="00EC66D7">
          <w:rPr>
            <w:rStyle w:val="Hyperlink"/>
            <w:noProof/>
          </w:rPr>
          <w:fldChar w:fldCharType="end"/>
        </w:r>
      </w:ins>
    </w:p>
    <w:p w14:paraId="15BED0AD" w14:textId="77777777" w:rsidR="00D079D8" w:rsidRDefault="00D079D8">
      <w:pPr>
        <w:pStyle w:val="TOC2"/>
        <w:tabs>
          <w:tab w:val="right" w:leader="dot" w:pos="9628"/>
        </w:tabs>
        <w:rPr>
          <w:ins w:id="82" w:author="Orion" w:date="2011-07-06T14:46:00Z"/>
          <w:rFonts w:asciiTheme="minorHAnsi" w:eastAsiaTheme="minorEastAsia" w:hAnsiTheme="minorHAnsi" w:cstheme="minorBidi"/>
          <w:noProof/>
          <w:sz w:val="22"/>
          <w:szCs w:val="22"/>
          <w:lang w:val="es-ES" w:eastAsia="es-ES"/>
        </w:rPr>
      </w:pPr>
      <w:ins w:id="83" w:author="Orion" w:date="2011-07-06T14:46:00Z">
        <w:r w:rsidRPr="00EC66D7">
          <w:rPr>
            <w:rStyle w:val="Hyperlink"/>
            <w:noProof/>
          </w:rPr>
          <w:fldChar w:fldCharType="begin"/>
        </w:r>
        <w:r w:rsidRPr="00EC66D7">
          <w:rPr>
            <w:rStyle w:val="Hyperlink"/>
            <w:noProof/>
          </w:rPr>
          <w:instrText xml:space="preserve"> </w:instrText>
        </w:r>
        <w:r>
          <w:rPr>
            <w:noProof/>
          </w:rPr>
          <w:instrText>HYPERLINK \l "_Toc297726956"</w:instrText>
        </w:r>
        <w:r w:rsidRPr="00EC66D7">
          <w:rPr>
            <w:rStyle w:val="Hyperlink"/>
            <w:noProof/>
          </w:rPr>
          <w:instrText xml:space="preserve"> </w:instrText>
        </w:r>
        <w:r w:rsidRPr="00EC66D7">
          <w:rPr>
            <w:rStyle w:val="Hyperlink"/>
            <w:noProof/>
          </w:rPr>
          <w:fldChar w:fldCharType="separate"/>
        </w:r>
        <w:r w:rsidRPr="00EC66D7">
          <w:rPr>
            <w:rStyle w:val="Hyperlink"/>
            <w:rFonts w:eastAsiaTheme="majorEastAsia"/>
            <w:noProof/>
            <w:spacing w:val="15"/>
            <w:lang w:bidi="hi-IN"/>
          </w:rPr>
          <w:t>Infraestructura y desarrollo</w:t>
        </w:r>
        <w:r>
          <w:rPr>
            <w:noProof/>
            <w:webHidden/>
          </w:rPr>
          <w:tab/>
        </w:r>
        <w:r>
          <w:rPr>
            <w:noProof/>
            <w:webHidden/>
          </w:rPr>
          <w:fldChar w:fldCharType="begin"/>
        </w:r>
        <w:r>
          <w:rPr>
            <w:noProof/>
            <w:webHidden/>
          </w:rPr>
          <w:instrText xml:space="preserve"> PAGEREF _Toc297726956 \h </w:instrText>
        </w:r>
      </w:ins>
      <w:r>
        <w:rPr>
          <w:noProof/>
          <w:webHidden/>
        </w:rPr>
      </w:r>
      <w:r>
        <w:rPr>
          <w:noProof/>
          <w:webHidden/>
        </w:rPr>
        <w:fldChar w:fldCharType="separate"/>
      </w:r>
      <w:ins w:id="84" w:author="Orion" w:date="2011-07-06T14:46:00Z">
        <w:r>
          <w:rPr>
            <w:noProof/>
            <w:webHidden/>
          </w:rPr>
          <w:t>23</w:t>
        </w:r>
        <w:r>
          <w:rPr>
            <w:noProof/>
            <w:webHidden/>
          </w:rPr>
          <w:fldChar w:fldCharType="end"/>
        </w:r>
        <w:r w:rsidRPr="00EC66D7">
          <w:rPr>
            <w:rStyle w:val="Hyperlink"/>
            <w:noProof/>
          </w:rPr>
          <w:fldChar w:fldCharType="end"/>
        </w:r>
      </w:ins>
    </w:p>
    <w:p w14:paraId="545847B3" w14:textId="77777777" w:rsidR="00D079D8" w:rsidRDefault="00D079D8">
      <w:pPr>
        <w:pStyle w:val="TOC1"/>
        <w:rPr>
          <w:ins w:id="85" w:author="Orion" w:date="2011-07-06T14:46:00Z"/>
          <w:rFonts w:asciiTheme="minorHAnsi" w:eastAsiaTheme="minorEastAsia" w:hAnsiTheme="minorHAnsi" w:cstheme="minorBidi"/>
          <w:noProof/>
          <w:sz w:val="22"/>
          <w:szCs w:val="22"/>
          <w:lang w:val="es-ES" w:eastAsia="es-ES"/>
        </w:rPr>
      </w:pPr>
      <w:ins w:id="86" w:author="Orion" w:date="2011-07-06T14:46:00Z">
        <w:r w:rsidRPr="00EC66D7">
          <w:rPr>
            <w:rStyle w:val="Hyperlink"/>
            <w:noProof/>
          </w:rPr>
          <w:fldChar w:fldCharType="begin"/>
        </w:r>
        <w:r w:rsidRPr="00EC66D7">
          <w:rPr>
            <w:rStyle w:val="Hyperlink"/>
            <w:noProof/>
          </w:rPr>
          <w:instrText xml:space="preserve"> </w:instrText>
        </w:r>
        <w:r>
          <w:rPr>
            <w:noProof/>
          </w:rPr>
          <w:instrText>HYPERLINK \l "_Toc297726957"</w:instrText>
        </w:r>
        <w:r w:rsidRPr="00EC66D7">
          <w:rPr>
            <w:rStyle w:val="Hyperlink"/>
            <w:noProof/>
          </w:rPr>
          <w:instrText xml:space="preserve"> </w:instrText>
        </w:r>
        <w:r w:rsidRPr="00EC66D7">
          <w:rPr>
            <w:rStyle w:val="Hyperlink"/>
            <w:noProof/>
          </w:rPr>
          <w:fldChar w:fldCharType="separate"/>
        </w:r>
        <w:r w:rsidRPr="00EC66D7">
          <w:rPr>
            <w:rStyle w:val="Hyperlink"/>
            <w:noProof/>
            <w:lang w:bidi="hi-IN"/>
          </w:rPr>
          <w:t>Plataforma</w:t>
        </w:r>
        <w:r>
          <w:rPr>
            <w:noProof/>
            <w:webHidden/>
          </w:rPr>
          <w:tab/>
        </w:r>
        <w:r>
          <w:rPr>
            <w:noProof/>
            <w:webHidden/>
          </w:rPr>
          <w:fldChar w:fldCharType="begin"/>
        </w:r>
        <w:r>
          <w:rPr>
            <w:noProof/>
            <w:webHidden/>
          </w:rPr>
          <w:instrText xml:space="preserve"> PAGEREF _Toc297726957 \h </w:instrText>
        </w:r>
      </w:ins>
      <w:r>
        <w:rPr>
          <w:noProof/>
          <w:webHidden/>
        </w:rPr>
      </w:r>
      <w:r>
        <w:rPr>
          <w:noProof/>
          <w:webHidden/>
        </w:rPr>
        <w:fldChar w:fldCharType="separate"/>
      </w:r>
      <w:ins w:id="87" w:author="Orion" w:date="2011-07-06T14:46:00Z">
        <w:r>
          <w:rPr>
            <w:noProof/>
            <w:webHidden/>
          </w:rPr>
          <w:t>24</w:t>
        </w:r>
        <w:r>
          <w:rPr>
            <w:noProof/>
            <w:webHidden/>
          </w:rPr>
          <w:fldChar w:fldCharType="end"/>
        </w:r>
        <w:r w:rsidRPr="00EC66D7">
          <w:rPr>
            <w:rStyle w:val="Hyperlink"/>
            <w:noProof/>
          </w:rPr>
          <w:fldChar w:fldCharType="end"/>
        </w:r>
      </w:ins>
    </w:p>
    <w:p w14:paraId="59C38979" w14:textId="77777777" w:rsidR="00D079D8" w:rsidRDefault="00D079D8">
      <w:pPr>
        <w:pStyle w:val="TOC2"/>
        <w:tabs>
          <w:tab w:val="right" w:leader="dot" w:pos="9628"/>
        </w:tabs>
        <w:rPr>
          <w:ins w:id="88" w:author="Orion" w:date="2011-07-06T14:46:00Z"/>
          <w:rFonts w:asciiTheme="minorHAnsi" w:eastAsiaTheme="minorEastAsia" w:hAnsiTheme="minorHAnsi" w:cstheme="minorBidi"/>
          <w:noProof/>
          <w:sz w:val="22"/>
          <w:szCs w:val="22"/>
          <w:lang w:val="es-ES" w:eastAsia="es-ES"/>
        </w:rPr>
      </w:pPr>
      <w:ins w:id="89" w:author="Orion" w:date="2011-07-06T14:46:00Z">
        <w:r w:rsidRPr="00EC66D7">
          <w:rPr>
            <w:rStyle w:val="Hyperlink"/>
            <w:noProof/>
          </w:rPr>
          <w:fldChar w:fldCharType="begin"/>
        </w:r>
        <w:r w:rsidRPr="00EC66D7">
          <w:rPr>
            <w:rStyle w:val="Hyperlink"/>
            <w:noProof/>
          </w:rPr>
          <w:instrText xml:space="preserve"> </w:instrText>
        </w:r>
        <w:r>
          <w:rPr>
            <w:noProof/>
          </w:rPr>
          <w:instrText>HYPERLINK \l "_Toc297726958"</w:instrText>
        </w:r>
        <w:r w:rsidRPr="00EC66D7">
          <w:rPr>
            <w:rStyle w:val="Hyperlink"/>
            <w:noProof/>
          </w:rPr>
          <w:instrText xml:space="preserve"> </w:instrText>
        </w:r>
        <w:r w:rsidRPr="00EC66D7">
          <w:rPr>
            <w:rStyle w:val="Hyperlink"/>
            <w:noProof/>
          </w:rPr>
          <w:fldChar w:fldCharType="separate"/>
        </w:r>
        <w:r w:rsidRPr="00EC66D7">
          <w:rPr>
            <w:rStyle w:val="Hyperlink"/>
            <w:rFonts w:eastAsiaTheme="majorEastAsia"/>
            <w:noProof/>
            <w:spacing w:val="15"/>
            <w:lang w:bidi="hi-IN"/>
          </w:rPr>
          <w:t>Especificación</w:t>
        </w:r>
        <w:r>
          <w:rPr>
            <w:noProof/>
            <w:webHidden/>
          </w:rPr>
          <w:tab/>
        </w:r>
        <w:r>
          <w:rPr>
            <w:noProof/>
            <w:webHidden/>
          </w:rPr>
          <w:fldChar w:fldCharType="begin"/>
        </w:r>
        <w:r>
          <w:rPr>
            <w:noProof/>
            <w:webHidden/>
          </w:rPr>
          <w:instrText xml:space="preserve"> PAGEREF _Toc297726958 \h </w:instrText>
        </w:r>
      </w:ins>
      <w:r>
        <w:rPr>
          <w:noProof/>
          <w:webHidden/>
        </w:rPr>
      </w:r>
      <w:r>
        <w:rPr>
          <w:noProof/>
          <w:webHidden/>
        </w:rPr>
        <w:fldChar w:fldCharType="separate"/>
      </w:r>
      <w:ins w:id="90" w:author="Orion" w:date="2011-07-06T14:46:00Z">
        <w:r>
          <w:rPr>
            <w:noProof/>
            <w:webHidden/>
          </w:rPr>
          <w:t>24</w:t>
        </w:r>
        <w:r>
          <w:rPr>
            <w:noProof/>
            <w:webHidden/>
          </w:rPr>
          <w:fldChar w:fldCharType="end"/>
        </w:r>
        <w:r w:rsidRPr="00EC66D7">
          <w:rPr>
            <w:rStyle w:val="Hyperlink"/>
            <w:noProof/>
          </w:rPr>
          <w:fldChar w:fldCharType="end"/>
        </w:r>
      </w:ins>
    </w:p>
    <w:p w14:paraId="3D7DD2EE" w14:textId="77777777" w:rsidR="00D079D8" w:rsidRDefault="00D079D8">
      <w:pPr>
        <w:pStyle w:val="TOC2"/>
        <w:tabs>
          <w:tab w:val="right" w:leader="dot" w:pos="9628"/>
        </w:tabs>
        <w:rPr>
          <w:ins w:id="91" w:author="Orion" w:date="2011-07-06T14:46:00Z"/>
          <w:rFonts w:asciiTheme="minorHAnsi" w:eastAsiaTheme="minorEastAsia" w:hAnsiTheme="minorHAnsi" w:cstheme="minorBidi"/>
          <w:noProof/>
          <w:sz w:val="22"/>
          <w:szCs w:val="22"/>
          <w:lang w:val="es-ES" w:eastAsia="es-ES"/>
        </w:rPr>
      </w:pPr>
      <w:ins w:id="92" w:author="Orion" w:date="2011-07-06T14:46:00Z">
        <w:r w:rsidRPr="00EC66D7">
          <w:rPr>
            <w:rStyle w:val="Hyperlink"/>
            <w:noProof/>
          </w:rPr>
          <w:fldChar w:fldCharType="begin"/>
        </w:r>
        <w:r w:rsidRPr="00EC66D7">
          <w:rPr>
            <w:rStyle w:val="Hyperlink"/>
            <w:noProof/>
          </w:rPr>
          <w:instrText xml:space="preserve"> </w:instrText>
        </w:r>
        <w:r>
          <w:rPr>
            <w:noProof/>
          </w:rPr>
          <w:instrText>HYPERLINK \l "_Toc297726959"</w:instrText>
        </w:r>
        <w:r w:rsidRPr="00EC66D7">
          <w:rPr>
            <w:rStyle w:val="Hyperlink"/>
            <w:noProof/>
          </w:rPr>
          <w:instrText xml:space="preserve"> </w:instrText>
        </w:r>
        <w:r w:rsidRPr="00EC66D7">
          <w:rPr>
            <w:rStyle w:val="Hyperlink"/>
            <w:noProof/>
          </w:rPr>
          <w:fldChar w:fldCharType="separate"/>
        </w:r>
        <w:r w:rsidRPr="00EC66D7">
          <w:rPr>
            <w:rStyle w:val="Hyperlink"/>
            <w:rFonts w:eastAsiaTheme="majorEastAsia"/>
            <w:noProof/>
            <w:spacing w:val="15"/>
            <w:lang w:bidi="hi-IN"/>
          </w:rPr>
          <w:t>Módulo de lógica</w:t>
        </w:r>
        <w:r>
          <w:rPr>
            <w:noProof/>
            <w:webHidden/>
          </w:rPr>
          <w:tab/>
        </w:r>
        <w:r>
          <w:rPr>
            <w:noProof/>
            <w:webHidden/>
          </w:rPr>
          <w:fldChar w:fldCharType="begin"/>
        </w:r>
        <w:r>
          <w:rPr>
            <w:noProof/>
            <w:webHidden/>
          </w:rPr>
          <w:instrText xml:space="preserve"> PAGEREF _Toc297726959 \h </w:instrText>
        </w:r>
      </w:ins>
      <w:r>
        <w:rPr>
          <w:noProof/>
          <w:webHidden/>
        </w:rPr>
      </w:r>
      <w:r>
        <w:rPr>
          <w:noProof/>
          <w:webHidden/>
        </w:rPr>
        <w:fldChar w:fldCharType="separate"/>
      </w:r>
      <w:ins w:id="93" w:author="Orion" w:date="2011-07-06T14:46:00Z">
        <w:r>
          <w:rPr>
            <w:noProof/>
            <w:webHidden/>
          </w:rPr>
          <w:t>41</w:t>
        </w:r>
        <w:r>
          <w:rPr>
            <w:noProof/>
            <w:webHidden/>
          </w:rPr>
          <w:fldChar w:fldCharType="end"/>
        </w:r>
        <w:r w:rsidRPr="00EC66D7">
          <w:rPr>
            <w:rStyle w:val="Hyperlink"/>
            <w:noProof/>
          </w:rPr>
          <w:fldChar w:fldCharType="end"/>
        </w:r>
      </w:ins>
    </w:p>
    <w:p w14:paraId="1F11C47D" w14:textId="77777777" w:rsidR="00D079D8" w:rsidRDefault="00D079D8">
      <w:pPr>
        <w:pStyle w:val="TOC2"/>
        <w:tabs>
          <w:tab w:val="right" w:leader="dot" w:pos="9628"/>
        </w:tabs>
        <w:rPr>
          <w:ins w:id="94" w:author="Orion" w:date="2011-07-06T14:46:00Z"/>
          <w:rFonts w:asciiTheme="minorHAnsi" w:eastAsiaTheme="minorEastAsia" w:hAnsiTheme="minorHAnsi" w:cstheme="minorBidi"/>
          <w:noProof/>
          <w:sz w:val="22"/>
          <w:szCs w:val="22"/>
          <w:lang w:val="es-ES" w:eastAsia="es-ES"/>
        </w:rPr>
      </w:pPr>
      <w:ins w:id="95" w:author="Orion" w:date="2011-07-06T14:46:00Z">
        <w:r w:rsidRPr="00EC66D7">
          <w:rPr>
            <w:rStyle w:val="Hyperlink"/>
            <w:noProof/>
          </w:rPr>
          <w:fldChar w:fldCharType="begin"/>
        </w:r>
        <w:r w:rsidRPr="00EC66D7">
          <w:rPr>
            <w:rStyle w:val="Hyperlink"/>
            <w:noProof/>
          </w:rPr>
          <w:instrText xml:space="preserve"> </w:instrText>
        </w:r>
        <w:r>
          <w:rPr>
            <w:noProof/>
          </w:rPr>
          <w:instrText>HYPERLINK \l "_Toc297726960"</w:instrText>
        </w:r>
        <w:r w:rsidRPr="00EC66D7">
          <w:rPr>
            <w:rStyle w:val="Hyperlink"/>
            <w:noProof/>
          </w:rPr>
          <w:instrText xml:space="preserve"> </w:instrText>
        </w:r>
        <w:r w:rsidRPr="00EC66D7">
          <w:rPr>
            <w:rStyle w:val="Hyperlink"/>
            <w:noProof/>
          </w:rPr>
          <w:fldChar w:fldCharType="separate"/>
        </w:r>
        <w:r w:rsidRPr="00EC66D7">
          <w:rPr>
            <w:rStyle w:val="Hyperlink"/>
            <w:rFonts w:eastAsiaTheme="majorEastAsia"/>
            <w:noProof/>
            <w:spacing w:val="15"/>
            <w:lang w:bidi="hi-IN"/>
          </w:rPr>
          <w:t>Visualización</w:t>
        </w:r>
        <w:r>
          <w:rPr>
            <w:noProof/>
            <w:webHidden/>
          </w:rPr>
          <w:tab/>
        </w:r>
        <w:r>
          <w:rPr>
            <w:noProof/>
            <w:webHidden/>
          </w:rPr>
          <w:fldChar w:fldCharType="begin"/>
        </w:r>
        <w:r>
          <w:rPr>
            <w:noProof/>
            <w:webHidden/>
          </w:rPr>
          <w:instrText xml:space="preserve"> PAGEREF _Toc297726960 \h </w:instrText>
        </w:r>
      </w:ins>
      <w:r>
        <w:rPr>
          <w:noProof/>
          <w:webHidden/>
        </w:rPr>
      </w:r>
      <w:r>
        <w:rPr>
          <w:noProof/>
          <w:webHidden/>
        </w:rPr>
        <w:fldChar w:fldCharType="separate"/>
      </w:r>
      <w:ins w:id="96" w:author="Orion" w:date="2011-07-06T14:46:00Z">
        <w:r>
          <w:rPr>
            <w:noProof/>
            <w:webHidden/>
          </w:rPr>
          <w:t>41</w:t>
        </w:r>
        <w:r>
          <w:rPr>
            <w:noProof/>
            <w:webHidden/>
          </w:rPr>
          <w:fldChar w:fldCharType="end"/>
        </w:r>
        <w:r w:rsidRPr="00EC66D7">
          <w:rPr>
            <w:rStyle w:val="Hyperlink"/>
            <w:noProof/>
          </w:rPr>
          <w:fldChar w:fldCharType="end"/>
        </w:r>
      </w:ins>
    </w:p>
    <w:p w14:paraId="07ABA297" w14:textId="77777777" w:rsidR="00D079D8" w:rsidRDefault="00D079D8">
      <w:pPr>
        <w:pStyle w:val="TOC2"/>
        <w:tabs>
          <w:tab w:val="right" w:leader="dot" w:pos="9628"/>
        </w:tabs>
        <w:rPr>
          <w:ins w:id="97" w:author="Orion" w:date="2011-07-06T14:46:00Z"/>
          <w:rFonts w:asciiTheme="minorHAnsi" w:eastAsiaTheme="minorEastAsia" w:hAnsiTheme="minorHAnsi" w:cstheme="minorBidi"/>
          <w:noProof/>
          <w:sz w:val="22"/>
          <w:szCs w:val="22"/>
          <w:lang w:val="es-ES" w:eastAsia="es-ES"/>
        </w:rPr>
      </w:pPr>
      <w:ins w:id="98" w:author="Orion" w:date="2011-07-06T14:46:00Z">
        <w:r w:rsidRPr="00EC66D7">
          <w:rPr>
            <w:rStyle w:val="Hyperlink"/>
            <w:noProof/>
          </w:rPr>
          <w:fldChar w:fldCharType="begin"/>
        </w:r>
        <w:r w:rsidRPr="00EC66D7">
          <w:rPr>
            <w:rStyle w:val="Hyperlink"/>
            <w:noProof/>
          </w:rPr>
          <w:instrText xml:space="preserve"> </w:instrText>
        </w:r>
        <w:r>
          <w:rPr>
            <w:noProof/>
          </w:rPr>
          <w:instrText>HYPERLINK \l "_Toc297726961"</w:instrText>
        </w:r>
        <w:r w:rsidRPr="00EC66D7">
          <w:rPr>
            <w:rStyle w:val="Hyperlink"/>
            <w:noProof/>
          </w:rPr>
          <w:instrText xml:space="preserve"> </w:instrText>
        </w:r>
        <w:r w:rsidRPr="00EC66D7">
          <w:rPr>
            <w:rStyle w:val="Hyperlink"/>
            <w:noProof/>
          </w:rPr>
          <w:fldChar w:fldCharType="separate"/>
        </w:r>
        <w:r w:rsidRPr="00EC66D7">
          <w:rPr>
            <w:rStyle w:val="Hyperlink"/>
            <w:rFonts w:eastAsiaTheme="majorEastAsia"/>
            <w:noProof/>
            <w:spacing w:val="15"/>
            <w:lang w:bidi="hi-IN"/>
          </w:rPr>
          <w:t>Controlador</w:t>
        </w:r>
        <w:r>
          <w:rPr>
            <w:noProof/>
            <w:webHidden/>
          </w:rPr>
          <w:tab/>
        </w:r>
        <w:r>
          <w:rPr>
            <w:noProof/>
            <w:webHidden/>
          </w:rPr>
          <w:fldChar w:fldCharType="begin"/>
        </w:r>
        <w:r>
          <w:rPr>
            <w:noProof/>
            <w:webHidden/>
          </w:rPr>
          <w:instrText xml:space="preserve"> PAGEREF _Toc297726961 \h </w:instrText>
        </w:r>
      </w:ins>
      <w:r>
        <w:rPr>
          <w:noProof/>
          <w:webHidden/>
        </w:rPr>
      </w:r>
      <w:r>
        <w:rPr>
          <w:noProof/>
          <w:webHidden/>
        </w:rPr>
        <w:fldChar w:fldCharType="separate"/>
      </w:r>
      <w:ins w:id="99" w:author="Orion" w:date="2011-07-06T14:46:00Z">
        <w:r>
          <w:rPr>
            <w:noProof/>
            <w:webHidden/>
          </w:rPr>
          <w:t>44</w:t>
        </w:r>
        <w:r>
          <w:rPr>
            <w:noProof/>
            <w:webHidden/>
          </w:rPr>
          <w:fldChar w:fldCharType="end"/>
        </w:r>
        <w:r w:rsidRPr="00EC66D7">
          <w:rPr>
            <w:rStyle w:val="Hyperlink"/>
            <w:noProof/>
          </w:rPr>
          <w:fldChar w:fldCharType="end"/>
        </w:r>
      </w:ins>
    </w:p>
    <w:p w14:paraId="5E8930A7" w14:textId="77777777" w:rsidR="00D079D8" w:rsidRDefault="00D079D8">
      <w:pPr>
        <w:pStyle w:val="TOC1"/>
        <w:rPr>
          <w:ins w:id="100" w:author="Orion" w:date="2011-07-06T14:46:00Z"/>
          <w:rFonts w:asciiTheme="minorHAnsi" w:eastAsiaTheme="minorEastAsia" w:hAnsiTheme="minorHAnsi" w:cstheme="minorBidi"/>
          <w:noProof/>
          <w:sz w:val="22"/>
          <w:szCs w:val="22"/>
          <w:lang w:val="es-ES" w:eastAsia="es-ES"/>
        </w:rPr>
      </w:pPr>
      <w:ins w:id="101" w:author="Orion" w:date="2011-07-06T14:46:00Z">
        <w:r w:rsidRPr="00EC66D7">
          <w:rPr>
            <w:rStyle w:val="Hyperlink"/>
            <w:noProof/>
          </w:rPr>
          <w:fldChar w:fldCharType="begin"/>
        </w:r>
        <w:r w:rsidRPr="00EC66D7">
          <w:rPr>
            <w:rStyle w:val="Hyperlink"/>
            <w:noProof/>
          </w:rPr>
          <w:instrText xml:space="preserve"> </w:instrText>
        </w:r>
        <w:r>
          <w:rPr>
            <w:noProof/>
          </w:rPr>
          <w:instrText>HYPERLINK \l "_Toc297726962"</w:instrText>
        </w:r>
        <w:r w:rsidRPr="00EC66D7">
          <w:rPr>
            <w:rStyle w:val="Hyperlink"/>
            <w:noProof/>
          </w:rPr>
          <w:instrText xml:space="preserve"> </w:instrText>
        </w:r>
        <w:r w:rsidRPr="00EC66D7">
          <w:rPr>
            <w:rStyle w:val="Hyperlink"/>
            <w:noProof/>
          </w:rPr>
          <w:fldChar w:fldCharType="separate"/>
        </w:r>
        <w:r w:rsidRPr="00EC66D7">
          <w:rPr>
            <w:rStyle w:val="Hyperlink"/>
            <w:noProof/>
            <w:lang w:bidi="hi-IN"/>
          </w:rPr>
          <w:t>Casos de estudio</w:t>
        </w:r>
        <w:r>
          <w:rPr>
            <w:noProof/>
            <w:webHidden/>
          </w:rPr>
          <w:tab/>
        </w:r>
        <w:r>
          <w:rPr>
            <w:noProof/>
            <w:webHidden/>
          </w:rPr>
          <w:fldChar w:fldCharType="begin"/>
        </w:r>
        <w:r>
          <w:rPr>
            <w:noProof/>
            <w:webHidden/>
          </w:rPr>
          <w:instrText xml:space="preserve"> PAGEREF _Toc297726962 \h </w:instrText>
        </w:r>
      </w:ins>
      <w:r>
        <w:rPr>
          <w:noProof/>
          <w:webHidden/>
        </w:rPr>
      </w:r>
      <w:r>
        <w:rPr>
          <w:noProof/>
          <w:webHidden/>
        </w:rPr>
        <w:fldChar w:fldCharType="separate"/>
      </w:r>
      <w:ins w:id="102" w:author="Orion" w:date="2011-07-06T14:46:00Z">
        <w:r>
          <w:rPr>
            <w:noProof/>
            <w:webHidden/>
          </w:rPr>
          <w:t>44</w:t>
        </w:r>
        <w:r>
          <w:rPr>
            <w:noProof/>
            <w:webHidden/>
          </w:rPr>
          <w:fldChar w:fldCharType="end"/>
        </w:r>
        <w:r w:rsidRPr="00EC66D7">
          <w:rPr>
            <w:rStyle w:val="Hyperlink"/>
            <w:noProof/>
          </w:rPr>
          <w:fldChar w:fldCharType="end"/>
        </w:r>
      </w:ins>
    </w:p>
    <w:p w14:paraId="501C608A" w14:textId="77777777" w:rsidR="00D079D8" w:rsidRDefault="00D079D8">
      <w:pPr>
        <w:pStyle w:val="TOC2"/>
        <w:tabs>
          <w:tab w:val="right" w:leader="dot" w:pos="9628"/>
        </w:tabs>
        <w:rPr>
          <w:ins w:id="103" w:author="Orion" w:date="2011-07-06T14:46:00Z"/>
          <w:rFonts w:asciiTheme="minorHAnsi" w:eastAsiaTheme="minorEastAsia" w:hAnsiTheme="minorHAnsi" w:cstheme="minorBidi"/>
          <w:noProof/>
          <w:sz w:val="22"/>
          <w:szCs w:val="22"/>
          <w:lang w:val="es-ES" w:eastAsia="es-ES"/>
        </w:rPr>
      </w:pPr>
      <w:ins w:id="104" w:author="Orion" w:date="2011-07-06T14:46:00Z">
        <w:r w:rsidRPr="00EC66D7">
          <w:rPr>
            <w:rStyle w:val="Hyperlink"/>
            <w:noProof/>
          </w:rPr>
          <w:fldChar w:fldCharType="begin"/>
        </w:r>
        <w:r w:rsidRPr="00EC66D7">
          <w:rPr>
            <w:rStyle w:val="Hyperlink"/>
            <w:noProof/>
          </w:rPr>
          <w:instrText xml:space="preserve"> </w:instrText>
        </w:r>
        <w:r>
          <w:rPr>
            <w:noProof/>
          </w:rPr>
          <w:instrText>HYPERLINK \l "_Toc297726963"</w:instrText>
        </w:r>
        <w:r w:rsidRPr="00EC66D7">
          <w:rPr>
            <w:rStyle w:val="Hyperlink"/>
            <w:noProof/>
          </w:rPr>
          <w:instrText xml:space="preserve"> </w:instrText>
        </w:r>
        <w:r w:rsidRPr="00EC66D7">
          <w:rPr>
            <w:rStyle w:val="Hyperlink"/>
            <w:noProof/>
          </w:rPr>
          <w:fldChar w:fldCharType="separate"/>
        </w:r>
        <w:r w:rsidRPr="00EC66D7">
          <w:rPr>
            <w:rStyle w:val="Hyperlink"/>
            <w:rFonts w:eastAsiaTheme="majorEastAsia"/>
            <w:noProof/>
            <w:spacing w:val="15"/>
            <w:lang w:bidi="hi-IN"/>
          </w:rPr>
          <w:t>Caso básico dos aviones</w:t>
        </w:r>
        <w:r>
          <w:rPr>
            <w:noProof/>
            <w:webHidden/>
          </w:rPr>
          <w:tab/>
        </w:r>
        <w:r>
          <w:rPr>
            <w:noProof/>
            <w:webHidden/>
          </w:rPr>
          <w:fldChar w:fldCharType="begin"/>
        </w:r>
        <w:r>
          <w:rPr>
            <w:noProof/>
            <w:webHidden/>
          </w:rPr>
          <w:instrText xml:space="preserve"> PAGEREF _Toc297726963 \h </w:instrText>
        </w:r>
      </w:ins>
      <w:r>
        <w:rPr>
          <w:noProof/>
          <w:webHidden/>
        </w:rPr>
      </w:r>
      <w:r>
        <w:rPr>
          <w:noProof/>
          <w:webHidden/>
        </w:rPr>
        <w:fldChar w:fldCharType="separate"/>
      </w:r>
      <w:ins w:id="105" w:author="Orion" w:date="2011-07-06T14:46:00Z">
        <w:r>
          <w:rPr>
            <w:noProof/>
            <w:webHidden/>
          </w:rPr>
          <w:t>44</w:t>
        </w:r>
        <w:r>
          <w:rPr>
            <w:noProof/>
            <w:webHidden/>
          </w:rPr>
          <w:fldChar w:fldCharType="end"/>
        </w:r>
        <w:r w:rsidRPr="00EC66D7">
          <w:rPr>
            <w:rStyle w:val="Hyperlink"/>
            <w:noProof/>
          </w:rPr>
          <w:fldChar w:fldCharType="end"/>
        </w:r>
      </w:ins>
    </w:p>
    <w:p w14:paraId="6BB08138" w14:textId="77777777" w:rsidR="00D079D8" w:rsidRDefault="00D079D8">
      <w:pPr>
        <w:pStyle w:val="TOC2"/>
        <w:tabs>
          <w:tab w:val="right" w:leader="dot" w:pos="9628"/>
        </w:tabs>
        <w:rPr>
          <w:ins w:id="106" w:author="Orion" w:date="2011-07-06T14:46:00Z"/>
          <w:rFonts w:asciiTheme="minorHAnsi" w:eastAsiaTheme="minorEastAsia" w:hAnsiTheme="minorHAnsi" w:cstheme="minorBidi"/>
          <w:noProof/>
          <w:sz w:val="22"/>
          <w:szCs w:val="22"/>
          <w:lang w:val="es-ES" w:eastAsia="es-ES"/>
        </w:rPr>
      </w:pPr>
      <w:ins w:id="107" w:author="Orion" w:date="2011-07-06T14:46:00Z">
        <w:r w:rsidRPr="00EC66D7">
          <w:rPr>
            <w:rStyle w:val="Hyperlink"/>
            <w:noProof/>
          </w:rPr>
          <w:fldChar w:fldCharType="begin"/>
        </w:r>
        <w:r w:rsidRPr="00EC66D7">
          <w:rPr>
            <w:rStyle w:val="Hyperlink"/>
            <w:noProof/>
          </w:rPr>
          <w:instrText xml:space="preserve"> </w:instrText>
        </w:r>
        <w:r>
          <w:rPr>
            <w:noProof/>
          </w:rPr>
          <w:instrText>HYPERLINK \l "_Toc297726964"</w:instrText>
        </w:r>
        <w:r w:rsidRPr="00EC66D7">
          <w:rPr>
            <w:rStyle w:val="Hyperlink"/>
            <w:noProof/>
          </w:rPr>
          <w:instrText xml:space="preserve"> </w:instrText>
        </w:r>
        <w:r w:rsidRPr="00EC66D7">
          <w:rPr>
            <w:rStyle w:val="Hyperlink"/>
            <w:noProof/>
          </w:rPr>
          <w:fldChar w:fldCharType="separate"/>
        </w:r>
        <w:r w:rsidRPr="00EC66D7">
          <w:rPr>
            <w:rStyle w:val="Hyperlink"/>
            <w:rFonts w:eastAsiaTheme="majorEastAsia"/>
            <w:noProof/>
            <w:spacing w:val="15"/>
            <w:lang w:bidi="hi-IN"/>
          </w:rPr>
          <w:t>Caso con varios aviones</w:t>
        </w:r>
        <w:r>
          <w:rPr>
            <w:noProof/>
            <w:webHidden/>
          </w:rPr>
          <w:tab/>
        </w:r>
        <w:r>
          <w:rPr>
            <w:noProof/>
            <w:webHidden/>
          </w:rPr>
          <w:fldChar w:fldCharType="begin"/>
        </w:r>
        <w:r>
          <w:rPr>
            <w:noProof/>
            <w:webHidden/>
          </w:rPr>
          <w:instrText xml:space="preserve"> PAGEREF _Toc297726964 \h </w:instrText>
        </w:r>
      </w:ins>
      <w:r>
        <w:rPr>
          <w:noProof/>
          <w:webHidden/>
        </w:rPr>
      </w:r>
      <w:r>
        <w:rPr>
          <w:noProof/>
          <w:webHidden/>
        </w:rPr>
        <w:fldChar w:fldCharType="separate"/>
      </w:r>
      <w:ins w:id="108" w:author="Orion" w:date="2011-07-06T14:46:00Z">
        <w:r>
          <w:rPr>
            <w:noProof/>
            <w:webHidden/>
          </w:rPr>
          <w:t>52</w:t>
        </w:r>
        <w:r>
          <w:rPr>
            <w:noProof/>
            <w:webHidden/>
          </w:rPr>
          <w:fldChar w:fldCharType="end"/>
        </w:r>
        <w:r w:rsidRPr="00EC66D7">
          <w:rPr>
            <w:rStyle w:val="Hyperlink"/>
            <w:noProof/>
          </w:rPr>
          <w:fldChar w:fldCharType="end"/>
        </w:r>
      </w:ins>
    </w:p>
    <w:p w14:paraId="6D5A418B" w14:textId="77777777" w:rsidR="00D079D8" w:rsidRDefault="00D079D8">
      <w:pPr>
        <w:pStyle w:val="TOC1"/>
        <w:rPr>
          <w:ins w:id="109" w:author="Orion" w:date="2011-07-06T14:46:00Z"/>
          <w:rFonts w:asciiTheme="minorHAnsi" w:eastAsiaTheme="minorEastAsia" w:hAnsiTheme="minorHAnsi" w:cstheme="minorBidi"/>
          <w:noProof/>
          <w:sz w:val="22"/>
          <w:szCs w:val="22"/>
          <w:lang w:val="es-ES" w:eastAsia="es-ES"/>
        </w:rPr>
      </w:pPr>
      <w:ins w:id="110" w:author="Orion" w:date="2011-07-06T14:46:00Z">
        <w:r w:rsidRPr="00EC66D7">
          <w:rPr>
            <w:rStyle w:val="Hyperlink"/>
            <w:noProof/>
          </w:rPr>
          <w:fldChar w:fldCharType="begin"/>
        </w:r>
        <w:r w:rsidRPr="00EC66D7">
          <w:rPr>
            <w:rStyle w:val="Hyperlink"/>
            <w:noProof/>
          </w:rPr>
          <w:instrText xml:space="preserve"> </w:instrText>
        </w:r>
        <w:r>
          <w:rPr>
            <w:noProof/>
          </w:rPr>
          <w:instrText>HYPERLINK \l "_Toc297726965"</w:instrText>
        </w:r>
        <w:r w:rsidRPr="00EC66D7">
          <w:rPr>
            <w:rStyle w:val="Hyperlink"/>
            <w:noProof/>
          </w:rPr>
          <w:instrText xml:space="preserve"> </w:instrText>
        </w:r>
        <w:r w:rsidRPr="00EC66D7">
          <w:rPr>
            <w:rStyle w:val="Hyperlink"/>
            <w:noProof/>
          </w:rPr>
          <w:fldChar w:fldCharType="separate"/>
        </w:r>
        <w:r w:rsidRPr="00EC66D7">
          <w:rPr>
            <w:rStyle w:val="Hyperlink"/>
            <w:noProof/>
            <w:lang w:bidi="hi-IN"/>
          </w:rPr>
          <w:t>Discusión</w:t>
        </w:r>
        <w:r>
          <w:rPr>
            <w:noProof/>
            <w:webHidden/>
          </w:rPr>
          <w:tab/>
        </w:r>
        <w:r>
          <w:rPr>
            <w:noProof/>
            <w:webHidden/>
          </w:rPr>
          <w:fldChar w:fldCharType="begin"/>
        </w:r>
        <w:r>
          <w:rPr>
            <w:noProof/>
            <w:webHidden/>
          </w:rPr>
          <w:instrText xml:space="preserve"> PAGEREF _Toc297726965 \h </w:instrText>
        </w:r>
      </w:ins>
      <w:r>
        <w:rPr>
          <w:noProof/>
          <w:webHidden/>
        </w:rPr>
      </w:r>
      <w:r>
        <w:rPr>
          <w:noProof/>
          <w:webHidden/>
        </w:rPr>
        <w:fldChar w:fldCharType="separate"/>
      </w:r>
      <w:ins w:id="111" w:author="Orion" w:date="2011-07-06T14:46:00Z">
        <w:r>
          <w:rPr>
            <w:noProof/>
            <w:webHidden/>
          </w:rPr>
          <w:t>56</w:t>
        </w:r>
        <w:r>
          <w:rPr>
            <w:noProof/>
            <w:webHidden/>
          </w:rPr>
          <w:fldChar w:fldCharType="end"/>
        </w:r>
        <w:r w:rsidRPr="00EC66D7">
          <w:rPr>
            <w:rStyle w:val="Hyperlink"/>
            <w:noProof/>
          </w:rPr>
          <w:fldChar w:fldCharType="end"/>
        </w:r>
      </w:ins>
    </w:p>
    <w:p w14:paraId="3A91699B" w14:textId="77777777" w:rsidR="00D079D8" w:rsidRDefault="00D079D8">
      <w:pPr>
        <w:pStyle w:val="TOC1"/>
        <w:rPr>
          <w:ins w:id="112" w:author="Orion" w:date="2011-07-06T14:46:00Z"/>
          <w:rFonts w:asciiTheme="minorHAnsi" w:eastAsiaTheme="minorEastAsia" w:hAnsiTheme="minorHAnsi" w:cstheme="minorBidi"/>
          <w:noProof/>
          <w:sz w:val="22"/>
          <w:szCs w:val="22"/>
          <w:lang w:val="es-ES" w:eastAsia="es-ES"/>
        </w:rPr>
      </w:pPr>
      <w:ins w:id="113" w:author="Orion" w:date="2011-07-06T14:46:00Z">
        <w:r w:rsidRPr="00EC66D7">
          <w:rPr>
            <w:rStyle w:val="Hyperlink"/>
            <w:noProof/>
          </w:rPr>
          <w:fldChar w:fldCharType="begin"/>
        </w:r>
        <w:r w:rsidRPr="00EC66D7">
          <w:rPr>
            <w:rStyle w:val="Hyperlink"/>
            <w:noProof/>
          </w:rPr>
          <w:instrText xml:space="preserve"> </w:instrText>
        </w:r>
        <w:r>
          <w:rPr>
            <w:noProof/>
          </w:rPr>
          <w:instrText>HYPERLINK \l "_Toc297726966"</w:instrText>
        </w:r>
        <w:r w:rsidRPr="00EC66D7">
          <w:rPr>
            <w:rStyle w:val="Hyperlink"/>
            <w:noProof/>
          </w:rPr>
          <w:instrText xml:space="preserve"> </w:instrText>
        </w:r>
        <w:r w:rsidRPr="00EC66D7">
          <w:rPr>
            <w:rStyle w:val="Hyperlink"/>
            <w:noProof/>
          </w:rPr>
          <w:fldChar w:fldCharType="separate"/>
        </w:r>
        <w:r w:rsidRPr="00EC66D7">
          <w:rPr>
            <w:rStyle w:val="Hyperlink"/>
            <w:noProof/>
            <w:lang w:bidi="hi-IN"/>
          </w:rPr>
          <w:t>Conclusión y trabajo futuro</w:t>
        </w:r>
        <w:r>
          <w:rPr>
            <w:noProof/>
            <w:webHidden/>
          </w:rPr>
          <w:tab/>
        </w:r>
        <w:r>
          <w:rPr>
            <w:noProof/>
            <w:webHidden/>
          </w:rPr>
          <w:fldChar w:fldCharType="begin"/>
        </w:r>
        <w:r>
          <w:rPr>
            <w:noProof/>
            <w:webHidden/>
          </w:rPr>
          <w:instrText xml:space="preserve"> PAGEREF _Toc297726966 \h </w:instrText>
        </w:r>
      </w:ins>
      <w:r>
        <w:rPr>
          <w:noProof/>
          <w:webHidden/>
        </w:rPr>
      </w:r>
      <w:r>
        <w:rPr>
          <w:noProof/>
          <w:webHidden/>
        </w:rPr>
        <w:fldChar w:fldCharType="separate"/>
      </w:r>
      <w:ins w:id="114" w:author="Orion" w:date="2011-07-06T14:46:00Z">
        <w:r>
          <w:rPr>
            <w:noProof/>
            <w:webHidden/>
          </w:rPr>
          <w:t>56</w:t>
        </w:r>
        <w:r>
          <w:rPr>
            <w:noProof/>
            <w:webHidden/>
          </w:rPr>
          <w:fldChar w:fldCharType="end"/>
        </w:r>
        <w:r w:rsidRPr="00EC66D7">
          <w:rPr>
            <w:rStyle w:val="Hyperlink"/>
            <w:noProof/>
          </w:rPr>
          <w:fldChar w:fldCharType="end"/>
        </w:r>
      </w:ins>
    </w:p>
    <w:p w14:paraId="778D3FBD" w14:textId="77777777" w:rsidR="00D079D8" w:rsidRDefault="00D079D8">
      <w:pPr>
        <w:pStyle w:val="TOC1"/>
        <w:rPr>
          <w:ins w:id="115" w:author="Orion" w:date="2011-07-06T14:46:00Z"/>
          <w:rFonts w:asciiTheme="minorHAnsi" w:eastAsiaTheme="minorEastAsia" w:hAnsiTheme="minorHAnsi" w:cstheme="minorBidi"/>
          <w:noProof/>
          <w:sz w:val="22"/>
          <w:szCs w:val="22"/>
          <w:lang w:val="es-ES" w:eastAsia="es-ES"/>
        </w:rPr>
      </w:pPr>
      <w:ins w:id="116" w:author="Orion" w:date="2011-07-06T14:46:00Z">
        <w:r w:rsidRPr="00EC66D7">
          <w:rPr>
            <w:rStyle w:val="Hyperlink"/>
            <w:noProof/>
          </w:rPr>
          <w:fldChar w:fldCharType="begin"/>
        </w:r>
        <w:r w:rsidRPr="00EC66D7">
          <w:rPr>
            <w:rStyle w:val="Hyperlink"/>
            <w:noProof/>
          </w:rPr>
          <w:instrText xml:space="preserve"> </w:instrText>
        </w:r>
        <w:r>
          <w:rPr>
            <w:noProof/>
          </w:rPr>
          <w:instrText>HYPERLINK \l "_Toc297726967"</w:instrText>
        </w:r>
        <w:r w:rsidRPr="00EC66D7">
          <w:rPr>
            <w:rStyle w:val="Hyperlink"/>
            <w:noProof/>
          </w:rPr>
          <w:instrText xml:space="preserve"> </w:instrText>
        </w:r>
        <w:r w:rsidRPr="00EC66D7">
          <w:rPr>
            <w:rStyle w:val="Hyperlink"/>
            <w:noProof/>
          </w:rPr>
          <w:fldChar w:fldCharType="separate"/>
        </w:r>
        <w:r w:rsidRPr="00EC66D7">
          <w:rPr>
            <w:rStyle w:val="Hyperlink"/>
            <w:noProof/>
            <w:lang w:bidi="hi-IN"/>
          </w:rPr>
          <w:t>Bibliografía</w:t>
        </w:r>
        <w:r>
          <w:rPr>
            <w:noProof/>
            <w:webHidden/>
          </w:rPr>
          <w:tab/>
        </w:r>
        <w:r>
          <w:rPr>
            <w:noProof/>
            <w:webHidden/>
          </w:rPr>
          <w:fldChar w:fldCharType="begin"/>
        </w:r>
        <w:r>
          <w:rPr>
            <w:noProof/>
            <w:webHidden/>
          </w:rPr>
          <w:instrText xml:space="preserve"> PAGEREF _Toc297726967 \h </w:instrText>
        </w:r>
      </w:ins>
      <w:r>
        <w:rPr>
          <w:noProof/>
          <w:webHidden/>
        </w:rPr>
      </w:r>
      <w:r>
        <w:rPr>
          <w:noProof/>
          <w:webHidden/>
        </w:rPr>
        <w:fldChar w:fldCharType="separate"/>
      </w:r>
      <w:ins w:id="117" w:author="Orion" w:date="2011-07-06T14:46:00Z">
        <w:r>
          <w:rPr>
            <w:noProof/>
            <w:webHidden/>
          </w:rPr>
          <w:t>57</w:t>
        </w:r>
        <w:r>
          <w:rPr>
            <w:noProof/>
            <w:webHidden/>
          </w:rPr>
          <w:fldChar w:fldCharType="end"/>
        </w:r>
        <w:r w:rsidRPr="00EC66D7">
          <w:rPr>
            <w:rStyle w:val="Hyperlink"/>
            <w:noProof/>
          </w:rPr>
          <w:fldChar w:fldCharType="end"/>
        </w:r>
      </w:ins>
    </w:p>
    <w:p w14:paraId="00D32D1A" w14:textId="77777777" w:rsidR="00D079D8" w:rsidRDefault="00D079D8">
      <w:pPr>
        <w:pStyle w:val="TOC1"/>
        <w:rPr>
          <w:ins w:id="118" w:author="Orion" w:date="2011-07-06T14:46:00Z"/>
          <w:rFonts w:asciiTheme="minorHAnsi" w:eastAsiaTheme="minorEastAsia" w:hAnsiTheme="minorHAnsi" w:cstheme="minorBidi"/>
          <w:noProof/>
          <w:sz w:val="22"/>
          <w:szCs w:val="22"/>
          <w:lang w:val="es-ES" w:eastAsia="es-ES"/>
        </w:rPr>
      </w:pPr>
      <w:ins w:id="119" w:author="Orion" w:date="2011-07-06T14:46:00Z">
        <w:r w:rsidRPr="00EC66D7">
          <w:rPr>
            <w:rStyle w:val="Hyperlink"/>
            <w:noProof/>
          </w:rPr>
          <w:fldChar w:fldCharType="begin"/>
        </w:r>
        <w:r w:rsidRPr="00EC66D7">
          <w:rPr>
            <w:rStyle w:val="Hyperlink"/>
            <w:noProof/>
          </w:rPr>
          <w:instrText xml:space="preserve"> </w:instrText>
        </w:r>
        <w:r>
          <w:rPr>
            <w:noProof/>
          </w:rPr>
          <w:instrText>HYPERLINK \l "_Toc297726968"</w:instrText>
        </w:r>
        <w:r w:rsidRPr="00EC66D7">
          <w:rPr>
            <w:rStyle w:val="Hyperlink"/>
            <w:noProof/>
          </w:rPr>
          <w:instrText xml:space="preserve"> </w:instrText>
        </w:r>
        <w:r w:rsidRPr="00EC66D7">
          <w:rPr>
            <w:rStyle w:val="Hyperlink"/>
            <w:noProof/>
          </w:rPr>
          <w:fldChar w:fldCharType="separate"/>
        </w:r>
        <w:r w:rsidRPr="00EC66D7">
          <w:rPr>
            <w:rStyle w:val="Hyperlink"/>
            <w:noProof/>
            <w:lang w:bidi="hi-IN"/>
          </w:rPr>
          <w:t>Glosario</w:t>
        </w:r>
        <w:r>
          <w:rPr>
            <w:noProof/>
            <w:webHidden/>
          </w:rPr>
          <w:tab/>
        </w:r>
        <w:r>
          <w:rPr>
            <w:noProof/>
            <w:webHidden/>
          </w:rPr>
          <w:fldChar w:fldCharType="begin"/>
        </w:r>
        <w:r>
          <w:rPr>
            <w:noProof/>
            <w:webHidden/>
          </w:rPr>
          <w:instrText xml:space="preserve"> PAGEREF _Toc297726968 \h </w:instrText>
        </w:r>
      </w:ins>
      <w:r>
        <w:rPr>
          <w:noProof/>
          <w:webHidden/>
        </w:rPr>
      </w:r>
      <w:r>
        <w:rPr>
          <w:noProof/>
          <w:webHidden/>
        </w:rPr>
        <w:fldChar w:fldCharType="separate"/>
      </w:r>
      <w:ins w:id="120" w:author="Orion" w:date="2011-07-06T14:46:00Z">
        <w:r>
          <w:rPr>
            <w:noProof/>
            <w:webHidden/>
          </w:rPr>
          <w:t>60</w:t>
        </w:r>
        <w:r>
          <w:rPr>
            <w:noProof/>
            <w:webHidden/>
          </w:rPr>
          <w:fldChar w:fldCharType="end"/>
        </w:r>
        <w:r w:rsidRPr="00EC66D7">
          <w:rPr>
            <w:rStyle w:val="Hyperlink"/>
            <w:noProof/>
          </w:rPr>
          <w:fldChar w:fldCharType="end"/>
        </w:r>
      </w:ins>
    </w:p>
    <w:p w14:paraId="58EF5CFD" w14:textId="77777777" w:rsidR="00646653" w:rsidDel="00AA6153" w:rsidRDefault="00646653">
      <w:pPr>
        <w:pStyle w:val="TOC1"/>
        <w:rPr>
          <w:del w:id="121" w:author="Orion" w:date="2011-06-17T14:21:00Z"/>
          <w:rFonts w:asciiTheme="minorHAnsi" w:eastAsiaTheme="minorEastAsia" w:hAnsiTheme="minorHAnsi" w:cstheme="minorBidi"/>
          <w:noProof/>
          <w:sz w:val="22"/>
          <w:szCs w:val="22"/>
          <w:lang w:val="es-ES" w:eastAsia="es-ES"/>
        </w:rPr>
      </w:pPr>
      <w:del w:id="122" w:author="Orion" w:date="2011-06-17T14:21:00Z">
        <w:r w:rsidRPr="00AA6153" w:rsidDel="00AA6153">
          <w:rPr>
            <w:rPrChange w:id="123" w:author="Orion" w:date="2011-06-17T14:21:00Z">
              <w:rPr>
                <w:rStyle w:val="Hyperlink"/>
                <w:noProof/>
                <w:szCs w:val="20"/>
              </w:rPr>
            </w:rPrChange>
          </w:rPr>
          <w:delText>Autorización de Difusión</w:delText>
        </w:r>
        <w:r w:rsidDel="00AA6153">
          <w:rPr>
            <w:noProof/>
            <w:webHidden/>
          </w:rPr>
          <w:tab/>
          <w:delText>iii</w:delText>
        </w:r>
      </w:del>
    </w:p>
    <w:p w14:paraId="71CF3BF6" w14:textId="77777777" w:rsidR="00646653" w:rsidDel="00AA6153" w:rsidRDefault="00646653">
      <w:pPr>
        <w:pStyle w:val="TOC1"/>
        <w:rPr>
          <w:del w:id="124" w:author="Orion" w:date="2011-06-17T14:21:00Z"/>
          <w:rFonts w:asciiTheme="minorHAnsi" w:eastAsiaTheme="minorEastAsia" w:hAnsiTheme="minorHAnsi" w:cstheme="minorBidi"/>
          <w:noProof/>
          <w:sz w:val="22"/>
          <w:szCs w:val="22"/>
          <w:lang w:val="es-ES" w:eastAsia="es-ES"/>
        </w:rPr>
      </w:pPr>
      <w:del w:id="125" w:author="Orion" w:date="2011-06-17T14:21:00Z">
        <w:r w:rsidRPr="00AA6153" w:rsidDel="00AA6153">
          <w:rPr>
            <w:rPrChange w:id="126" w:author="Orion" w:date="2011-06-17T14:21:00Z">
              <w:rPr>
                <w:rStyle w:val="Hyperlink"/>
                <w:noProof/>
                <w:szCs w:val="20"/>
              </w:rPr>
            </w:rPrChange>
          </w:rPr>
          <w:delText>Resumen en castellano</w:delText>
        </w:r>
        <w:r w:rsidDel="00AA6153">
          <w:rPr>
            <w:noProof/>
            <w:webHidden/>
          </w:rPr>
          <w:tab/>
          <w:delText>v</w:delText>
        </w:r>
      </w:del>
    </w:p>
    <w:p w14:paraId="363C3558" w14:textId="77777777" w:rsidR="00646653" w:rsidDel="00AA6153" w:rsidRDefault="00646653">
      <w:pPr>
        <w:pStyle w:val="TOC1"/>
        <w:rPr>
          <w:del w:id="127" w:author="Orion" w:date="2011-06-17T14:21:00Z"/>
          <w:rFonts w:asciiTheme="minorHAnsi" w:eastAsiaTheme="minorEastAsia" w:hAnsiTheme="minorHAnsi" w:cstheme="minorBidi"/>
          <w:noProof/>
          <w:sz w:val="22"/>
          <w:szCs w:val="22"/>
          <w:lang w:val="es-ES" w:eastAsia="es-ES"/>
        </w:rPr>
      </w:pPr>
      <w:del w:id="128" w:author="Orion" w:date="2011-06-17T14:21:00Z">
        <w:r w:rsidRPr="00AA6153" w:rsidDel="00AA6153">
          <w:rPr>
            <w:rPrChange w:id="129" w:author="Orion" w:date="2011-06-17T14:21:00Z">
              <w:rPr>
                <w:rStyle w:val="Hyperlink"/>
                <w:noProof/>
                <w:szCs w:val="20"/>
              </w:rPr>
            </w:rPrChange>
          </w:rPr>
          <w:delText>Palabras clave</w:delText>
        </w:r>
        <w:r w:rsidDel="00AA6153">
          <w:rPr>
            <w:noProof/>
            <w:webHidden/>
          </w:rPr>
          <w:tab/>
          <w:delText>v</w:delText>
        </w:r>
      </w:del>
    </w:p>
    <w:p w14:paraId="3ED736E1" w14:textId="77777777" w:rsidR="00646653" w:rsidDel="00AA6153" w:rsidRDefault="00646653">
      <w:pPr>
        <w:pStyle w:val="TOC1"/>
        <w:rPr>
          <w:del w:id="130" w:author="Orion" w:date="2011-06-17T14:21:00Z"/>
          <w:rFonts w:asciiTheme="minorHAnsi" w:eastAsiaTheme="minorEastAsia" w:hAnsiTheme="minorHAnsi" w:cstheme="minorBidi"/>
          <w:noProof/>
          <w:sz w:val="22"/>
          <w:szCs w:val="22"/>
          <w:lang w:val="es-ES" w:eastAsia="es-ES"/>
        </w:rPr>
      </w:pPr>
      <w:del w:id="131" w:author="Orion" w:date="2011-06-17T14:21:00Z">
        <w:r w:rsidRPr="00AA6153" w:rsidDel="00AA6153">
          <w:rPr>
            <w:rPrChange w:id="132" w:author="Orion" w:date="2011-06-17T14:21:00Z">
              <w:rPr>
                <w:rStyle w:val="Hyperlink"/>
                <w:noProof/>
                <w:szCs w:val="20"/>
              </w:rPr>
            </w:rPrChange>
          </w:rPr>
          <w:delText>Resumen en inglés</w:delText>
        </w:r>
        <w:r w:rsidDel="00AA6153">
          <w:rPr>
            <w:noProof/>
            <w:webHidden/>
          </w:rPr>
          <w:tab/>
          <w:delText>vi</w:delText>
        </w:r>
      </w:del>
    </w:p>
    <w:p w14:paraId="61611B45" w14:textId="77777777" w:rsidR="00646653" w:rsidDel="00AA6153" w:rsidRDefault="00646653">
      <w:pPr>
        <w:pStyle w:val="TOC1"/>
        <w:rPr>
          <w:del w:id="133" w:author="Orion" w:date="2011-06-17T14:21:00Z"/>
          <w:rFonts w:asciiTheme="minorHAnsi" w:eastAsiaTheme="minorEastAsia" w:hAnsiTheme="minorHAnsi" w:cstheme="minorBidi"/>
          <w:noProof/>
          <w:sz w:val="22"/>
          <w:szCs w:val="22"/>
          <w:lang w:val="es-ES" w:eastAsia="es-ES"/>
        </w:rPr>
      </w:pPr>
      <w:del w:id="134" w:author="Orion" w:date="2011-06-17T14:21:00Z">
        <w:r w:rsidRPr="00AA6153" w:rsidDel="00AA6153">
          <w:rPr>
            <w:rPrChange w:id="135" w:author="Orion" w:date="2011-06-17T14:21:00Z">
              <w:rPr>
                <w:rStyle w:val="Hyperlink"/>
                <w:noProof/>
                <w:szCs w:val="20"/>
              </w:rPr>
            </w:rPrChange>
          </w:rPr>
          <w:delText>Keywords</w:delText>
        </w:r>
        <w:r w:rsidDel="00AA6153">
          <w:rPr>
            <w:noProof/>
            <w:webHidden/>
          </w:rPr>
          <w:tab/>
          <w:delText>vi</w:delText>
        </w:r>
      </w:del>
    </w:p>
    <w:p w14:paraId="6560157C" w14:textId="77777777" w:rsidR="00646653" w:rsidDel="00AA6153" w:rsidRDefault="00646653">
      <w:pPr>
        <w:pStyle w:val="TOC1"/>
        <w:rPr>
          <w:del w:id="136" w:author="Orion" w:date="2011-06-17T14:21:00Z"/>
          <w:rFonts w:asciiTheme="minorHAnsi" w:eastAsiaTheme="minorEastAsia" w:hAnsiTheme="minorHAnsi" w:cstheme="minorBidi"/>
          <w:noProof/>
          <w:sz w:val="22"/>
          <w:szCs w:val="22"/>
          <w:lang w:val="es-ES" w:eastAsia="es-ES"/>
        </w:rPr>
      </w:pPr>
      <w:del w:id="137" w:author="Orion" w:date="2011-06-17T14:21:00Z">
        <w:r w:rsidRPr="00AA6153" w:rsidDel="00AA6153">
          <w:rPr>
            <w:rPrChange w:id="138" w:author="Orion" w:date="2011-06-17T14:21:00Z">
              <w:rPr>
                <w:rStyle w:val="Hyperlink"/>
                <w:noProof/>
                <w:szCs w:val="20"/>
              </w:rPr>
            </w:rPrChange>
          </w:rPr>
          <w:delText>Índice de contenidos</w:delText>
        </w:r>
        <w:r w:rsidDel="00AA6153">
          <w:rPr>
            <w:noProof/>
            <w:webHidden/>
          </w:rPr>
          <w:tab/>
          <w:delText>7</w:delText>
        </w:r>
      </w:del>
    </w:p>
    <w:p w14:paraId="322513B5" w14:textId="77777777" w:rsidR="00646653" w:rsidDel="00AA6153" w:rsidRDefault="00646653">
      <w:pPr>
        <w:pStyle w:val="TOC1"/>
        <w:rPr>
          <w:del w:id="139" w:author="Orion" w:date="2011-06-17T14:21:00Z"/>
          <w:rFonts w:asciiTheme="minorHAnsi" w:eastAsiaTheme="minorEastAsia" w:hAnsiTheme="minorHAnsi" w:cstheme="minorBidi"/>
          <w:noProof/>
          <w:sz w:val="22"/>
          <w:szCs w:val="22"/>
          <w:lang w:val="es-ES" w:eastAsia="es-ES"/>
        </w:rPr>
      </w:pPr>
      <w:del w:id="140" w:author="Orion" w:date="2011-06-17T14:21:00Z">
        <w:r w:rsidRPr="00AA6153" w:rsidDel="00AA6153">
          <w:rPr>
            <w:rPrChange w:id="141" w:author="Orion" w:date="2011-06-17T14:21:00Z">
              <w:rPr>
                <w:rStyle w:val="Hyperlink"/>
                <w:noProof/>
                <w:szCs w:val="20"/>
              </w:rPr>
            </w:rPrChange>
          </w:rPr>
          <w:delText>Tabla de Figuras</w:delText>
        </w:r>
        <w:r w:rsidDel="00AA6153">
          <w:rPr>
            <w:noProof/>
            <w:webHidden/>
          </w:rPr>
          <w:tab/>
          <w:delText>8</w:delText>
        </w:r>
      </w:del>
    </w:p>
    <w:p w14:paraId="5371E28A" w14:textId="77777777" w:rsidR="00646653" w:rsidDel="00AA6153" w:rsidRDefault="00646653">
      <w:pPr>
        <w:pStyle w:val="TOC1"/>
        <w:rPr>
          <w:del w:id="142" w:author="Orion" w:date="2011-06-17T14:21:00Z"/>
          <w:rFonts w:asciiTheme="minorHAnsi" w:eastAsiaTheme="minorEastAsia" w:hAnsiTheme="minorHAnsi" w:cstheme="minorBidi"/>
          <w:noProof/>
          <w:sz w:val="22"/>
          <w:szCs w:val="22"/>
          <w:lang w:val="es-ES" w:eastAsia="es-ES"/>
        </w:rPr>
      </w:pPr>
      <w:del w:id="143" w:author="Orion" w:date="2011-06-17T14:21:00Z">
        <w:r w:rsidRPr="00AA6153" w:rsidDel="00AA6153">
          <w:rPr>
            <w:rPrChange w:id="144" w:author="Orion" w:date="2011-06-17T14:21:00Z">
              <w:rPr>
                <w:rStyle w:val="Hyperlink"/>
                <w:noProof/>
                <w:szCs w:val="20"/>
              </w:rPr>
            </w:rPrChange>
          </w:rPr>
          <w:delText>Agradecimientos</w:delText>
        </w:r>
        <w:r w:rsidDel="00AA6153">
          <w:rPr>
            <w:noProof/>
            <w:webHidden/>
          </w:rPr>
          <w:tab/>
          <w:delText>9</w:delText>
        </w:r>
      </w:del>
    </w:p>
    <w:p w14:paraId="530CB587" w14:textId="77777777" w:rsidR="00646653" w:rsidDel="00AA6153" w:rsidRDefault="00646653">
      <w:pPr>
        <w:pStyle w:val="TOC1"/>
        <w:rPr>
          <w:del w:id="145" w:author="Orion" w:date="2011-06-17T14:21:00Z"/>
          <w:rFonts w:asciiTheme="minorHAnsi" w:eastAsiaTheme="minorEastAsia" w:hAnsiTheme="minorHAnsi" w:cstheme="minorBidi"/>
          <w:noProof/>
          <w:sz w:val="22"/>
          <w:szCs w:val="22"/>
          <w:lang w:val="es-ES" w:eastAsia="es-ES"/>
        </w:rPr>
      </w:pPr>
      <w:del w:id="146" w:author="Orion" w:date="2011-06-17T14:21:00Z">
        <w:r w:rsidRPr="00AA6153" w:rsidDel="00AA6153">
          <w:rPr>
            <w:rPrChange w:id="147" w:author="Orion" w:date="2011-06-17T14:21:00Z">
              <w:rPr>
                <w:rStyle w:val="Hyperlink"/>
                <w:noProof/>
                <w:szCs w:val="20"/>
              </w:rPr>
            </w:rPrChange>
          </w:rPr>
          <w:delText>Introducción</w:delText>
        </w:r>
        <w:r w:rsidDel="00AA6153">
          <w:rPr>
            <w:noProof/>
            <w:webHidden/>
          </w:rPr>
          <w:tab/>
          <w:delText>11</w:delText>
        </w:r>
      </w:del>
    </w:p>
    <w:p w14:paraId="299CDD60" w14:textId="77777777" w:rsidR="00646653" w:rsidDel="00AA6153" w:rsidRDefault="00646653">
      <w:pPr>
        <w:pStyle w:val="TOC1"/>
        <w:rPr>
          <w:del w:id="148" w:author="Orion" w:date="2011-06-17T14:21:00Z"/>
          <w:rFonts w:asciiTheme="minorHAnsi" w:eastAsiaTheme="minorEastAsia" w:hAnsiTheme="minorHAnsi" w:cstheme="minorBidi"/>
          <w:noProof/>
          <w:sz w:val="22"/>
          <w:szCs w:val="22"/>
          <w:lang w:val="es-ES" w:eastAsia="es-ES"/>
        </w:rPr>
      </w:pPr>
      <w:del w:id="149" w:author="Orion" w:date="2011-06-17T14:21:00Z">
        <w:r w:rsidRPr="00AA6153" w:rsidDel="00AA6153">
          <w:rPr>
            <w:rPrChange w:id="150" w:author="Orion" w:date="2011-06-17T14:21:00Z">
              <w:rPr>
                <w:rStyle w:val="Hyperlink"/>
                <w:noProof/>
                <w:szCs w:val="20"/>
              </w:rPr>
            </w:rPrChange>
          </w:rPr>
          <w:delText>Conceptos básicos de navegación aérea</w:delText>
        </w:r>
        <w:r w:rsidDel="00AA6153">
          <w:rPr>
            <w:noProof/>
            <w:webHidden/>
          </w:rPr>
          <w:tab/>
          <w:delText>13</w:delText>
        </w:r>
      </w:del>
    </w:p>
    <w:p w14:paraId="01E583D8" w14:textId="77777777" w:rsidR="00646653" w:rsidDel="00AA6153" w:rsidRDefault="00646653">
      <w:pPr>
        <w:pStyle w:val="TOC1"/>
        <w:rPr>
          <w:del w:id="151" w:author="Orion" w:date="2011-06-17T14:21:00Z"/>
          <w:rFonts w:asciiTheme="minorHAnsi" w:eastAsiaTheme="minorEastAsia" w:hAnsiTheme="minorHAnsi" w:cstheme="minorBidi"/>
          <w:noProof/>
          <w:sz w:val="22"/>
          <w:szCs w:val="22"/>
          <w:lang w:val="es-ES" w:eastAsia="es-ES"/>
        </w:rPr>
      </w:pPr>
      <w:del w:id="152" w:author="Orion" w:date="2011-06-17T14:21:00Z">
        <w:r w:rsidRPr="00AA6153" w:rsidDel="00AA6153">
          <w:rPr>
            <w:rPrChange w:id="153" w:author="Orion" w:date="2011-06-17T14:21:00Z">
              <w:rPr>
                <w:rStyle w:val="Hyperlink"/>
                <w:noProof/>
                <w:szCs w:val="20"/>
              </w:rPr>
            </w:rPrChange>
          </w:rPr>
          <w:delText>Estado del arte</w:delText>
        </w:r>
        <w:r w:rsidDel="00AA6153">
          <w:rPr>
            <w:noProof/>
            <w:webHidden/>
          </w:rPr>
          <w:tab/>
          <w:delText>14</w:delText>
        </w:r>
      </w:del>
    </w:p>
    <w:p w14:paraId="5CFFB262" w14:textId="77777777" w:rsidR="00646653" w:rsidDel="00AA6153" w:rsidRDefault="00646653">
      <w:pPr>
        <w:pStyle w:val="TOC2"/>
        <w:tabs>
          <w:tab w:val="right" w:leader="dot" w:pos="9628"/>
        </w:tabs>
        <w:rPr>
          <w:del w:id="154" w:author="Orion" w:date="2011-06-17T14:21:00Z"/>
          <w:rFonts w:asciiTheme="minorHAnsi" w:eastAsiaTheme="minorEastAsia" w:hAnsiTheme="minorHAnsi" w:cstheme="minorBidi"/>
          <w:noProof/>
          <w:sz w:val="22"/>
          <w:szCs w:val="22"/>
          <w:lang w:val="es-ES" w:eastAsia="es-ES"/>
        </w:rPr>
      </w:pPr>
      <w:del w:id="155" w:author="Orion" w:date="2011-06-17T14:21:00Z">
        <w:r w:rsidRPr="00AA6153" w:rsidDel="00AA6153">
          <w:rPr>
            <w:rPrChange w:id="156" w:author="Orion" w:date="2011-06-17T14:21:00Z">
              <w:rPr>
                <w:rStyle w:val="Hyperlink"/>
                <w:noProof/>
                <w:szCs w:val="20"/>
              </w:rPr>
            </w:rPrChange>
          </w:rPr>
          <w:delText>Factores humanos en aviación</w:delText>
        </w:r>
        <w:r w:rsidDel="00AA6153">
          <w:rPr>
            <w:noProof/>
            <w:webHidden/>
          </w:rPr>
          <w:tab/>
          <w:delText>15</w:delText>
        </w:r>
      </w:del>
    </w:p>
    <w:p w14:paraId="586B4D4B" w14:textId="77777777" w:rsidR="00646653" w:rsidDel="00AA6153" w:rsidRDefault="00646653">
      <w:pPr>
        <w:pStyle w:val="TOC2"/>
        <w:tabs>
          <w:tab w:val="right" w:leader="dot" w:pos="9628"/>
        </w:tabs>
        <w:rPr>
          <w:del w:id="157" w:author="Orion" w:date="2011-06-17T14:21:00Z"/>
          <w:rFonts w:asciiTheme="minorHAnsi" w:eastAsiaTheme="minorEastAsia" w:hAnsiTheme="minorHAnsi" w:cstheme="minorBidi"/>
          <w:noProof/>
          <w:sz w:val="22"/>
          <w:szCs w:val="22"/>
          <w:lang w:val="es-ES" w:eastAsia="es-ES"/>
        </w:rPr>
      </w:pPr>
      <w:del w:id="158" w:author="Orion" w:date="2011-06-17T14:21:00Z">
        <w:r w:rsidRPr="00AA6153" w:rsidDel="00AA6153">
          <w:rPr>
            <w:rPrChange w:id="159" w:author="Orion" w:date="2011-06-17T14:21:00Z">
              <w:rPr>
                <w:rStyle w:val="Hyperlink"/>
                <w:noProof/>
                <w:szCs w:val="20"/>
              </w:rPr>
            </w:rPrChange>
          </w:rPr>
          <w:delText>Simulación y Gestión de Tráfico Aéreo</w:delText>
        </w:r>
        <w:r w:rsidDel="00AA6153">
          <w:rPr>
            <w:noProof/>
            <w:webHidden/>
          </w:rPr>
          <w:tab/>
          <w:delText>17</w:delText>
        </w:r>
      </w:del>
    </w:p>
    <w:p w14:paraId="2781121C" w14:textId="77777777" w:rsidR="00646653" w:rsidDel="00AA6153" w:rsidRDefault="00646653">
      <w:pPr>
        <w:pStyle w:val="TOC2"/>
        <w:tabs>
          <w:tab w:val="right" w:leader="dot" w:pos="9628"/>
        </w:tabs>
        <w:rPr>
          <w:del w:id="160" w:author="Orion" w:date="2011-06-17T14:21:00Z"/>
          <w:rFonts w:asciiTheme="minorHAnsi" w:eastAsiaTheme="minorEastAsia" w:hAnsiTheme="minorHAnsi" w:cstheme="minorBidi"/>
          <w:noProof/>
          <w:sz w:val="22"/>
          <w:szCs w:val="22"/>
          <w:lang w:val="es-ES" w:eastAsia="es-ES"/>
        </w:rPr>
      </w:pPr>
      <w:del w:id="161" w:author="Orion" w:date="2011-06-17T14:21:00Z">
        <w:r w:rsidRPr="00AA6153" w:rsidDel="00AA6153">
          <w:rPr>
            <w:rPrChange w:id="162" w:author="Orion" w:date="2011-06-17T14:21:00Z">
              <w:rPr>
                <w:rStyle w:val="Hyperlink"/>
                <w:noProof/>
                <w:szCs w:val="20"/>
              </w:rPr>
            </w:rPrChange>
          </w:rPr>
          <w:delText>Trabajos de investigación sobre UAVs</w:delText>
        </w:r>
        <w:r w:rsidDel="00AA6153">
          <w:rPr>
            <w:noProof/>
            <w:webHidden/>
          </w:rPr>
          <w:tab/>
          <w:delText>19</w:delText>
        </w:r>
      </w:del>
    </w:p>
    <w:p w14:paraId="1DA08A2D" w14:textId="77777777" w:rsidR="00646653" w:rsidDel="00AA6153" w:rsidRDefault="00646653">
      <w:pPr>
        <w:pStyle w:val="TOC1"/>
        <w:rPr>
          <w:del w:id="163" w:author="Orion" w:date="2011-06-17T14:21:00Z"/>
          <w:rFonts w:asciiTheme="minorHAnsi" w:eastAsiaTheme="minorEastAsia" w:hAnsiTheme="minorHAnsi" w:cstheme="minorBidi"/>
          <w:noProof/>
          <w:sz w:val="22"/>
          <w:szCs w:val="22"/>
          <w:lang w:val="es-ES" w:eastAsia="es-ES"/>
        </w:rPr>
      </w:pPr>
      <w:del w:id="164" w:author="Orion" w:date="2011-06-17T14:21:00Z">
        <w:r w:rsidRPr="00AA6153" w:rsidDel="00AA6153">
          <w:rPr>
            <w:rPrChange w:id="165" w:author="Orion" w:date="2011-06-17T14:21:00Z">
              <w:rPr>
                <w:rStyle w:val="Hyperlink"/>
                <w:noProof/>
                <w:szCs w:val="20"/>
              </w:rPr>
            </w:rPrChange>
          </w:rPr>
          <w:delText>Requisitos del Sistema</w:delText>
        </w:r>
        <w:r w:rsidDel="00AA6153">
          <w:rPr>
            <w:noProof/>
            <w:webHidden/>
          </w:rPr>
          <w:tab/>
          <w:delText>20</w:delText>
        </w:r>
      </w:del>
    </w:p>
    <w:p w14:paraId="32E19732" w14:textId="77777777" w:rsidR="00646653" w:rsidDel="00AA6153" w:rsidRDefault="00646653">
      <w:pPr>
        <w:pStyle w:val="TOC2"/>
        <w:tabs>
          <w:tab w:val="right" w:leader="dot" w:pos="9628"/>
        </w:tabs>
        <w:rPr>
          <w:del w:id="166" w:author="Orion" w:date="2011-06-17T14:21:00Z"/>
          <w:rFonts w:asciiTheme="minorHAnsi" w:eastAsiaTheme="minorEastAsia" w:hAnsiTheme="minorHAnsi" w:cstheme="minorBidi"/>
          <w:noProof/>
          <w:sz w:val="22"/>
          <w:szCs w:val="22"/>
          <w:lang w:val="es-ES" w:eastAsia="es-ES"/>
        </w:rPr>
      </w:pPr>
      <w:del w:id="167" w:author="Orion" w:date="2011-06-17T14:21:00Z">
        <w:r w:rsidRPr="00AA6153" w:rsidDel="00AA6153">
          <w:rPr>
            <w:rPrChange w:id="168" w:author="Orion" w:date="2011-06-17T14:21:00Z">
              <w:rPr>
                <w:rStyle w:val="Hyperlink"/>
                <w:noProof/>
                <w:szCs w:val="20"/>
              </w:rPr>
            </w:rPrChange>
          </w:rPr>
          <w:delText>Infraestructura y desarrollo</w:delText>
        </w:r>
        <w:r w:rsidDel="00AA6153">
          <w:rPr>
            <w:noProof/>
            <w:webHidden/>
          </w:rPr>
          <w:tab/>
          <w:delText>22</w:delText>
        </w:r>
      </w:del>
    </w:p>
    <w:p w14:paraId="13723182" w14:textId="77777777" w:rsidR="00646653" w:rsidDel="00AA6153" w:rsidRDefault="00646653">
      <w:pPr>
        <w:pStyle w:val="TOC1"/>
        <w:rPr>
          <w:del w:id="169" w:author="Orion" w:date="2011-06-17T14:21:00Z"/>
          <w:rFonts w:asciiTheme="minorHAnsi" w:eastAsiaTheme="minorEastAsia" w:hAnsiTheme="minorHAnsi" w:cstheme="minorBidi"/>
          <w:noProof/>
          <w:sz w:val="22"/>
          <w:szCs w:val="22"/>
          <w:lang w:val="es-ES" w:eastAsia="es-ES"/>
        </w:rPr>
      </w:pPr>
      <w:del w:id="170" w:author="Orion" w:date="2011-06-17T14:21:00Z">
        <w:r w:rsidRPr="00AA6153" w:rsidDel="00AA6153">
          <w:rPr>
            <w:rPrChange w:id="171" w:author="Orion" w:date="2011-06-17T14:21:00Z">
              <w:rPr>
                <w:rStyle w:val="Hyperlink"/>
                <w:noProof/>
                <w:szCs w:val="20"/>
              </w:rPr>
            </w:rPrChange>
          </w:rPr>
          <w:delText>Plataforma</w:delText>
        </w:r>
        <w:r w:rsidDel="00AA6153">
          <w:rPr>
            <w:noProof/>
            <w:webHidden/>
          </w:rPr>
          <w:tab/>
          <w:delText>22</w:delText>
        </w:r>
      </w:del>
    </w:p>
    <w:p w14:paraId="1EE201A0" w14:textId="77777777" w:rsidR="00646653" w:rsidDel="00AA6153" w:rsidRDefault="00646653">
      <w:pPr>
        <w:pStyle w:val="TOC2"/>
        <w:tabs>
          <w:tab w:val="right" w:leader="dot" w:pos="9628"/>
        </w:tabs>
        <w:rPr>
          <w:del w:id="172" w:author="Orion" w:date="2011-06-17T14:21:00Z"/>
          <w:rFonts w:asciiTheme="minorHAnsi" w:eastAsiaTheme="minorEastAsia" w:hAnsiTheme="minorHAnsi" w:cstheme="minorBidi"/>
          <w:noProof/>
          <w:sz w:val="22"/>
          <w:szCs w:val="22"/>
          <w:lang w:val="es-ES" w:eastAsia="es-ES"/>
        </w:rPr>
      </w:pPr>
      <w:del w:id="173" w:author="Orion" w:date="2011-06-17T14:21:00Z">
        <w:r w:rsidRPr="00AA6153" w:rsidDel="00AA6153">
          <w:rPr>
            <w:rPrChange w:id="174" w:author="Orion" w:date="2011-06-17T14:21:00Z">
              <w:rPr>
                <w:rStyle w:val="Hyperlink"/>
                <w:noProof/>
                <w:szCs w:val="20"/>
              </w:rPr>
            </w:rPrChange>
          </w:rPr>
          <w:delText>Especificación</w:delText>
        </w:r>
        <w:r w:rsidDel="00AA6153">
          <w:rPr>
            <w:noProof/>
            <w:webHidden/>
          </w:rPr>
          <w:tab/>
          <w:delText>23</w:delText>
        </w:r>
      </w:del>
    </w:p>
    <w:p w14:paraId="5F650FD8" w14:textId="77777777" w:rsidR="00646653" w:rsidDel="00AA6153" w:rsidRDefault="00646653">
      <w:pPr>
        <w:pStyle w:val="TOC2"/>
        <w:tabs>
          <w:tab w:val="right" w:leader="dot" w:pos="9628"/>
        </w:tabs>
        <w:rPr>
          <w:del w:id="175" w:author="Orion" w:date="2011-06-17T14:21:00Z"/>
          <w:rFonts w:asciiTheme="minorHAnsi" w:eastAsiaTheme="minorEastAsia" w:hAnsiTheme="minorHAnsi" w:cstheme="minorBidi"/>
          <w:noProof/>
          <w:sz w:val="22"/>
          <w:szCs w:val="22"/>
          <w:lang w:val="es-ES" w:eastAsia="es-ES"/>
        </w:rPr>
      </w:pPr>
      <w:del w:id="176" w:author="Orion" w:date="2011-06-17T14:21:00Z">
        <w:r w:rsidRPr="00AA6153" w:rsidDel="00AA6153">
          <w:rPr>
            <w:rPrChange w:id="177" w:author="Orion" w:date="2011-06-17T14:21:00Z">
              <w:rPr>
                <w:rStyle w:val="Hyperlink"/>
                <w:noProof/>
                <w:szCs w:val="20"/>
              </w:rPr>
            </w:rPrChange>
          </w:rPr>
          <w:delText>Módulo de lógica</w:delText>
        </w:r>
        <w:r w:rsidDel="00AA6153">
          <w:rPr>
            <w:noProof/>
            <w:webHidden/>
          </w:rPr>
          <w:tab/>
          <w:delText>33</w:delText>
        </w:r>
      </w:del>
    </w:p>
    <w:p w14:paraId="431DBE91" w14:textId="77777777" w:rsidR="00646653" w:rsidDel="00AA6153" w:rsidRDefault="00646653">
      <w:pPr>
        <w:pStyle w:val="TOC2"/>
        <w:tabs>
          <w:tab w:val="right" w:leader="dot" w:pos="9628"/>
        </w:tabs>
        <w:rPr>
          <w:del w:id="178" w:author="Orion" w:date="2011-06-17T14:21:00Z"/>
          <w:rFonts w:asciiTheme="minorHAnsi" w:eastAsiaTheme="minorEastAsia" w:hAnsiTheme="minorHAnsi" w:cstheme="minorBidi"/>
          <w:noProof/>
          <w:sz w:val="22"/>
          <w:szCs w:val="22"/>
          <w:lang w:val="es-ES" w:eastAsia="es-ES"/>
        </w:rPr>
      </w:pPr>
      <w:del w:id="179" w:author="Orion" w:date="2011-06-17T14:21:00Z">
        <w:r w:rsidRPr="00AA6153" w:rsidDel="00AA6153">
          <w:rPr>
            <w:rPrChange w:id="180" w:author="Orion" w:date="2011-06-17T14:21:00Z">
              <w:rPr>
                <w:rStyle w:val="Hyperlink"/>
                <w:noProof/>
                <w:szCs w:val="20"/>
              </w:rPr>
            </w:rPrChange>
          </w:rPr>
          <w:delText>Visualización</w:delText>
        </w:r>
        <w:r w:rsidDel="00AA6153">
          <w:rPr>
            <w:noProof/>
            <w:webHidden/>
          </w:rPr>
          <w:tab/>
          <w:delText>33</w:delText>
        </w:r>
      </w:del>
    </w:p>
    <w:p w14:paraId="67248622" w14:textId="77777777" w:rsidR="00646653" w:rsidDel="00AA6153" w:rsidRDefault="00646653">
      <w:pPr>
        <w:pStyle w:val="TOC2"/>
        <w:tabs>
          <w:tab w:val="right" w:leader="dot" w:pos="9628"/>
        </w:tabs>
        <w:rPr>
          <w:del w:id="181" w:author="Orion" w:date="2011-06-17T14:21:00Z"/>
          <w:rFonts w:asciiTheme="minorHAnsi" w:eastAsiaTheme="minorEastAsia" w:hAnsiTheme="minorHAnsi" w:cstheme="minorBidi"/>
          <w:noProof/>
          <w:sz w:val="22"/>
          <w:szCs w:val="22"/>
          <w:lang w:val="es-ES" w:eastAsia="es-ES"/>
        </w:rPr>
      </w:pPr>
      <w:del w:id="182" w:author="Orion" w:date="2011-06-17T14:21:00Z">
        <w:r w:rsidRPr="00AA6153" w:rsidDel="00AA6153">
          <w:rPr>
            <w:rPrChange w:id="183" w:author="Orion" w:date="2011-06-17T14:21:00Z">
              <w:rPr>
                <w:rStyle w:val="Hyperlink"/>
                <w:noProof/>
                <w:szCs w:val="20"/>
              </w:rPr>
            </w:rPrChange>
          </w:rPr>
          <w:delText>Controlador</w:delText>
        </w:r>
        <w:r w:rsidDel="00AA6153">
          <w:rPr>
            <w:noProof/>
            <w:webHidden/>
          </w:rPr>
          <w:tab/>
          <w:delText>34</w:delText>
        </w:r>
      </w:del>
    </w:p>
    <w:p w14:paraId="7F3AAECC" w14:textId="77777777" w:rsidR="00646653" w:rsidDel="00AA6153" w:rsidRDefault="00646653">
      <w:pPr>
        <w:pStyle w:val="TOC1"/>
        <w:rPr>
          <w:del w:id="184" w:author="Orion" w:date="2011-06-17T14:21:00Z"/>
          <w:rFonts w:asciiTheme="minorHAnsi" w:eastAsiaTheme="minorEastAsia" w:hAnsiTheme="minorHAnsi" w:cstheme="minorBidi"/>
          <w:noProof/>
          <w:sz w:val="22"/>
          <w:szCs w:val="22"/>
          <w:lang w:val="es-ES" w:eastAsia="es-ES"/>
        </w:rPr>
      </w:pPr>
      <w:del w:id="185" w:author="Orion" w:date="2011-06-17T14:21:00Z">
        <w:r w:rsidRPr="00AA6153" w:rsidDel="00AA6153">
          <w:rPr>
            <w:rPrChange w:id="186" w:author="Orion" w:date="2011-06-17T14:21:00Z">
              <w:rPr>
                <w:rStyle w:val="Hyperlink"/>
                <w:noProof/>
                <w:szCs w:val="20"/>
              </w:rPr>
            </w:rPrChange>
          </w:rPr>
          <w:delText>Casos de estudio</w:delText>
        </w:r>
        <w:r w:rsidDel="00AA6153">
          <w:rPr>
            <w:noProof/>
            <w:webHidden/>
          </w:rPr>
          <w:tab/>
          <w:delText>34</w:delText>
        </w:r>
      </w:del>
    </w:p>
    <w:p w14:paraId="0950D042" w14:textId="77777777" w:rsidR="00646653" w:rsidDel="00AA6153" w:rsidRDefault="00646653">
      <w:pPr>
        <w:pStyle w:val="TOC1"/>
        <w:rPr>
          <w:del w:id="187" w:author="Orion" w:date="2011-06-17T14:21:00Z"/>
          <w:rFonts w:asciiTheme="minorHAnsi" w:eastAsiaTheme="minorEastAsia" w:hAnsiTheme="minorHAnsi" w:cstheme="minorBidi"/>
          <w:noProof/>
          <w:sz w:val="22"/>
          <w:szCs w:val="22"/>
          <w:lang w:val="es-ES" w:eastAsia="es-ES"/>
        </w:rPr>
      </w:pPr>
      <w:del w:id="188" w:author="Orion" w:date="2011-06-17T14:21:00Z">
        <w:r w:rsidRPr="00AA6153" w:rsidDel="00AA6153">
          <w:rPr>
            <w:rPrChange w:id="189" w:author="Orion" w:date="2011-06-17T14:21:00Z">
              <w:rPr>
                <w:rStyle w:val="Hyperlink"/>
                <w:noProof/>
                <w:szCs w:val="20"/>
              </w:rPr>
            </w:rPrChange>
          </w:rPr>
          <w:delText>Discusión</w:delText>
        </w:r>
        <w:r w:rsidDel="00AA6153">
          <w:rPr>
            <w:noProof/>
            <w:webHidden/>
          </w:rPr>
          <w:tab/>
          <w:delText>34</w:delText>
        </w:r>
      </w:del>
    </w:p>
    <w:p w14:paraId="7C522919" w14:textId="77777777" w:rsidR="00646653" w:rsidDel="00AA6153" w:rsidRDefault="00646653">
      <w:pPr>
        <w:pStyle w:val="TOC1"/>
        <w:rPr>
          <w:del w:id="190" w:author="Orion" w:date="2011-06-17T14:21:00Z"/>
          <w:rFonts w:asciiTheme="minorHAnsi" w:eastAsiaTheme="minorEastAsia" w:hAnsiTheme="minorHAnsi" w:cstheme="minorBidi"/>
          <w:noProof/>
          <w:sz w:val="22"/>
          <w:szCs w:val="22"/>
          <w:lang w:val="es-ES" w:eastAsia="es-ES"/>
        </w:rPr>
      </w:pPr>
      <w:del w:id="191" w:author="Orion" w:date="2011-06-17T14:21:00Z">
        <w:r w:rsidRPr="00AA6153" w:rsidDel="00AA6153">
          <w:rPr>
            <w:rPrChange w:id="192" w:author="Orion" w:date="2011-06-17T14:21:00Z">
              <w:rPr>
                <w:rStyle w:val="Hyperlink"/>
                <w:noProof/>
                <w:szCs w:val="20"/>
              </w:rPr>
            </w:rPrChange>
          </w:rPr>
          <w:delText>Conclusión y trabajo futuro</w:delText>
        </w:r>
        <w:r w:rsidDel="00AA6153">
          <w:rPr>
            <w:noProof/>
            <w:webHidden/>
          </w:rPr>
          <w:tab/>
          <w:delText>34</w:delText>
        </w:r>
      </w:del>
    </w:p>
    <w:p w14:paraId="76FF9BF7" w14:textId="77777777" w:rsidR="00646653" w:rsidDel="00AA6153" w:rsidRDefault="00646653">
      <w:pPr>
        <w:pStyle w:val="TOC1"/>
        <w:rPr>
          <w:del w:id="193" w:author="Orion" w:date="2011-06-17T14:21:00Z"/>
          <w:rFonts w:asciiTheme="minorHAnsi" w:eastAsiaTheme="minorEastAsia" w:hAnsiTheme="minorHAnsi" w:cstheme="minorBidi"/>
          <w:noProof/>
          <w:sz w:val="22"/>
          <w:szCs w:val="22"/>
          <w:lang w:val="es-ES" w:eastAsia="es-ES"/>
        </w:rPr>
      </w:pPr>
      <w:del w:id="194" w:author="Orion" w:date="2011-06-17T14:21:00Z">
        <w:r w:rsidRPr="00AA6153" w:rsidDel="00AA6153">
          <w:rPr>
            <w:rPrChange w:id="195" w:author="Orion" w:date="2011-06-17T14:21:00Z">
              <w:rPr>
                <w:rStyle w:val="Hyperlink"/>
                <w:noProof/>
                <w:szCs w:val="20"/>
              </w:rPr>
            </w:rPrChange>
          </w:rPr>
          <w:delText>Bibliografía</w:delText>
        </w:r>
        <w:r w:rsidDel="00AA6153">
          <w:rPr>
            <w:noProof/>
            <w:webHidden/>
          </w:rPr>
          <w:tab/>
          <w:delText>35</w:delText>
        </w:r>
      </w:del>
    </w:p>
    <w:p w14:paraId="470F448C" w14:textId="77777777" w:rsidR="00646653" w:rsidDel="00AA6153" w:rsidRDefault="00646653">
      <w:pPr>
        <w:pStyle w:val="TOC1"/>
        <w:rPr>
          <w:del w:id="196" w:author="Orion" w:date="2011-06-17T14:21:00Z"/>
          <w:rFonts w:asciiTheme="minorHAnsi" w:eastAsiaTheme="minorEastAsia" w:hAnsiTheme="minorHAnsi" w:cstheme="minorBidi"/>
          <w:noProof/>
          <w:sz w:val="22"/>
          <w:szCs w:val="22"/>
          <w:lang w:val="es-ES" w:eastAsia="es-ES"/>
        </w:rPr>
      </w:pPr>
      <w:del w:id="197" w:author="Orion" w:date="2011-06-17T14:21:00Z">
        <w:r w:rsidRPr="00AA6153" w:rsidDel="00AA6153">
          <w:rPr>
            <w:rPrChange w:id="198" w:author="Orion" w:date="2011-06-17T14:21:00Z">
              <w:rPr>
                <w:rStyle w:val="Hyperlink"/>
                <w:noProof/>
                <w:szCs w:val="20"/>
              </w:rPr>
            </w:rPrChange>
          </w:rPr>
          <w:delText>Glosario</w:delText>
        </w:r>
        <w:r w:rsidDel="00AA6153">
          <w:rPr>
            <w:noProof/>
            <w:webHidden/>
          </w:rPr>
          <w:tab/>
          <w:delText>38</w:delText>
        </w:r>
      </w:del>
    </w:p>
    <w:p w14:paraId="58807DF3" w14:textId="77777777" w:rsidR="00E026E0" w:rsidRDefault="00120931">
      <w:pPr>
        <w:pStyle w:val="TableofFigures"/>
        <w:tabs>
          <w:tab w:val="right" w:leader="dot" w:pos="9628"/>
        </w:tabs>
      </w:pPr>
      <w:r>
        <w:fldChar w:fldCharType="end"/>
      </w:r>
      <w:r>
        <w:br w:type="page"/>
      </w:r>
      <w:bookmarkStart w:id="199" w:name="Acknowledgements"/>
    </w:p>
    <w:p w14:paraId="546CA65F" w14:textId="77777777" w:rsidR="00E026E0" w:rsidRDefault="00BC3639" w:rsidP="002539EB">
      <w:pPr>
        <w:pStyle w:val="PageHeading"/>
      </w:pPr>
      <w:bookmarkStart w:id="200" w:name="_Toc297726947"/>
      <w:proofErr w:type="spellStart"/>
      <w:r>
        <w:lastRenderedPageBreak/>
        <w:t>Tabla</w:t>
      </w:r>
      <w:proofErr w:type="spellEnd"/>
      <w:r>
        <w:t xml:space="preserve"> de </w:t>
      </w:r>
      <w:proofErr w:type="spellStart"/>
      <w:r>
        <w:t>Figuras</w:t>
      </w:r>
      <w:bookmarkEnd w:id="200"/>
      <w:proofErr w:type="spellEnd"/>
    </w:p>
    <w:p w14:paraId="33A17F1F" w14:textId="77777777" w:rsidR="00BD68AA" w:rsidRDefault="00266A4F">
      <w:pPr>
        <w:pStyle w:val="TableofFigures"/>
        <w:tabs>
          <w:tab w:val="right" w:leader="dot" w:pos="9628"/>
        </w:tabs>
        <w:rPr>
          <w:ins w:id="201" w:author="Orion" w:date="2011-07-05T21:09:00Z"/>
          <w:rFonts w:asciiTheme="minorHAnsi" w:eastAsiaTheme="minorEastAsia" w:hAnsiTheme="minorHAnsi" w:cstheme="minorBidi"/>
          <w:noProof/>
          <w:kern w:val="0"/>
          <w:sz w:val="22"/>
          <w:szCs w:val="22"/>
          <w:lang w:eastAsia="es-ES" w:bidi="ar-SA"/>
        </w:rPr>
      </w:pPr>
      <w:r>
        <w:fldChar w:fldCharType="begin"/>
      </w:r>
      <w:r>
        <w:instrText xml:space="preserve"> TOC \n \h \z \c "Figura" </w:instrText>
      </w:r>
      <w:r>
        <w:fldChar w:fldCharType="separate"/>
      </w:r>
      <w:ins w:id="202" w:author="Orion" w:date="2011-07-05T21:09:00Z">
        <w:r w:rsidR="00BD68AA" w:rsidRPr="00676B2B">
          <w:rPr>
            <w:rStyle w:val="Hyperlink"/>
            <w:noProof/>
          </w:rPr>
          <w:fldChar w:fldCharType="begin"/>
        </w:r>
        <w:r w:rsidR="00BD68AA" w:rsidRPr="00676B2B">
          <w:rPr>
            <w:rStyle w:val="Hyperlink"/>
            <w:noProof/>
          </w:rPr>
          <w:instrText xml:space="preserve"> </w:instrText>
        </w:r>
        <w:r w:rsidR="00BD68AA">
          <w:rPr>
            <w:noProof/>
          </w:rPr>
          <w:instrText>HYPERLINK \l "_Toc297663499"</w:instrText>
        </w:r>
        <w:r w:rsidR="00BD68AA" w:rsidRPr="00676B2B">
          <w:rPr>
            <w:rStyle w:val="Hyperlink"/>
            <w:noProof/>
          </w:rPr>
          <w:instrText xml:space="preserve"> </w:instrText>
        </w:r>
        <w:r w:rsidR="00BD68AA" w:rsidRPr="00676B2B">
          <w:rPr>
            <w:rStyle w:val="Hyperlink"/>
            <w:noProof/>
          </w:rPr>
          <w:fldChar w:fldCharType="separate"/>
        </w:r>
        <w:r w:rsidR="00BD68AA" w:rsidRPr="00676B2B">
          <w:rPr>
            <w:rStyle w:val="Hyperlink"/>
            <w:noProof/>
          </w:rPr>
          <w:t>Figura 1: Casos de Uso</w:t>
        </w:r>
        <w:r w:rsidR="00BD68AA" w:rsidRPr="00676B2B">
          <w:rPr>
            <w:rStyle w:val="Hyperlink"/>
            <w:noProof/>
          </w:rPr>
          <w:fldChar w:fldCharType="end"/>
        </w:r>
      </w:ins>
    </w:p>
    <w:p w14:paraId="55969031" w14:textId="77777777" w:rsidR="00BD68AA" w:rsidRDefault="00BD68AA">
      <w:pPr>
        <w:pStyle w:val="TableofFigures"/>
        <w:tabs>
          <w:tab w:val="right" w:leader="dot" w:pos="9628"/>
        </w:tabs>
        <w:rPr>
          <w:ins w:id="203" w:author="Orion" w:date="2011-07-05T21:09:00Z"/>
          <w:rFonts w:asciiTheme="minorHAnsi" w:eastAsiaTheme="minorEastAsia" w:hAnsiTheme="minorHAnsi" w:cstheme="minorBidi"/>
          <w:noProof/>
          <w:kern w:val="0"/>
          <w:sz w:val="22"/>
          <w:szCs w:val="22"/>
          <w:lang w:eastAsia="es-ES" w:bidi="ar-SA"/>
        </w:rPr>
      </w:pPr>
      <w:ins w:id="204" w:author="Orion" w:date="2011-07-05T21:09:00Z">
        <w:r w:rsidRPr="00676B2B">
          <w:rPr>
            <w:rStyle w:val="Hyperlink"/>
            <w:noProof/>
          </w:rPr>
          <w:fldChar w:fldCharType="begin"/>
        </w:r>
        <w:r w:rsidRPr="00676B2B">
          <w:rPr>
            <w:rStyle w:val="Hyperlink"/>
            <w:noProof/>
          </w:rPr>
          <w:instrText xml:space="preserve"> </w:instrText>
        </w:r>
        <w:r>
          <w:rPr>
            <w:noProof/>
          </w:rPr>
          <w:instrText>HYPERLINK \l "_Toc297663500"</w:instrText>
        </w:r>
        <w:r w:rsidRPr="00676B2B">
          <w:rPr>
            <w:rStyle w:val="Hyperlink"/>
            <w:noProof/>
          </w:rPr>
          <w:instrText xml:space="preserve"> </w:instrText>
        </w:r>
        <w:r w:rsidRPr="00676B2B">
          <w:rPr>
            <w:rStyle w:val="Hyperlink"/>
            <w:noProof/>
          </w:rPr>
          <w:fldChar w:fldCharType="separate"/>
        </w:r>
        <w:r w:rsidRPr="00676B2B">
          <w:rPr>
            <w:rStyle w:val="Hyperlink"/>
            <w:noProof/>
          </w:rPr>
          <w:t>Figura 2: Diagrama de Objetivos</w:t>
        </w:r>
        <w:r w:rsidRPr="00676B2B">
          <w:rPr>
            <w:rStyle w:val="Hyperlink"/>
            <w:noProof/>
          </w:rPr>
          <w:fldChar w:fldCharType="end"/>
        </w:r>
      </w:ins>
    </w:p>
    <w:p w14:paraId="0C269008" w14:textId="77777777" w:rsidR="00BD68AA" w:rsidRDefault="00BD68AA">
      <w:pPr>
        <w:pStyle w:val="TableofFigures"/>
        <w:tabs>
          <w:tab w:val="right" w:leader="dot" w:pos="9628"/>
        </w:tabs>
        <w:rPr>
          <w:ins w:id="205" w:author="Orion" w:date="2011-07-05T21:09:00Z"/>
          <w:rFonts w:asciiTheme="minorHAnsi" w:eastAsiaTheme="minorEastAsia" w:hAnsiTheme="minorHAnsi" w:cstheme="minorBidi"/>
          <w:noProof/>
          <w:kern w:val="0"/>
          <w:sz w:val="22"/>
          <w:szCs w:val="22"/>
          <w:lang w:eastAsia="es-ES" w:bidi="ar-SA"/>
        </w:rPr>
      </w:pPr>
      <w:ins w:id="206" w:author="Orion" w:date="2011-07-05T21:09:00Z">
        <w:r w:rsidRPr="00676B2B">
          <w:rPr>
            <w:rStyle w:val="Hyperlink"/>
            <w:noProof/>
          </w:rPr>
          <w:fldChar w:fldCharType="begin"/>
        </w:r>
        <w:r w:rsidRPr="00676B2B">
          <w:rPr>
            <w:rStyle w:val="Hyperlink"/>
            <w:noProof/>
          </w:rPr>
          <w:instrText xml:space="preserve"> </w:instrText>
        </w:r>
        <w:r>
          <w:rPr>
            <w:noProof/>
          </w:rPr>
          <w:instrText>HYPERLINK \l "_Toc297663501"</w:instrText>
        </w:r>
        <w:r w:rsidRPr="00676B2B">
          <w:rPr>
            <w:rStyle w:val="Hyperlink"/>
            <w:noProof/>
          </w:rPr>
          <w:instrText xml:space="preserve"> </w:instrText>
        </w:r>
        <w:r w:rsidRPr="00676B2B">
          <w:rPr>
            <w:rStyle w:val="Hyperlink"/>
            <w:noProof/>
          </w:rPr>
          <w:fldChar w:fldCharType="separate"/>
        </w:r>
        <w:r w:rsidRPr="00676B2B">
          <w:rPr>
            <w:rStyle w:val="Hyperlink"/>
            <w:noProof/>
          </w:rPr>
          <w:t>Figura 3: Estado Mental "FlightPlanner"</w:t>
        </w:r>
        <w:r w:rsidRPr="00676B2B">
          <w:rPr>
            <w:rStyle w:val="Hyperlink"/>
            <w:noProof/>
          </w:rPr>
          <w:fldChar w:fldCharType="end"/>
        </w:r>
      </w:ins>
    </w:p>
    <w:p w14:paraId="3E70296B" w14:textId="77777777" w:rsidR="00BD68AA" w:rsidRDefault="00BD68AA">
      <w:pPr>
        <w:pStyle w:val="TableofFigures"/>
        <w:tabs>
          <w:tab w:val="right" w:leader="dot" w:pos="9628"/>
        </w:tabs>
        <w:rPr>
          <w:ins w:id="207" w:author="Orion" w:date="2011-07-05T21:09:00Z"/>
          <w:rFonts w:asciiTheme="minorHAnsi" w:eastAsiaTheme="minorEastAsia" w:hAnsiTheme="minorHAnsi" w:cstheme="minorBidi"/>
          <w:noProof/>
          <w:kern w:val="0"/>
          <w:sz w:val="22"/>
          <w:szCs w:val="22"/>
          <w:lang w:eastAsia="es-ES" w:bidi="ar-SA"/>
        </w:rPr>
      </w:pPr>
      <w:ins w:id="208" w:author="Orion" w:date="2011-07-05T21:09:00Z">
        <w:r w:rsidRPr="00676B2B">
          <w:rPr>
            <w:rStyle w:val="Hyperlink"/>
            <w:noProof/>
          </w:rPr>
          <w:fldChar w:fldCharType="begin"/>
        </w:r>
        <w:r w:rsidRPr="00676B2B">
          <w:rPr>
            <w:rStyle w:val="Hyperlink"/>
            <w:noProof/>
          </w:rPr>
          <w:instrText xml:space="preserve"> </w:instrText>
        </w:r>
        <w:r>
          <w:rPr>
            <w:noProof/>
          </w:rPr>
          <w:instrText>HYPERLINK \l "_Toc297663502"</w:instrText>
        </w:r>
        <w:r w:rsidRPr="00676B2B">
          <w:rPr>
            <w:rStyle w:val="Hyperlink"/>
            <w:noProof/>
          </w:rPr>
          <w:instrText xml:space="preserve"> </w:instrText>
        </w:r>
        <w:r w:rsidRPr="00676B2B">
          <w:rPr>
            <w:rStyle w:val="Hyperlink"/>
            <w:noProof/>
          </w:rPr>
          <w:fldChar w:fldCharType="separate"/>
        </w:r>
        <w:r w:rsidRPr="00676B2B">
          <w:rPr>
            <w:rStyle w:val="Hyperlink"/>
            <w:noProof/>
          </w:rPr>
          <w:t>Figura 4: Tarea de Crear Planes de Vuelo</w:t>
        </w:r>
        <w:r w:rsidRPr="00676B2B">
          <w:rPr>
            <w:rStyle w:val="Hyperlink"/>
            <w:noProof/>
          </w:rPr>
          <w:fldChar w:fldCharType="end"/>
        </w:r>
      </w:ins>
    </w:p>
    <w:p w14:paraId="6FF1D5A5" w14:textId="77777777" w:rsidR="00BD68AA" w:rsidRDefault="00BD68AA">
      <w:pPr>
        <w:pStyle w:val="TableofFigures"/>
        <w:tabs>
          <w:tab w:val="right" w:leader="dot" w:pos="9628"/>
        </w:tabs>
        <w:rPr>
          <w:ins w:id="209" w:author="Orion" w:date="2011-07-05T21:09:00Z"/>
          <w:rFonts w:asciiTheme="minorHAnsi" w:eastAsiaTheme="minorEastAsia" w:hAnsiTheme="minorHAnsi" w:cstheme="minorBidi"/>
          <w:noProof/>
          <w:kern w:val="0"/>
          <w:sz w:val="22"/>
          <w:szCs w:val="22"/>
          <w:lang w:eastAsia="es-ES" w:bidi="ar-SA"/>
        </w:rPr>
      </w:pPr>
      <w:ins w:id="210" w:author="Orion" w:date="2011-07-05T21:09:00Z">
        <w:r w:rsidRPr="00676B2B">
          <w:rPr>
            <w:rStyle w:val="Hyperlink"/>
            <w:noProof/>
          </w:rPr>
          <w:fldChar w:fldCharType="begin"/>
        </w:r>
        <w:r w:rsidRPr="00676B2B">
          <w:rPr>
            <w:rStyle w:val="Hyperlink"/>
            <w:noProof/>
          </w:rPr>
          <w:instrText xml:space="preserve"> </w:instrText>
        </w:r>
        <w:r>
          <w:rPr>
            <w:noProof/>
          </w:rPr>
          <w:instrText>HYPERLINK \l "_Toc297663503"</w:instrText>
        </w:r>
        <w:r w:rsidRPr="00676B2B">
          <w:rPr>
            <w:rStyle w:val="Hyperlink"/>
            <w:noProof/>
          </w:rPr>
          <w:instrText xml:space="preserve"> </w:instrText>
        </w:r>
        <w:r w:rsidRPr="00676B2B">
          <w:rPr>
            <w:rStyle w:val="Hyperlink"/>
            <w:noProof/>
          </w:rPr>
          <w:fldChar w:fldCharType="separate"/>
        </w:r>
        <w:r w:rsidRPr="00676B2B">
          <w:rPr>
            <w:rStyle w:val="Hyperlink"/>
            <w:noProof/>
          </w:rPr>
          <w:t>Figura 5: Diagrama de Interacción Para Recibir el Plan de Vuelo Inicial</w:t>
        </w:r>
        <w:r w:rsidRPr="00676B2B">
          <w:rPr>
            <w:rStyle w:val="Hyperlink"/>
            <w:noProof/>
          </w:rPr>
          <w:fldChar w:fldCharType="end"/>
        </w:r>
      </w:ins>
    </w:p>
    <w:p w14:paraId="2B9E0ABC" w14:textId="77777777" w:rsidR="00BD68AA" w:rsidRDefault="00BD68AA">
      <w:pPr>
        <w:pStyle w:val="TableofFigures"/>
        <w:tabs>
          <w:tab w:val="right" w:leader="dot" w:pos="9628"/>
        </w:tabs>
        <w:rPr>
          <w:ins w:id="211" w:author="Orion" w:date="2011-07-05T21:09:00Z"/>
          <w:rFonts w:asciiTheme="minorHAnsi" w:eastAsiaTheme="minorEastAsia" w:hAnsiTheme="minorHAnsi" w:cstheme="minorBidi"/>
          <w:noProof/>
          <w:kern w:val="0"/>
          <w:sz w:val="22"/>
          <w:szCs w:val="22"/>
          <w:lang w:eastAsia="es-ES" w:bidi="ar-SA"/>
        </w:rPr>
      </w:pPr>
      <w:ins w:id="212" w:author="Orion" w:date="2011-07-05T21:09:00Z">
        <w:r w:rsidRPr="00676B2B">
          <w:rPr>
            <w:rStyle w:val="Hyperlink"/>
            <w:noProof/>
          </w:rPr>
          <w:fldChar w:fldCharType="begin"/>
        </w:r>
        <w:r w:rsidRPr="00676B2B">
          <w:rPr>
            <w:rStyle w:val="Hyperlink"/>
            <w:noProof/>
          </w:rPr>
          <w:instrText xml:space="preserve"> </w:instrText>
        </w:r>
        <w:r>
          <w:rPr>
            <w:noProof/>
          </w:rPr>
          <w:instrText>HYPERLINK \l "_Toc297663504"</w:instrText>
        </w:r>
        <w:r w:rsidRPr="00676B2B">
          <w:rPr>
            <w:rStyle w:val="Hyperlink"/>
            <w:noProof/>
          </w:rPr>
          <w:instrText xml:space="preserve"> </w:instrText>
        </w:r>
        <w:r w:rsidRPr="00676B2B">
          <w:rPr>
            <w:rStyle w:val="Hyperlink"/>
            <w:noProof/>
          </w:rPr>
          <w:fldChar w:fldCharType="separate"/>
        </w:r>
        <w:r w:rsidRPr="00676B2B">
          <w:rPr>
            <w:rStyle w:val="Hyperlink"/>
            <w:noProof/>
          </w:rPr>
          <w:t>Figura 6: Creación del Estado Mental Inicial del Piloto</w:t>
        </w:r>
        <w:r w:rsidRPr="00676B2B">
          <w:rPr>
            <w:rStyle w:val="Hyperlink"/>
            <w:noProof/>
          </w:rPr>
          <w:fldChar w:fldCharType="end"/>
        </w:r>
      </w:ins>
    </w:p>
    <w:p w14:paraId="690EA86F" w14:textId="77777777" w:rsidR="00BD68AA" w:rsidRDefault="00BD68AA">
      <w:pPr>
        <w:pStyle w:val="TableofFigures"/>
        <w:tabs>
          <w:tab w:val="right" w:leader="dot" w:pos="9628"/>
        </w:tabs>
        <w:rPr>
          <w:ins w:id="213" w:author="Orion" w:date="2011-07-05T21:09:00Z"/>
          <w:rFonts w:asciiTheme="minorHAnsi" w:eastAsiaTheme="minorEastAsia" w:hAnsiTheme="minorHAnsi" w:cstheme="minorBidi"/>
          <w:noProof/>
          <w:kern w:val="0"/>
          <w:sz w:val="22"/>
          <w:szCs w:val="22"/>
          <w:lang w:eastAsia="es-ES" w:bidi="ar-SA"/>
        </w:rPr>
      </w:pPr>
      <w:ins w:id="214" w:author="Orion" w:date="2011-07-05T21:09:00Z">
        <w:r w:rsidRPr="00676B2B">
          <w:rPr>
            <w:rStyle w:val="Hyperlink"/>
            <w:noProof/>
          </w:rPr>
          <w:fldChar w:fldCharType="begin"/>
        </w:r>
        <w:r w:rsidRPr="00676B2B">
          <w:rPr>
            <w:rStyle w:val="Hyperlink"/>
            <w:noProof/>
          </w:rPr>
          <w:instrText xml:space="preserve"> </w:instrText>
        </w:r>
        <w:r>
          <w:rPr>
            <w:noProof/>
          </w:rPr>
          <w:instrText>HYPERLINK \l "_Toc297663505"</w:instrText>
        </w:r>
        <w:r w:rsidRPr="00676B2B">
          <w:rPr>
            <w:rStyle w:val="Hyperlink"/>
            <w:noProof/>
          </w:rPr>
          <w:instrText xml:space="preserve"> </w:instrText>
        </w:r>
        <w:r w:rsidRPr="00676B2B">
          <w:rPr>
            <w:rStyle w:val="Hyperlink"/>
            <w:noProof/>
          </w:rPr>
          <w:fldChar w:fldCharType="separate"/>
        </w:r>
        <w:r w:rsidRPr="00676B2B">
          <w:rPr>
            <w:rStyle w:val="Hyperlink"/>
            <w:noProof/>
          </w:rPr>
          <w:t>Figura 7: Diagrama de Actividad General</w:t>
        </w:r>
        <w:r w:rsidRPr="00676B2B">
          <w:rPr>
            <w:rStyle w:val="Hyperlink"/>
            <w:noProof/>
          </w:rPr>
          <w:fldChar w:fldCharType="end"/>
        </w:r>
      </w:ins>
    </w:p>
    <w:p w14:paraId="726097DE" w14:textId="77777777" w:rsidR="00BD68AA" w:rsidRDefault="00BD68AA">
      <w:pPr>
        <w:pStyle w:val="TableofFigures"/>
        <w:tabs>
          <w:tab w:val="right" w:leader="dot" w:pos="9628"/>
        </w:tabs>
        <w:rPr>
          <w:ins w:id="215" w:author="Orion" w:date="2011-07-05T21:09:00Z"/>
          <w:rFonts w:asciiTheme="minorHAnsi" w:eastAsiaTheme="minorEastAsia" w:hAnsiTheme="minorHAnsi" w:cstheme="minorBidi"/>
          <w:noProof/>
          <w:kern w:val="0"/>
          <w:sz w:val="22"/>
          <w:szCs w:val="22"/>
          <w:lang w:eastAsia="es-ES" w:bidi="ar-SA"/>
        </w:rPr>
      </w:pPr>
      <w:ins w:id="216" w:author="Orion" w:date="2011-07-05T21:09:00Z">
        <w:r w:rsidRPr="00676B2B">
          <w:rPr>
            <w:rStyle w:val="Hyperlink"/>
            <w:noProof/>
          </w:rPr>
          <w:fldChar w:fldCharType="begin"/>
        </w:r>
        <w:r w:rsidRPr="00676B2B">
          <w:rPr>
            <w:rStyle w:val="Hyperlink"/>
            <w:noProof/>
          </w:rPr>
          <w:instrText xml:space="preserve"> </w:instrText>
        </w:r>
        <w:r>
          <w:rPr>
            <w:noProof/>
          </w:rPr>
          <w:instrText>HYPERLINK \l "_Toc297663506"</w:instrText>
        </w:r>
        <w:r w:rsidRPr="00676B2B">
          <w:rPr>
            <w:rStyle w:val="Hyperlink"/>
            <w:noProof/>
          </w:rPr>
          <w:instrText xml:space="preserve"> </w:instrText>
        </w:r>
        <w:r w:rsidRPr="00676B2B">
          <w:rPr>
            <w:rStyle w:val="Hyperlink"/>
            <w:noProof/>
          </w:rPr>
          <w:fldChar w:fldCharType="separate"/>
        </w:r>
        <w:r w:rsidRPr="00676B2B">
          <w:rPr>
            <w:rStyle w:val="Hyperlink"/>
            <w:noProof/>
          </w:rPr>
          <w:t>Figura 8: Comprobación de la Hora de Salida del Vuelo</w:t>
        </w:r>
        <w:r w:rsidRPr="00676B2B">
          <w:rPr>
            <w:rStyle w:val="Hyperlink"/>
            <w:noProof/>
          </w:rPr>
          <w:fldChar w:fldCharType="end"/>
        </w:r>
      </w:ins>
    </w:p>
    <w:p w14:paraId="7EAF0EEA" w14:textId="77777777" w:rsidR="00BD68AA" w:rsidRDefault="00BD68AA">
      <w:pPr>
        <w:pStyle w:val="TableofFigures"/>
        <w:tabs>
          <w:tab w:val="right" w:leader="dot" w:pos="9628"/>
        </w:tabs>
        <w:rPr>
          <w:ins w:id="217" w:author="Orion" w:date="2011-07-05T21:09:00Z"/>
          <w:rFonts w:asciiTheme="minorHAnsi" w:eastAsiaTheme="minorEastAsia" w:hAnsiTheme="minorHAnsi" w:cstheme="minorBidi"/>
          <w:noProof/>
          <w:kern w:val="0"/>
          <w:sz w:val="22"/>
          <w:szCs w:val="22"/>
          <w:lang w:eastAsia="es-ES" w:bidi="ar-SA"/>
        </w:rPr>
      </w:pPr>
      <w:ins w:id="218" w:author="Orion" w:date="2011-07-05T21:09:00Z">
        <w:r w:rsidRPr="00676B2B">
          <w:rPr>
            <w:rStyle w:val="Hyperlink"/>
            <w:noProof/>
          </w:rPr>
          <w:fldChar w:fldCharType="begin"/>
        </w:r>
        <w:r w:rsidRPr="00676B2B">
          <w:rPr>
            <w:rStyle w:val="Hyperlink"/>
            <w:noProof/>
          </w:rPr>
          <w:instrText xml:space="preserve"> </w:instrText>
        </w:r>
        <w:r>
          <w:rPr>
            <w:noProof/>
          </w:rPr>
          <w:instrText>HYPERLINK \l "_Toc297663507"</w:instrText>
        </w:r>
        <w:r w:rsidRPr="00676B2B">
          <w:rPr>
            <w:rStyle w:val="Hyperlink"/>
            <w:noProof/>
          </w:rPr>
          <w:instrText xml:space="preserve"> </w:instrText>
        </w:r>
        <w:r w:rsidRPr="00676B2B">
          <w:rPr>
            <w:rStyle w:val="Hyperlink"/>
            <w:noProof/>
          </w:rPr>
          <w:fldChar w:fldCharType="separate"/>
        </w:r>
        <w:r w:rsidRPr="00676B2B">
          <w:rPr>
            <w:rStyle w:val="Hyperlink"/>
            <w:noProof/>
          </w:rPr>
          <w:t>Figura 9: Interacción para Arrancar el Avión</w:t>
        </w:r>
        <w:r w:rsidRPr="00676B2B">
          <w:rPr>
            <w:rStyle w:val="Hyperlink"/>
            <w:noProof/>
          </w:rPr>
          <w:fldChar w:fldCharType="end"/>
        </w:r>
      </w:ins>
    </w:p>
    <w:p w14:paraId="1CDC1D2C" w14:textId="77777777" w:rsidR="00BD68AA" w:rsidRDefault="00BD68AA">
      <w:pPr>
        <w:pStyle w:val="TableofFigures"/>
        <w:tabs>
          <w:tab w:val="right" w:leader="dot" w:pos="9628"/>
        </w:tabs>
        <w:rPr>
          <w:ins w:id="219" w:author="Orion" w:date="2011-07-05T21:09:00Z"/>
          <w:rFonts w:asciiTheme="minorHAnsi" w:eastAsiaTheme="minorEastAsia" w:hAnsiTheme="minorHAnsi" w:cstheme="minorBidi"/>
          <w:noProof/>
          <w:kern w:val="0"/>
          <w:sz w:val="22"/>
          <w:szCs w:val="22"/>
          <w:lang w:eastAsia="es-ES" w:bidi="ar-SA"/>
        </w:rPr>
      </w:pPr>
      <w:ins w:id="220" w:author="Orion" w:date="2011-07-05T21:09:00Z">
        <w:r w:rsidRPr="00676B2B">
          <w:rPr>
            <w:rStyle w:val="Hyperlink"/>
            <w:noProof/>
          </w:rPr>
          <w:fldChar w:fldCharType="begin"/>
        </w:r>
        <w:r w:rsidRPr="00676B2B">
          <w:rPr>
            <w:rStyle w:val="Hyperlink"/>
            <w:noProof/>
          </w:rPr>
          <w:instrText xml:space="preserve"> </w:instrText>
        </w:r>
        <w:r>
          <w:rPr>
            <w:noProof/>
          </w:rPr>
          <w:instrText>HYPERLINK \l "_Toc297663508"</w:instrText>
        </w:r>
        <w:r w:rsidRPr="00676B2B">
          <w:rPr>
            <w:rStyle w:val="Hyperlink"/>
            <w:noProof/>
          </w:rPr>
          <w:instrText xml:space="preserve"> </w:instrText>
        </w:r>
        <w:r w:rsidRPr="00676B2B">
          <w:rPr>
            <w:rStyle w:val="Hyperlink"/>
            <w:noProof/>
          </w:rPr>
          <w:fldChar w:fldCharType="separate"/>
        </w:r>
        <w:r w:rsidRPr="00676B2B">
          <w:rPr>
            <w:rStyle w:val="Hyperlink"/>
            <w:noProof/>
          </w:rPr>
          <w:t>Figura 10: Descomposición del Plan de Vuelo</w:t>
        </w:r>
        <w:r w:rsidRPr="00676B2B">
          <w:rPr>
            <w:rStyle w:val="Hyperlink"/>
            <w:noProof/>
          </w:rPr>
          <w:fldChar w:fldCharType="end"/>
        </w:r>
      </w:ins>
    </w:p>
    <w:p w14:paraId="4357E5B2" w14:textId="77777777" w:rsidR="00BD68AA" w:rsidRDefault="00BD68AA">
      <w:pPr>
        <w:pStyle w:val="TableofFigures"/>
        <w:tabs>
          <w:tab w:val="right" w:leader="dot" w:pos="9628"/>
        </w:tabs>
        <w:rPr>
          <w:ins w:id="221" w:author="Orion" w:date="2011-07-05T21:09:00Z"/>
          <w:rFonts w:asciiTheme="minorHAnsi" w:eastAsiaTheme="minorEastAsia" w:hAnsiTheme="minorHAnsi" w:cstheme="minorBidi"/>
          <w:noProof/>
          <w:kern w:val="0"/>
          <w:sz w:val="22"/>
          <w:szCs w:val="22"/>
          <w:lang w:eastAsia="es-ES" w:bidi="ar-SA"/>
        </w:rPr>
      </w:pPr>
      <w:ins w:id="222" w:author="Orion" w:date="2011-07-05T21:09:00Z">
        <w:r w:rsidRPr="00676B2B">
          <w:rPr>
            <w:rStyle w:val="Hyperlink"/>
            <w:noProof/>
          </w:rPr>
          <w:fldChar w:fldCharType="begin"/>
        </w:r>
        <w:r w:rsidRPr="00676B2B">
          <w:rPr>
            <w:rStyle w:val="Hyperlink"/>
            <w:noProof/>
          </w:rPr>
          <w:instrText xml:space="preserve"> </w:instrText>
        </w:r>
        <w:r>
          <w:rPr>
            <w:noProof/>
          </w:rPr>
          <w:instrText>HYPERLINK \l "_Toc297663509"</w:instrText>
        </w:r>
        <w:r w:rsidRPr="00676B2B">
          <w:rPr>
            <w:rStyle w:val="Hyperlink"/>
            <w:noProof/>
          </w:rPr>
          <w:instrText xml:space="preserve"> </w:instrText>
        </w:r>
        <w:r w:rsidRPr="00676B2B">
          <w:rPr>
            <w:rStyle w:val="Hyperlink"/>
            <w:noProof/>
          </w:rPr>
          <w:fldChar w:fldCharType="separate"/>
        </w:r>
        <w:r w:rsidRPr="00676B2B">
          <w:rPr>
            <w:rStyle w:val="Hyperlink"/>
            <w:noProof/>
          </w:rPr>
          <w:t>Figura 11: Tiempo de Creación de las Decisiones</w:t>
        </w:r>
        <w:r w:rsidRPr="00676B2B">
          <w:rPr>
            <w:rStyle w:val="Hyperlink"/>
            <w:noProof/>
          </w:rPr>
          <w:fldChar w:fldCharType="end"/>
        </w:r>
      </w:ins>
    </w:p>
    <w:p w14:paraId="1E13A6CC" w14:textId="77777777" w:rsidR="00BD68AA" w:rsidRDefault="00BD68AA">
      <w:pPr>
        <w:pStyle w:val="TableofFigures"/>
        <w:tabs>
          <w:tab w:val="right" w:leader="dot" w:pos="9628"/>
        </w:tabs>
        <w:rPr>
          <w:ins w:id="223" w:author="Orion" w:date="2011-07-05T21:09:00Z"/>
          <w:rFonts w:asciiTheme="minorHAnsi" w:eastAsiaTheme="minorEastAsia" w:hAnsiTheme="minorHAnsi" w:cstheme="minorBidi"/>
          <w:noProof/>
          <w:kern w:val="0"/>
          <w:sz w:val="22"/>
          <w:szCs w:val="22"/>
          <w:lang w:eastAsia="es-ES" w:bidi="ar-SA"/>
        </w:rPr>
      </w:pPr>
      <w:ins w:id="224" w:author="Orion" w:date="2011-07-05T21:09:00Z">
        <w:r w:rsidRPr="00676B2B">
          <w:rPr>
            <w:rStyle w:val="Hyperlink"/>
            <w:noProof/>
          </w:rPr>
          <w:fldChar w:fldCharType="begin"/>
        </w:r>
        <w:r w:rsidRPr="00676B2B">
          <w:rPr>
            <w:rStyle w:val="Hyperlink"/>
            <w:noProof/>
          </w:rPr>
          <w:instrText xml:space="preserve"> </w:instrText>
        </w:r>
        <w:r>
          <w:rPr>
            <w:noProof/>
          </w:rPr>
          <w:instrText>HYPERLINK \l "_Toc297663510"</w:instrText>
        </w:r>
        <w:r w:rsidRPr="00676B2B">
          <w:rPr>
            <w:rStyle w:val="Hyperlink"/>
            <w:noProof/>
          </w:rPr>
          <w:instrText xml:space="preserve"> </w:instrText>
        </w:r>
        <w:r w:rsidRPr="00676B2B">
          <w:rPr>
            <w:rStyle w:val="Hyperlink"/>
            <w:noProof/>
          </w:rPr>
          <w:fldChar w:fldCharType="separate"/>
        </w:r>
        <w:r w:rsidRPr="00676B2B">
          <w:rPr>
            <w:rStyle w:val="Hyperlink"/>
            <w:noProof/>
          </w:rPr>
          <w:t>Figura 12: Creación de las Decisiones</w:t>
        </w:r>
        <w:r w:rsidRPr="00676B2B">
          <w:rPr>
            <w:rStyle w:val="Hyperlink"/>
            <w:noProof/>
          </w:rPr>
          <w:fldChar w:fldCharType="end"/>
        </w:r>
      </w:ins>
    </w:p>
    <w:p w14:paraId="72F29E5F" w14:textId="77777777" w:rsidR="00BD68AA" w:rsidRDefault="00BD68AA">
      <w:pPr>
        <w:pStyle w:val="TableofFigures"/>
        <w:tabs>
          <w:tab w:val="right" w:leader="dot" w:pos="9628"/>
        </w:tabs>
        <w:rPr>
          <w:ins w:id="225" w:author="Orion" w:date="2011-07-05T21:09:00Z"/>
          <w:rFonts w:asciiTheme="minorHAnsi" w:eastAsiaTheme="minorEastAsia" w:hAnsiTheme="minorHAnsi" w:cstheme="minorBidi"/>
          <w:noProof/>
          <w:kern w:val="0"/>
          <w:sz w:val="22"/>
          <w:szCs w:val="22"/>
          <w:lang w:eastAsia="es-ES" w:bidi="ar-SA"/>
        </w:rPr>
      </w:pPr>
      <w:ins w:id="226" w:author="Orion" w:date="2011-07-05T21:09:00Z">
        <w:r w:rsidRPr="00676B2B">
          <w:rPr>
            <w:rStyle w:val="Hyperlink"/>
            <w:noProof/>
          </w:rPr>
          <w:fldChar w:fldCharType="begin"/>
        </w:r>
        <w:r w:rsidRPr="00676B2B">
          <w:rPr>
            <w:rStyle w:val="Hyperlink"/>
            <w:noProof/>
          </w:rPr>
          <w:instrText xml:space="preserve"> </w:instrText>
        </w:r>
        <w:r>
          <w:rPr>
            <w:noProof/>
          </w:rPr>
          <w:instrText>HYPERLINK \l "_Toc297663511"</w:instrText>
        </w:r>
        <w:r w:rsidRPr="00676B2B">
          <w:rPr>
            <w:rStyle w:val="Hyperlink"/>
            <w:noProof/>
          </w:rPr>
          <w:instrText xml:space="preserve"> </w:instrText>
        </w:r>
        <w:r w:rsidRPr="00676B2B">
          <w:rPr>
            <w:rStyle w:val="Hyperlink"/>
            <w:noProof/>
          </w:rPr>
          <w:fldChar w:fldCharType="separate"/>
        </w:r>
        <w:r w:rsidRPr="00676B2B">
          <w:rPr>
            <w:rStyle w:val="Hyperlink"/>
            <w:noProof/>
          </w:rPr>
          <w:t>Figura 13: Descomposición de Decisiones</w:t>
        </w:r>
        <w:r w:rsidRPr="00676B2B">
          <w:rPr>
            <w:rStyle w:val="Hyperlink"/>
            <w:noProof/>
          </w:rPr>
          <w:fldChar w:fldCharType="end"/>
        </w:r>
      </w:ins>
    </w:p>
    <w:p w14:paraId="60B2A08A" w14:textId="77777777" w:rsidR="00BD68AA" w:rsidRDefault="00BD68AA">
      <w:pPr>
        <w:pStyle w:val="TableofFigures"/>
        <w:tabs>
          <w:tab w:val="right" w:leader="dot" w:pos="9628"/>
        </w:tabs>
        <w:rPr>
          <w:ins w:id="227" w:author="Orion" w:date="2011-07-05T21:09:00Z"/>
          <w:rFonts w:asciiTheme="minorHAnsi" w:eastAsiaTheme="minorEastAsia" w:hAnsiTheme="minorHAnsi" w:cstheme="minorBidi"/>
          <w:noProof/>
          <w:kern w:val="0"/>
          <w:sz w:val="22"/>
          <w:szCs w:val="22"/>
          <w:lang w:eastAsia="es-ES" w:bidi="ar-SA"/>
        </w:rPr>
      </w:pPr>
      <w:ins w:id="228" w:author="Orion" w:date="2011-07-05T21:09:00Z">
        <w:r w:rsidRPr="00676B2B">
          <w:rPr>
            <w:rStyle w:val="Hyperlink"/>
            <w:noProof/>
          </w:rPr>
          <w:fldChar w:fldCharType="begin"/>
        </w:r>
        <w:r w:rsidRPr="00676B2B">
          <w:rPr>
            <w:rStyle w:val="Hyperlink"/>
            <w:noProof/>
          </w:rPr>
          <w:instrText xml:space="preserve"> </w:instrText>
        </w:r>
        <w:r>
          <w:rPr>
            <w:noProof/>
          </w:rPr>
          <w:instrText>HYPERLINK \l "_Toc297663512"</w:instrText>
        </w:r>
        <w:r w:rsidRPr="00676B2B">
          <w:rPr>
            <w:rStyle w:val="Hyperlink"/>
            <w:noProof/>
          </w:rPr>
          <w:instrText xml:space="preserve"> </w:instrText>
        </w:r>
        <w:r w:rsidRPr="00676B2B">
          <w:rPr>
            <w:rStyle w:val="Hyperlink"/>
            <w:noProof/>
          </w:rPr>
          <w:fldChar w:fldCharType="separate"/>
        </w:r>
        <w:r w:rsidRPr="00676B2B">
          <w:rPr>
            <w:rStyle w:val="Hyperlink"/>
            <w:noProof/>
          </w:rPr>
          <w:t>Figura 14: Interacción Piloto-Avión: Ejecución Maniobra</w:t>
        </w:r>
        <w:r w:rsidRPr="00676B2B">
          <w:rPr>
            <w:rStyle w:val="Hyperlink"/>
            <w:noProof/>
          </w:rPr>
          <w:fldChar w:fldCharType="end"/>
        </w:r>
      </w:ins>
    </w:p>
    <w:p w14:paraId="3FC5BC0E" w14:textId="77777777" w:rsidR="00BD68AA" w:rsidRDefault="00BD68AA">
      <w:pPr>
        <w:pStyle w:val="TableofFigures"/>
        <w:tabs>
          <w:tab w:val="right" w:leader="dot" w:pos="9628"/>
        </w:tabs>
        <w:rPr>
          <w:ins w:id="229" w:author="Orion" w:date="2011-07-05T21:09:00Z"/>
          <w:rFonts w:asciiTheme="minorHAnsi" w:eastAsiaTheme="minorEastAsia" w:hAnsiTheme="minorHAnsi" w:cstheme="minorBidi"/>
          <w:noProof/>
          <w:kern w:val="0"/>
          <w:sz w:val="22"/>
          <w:szCs w:val="22"/>
          <w:lang w:eastAsia="es-ES" w:bidi="ar-SA"/>
        </w:rPr>
      </w:pPr>
      <w:ins w:id="230" w:author="Orion" w:date="2011-07-05T21:09:00Z">
        <w:r w:rsidRPr="00676B2B">
          <w:rPr>
            <w:rStyle w:val="Hyperlink"/>
            <w:noProof/>
          </w:rPr>
          <w:fldChar w:fldCharType="begin"/>
        </w:r>
        <w:r w:rsidRPr="00676B2B">
          <w:rPr>
            <w:rStyle w:val="Hyperlink"/>
            <w:noProof/>
          </w:rPr>
          <w:instrText xml:space="preserve"> </w:instrText>
        </w:r>
        <w:r>
          <w:rPr>
            <w:noProof/>
          </w:rPr>
          <w:instrText>HYPERLINK \l "_Toc297663513"</w:instrText>
        </w:r>
        <w:r w:rsidRPr="00676B2B">
          <w:rPr>
            <w:rStyle w:val="Hyperlink"/>
            <w:noProof/>
          </w:rPr>
          <w:instrText xml:space="preserve"> </w:instrText>
        </w:r>
        <w:r w:rsidRPr="00676B2B">
          <w:rPr>
            <w:rStyle w:val="Hyperlink"/>
            <w:noProof/>
          </w:rPr>
          <w:fldChar w:fldCharType="separate"/>
        </w:r>
        <w:r w:rsidRPr="00676B2B">
          <w:rPr>
            <w:rStyle w:val="Hyperlink"/>
            <w:noProof/>
          </w:rPr>
          <w:t>Figura 15: Aplicación que Comprueba la Finalización del Tramo</w:t>
        </w:r>
        <w:r w:rsidRPr="00676B2B">
          <w:rPr>
            <w:rStyle w:val="Hyperlink"/>
            <w:noProof/>
          </w:rPr>
          <w:fldChar w:fldCharType="end"/>
        </w:r>
      </w:ins>
    </w:p>
    <w:p w14:paraId="1FCC2A79" w14:textId="77777777" w:rsidR="00BD68AA" w:rsidRDefault="00BD68AA">
      <w:pPr>
        <w:pStyle w:val="TableofFigures"/>
        <w:tabs>
          <w:tab w:val="right" w:leader="dot" w:pos="9628"/>
        </w:tabs>
        <w:rPr>
          <w:ins w:id="231" w:author="Orion" w:date="2011-07-05T21:09:00Z"/>
          <w:rFonts w:asciiTheme="minorHAnsi" w:eastAsiaTheme="minorEastAsia" w:hAnsiTheme="minorHAnsi" w:cstheme="minorBidi"/>
          <w:noProof/>
          <w:kern w:val="0"/>
          <w:sz w:val="22"/>
          <w:szCs w:val="22"/>
          <w:lang w:eastAsia="es-ES" w:bidi="ar-SA"/>
        </w:rPr>
      </w:pPr>
      <w:ins w:id="232" w:author="Orion" w:date="2011-07-05T21:09:00Z">
        <w:r w:rsidRPr="00676B2B">
          <w:rPr>
            <w:rStyle w:val="Hyperlink"/>
            <w:noProof/>
          </w:rPr>
          <w:fldChar w:fldCharType="begin"/>
        </w:r>
        <w:r w:rsidRPr="00676B2B">
          <w:rPr>
            <w:rStyle w:val="Hyperlink"/>
            <w:noProof/>
          </w:rPr>
          <w:instrText xml:space="preserve"> </w:instrText>
        </w:r>
        <w:r>
          <w:rPr>
            <w:noProof/>
          </w:rPr>
          <w:instrText>HYPERLINK \l "_Toc297663514"</w:instrText>
        </w:r>
        <w:r w:rsidRPr="00676B2B">
          <w:rPr>
            <w:rStyle w:val="Hyperlink"/>
            <w:noProof/>
          </w:rPr>
          <w:instrText xml:space="preserve"> </w:instrText>
        </w:r>
        <w:r w:rsidRPr="00676B2B">
          <w:rPr>
            <w:rStyle w:val="Hyperlink"/>
            <w:noProof/>
          </w:rPr>
          <w:fldChar w:fldCharType="separate"/>
        </w:r>
        <w:r w:rsidRPr="00676B2B">
          <w:rPr>
            <w:rStyle w:val="Hyperlink"/>
            <w:noProof/>
          </w:rPr>
          <w:t>Figura 16: Diagrama para  Ir al Siguiente Tramo</w:t>
        </w:r>
        <w:r w:rsidRPr="00676B2B">
          <w:rPr>
            <w:rStyle w:val="Hyperlink"/>
            <w:noProof/>
          </w:rPr>
          <w:fldChar w:fldCharType="end"/>
        </w:r>
      </w:ins>
    </w:p>
    <w:p w14:paraId="76861F13" w14:textId="77777777" w:rsidR="00BD68AA" w:rsidRDefault="00BD68AA">
      <w:pPr>
        <w:pStyle w:val="TableofFigures"/>
        <w:tabs>
          <w:tab w:val="right" w:leader="dot" w:pos="9628"/>
        </w:tabs>
        <w:rPr>
          <w:ins w:id="233" w:author="Orion" w:date="2011-07-05T21:09:00Z"/>
          <w:rFonts w:asciiTheme="minorHAnsi" w:eastAsiaTheme="minorEastAsia" w:hAnsiTheme="minorHAnsi" w:cstheme="minorBidi"/>
          <w:noProof/>
          <w:kern w:val="0"/>
          <w:sz w:val="22"/>
          <w:szCs w:val="22"/>
          <w:lang w:eastAsia="es-ES" w:bidi="ar-SA"/>
        </w:rPr>
      </w:pPr>
      <w:ins w:id="234" w:author="Orion" w:date="2011-07-05T21:09:00Z">
        <w:r w:rsidRPr="00676B2B">
          <w:rPr>
            <w:rStyle w:val="Hyperlink"/>
            <w:noProof/>
          </w:rPr>
          <w:fldChar w:fldCharType="begin"/>
        </w:r>
        <w:r w:rsidRPr="00676B2B">
          <w:rPr>
            <w:rStyle w:val="Hyperlink"/>
            <w:noProof/>
          </w:rPr>
          <w:instrText xml:space="preserve"> </w:instrText>
        </w:r>
        <w:r>
          <w:rPr>
            <w:noProof/>
          </w:rPr>
          <w:instrText>HYPERLINK \l "_Toc297663515"</w:instrText>
        </w:r>
        <w:r w:rsidRPr="00676B2B">
          <w:rPr>
            <w:rStyle w:val="Hyperlink"/>
            <w:noProof/>
          </w:rPr>
          <w:instrText xml:space="preserve"> </w:instrText>
        </w:r>
        <w:r w:rsidRPr="00676B2B">
          <w:rPr>
            <w:rStyle w:val="Hyperlink"/>
            <w:noProof/>
          </w:rPr>
          <w:fldChar w:fldCharType="separate"/>
        </w:r>
        <w:r w:rsidRPr="00676B2B">
          <w:rPr>
            <w:rStyle w:val="Hyperlink"/>
            <w:noProof/>
          </w:rPr>
          <w:t>Figura 17: Diagrama de Actividad Evitar Conflicto</w:t>
        </w:r>
        <w:r w:rsidRPr="00676B2B">
          <w:rPr>
            <w:rStyle w:val="Hyperlink"/>
            <w:noProof/>
          </w:rPr>
          <w:fldChar w:fldCharType="end"/>
        </w:r>
      </w:ins>
    </w:p>
    <w:p w14:paraId="126301CF" w14:textId="77777777" w:rsidR="00BD68AA" w:rsidRDefault="00BD68AA">
      <w:pPr>
        <w:pStyle w:val="TableofFigures"/>
        <w:tabs>
          <w:tab w:val="right" w:leader="dot" w:pos="9628"/>
        </w:tabs>
        <w:rPr>
          <w:ins w:id="235" w:author="Orion" w:date="2011-07-05T21:09:00Z"/>
          <w:rFonts w:asciiTheme="minorHAnsi" w:eastAsiaTheme="minorEastAsia" w:hAnsiTheme="minorHAnsi" w:cstheme="minorBidi"/>
          <w:noProof/>
          <w:kern w:val="0"/>
          <w:sz w:val="22"/>
          <w:szCs w:val="22"/>
          <w:lang w:eastAsia="es-ES" w:bidi="ar-SA"/>
        </w:rPr>
      </w:pPr>
      <w:ins w:id="236" w:author="Orion" w:date="2011-07-05T21:09:00Z">
        <w:r w:rsidRPr="00676B2B">
          <w:rPr>
            <w:rStyle w:val="Hyperlink"/>
            <w:noProof/>
          </w:rPr>
          <w:fldChar w:fldCharType="begin"/>
        </w:r>
        <w:r w:rsidRPr="00676B2B">
          <w:rPr>
            <w:rStyle w:val="Hyperlink"/>
            <w:noProof/>
          </w:rPr>
          <w:instrText xml:space="preserve"> </w:instrText>
        </w:r>
        <w:r>
          <w:rPr>
            <w:noProof/>
          </w:rPr>
          <w:instrText>HYPERLINK \l "_Toc297663516"</w:instrText>
        </w:r>
        <w:r w:rsidRPr="00676B2B">
          <w:rPr>
            <w:rStyle w:val="Hyperlink"/>
            <w:noProof/>
          </w:rPr>
          <w:instrText xml:space="preserve"> </w:instrText>
        </w:r>
        <w:r w:rsidRPr="00676B2B">
          <w:rPr>
            <w:rStyle w:val="Hyperlink"/>
            <w:noProof/>
          </w:rPr>
          <w:fldChar w:fldCharType="separate"/>
        </w:r>
        <w:r w:rsidRPr="00676B2B">
          <w:rPr>
            <w:rStyle w:val="Hyperlink"/>
            <w:noProof/>
          </w:rPr>
          <w:t>Figura 18: Comprobación de Nuevo Conflicto</w:t>
        </w:r>
        <w:r w:rsidRPr="00676B2B">
          <w:rPr>
            <w:rStyle w:val="Hyperlink"/>
            <w:noProof/>
          </w:rPr>
          <w:fldChar w:fldCharType="end"/>
        </w:r>
      </w:ins>
    </w:p>
    <w:p w14:paraId="7B4916DF" w14:textId="77777777" w:rsidR="00BD68AA" w:rsidRDefault="00BD68AA">
      <w:pPr>
        <w:pStyle w:val="TableofFigures"/>
        <w:tabs>
          <w:tab w:val="right" w:leader="dot" w:pos="9628"/>
        </w:tabs>
        <w:rPr>
          <w:ins w:id="237" w:author="Orion" w:date="2011-07-05T21:09:00Z"/>
          <w:rFonts w:asciiTheme="minorHAnsi" w:eastAsiaTheme="minorEastAsia" w:hAnsiTheme="minorHAnsi" w:cstheme="minorBidi"/>
          <w:noProof/>
          <w:kern w:val="0"/>
          <w:sz w:val="22"/>
          <w:szCs w:val="22"/>
          <w:lang w:eastAsia="es-ES" w:bidi="ar-SA"/>
        </w:rPr>
      </w:pPr>
      <w:ins w:id="238" w:author="Orion" w:date="2011-07-05T21:09:00Z">
        <w:r w:rsidRPr="00676B2B">
          <w:rPr>
            <w:rStyle w:val="Hyperlink"/>
            <w:noProof/>
          </w:rPr>
          <w:fldChar w:fldCharType="begin"/>
        </w:r>
        <w:r w:rsidRPr="00676B2B">
          <w:rPr>
            <w:rStyle w:val="Hyperlink"/>
            <w:noProof/>
          </w:rPr>
          <w:instrText xml:space="preserve"> </w:instrText>
        </w:r>
        <w:r>
          <w:rPr>
            <w:noProof/>
          </w:rPr>
          <w:instrText>HYPERLINK \l "_Toc297663517"</w:instrText>
        </w:r>
        <w:r w:rsidRPr="00676B2B">
          <w:rPr>
            <w:rStyle w:val="Hyperlink"/>
            <w:noProof/>
          </w:rPr>
          <w:instrText xml:space="preserve"> </w:instrText>
        </w:r>
        <w:r w:rsidRPr="00676B2B">
          <w:rPr>
            <w:rStyle w:val="Hyperlink"/>
            <w:noProof/>
          </w:rPr>
          <w:fldChar w:fldCharType="separate"/>
        </w:r>
        <w:r w:rsidRPr="00676B2B">
          <w:rPr>
            <w:rStyle w:val="Hyperlink"/>
            <w:noProof/>
          </w:rPr>
          <w:t>Figura 19: Creación de las Ordenes</w:t>
        </w:r>
        <w:r w:rsidRPr="00676B2B">
          <w:rPr>
            <w:rStyle w:val="Hyperlink"/>
            <w:noProof/>
          </w:rPr>
          <w:fldChar w:fldCharType="end"/>
        </w:r>
      </w:ins>
    </w:p>
    <w:p w14:paraId="3DFF5D73" w14:textId="77777777" w:rsidR="00BD68AA" w:rsidRDefault="00BD68AA">
      <w:pPr>
        <w:pStyle w:val="TableofFigures"/>
        <w:tabs>
          <w:tab w:val="right" w:leader="dot" w:pos="9628"/>
        </w:tabs>
        <w:rPr>
          <w:ins w:id="239" w:author="Orion" w:date="2011-07-05T21:09:00Z"/>
          <w:rFonts w:asciiTheme="minorHAnsi" w:eastAsiaTheme="minorEastAsia" w:hAnsiTheme="minorHAnsi" w:cstheme="minorBidi"/>
          <w:noProof/>
          <w:kern w:val="0"/>
          <w:sz w:val="22"/>
          <w:szCs w:val="22"/>
          <w:lang w:eastAsia="es-ES" w:bidi="ar-SA"/>
        </w:rPr>
      </w:pPr>
      <w:ins w:id="240" w:author="Orion" w:date="2011-07-05T21:09:00Z">
        <w:r w:rsidRPr="00676B2B">
          <w:rPr>
            <w:rStyle w:val="Hyperlink"/>
            <w:noProof/>
          </w:rPr>
          <w:fldChar w:fldCharType="begin"/>
        </w:r>
        <w:r w:rsidRPr="00676B2B">
          <w:rPr>
            <w:rStyle w:val="Hyperlink"/>
            <w:noProof/>
          </w:rPr>
          <w:instrText xml:space="preserve"> </w:instrText>
        </w:r>
        <w:r>
          <w:rPr>
            <w:noProof/>
          </w:rPr>
          <w:instrText>HYPERLINK \l "_Toc297663518"</w:instrText>
        </w:r>
        <w:r w:rsidRPr="00676B2B">
          <w:rPr>
            <w:rStyle w:val="Hyperlink"/>
            <w:noProof/>
          </w:rPr>
          <w:instrText xml:space="preserve"> </w:instrText>
        </w:r>
        <w:r w:rsidRPr="00676B2B">
          <w:rPr>
            <w:rStyle w:val="Hyperlink"/>
            <w:noProof/>
          </w:rPr>
          <w:fldChar w:fldCharType="separate"/>
        </w:r>
        <w:r w:rsidRPr="00676B2B">
          <w:rPr>
            <w:rStyle w:val="Hyperlink"/>
            <w:noProof/>
          </w:rPr>
          <w:t>Figura 20: Interacción Controlador-Piloto traspaso de Ordenes</w:t>
        </w:r>
        <w:r w:rsidRPr="00676B2B">
          <w:rPr>
            <w:rStyle w:val="Hyperlink"/>
            <w:noProof/>
          </w:rPr>
          <w:fldChar w:fldCharType="end"/>
        </w:r>
      </w:ins>
    </w:p>
    <w:p w14:paraId="08B0E91C" w14:textId="77777777" w:rsidR="00BD68AA" w:rsidRDefault="00BD68AA">
      <w:pPr>
        <w:pStyle w:val="TableofFigures"/>
        <w:tabs>
          <w:tab w:val="right" w:leader="dot" w:pos="9628"/>
        </w:tabs>
        <w:rPr>
          <w:ins w:id="241" w:author="Orion" w:date="2011-07-05T21:09:00Z"/>
          <w:rFonts w:asciiTheme="minorHAnsi" w:eastAsiaTheme="minorEastAsia" w:hAnsiTheme="minorHAnsi" w:cstheme="minorBidi"/>
          <w:noProof/>
          <w:kern w:val="0"/>
          <w:sz w:val="22"/>
          <w:szCs w:val="22"/>
          <w:lang w:eastAsia="es-ES" w:bidi="ar-SA"/>
        </w:rPr>
      </w:pPr>
      <w:ins w:id="242" w:author="Orion" w:date="2011-07-05T21:09:00Z">
        <w:r w:rsidRPr="00676B2B">
          <w:rPr>
            <w:rStyle w:val="Hyperlink"/>
            <w:noProof/>
          </w:rPr>
          <w:fldChar w:fldCharType="begin"/>
        </w:r>
        <w:r w:rsidRPr="00676B2B">
          <w:rPr>
            <w:rStyle w:val="Hyperlink"/>
            <w:noProof/>
          </w:rPr>
          <w:instrText xml:space="preserve"> </w:instrText>
        </w:r>
        <w:r>
          <w:rPr>
            <w:noProof/>
          </w:rPr>
          <w:instrText>HYPERLINK \l "_Toc297663519"</w:instrText>
        </w:r>
        <w:r w:rsidRPr="00676B2B">
          <w:rPr>
            <w:rStyle w:val="Hyperlink"/>
            <w:noProof/>
          </w:rPr>
          <w:instrText xml:space="preserve"> </w:instrText>
        </w:r>
        <w:r w:rsidRPr="00676B2B">
          <w:rPr>
            <w:rStyle w:val="Hyperlink"/>
            <w:noProof/>
          </w:rPr>
          <w:fldChar w:fldCharType="separate"/>
        </w:r>
        <w:r w:rsidRPr="00676B2B">
          <w:rPr>
            <w:rStyle w:val="Hyperlink"/>
            <w:noProof/>
          </w:rPr>
          <w:t>Figura 21: Piloto Obedeciendo una Orden</w:t>
        </w:r>
        <w:r w:rsidRPr="00676B2B">
          <w:rPr>
            <w:rStyle w:val="Hyperlink"/>
            <w:noProof/>
          </w:rPr>
          <w:fldChar w:fldCharType="end"/>
        </w:r>
      </w:ins>
    </w:p>
    <w:p w14:paraId="05EB92F8" w14:textId="77777777" w:rsidR="00BD68AA" w:rsidRDefault="00BD68AA">
      <w:pPr>
        <w:pStyle w:val="TableofFigures"/>
        <w:tabs>
          <w:tab w:val="right" w:leader="dot" w:pos="9628"/>
        </w:tabs>
        <w:rPr>
          <w:ins w:id="243" w:author="Orion" w:date="2011-07-05T21:09:00Z"/>
          <w:rFonts w:asciiTheme="minorHAnsi" w:eastAsiaTheme="minorEastAsia" w:hAnsiTheme="minorHAnsi" w:cstheme="minorBidi"/>
          <w:noProof/>
          <w:kern w:val="0"/>
          <w:sz w:val="22"/>
          <w:szCs w:val="22"/>
          <w:lang w:eastAsia="es-ES" w:bidi="ar-SA"/>
        </w:rPr>
      </w:pPr>
      <w:ins w:id="244" w:author="Orion" w:date="2011-07-05T21:09:00Z">
        <w:r w:rsidRPr="00676B2B">
          <w:rPr>
            <w:rStyle w:val="Hyperlink"/>
            <w:noProof/>
          </w:rPr>
          <w:fldChar w:fldCharType="begin"/>
        </w:r>
        <w:r w:rsidRPr="00676B2B">
          <w:rPr>
            <w:rStyle w:val="Hyperlink"/>
            <w:noProof/>
          </w:rPr>
          <w:instrText xml:space="preserve"> </w:instrText>
        </w:r>
        <w:r>
          <w:rPr>
            <w:noProof/>
          </w:rPr>
          <w:instrText>HYPERLINK \l "_Toc297663520"</w:instrText>
        </w:r>
        <w:r w:rsidRPr="00676B2B">
          <w:rPr>
            <w:rStyle w:val="Hyperlink"/>
            <w:noProof/>
          </w:rPr>
          <w:instrText xml:space="preserve"> </w:instrText>
        </w:r>
        <w:r w:rsidRPr="00676B2B">
          <w:rPr>
            <w:rStyle w:val="Hyperlink"/>
            <w:noProof/>
          </w:rPr>
          <w:fldChar w:fldCharType="separate"/>
        </w:r>
        <w:r w:rsidRPr="00676B2B">
          <w:rPr>
            <w:rStyle w:val="Hyperlink"/>
            <w:noProof/>
          </w:rPr>
          <w:t>Figura 22: Conflicto Finalizado por Lejanía entre Aviones</w:t>
        </w:r>
        <w:r w:rsidRPr="00676B2B">
          <w:rPr>
            <w:rStyle w:val="Hyperlink"/>
            <w:noProof/>
          </w:rPr>
          <w:fldChar w:fldCharType="end"/>
        </w:r>
      </w:ins>
    </w:p>
    <w:p w14:paraId="3971E59F" w14:textId="77777777" w:rsidR="00BD68AA" w:rsidRDefault="00BD68AA">
      <w:pPr>
        <w:pStyle w:val="TableofFigures"/>
        <w:tabs>
          <w:tab w:val="right" w:leader="dot" w:pos="9628"/>
        </w:tabs>
        <w:rPr>
          <w:ins w:id="245" w:author="Orion" w:date="2011-07-05T21:09:00Z"/>
          <w:rFonts w:asciiTheme="minorHAnsi" w:eastAsiaTheme="minorEastAsia" w:hAnsiTheme="minorHAnsi" w:cstheme="minorBidi"/>
          <w:noProof/>
          <w:kern w:val="0"/>
          <w:sz w:val="22"/>
          <w:szCs w:val="22"/>
          <w:lang w:eastAsia="es-ES" w:bidi="ar-SA"/>
        </w:rPr>
      </w:pPr>
      <w:ins w:id="246" w:author="Orion" w:date="2011-07-05T21:09:00Z">
        <w:r w:rsidRPr="00676B2B">
          <w:rPr>
            <w:rStyle w:val="Hyperlink"/>
            <w:noProof/>
          </w:rPr>
          <w:fldChar w:fldCharType="begin"/>
        </w:r>
        <w:r w:rsidRPr="00676B2B">
          <w:rPr>
            <w:rStyle w:val="Hyperlink"/>
            <w:noProof/>
          </w:rPr>
          <w:instrText xml:space="preserve"> </w:instrText>
        </w:r>
        <w:r>
          <w:rPr>
            <w:noProof/>
          </w:rPr>
          <w:instrText>HYPERLINK \l "_Toc297663521"</w:instrText>
        </w:r>
        <w:r w:rsidRPr="00676B2B">
          <w:rPr>
            <w:rStyle w:val="Hyperlink"/>
            <w:noProof/>
          </w:rPr>
          <w:instrText xml:space="preserve"> </w:instrText>
        </w:r>
        <w:r w:rsidRPr="00676B2B">
          <w:rPr>
            <w:rStyle w:val="Hyperlink"/>
            <w:noProof/>
          </w:rPr>
          <w:fldChar w:fldCharType="separate"/>
        </w:r>
        <w:r w:rsidRPr="00676B2B">
          <w:rPr>
            <w:rStyle w:val="Hyperlink"/>
            <w:noProof/>
          </w:rPr>
          <w:t>Figura 23: Ir al Siguiente Tramo Con Conflicto</w:t>
        </w:r>
        <w:r w:rsidRPr="00676B2B">
          <w:rPr>
            <w:rStyle w:val="Hyperlink"/>
            <w:noProof/>
          </w:rPr>
          <w:fldChar w:fldCharType="end"/>
        </w:r>
      </w:ins>
    </w:p>
    <w:p w14:paraId="6182E112" w14:textId="77777777" w:rsidR="00BD68AA" w:rsidRDefault="00BD68AA">
      <w:pPr>
        <w:pStyle w:val="TableofFigures"/>
        <w:tabs>
          <w:tab w:val="right" w:leader="dot" w:pos="9628"/>
        </w:tabs>
        <w:rPr>
          <w:ins w:id="247" w:author="Orion" w:date="2011-07-05T21:09:00Z"/>
          <w:rFonts w:asciiTheme="minorHAnsi" w:eastAsiaTheme="minorEastAsia" w:hAnsiTheme="minorHAnsi" w:cstheme="minorBidi"/>
          <w:noProof/>
          <w:kern w:val="0"/>
          <w:sz w:val="22"/>
          <w:szCs w:val="22"/>
          <w:lang w:eastAsia="es-ES" w:bidi="ar-SA"/>
        </w:rPr>
      </w:pPr>
      <w:ins w:id="248" w:author="Orion" w:date="2011-07-05T21:09:00Z">
        <w:r w:rsidRPr="00676B2B">
          <w:rPr>
            <w:rStyle w:val="Hyperlink"/>
            <w:noProof/>
          </w:rPr>
          <w:fldChar w:fldCharType="begin"/>
        </w:r>
        <w:r w:rsidRPr="00676B2B">
          <w:rPr>
            <w:rStyle w:val="Hyperlink"/>
            <w:noProof/>
          </w:rPr>
          <w:instrText xml:space="preserve"> </w:instrText>
        </w:r>
        <w:r>
          <w:rPr>
            <w:noProof/>
          </w:rPr>
          <w:instrText>HYPERLINK \l "_Toc297663522"</w:instrText>
        </w:r>
        <w:r w:rsidRPr="00676B2B">
          <w:rPr>
            <w:rStyle w:val="Hyperlink"/>
            <w:noProof/>
          </w:rPr>
          <w:instrText xml:space="preserve"> </w:instrText>
        </w:r>
        <w:r w:rsidRPr="00676B2B">
          <w:rPr>
            <w:rStyle w:val="Hyperlink"/>
            <w:noProof/>
          </w:rPr>
          <w:fldChar w:fldCharType="separate"/>
        </w:r>
        <w:r w:rsidRPr="00676B2B">
          <w:rPr>
            <w:rStyle w:val="Hyperlink"/>
            <w:noProof/>
          </w:rPr>
          <w:t>Figura 24: Despliegue dos aviones</w:t>
        </w:r>
        <w:r w:rsidRPr="00676B2B">
          <w:rPr>
            <w:rStyle w:val="Hyperlink"/>
            <w:noProof/>
          </w:rPr>
          <w:fldChar w:fldCharType="end"/>
        </w:r>
      </w:ins>
    </w:p>
    <w:p w14:paraId="333F5AF1" w14:textId="77777777" w:rsidR="00504893" w:rsidDel="00C910CE" w:rsidRDefault="00504893">
      <w:pPr>
        <w:pStyle w:val="TableofFigures"/>
        <w:tabs>
          <w:tab w:val="right" w:leader="dot" w:pos="9628"/>
        </w:tabs>
        <w:rPr>
          <w:del w:id="249" w:author="Orion" w:date="2011-06-20T18:31:00Z"/>
          <w:rFonts w:asciiTheme="minorHAnsi" w:eastAsiaTheme="minorEastAsia" w:hAnsiTheme="minorHAnsi" w:cstheme="minorBidi"/>
          <w:noProof/>
          <w:kern w:val="0"/>
          <w:sz w:val="22"/>
          <w:szCs w:val="22"/>
          <w:lang w:eastAsia="es-ES" w:bidi="ar-SA"/>
        </w:rPr>
      </w:pPr>
      <w:del w:id="250" w:author="Orion" w:date="2011-06-20T18:31:00Z">
        <w:r w:rsidRPr="00C910CE" w:rsidDel="00C910CE">
          <w:rPr>
            <w:rStyle w:val="Hyperlink"/>
            <w:noProof/>
            <w:rPrChange w:id="251" w:author="Orion" w:date="2011-06-20T18:31:00Z">
              <w:rPr>
                <w:rStyle w:val="Hyperlink"/>
                <w:rFonts w:eastAsia="Times New Roman" w:cs="Times New Roman"/>
                <w:noProof/>
                <w:kern w:val="0"/>
                <w:szCs w:val="20"/>
                <w:lang w:val="en-US" w:eastAsia="en-US" w:bidi="ar-SA"/>
              </w:rPr>
            </w:rPrChange>
          </w:rPr>
          <w:delText>Figura 1: Casos de Uso</w:delText>
        </w:r>
      </w:del>
    </w:p>
    <w:p w14:paraId="2090B05C" w14:textId="77777777" w:rsidR="00504893" w:rsidDel="00C910CE" w:rsidRDefault="00504893">
      <w:pPr>
        <w:pStyle w:val="TableofFigures"/>
        <w:tabs>
          <w:tab w:val="right" w:leader="dot" w:pos="9628"/>
        </w:tabs>
        <w:rPr>
          <w:del w:id="252" w:author="Orion" w:date="2011-06-20T18:31:00Z"/>
          <w:rFonts w:asciiTheme="minorHAnsi" w:eastAsiaTheme="minorEastAsia" w:hAnsiTheme="minorHAnsi" w:cstheme="minorBidi"/>
          <w:noProof/>
          <w:kern w:val="0"/>
          <w:sz w:val="22"/>
          <w:szCs w:val="22"/>
          <w:lang w:eastAsia="es-ES" w:bidi="ar-SA"/>
        </w:rPr>
      </w:pPr>
      <w:del w:id="253" w:author="Orion" w:date="2011-06-20T18:31:00Z">
        <w:r w:rsidRPr="00C910CE" w:rsidDel="00C910CE">
          <w:rPr>
            <w:rStyle w:val="Hyperlink"/>
            <w:noProof/>
            <w:rPrChange w:id="254" w:author="Orion" w:date="2011-06-20T18:31:00Z">
              <w:rPr>
                <w:rStyle w:val="Hyperlink"/>
                <w:rFonts w:eastAsia="Times New Roman" w:cs="Times New Roman"/>
                <w:noProof/>
                <w:kern w:val="0"/>
                <w:szCs w:val="20"/>
                <w:lang w:val="en-US" w:eastAsia="en-US" w:bidi="ar-SA"/>
              </w:rPr>
            </w:rPrChange>
          </w:rPr>
          <w:delText>Figura 2: Diagrama de Objetivos</w:delText>
        </w:r>
      </w:del>
    </w:p>
    <w:p w14:paraId="69CA86F8" w14:textId="77777777" w:rsidR="00504893" w:rsidDel="00C910CE" w:rsidRDefault="00504893">
      <w:pPr>
        <w:pStyle w:val="TableofFigures"/>
        <w:tabs>
          <w:tab w:val="right" w:leader="dot" w:pos="9628"/>
        </w:tabs>
        <w:rPr>
          <w:del w:id="255" w:author="Orion" w:date="2011-06-20T18:31:00Z"/>
          <w:rFonts w:asciiTheme="minorHAnsi" w:eastAsiaTheme="minorEastAsia" w:hAnsiTheme="minorHAnsi" w:cstheme="minorBidi"/>
          <w:noProof/>
          <w:kern w:val="0"/>
          <w:sz w:val="22"/>
          <w:szCs w:val="22"/>
          <w:lang w:eastAsia="es-ES" w:bidi="ar-SA"/>
        </w:rPr>
      </w:pPr>
      <w:del w:id="256" w:author="Orion" w:date="2011-06-20T18:31:00Z">
        <w:r w:rsidRPr="00C910CE" w:rsidDel="00C910CE">
          <w:rPr>
            <w:rStyle w:val="Hyperlink"/>
            <w:noProof/>
            <w:rPrChange w:id="257" w:author="Orion" w:date="2011-06-20T18:31:00Z">
              <w:rPr>
                <w:rStyle w:val="Hyperlink"/>
                <w:rFonts w:eastAsia="Times New Roman" w:cs="Times New Roman"/>
                <w:noProof/>
                <w:kern w:val="0"/>
                <w:szCs w:val="20"/>
                <w:lang w:val="en-US" w:eastAsia="en-US" w:bidi="ar-SA"/>
              </w:rPr>
            </w:rPrChange>
          </w:rPr>
          <w:delText>Figura 3: Estado Mental "FlightPlanner"</w:delText>
        </w:r>
      </w:del>
    </w:p>
    <w:p w14:paraId="19A8D839" w14:textId="77777777" w:rsidR="00504893" w:rsidDel="00C910CE" w:rsidRDefault="00504893">
      <w:pPr>
        <w:pStyle w:val="TableofFigures"/>
        <w:tabs>
          <w:tab w:val="right" w:leader="dot" w:pos="9628"/>
        </w:tabs>
        <w:rPr>
          <w:del w:id="258" w:author="Orion" w:date="2011-06-20T18:31:00Z"/>
          <w:rFonts w:asciiTheme="minorHAnsi" w:eastAsiaTheme="minorEastAsia" w:hAnsiTheme="minorHAnsi" w:cstheme="minorBidi"/>
          <w:noProof/>
          <w:kern w:val="0"/>
          <w:sz w:val="22"/>
          <w:szCs w:val="22"/>
          <w:lang w:eastAsia="es-ES" w:bidi="ar-SA"/>
        </w:rPr>
      </w:pPr>
      <w:del w:id="259" w:author="Orion" w:date="2011-06-20T18:31:00Z">
        <w:r w:rsidRPr="00C910CE" w:rsidDel="00C910CE">
          <w:rPr>
            <w:rStyle w:val="Hyperlink"/>
            <w:noProof/>
            <w:rPrChange w:id="260" w:author="Orion" w:date="2011-06-20T18:31:00Z">
              <w:rPr>
                <w:rStyle w:val="Hyperlink"/>
                <w:rFonts w:eastAsia="Times New Roman" w:cs="Times New Roman"/>
                <w:noProof/>
                <w:kern w:val="0"/>
                <w:szCs w:val="20"/>
                <w:lang w:val="en-US" w:eastAsia="en-US" w:bidi="ar-SA"/>
              </w:rPr>
            </w:rPrChange>
          </w:rPr>
          <w:delText>Figura 4: Tarea de Crear Planes de Vuelo</w:delText>
        </w:r>
      </w:del>
    </w:p>
    <w:p w14:paraId="7D7BCD68" w14:textId="77777777" w:rsidR="00504893" w:rsidDel="00C910CE" w:rsidRDefault="00504893">
      <w:pPr>
        <w:pStyle w:val="TableofFigures"/>
        <w:tabs>
          <w:tab w:val="right" w:leader="dot" w:pos="9628"/>
        </w:tabs>
        <w:rPr>
          <w:del w:id="261" w:author="Orion" w:date="2011-06-20T18:31:00Z"/>
          <w:rFonts w:asciiTheme="minorHAnsi" w:eastAsiaTheme="minorEastAsia" w:hAnsiTheme="minorHAnsi" w:cstheme="minorBidi"/>
          <w:noProof/>
          <w:kern w:val="0"/>
          <w:sz w:val="22"/>
          <w:szCs w:val="22"/>
          <w:lang w:eastAsia="es-ES" w:bidi="ar-SA"/>
        </w:rPr>
      </w:pPr>
      <w:del w:id="262" w:author="Orion" w:date="2011-06-20T18:31:00Z">
        <w:r w:rsidRPr="00C910CE" w:rsidDel="00C910CE">
          <w:rPr>
            <w:rStyle w:val="Hyperlink"/>
            <w:noProof/>
            <w:rPrChange w:id="263" w:author="Orion" w:date="2011-06-20T18:31:00Z">
              <w:rPr>
                <w:rStyle w:val="Hyperlink"/>
                <w:rFonts w:eastAsia="Times New Roman" w:cs="Times New Roman"/>
                <w:noProof/>
                <w:kern w:val="0"/>
                <w:szCs w:val="20"/>
                <w:lang w:val="en-US" w:eastAsia="en-US" w:bidi="ar-SA"/>
              </w:rPr>
            </w:rPrChange>
          </w:rPr>
          <w:delText>Figura 5: Diagrama de Interacción Para Recibir el Plan de Vuelo Inicial</w:delText>
        </w:r>
      </w:del>
    </w:p>
    <w:p w14:paraId="118412A8" w14:textId="77777777" w:rsidR="00504893" w:rsidDel="00C910CE" w:rsidRDefault="00504893">
      <w:pPr>
        <w:pStyle w:val="TableofFigures"/>
        <w:tabs>
          <w:tab w:val="right" w:leader="dot" w:pos="9628"/>
        </w:tabs>
        <w:rPr>
          <w:del w:id="264" w:author="Orion" w:date="2011-06-20T18:31:00Z"/>
          <w:rFonts w:asciiTheme="minorHAnsi" w:eastAsiaTheme="minorEastAsia" w:hAnsiTheme="minorHAnsi" w:cstheme="minorBidi"/>
          <w:noProof/>
          <w:kern w:val="0"/>
          <w:sz w:val="22"/>
          <w:szCs w:val="22"/>
          <w:lang w:eastAsia="es-ES" w:bidi="ar-SA"/>
        </w:rPr>
      </w:pPr>
      <w:del w:id="265" w:author="Orion" w:date="2011-06-20T18:31:00Z">
        <w:r w:rsidRPr="00C910CE" w:rsidDel="00C910CE">
          <w:rPr>
            <w:rStyle w:val="Hyperlink"/>
            <w:noProof/>
            <w:rPrChange w:id="266" w:author="Orion" w:date="2011-06-20T18:31:00Z">
              <w:rPr>
                <w:rStyle w:val="Hyperlink"/>
                <w:rFonts w:eastAsia="Times New Roman" w:cs="Times New Roman"/>
                <w:noProof/>
                <w:kern w:val="0"/>
                <w:szCs w:val="20"/>
                <w:lang w:val="en-US" w:eastAsia="en-US" w:bidi="ar-SA"/>
              </w:rPr>
            </w:rPrChange>
          </w:rPr>
          <w:delText>Figura 6: Creación del Estado Mental Inicial del Piloto</w:delText>
        </w:r>
      </w:del>
    </w:p>
    <w:p w14:paraId="12CC84E3" w14:textId="77777777" w:rsidR="00504893" w:rsidDel="00C910CE" w:rsidRDefault="00504893">
      <w:pPr>
        <w:pStyle w:val="TableofFigures"/>
        <w:tabs>
          <w:tab w:val="right" w:leader="dot" w:pos="9628"/>
        </w:tabs>
        <w:rPr>
          <w:del w:id="267" w:author="Orion" w:date="2011-06-20T18:31:00Z"/>
          <w:rFonts w:asciiTheme="minorHAnsi" w:eastAsiaTheme="minorEastAsia" w:hAnsiTheme="minorHAnsi" w:cstheme="minorBidi"/>
          <w:noProof/>
          <w:kern w:val="0"/>
          <w:sz w:val="22"/>
          <w:szCs w:val="22"/>
          <w:lang w:eastAsia="es-ES" w:bidi="ar-SA"/>
        </w:rPr>
      </w:pPr>
      <w:del w:id="268" w:author="Orion" w:date="2011-06-20T18:31:00Z">
        <w:r w:rsidRPr="00C910CE" w:rsidDel="00C910CE">
          <w:rPr>
            <w:rStyle w:val="Hyperlink"/>
            <w:noProof/>
            <w:rPrChange w:id="269" w:author="Orion" w:date="2011-06-20T18:31:00Z">
              <w:rPr>
                <w:rStyle w:val="Hyperlink"/>
                <w:rFonts w:eastAsia="Times New Roman" w:cs="Times New Roman"/>
                <w:noProof/>
                <w:kern w:val="0"/>
                <w:szCs w:val="20"/>
                <w:lang w:val="en-US" w:eastAsia="en-US" w:bidi="ar-SA"/>
              </w:rPr>
            </w:rPrChange>
          </w:rPr>
          <w:delText>Figura 7: Diagrama de Actividad General</w:delText>
        </w:r>
      </w:del>
    </w:p>
    <w:p w14:paraId="4B12A160" w14:textId="77777777" w:rsidR="00504893" w:rsidDel="00C910CE" w:rsidRDefault="00504893">
      <w:pPr>
        <w:pStyle w:val="TableofFigures"/>
        <w:tabs>
          <w:tab w:val="right" w:leader="dot" w:pos="9628"/>
        </w:tabs>
        <w:rPr>
          <w:del w:id="270" w:author="Orion" w:date="2011-06-20T18:31:00Z"/>
          <w:rFonts w:asciiTheme="minorHAnsi" w:eastAsiaTheme="minorEastAsia" w:hAnsiTheme="minorHAnsi" w:cstheme="minorBidi"/>
          <w:noProof/>
          <w:kern w:val="0"/>
          <w:sz w:val="22"/>
          <w:szCs w:val="22"/>
          <w:lang w:eastAsia="es-ES" w:bidi="ar-SA"/>
        </w:rPr>
      </w:pPr>
      <w:del w:id="271" w:author="Orion" w:date="2011-06-20T18:31:00Z">
        <w:r w:rsidRPr="00C910CE" w:rsidDel="00C910CE">
          <w:rPr>
            <w:rStyle w:val="Hyperlink"/>
            <w:noProof/>
            <w:rPrChange w:id="272" w:author="Orion" w:date="2011-06-20T18:31:00Z">
              <w:rPr>
                <w:rStyle w:val="Hyperlink"/>
                <w:rFonts w:eastAsia="Times New Roman" w:cs="Times New Roman"/>
                <w:noProof/>
                <w:kern w:val="0"/>
                <w:szCs w:val="20"/>
                <w:lang w:val="en-US" w:eastAsia="en-US" w:bidi="ar-SA"/>
              </w:rPr>
            </w:rPrChange>
          </w:rPr>
          <w:delText>Figura 8: Comprobación de la Hora de Salida del Vuelo</w:delText>
        </w:r>
      </w:del>
    </w:p>
    <w:p w14:paraId="24C5C076" w14:textId="77777777" w:rsidR="00504893" w:rsidDel="00C910CE" w:rsidRDefault="00504893">
      <w:pPr>
        <w:pStyle w:val="TableofFigures"/>
        <w:tabs>
          <w:tab w:val="right" w:leader="dot" w:pos="9628"/>
        </w:tabs>
        <w:rPr>
          <w:del w:id="273" w:author="Orion" w:date="2011-06-20T18:31:00Z"/>
          <w:rFonts w:asciiTheme="minorHAnsi" w:eastAsiaTheme="minorEastAsia" w:hAnsiTheme="minorHAnsi" w:cstheme="minorBidi"/>
          <w:noProof/>
          <w:kern w:val="0"/>
          <w:sz w:val="22"/>
          <w:szCs w:val="22"/>
          <w:lang w:eastAsia="es-ES" w:bidi="ar-SA"/>
        </w:rPr>
      </w:pPr>
      <w:del w:id="274" w:author="Orion" w:date="2011-06-20T18:31:00Z">
        <w:r w:rsidRPr="00C910CE" w:rsidDel="00C910CE">
          <w:rPr>
            <w:rStyle w:val="Hyperlink"/>
            <w:noProof/>
            <w:rPrChange w:id="275" w:author="Orion" w:date="2011-06-20T18:31:00Z">
              <w:rPr>
                <w:rStyle w:val="Hyperlink"/>
                <w:rFonts w:eastAsia="Times New Roman" w:cs="Times New Roman"/>
                <w:noProof/>
                <w:kern w:val="0"/>
                <w:szCs w:val="20"/>
                <w:lang w:val="en-US" w:eastAsia="en-US" w:bidi="ar-SA"/>
              </w:rPr>
            </w:rPrChange>
          </w:rPr>
          <w:delText>Figura 9: Interacción para Arrancar el Avión</w:delText>
        </w:r>
      </w:del>
    </w:p>
    <w:p w14:paraId="51752783" w14:textId="77777777" w:rsidR="00504893" w:rsidDel="00C910CE" w:rsidRDefault="00504893">
      <w:pPr>
        <w:pStyle w:val="TableofFigures"/>
        <w:tabs>
          <w:tab w:val="right" w:leader="dot" w:pos="9628"/>
        </w:tabs>
        <w:rPr>
          <w:del w:id="276" w:author="Orion" w:date="2011-06-20T18:31:00Z"/>
          <w:rFonts w:asciiTheme="minorHAnsi" w:eastAsiaTheme="minorEastAsia" w:hAnsiTheme="minorHAnsi" w:cstheme="minorBidi"/>
          <w:noProof/>
          <w:kern w:val="0"/>
          <w:sz w:val="22"/>
          <w:szCs w:val="22"/>
          <w:lang w:eastAsia="es-ES" w:bidi="ar-SA"/>
        </w:rPr>
      </w:pPr>
      <w:del w:id="277" w:author="Orion" w:date="2011-06-20T18:31:00Z">
        <w:r w:rsidRPr="00C910CE" w:rsidDel="00C910CE">
          <w:rPr>
            <w:rStyle w:val="Hyperlink"/>
            <w:noProof/>
            <w:rPrChange w:id="278" w:author="Orion" w:date="2011-06-20T18:31:00Z">
              <w:rPr>
                <w:rStyle w:val="Hyperlink"/>
                <w:rFonts w:eastAsia="Times New Roman" w:cs="Times New Roman"/>
                <w:noProof/>
                <w:kern w:val="0"/>
                <w:szCs w:val="20"/>
                <w:lang w:val="en-US" w:eastAsia="en-US" w:bidi="ar-SA"/>
              </w:rPr>
            </w:rPrChange>
          </w:rPr>
          <w:delText>Figura 10: Descomposición del Plan de Vuelo</w:delText>
        </w:r>
      </w:del>
    </w:p>
    <w:p w14:paraId="1679B2B8" w14:textId="77777777" w:rsidR="00504893" w:rsidDel="00C910CE" w:rsidRDefault="00504893">
      <w:pPr>
        <w:pStyle w:val="TableofFigures"/>
        <w:tabs>
          <w:tab w:val="right" w:leader="dot" w:pos="9628"/>
        </w:tabs>
        <w:rPr>
          <w:del w:id="279" w:author="Orion" w:date="2011-06-20T18:31:00Z"/>
          <w:rFonts w:asciiTheme="minorHAnsi" w:eastAsiaTheme="minorEastAsia" w:hAnsiTheme="minorHAnsi" w:cstheme="minorBidi"/>
          <w:noProof/>
          <w:kern w:val="0"/>
          <w:sz w:val="22"/>
          <w:szCs w:val="22"/>
          <w:lang w:eastAsia="es-ES" w:bidi="ar-SA"/>
        </w:rPr>
      </w:pPr>
      <w:del w:id="280" w:author="Orion" w:date="2011-06-20T18:31:00Z">
        <w:r w:rsidRPr="00C910CE" w:rsidDel="00C910CE">
          <w:rPr>
            <w:rStyle w:val="Hyperlink"/>
            <w:noProof/>
            <w:rPrChange w:id="281" w:author="Orion" w:date="2011-06-20T18:31:00Z">
              <w:rPr>
                <w:rStyle w:val="Hyperlink"/>
                <w:rFonts w:eastAsia="Times New Roman" w:cs="Times New Roman"/>
                <w:noProof/>
                <w:kern w:val="0"/>
                <w:szCs w:val="20"/>
                <w:lang w:val="en-US" w:eastAsia="en-US" w:bidi="ar-SA"/>
              </w:rPr>
            </w:rPrChange>
          </w:rPr>
          <w:delText>Figura 11: Tiempo de Creación de las Decisiones</w:delText>
        </w:r>
      </w:del>
    </w:p>
    <w:p w14:paraId="55CA066C" w14:textId="77777777" w:rsidR="00504893" w:rsidDel="00C910CE" w:rsidRDefault="00504893">
      <w:pPr>
        <w:pStyle w:val="TableofFigures"/>
        <w:tabs>
          <w:tab w:val="right" w:leader="dot" w:pos="9628"/>
        </w:tabs>
        <w:rPr>
          <w:del w:id="282" w:author="Orion" w:date="2011-06-20T18:31:00Z"/>
          <w:rFonts w:asciiTheme="minorHAnsi" w:eastAsiaTheme="minorEastAsia" w:hAnsiTheme="minorHAnsi" w:cstheme="minorBidi"/>
          <w:noProof/>
          <w:kern w:val="0"/>
          <w:sz w:val="22"/>
          <w:szCs w:val="22"/>
          <w:lang w:eastAsia="es-ES" w:bidi="ar-SA"/>
        </w:rPr>
      </w:pPr>
      <w:del w:id="283" w:author="Orion" w:date="2011-06-20T18:31:00Z">
        <w:r w:rsidRPr="00C910CE" w:rsidDel="00C910CE">
          <w:rPr>
            <w:rStyle w:val="Hyperlink"/>
            <w:noProof/>
            <w:rPrChange w:id="284" w:author="Orion" w:date="2011-06-20T18:31:00Z">
              <w:rPr>
                <w:rStyle w:val="Hyperlink"/>
                <w:rFonts w:eastAsia="Times New Roman" w:cs="Times New Roman"/>
                <w:noProof/>
                <w:kern w:val="0"/>
                <w:szCs w:val="20"/>
                <w:lang w:val="en-US" w:eastAsia="en-US" w:bidi="ar-SA"/>
              </w:rPr>
            </w:rPrChange>
          </w:rPr>
          <w:delText>Figura 12: Creación de las Decisiones</w:delText>
        </w:r>
      </w:del>
    </w:p>
    <w:p w14:paraId="4265454F" w14:textId="77777777" w:rsidR="00504893" w:rsidDel="00C910CE" w:rsidRDefault="00504893">
      <w:pPr>
        <w:pStyle w:val="TableofFigures"/>
        <w:tabs>
          <w:tab w:val="right" w:leader="dot" w:pos="9628"/>
        </w:tabs>
        <w:rPr>
          <w:del w:id="285" w:author="Orion" w:date="2011-06-20T18:31:00Z"/>
          <w:rFonts w:asciiTheme="minorHAnsi" w:eastAsiaTheme="minorEastAsia" w:hAnsiTheme="minorHAnsi" w:cstheme="minorBidi"/>
          <w:noProof/>
          <w:kern w:val="0"/>
          <w:sz w:val="22"/>
          <w:szCs w:val="22"/>
          <w:lang w:eastAsia="es-ES" w:bidi="ar-SA"/>
        </w:rPr>
      </w:pPr>
      <w:del w:id="286" w:author="Orion" w:date="2011-06-20T18:31:00Z">
        <w:r w:rsidRPr="00C910CE" w:rsidDel="00C910CE">
          <w:rPr>
            <w:rStyle w:val="Hyperlink"/>
            <w:noProof/>
            <w:rPrChange w:id="287" w:author="Orion" w:date="2011-06-20T18:31:00Z">
              <w:rPr>
                <w:rStyle w:val="Hyperlink"/>
                <w:rFonts w:eastAsia="Times New Roman" w:cs="Times New Roman"/>
                <w:noProof/>
                <w:kern w:val="0"/>
                <w:szCs w:val="20"/>
                <w:lang w:val="en-US" w:eastAsia="en-US" w:bidi="ar-SA"/>
              </w:rPr>
            </w:rPrChange>
          </w:rPr>
          <w:delText>Figura 13: Descomposición de Decisiones</w:delText>
        </w:r>
      </w:del>
    </w:p>
    <w:p w14:paraId="4220CD01" w14:textId="77777777" w:rsidR="00504893" w:rsidDel="00C910CE" w:rsidRDefault="00504893">
      <w:pPr>
        <w:pStyle w:val="TableofFigures"/>
        <w:tabs>
          <w:tab w:val="right" w:leader="dot" w:pos="9628"/>
        </w:tabs>
        <w:rPr>
          <w:del w:id="288" w:author="Orion" w:date="2011-06-20T18:31:00Z"/>
          <w:rFonts w:asciiTheme="minorHAnsi" w:eastAsiaTheme="minorEastAsia" w:hAnsiTheme="minorHAnsi" w:cstheme="minorBidi"/>
          <w:noProof/>
          <w:kern w:val="0"/>
          <w:sz w:val="22"/>
          <w:szCs w:val="22"/>
          <w:lang w:eastAsia="es-ES" w:bidi="ar-SA"/>
        </w:rPr>
      </w:pPr>
      <w:del w:id="289" w:author="Orion" w:date="2011-06-20T18:31:00Z">
        <w:r w:rsidRPr="00C910CE" w:rsidDel="00C910CE">
          <w:rPr>
            <w:rStyle w:val="Hyperlink"/>
            <w:noProof/>
            <w:rPrChange w:id="290" w:author="Orion" w:date="2011-06-20T18:31:00Z">
              <w:rPr>
                <w:rStyle w:val="Hyperlink"/>
                <w:rFonts w:eastAsia="Times New Roman" w:cs="Times New Roman"/>
                <w:noProof/>
                <w:kern w:val="0"/>
                <w:szCs w:val="20"/>
                <w:lang w:val="en-US" w:eastAsia="en-US" w:bidi="ar-SA"/>
              </w:rPr>
            </w:rPrChange>
          </w:rPr>
          <w:delText>Figura 14: Interacción Piloto-Avión: Ejecución Maniobra</w:delText>
        </w:r>
      </w:del>
    </w:p>
    <w:p w14:paraId="7F656904" w14:textId="77777777" w:rsidR="00504893" w:rsidDel="00C910CE" w:rsidRDefault="00504893">
      <w:pPr>
        <w:pStyle w:val="TableofFigures"/>
        <w:tabs>
          <w:tab w:val="right" w:leader="dot" w:pos="9628"/>
        </w:tabs>
        <w:rPr>
          <w:del w:id="291" w:author="Orion" w:date="2011-06-20T18:31:00Z"/>
          <w:rFonts w:asciiTheme="minorHAnsi" w:eastAsiaTheme="minorEastAsia" w:hAnsiTheme="minorHAnsi" w:cstheme="minorBidi"/>
          <w:noProof/>
          <w:kern w:val="0"/>
          <w:sz w:val="22"/>
          <w:szCs w:val="22"/>
          <w:lang w:eastAsia="es-ES" w:bidi="ar-SA"/>
        </w:rPr>
      </w:pPr>
      <w:del w:id="292" w:author="Orion" w:date="2011-06-20T18:31:00Z">
        <w:r w:rsidRPr="00C910CE" w:rsidDel="00C910CE">
          <w:rPr>
            <w:rStyle w:val="Hyperlink"/>
            <w:noProof/>
            <w:rPrChange w:id="293" w:author="Orion" w:date="2011-06-20T18:31:00Z">
              <w:rPr>
                <w:rStyle w:val="Hyperlink"/>
                <w:rFonts w:eastAsia="Times New Roman" w:cs="Times New Roman"/>
                <w:noProof/>
                <w:kern w:val="0"/>
                <w:szCs w:val="20"/>
                <w:lang w:val="en-US" w:eastAsia="en-US" w:bidi="ar-SA"/>
              </w:rPr>
            </w:rPrChange>
          </w:rPr>
          <w:delText>Figura 15: Applicación que Comprueba la Finalización del Tramo</w:delText>
        </w:r>
      </w:del>
    </w:p>
    <w:p w14:paraId="707AAD7F" w14:textId="77777777" w:rsidR="00504893" w:rsidDel="00C910CE" w:rsidRDefault="00504893">
      <w:pPr>
        <w:pStyle w:val="TableofFigures"/>
        <w:tabs>
          <w:tab w:val="right" w:leader="dot" w:pos="9628"/>
        </w:tabs>
        <w:rPr>
          <w:del w:id="294" w:author="Orion" w:date="2011-06-20T18:31:00Z"/>
          <w:rFonts w:asciiTheme="minorHAnsi" w:eastAsiaTheme="minorEastAsia" w:hAnsiTheme="minorHAnsi" w:cstheme="minorBidi"/>
          <w:noProof/>
          <w:kern w:val="0"/>
          <w:sz w:val="22"/>
          <w:szCs w:val="22"/>
          <w:lang w:eastAsia="es-ES" w:bidi="ar-SA"/>
        </w:rPr>
      </w:pPr>
      <w:del w:id="295" w:author="Orion" w:date="2011-06-20T18:31:00Z">
        <w:r w:rsidRPr="00C910CE" w:rsidDel="00C910CE">
          <w:rPr>
            <w:rStyle w:val="Hyperlink"/>
            <w:noProof/>
            <w:rPrChange w:id="296" w:author="Orion" w:date="2011-06-20T18:31:00Z">
              <w:rPr>
                <w:rStyle w:val="Hyperlink"/>
                <w:rFonts w:eastAsia="Times New Roman" w:cs="Times New Roman"/>
                <w:noProof/>
                <w:kern w:val="0"/>
                <w:szCs w:val="20"/>
                <w:lang w:val="en-US" w:eastAsia="en-US" w:bidi="ar-SA"/>
              </w:rPr>
            </w:rPrChange>
          </w:rPr>
          <w:delText>Figura 16: Diagrama para  Ir al Siguiente Tramo</w:delText>
        </w:r>
      </w:del>
    </w:p>
    <w:p w14:paraId="2D5EC278" w14:textId="77777777" w:rsidR="00504893" w:rsidDel="00C910CE" w:rsidRDefault="00504893">
      <w:pPr>
        <w:pStyle w:val="TableofFigures"/>
        <w:tabs>
          <w:tab w:val="right" w:leader="dot" w:pos="9628"/>
        </w:tabs>
        <w:rPr>
          <w:del w:id="297" w:author="Orion" w:date="2011-06-20T18:31:00Z"/>
          <w:rFonts w:asciiTheme="minorHAnsi" w:eastAsiaTheme="minorEastAsia" w:hAnsiTheme="minorHAnsi" w:cstheme="minorBidi"/>
          <w:noProof/>
          <w:kern w:val="0"/>
          <w:sz w:val="22"/>
          <w:szCs w:val="22"/>
          <w:lang w:eastAsia="es-ES" w:bidi="ar-SA"/>
        </w:rPr>
      </w:pPr>
      <w:del w:id="298" w:author="Orion" w:date="2011-06-20T18:31:00Z">
        <w:r w:rsidRPr="00C910CE" w:rsidDel="00C910CE">
          <w:rPr>
            <w:rStyle w:val="Hyperlink"/>
            <w:noProof/>
            <w:rPrChange w:id="299" w:author="Orion" w:date="2011-06-20T18:31:00Z">
              <w:rPr>
                <w:rStyle w:val="Hyperlink"/>
                <w:rFonts w:eastAsia="Times New Roman" w:cs="Times New Roman"/>
                <w:noProof/>
                <w:kern w:val="0"/>
                <w:szCs w:val="20"/>
                <w:lang w:val="en-US" w:eastAsia="en-US" w:bidi="ar-SA"/>
              </w:rPr>
            </w:rPrChange>
          </w:rPr>
          <w:delText>Figura 17: Diagrama de Actividad Evitar Conflicto</w:delText>
        </w:r>
      </w:del>
    </w:p>
    <w:p w14:paraId="6775FB1B" w14:textId="77777777" w:rsidR="004654A3" w:rsidRDefault="00266A4F">
      <w:pPr>
        <w:widowControl/>
        <w:suppressAutoHyphens w:val="0"/>
      </w:pPr>
      <w:r>
        <w:rPr>
          <w:szCs w:val="21"/>
        </w:rPr>
        <w:fldChar w:fldCharType="end"/>
      </w:r>
      <w:r w:rsidR="004654A3">
        <w:br w:type="page"/>
      </w:r>
    </w:p>
    <w:p w14:paraId="342F1EFD" w14:textId="77777777" w:rsidR="00FE466F" w:rsidRDefault="00FE466F">
      <w:pPr>
        <w:widowControl/>
        <w:suppressAutoHyphens w:val="0"/>
        <w:rPr>
          <w:rFonts w:eastAsia="Times New Roman" w:cs="Times New Roman"/>
          <w:b/>
          <w:kern w:val="0"/>
          <w:sz w:val="32"/>
          <w:szCs w:val="20"/>
          <w:lang w:val="en-US" w:eastAsia="en-US" w:bidi="ar-SA"/>
        </w:rPr>
      </w:pPr>
    </w:p>
    <w:p w14:paraId="0EC4A422" w14:textId="77777777" w:rsidR="00120931" w:rsidRPr="008D082C" w:rsidRDefault="00120931" w:rsidP="00B42FC5">
      <w:pPr>
        <w:pStyle w:val="PageHeading"/>
      </w:pPr>
      <w:bookmarkStart w:id="300" w:name="_Toc297726948"/>
      <w:proofErr w:type="spellStart"/>
      <w:r>
        <w:t>Agradecimientos</w:t>
      </w:r>
      <w:bookmarkEnd w:id="300"/>
      <w:proofErr w:type="spellEnd"/>
    </w:p>
    <w:bookmarkEnd w:id="199"/>
    <w:p w14:paraId="28D9661F" w14:textId="77777777" w:rsidR="00120931" w:rsidRPr="002539EB" w:rsidRDefault="00120931" w:rsidP="00120931">
      <w:pPr>
        <w:pStyle w:val="BodyText"/>
        <w:rPr>
          <w:lang w:val="en-US"/>
        </w:rPr>
      </w:pPr>
      <w:r>
        <w:fldChar w:fldCharType="begin">
          <w:ffData>
            <w:name w:val="AcknowledgementsText"/>
            <w:enabled/>
            <w:calcOnExit w:val="0"/>
            <w:textInput>
              <w:default w:val="The Acknowledgement page is optional.  If you include it, retain the Acknowledgements heading and enter your text here.  If you do not include it, delete the entire page.  Be sure to retain the Page Break that occurs after the List of Table page above."/>
            </w:textInput>
          </w:ffData>
        </w:fldChar>
      </w:r>
      <w:bookmarkStart w:id="301" w:name="AcknowledgementsText"/>
      <w:r w:rsidRPr="002539EB">
        <w:rPr>
          <w:lang w:val="en-US"/>
        </w:rPr>
        <w:instrText xml:space="preserve"> FORMTEXT </w:instrText>
      </w:r>
      <w:r>
        <w:fldChar w:fldCharType="separate"/>
      </w:r>
      <w:r w:rsidRPr="002539EB">
        <w:rPr>
          <w:noProof/>
          <w:lang w:val="en-US"/>
        </w:rPr>
        <w:t>The Acknowledgement page is optional.  If you include it, retain the Acknowledgements heading and enter your text here.  If you do not include it, delete the entire page.  Be sure to retain the Page Break that occurs after the List of Table page above.</w:t>
      </w:r>
      <w:r>
        <w:fldChar w:fldCharType="end"/>
      </w:r>
      <w:bookmarkEnd w:id="301"/>
    </w:p>
    <w:p w14:paraId="372F8ED3" w14:textId="77777777" w:rsidR="00120931" w:rsidRPr="002539EB" w:rsidRDefault="00960667" w:rsidP="002539EB">
      <w:pPr>
        <w:pStyle w:val="Heading1"/>
        <w:widowControl/>
        <w:tabs>
          <w:tab w:val="clear" w:pos="0"/>
        </w:tabs>
        <w:suppressAutoHyphens w:val="0"/>
        <w:spacing w:before="0" w:after="240" w:line="360" w:lineRule="auto"/>
        <w:ind w:left="0" w:firstLine="0"/>
        <w:rPr>
          <w:lang w:val="en-US"/>
        </w:rPr>
      </w:pPr>
      <w:r w:rsidRPr="00B42FC5">
        <w:rPr>
          <w:lang w:val="en-US"/>
        </w:rPr>
        <w:t xml:space="preserve"> </w:t>
      </w:r>
    </w:p>
    <w:p w14:paraId="36870D25" w14:textId="77777777" w:rsidR="00960667" w:rsidRDefault="00960667">
      <w:pPr>
        <w:widowControl/>
        <w:suppressAutoHyphens w:val="0"/>
        <w:rPr>
          <w:rFonts w:asciiTheme="majorHAnsi" w:eastAsiaTheme="majorEastAsia" w:hAnsiTheme="majorHAnsi" w:cs="Times New Roman"/>
          <w:color w:val="17365D" w:themeColor="text2" w:themeShade="BF"/>
          <w:spacing w:val="5"/>
          <w:kern w:val="28"/>
          <w:sz w:val="52"/>
          <w:szCs w:val="47"/>
          <w:lang w:val="en-US"/>
        </w:rPr>
      </w:pPr>
      <w:r>
        <w:rPr>
          <w:rFonts w:cs="Times New Roman"/>
          <w:lang w:val="en-US"/>
        </w:rPr>
        <w:br w:type="page"/>
      </w:r>
    </w:p>
    <w:p w14:paraId="76100BC5" w14:textId="77777777" w:rsidR="00A77437" w:rsidRDefault="00A77437">
      <w:pPr>
        <w:widowControl/>
        <w:suppressAutoHyphens w:val="0"/>
        <w:rPr>
          <w:rFonts w:asciiTheme="majorHAnsi" w:eastAsiaTheme="majorEastAsia" w:hAnsiTheme="majorHAnsi" w:cs="Times New Roman"/>
          <w:color w:val="17365D" w:themeColor="text2" w:themeShade="BF"/>
          <w:spacing w:val="5"/>
          <w:kern w:val="28"/>
          <w:sz w:val="52"/>
          <w:szCs w:val="47"/>
          <w:lang w:val="en-US"/>
        </w:rPr>
      </w:pPr>
      <w:r>
        <w:rPr>
          <w:rFonts w:cs="Times New Roman"/>
          <w:lang w:val="en-US"/>
        </w:rPr>
        <w:lastRenderedPageBreak/>
        <w:br w:type="page"/>
      </w:r>
    </w:p>
    <w:p w14:paraId="62DF90CB" w14:textId="13868C7E" w:rsidR="00A30167" w:rsidRPr="00650D90" w:rsidRDefault="00BB1765">
      <w:pPr>
        <w:pStyle w:val="Title"/>
        <w:outlineLvl w:val="0"/>
        <w:rPr>
          <w:ins w:id="302" w:author="Orion" w:date="2011-04-01T23:35:00Z"/>
          <w:rFonts w:cs="Times New Roman"/>
        </w:rPr>
        <w:pPrChange w:id="303" w:author="Orion" w:date="2011-05-01T20:33:00Z">
          <w:pPr>
            <w:jc w:val="both"/>
          </w:pPr>
        </w:pPrChange>
      </w:pPr>
      <w:bookmarkStart w:id="304" w:name="_Toc297726949"/>
      <w:commentRangeStart w:id="305"/>
      <w:r w:rsidRPr="00246937">
        <w:rPr>
          <w:rFonts w:ascii="Times New Roman" w:hAnsi="Times New Roman" w:cs="Times New Roman"/>
          <w:rPrChange w:id="306" w:author="Orion" w:date="2011-04-24T22:32:00Z">
            <w:rPr/>
          </w:rPrChange>
        </w:rPr>
        <w:lastRenderedPageBreak/>
        <w:t>Introducción</w:t>
      </w:r>
      <w:commentRangeEnd w:id="305"/>
      <w:r w:rsidR="00914129">
        <w:rPr>
          <w:rStyle w:val="CommentReference"/>
          <w:rFonts w:ascii="Times New Roman" w:eastAsia="SimSun" w:hAnsi="Times New Roman"/>
          <w:color w:val="auto"/>
          <w:spacing w:val="0"/>
          <w:kern w:val="1"/>
        </w:rPr>
        <w:commentReference w:id="305"/>
      </w:r>
      <w:bookmarkEnd w:id="304"/>
    </w:p>
    <w:p w14:paraId="35C29D3B" w14:textId="211DA409" w:rsidR="00F6571F" w:rsidRDefault="00F6571F" w:rsidP="003037BE">
      <w:pPr>
        <w:jc w:val="both"/>
      </w:pPr>
      <w:r w:rsidRPr="00246937">
        <w:t xml:space="preserve">La navegación aérea </w:t>
      </w:r>
      <w:r w:rsidR="00780786">
        <w:t xml:space="preserve">es </w:t>
      </w:r>
      <w:r w:rsidRPr="00246937">
        <w:t>un conjunto de técnicas y procedimientos</w:t>
      </w:r>
      <w:r w:rsidR="00780786">
        <w:t xml:space="preserve"> destinados a conducir</w:t>
      </w:r>
      <w:r w:rsidRPr="00246937">
        <w:t xml:space="preserve"> eficientemente </w:t>
      </w:r>
      <w:r w:rsidR="00780786">
        <w:t xml:space="preserve">una aeronave </w:t>
      </w:r>
      <w:r w:rsidRPr="00246937">
        <w:t xml:space="preserve">a su destino. </w:t>
      </w:r>
      <w:r w:rsidR="00780786">
        <w:t>Esta conducción eficiente implica aspectos de rutas predefinidas, seguridad y costes que involucran campos muy diversos, desde la física del vuelo, hasta las características del propio avión, pasando por sus tripulantes o las diversas normativas y leyes aplicables.</w:t>
      </w:r>
      <w:r w:rsidRPr="00246937">
        <w:t xml:space="preserve"> </w:t>
      </w:r>
      <w:r w:rsidR="00780786">
        <w:t>Además, se trata de un campo que se encuentra en continua evolución debido fundamentalmente al continuo incremento en el tráfico aéreo y a los cambios en la tecnología.</w:t>
      </w:r>
    </w:p>
    <w:p w14:paraId="07896367" w14:textId="77777777" w:rsidR="00780786" w:rsidRDefault="00780786" w:rsidP="00234DDA">
      <w:pPr>
        <w:jc w:val="both"/>
      </w:pPr>
    </w:p>
    <w:p w14:paraId="4E9013A6" w14:textId="1458A6D7" w:rsidR="00293FE0" w:rsidRDefault="00B428E6" w:rsidP="00234DDA">
      <w:pPr>
        <w:jc w:val="both"/>
      </w:pPr>
      <w:r>
        <w:t>Diversas fuentes apuntan el constante incremento del tráfico aéreo durante las últimas décadas</w:t>
      </w:r>
      <w:r w:rsidR="00780786">
        <w:t xml:space="preserve">. </w:t>
      </w:r>
      <w:r w:rsidR="00B47B07">
        <w:t>En</w:t>
      </w:r>
      <w:r w:rsidR="004E42FF">
        <w:t xml:space="preserve"> </w:t>
      </w:r>
      <w:r w:rsidR="00366188" w:rsidRPr="00234DDA">
        <w:t xml:space="preserve">algunos países como EE.UU., el avión </w:t>
      </w:r>
      <w:r w:rsidR="00366188" w:rsidRPr="003219FD">
        <w:t>es</w:t>
      </w:r>
      <w:r w:rsidR="00366188" w:rsidRPr="00234DDA">
        <w:t xml:space="preserve"> </w:t>
      </w:r>
      <w:r w:rsidR="0014373B" w:rsidRPr="003219FD">
        <w:t xml:space="preserve">ya </w:t>
      </w:r>
      <w:r w:rsidR="00366188" w:rsidRPr="00234DDA">
        <w:t>el vehículo más usado para algunos ciudadanos</w:t>
      </w:r>
      <w:r w:rsidR="00780786">
        <w:t>, y</w:t>
      </w:r>
      <w:r w:rsidR="0014373B" w:rsidRPr="003219FD">
        <w:t xml:space="preserve"> </w:t>
      </w:r>
      <w:proofErr w:type="spellStart"/>
      <w:r w:rsidR="00366188" w:rsidRPr="00234DDA">
        <w:t>Eurocontrol</w:t>
      </w:r>
      <w:proofErr w:type="spellEnd"/>
      <w:r w:rsidR="0014373B" w:rsidRPr="003219FD">
        <w:t>, el organismo a cargo del tráfico aéreo en Europa,</w:t>
      </w:r>
      <w:r w:rsidR="00366188" w:rsidRPr="00234DDA">
        <w:t xml:space="preserve"> estima que </w:t>
      </w:r>
      <w:r w:rsidR="00780786">
        <w:t>éste</w:t>
      </w:r>
      <w:r w:rsidR="00366188" w:rsidRPr="00234DDA">
        <w:t xml:space="preserve"> continuará creciendo aproximadamente </w:t>
      </w:r>
      <w:r w:rsidR="0014373B" w:rsidRPr="003219FD">
        <w:t xml:space="preserve">al </w:t>
      </w:r>
      <w:r w:rsidR="00366188" w:rsidRPr="00234DDA">
        <w:t>3</w:t>
      </w:r>
      <w:r w:rsidR="0014373B" w:rsidRPr="003219FD">
        <w:t>,</w:t>
      </w:r>
      <w:r w:rsidR="00366188" w:rsidRPr="00234DDA">
        <w:t xml:space="preserve">7 por ciento </w:t>
      </w:r>
      <w:r w:rsidR="0014373B" w:rsidRPr="003219FD">
        <w:t>anual</w:t>
      </w:r>
      <w:r w:rsidR="00366188" w:rsidRPr="00234DDA">
        <w:t xml:space="preserve"> en Europa entre 2005</w:t>
      </w:r>
      <w:r w:rsidR="0014373B" w:rsidRPr="003219FD">
        <w:t xml:space="preserve"> y </w:t>
      </w:r>
      <w:r w:rsidR="00366188" w:rsidRPr="00234DDA">
        <w:t>2011</w:t>
      </w:r>
      <w:sdt>
        <w:sdtPr>
          <w:id w:val="964079274"/>
          <w:citation/>
        </w:sdtPr>
        <w:sdtContent>
          <w:r w:rsidR="000264CF" w:rsidRPr="00234DDA">
            <w:fldChar w:fldCharType="begin"/>
          </w:r>
          <w:r w:rsidR="000264CF" w:rsidRPr="003219FD">
            <w:instrText xml:space="preserve"> CITATION Eur05 \l 3082 </w:instrText>
          </w:r>
          <w:r w:rsidR="000264CF" w:rsidRPr="00234DDA">
            <w:fldChar w:fldCharType="separate"/>
          </w:r>
          <w:r w:rsidR="00C1157B">
            <w:rPr>
              <w:noProof/>
            </w:rPr>
            <w:t xml:space="preserve"> (1)</w:t>
          </w:r>
          <w:r w:rsidR="000264CF" w:rsidRPr="00234DDA">
            <w:fldChar w:fldCharType="end"/>
          </w:r>
        </w:sdtContent>
      </w:sdt>
      <w:r w:rsidR="00FB4B05" w:rsidRPr="003219FD">
        <w:t xml:space="preserve">. </w:t>
      </w:r>
      <w:r w:rsidR="007E25BC">
        <w:t>E</w:t>
      </w:r>
      <w:r w:rsidR="00FB4B05" w:rsidRPr="003219FD">
        <w:t>n este contexto</w:t>
      </w:r>
      <w:r w:rsidR="007E25BC">
        <w:t xml:space="preserve"> </w:t>
      </w:r>
      <w:r w:rsidR="00FB4B05" w:rsidRPr="003219FD">
        <w:t>comienza a surgir la preocupación sobre la posible</w:t>
      </w:r>
      <w:r w:rsidR="004913D5" w:rsidRPr="00234DDA">
        <w:t xml:space="preserve"> </w:t>
      </w:r>
      <w:r w:rsidR="00FB4B05" w:rsidRPr="003219FD">
        <w:t>saturación futura</w:t>
      </w:r>
      <w:r w:rsidR="002849FC" w:rsidRPr="003219FD">
        <w:t xml:space="preserve"> tanto</w:t>
      </w:r>
      <w:r w:rsidR="004913D5" w:rsidRPr="00234DDA">
        <w:t xml:space="preserve"> </w:t>
      </w:r>
      <w:r w:rsidR="00FB4B05" w:rsidRPr="003219FD">
        <w:t>d</w:t>
      </w:r>
      <w:r w:rsidR="004913D5" w:rsidRPr="00234DDA">
        <w:t>el espacio aéreo</w:t>
      </w:r>
      <w:r w:rsidR="002849FC" w:rsidRPr="003219FD">
        <w:t xml:space="preserve"> como</w:t>
      </w:r>
      <w:r w:rsidR="00572076" w:rsidRPr="003219FD">
        <w:t xml:space="preserve"> de</w:t>
      </w:r>
      <w:r w:rsidR="002849FC" w:rsidRPr="003219FD">
        <w:t xml:space="preserve"> los aeropuertos</w:t>
      </w:r>
      <w:r w:rsidR="007027C6" w:rsidRPr="003219FD">
        <w:t xml:space="preserve"> </w:t>
      </w:r>
      <w:sdt>
        <w:sdtPr>
          <w:id w:val="1663202997"/>
          <w:citation/>
        </w:sdtPr>
        <w:sdtContent>
          <w:r w:rsidR="007027C6" w:rsidRPr="00234DDA">
            <w:fldChar w:fldCharType="begin"/>
          </w:r>
          <w:r w:rsidR="007027C6" w:rsidRPr="003219FD">
            <w:instrText xml:space="preserve"> CITATION Cla98 \l 3082 </w:instrText>
          </w:r>
          <w:r w:rsidR="007027C6" w:rsidRPr="00234DDA">
            <w:fldChar w:fldCharType="separate"/>
          </w:r>
          <w:r w:rsidR="00C1157B">
            <w:rPr>
              <w:noProof/>
            </w:rPr>
            <w:t>(2)</w:t>
          </w:r>
          <w:r w:rsidR="007027C6" w:rsidRPr="00234DDA">
            <w:fldChar w:fldCharType="end"/>
          </w:r>
        </w:sdtContent>
      </w:sdt>
      <w:r w:rsidR="00A30167" w:rsidRPr="00234DDA">
        <w:t>.</w:t>
      </w:r>
      <w:r w:rsidR="004913D5" w:rsidRPr="00234DDA">
        <w:t xml:space="preserve"> </w:t>
      </w:r>
      <w:r>
        <w:t>Si bien es difícil limitar la demanda</w:t>
      </w:r>
      <w:r w:rsidR="00572076">
        <w:t xml:space="preserve"> de </w:t>
      </w:r>
      <w:r>
        <w:t xml:space="preserve">vuelos, existen otros factores que influyen en esta situación y que sí es posible abordar. Entre ellos se cuentan </w:t>
      </w:r>
      <w:r w:rsidR="00572076">
        <w:t xml:space="preserve">la inadecuación de los métodos </w:t>
      </w:r>
      <w:r>
        <w:t>de</w:t>
      </w:r>
      <w:r w:rsidR="00572076">
        <w:t>para su control</w:t>
      </w:r>
      <w:r w:rsidR="0037599C">
        <w:t xml:space="preserve"> </w:t>
      </w:r>
      <w:r>
        <w:t>del tráfico aéreo</w:t>
      </w:r>
      <w:r w:rsidR="0037599C">
        <w:t xml:space="preserve"> a la situación actual</w:t>
      </w:r>
      <w:r w:rsidR="00EB5BE1" w:rsidRPr="00234DDA">
        <w:t xml:space="preserve"> </w:t>
      </w:r>
      <w:sdt>
        <w:sdtPr>
          <w:id w:val="399098619"/>
          <w:citation/>
        </w:sdtPr>
        <w:sdtContent>
          <w:r w:rsidR="003457F6" w:rsidRPr="00234DDA">
            <w:fldChar w:fldCharType="begin"/>
          </w:r>
          <w:r w:rsidR="003457F6" w:rsidRPr="00234DDA">
            <w:instrText xml:space="preserve"> CITATION Cla98 \l 3082 </w:instrText>
          </w:r>
          <w:r w:rsidR="003457F6" w:rsidRPr="00234DDA">
            <w:fldChar w:fldCharType="separate"/>
          </w:r>
          <w:r w:rsidR="00C1157B">
            <w:rPr>
              <w:noProof/>
            </w:rPr>
            <w:t>(2)</w:t>
          </w:r>
          <w:r w:rsidR="003457F6" w:rsidRPr="00234DDA">
            <w:fldChar w:fldCharType="end"/>
          </w:r>
        </w:sdtContent>
      </w:sdt>
      <w:r w:rsidR="00572076">
        <w:t>. Est</w:t>
      </w:r>
      <w:r w:rsidR="0037599C">
        <w:t>a inadecuación</w:t>
      </w:r>
      <w:r w:rsidR="00BB1765" w:rsidRPr="00246937">
        <w:t xml:space="preserve"> se debe principalmente a:</w:t>
      </w:r>
    </w:p>
    <w:p w14:paraId="084EB142" w14:textId="224ABE28" w:rsidR="00293FE0" w:rsidRDefault="00293FE0" w:rsidP="00293FE0">
      <w:pPr>
        <w:pStyle w:val="ListParagraph"/>
        <w:numPr>
          <w:ilvl w:val="0"/>
          <w:numId w:val="20"/>
        </w:numPr>
        <w:jc w:val="both"/>
      </w:pPr>
      <w:r w:rsidRPr="00246937">
        <w:t>Ineficiente utilización del espacio aéreo basa</w:t>
      </w:r>
      <w:r>
        <w:t>da</w:t>
      </w:r>
      <w:r w:rsidRPr="00246937">
        <w:t xml:space="preserve"> en pasillos</w:t>
      </w:r>
      <w:r>
        <w:t xml:space="preserve"> </w:t>
      </w:r>
      <w:r w:rsidRPr="00246937">
        <w:t>predefinidos.</w:t>
      </w:r>
      <w:r w:rsidR="00B428E6">
        <w:t xml:space="preserve"> El espacio aéreo se encuentra organizado en torno a puntos de paso fijos y vías predefinidas entre ellos, lo que impide aprovechar el resto del espacio aéreo.</w:t>
      </w:r>
    </w:p>
    <w:p w14:paraId="4DF2DE4F" w14:textId="286DDB60" w:rsidR="00293FE0" w:rsidRDefault="00293FE0" w:rsidP="00293FE0">
      <w:pPr>
        <w:pStyle w:val="ListParagraph"/>
        <w:numPr>
          <w:ilvl w:val="0"/>
          <w:numId w:val="20"/>
        </w:numPr>
        <w:jc w:val="both"/>
      </w:pPr>
      <w:r w:rsidRPr="00246937">
        <w:t>El uso de tecnologías obsoletas, que en algunos casos tienen más de 30 años.</w:t>
      </w:r>
      <w:r w:rsidR="00B428E6">
        <w:t xml:space="preserve"> La principal preocupación en este ámbito es la seguridad, por lo que sólo se adoptan tecnologías muy maduras</w:t>
      </w:r>
      <w:r w:rsidR="00004E57">
        <w:t>, por ejemplo para gestionar las distancias entre aeronaves o la notificación de información</w:t>
      </w:r>
      <w:r w:rsidR="00B428E6">
        <w:t xml:space="preserve">. Ello dificulta la adopción </w:t>
      </w:r>
      <w:r w:rsidR="00004E57">
        <w:t>de aproximaciones más recientes que sin embargo pueden mejorar la seguridad y reducir los costes.</w:t>
      </w:r>
    </w:p>
    <w:p w14:paraId="7947526A" w14:textId="1985B95C" w:rsidR="00293FE0" w:rsidRPr="00E81743" w:rsidRDefault="00293FE0" w:rsidP="00293FE0">
      <w:pPr>
        <w:pStyle w:val="ListParagraph"/>
        <w:numPr>
          <w:ilvl w:val="0"/>
          <w:numId w:val="20"/>
        </w:numPr>
        <w:jc w:val="both"/>
      </w:pPr>
      <w:r>
        <w:t>Saturación de las comunicaciones entre los pilotos y los controladores aéreos.</w:t>
      </w:r>
      <w:r w:rsidR="00004E57">
        <w:t xml:space="preserve"> Relacionado con el punto anterior, existe una alta dependencia de las comunicaciones verbales entre los actores del tráfico aéreo. Ello pone fuertes límites al número de eventos y acciones que se pueden tratar por unidad de tiempo. Este es el caso, por ejemplo, de la gestión de los pasillos aéreos por los controladores.</w:t>
      </w:r>
    </w:p>
    <w:p w14:paraId="3A24BCD6" w14:textId="77777777" w:rsidR="00004E57" w:rsidRDefault="00004E57" w:rsidP="00234DDA"/>
    <w:p w14:paraId="06896105" w14:textId="5FD91D67" w:rsidR="007B2B50" w:rsidRPr="00293FE0" w:rsidRDefault="00004E57" w:rsidP="00234DDA">
      <w:pPr>
        <w:rPr>
          <w:rFonts w:cs="Times New Roman"/>
        </w:rPr>
      </w:pPr>
      <w:r>
        <w:t xml:space="preserve">El segundo aspecto que marca la continua evolución del tráfico aéreo es la introducción de cambios tecnológicos. Si bien existen reticencias para cambiar algunos procedimientos clave, como la gestión del tráfico aéreo, se introducen continuamente mejoras de menos calado. Por ejemplo, algunos cambios en los últimos años han sido los sistemas de gestión de vuelo, las aeronaves comerciales de mayor tamaño, o la introducción de aeronaves no tripuladas (UAV, </w:t>
      </w:r>
      <w:proofErr w:type="spellStart"/>
      <w:r w:rsidRPr="00234DDA">
        <w:rPr>
          <w:i/>
        </w:rPr>
        <w:t>Unmanned</w:t>
      </w:r>
      <w:proofErr w:type="spellEnd"/>
      <w:r w:rsidRPr="00234DDA">
        <w:rPr>
          <w:i/>
        </w:rPr>
        <w:t xml:space="preserve"> </w:t>
      </w:r>
      <w:proofErr w:type="spellStart"/>
      <w:r w:rsidRPr="00234DDA">
        <w:rPr>
          <w:i/>
        </w:rPr>
        <w:t>Aerial</w:t>
      </w:r>
      <w:proofErr w:type="spellEnd"/>
      <w:r w:rsidRPr="00234DDA">
        <w:rPr>
          <w:i/>
        </w:rPr>
        <w:t xml:space="preserve"> </w:t>
      </w:r>
      <w:proofErr w:type="spellStart"/>
      <w:r w:rsidRPr="00234DDA">
        <w:rPr>
          <w:i/>
        </w:rPr>
        <w:t>Vehicle</w:t>
      </w:r>
      <w:proofErr w:type="spellEnd"/>
      <w:r>
        <w:t>).</w:t>
      </w:r>
    </w:p>
    <w:p w14:paraId="30BD6C7F" w14:textId="77777777" w:rsidR="0070664C" w:rsidRDefault="0070664C" w:rsidP="007B2B50">
      <w:pPr>
        <w:jc w:val="both"/>
        <w:rPr>
          <w:rFonts w:cs="Times New Roman"/>
        </w:rPr>
      </w:pPr>
    </w:p>
    <w:p w14:paraId="5F5B9FF5" w14:textId="3BAB707E" w:rsidR="00A233EC" w:rsidRDefault="0070664C" w:rsidP="007B2B50">
      <w:pPr>
        <w:jc w:val="both"/>
        <w:rPr>
          <w:rFonts w:cs="Times New Roman"/>
        </w:rPr>
      </w:pPr>
      <w:r>
        <w:rPr>
          <w:rFonts w:cs="Times New Roman"/>
        </w:rPr>
        <w:t>El estudio de un fenómeno de esta complejidad hace uso de multitud de aproximaciones. Los estudios sobre entornos reales son necesarios para recopilar datos e identificar las características de los elementos participantes. Sin embargo, no son adecuados frecuentemente para la evaluación de hipótesis (por ejemplo por motivos de seguridad y tiempo), además de tener unos costes elevados. Para solventar estas limitaciones es frecuente recurrir a herramientas de simulación. L</w:t>
      </w:r>
      <w:r w:rsidR="006E10FB">
        <w:rPr>
          <w:rFonts w:cs="Times New Roman"/>
        </w:rPr>
        <w:t>as simulaciones son un proceso relativamente económico para obtener una representación de la realidad sin interferir en el sistema real</w:t>
      </w:r>
      <w:r w:rsidR="00536ED5">
        <w:rPr>
          <w:rFonts w:cs="Times New Roman"/>
        </w:rPr>
        <w:t xml:space="preserve">. </w:t>
      </w:r>
    </w:p>
    <w:p w14:paraId="59145B1C" w14:textId="77777777" w:rsidR="00A233EC" w:rsidRDefault="00A233EC" w:rsidP="007B2B50">
      <w:pPr>
        <w:jc w:val="both"/>
        <w:rPr>
          <w:ins w:id="307" w:author="Orion" w:date="2011-05-15T15:54:00Z"/>
          <w:rFonts w:cs="Times New Roman"/>
        </w:rPr>
      </w:pPr>
    </w:p>
    <w:p w14:paraId="7CF82A98" w14:textId="2EF0EDF8" w:rsidR="007B2B50" w:rsidDel="005131F6" w:rsidRDefault="007B2B50" w:rsidP="007E223D">
      <w:pPr>
        <w:jc w:val="both"/>
        <w:rPr>
          <w:del w:id="308" w:author="Orion" w:date="2011-06-10T20:44:00Z"/>
          <w:rFonts w:cs="Times New Roman"/>
        </w:rPr>
      </w:pPr>
      <w:ins w:id="309" w:author="Orion" w:date="2011-05-02T20:20:00Z">
        <w:r w:rsidRPr="00246937">
          <w:rPr>
            <w:rFonts w:cs="Times New Roman"/>
          </w:rPr>
          <w:t>Actualmente hay numerosas aplicaciones que se dedican a la simulación aérea</w:t>
        </w:r>
        <w:r w:rsidRPr="007E223D">
          <w:rPr>
            <w:rFonts w:cs="Times New Roman"/>
          </w:rPr>
          <w:t xml:space="preserve">. </w:t>
        </w:r>
      </w:ins>
      <w:ins w:id="310" w:author="IO" w:date="2011-06-09T10:52:00Z">
        <w:r w:rsidR="00A27703">
          <w:rPr>
            <w:rFonts w:cs="Times New Roman"/>
          </w:rPr>
          <w:t>Una clasificación básica de las mismas es según</w:t>
        </w:r>
      </w:ins>
      <w:ins w:id="311" w:author="Orion" w:date="2011-05-02T21:04:00Z">
        <w:del w:id="312" w:author="IO" w:date="2011-06-09T10:52:00Z">
          <w:r w:rsidR="006C1FAC" w:rsidRPr="006C1FAC">
            <w:rPr>
              <w:rFonts w:cs="Times New Roman"/>
              <w:rPrChange w:id="313" w:author="Orion" w:date="2011-05-02T21:04:00Z">
                <w:rPr>
                  <w:rFonts w:ascii="Courier New" w:hAnsi="Courier New" w:cs="Courier New"/>
                </w:rPr>
              </w:rPrChange>
            </w:rPr>
            <w:delText xml:space="preserve"> simulaciones se pueden clasificar atendiendo a varios criterios. En primer lugar se pueden diferenciar por</w:delText>
          </w:r>
        </w:del>
        <w:r w:rsidR="006C1FAC" w:rsidRPr="006C1FAC">
          <w:rPr>
            <w:rFonts w:cs="Times New Roman"/>
            <w:rPrChange w:id="314" w:author="Orion" w:date="2011-05-02T21:04:00Z">
              <w:rPr>
                <w:rFonts w:ascii="Courier New" w:hAnsi="Courier New" w:cs="Courier New"/>
              </w:rPr>
            </w:rPrChange>
          </w:rPr>
          <w:t xml:space="preserve"> el foco de su estudio. </w:t>
        </w:r>
      </w:ins>
      <w:ins w:id="315" w:author="Orion" w:date="2011-05-02T21:05:00Z">
        <w:r w:rsidR="00723DA9" w:rsidRPr="007E223D">
          <w:rPr>
            <w:rFonts w:cs="Times New Roman"/>
          </w:rPr>
          <w:t>Por</w:t>
        </w:r>
      </w:ins>
      <w:ins w:id="316" w:author="Orion" w:date="2011-05-02T20:20:00Z">
        <w:r w:rsidRPr="00246937">
          <w:rPr>
            <w:rFonts w:cs="Times New Roman"/>
          </w:rPr>
          <w:t xml:space="preserve"> un lado</w:t>
        </w:r>
        <w:r w:rsidR="00E55EED">
          <w:rPr>
            <w:rFonts w:cs="Times New Roman"/>
          </w:rPr>
          <w:t xml:space="preserve"> hay una serie de</w:t>
        </w:r>
        <w:r w:rsidRPr="00246937">
          <w:rPr>
            <w:rFonts w:cs="Times New Roman"/>
          </w:rPr>
          <w:t xml:space="preserve"> aplicaciones </w:t>
        </w:r>
        <w:r w:rsidRPr="00F818EC">
          <w:rPr>
            <w:rFonts w:cs="Times New Roman"/>
          </w:rPr>
          <w:t>centradas en los aspectos físicos</w:t>
        </w:r>
      </w:ins>
      <w:ins w:id="317" w:author="IO" w:date="2011-06-09T10:52:00Z">
        <w:r w:rsidR="00A27703">
          <w:rPr>
            <w:rFonts w:cs="Times New Roman"/>
          </w:rPr>
          <w:t xml:space="preserve"> del vuelo</w:t>
        </w:r>
      </w:ins>
      <w:ins w:id="318" w:author="Orion" w:date="2011-05-02T20:20:00Z">
        <w:r w:rsidRPr="007E223D">
          <w:rPr>
            <w:rFonts w:cs="Times New Roman"/>
          </w:rPr>
          <w:t xml:space="preserve">. </w:t>
        </w:r>
      </w:ins>
      <w:ins w:id="319" w:author="IO" w:date="2011-06-09T10:53:00Z">
        <w:r w:rsidR="00A27703">
          <w:rPr>
            <w:rFonts w:cs="Times New Roman"/>
          </w:rPr>
          <w:t xml:space="preserve">Dentro de estas, uno de los grupos más populares son las </w:t>
        </w:r>
        <w:r w:rsidR="00A27703">
          <w:rPr>
            <w:rFonts w:cs="Times New Roman"/>
          </w:rPr>
          <w:lastRenderedPageBreak/>
          <w:t xml:space="preserve">aplicaciones basadas en </w:t>
        </w:r>
        <w:proofErr w:type="spellStart"/>
        <w:r w:rsidR="00A27703">
          <w:rPr>
            <w:rFonts w:cs="Times New Roman"/>
          </w:rPr>
          <w:t>JSBSim</w:t>
        </w:r>
        <w:proofErr w:type="spellEnd"/>
        <w:del w:id="320" w:author="Orion" w:date="2011-06-10T20:15:00Z">
          <w:r w:rsidR="00A27703" w:rsidDel="00682800">
            <w:rPr>
              <w:rFonts w:cs="Times New Roman"/>
            </w:rPr>
            <w:delText>.</w:delText>
          </w:r>
        </w:del>
      </w:ins>
      <w:ins w:id="321" w:author="Orion" w:date="2011-05-02T20:20:00Z">
        <w:r w:rsidRPr="007E223D">
          <w:rPr>
            <w:rFonts w:cs="Times New Roman"/>
          </w:rPr>
          <w:t xml:space="preserve">. </w:t>
        </w:r>
      </w:ins>
      <w:ins w:id="322" w:author="Orion" w:date="2011-05-03T12:12:00Z">
        <w:del w:id="323" w:author="IO" w:date="2011-06-09T10:53:00Z">
          <w:r w:rsidR="00547362">
            <w:rPr>
              <w:rFonts w:cs="Times New Roman"/>
            </w:rPr>
            <w:delText>Se pueden</w:delText>
          </w:r>
        </w:del>
      </w:ins>
      <w:ins w:id="324" w:author="Orion" w:date="2011-05-02T21:06:00Z">
        <w:del w:id="325" w:author="IO" w:date="2011-06-09T10:53:00Z">
          <w:r w:rsidR="00723DA9" w:rsidRPr="00723DA9">
            <w:rPr>
              <w:rFonts w:cs="Times New Roman"/>
              <w:rPrChange w:id="326" w:author="Orion" w:date="2011-05-02T21:06:00Z">
                <w:rPr>
                  <w:rFonts w:ascii="Courier New" w:hAnsi="Courier New" w:cs="Courier New"/>
                </w:rPr>
              </w:rPrChange>
            </w:rPr>
            <w:delText xml:space="preserve"> destacar una serie de herramientas desarrolladas sobre </w:delText>
          </w:r>
        </w:del>
      </w:ins>
      <w:proofErr w:type="spellStart"/>
      <w:ins w:id="327" w:author="Orion" w:date="2011-05-02T20:20:00Z">
        <w:r w:rsidRPr="00246937">
          <w:rPr>
            <w:rFonts w:cs="Times New Roman"/>
          </w:rPr>
          <w:t>JSBSim</w:t>
        </w:r>
      </w:ins>
      <w:proofErr w:type="spellEnd"/>
      <w:customXmlInsRangeStart w:id="328" w:author="IO" w:date="2011-06-09T10:54:00Z"/>
      <w:sdt>
        <w:sdtPr>
          <w:rPr>
            <w:rFonts w:cs="Times New Roman"/>
          </w:rPr>
          <w:id w:val="-176737872"/>
          <w:citation/>
        </w:sdtPr>
        <w:sdtContent>
          <w:customXmlInsRangeEnd w:id="328"/>
          <w:ins w:id="329" w:author="IO" w:date="2011-06-09T10:54:00Z">
            <w:r w:rsidR="00A27703" w:rsidRPr="00F818EC">
              <w:rPr>
                <w:rFonts w:cs="Times New Roman"/>
              </w:rPr>
              <w:fldChar w:fldCharType="begin"/>
            </w:r>
            <w:r w:rsidR="00A27703" w:rsidRPr="00F818EC">
              <w:rPr>
                <w:rFonts w:cs="Times New Roman"/>
              </w:rPr>
              <w:instrText xml:space="preserve"> CITATION JSB \l 3082 </w:instrText>
            </w:r>
            <w:r w:rsidR="00A27703" w:rsidRPr="00F818EC">
              <w:rPr>
                <w:rFonts w:cs="Times New Roman"/>
              </w:rPr>
              <w:fldChar w:fldCharType="separate"/>
            </w:r>
          </w:ins>
          <w:r w:rsidR="00C1157B">
            <w:rPr>
              <w:rFonts w:cs="Times New Roman"/>
              <w:noProof/>
            </w:rPr>
            <w:t xml:space="preserve"> </w:t>
          </w:r>
          <w:r w:rsidR="00C1157B" w:rsidRPr="00C1157B">
            <w:rPr>
              <w:rFonts w:cs="Times New Roman"/>
              <w:noProof/>
            </w:rPr>
            <w:t>(3)</w:t>
          </w:r>
          <w:ins w:id="330" w:author="IO" w:date="2011-06-09T10:54:00Z">
            <w:r w:rsidR="00A27703" w:rsidRPr="00F818EC">
              <w:rPr>
                <w:rFonts w:cs="Times New Roman"/>
              </w:rPr>
              <w:fldChar w:fldCharType="end"/>
            </w:r>
          </w:ins>
          <w:customXmlInsRangeStart w:id="331" w:author="IO" w:date="2011-06-09T10:54:00Z"/>
        </w:sdtContent>
      </w:sdt>
      <w:customXmlInsRangeEnd w:id="331"/>
      <w:ins w:id="332" w:author="Orion" w:date="2011-05-02T20:20:00Z">
        <w:del w:id="333" w:author="IO" w:date="2011-06-09T10:53:00Z">
          <w:r w:rsidRPr="00F818EC">
            <w:rPr>
              <w:rFonts w:cs="Times New Roman"/>
            </w:rPr>
            <w:delText>,</w:delText>
          </w:r>
          <w:r w:rsidR="00723DA9">
            <w:rPr>
              <w:rFonts w:cs="Times New Roman"/>
            </w:rPr>
            <w:delText xml:space="preserve"> que</w:delText>
          </w:r>
        </w:del>
        <w:r w:rsidR="00723DA9">
          <w:rPr>
            <w:rFonts w:cs="Times New Roman"/>
          </w:rPr>
          <w:t xml:space="preserve"> es una librería software </w:t>
        </w:r>
      </w:ins>
      <w:ins w:id="334" w:author="Orion" w:date="2011-05-02T21:05:00Z">
        <w:r w:rsidR="00723DA9">
          <w:rPr>
            <w:rFonts w:cs="Times New Roman"/>
          </w:rPr>
          <w:t>de código abierto</w:t>
        </w:r>
      </w:ins>
      <w:ins w:id="335" w:author="Orion" w:date="2011-05-02T20:20:00Z">
        <w:r w:rsidRPr="00246937">
          <w:rPr>
            <w:rFonts w:cs="Times New Roman"/>
          </w:rPr>
          <w:t xml:space="preserve"> que modela la dinámica de vuelo de aeronaves</w:t>
        </w:r>
      </w:ins>
      <w:ins w:id="336" w:author="Orion" w:date="2011-05-02T21:05:00Z">
        <w:r w:rsidR="00723DA9">
          <w:rPr>
            <w:rFonts w:cs="Times New Roman"/>
          </w:rPr>
          <w:t>, el denominado</w:t>
        </w:r>
      </w:ins>
      <w:ins w:id="337" w:author="Orion" w:date="2011-05-02T21:06:00Z">
        <w:r w:rsidR="00723DA9">
          <w:rPr>
            <w:rFonts w:cs="Times New Roman"/>
          </w:rPr>
          <w:t xml:space="preserve"> </w:t>
        </w:r>
      </w:ins>
      <w:ins w:id="338" w:author="Orion" w:date="2011-05-02T20:20:00Z">
        <w:r w:rsidRPr="00246937">
          <w:rPr>
            <w:rFonts w:cs="Times New Roman"/>
          </w:rPr>
          <w:t>modelo físico de</w:t>
        </w:r>
        <w:r w:rsidR="00723DA9">
          <w:rPr>
            <w:rFonts w:cs="Times New Roman"/>
          </w:rPr>
          <w:t xml:space="preserve"> los movimientos de los aviones</w:t>
        </w:r>
      </w:ins>
      <w:customXmlInsRangeStart w:id="339" w:author="Orion" w:date="2011-05-02T20:20:00Z"/>
      <w:customXmlDelRangeStart w:id="340" w:author="IO" w:date="2011-06-09T10:54:00Z"/>
      <w:sdt>
        <w:sdtPr>
          <w:rPr>
            <w:rFonts w:cs="Times New Roman"/>
          </w:rPr>
          <w:id w:val="-1890024628"/>
          <w:citation/>
        </w:sdtPr>
        <w:sdtContent>
          <w:customXmlInsRangeEnd w:id="339"/>
          <w:customXmlDelRangeEnd w:id="340"/>
          <w:ins w:id="341" w:author="Orion" w:date="2011-05-02T20:20:00Z">
            <w:del w:id="342" w:author="IO" w:date="2011-06-09T10:54:00Z">
              <w:r w:rsidRPr="00F818EC">
                <w:rPr>
                  <w:rFonts w:cs="Times New Roman"/>
                </w:rPr>
                <w:fldChar w:fldCharType="begin"/>
              </w:r>
              <w:r w:rsidRPr="00F818EC">
                <w:rPr>
                  <w:rFonts w:cs="Times New Roman"/>
                </w:rPr>
                <w:delInstrText xml:space="preserve"> CITATION JSB \l 3082 </w:delInstrText>
              </w:r>
              <w:r w:rsidRPr="00F818EC">
                <w:rPr>
                  <w:rFonts w:cs="Times New Roman"/>
                </w:rPr>
                <w:fldChar w:fldCharType="separate"/>
              </w:r>
            </w:del>
          </w:ins>
          <w:del w:id="343" w:author="IO" w:date="2011-06-09T10:54:00Z">
            <w:r w:rsidR="002B2B1D">
              <w:rPr>
                <w:rFonts w:cs="Times New Roman"/>
                <w:noProof/>
              </w:rPr>
              <w:delText xml:space="preserve"> </w:delText>
            </w:r>
            <w:r w:rsidR="002B2B1D" w:rsidRPr="002B2B1D">
              <w:rPr>
                <w:rFonts w:cs="Times New Roman"/>
                <w:noProof/>
              </w:rPr>
              <w:delText>(3)</w:delText>
            </w:r>
          </w:del>
          <w:ins w:id="344" w:author="Orion" w:date="2011-05-02T20:20:00Z">
            <w:del w:id="345" w:author="IO" w:date="2011-06-09T10:54:00Z">
              <w:r w:rsidRPr="00F818EC">
                <w:rPr>
                  <w:rFonts w:cs="Times New Roman"/>
                </w:rPr>
                <w:fldChar w:fldCharType="end"/>
              </w:r>
            </w:del>
          </w:ins>
          <w:customXmlInsRangeStart w:id="346" w:author="Orion" w:date="2011-05-02T20:20:00Z"/>
          <w:customXmlDelRangeStart w:id="347" w:author="IO" w:date="2011-06-09T10:54:00Z"/>
        </w:sdtContent>
      </w:sdt>
      <w:customXmlInsRangeEnd w:id="346"/>
      <w:customXmlDelRangeEnd w:id="347"/>
      <w:ins w:id="348" w:author="Orion" w:date="2011-05-02T21:07:00Z">
        <w:r w:rsidR="00723DA9" w:rsidRPr="007E223D">
          <w:rPr>
            <w:rFonts w:cs="Times New Roman"/>
          </w:rPr>
          <w:t>.</w:t>
        </w:r>
      </w:ins>
      <w:ins w:id="349" w:author="Orion" w:date="2011-05-02T20:46:00Z">
        <w:r w:rsidR="009B6936" w:rsidRPr="007E223D">
          <w:rPr>
            <w:rFonts w:cs="Times New Roman"/>
          </w:rPr>
          <w:t xml:space="preserve"> </w:t>
        </w:r>
      </w:ins>
      <w:ins w:id="350" w:author="Orion" w:date="2011-06-10T20:16:00Z">
        <w:r w:rsidR="00953EDC">
          <w:rPr>
            <w:rFonts w:cs="Times New Roman"/>
          </w:rPr>
          <w:t>Basándose</w:t>
        </w:r>
      </w:ins>
      <w:ins w:id="351" w:author="Orion" w:date="2011-06-10T20:10:00Z">
        <w:r w:rsidR="00152E0C">
          <w:rPr>
            <w:rFonts w:cs="Times New Roman"/>
          </w:rPr>
          <w:t xml:space="preserve"> en el entorno</w:t>
        </w:r>
      </w:ins>
      <w:ins w:id="352" w:author="Orion" w:date="2011-05-02T21:06:00Z">
        <w:r w:rsidR="00723DA9" w:rsidRPr="00723DA9">
          <w:rPr>
            <w:rFonts w:cs="Times New Roman"/>
            <w:rPrChange w:id="353" w:author="Orion" w:date="2011-05-02T21:07:00Z">
              <w:rPr>
                <w:rFonts w:ascii="Courier New" w:hAnsi="Courier New" w:cs="Courier New"/>
              </w:rPr>
            </w:rPrChange>
          </w:rPr>
          <w:t xml:space="preserve"> </w:t>
        </w:r>
        <w:proofErr w:type="spellStart"/>
        <w:r w:rsidR="00723DA9" w:rsidRPr="00723DA9">
          <w:rPr>
            <w:rFonts w:cs="Times New Roman"/>
            <w:rPrChange w:id="354" w:author="Orion" w:date="2011-05-02T21:07:00Z">
              <w:rPr>
                <w:rFonts w:ascii="Courier New" w:hAnsi="Courier New" w:cs="Courier New"/>
              </w:rPr>
            </w:rPrChange>
          </w:rPr>
          <w:t>JSBSim</w:t>
        </w:r>
        <w:proofErr w:type="spellEnd"/>
        <w:r w:rsidR="00723DA9" w:rsidRPr="00723DA9">
          <w:rPr>
            <w:rFonts w:cs="Times New Roman"/>
            <w:rPrChange w:id="355" w:author="Orion" w:date="2011-05-02T21:07:00Z">
              <w:rPr>
                <w:rFonts w:ascii="Courier New" w:hAnsi="Courier New" w:cs="Courier New"/>
              </w:rPr>
            </w:rPrChange>
          </w:rPr>
          <w:t xml:space="preserve"> se encuentran</w:t>
        </w:r>
      </w:ins>
      <w:ins w:id="356" w:author="Orion" w:date="2011-06-10T20:08:00Z">
        <w:r w:rsidR="00D33F86">
          <w:rPr>
            <w:rFonts w:cs="Times New Roman"/>
          </w:rPr>
          <w:t xml:space="preserve"> un</w:t>
        </w:r>
      </w:ins>
      <w:ins w:id="357" w:author="Orion" w:date="2011-06-10T20:09:00Z">
        <w:r w:rsidR="00152E0C">
          <w:rPr>
            <w:rFonts w:cs="Times New Roman"/>
          </w:rPr>
          <w:t>a serie</w:t>
        </w:r>
      </w:ins>
      <w:ins w:id="358" w:author="Orion" w:date="2011-06-10T20:08:00Z">
        <w:r w:rsidR="00D33F86">
          <w:rPr>
            <w:rFonts w:cs="Times New Roman"/>
          </w:rPr>
          <w:t xml:space="preserve"> de herramientas que</w:t>
        </w:r>
      </w:ins>
      <w:ins w:id="359" w:author="Orion" w:date="2011-06-10T20:09:00Z">
        <w:r w:rsidR="00D33F86">
          <w:rPr>
            <w:rFonts w:cs="Times New Roman"/>
          </w:rPr>
          <w:t xml:space="preserve"> simulan vuelos </w:t>
        </w:r>
      </w:ins>
      <w:ins w:id="360" w:author="Orion" w:date="2011-06-10T20:16:00Z">
        <w:r w:rsidR="00953EDC">
          <w:rPr>
            <w:rFonts w:cs="Times New Roman"/>
          </w:rPr>
          <w:t>centrándose</w:t>
        </w:r>
      </w:ins>
      <w:ins w:id="361" w:author="Orion" w:date="2011-06-10T20:08:00Z">
        <w:r w:rsidR="00D33F86">
          <w:rPr>
            <w:rFonts w:cs="Times New Roman"/>
          </w:rPr>
          <w:t xml:space="preserve"> en el manejo </w:t>
        </w:r>
      </w:ins>
      <w:ins w:id="362" w:author="Orion" w:date="2011-06-10T20:09:00Z">
        <w:r w:rsidR="00D33F86">
          <w:rPr>
            <w:rFonts w:cs="Times New Roman"/>
          </w:rPr>
          <w:t>y control de los aviones</w:t>
        </w:r>
      </w:ins>
      <w:ins w:id="363" w:author="Orion" w:date="2011-06-10T20:11:00Z">
        <w:r w:rsidR="0062103A">
          <w:rPr>
            <w:rFonts w:cs="Times New Roman"/>
          </w:rPr>
          <w:t>, estas son</w:t>
        </w:r>
      </w:ins>
      <w:ins w:id="364" w:author="Orion" w:date="2011-05-02T21:06:00Z">
        <w:r w:rsidR="00723DA9" w:rsidRPr="00723DA9">
          <w:rPr>
            <w:rFonts w:cs="Times New Roman"/>
            <w:rPrChange w:id="365" w:author="Orion" w:date="2011-05-02T21:07:00Z">
              <w:rPr>
                <w:rFonts w:ascii="Courier New" w:hAnsi="Courier New" w:cs="Courier New"/>
              </w:rPr>
            </w:rPrChange>
          </w:rPr>
          <w:t xml:space="preserve"> </w:t>
        </w:r>
      </w:ins>
      <w:proofErr w:type="spellStart"/>
      <w:ins w:id="366" w:author="Orion" w:date="2011-05-02T20:20:00Z">
        <w:r w:rsidRPr="00246937">
          <w:rPr>
            <w:rFonts w:cs="Times New Roman"/>
          </w:rPr>
          <w:t>FlightGear</w:t>
        </w:r>
        <w:proofErr w:type="spellEnd"/>
        <w:r w:rsidRPr="00F818EC">
          <w:rPr>
            <w:rFonts w:cs="Times New Roman"/>
          </w:rPr>
          <w:t xml:space="preserve"> </w:t>
        </w:r>
      </w:ins>
      <w:customXmlInsRangeStart w:id="367" w:author="Orion" w:date="2011-05-02T20:20:00Z"/>
      <w:sdt>
        <w:sdtPr>
          <w:rPr>
            <w:rFonts w:cs="Times New Roman"/>
          </w:rPr>
          <w:id w:val="685101863"/>
          <w:citation/>
        </w:sdtPr>
        <w:sdtContent>
          <w:customXmlInsRangeEnd w:id="367"/>
          <w:ins w:id="368" w:author="Orion" w:date="2011-05-02T20:20:00Z">
            <w:r w:rsidRPr="00F818EC">
              <w:rPr>
                <w:rFonts w:cs="Times New Roman"/>
              </w:rPr>
              <w:fldChar w:fldCharType="begin"/>
            </w:r>
            <w:r w:rsidRPr="00F818EC">
              <w:rPr>
                <w:rFonts w:cs="Times New Roman"/>
              </w:rPr>
              <w:instrText xml:space="preserve"> CITATION Fli \l 3082 </w:instrText>
            </w:r>
            <w:r w:rsidRPr="00F818EC">
              <w:rPr>
                <w:rFonts w:cs="Times New Roman"/>
              </w:rPr>
              <w:fldChar w:fldCharType="separate"/>
            </w:r>
          </w:ins>
          <w:r w:rsidR="00C1157B" w:rsidRPr="00C1157B">
            <w:rPr>
              <w:rFonts w:cs="Times New Roman"/>
              <w:noProof/>
            </w:rPr>
            <w:t>(4)</w:t>
          </w:r>
          <w:ins w:id="369" w:author="Orion" w:date="2011-05-02T20:20:00Z">
            <w:r w:rsidRPr="00F818EC">
              <w:rPr>
                <w:rFonts w:cs="Times New Roman"/>
              </w:rPr>
              <w:fldChar w:fldCharType="end"/>
            </w:r>
          </w:ins>
          <w:customXmlInsRangeStart w:id="370" w:author="Orion" w:date="2011-05-02T20:20:00Z"/>
        </w:sdtContent>
      </w:sdt>
      <w:customXmlInsRangeEnd w:id="370"/>
      <w:ins w:id="371" w:author="Orion" w:date="2011-05-02T20:20:00Z">
        <w:r w:rsidRPr="00246937">
          <w:rPr>
            <w:rFonts w:cs="Times New Roman"/>
          </w:rPr>
          <w:t xml:space="preserve"> y el </w:t>
        </w:r>
        <w:proofErr w:type="spellStart"/>
        <w:r w:rsidRPr="00246937">
          <w:rPr>
            <w:rFonts w:cs="Times New Roman"/>
          </w:rPr>
          <w:t>OpenE</w:t>
        </w:r>
        <w:del w:id="372" w:author="IO" w:date="2011-05-12T15:54:00Z">
          <w:r w:rsidRPr="00246937" w:rsidDel="00316790">
            <w:rPr>
              <w:rFonts w:cs="Times New Roman"/>
            </w:rPr>
            <w:delText>a</w:delText>
          </w:r>
        </w:del>
      </w:ins>
      <w:ins w:id="373" w:author="Orion" w:date="2011-06-17T12:58:00Z">
        <w:r w:rsidR="00A56841">
          <w:rPr>
            <w:rFonts w:cs="Times New Roman"/>
          </w:rPr>
          <w:t>a</w:t>
        </w:r>
      </w:ins>
      <w:ins w:id="374" w:author="Orion" w:date="2011-05-02T20:20:00Z">
        <w:r w:rsidRPr="00246937">
          <w:rPr>
            <w:rFonts w:cs="Times New Roman"/>
          </w:rPr>
          <w:t>agles</w:t>
        </w:r>
        <w:proofErr w:type="spellEnd"/>
        <w:r w:rsidRPr="00246937">
          <w:rPr>
            <w:rFonts w:cs="Times New Roman"/>
          </w:rPr>
          <w:t xml:space="preserve"> </w:t>
        </w:r>
      </w:ins>
      <w:customXmlInsRangeStart w:id="375" w:author="Orion" w:date="2011-05-02T20:20:00Z"/>
      <w:sdt>
        <w:sdtPr>
          <w:rPr>
            <w:rFonts w:cs="Times New Roman"/>
          </w:rPr>
          <w:id w:val="140473646"/>
          <w:citation/>
        </w:sdtPr>
        <w:sdtContent>
          <w:customXmlInsRangeEnd w:id="375"/>
          <w:ins w:id="376" w:author="Orion" w:date="2011-05-02T20:20:00Z">
            <w:r w:rsidRPr="00F818EC">
              <w:rPr>
                <w:rFonts w:cs="Times New Roman"/>
              </w:rPr>
              <w:fldChar w:fldCharType="begin"/>
            </w:r>
            <w:r w:rsidRPr="00F818EC">
              <w:rPr>
                <w:rFonts w:cs="Times New Roman"/>
              </w:rPr>
              <w:instrText xml:space="preserve"> CITATION Ope \l 3082 </w:instrText>
            </w:r>
            <w:r w:rsidRPr="00F818EC">
              <w:rPr>
                <w:rFonts w:cs="Times New Roman"/>
              </w:rPr>
              <w:fldChar w:fldCharType="separate"/>
            </w:r>
          </w:ins>
          <w:r w:rsidR="00C1157B" w:rsidRPr="00C1157B">
            <w:rPr>
              <w:rFonts w:cs="Times New Roman"/>
              <w:noProof/>
            </w:rPr>
            <w:t>(5)</w:t>
          </w:r>
          <w:ins w:id="377" w:author="Orion" w:date="2011-05-02T20:20:00Z">
            <w:r w:rsidRPr="00F818EC">
              <w:rPr>
                <w:rFonts w:cs="Times New Roman"/>
              </w:rPr>
              <w:fldChar w:fldCharType="end"/>
            </w:r>
          </w:ins>
          <w:customXmlInsRangeStart w:id="378" w:author="Orion" w:date="2011-05-02T20:20:00Z"/>
        </w:sdtContent>
      </w:sdt>
      <w:customXmlInsRangeEnd w:id="378"/>
      <w:ins w:id="379" w:author="Orion" w:date="2011-05-03T09:19:00Z">
        <w:r w:rsidR="00382AD3">
          <w:rPr>
            <w:rFonts w:cs="Times New Roman"/>
          </w:rPr>
          <w:t>.</w:t>
        </w:r>
        <w:r w:rsidR="0026344F">
          <w:rPr>
            <w:rFonts w:cs="Times New Roman"/>
          </w:rPr>
          <w:t xml:space="preserve"> </w:t>
        </w:r>
      </w:ins>
      <w:ins w:id="380" w:author="Orion" w:date="2011-05-02T20:20:00Z">
        <w:r w:rsidR="0026344F">
          <w:rPr>
            <w:rFonts w:cs="Times New Roman"/>
          </w:rPr>
          <w:t>Otro trabajo</w:t>
        </w:r>
      </w:ins>
      <w:ins w:id="381" w:author="Orion" w:date="2011-06-10T20:06:00Z">
        <w:r w:rsidR="00DB0719">
          <w:rPr>
            <w:rFonts w:cs="Times New Roman"/>
          </w:rPr>
          <w:t xml:space="preserve"> </w:t>
        </w:r>
        <w:r w:rsidR="00DB0719" w:rsidRPr="00F818EC">
          <w:rPr>
            <w:rFonts w:cs="Times New Roman"/>
          </w:rPr>
          <w:t>que se centra también en los aspectos físicos</w:t>
        </w:r>
      </w:ins>
      <w:ins w:id="382" w:author="Orion" w:date="2011-06-10T20:12:00Z">
        <w:r w:rsidR="00392488">
          <w:rPr>
            <w:rFonts w:cs="Times New Roman"/>
          </w:rPr>
          <w:t xml:space="preserve"> pero</w:t>
        </w:r>
      </w:ins>
      <w:ins w:id="383" w:author="Orion" w:date="2011-06-10T20:13:00Z">
        <w:r w:rsidR="00392488">
          <w:rPr>
            <w:rFonts w:cs="Times New Roman"/>
          </w:rPr>
          <w:t xml:space="preserve"> que está algo más orientado a la investigación</w:t>
        </w:r>
        <w:r w:rsidR="008F5EA9">
          <w:rPr>
            <w:rFonts w:cs="Times New Roman"/>
          </w:rPr>
          <w:t>,</w:t>
        </w:r>
        <w:r w:rsidR="00392488">
          <w:rPr>
            <w:rFonts w:cs="Times New Roman"/>
          </w:rPr>
          <w:t xml:space="preserve"> </w:t>
        </w:r>
      </w:ins>
      <w:ins w:id="384" w:author="Orion" w:date="2011-06-10T20:06:00Z">
        <w:r w:rsidR="00DB0719">
          <w:rPr>
            <w:rFonts w:cs="Times New Roman"/>
          </w:rPr>
          <w:t>y</w:t>
        </w:r>
      </w:ins>
      <w:ins w:id="385" w:author="Orion" w:date="2011-06-10T20:03:00Z">
        <w:r w:rsidR="00DB0719">
          <w:rPr>
            <w:rFonts w:cs="Times New Roman"/>
          </w:rPr>
          <w:t xml:space="preserve"> donde</w:t>
        </w:r>
      </w:ins>
      <w:ins w:id="386" w:author="Orion" w:date="2011-06-10T20:05:00Z">
        <w:r w:rsidR="00DB0719">
          <w:rPr>
            <w:rFonts w:cs="Times New Roman"/>
          </w:rPr>
          <w:t xml:space="preserve"> prima un poco más </w:t>
        </w:r>
      </w:ins>
      <w:ins w:id="387" w:author="Orion" w:date="2011-06-10T20:03:00Z">
        <w:r w:rsidR="00DB0719">
          <w:rPr>
            <w:rFonts w:cs="Times New Roman"/>
          </w:rPr>
          <w:t>la liger</w:t>
        </w:r>
      </w:ins>
      <w:ins w:id="388" w:author="Orion" w:date="2011-06-10T20:04:00Z">
        <w:r w:rsidR="00DB0719">
          <w:rPr>
            <w:rFonts w:cs="Times New Roman"/>
          </w:rPr>
          <w:t xml:space="preserve">eza y rapidez del programa </w:t>
        </w:r>
      </w:ins>
      <w:ins w:id="389" w:author="Orion" w:date="2011-06-10T20:05:00Z">
        <w:r w:rsidR="00DB0719">
          <w:rPr>
            <w:rFonts w:cs="Times New Roman"/>
          </w:rPr>
          <w:t xml:space="preserve">que </w:t>
        </w:r>
      </w:ins>
      <w:ins w:id="390" w:author="Orion" w:date="2011-06-10T20:04:00Z">
        <w:r w:rsidR="00DB0719">
          <w:rPr>
            <w:rFonts w:cs="Times New Roman"/>
          </w:rPr>
          <w:t>la fidelidad a la realidad</w:t>
        </w:r>
      </w:ins>
      <w:ins w:id="391" w:author="Orion" w:date="2011-06-10T20:14:00Z">
        <w:r w:rsidR="00104D5E">
          <w:rPr>
            <w:rFonts w:cs="Times New Roman"/>
          </w:rPr>
          <w:t>,</w:t>
        </w:r>
      </w:ins>
      <w:ins w:id="392" w:author="Orion" w:date="2011-06-10T20:06:00Z">
        <w:r w:rsidR="00DB0719">
          <w:rPr>
            <w:rFonts w:cs="Times New Roman"/>
          </w:rPr>
          <w:t xml:space="preserve"> es una herramienta desarro</w:t>
        </w:r>
      </w:ins>
      <w:ins w:id="393" w:author="Orion" w:date="2011-06-10T20:07:00Z">
        <w:r w:rsidR="00DB0719">
          <w:rPr>
            <w:rFonts w:cs="Times New Roman"/>
          </w:rPr>
          <w:t>llada</w:t>
        </w:r>
      </w:ins>
      <w:ins w:id="394" w:author="Orion" w:date="2011-05-03T09:21:00Z">
        <w:r w:rsidR="0026344F">
          <w:rPr>
            <w:rFonts w:cs="Times New Roman"/>
          </w:rPr>
          <w:t xml:space="preserve"> bajo el entorno </w:t>
        </w:r>
        <w:proofErr w:type="spellStart"/>
        <w:r w:rsidR="0026344F">
          <w:rPr>
            <w:rFonts w:cs="Times New Roman"/>
          </w:rPr>
          <w:t>Matlab</w:t>
        </w:r>
      </w:ins>
      <w:proofErr w:type="spellEnd"/>
      <w:ins w:id="395" w:author="Orion" w:date="2011-06-10T20:07:00Z">
        <w:r w:rsidR="00DB0719">
          <w:rPr>
            <w:rFonts w:cs="Times New Roman"/>
          </w:rPr>
          <w:t xml:space="preserve"> denominada</w:t>
        </w:r>
      </w:ins>
      <w:ins w:id="396" w:author="Orion" w:date="2011-05-02T20:20:00Z">
        <w:r w:rsidRPr="00246937">
          <w:rPr>
            <w:rFonts w:cs="Times New Roman"/>
          </w:rPr>
          <w:t xml:space="preserve"> </w:t>
        </w:r>
        <w:proofErr w:type="spellStart"/>
        <w:r w:rsidRPr="00316790">
          <w:rPr>
            <w:rFonts w:cs="Times New Roman"/>
            <w:i/>
            <w:rPrChange w:id="397" w:author="IO" w:date="2011-05-12T15:54:00Z">
              <w:rPr>
                <w:rFonts w:cs="Times New Roman"/>
              </w:rPr>
            </w:rPrChange>
          </w:rPr>
          <w:t>Aviator</w:t>
        </w:r>
        <w:proofErr w:type="spellEnd"/>
        <w:r w:rsidRPr="00316790">
          <w:rPr>
            <w:rFonts w:cs="Times New Roman"/>
            <w:i/>
            <w:rPrChange w:id="398" w:author="IO" w:date="2011-05-12T15:54:00Z">
              <w:rPr>
                <w:rFonts w:cs="Times New Roman"/>
              </w:rPr>
            </w:rPrChange>
          </w:rPr>
          <w:t xml:space="preserve"> Visual </w:t>
        </w:r>
        <w:proofErr w:type="spellStart"/>
        <w:r w:rsidRPr="00316790">
          <w:rPr>
            <w:rFonts w:cs="Times New Roman"/>
            <w:i/>
            <w:rPrChange w:id="399" w:author="IO" w:date="2011-05-12T15:54:00Z">
              <w:rPr>
                <w:rFonts w:cs="Times New Roman"/>
              </w:rPr>
            </w:rPrChange>
          </w:rPr>
          <w:t>Design</w:t>
        </w:r>
        <w:proofErr w:type="spellEnd"/>
        <w:r w:rsidRPr="00316790">
          <w:rPr>
            <w:rFonts w:cs="Times New Roman"/>
            <w:i/>
            <w:rPrChange w:id="400" w:author="IO" w:date="2011-05-12T15:54:00Z">
              <w:rPr>
                <w:rFonts w:cs="Times New Roman"/>
              </w:rPr>
            </w:rPrChange>
          </w:rPr>
          <w:t xml:space="preserve"> Simulator</w:t>
        </w:r>
        <w:r w:rsidRPr="00F818EC">
          <w:rPr>
            <w:rFonts w:cs="Times New Roman"/>
          </w:rPr>
          <w:t xml:space="preserve"> </w:t>
        </w:r>
      </w:ins>
      <w:customXmlInsRangeStart w:id="401" w:author="Orion" w:date="2011-05-02T20:20:00Z"/>
      <w:sdt>
        <w:sdtPr>
          <w:rPr>
            <w:rFonts w:cs="Times New Roman"/>
          </w:rPr>
          <w:id w:val="-2011977449"/>
          <w:citation/>
        </w:sdtPr>
        <w:sdtContent>
          <w:customXmlInsRangeEnd w:id="401"/>
          <w:ins w:id="402" w:author="Orion" w:date="2011-05-02T20:20:00Z">
            <w:r w:rsidRPr="00F818EC">
              <w:rPr>
                <w:rFonts w:cs="Times New Roman"/>
              </w:rPr>
              <w:fldChar w:fldCharType="begin"/>
            </w:r>
            <w:r w:rsidRPr="00F818EC">
              <w:rPr>
                <w:rFonts w:cs="Times New Roman"/>
              </w:rPr>
              <w:instrText xml:space="preserve"> CITATION AVI \l 3082 </w:instrText>
            </w:r>
            <w:r w:rsidRPr="00F818EC">
              <w:rPr>
                <w:rFonts w:cs="Times New Roman"/>
              </w:rPr>
              <w:fldChar w:fldCharType="separate"/>
            </w:r>
          </w:ins>
          <w:r w:rsidR="00C1157B" w:rsidRPr="00C1157B">
            <w:rPr>
              <w:rFonts w:cs="Times New Roman"/>
              <w:noProof/>
            </w:rPr>
            <w:t>(6)</w:t>
          </w:r>
          <w:ins w:id="403" w:author="Orion" w:date="2011-05-02T20:20:00Z">
            <w:r w:rsidRPr="00F818EC">
              <w:rPr>
                <w:rFonts w:cs="Times New Roman"/>
              </w:rPr>
              <w:fldChar w:fldCharType="end"/>
            </w:r>
          </w:ins>
          <w:customXmlInsRangeStart w:id="404" w:author="Orion" w:date="2011-05-02T20:20:00Z"/>
        </w:sdtContent>
      </w:sdt>
      <w:customXmlInsRangeEnd w:id="404"/>
      <w:ins w:id="405" w:author="Orion" w:date="2011-05-03T09:21:00Z">
        <w:r w:rsidR="0026344F">
          <w:rPr>
            <w:rFonts w:cs="Times New Roman"/>
          </w:rPr>
          <w:t>.</w:t>
        </w:r>
      </w:ins>
      <w:ins w:id="406" w:author="IO" w:date="2011-06-09T11:56:00Z">
        <w:r w:rsidR="00A54766">
          <w:rPr>
            <w:rFonts w:cs="Times New Roman"/>
          </w:rPr>
          <w:t xml:space="preserve"> </w:t>
        </w:r>
      </w:ins>
    </w:p>
    <w:p w14:paraId="54B3098F" w14:textId="047DF565" w:rsidR="00CD15E8" w:rsidRPr="00246937" w:rsidDel="00143591" w:rsidRDefault="00CD15E8" w:rsidP="007B2B50">
      <w:pPr>
        <w:jc w:val="both"/>
        <w:rPr>
          <w:del w:id="407" w:author="Orion" w:date="2011-06-10T20:44:00Z"/>
          <w:rFonts w:cs="Times New Roman"/>
        </w:rPr>
      </w:pPr>
    </w:p>
    <w:p w14:paraId="6CCF2E4E" w14:textId="421FD878" w:rsidR="00BB1765" w:rsidRPr="00246937" w:rsidDel="00F62CE9" w:rsidRDefault="00BB1765" w:rsidP="007E223D">
      <w:pPr>
        <w:jc w:val="both"/>
        <w:rPr>
          <w:del w:id="408" w:author="Orion" w:date="2011-05-02T20:44:00Z"/>
          <w:rFonts w:cs="Times New Roman"/>
          <w:color w:val="000000"/>
        </w:rPr>
      </w:pPr>
      <w:del w:id="409" w:author="Orion" w:date="2011-04-01T00:09:00Z">
        <w:r w:rsidRPr="00246937" w:rsidDel="0060739E">
          <w:rPr>
            <w:rFonts w:cs="Times New Roman"/>
          </w:rPr>
          <w:delText>Y por último</w:delText>
        </w:r>
      </w:del>
      <w:ins w:id="410" w:author="Orion" w:date="2011-05-02T20:18:00Z">
        <w:r w:rsidR="007B2B50">
          <w:rPr>
            <w:rFonts w:cs="Times New Roman"/>
          </w:rPr>
          <w:t>Por</w:t>
        </w:r>
      </w:ins>
      <w:ins w:id="411" w:author="Orion" w:date="2011-04-01T00:09:00Z">
        <w:r w:rsidR="00717CAE" w:rsidRPr="008D082C">
          <w:rPr>
            <w:rFonts w:cs="Times New Roman"/>
          </w:rPr>
          <w:t xml:space="preserve"> </w:t>
        </w:r>
      </w:ins>
      <w:ins w:id="412" w:author="Orion" w:date="2011-05-02T20:20:00Z">
        <w:r w:rsidR="007B2B50">
          <w:rPr>
            <w:rFonts w:cs="Times New Roman"/>
          </w:rPr>
          <w:t>otro</w:t>
        </w:r>
      </w:ins>
      <w:ins w:id="413" w:author="Orion" w:date="2011-04-01T00:09:00Z">
        <w:r w:rsidR="0060739E" w:rsidRPr="00246937">
          <w:rPr>
            <w:rFonts w:cs="Times New Roman"/>
            <w:rPrChange w:id="414" w:author="Orion" w:date="2011-04-24T22:32:00Z">
              <w:rPr>
                <w:rFonts w:ascii="Courier New" w:hAnsi="Courier New" w:cs="Courier New"/>
              </w:rPr>
            </w:rPrChange>
          </w:rPr>
          <w:t xml:space="preserve"> lado</w:t>
        </w:r>
      </w:ins>
      <w:ins w:id="415" w:author="Orion" w:date="2011-05-02T20:11:00Z">
        <w:r w:rsidR="00717CAE">
          <w:rPr>
            <w:rFonts w:cs="Times New Roman"/>
          </w:rPr>
          <w:t>,</w:t>
        </w:r>
      </w:ins>
      <w:del w:id="416" w:author="Orion" w:date="2011-05-02T20:11:00Z">
        <w:r w:rsidRPr="00246937" w:rsidDel="00717CAE">
          <w:rPr>
            <w:rFonts w:cs="Times New Roman"/>
          </w:rPr>
          <w:delText xml:space="preserve"> tenemos</w:delText>
        </w:r>
      </w:del>
      <w:r w:rsidRPr="00246937">
        <w:rPr>
          <w:rFonts w:cs="Times New Roman"/>
        </w:rPr>
        <w:t xml:space="preserve"> </w:t>
      </w:r>
      <w:ins w:id="417" w:author="Orion" w:date="2011-05-02T20:20:00Z">
        <w:r w:rsidR="007B2B50">
          <w:rPr>
            <w:rFonts w:cs="Times New Roman"/>
          </w:rPr>
          <w:t xml:space="preserve">hay </w:t>
        </w:r>
      </w:ins>
      <w:r w:rsidRPr="00246937">
        <w:rPr>
          <w:rFonts w:cs="Times New Roman"/>
        </w:rPr>
        <w:t xml:space="preserve">una serie de herramientas </w:t>
      </w:r>
      <w:del w:id="418" w:author="Orion" w:date="2011-03-28T19:31:00Z">
        <w:r w:rsidRPr="00246937" w:rsidDel="00EB1A80">
          <w:rPr>
            <w:rFonts w:cs="Times New Roman"/>
          </w:rPr>
          <w:delText xml:space="preserve">desarrollados para simular el </w:delText>
        </w:r>
        <w:r w:rsidR="001166AC" w:rsidRPr="00246937" w:rsidDel="00EB1A80">
          <w:rPr>
            <w:rFonts w:cs="Times New Roman"/>
          </w:rPr>
          <w:delText>tráfico</w:delText>
        </w:r>
        <w:r w:rsidRPr="00246937" w:rsidDel="00EB1A80">
          <w:rPr>
            <w:rFonts w:cs="Times New Roman"/>
          </w:rPr>
          <w:delText xml:space="preserve"> aéreo</w:delText>
        </w:r>
      </w:del>
      <w:ins w:id="419" w:author="Orion" w:date="2011-03-28T19:31:00Z">
        <w:r w:rsidR="00EB1A80" w:rsidRPr="00246937">
          <w:rPr>
            <w:rFonts w:cs="Times New Roman"/>
          </w:rPr>
          <w:t xml:space="preserve">que </w:t>
        </w:r>
      </w:ins>
      <w:ins w:id="420" w:author="Orion" w:date="2011-03-28T19:34:00Z">
        <w:r w:rsidR="006F7A2E" w:rsidRPr="00246937">
          <w:rPr>
            <w:rFonts w:cs="Times New Roman"/>
          </w:rPr>
          <w:t xml:space="preserve">se centran </w:t>
        </w:r>
      </w:ins>
      <w:ins w:id="421" w:author="Orion" w:date="2011-03-28T19:31:00Z">
        <w:r w:rsidR="00EB1A80" w:rsidRPr="00246937">
          <w:rPr>
            <w:rFonts w:cs="Times New Roman"/>
          </w:rPr>
          <w:t>en la navegación aérea</w:t>
        </w:r>
      </w:ins>
      <w:r w:rsidRPr="00246937">
        <w:rPr>
          <w:rFonts w:cs="Times New Roman"/>
        </w:rPr>
        <w:t>.</w:t>
      </w:r>
      <w:ins w:id="422" w:author="Orion" w:date="2011-06-10T20:28:00Z">
        <w:r w:rsidR="00CD17FE">
          <w:rPr>
            <w:rFonts w:cs="Times New Roman"/>
          </w:rPr>
          <w:t xml:space="preserve"> Estas se caracterizan por </w:t>
        </w:r>
      </w:ins>
      <w:ins w:id="423" w:author="Orion" w:date="2011-06-10T20:29:00Z">
        <w:r w:rsidR="00CD17FE">
          <w:rPr>
            <w:rFonts w:cs="Times New Roman"/>
          </w:rPr>
          <w:t>simular trayectorias de múltiples aeronaves simultáneamente, modelar las distintas regiones espaciales de gestión de vuelo</w:t>
        </w:r>
      </w:ins>
      <w:ins w:id="424" w:author="Orion" w:date="2011-06-10T20:30:00Z">
        <w:r w:rsidR="00CD17FE">
          <w:rPr>
            <w:rFonts w:cs="Times New Roman"/>
          </w:rPr>
          <w:t xml:space="preserve">s con el objetivo de evitar colisiones y modelar el efecto en el </w:t>
        </w:r>
      </w:ins>
      <w:ins w:id="425" w:author="Orion" w:date="2011-06-10T20:31:00Z">
        <w:r w:rsidR="00CD17FE">
          <w:rPr>
            <w:rFonts w:cs="Times New Roman"/>
          </w:rPr>
          <w:t>tráfico</w:t>
        </w:r>
      </w:ins>
      <w:ins w:id="426" w:author="Orion" w:date="2011-06-10T20:30:00Z">
        <w:r w:rsidR="00CD17FE">
          <w:rPr>
            <w:rFonts w:cs="Times New Roman"/>
          </w:rPr>
          <w:t xml:space="preserve"> a</w:t>
        </w:r>
      </w:ins>
      <w:ins w:id="427" w:author="Orion" w:date="2011-06-10T20:31:00Z">
        <w:r w:rsidR="00CD17FE">
          <w:rPr>
            <w:rFonts w:cs="Times New Roman"/>
          </w:rPr>
          <w:t>éreo de</w:t>
        </w:r>
      </w:ins>
      <w:ins w:id="428" w:author="Orion" w:date="2011-06-10T20:30:00Z">
        <w:r w:rsidR="00CD17FE">
          <w:rPr>
            <w:rFonts w:cs="Times New Roman"/>
          </w:rPr>
          <w:t xml:space="preserve"> algunos factores externos como puede ser el clima</w:t>
        </w:r>
      </w:ins>
      <w:ins w:id="429" w:author="Orion" w:date="2011-06-10T20:31:00Z">
        <w:r w:rsidR="00CD17FE">
          <w:rPr>
            <w:rFonts w:cs="Times New Roman"/>
          </w:rPr>
          <w:t>.</w:t>
        </w:r>
      </w:ins>
      <w:r w:rsidRPr="00246937">
        <w:rPr>
          <w:rFonts w:cs="Times New Roman"/>
        </w:rPr>
        <w:t xml:space="preserve"> </w:t>
      </w:r>
      <w:ins w:id="430" w:author="Orion" w:date="2011-06-10T20:32:00Z">
        <w:r w:rsidR="00127157">
          <w:rPr>
            <w:rFonts w:cs="Times New Roman"/>
          </w:rPr>
          <w:t xml:space="preserve">Entre las más destacadas tenemos que </w:t>
        </w:r>
      </w:ins>
      <w:del w:id="431" w:author="Orion" w:date="2011-05-02T20:07:00Z">
        <w:r w:rsidRPr="00246937" w:rsidDel="00EB38C0">
          <w:rPr>
            <w:rFonts w:cs="Times New Roman"/>
          </w:rPr>
          <w:delText>Así tenemos que la</w:delText>
        </w:r>
      </w:del>
      <w:ins w:id="432" w:author="Orion" w:date="2011-06-10T20:32:00Z">
        <w:r w:rsidR="00127157">
          <w:rPr>
            <w:rFonts w:cs="Times New Roman"/>
          </w:rPr>
          <w:t>p</w:t>
        </w:r>
      </w:ins>
      <w:ins w:id="433" w:author="Orion" w:date="2011-05-02T20:07:00Z">
        <w:r w:rsidR="00EB38C0">
          <w:rPr>
            <w:rFonts w:cs="Times New Roman"/>
          </w:rPr>
          <w:t>or ejemplo la</w:t>
        </w:r>
      </w:ins>
      <w:r w:rsidRPr="00246937">
        <w:rPr>
          <w:rFonts w:cs="Times New Roman"/>
        </w:rPr>
        <w:t xml:space="preserve"> NASA ha desarrollado</w:t>
      </w:r>
      <w:ins w:id="434" w:author="Orion" w:date="2011-04-01T18:00:00Z">
        <w:r w:rsidR="007F0601" w:rsidRPr="00246937">
          <w:rPr>
            <w:rFonts w:cs="Times New Roman"/>
            <w:rPrChange w:id="435" w:author="Orion" w:date="2011-04-24T22:32:00Z">
              <w:rPr>
                <w:rFonts w:ascii="Courier New" w:hAnsi="Courier New" w:cs="Courier New"/>
              </w:rPr>
            </w:rPrChange>
          </w:rPr>
          <w:t xml:space="preserve"> </w:t>
        </w:r>
      </w:ins>
      <w:del w:id="436" w:author="Orion" w:date="2011-04-01T18:00:00Z">
        <w:r w:rsidRPr="00246937" w:rsidDel="007F0601">
          <w:rPr>
            <w:rFonts w:cs="Times New Roman"/>
          </w:rPr>
          <w:delText xml:space="preserve"> el</w:delText>
        </w:r>
      </w:del>
      <w:ins w:id="437" w:author="Orion" w:date="2011-04-01T18:00:00Z">
        <w:r w:rsidR="00D4776D" w:rsidRPr="00246937">
          <w:rPr>
            <w:rFonts w:cs="Times New Roman"/>
            <w:rPrChange w:id="438" w:author="Orion" w:date="2011-04-24T22:32:00Z">
              <w:rPr>
                <w:rFonts w:ascii="Courier New" w:hAnsi="Courier New" w:cs="Courier New"/>
              </w:rPr>
            </w:rPrChange>
          </w:rPr>
          <w:t>una herramienta denominada</w:t>
        </w:r>
      </w:ins>
      <w:r w:rsidRPr="00246937">
        <w:rPr>
          <w:rFonts w:cs="Times New Roman"/>
        </w:rPr>
        <w:t xml:space="preserve"> FACET</w:t>
      </w:r>
      <w:ins w:id="439" w:author="Orion" w:date="2011-03-26T03:34:00Z">
        <w:r w:rsidR="00002227" w:rsidRPr="00246937">
          <w:rPr>
            <w:rFonts w:cs="Times New Roman"/>
          </w:rPr>
          <w:t xml:space="preserve"> (Herramienta para evaluar futuros conceptos del tráfico aéreo)</w:t>
        </w:r>
      </w:ins>
      <w:r w:rsidRPr="00246937">
        <w:rPr>
          <w:rFonts w:cs="Times New Roman"/>
        </w:rPr>
        <w:t xml:space="preserve"> </w:t>
      </w:r>
      <w:customXmlInsRangeStart w:id="440" w:author="Orion" w:date="2011-03-31T22:42:00Z"/>
      <w:sdt>
        <w:sdtPr>
          <w:rPr>
            <w:rFonts w:cs="Times New Roman"/>
          </w:rPr>
          <w:id w:val="430472185"/>
          <w:citation/>
        </w:sdtPr>
        <w:sdtContent>
          <w:customXmlInsRangeEnd w:id="440"/>
          <w:ins w:id="441" w:author="Orion" w:date="2011-03-31T22:42:00Z">
            <w:r w:rsidR="006D1793" w:rsidRPr="00246937">
              <w:rPr>
                <w:rFonts w:cs="Times New Roman"/>
                <w:rPrChange w:id="442" w:author="Orion" w:date="2011-04-24T22:32:00Z">
                  <w:rPr>
                    <w:rFonts w:ascii="Courier New" w:hAnsi="Courier New" w:cs="Courier New"/>
                  </w:rPr>
                </w:rPrChange>
              </w:rPr>
              <w:fldChar w:fldCharType="begin"/>
            </w:r>
            <w:r w:rsidR="006D1793" w:rsidRPr="00246937">
              <w:rPr>
                <w:rFonts w:cs="Times New Roman"/>
                <w:rPrChange w:id="443" w:author="Orion" w:date="2011-04-24T22:32:00Z">
                  <w:rPr>
                    <w:rFonts w:ascii="Courier New" w:hAnsi="Courier New" w:cs="Courier New"/>
                  </w:rPr>
                </w:rPrChange>
              </w:rPr>
              <w:instrText xml:space="preserve"> CITATION Bil00 \l 3082 </w:instrText>
            </w:r>
          </w:ins>
          <w:r w:rsidR="006D1793" w:rsidRPr="00246937">
            <w:rPr>
              <w:rFonts w:cs="Times New Roman"/>
              <w:rPrChange w:id="444" w:author="Orion" w:date="2011-04-24T22:32:00Z">
                <w:rPr>
                  <w:rFonts w:ascii="Courier New" w:hAnsi="Courier New" w:cs="Courier New"/>
                </w:rPr>
              </w:rPrChange>
            </w:rPr>
            <w:fldChar w:fldCharType="separate"/>
          </w:r>
          <w:r w:rsidR="00C1157B" w:rsidRPr="00C1157B">
            <w:rPr>
              <w:rFonts w:cs="Times New Roman"/>
              <w:noProof/>
            </w:rPr>
            <w:t>(7)</w:t>
          </w:r>
          <w:ins w:id="445" w:author="Orion" w:date="2011-03-31T22:42:00Z">
            <w:r w:rsidR="006D1793" w:rsidRPr="00246937">
              <w:rPr>
                <w:rFonts w:cs="Times New Roman"/>
                <w:rPrChange w:id="446" w:author="Orion" w:date="2011-04-24T22:32:00Z">
                  <w:rPr>
                    <w:rFonts w:ascii="Courier New" w:hAnsi="Courier New" w:cs="Courier New"/>
                  </w:rPr>
                </w:rPrChange>
              </w:rPr>
              <w:fldChar w:fldCharType="end"/>
            </w:r>
          </w:ins>
          <w:customXmlInsRangeStart w:id="447" w:author="Orion" w:date="2011-03-31T22:42:00Z"/>
        </w:sdtContent>
      </w:sdt>
      <w:customXmlInsRangeEnd w:id="447"/>
      <w:customXmlInsRangeStart w:id="448" w:author="Orion" w:date="2011-03-31T22:42:00Z"/>
      <w:sdt>
        <w:sdtPr>
          <w:rPr>
            <w:rFonts w:cs="Times New Roman"/>
          </w:rPr>
          <w:id w:val="-487867065"/>
          <w:citation/>
        </w:sdtPr>
        <w:sdtContent>
          <w:customXmlInsRangeEnd w:id="448"/>
          <w:ins w:id="449" w:author="Orion" w:date="2011-03-31T22:42:00Z">
            <w:r w:rsidR="006D1793" w:rsidRPr="00246937">
              <w:rPr>
                <w:rFonts w:cs="Times New Roman"/>
                <w:rPrChange w:id="450" w:author="Orion" w:date="2011-04-24T22:32:00Z">
                  <w:rPr>
                    <w:rFonts w:ascii="Courier New" w:hAnsi="Courier New" w:cs="Courier New"/>
                  </w:rPr>
                </w:rPrChange>
              </w:rPr>
              <w:fldChar w:fldCharType="begin"/>
            </w:r>
            <w:r w:rsidR="006D1793" w:rsidRPr="00246937">
              <w:rPr>
                <w:rFonts w:cs="Times New Roman"/>
                <w:rPrChange w:id="451" w:author="Orion" w:date="2011-04-24T22:32:00Z">
                  <w:rPr>
                    <w:rFonts w:ascii="Courier New" w:hAnsi="Courier New" w:cs="Courier New"/>
                  </w:rPr>
                </w:rPrChange>
              </w:rPr>
              <w:instrText xml:space="preserve"> CITATION Smi \l 3082 </w:instrText>
            </w:r>
          </w:ins>
          <w:r w:rsidR="006D1793" w:rsidRPr="00246937">
            <w:rPr>
              <w:rFonts w:cs="Times New Roman"/>
              <w:rPrChange w:id="452" w:author="Orion" w:date="2011-04-24T22:32:00Z">
                <w:rPr>
                  <w:rFonts w:ascii="Courier New" w:hAnsi="Courier New" w:cs="Courier New"/>
                </w:rPr>
              </w:rPrChange>
            </w:rPr>
            <w:fldChar w:fldCharType="separate"/>
          </w:r>
          <w:r w:rsidR="00C1157B">
            <w:rPr>
              <w:rFonts w:cs="Times New Roman"/>
              <w:noProof/>
            </w:rPr>
            <w:t xml:space="preserve"> </w:t>
          </w:r>
          <w:r w:rsidR="00C1157B" w:rsidRPr="00C1157B">
            <w:rPr>
              <w:rFonts w:cs="Times New Roman"/>
              <w:noProof/>
            </w:rPr>
            <w:t>(8)</w:t>
          </w:r>
          <w:ins w:id="453" w:author="Orion" w:date="2011-03-31T22:42:00Z">
            <w:r w:rsidR="006D1793" w:rsidRPr="00246937">
              <w:rPr>
                <w:rFonts w:cs="Times New Roman"/>
                <w:rPrChange w:id="454" w:author="Orion" w:date="2011-04-24T22:32:00Z">
                  <w:rPr>
                    <w:rFonts w:ascii="Courier New" w:hAnsi="Courier New" w:cs="Courier New"/>
                  </w:rPr>
                </w:rPrChange>
              </w:rPr>
              <w:fldChar w:fldCharType="end"/>
            </w:r>
          </w:ins>
          <w:customXmlInsRangeStart w:id="455" w:author="Orion" w:date="2011-03-31T22:42:00Z"/>
        </w:sdtContent>
      </w:sdt>
      <w:customXmlInsRangeEnd w:id="455"/>
      <w:ins w:id="456" w:author="Orion" w:date="2011-03-31T22:41:00Z">
        <w:r w:rsidR="006D1793" w:rsidRPr="00246937">
          <w:rPr>
            <w:rFonts w:cs="Times New Roman"/>
            <w:rPrChange w:id="457" w:author="Orion" w:date="2011-04-24T22:32:00Z">
              <w:rPr>
                <w:rFonts w:ascii="Courier New" w:hAnsi="Courier New" w:cs="Courier New"/>
              </w:rPr>
            </w:rPrChange>
          </w:rPr>
          <w:t xml:space="preserve"> </w:t>
        </w:r>
      </w:ins>
      <w:del w:id="458" w:author="Orion" w:date="2011-03-31T22:41:00Z">
        <w:r w:rsidRPr="00246937" w:rsidDel="006D1793">
          <w:rPr>
            <w:rFonts w:cs="Times New Roman"/>
          </w:rPr>
          <w:delText xml:space="preserve">[7][8] </w:delText>
        </w:r>
      </w:del>
      <w:del w:id="459" w:author="Orion" w:date="2011-05-02T20:44:00Z">
        <w:r w:rsidRPr="00246937" w:rsidDel="00F62CE9">
          <w:rPr>
            <w:rFonts w:cs="Times New Roman"/>
          </w:rPr>
          <w:delText xml:space="preserve">que </w:delText>
        </w:r>
      </w:del>
      <w:del w:id="460" w:author="Orion" w:date="2011-04-01T18:00:00Z">
        <w:r w:rsidRPr="00246937" w:rsidDel="007F0601">
          <w:rPr>
            <w:rFonts w:cs="Times New Roman"/>
            <w:color w:val="000000"/>
          </w:rPr>
          <w:delText xml:space="preserve">es una herramienta desarrollada </w:delText>
        </w:r>
      </w:del>
      <w:del w:id="461" w:author="Orion" w:date="2011-05-02T20:44:00Z">
        <w:r w:rsidRPr="00246937" w:rsidDel="00F62CE9">
          <w:rPr>
            <w:rFonts w:cs="Times New Roman"/>
            <w:color w:val="000000"/>
          </w:rPr>
          <w:delText>para simular el flujo del tráfico aéreo</w:delText>
        </w:r>
      </w:del>
      <w:del w:id="462" w:author="Orion" w:date="2011-03-26T03:44:00Z">
        <w:r w:rsidRPr="00246937" w:rsidDel="003926F0">
          <w:rPr>
            <w:rFonts w:cs="Times New Roman"/>
            <w:color w:val="000000"/>
          </w:rPr>
          <w:delText xml:space="preserve">. FACET </w:delText>
        </w:r>
      </w:del>
      <w:del w:id="463" w:author="Orion" w:date="2011-05-02T20:44:00Z">
        <w:r w:rsidRPr="00246937" w:rsidDel="00F62CE9">
          <w:rPr>
            <w:rFonts w:cs="Times New Roman"/>
            <w:color w:val="000000"/>
          </w:rPr>
          <w:delText xml:space="preserve">contiene </w:delText>
        </w:r>
      </w:del>
      <w:del w:id="464" w:author="Orion" w:date="2011-04-02T19:18:00Z">
        <w:r w:rsidRPr="00246937" w:rsidDel="006B65BB">
          <w:rPr>
            <w:rFonts w:cs="Times New Roman"/>
            <w:color w:val="000000"/>
          </w:rPr>
          <w:delText xml:space="preserve">módulos </w:delText>
        </w:r>
      </w:del>
      <w:del w:id="465" w:author="Orion" w:date="2011-05-02T20:44:00Z">
        <w:r w:rsidRPr="00246937" w:rsidDel="00F62CE9">
          <w:rPr>
            <w:rFonts w:cs="Times New Roman"/>
            <w:color w:val="000000"/>
          </w:rPr>
          <w:delText>que se centran en el modelado de la trayectoria</w:delText>
        </w:r>
      </w:del>
      <w:del w:id="466" w:author="Orion" w:date="2011-04-02T12:19:00Z">
        <w:r w:rsidRPr="00246937" w:rsidDel="00D7194E">
          <w:rPr>
            <w:rFonts w:cs="Times New Roman"/>
            <w:color w:val="000000"/>
          </w:rPr>
          <w:delText xml:space="preserve">, el modelado </w:delText>
        </w:r>
      </w:del>
      <w:del w:id="467" w:author="Orion" w:date="2011-05-02T20:44:00Z">
        <w:r w:rsidRPr="00246937" w:rsidDel="00F62CE9">
          <w:rPr>
            <w:rFonts w:cs="Times New Roman"/>
            <w:color w:val="000000"/>
          </w:rPr>
          <w:delText xml:space="preserve">del tiempo, y también contiene un modelo de la estructura del espacio aéreo, incluidas las regiones ARTCC, sectores y rutas aéreas. FACET puede actuar como un simulador o como un mecanismo de reproducción ya sea a partir de datos históricos o de una fuente de datos reales de la FAA. </w:delText>
        </w:r>
      </w:del>
      <w:del w:id="468" w:author="Orion" w:date="2011-04-01T18:02:00Z">
        <w:r w:rsidRPr="00246937" w:rsidDel="00352D7E">
          <w:rPr>
            <w:rFonts w:cs="Times New Roman"/>
            <w:color w:val="000000"/>
          </w:rPr>
          <w:delText xml:space="preserve">FACET </w:delText>
        </w:r>
      </w:del>
      <w:del w:id="469" w:author="Orion" w:date="2011-04-02T19:18:00Z">
        <w:r w:rsidRPr="00246937" w:rsidDel="00EB3269">
          <w:rPr>
            <w:rFonts w:cs="Times New Roman"/>
            <w:color w:val="000000"/>
          </w:rPr>
          <w:delText>se</w:delText>
        </w:r>
      </w:del>
      <w:del w:id="470" w:author="Orion" w:date="2011-04-02T19:19:00Z">
        <w:r w:rsidRPr="00246937" w:rsidDel="00EB3269">
          <w:rPr>
            <w:rFonts w:cs="Times New Roman"/>
            <w:color w:val="000000"/>
          </w:rPr>
          <w:delText xml:space="preserve"> </w:delText>
        </w:r>
      </w:del>
      <w:del w:id="471" w:author="Orion" w:date="2011-05-02T20:44:00Z">
        <w:r w:rsidRPr="00246937" w:rsidDel="00F62CE9">
          <w:rPr>
            <w:rFonts w:cs="Times New Roman"/>
            <w:color w:val="000000"/>
          </w:rPr>
          <w:delText xml:space="preserve">ha </w:delText>
        </w:r>
      </w:del>
      <w:del w:id="472" w:author="Orion" w:date="2011-04-02T19:19:00Z">
        <w:r w:rsidRPr="00246937" w:rsidDel="00EB3269">
          <w:rPr>
            <w:rFonts w:cs="Times New Roman"/>
            <w:color w:val="000000"/>
          </w:rPr>
          <w:delText xml:space="preserve">integrado </w:delText>
        </w:r>
      </w:del>
      <w:del w:id="473" w:author="Orion" w:date="2011-05-02T20:44:00Z">
        <w:r w:rsidRPr="00246937" w:rsidDel="00F62CE9">
          <w:rPr>
            <w:rFonts w:cs="Times New Roman"/>
            <w:color w:val="000000"/>
          </w:rPr>
          <w:delText>en un producto comercial,  Flight Explorer</w:delText>
        </w:r>
      </w:del>
      <w:del w:id="474" w:author="Orion" w:date="2011-03-31T22:42:00Z">
        <w:r w:rsidRPr="00246937" w:rsidDel="006D1793">
          <w:rPr>
            <w:rFonts w:cs="Times New Roman"/>
            <w:color w:val="000000"/>
          </w:rPr>
          <w:delText xml:space="preserve"> [9]</w:delText>
        </w:r>
      </w:del>
      <w:del w:id="475" w:author="Orion" w:date="2011-05-02T20:44:00Z">
        <w:r w:rsidRPr="00246937" w:rsidDel="00F62CE9">
          <w:rPr>
            <w:rFonts w:cs="Times New Roman"/>
            <w:color w:val="000000"/>
          </w:rPr>
          <w:delText xml:space="preserve">, que se usa en la mayoría de las principales compañías aéreas de </w:delText>
        </w:r>
        <w:r w:rsidR="003471B9" w:rsidRPr="00246937" w:rsidDel="00F62CE9">
          <w:rPr>
            <w:rFonts w:cs="Times New Roman"/>
            <w:color w:val="000000"/>
          </w:rPr>
          <w:delText xml:space="preserve">EE.UU. </w:delText>
        </w:r>
      </w:del>
      <w:del w:id="476" w:author="Orion" w:date="2011-04-01T18:03:00Z">
        <w:r w:rsidRPr="00246937" w:rsidDel="00352D7E">
          <w:rPr>
            <w:rFonts w:cs="Times New Roman"/>
            <w:color w:val="000000"/>
          </w:rPr>
          <w:delText>FACET n</w:delText>
        </w:r>
      </w:del>
      <w:del w:id="477" w:author="Orion" w:date="2011-05-02T20:44:00Z">
        <w:r w:rsidRPr="00246937" w:rsidDel="00F62CE9">
          <w:rPr>
            <w:rFonts w:cs="Times New Roman"/>
            <w:color w:val="000000"/>
          </w:rPr>
          <w:delText xml:space="preserve">o es sólo una simulación basada en agentes, que se concentra en los aspectos físicos del flujo de tráfico aéreo, sino que también </w:delText>
        </w:r>
      </w:del>
      <w:del w:id="478" w:author="Orion" w:date="2011-04-01T18:03:00Z">
        <w:r w:rsidRPr="00246937" w:rsidDel="00D97707">
          <w:rPr>
            <w:rFonts w:cs="Times New Roman"/>
            <w:color w:val="000000"/>
          </w:rPr>
          <w:delText xml:space="preserve">incluye </w:delText>
        </w:r>
      </w:del>
      <w:del w:id="479" w:author="Orion" w:date="2011-05-02T20:44:00Z">
        <w:r w:rsidRPr="00246937" w:rsidDel="00F62CE9">
          <w:rPr>
            <w:rFonts w:cs="Times New Roman"/>
            <w:color w:val="000000"/>
          </w:rPr>
          <w:delText>aspectos</w:delText>
        </w:r>
      </w:del>
      <w:del w:id="480" w:author="Orion" w:date="2011-04-01T18:03:00Z">
        <w:r w:rsidRPr="00246937" w:rsidDel="00A25CEC">
          <w:rPr>
            <w:rFonts w:cs="Times New Roman"/>
            <w:color w:val="000000"/>
          </w:rPr>
          <w:delText xml:space="preserve"> físicos</w:delText>
        </w:r>
      </w:del>
      <w:del w:id="481" w:author="Orion" w:date="2011-05-02T20:44:00Z">
        <w:r w:rsidRPr="00246937" w:rsidDel="00F62CE9">
          <w:rPr>
            <w:rFonts w:cs="Times New Roman"/>
            <w:color w:val="000000"/>
          </w:rPr>
          <w:delText>, tales como la carga de trabajo del controlador y las iniciativas de gestión del tráfico aéreo.</w:delText>
        </w:r>
      </w:del>
      <w:ins w:id="482" w:author="Orion" w:date="2011-05-02T20:44:00Z">
        <w:r w:rsidR="00F62CE9">
          <w:rPr>
            <w:rFonts w:cs="Times New Roman"/>
          </w:rPr>
          <w:t>mientras que</w:t>
        </w:r>
      </w:ins>
      <w:ins w:id="483" w:author="Orion" w:date="2011-05-02T20:45:00Z">
        <w:r w:rsidR="00A20FA6">
          <w:rPr>
            <w:rFonts w:cs="Times New Roman"/>
          </w:rPr>
          <w:t>, por otra parte</w:t>
        </w:r>
      </w:ins>
    </w:p>
    <w:p w14:paraId="63304FAF" w14:textId="064C3049" w:rsidR="00293FE0" w:rsidRDefault="00BB1765" w:rsidP="007E223D">
      <w:pPr>
        <w:jc w:val="both"/>
        <w:rPr>
          <w:rFonts w:cs="Times New Roman"/>
        </w:rPr>
      </w:pPr>
      <w:del w:id="484" w:author="Orion" w:date="2011-05-02T20:44:00Z">
        <w:r w:rsidRPr="00246937" w:rsidDel="00F62CE9">
          <w:rPr>
            <w:rFonts w:cs="Times New Roman"/>
          </w:rPr>
          <w:delText>P</w:delText>
        </w:r>
        <w:r w:rsidRPr="00246937" w:rsidDel="00A20FA6">
          <w:rPr>
            <w:rFonts w:cs="Times New Roman"/>
          </w:rPr>
          <w:delText xml:space="preserve">or </w:delText>
        </w:r>
      </w:del>
      <w:del w:id="485" w:author="Orion" w:date="2011-05-02T20:45:00Z">
        <w:r w:rsidRPr="00246937" w:rsidDel="00A20FA6">
          <w:rPr>
            <w:rFonts w:cs="Times New Roman"/>
          </w:rPr>
          <w:delText>otra parte</w:delText>
        </w:r>
      </w:del>
      <w:ins w:id="486" w:author="Orion" w:date="2011-05-02T20:45:00Z">
        <w:r w:rsidR="00A20FA6">
          <w:rPr>
            <w:rFonts w:cs="Times New Roman"/>
          </w:rPr>
          <w:t>,</w:t>
        </w:r>
      </w:ins>
      <w:r w:rsidRPr="00246937">
        <w:rPr>
          <w:rFonts w:cs="Times New Roman"/>
        </w:rPr>
        <w:t xml:space="preserve"> la FAA</w:t>
      </w:r>
      <w:ins w:id="487" w:author="Orion" w:date="2011-05-02T22:45:00Z">
        <w:r w:rsidR="004800ED">
          <w:rPr>
            <w:rFonts w:cs="Times New Roman"/>
          </w:rPr>
          <w:t xml:space="preserve"> </w:t>
        </w:r>
        <w:r w:rsidR="005854A3">
          <w:rPr>
            <w:rFonts w:cs="Times New Roman"/>
          </w:rPr>
          <w:t xml:space="preserve">(Administración </w:t>
        </w:r>
      </w:ins>
      <w:ins w:id="488" w:author="Orion" w:date="2011-06-18T18:08:00Z">
        <w:r w:rsidR="005854A3">
          <w:rPr>
            <w:rFonts w:cs="Times New Roman"/>
          </w:rPr>
          <w:t>F</w:t>
        </w:r>
      </w:ins>
      <w:ins w:id="489" w:author="Orion" w:date="2011-05-02T22:45:00Z">
        <w:r w:rsidR="005854A3">
          <w:rPr>
            <w:rFonts w:cs="Times New Roman"/>
          </w:rPr>
          <w:t xml:space="preserve">ederal de </w:t>
        </w:r>
      </w:ins>
      <w:ins w:id="490" w:author="Orion" w:date="2011-06-18T18:08:00Z">
        <w:r w:rsidR="005854A3">
          <w:rPr>
            <w:rFonts w:cs="Times New Roman"/>
          </w:rPr>
          <w:t>A</w:t>
        </w:r>
      </w:ins>
      <w:ins w:id="491" w:author="Orion" w:date="2011-05-02T22:45:00Z">
        <w:r w:rsidR="004800ED" w:rsidRPr="00F818EC">
          <w:rPr>
            <w:rFonts w:cs="Times New Roman"/>
          </w:rPr>
          <w:t>viación de EE</w:t>
        </w:r>
      </w:ins>
      <w:ins w:id="492" w:author="Orion" w:date="2011-05-17T17:25:00Z">
        <w:r w:rsidR="004A03F0">
          <w:rPr>
            <w:rFonts w:cs="Times New Roman"/>
          </w:rPr>
          <w:t>.</w:t>
        </w:r>
      </w:ins>
      <w:ins w:id="493" w:author="Orion" w:date="2011-05-02T22:45:00Z">
        <w:r w:rsidR="004800ED" w:rsidRPr="00F818EC">
          <w:rPr>
            <w:rFonts w:cs="Times New Roman"/>
          </w:rPr>
          <w:t>UU</w:t>
        </w:r>
      </w:ins>
      <w:ins w:id="494" w:author="Orion" w:date="2011-05-17T17:25:00Z">
        <w:r w:rsidR="004A03F0">
          <w:rPr>
            <w:rFonts w:cs="Times New Roman"/>
          </w:rPr>
          <w:t>.</w:t>
        </w:r>
      </w:ins>
      <w:ins w:id="495" w:author="Orion" w:date="2011-05-02T22:45:00Z">
        <w:r w:rsidR="004800ED" w:rsidRPr="00F818EC">
          <w:rPr>
            <w:rFonts w:cs="Times New Roman"/>
          </w:rPr>
          <w:t xml:space="preserve">) </w:t>
        </w:r>
      </w:ins>
      <w:del w:id="496" w:author="Orion" w:date="2011-05-02T22:45:00Z">
        <w:r w:rsidRPr="00246937" w:rsidDel="004800ED">
          <w:rPr>
            <w:rFonts w:cs="Times New Roman"/>
          </w:rPr>
          <w:delText xml:space="preserve"> </w:delText>
        </w:r>
      </w:del>
      <w:del w:id="497" w:author="Orion" w:date="2011-03-26T03:46:00Z">
        <w:r w:rsidRPr="00246937" w:rsidDel="00EE718E">
          <w:rPr>
            <w:rFonts w:cs="Times New Roman"/>
          </w:rPr>
          <w:delText xml:space="preserve">(Administración federal de aviación de USA) </w:delText>
        </w:r>
      </w:del>
      <w:del w:id="498" w:author="Orion" w:date="2011-04-01T00:12:00Z">
        <w:r w:rsidRPr="00246937" w:rsidDel="00D777A5">
          <w:rPr>
            <w:rFonts w:cs="Times New Roman"/>
          </w:rPr>
          <w:delText>tiene</w:delText>
        </w:r>
      </w:del>
      <w:ins w:id="499" w:author="Orion" w:date="2011-04-01T18:04:00Z">
        <w:r w:rsidR="006157D0" w:rsidRPr="00246937">
          <w:rPr>
            <w:rFonts w:cs="Times New Roman"/>
            <w:rPrChange w:id="500" w:author="Orion" w:date="2011-04-24T22:32:00Z">
              <w:rPr>
                <w:rFonts w:ascii="Courier New" w:hAnsi="Courier New" w:cs="Courier New"/>
              </w:rPr>
            </w:rPrChange>
          </w:rPr>
          <w:t>suele hacer</w:t>
        </w:r>
      </w:ins>
      <w:ins w:id="501" w:author="Orion" w:date="2011-04-01T00:12:00Z">
        <w:r w:rsidR="00D777A5" w:rsidRPr="00246937">
          <w:rPr>
            <w:rFonts w:cs="Times New Roman"/>
            <w:rPrChange w:id="502" w:author="Orion" w:date="2011-04-24T22:32:00Z">
              <w:rPr>
                <w:rFonts w:ascii="Courier New" w:hAnsi="Courier New" w:cs="Courier New"/>
              </w:rPr>
            </w:rPrChange>
          </w:rPr>
          <w:t xml:space="preserve"> uso de una herramienta denominada</w:t>
        </w:r>
      </w:ins>
      <w:del w:id="503" w:author="Orion" w:date="2011-04-01T00:12:00Z">
        <w:r w:rsidRPr="00246937" w:rsidDel="00D777A5">
          <w:rPr>
            <w:rFonts w:cs="Times New Roman"/>
          </w:rPr>
          <w:delText xml:space="preserve"> el</w:delText>
        </w:r>
      </w:del>
      <w:r w:rsidRPr="00246937">
        <w:rPr>
          <w:rFonts w:cs="Times New Roman"/>
        </w:rPr>
        <w:t xml:space="preserve"> IMPACT</w:t>
      </w:r>
      <w:ins w:id="504" w:author="Orion" w:date="2011-03-26T03:52:00Z">
        <w:r w:rsidR="009C5871" w:rsidRPr="00246937">
          <w:rPr>
            <w:rFonts w:cs="Times New Roman"/>
          </w:rPr>
          <w:t xml:space="preserve"> (Modelo Inteligente basado en agentes para</w:t>
        </w:r>
      </w:ins>
      <w:ins w:id="505" w:author="Orion" w:date="2011-03-26T03:53:00Z">
        <w:r w:rsidR="009C5871" w:rsidRPr="00246937">
          <w:rPr>
            <w:rFonts w:cs="Times New Roman"/>
          </w:rPr>
          <w:t xml:space="preserve"> el Análisis de Políticas</w:t>
        </w:r>
        <w:r w:rsidR="006A1BB1" w:rsidRPr="00246937">
          <w:rPr>
            <w:rFonts w:cs="Times New Roman"/>
          </w:rPr>
          <w:t xml:space="preserve"> de Colaboración de la </w:t>
        </w:r>
      </w:ins>
      <w:ins w:id="506" w:author="Orion" w:date="2011-03-26T03:54:00Z">
        <w:r w:rsidR="006A1BB1" w:rsidRPr="00246937">
          <w:rPr>
            <w:rFonts w:cs="Times New Roman"/>
          </w:rPr>
          <w:t>g</w:t>
        </w:r>
      </w:ins>
      <w:ins w:id="507" w:author="Orion" w:date="2011-03-26T03:53:00Z">
        <w:r w:rsidR="006A1BB1" w:rsidRPr="00246937">
          <w:rPr>
            <w:rFonts w:cs="Times New Roman"/>
          </w:rPr>
          <w:t>esti</w:t>
        </w:r>
      </w:ins>
      <w:ins w:id="508" w:author="Orion" w:date="2011-03-26T03:54:00Z">
        <w:r w:rsidR="006A1BB1" w:rsidRPr="00246937">
          <w:rPr>
            <w:rFonts w:cs="Times New Roman"/>
          </w:rPr>
          <w:t>ón del Tráfico aéreo)</w:t>
        </w:r>
      </w:ins>
      <w:del w:id="509" w:author="Orion" w:date="2011-04-01T17:58:00Z">
        <w:r w:rsidRPr="00246937" w:rsidDel="008F5A24">
          <w:rPr>
            <w:rFonts w:cs="Times New Roman"/>
          </w:rPr>
          <w:delText xml:space="preserve"> </w:delText>
        </w:r>
      </w:del>
      <w:customXmlInsRangeStart w:id="510" w:author="Orion" w:date="2011-03-31T22:44:00Z"/>
      <w:sdt>
        <w:sdtPr>
          <w:rPr>
            <w:rFonts w:cs="Times New Roman"/>
          </w:rPr>
          <w:id w:val="-531874602"/>
          <w:citation/>
        </w:sdtPr>
        <w:sdtContent>
          <w:customXmlInsRangeEnd w:id="510"/>
          <w:ins w:id="511" w:author="Orion" w:date="2011-03-31T22:44:00Z">
            <w:r w:rsidR="00C0579F" w:rsidRPr="00246937">
              <w:rPr>
                <w:rFonts w:cs="Times New Roman"/>
                <w:rPrChange w:id="512" w:author="Orion" w:date="2011-04-24T22:32:00Z">
                  <w:rPr>
                    <w:rFonts w:ascii="Courier New" w:hAnsi="Courier New" w:cs="Courier New"/>
                  </w:rPr>
                </w:rPrChange>
              </w:rPr>
              <w:fldChar w:fldCharType="begin"/>
            </w:r>
            <w:r w:rsidR="00C0579F" w:rsidRPr="00246937">
              <w:rPr>
                <w:rFonts w:cs="Times New Roman"/>
                <w:rPrChange w:id="513" w:author="Orion" w:date="2011-04-24T22:32:00Z">
                  <w:rPr>
                    <w:rFonts w:ascii="Courier New" w:hAnsi="Courier New" w:cs="Courier New"/>
                  </w:rPr>
                </w:rPrChange>
              </w:rPr>
              <w:instrText xml:space="preserve"> CITATION Sha09 \l 3082 </w:instrText>
            </w:r>
          </w:ins>
          <w:r w:rsidR="00C0579F" w:rsidRPr="00246937">
            <w:rPr>
              <w:rFonts w:cs="Times New Roman"/>
              <w:rPrChange w:id="514" w:author="Orion" w:date="2011-04-24T22:32:00Z">
                <w:rPr>
                  <w:rFonts w:ascii="Courier New" w:hAnsi="Courier New" w:cs="Courier New"/>
                </w:rPr>
              </w:rPrChange>
            </w:rPr>
            <w:fldChar w:fldCharType="separate"/>
          </w:r>
          <w:r w:rsidR="00C1157B" w:rsidRPr="00C1157B">
            <w:rPr>
              <w:rFonts w:cs="Times New Roman"/>
              <w:noProof/>
            </w:rPr>
            <w:t>(9)</w:t>
          </w:r>
          <w:ins w:id="515" w:author="Orion" w:date="2011-03-31T22:44:00Z">
            <w:r w:rsidR="00C0579F" w:rsidRPr="00246937">
              <w:rPr>
                <w:rFonts w:cs="Times New Roman"/>
                <w:rPrChange w:id="516" w:author="Orion" w:date="2011-04-24T22:32:00Z">
                  <w:rPr>
                    <w:rFonts w:ascii="Courier New" w:hAnsi="Courier New" w:cs="Courier New"/>
                  </w:rPr>
                </w:rPrChange>
              </w:rPr>
              <w:fldChar w:fldCharType="end"/>
            </w:r>
          </w:ins>
          <w:customXmlInsRangeStart w:id="517" w:author="Orion" w:date="2011-03-31T22:44:00Z"/>
        </w:sdtContent>
      </w:sdt>
      <w:customXmlInsRangeEnd w:id="517"/>
      <w:del w:id="518" w:author="Orion" w:date="2011-03-31T22:43:00Z">
        <w:r w:rsidRPr="00246937" w:rsidDel="00C0579F">
          <w:rPr>
            <w:rFonts w:eastAsia="TimesNewRomanMS" w:cs="Times New Roman"/>
          </w:rPr>
          <w:delText>[11]</w:delText>
        </w:r>
      </w:del>
      <w:ins w:id="519" w:author="Orion" w:date="2011-05-02T20:43:00Z">
        <w:r w:rsidR="00D261CF">
          <w:rPr>
            <w:rFonts w:eastAsia="TimesNewRomanMS" w:cs="Times New Roman"/>
          </w:rPr>
          <w:t>.</w:t>
        </w:r>
      </w:ins>
      <w:del w:id="520" w:author="Orion" w:date="2011-05-02T20:43:00Z">
        <w:r w:rsidRPr="00246937" w:rsidDel="00D261CF">
          <w:rPr>
            <w:rFonts w:eastAsia="TimesNewRomanMS" w:cs="Times New Roman"/>
          </w:rPr>
          <w:delText xml:space="preserve"> </w:delText>
        </w:r>
      </w:del>
    </w:p>
    <w:p w14:paraId="43A08851" w14:textId="77777777" w:rsidR="00482521" w:rsidRDefault="00482521">
      <w:pPr>
        <w:jc w:val="both"/>
        <w:rPr>
          <w:ins w:id="521" w:author="Orion" w:date="2011-05-16T11:38:00Z"/>
          <w:rFonts w:cs="Times New Roman"/>
        </w:rPr>
      </w:pPr>
    </w:p>
    <w:p w14:paraId="59A2CDE3" w14:textId="6D28DB4C" w:rsidR="00026D82" w:rsidRDefault="00233DD2" w:rsidP="002D5955">
      <w:pPr>
        <w:jc w:val="both"/>
        <w:rPr>
          <w:rFonts w:cs="Times New Roman"/>
        </w:rPr>
      </w:pPr>
      <w:r>
        <w:rPr>
          <w:rFonts w:cs="Times New Roman"/>
        </w:rPr>
        <w:t xml:space="preserve">A pesar de su variedad y funcionalidad, </w:t>
      </w:r>
      <w:r w:rsidR="00A27703" w:rsidRPr="00026D82">
        <w:rPr>
          <w:rFonts w:cs="Times New Roman"/>
        </w:rPr>
        <w:t>la</w:t>
      </w:r>
      <w:r w:rsidR="00A27703">
        <w:rPr>
          <w:rFonts w:cs="Times New Roman"/>
        </w:rPr>
        <w:t>s</w:t>
      </w:r>
      <w:r w:rsidR="00A27703" w:rsidRPr="00026D82">
        <w:rPr>
          <w:rFonts w:cs="Times New Roman"/>
        </w:rPr>
        <w:t xml:space="preserve"> </w:t>
      </w:r>
      <w:r>
        <w:rPr>
          <w:rFonts w:cs="Times New Roman"/>
        </w:rPr>
        <w:t xml:space="preserve">herramientas de </w:t>
      </w:r>
      <w:r w:rsidR="00A27703" w:rsidRPr="00026D82">
        <w:rPr>
          <w:rFonts w:cs="Times New Roman"/>
        </w:rPr>
        <w:t>simulaci</w:t>
      </w:r>
      <w:r>
        <w:rPr>
          <w:rFonts w:cs="Times New Roman"/>
        </w:rPr>
        <w:t>ón</w:t>
      </w:r>
      <w:r w:rsidR="00A27703" w:rsidRPr="00026D82">
        <w:rPr>
          <w:rFonts w:cs="Times New Roman"/>
        </w:rPr>
        <w:t xml:space="preserve"> también presenta</w:t>
      </w:r>
      <w:r w:rsidR="00A27703">
        <w:rPr>
          <w:rFonts w:cs="Times New Roman"/>
        </w:rPr>
        <w:t>n</w:t>
      </w:r>
      <w:r w:rsidR="00A27703" w:rsidRPr="00026D82">
        <w:rPr>
          <w:rFonts w:cs="Times New Roman"/>
        </w:rPr>
        <w:t xml:space="preserve"> problemas. </w:t>
      </w:r>
      <w:r w:rsidR="00A27703">
        <w:rPr>
          <w:rFonts w:cs="Times New Roman"/>
        </w:rPr>
        <w:t>El principal es que los modelos siempre suponen una simplificación de la realidad, centrada en los aspectos que se consideran más relevantes. En un problema de la complejidad del tráfico aéreo, existen</w:t>
      </w:r>
      <w:r w:rsidR="00A27703" w:rsidRPr="00026D82">
        <w:rPr>
          <w:rFonts w:cs="Times New Roman"/>
        </w:rPr>
        <w:t xml:space="preserve"> muchos elementos </w:t>
      </w:r>
      <w:r w:rsidR="00A27703">
        <w:rPr>
          <w:rFonts w:cs="Times New Roman"/>
        </w:rPr>
        <w:t>a</w:t>
      </w:r>
      <w:r w:rsidR="00A27703" w:rsidRPr="00026D82">
        <w:rPr>
          <w:rFonts w:cs="Times New Roman"/>
        </w:rPr>
        <w:t xml:space="preserve"> estudiar, desde la física de los aviones al </w:t>
      </w:r>
      <w:r w:rsidR="00A27703">
        <w:rPr>
          <w:rFonts w:cs="Times New Roman"/>
        </w:rPr>
        <w:t xml:space="preserve">control del </w:t>
      </w:r>
      <w:r w:rsidR="00A27703" w:rsidRPr="00026D82">
        <w:rPr>
          <w:rFonts w:cs="Times New Roman"/>
        </w:rPr>
        <w:t xml:space="preserve">tráfico </w:t>
      </w:r>
      <w:r w:rsidR="00A27703">
        <w:rPr>
          <w:rFonts w:cs="Times New Roman"/>
        </w:rPr>
        <w:t>o las acciones de los actores</w:t>
      </w:r>
      <w:r w:rsidR="00A27703" w:rsidRPr="00026D82">
        <w:rPr>
          <w:rFonts w:cs="Times New Roman"/>
        </w:rPr>
        <w:t xml:space="preserve">, </w:t>
      </w:r>
      <w:r w:rsidR="00A27703">
        <w:rPr>
          <w:rFonts w:cs="Times New Roman"/>
        </w:rPr>
        <w:t>que están</w:t>
      </w:r>
      <w:r w:rsidR="00A27703" w:rsidRPr="00026D82">
        <w:rPr>
          <w:rFonts w:cs="Times New Roman"/>
        </w:rPr>
        <w:t xml:space="preserve"> mutuamente relacionados entre sí.</w:t>
      </w:r>
      <w:r w:rsidR="00A27703">
        <w:rPr>
          <w:rFonts w:cs="Times New Roman"/>
        </w:rPr>
        <w:t xml:space="preserve"> Obviar o simplificar algunos de estos elementos puede llevar a perder información relevante.</w:t>
      </w:r>
      <w:r>
        <w:rPr>
          <w:rFonts w:cs="Times New Roman"/>
        </w:rPr>
        <w:t xml:space="preserve"> Además</w:t>
      </w:r>
      <w:r w:rsidR="00BB1765" w:rsidRPr="00246937">
        <w:rPr>
          <w:rFonts w:cs="Times New Roman"/>
        </w:rPr>
        <w:t xml:space="preserve">, permiten </w:t>
      </w:r>
      <w:r w:rsidR="0037198D" w:rsidRPr="00172B86">
        <w:rPr>
          <w:rFonts w:cs="Times New Roman"/>
        </w:rPr>
        <w:t>escasa</w:t>
      </w:r>
      <w:r w:rsidR="0037198D" w:rsidRPr="00246937">
        <w:rPr>
          <w:rFonts w:cs="Times New Roman"/>
        </w:rPr>
        <w:t xml:space="preserve"> </w:t>
      </w:r>
      <w:r w:rsidR="00BB1765" w:rsidRPr="00246937">
        <w:rPr>
          <w:rFonts w:cs="Times New Roman"/>
        </w:rPr>
        <w:t>flexibilidad a la hora de querer introducir nuevos módulos</w:t>
      </w:r>
      <w:r w:rsidR="00BF4D37">
        <w:rPr>
          <w:rFonts w:cs="Times New Roman"/>
        </w:rPr>
        <w:t xml:space="preserve"> </w:t>
      </w:r>
      <w:r>
        <w:rPr>
          <w:rFonts w:cs="Times New Roman"/>
        </w:rPr>
        <w:t xml:space="preserve">para abordar necesidades diferentes, </w:t>
      </w:r>
      <w:r w:rsidR="00BF4D37">
        <w:rPr>
          <w:rFonts w:cs="Times New Roman"/>
        </w:rPr>
        <w:t xml:space="preserve">ya que suelen ser productos cerrados </w:t>
      </w:r>
      <w:r>
        <w:rPr>
          <w:rFonts w:cs="Times New Roman"/>
        </w:rPr>
        <w:t>en buena medida</w:t>
      </w:r>
      <w:r w:rsidR="00BF4D37">
        <w:rPr>
          <w:rFonts w:cs="Times New Roman"/>
        </w:rPr>
        <w:t>)</w:t>
      </w:r>
      <w:r w:rsidR="007C6E99" w:rsidRPr="00172B86">
        <w:rPr>
          <w:rFonts w:cs="Times New Roman"/>
        </w:rPr>
        <w:t xml:space="preserve"> y</w:t>
      </w:r>
      <w:r w:rsidR="007C6E99" w:rsidRPr="00246937">
        <w:rPr>
          <w:rFonts w:cs="Times New Roman"/>
        </w:rPr>
        <w:t xml:space="preserve"> </w:t>
      </w:r>
      <w:r w:rsidR="00BB1765" w:rsidRPr="00246937">
        <w:rPr>
          <w:rFonts w:cs="Times New Roman"/>
        </w:rPr>
        <w:t>hacen poca abstracción de</w:t>
      </w:r>
      <w:r>
        <w:rPr>
          <w:rFonts w:cs="Times New Roman"/>
        </w:rPr>
        <w:t xml:space="preserve"> </w:t>
      </w:r>
      <w:r w:rsidR="00BB1765" w:rsidRPr="00246937">
        <w:rPr>
          <w:rFonts w:cs="Times New Roman"/>
        </w:rPr>
        <w:t>l</w:t>
      </w:r>
      <w:r>
        <w:rPr>
          <w:rFonts w:cs="Times New Roman"/>
        </w:rPr>
        <w:t>a</w:t>
      </w:r>
      <w:r w:rsidR="00BB1765" w:rsidRPr="00246937">
        <w:rPr>
          <w:rFonts w:cs="Times New Roman"/>
        </w:rPr>
        <w:t xml:space="preserve"> </w:t>
      </w:r>
      <w:r>
        <w:rPr>
          <w:rFonts w:cs="Times New Roman"/>
        </w:rPr>
        <w:t>información a tratar</w:t>
      </w:r>
      <w:r w:rsidR="00216C93" w:rsidRPr="00172B86">
        <w:rPr>
          <w:rFonts w:cs="Times New Roman"/>
        </w:rPr>
        <w:t>.</w:t>
      </w:r>
      <w:r w:rsidR="00BB1765" w:rsidRPr="00246937">
        <w:rPr>
          <w:rFonts w:cs="Times New Roman"/>
        </w:rPr>
        <w:t xml:space="preserve"> </w:t>
      </w:r>
      <w:r>
        <w:rPr>
          <w:rFonts w:cs="Times New Roman"/>
        </w:rPr>
        <w:t xml:space="preserve">En atención a este último punto, </w:t>
      </w:r>
      <w:r w:rsidRPr="00482521">
        <w:rPr>
          <w:rFonts w:cs="Times New Roman"/>
        </w:rPr>
        <w:t xml:space="preserve">se trata de herramientas donde el conocimiento se encuentra </w:t>
      </w:r>
      <w:r>
        <w:rPr>
          <w:rFonts w:cs="Times New Roman"/>
        </w:rPr>
        <w:t xml:space="preserve">embebido </w:t>
      </w:r>
      <w:r w:rsidRPr="00482521">
        <w:rPr>
          <w:rFonts w:cs="Times New Roman"/>
        </w:rPr>
        <w:t>en el código, por lo q</w:t>
      </w:r>
      <w:r>
        <w:rPr>
          <w:rFonts w:cs="Times New Roman"/>
        </w:rPr>
        <w:t>ue resulta difícil de discutir,</w:t>
      </w:r>
      <w:r w:rsidRPr="00482521">
        <w:rPr>
          <w:rFonts w:cs="Times New Roman"/>
        </w:rPr>
        <w:t xml:space="preserve"> elaborar</w:t>
      </w:r>
      <w:r>
        <w:rPr>
          <w:rFonts w:cs="Times New Roman"/>
        </w:rPr>
        <w:t xml:space="preserve"> y actualizar</w:t>
      </w:r>
      <w:proofErr w:type="gramStart"/>
      <w:r w:rsidRPr="00482521">
        <w:rPr>
          <w:rFonts w:cs="Times New Roman"/>
        </w:rPr>
        <w:t>.</w:t>
      </w:r>
      <w:r w:rsidR="00216C93" w:rsidRPr="00172B86">
        <w:rPr>
          <w:rFonts w:cs="Times New Roman"/>
        </w:rPr>
        <w:t>.</w:t>
      </w:r>
      <w:proofErr w:type="gramEnd"/>
      <w:r w:rsidR="00BB1765" w:rsidRPr="00246937">
        <w:rPr>
          <w:rFonts w:cs="Times New Roman"/>
        </w:rPr>
        <w:t xml:space="preserve"> </w:t>
      </w:r>
      <w:r w:rsidR="00A741A8" w:rsidRPr="00172B86">
        <w:rPr>
          <w:rFonts w:cs="Times New Roman"/>
        </w:rPr>
        <w:t>Destacar también</w:t>
      </w:r>
      <w:r w:rsidR="00BB1765" w:rsidRPr="00246937">
        <w:rPr>
          <w:rFonts w:cs="Times New Roman"/>
        </w:rPr>
        <w:t xml:space="preserve"> que </w:t>
      </w:r>
      <w:r w:rsidR="00850191">
        <w:rPr>
          <w:rFonts w:cs="Times New Roman"/>
        </w:rPr>
        <w:t xml:space="preserve">en la mayoría de los casos </w:t>
      </w:r>
      <w:r>
        <w:rPr>
          <w:rFonts w:cs="Times New Roman"/>
        </w:rPr>
        <w:t xml:space="preserve">estos sistemas </w:t>
      </w:r>
      <w:r w:rsidR="00BB1765" w:rsidRPr="00246937">
        <w:rPr>
          <w:rFonts w:cs="Times New Roman"/>
        </w:rPr>
        <w:t xml:space="preserve">no modelan </w:t>
      </w:r>
      <w:r w:rsidR="002F41ED" w:rsidRPr="00172B86">
        <w:rPr>
          <w:rFonts w:cs="Times New Roman"/>
        </w:rPr>
        <w:t>ni</w:t>
      </w:r>
      <w:r w:rsidR="002F41ED" w:rsidRPr="00246937">
        <w:rPr>
          <w:rFonts w:cs="Times New Roman"/>
        </w:rPr>
        <w:t xml:space="preserve"> </w:t>
      </w:r>
      <w:r w:rsidR="00BB1765" w:rsidRPr="00246937">
        <w:rPr>
          <w:rFonts w:cs="Times New Roman"/>
        </w:rPr>
        <w:t xml:space="preserve">comportamientos </w:t>
      </w:r>
      <w:r w:rsidR="00E622AF" w:rsidRPr="00172B86">
        <w:rPr>
          <w:rFonts w:cs="Times New Roman"/>
        </w:rPr>
        <w:t>ni</w:t>
      </w:r>
      <w:r w:rsidR="00E622AF" w:rsidRPr="00246937">
        <w:rPr>
          <w:rFonts w:cs="Times New Roman"/>
        </w:rPr>
        <w:t xml:space="preserve"> </w:t>
      </w:r>
      <w:r w:rsidR="00BB1765" w:rsidRPr="00246937">
        <w:rPr>
          <w:rFonts w:cs="Times New Roman"/>
        </w:rPr>
        <w:t xml:space="preserve">conductas de los </w:t>
      </w:r>
      <w:r w:rsidR="008F08F5" w:rsidRPr="00172B86">
        <w:rPr>
          <w:rFonts w:cs="Times New Roman"/>
        </w:rPr>
        <w:t>humanos que intervienen en ellas (</w:t>
      </w:r>
      <w:r>
        <w:rPr>
          <w:rFonts w:cs="Times New Roman"/>
        </w:rPr>
        <w:t xml:space="preserve">ej. </w:t>
      </w:r>
      <w:r w:rsidR="008F08F5" w:rsidRPr="00172B86">
        <w:rPr>
          <w:rFonts w:cs="Times New Roman"/>
        </w:rPr>
        <w:t>pilotos</w:t>
      </w:r>
      <w:r w:rsidR="002F6CE4">
        <w:rPr>
          <w:rFonts w:cs="Times New Roman"/>
        </w:rPr>
        <w:t xml:space="preserve"> y</w:t>
      </w:r>
      <w:r w:rsidR="008F08F5" w:rsidRPr="00172B86">
        <w:rPr>
          <w:rFonts w:cs="Times New Roman"/>
        </w:rPr>
        <w:t xml:space="preserve"> controladores)</w:t>
      </w:r>
      <w:r w:rsidR="00BB1765" w:rsidRPr="00246937">
        <w:rPr>
          <w:rFonts w:cs="Times New Roman"/>
        </w:rPr>
        <w:t>, ni la</w:t>
      </w:r>
      <w:r w:rsidR="002F6CE4">
        <w:rPr>
          <w:rFonts w:cs="Times New Roman"/>
        </w:rPr>
        <w:t>s</w:t>
      </w:r>
      <w:r w:rsidR="00BB1765" w:rsidRPr="00246937">
        <w:rPr>
          <w:rFonts w:cs="Times New Roman"/>
        </w:rPr>
        <w:t xml:space="preserve"> interrelaci</w:t>
      </w:r>
      <w:r w:rsidR="002F6CE4">
        <w:rPr>
          <w:rFonts w:cs="Times New Roman"/>
        </w:rPr>
        <w:t>o</w:t>
      </w:r>
      <w:r w:rsidR="00BB1765" w:rsidRPr="00246937">
        <w:rPr>
          <w:rFonts w:cs="Times New Roman"/>
        </w:rPr>
        <w:t>n</w:t>
      </w:r>
      <w:r w:rsidR="002F6CE4">
        <w:rPr>
          <w:rFonts w:cs="Times New Roman"/>
        </w:rPr>
        <w:t>es</w:t>
      </w:r>
      <w:r w:rsidR="00BB1765" w:rsidRPr="00246937">
        <w:rPr>
          <w:rFonts w:cs="Times New Roman"/>
        </w:rPr>
        <w:t xml:space="preserve"> entre ellos o con otros elementos externos.</w:t>
      </w:r>
      <w:r w:rsidR="00F06242">
        <w:rPr>
          <w:rFonts w:cs="Times New Roman"/>
        </w:rPr>
        <w:t xml:space="preserve"> </w:t>
      </w:r>
      <w:r w:rsidR="002F6CE4" w:rsidRPr="00975CAB">
        <w:rPr>
          <w:rFonts w:cs="Times New Roman"/>
        </w:rPr>
        <w:t xml:space="preserve">Históricamente las tecnologías basadas en simulación de aviación se han enfocado más en los aspectos funcionales o técnicos de la simulación pero fijándonos en que un tercio de los accidentes aéreos se deben a errores de los pilotos </w:t>
      </w:r>
      <w:sdt>
        <w:sdtPr>
          <w:rPr>
            <w:rFonts w:cs="Times New Roman"/>
          </w:rPr>
          <w:id w:val="446430226"/>
          <w:citation/>
        </w:sdtPr>
        <w:sdtContent>
          <w:r w:rsidR="002F6CE4" w:rsidRPr="00975CAB">
            <w:rPr>
              <w:rFonts w:cs="Times New Roman"/>
            </w:rPr>
            <w:fldChar w:fldCharType="begin"/>
          </w:r>
          <w:r w:rsidR="002F6CE4" w:rsidRPr="00975CAB">
            <w:rPr>
              <w:rFonts w:cs="Times New Roman"/>
            </w:rPr>
            <w:instrText xml:space="preserve"> CITATION Foy05 \l 3082 </w:instrText>
          </w:r>
          <w:r w:rsidR="002F6CE4" w:rsidRPr="00975CAB">
            <w:rPr>
              <w:rFonts w:cs="Times New Roman"/>
            </w:rPr>
            <w:fldChar w:fldCharType="separate"/>
          </w:r>
          <w:r w:rsidR="00C1157B" w:rsidRPr="00C1157B">
            <w:rPr>
              <w:rFonts w:cs="Times New Roman"/>
              <w:noProof/>
            </w:rPr>
            <w:t>(10)</w:t>
          </w:r>
          <w:r w:rsidR="002F6CE4" w:rsidRPr="00975CAB">
            <w:rPr>
              <w:rFonts w:cs="Times New Roman"/>
            </w:rPr>
            <w:fldChar w:fldCharType="end"/>
          </w:r>
        </w:sdtContent>
      </w:sdt>
      <w:r w:rsidR="002F6CE4" w:rsidRPr="00975CAB">
        <w:rPr>
          <w:rFonts w:cs="Times New Roman"/>
        </w:rPr>
        <w:t xml:space="preserve"> parece interesante tener en cuenta el comportamiento, actitud o estado de un piloto en un determinado momento.</w:t>
      </w:r>
      <w:r w:rsidR="00F06242">
        <w:rPr>
          <w:rFonts w:cs="Times New Roman"/>
        </w:rPr>
        <w:t xml:space="preserve"> </w:t>
      </w:r>
    </w:p>
    <w:p w14:paraId="70A6031A" w14:textId="77777777" w:rsidR="00F06242" w:rsidRDefault="00F06242" w:rsidP="002D5955">
      <w:pPr>
        <w:jc w:val="both"/>
        <w:rPr>
          <w:ins w:id="522" w:author="IO" w:date="2011-06-09T12:13:00Z"/>
          <w:rFonts w:cs="Times New Roman"/>
        </w:rPr>
      </w:pPr>
    </w:p>
    <w:p w14:paraId="2BD1FBAD" w14:textId="12C494C9" w:rsidR="004F45E4" w:rsidRDefault="004F45E4" w:rsidP="002F6CE4">
      <w:pPr>
        <w:autoSpaceDE w:val="0"/>
        <w:jc w:val="both"/>
        <w:rPr>
          <w:ins w:id="523" w:author="IO" w:date="2011-06-09T12:53:00Z"/>
          <w:rFonts w:cs="Times New Roman"/>
        </w:rPr>
      </w:pPr>
      <w:ins w:id="524" w:author="IO" w:date="2011-06-09T12:43:00Z">
        <w:r>
          <w:rPr>
            <w:rFonts w:cs="Times New Roman"/>
          </w:rPr>
          <w:t xml:space="preserve">Con vistas a abordar los problemas anteriores, este trabajo se plantea </w:t>
        </w:r>
      </w:ins>
      <w:ins w:id="525" w:author="IO" w:date="2011-06-09T12:49:00Z">
        <w:r>
          <w:rPr>
            <w:rFonts w:cs="Times New Roman"/>
          </w:rPr>
          <w:t xml:space="preserve">la necesidad de desarrollar </w:t>
        </w:r>
      </w:ins>
      <w:ins w:id="526" w:author="IO" w:date="2011-06-09T12:13:00Z">
        <w:r w:rsidR="002F6CE4" w:rsidRPr="00FC2A51">
          <w:rPr>
            <w:rFonts w:cs="Times New Roman"/>
          </w:rPr>
          <w:t>plataformas de simulación que hagan explícit</w:t>
        </w:r>
      </w:ins>
      <w:ins w:id="527" w:author="IO" w:date="2011-06-09T12:49:00Z">
        <w:r>
          <w:rPr>
            <w:rFonts w:cs="Times New Roman"/>
          </w:rPr>
          <w:t>a</w:t>
        </w:r>
      </w:ins>
      <w:ins w:id="528" w:author="IO" w:date="2011-06-09T12:13:00Z">
        <w:r w:rsidR="002F6CE4" w:rsidRPr="00FC2A51">
          <w:rPr>
            <w:rFonts w:cs="Times New Roman"/>
          </w:rPr>
          <w:t xml:space="preserve"> </w:t>
        </w:r>
      </w:ins>
      <w:ins w:id="529" w:author="IO" w:date="2011-06-09T12:49:00Z">
        <w:r>
          <w:rPr>
            <w:rFonts w:cs="Times New Roman"/>
          </w:rPr>
          <w:t>l</w:t>
        </w:r>
      </w:ins>
      <w:ins w:id="530" w:author="IO" w:date="2011-06-09T12:13:00Z">
        <w:r w:rsidR="002F6CE4" w:rsidRPr="00FC2A51">
          <w:rPr>
            <w:rFonts w:cs="Times New Roman"/>
          </w:rPr>
          <w:t xml:space="preserve">a información </w:t>
        </w:r>
      </w:ins>
      <w:ins w:id="531" w:author="IO" w:date="2011-06-09T12:49:00Z">
        <w:r>
          <w:rPr>
            <w:rFonts w:cs="Times New Roman"/>
          </w:rPr>
          <w:t>manejada</w:t>
        </w:r>
      </w:ins>
      <w:ins w:id="532" w:author="IO" w:date="2011-06-09T12:50:00Z">
        <w:r>
          <w:rPr>
            <w:rFonts w:cs="Times New Roman"/>
          </w:rPr>
          <w:t xml:space="preserve"> al nivel de abstracción de los expertos en el dominio, y cuya traslación al código sea precisa. </w:t>
        </w:r>
      </w:ins>
      <w:ins w:id="533" w:author="IO" w:date="2011-06-09T12:13:00Z">
        <w:r w:rsidR="002F6CE4">
          <w:rPr>
            <w:rFonts w:cs="Times New Roman"/>
          </w:rPr>
          <w:t>P</w:t>
        </w:r>
      </w:ins>
      <w:ins w:id="534" w:author="IO" w:date="2011-06-09T12:51:00Z">
        <w:r>
          <w:rPr>
            <w:rFonts w:cs="Times New Roman"/>
          </w:rPr>
          <w:t>ara</w:t>
        </w:r>
      </w:ins>
      <w:ins w:id="535" w:author="IO" w:date="2011-06-09T12:13:00Z">
        <w:r w:rsidR="002F6CE4">
          <w:rPr>
            <w:rFonts w:cs="Times New Roman"/>
          </w:rPr>
          <w:t xml:space="preserve"> ello se considera</w:t>
        </w:r>
      </w:ins>
      <w:ins w:id="536" w:author="IO" w:date="2011-06-09T12:51:00Z">
        <w:r>
          <w:rPr>
            <w:rFonts w:cs="Times New Roman"/>
          </w:rPr>
          <w:t>n</w:t>
        </w:r>
      </w:ins>
      <w:ins w:id="537" w:author="IO" w:date="2011-06-09T12:13:00Z">
        <w:r w:rsidR="002F6CE4" w:rsidRPr="00FC2A51">
          <w:rPr>
            <w:rFonts w:cs="Times New Roman"/>
          </w:rPr>
          <w:t xml:space="preserve"> propuestas de </w:t>
        </w:r>
      </w:ins>
      <w:ins w:id="538" w:author="IO" w:date="2011-06-09T12:51:00Z">
        <w:r>
          <w:rPr>
            <w:rFonts w:cs="Times New Roman"/>
          </w:rPr>
          <w:t>ingeniería</w:t>
        </w:r>
      </w:ins>
      <w:ins w:id="539" w:author="IO" w:date="2011-06-09T12:13:00Z">
        <w:r w:rsidR="002F6CE4" w:rsidRPr="00FC2A51">
          <w:rPr>
            <w:rFonts w:cs="Times New Roman"/>
          </w:rPr>
          <w:t xml:space="preserve"> dirigid</w:t>
        </w:r>
      </w:ins>
      <w:ins w:id="540" w:author="IO" w:date="2011-06-09T12:51:00Z">
        <w:r>
          <w:rPr>
            <w:rFonts w:cs="Times New Roman"/>
          </w:rPr>
          <w:t>a</w:t>
        </w:r>
      </w:ins>
      <w:ins w:id="541" w:author="IO" w:date="2011-06-09T12:13:00Z">
        <w:r w:rsidR="002F6CE4" w:rsidRPr="00FC2A51">
          <w:rPr>
            <w:rFonts w:cs="Times New Roman"/>
          </w:rPr>
          <w:t xml:space="preserve"> por modelos (MDE</w:t>
        </w:r>
        <w:r w:rsidR="002F6CE4">
          <w:rPr>
            <w:rFonts w:cs="Times New Roman"/>
          </w:rPr>
          <w:t xml:space="preserve">, </w:t>
        </w:r>
        <w:proofErr w:type="spellStart"/>
        <w:r w:rsidR="002F6CE4" w:rsidRPr="004F45E4">
          <w:rPr>
            <w:rFonts w:cs="Times New Roman"/>
            <w:i/>
            <w:rPrChange w:id="542" w:author="IO" w:date="2011-06-09T12:51:00Z">
              <w:rPr>
                <w:rFonts w:cs="Times New Roman"/>
              </w:rPr>
            </w:rPrChange>
          </w:rPr>
          <w:t>Model-Driven</w:t>
        </w:r>
        <w:proofErr w:type="spellEnd"/>
        <w:r w:rsidR="002F6CE4" w:rsidRPr="004F45E4">
          <w:rPr>
            <w:rFonts w:cs="Times New Roman"/>
            <w:i/>
            <w:rPrChange w:id="543" w:author="IO" w:date="2011-06-09T12:51:00Z">
              <w:rPr>
                <w:rFonts w:cs="Times New Roman"/>
              </w:rPr>
            </w:rPrChange>
          </w:rPr>
          <w:t xml:space="preserve"> </w:t>
        </w:r>
        <w:proofErr w:type="spellStart"/>
        <w:r w:rsidR="002F6CE4" w:rsidRPr="004F45E4">
          <w:rPr>
            <w:rFonts w:cs="Times New Roman"/>
            <w:i/>
            <w:rPrChange w:id="544" w:author="IO" w:date="2011-06-09T12:51:00Z">
              <w:rPr>
                <w:rFonts w:cs="Times New Roman"/>
              </w:rPr>
            </w:rPrChange>
          </w:rPr>
          <w:t>Engineering</w:t>
        </w:r>
        <w:proofErr w:type="spellEnd"/>
        <w:r w:rsidR="002F6CE4" w:rsidRPr="00FC2A51">
          <w:rPr>
            <w:rFonts w:cs="Times New Roman"/>
          </w:rPr>
          <w:t>).</w:t>
        </w:r>
        <w:r w:rsidR="002F6CE4">
          <w:rPr>
            <w:rFonts w:cs="Times New Roman"/>
          </w:rPr>
          <w:t xml:space="preserve"> La MDE</w:t>
        </w:r>
        <w:del w:id="545" w:author="Orion" w:date="2011-06-11T11:43:00Z">
          <w:r w:rsidR="002F6CE4" w:rsidDel="00AF3D37">
            <w:rPr>
              <w:rFonts w:cs="Times New Roman"/>
            </w:rPr>
            <w:delText xml:space="preserve"> </w:delText>
          </w:r>
        </w:del>
      </w:ins>
      <w:ins w:id="546" w:author="Orion" w:date="2011-06-11T11:43:00Z">
        <w:r w:rsidR="00AF3D37">
          <w:rPr>
            <w:rFonts w:cs="Times New Roman"/>
          </w:rPr>
          <w:t xml:space="preserve"> </w:t>
        </w:r>
      </w:ins>
      <w:customXmlInsRangeStart w:id="547" w:author="Orion" w:date="2011-06-11T11:42:00Z"/>
      <w:sdt>
        <w:sdtPr>
          <w:rPr>
            <w:rFonts w:cs="Times New Roman"/>
          </w:rPr>
          <w:id w:val="1098062628"/>
          <w:citation/>
        </w:sdtPr>
        <w:sdtContent>
          <w:customXmlInsRangeEnd w:id="547"/>
          <w:ins w:id="548" w:author="Orion" w:date="2011-06-11T11:42:00Z">
            <w:r w:rsidR="00BF74B9">
              <w:rPr>
                <w:rFonts w:cs="Times New Roman"/>
              </w:rPr>
              <w:fldChar w:fldCharType="begin"/>
            </w:r>
            <w:r w:rsidR="00BF74B9">
              <w:rPr>
                <w:rFonts w:cs="Times New Roman"/>
              </w:rPr>
              <w:instrText xml:space="preserve"> CITATION Fra03 \l 3082 </w:instrText>
            </w:r>
          </w:ins>
          <w:r w:rsidR="00BF74B9">
            <w:rPr>
              <w:rFonts w:cs="Times New Roman"/>
            </w:rPr>
            <w:fldChar w:fldCharType="separate"/>
          </w:r>
          <w:r w:rsidR="00C1157B" w:rsidRPr="00C1157B">
            <w:rPr>
              <w:rFonts w:cs="Times New Roman"/>
              <w:noProof/>
            </w:rPr>
            <w:t>(11)</w:t>
          </w:r>
          <w:ins w:id="549" w:author="Orion" w:date="2011-06-11T11:42:00Z">
            <w:r w:rsidR="00BF74B9">
              <w:rPr>
                <w:rFonts w:cs="Times New Roman"/>
              </w:rPr>
              <w:fldChar w:fldCharType="end"/>
            </w:r>
          </w:ins>
          <w:customXmlInsRangeStart w:id="550" w:author="Orion" w:date="2011-06-11T11:42:00Z"/>
        </w:sdtContent>
      </w:sdt>
      <w:customXmlInsRangeEnd w:id="550"/>
      <w:ins w:id="551" w:author="Orion" w:date="2011-06-11T11:42:00Z">
        <w:r w:rsidR="00BF74B9">
          <w:rPr>
            <w:rFonts w:cs="Times New Roman"/>
          </w:rPr>
          <w:t xml:space="preserve"> </w:t>
        </w:r>
      </w:ins>
      <w:ins w:id="552" w:author="IO" w:date="2011-06-09T12:13:00Z">
        <w:r w:rsidR="002F6CE4">
          <w:rPr>
            <w:rFonts w:cs="Times New Roman"/>
          </w:rPr>
          <w:t xml:space="preserve">es un paradigma de </w:t>
        </w:r>
      </w:ins>
      <w:ins w:id="553" w:author="IO" w:date="2011-06-09T12:52:00Z">
        <w:r>
          <w:rPr>
            <w:rFonts w:cs="Times New Roman"/>
          </w:rPr>
          <w:t>desarrollo</w:t>
        </w:r>
      </w:ins>
      <w:ins w:id="554" w:author="IO" w:date="2011-06-09T12:13:00Z">
        <w:r w:rsidR="002F6CE4">
          <w:rPr>
            <w:rFonts w:cs="Times New Roman"/>
          </w:rPr>
          <w:t xml:space="preserve"> </w:t>
        </w:r>
      </w:ins>
      <w:ins w:id="555" w:author="IO" w:date="2011-06-09T12:52:00Z">
        <w:r>
          <w:rPr>
            <w:rFonts w:cs="Times New Roman"/>
          </w:rPr>
          <w:t>en el que los sistemas se abordan</w:t>
        </w:r>
      </w:ins>
      <w:ins w:id="556" w:author="IO" w:date="2011-06-09T12:13:00Z">
        <w:r w:rsidR="002F6CE4">
          <w:rPr>
            <w:rFonts w:cs="Times New Roman"/>
          </w:rPr>
          <w:t xml:space="preserve"> </w:t>
        </w:r>
      </w:ins>
      <w:ins w:id="557" w:author="IO" w:date="2011-06-09T12:52:00Z">
        <w:r>
          <w:rPr>
            <w:rFonts w:cs="Times New Roman"/>
          </w:rPr>
          <w:t>en base a</w:t>
        </w:r>
      </w:ins>
      <w:ins w:id="558" w:author="IO" w:date="2011-06-09T12:13:00Z">
        <w:r w:rsidR="002F6CE4">
          <w:rPr>
            <w:rFonts w:cs="Times New Roman"/>
          </w:rPr>
          <w:t xml:space="preserve"> una serie de modelos que describen </w:t>
        </w:r>
      </w:ins>
      <w:ins w:id="559" w:author="IO" w:date="2011-06-09T12:52:00Z">
        <w:r>
          <w:rPr>
            <w:rFonts w:cs="Times New Roman"/>
          </w:rPr>
          <w:t>las</w:t>
        </w:r>
      </w:ins>
      <w:ins w:id="560" w:author="IO" w:date="2011-06-09T12:13:00Z">
        <w:r w:rsidR="002F6CE4">
          <w:rPr>
            <w:rFonts w:cs="Times New Roman"/>
          </w:rPr>
          <w:t xml:space="preserve"> entidades </w:t>
        </w:r>
      </w:ins>
      <w:ins w:id="561" w:author="IO" w:date="2011-06-09T12:52:00Z">
        <w:r>
          <w:rPr>
            <w:rFonts w:cs="Times New Roman"/>
          </w:rPr>
          <w:t>d</w:t>
        </w:r>
      </w:ins>
      <w:ins w:id="562" w:author="IO" w:date="2011-06-09T12:13:00Z">
        <w:r w:rsidR="002F6CE4">
          <w:rPr>
            <w:rFonts w:cs="Times New Roman"/>
          </w:rPr>
          <w:t>el sistema</w:t>
        </w:r>
      </w:ins>
      <w:ins w:id="563" w:author="IO" w:date="2011-06-09T12:52:00Z">
        <w:r>
          <w:rPr>
            <w:rFonts w:cs="Times New Roman"/>
          </w:rPr>
          <w:t xml:space="preserve"> desde diferentes perspectivas</w:t>
        </w:r>
      </w:ins>
      <w:ins w:id="564" w:author="IO" w:date="2011-06-09T12:13:00Z">
        <w:r w:rsidR="002F6CE4">
          <w:rPr>
            <w:rFonts w:cs="Times New Roman"/>
          </w:rPr>
          <w:t xml:space="preserve">. </w:t>
        </w:r>
      </w:ins>
      <w:ins w:id="565" w:author="IO" w:date="2011-06-09T12:53:00Z">
        <w:r>
          <w:rPr>
            <w:rFonts w:cs="Times New Roman"/>
          </w:rPr>
          <w:t xml:space="preserve">Estos modelos son después sometidos a transformaciones </w:t>
        </w:r>
        <w:proofErr w:type="spellStart"/>
        <w:r>
          <w:rPr>
            <w:rFonts w:cs="Times New Roman"/>
          </w:rPr>
          <w:t>semi</w:t>
        </w:r>
        <w:proofErr w:type="spellEnd"/>
        <w:r>
          <w:rPr>
            <w:rFonts w:cs="Times New Roman"/>
          </w:rPr>
          <w:t>-automatizadas para obtener el resto de productos del desarrollo, como código, documentación o pruebas.</w:t>
        </w:r>
      </w:ins>
    </w:p>
    <w:p w14:paraId="31B0DFCF" w14:textId="77777777" w:rsidR="004F45E4" w:rsidRDefault="004F45E4" w:rsidP="002F6CE4">
      <w:pPr>
        <w:autoSpaceDE w:val="0"/>
        <w:jc w:val="both"/>
        <w:rPr>
          <w:ins w:id="566" w:author="IO" w:date="2011-06-09T12:53:00Z"/>
          <w:rFonts w:cs="Times New Roman"/>
        </w:rPr>
      </w:pPr>
    </w:p>
    <w:p w14:paraId="7364675F" w14:textId="74735B7E" w:rsidR="002F6CE4" w:rsidRDefault="00CE585F" w:rsidP="00624282">
      <w:pPr>
        <w:autoSpaceDE w:val="0"/>
        <w:jc w:val="both"/>
        <w:rPr>
          <w:ins w:id="567" w:author="IO" w:date="2011-06-09T12:13:00Z"/>
          <w:rFonts w:eastAsia="Times New Roman" w:cs="Times New Roman"/>
        </w:rPr>
      </w:pPr>
      <w:ins w:id="568" w:author="IO" w:date="2011-06-09T12:54:00Z">
        <w:r>
          <w:rPr>
            <w:rFonts w:cs="Times New Roman"/>
          </w:rPr>
          <w:t>Con vistas a facilitar el modelado a alto nivel de sistemas relacionados con el tráfico aéreo, y prestando especial atenci</w:t>
        </w:r>
      </w:ins>
      <w:ins w:id="569" w:author="IO" w:date="2011-06-09T12:55:00Z">
        <w:r>
          <w:rPr>
            <w:rFonts w:cs="Times New Roman"/>
          </w:rPr>
          <w:t xml:space="preserve">ón a los aspectos humanos del mismo, se considera especialmente apropiadas las aproximaciones basadas en agentes. </w:t>
        </w:r>
      </w:ins>
      <w:ins w:id="570" w:author="IO" w:date="2011-06-09T13:04:00Z">
        <w:r w:rsidR="007624CD">
          <w:rPr>
            <w:rFonts w:cs="Times New Roman"/>
          </w:rPr>
          <w:t xml:space="preserve">El </w:t>
        </w:r>
      </w:ins>
      <w:ins w:id="571" w:author="IO" w:date="2011-06-09T12:13:00Z">
        <w:r w:rsidR="002F6CE4" w:rsidRPr="00FC2A51">
          <w:rPr>
            <w:rFonts w:cs="Times New Roman"/>
          </w:rPr>
          <w:t>Modelado Basado en Agentes</w:t>
        </w:r>
      </w:ins>
      <w:ins w:id="572" w:author="IO" w:date="2011-06-09T13:04:00Z">
        <w:r w:rsidR="007624CD">
          <w:rPr>
            <w:rFonts w:cs="Times New Roman"/>
          </w:rPr>
          <w:t xml:space="preserve"> (ABM, </w:t>
        </w:r>
        <w:proofErr w:type="spellStart"/>
        <w:r w:rsidR="007624CD" w:rsidRPr="007624CD">
          <w:rPr>
            <w:rFonts w:cs="Times New Roman"/>
            <w:i/>
            <w:rPrChange w:id="573" w:author="IO" w:date="2011-06-09T13:05:00Z">
              <w:rPr>
                <w:rFonts w:cs="Times New Roman"/>
              </w:rPr>
            </w:rPrChange>
          </w:rPr>
          <w:t>Agent-Based</w:t>
        </w:r>
        <w:proofErr w:type="spellEnd"/>
        <w:r w:rsidR="007624CD" w:rsidRPr="007624CD">
          <w:rPr>
            <w:rFonts w:cs="Times New Roman"/>
            <w:i/>
            <w:rPrChange w:id="574" w:author="IO" w:date="2011-06-09T13:05:00Z">
              <w:rPr>
                <w:rFonts w:cs="Times New Roman"/>
              </w:rPr>
            </w:rPrChange>
          </w:rPr>
          <w:t xml:space="preserve"> </w:t>
        </w:r>
        <w:proofErr w:type="spellStart"/>
        <w:r w:rsidR="007624CD" w:rsidRPr="007624CD">
          <w:rPr>
            <w:rFonts w:cs="Times New Roman"/>
            <w:i/>
            <w:rPrChange w:id="575" w:author="IO" w:date="2011-06-09T13:05:00Z">
              <w:rPr>
                <w:rFonts w:cs="Times New Roman"/>
              </w:rPr>
            </w:rPrChange>
          </w:rPr>
          <w:t>Modelling</w:t>
        </w:r>
      </w:ins>
      <w:proofErr w:type="spellEnd"/>
      <w:ins w:id="576" w:author="IO" w:date="2011-06-09T12:13:00Z">
        <w:r w:rsidR="002F6CE4" w:rsidRPr="00FC2A51">
          <w:rPr>
            <w:rFonts w:cs="Times New Roman"/>
          </w:rPr>
          <w:t>)</w:t>
        </w:r>
      </w:ins>
      <w:ins w:id="577" w:author="IO" w:date="2011-06-09T13:05:00Z">
        <w:r w:rsidR="007624CD">
          <w:rPr>
            <w:rFonts w:cs="Times New Roman"/>
          </w:rPr>
          <w:t xml:space="preserve"> usa como su principal abstracción los</w:t>
        </w:r>
      </w:ins>
      <w:ins w:id="578" w:author="IO" w:date="2011-06-09T12:13:00Z">
        <w:r w:rsidR="002F6CE4" w:rsidRPr="00975CAB">
          <w:rPr>
            <w:rFonts w:cs="Times New Roman"/>
          </w:rPr>
          <w:t xml:space="preserve"> </w:t>
        </w:r>
        <w:r w:rsidR="002F6CE4" w:rsidRPr="007624CD">
          <w:rPr>
            <w:rFonts w:cs="Times New Roman"/>
            <w:i/>
            <w:rPrChange w:id="579" w:author="IO" w:date="2011-06-09T13:05:00Z">
              <w:rPr>
                <w:rFonts w:cs="Times New Roman"/>
              </w:rPr>
            </w:rPrChange>
          </w:rPr>
          <w:t>agentes</w:t>
        </w:r>
      </w:ins>
      <w:ins w:id="580" w:author="IO" w:date="2011-06-09T13:05:00Z">
        <w:r w:rsidR="007624CD">
          <w:rPr>
            <w:rFonts w:cs="Times New Roman"/>
          </w:rPr>
          <w:t xml:space="preserve">, que son </w:t>
        </w:r>
      </w:ins>
      <w:ins w:id="581" w:author="IO" w:date="2011-06-09T12:13:00Z">
        <w:r w:rsidR="002F6CE4" w:rsidRPr="00975CAB">
          <w:rPr>
            <w:rFonts w:eastAsia="Times New Roman" w:cs="Times New Roman"/>
          </w:rPr>
          <w:t>abstracciones computacionales intencionales y sociales</w:t>
        </w:r>
      </w:ins>
      <w:ins w:id="582" w:author="Orion" w:date="2011-06-11T14:58:00Z">
        <w:r w:rsidR="00624282">
          <w:rPr>
            <w:rFonts w:eastAsia="Times New Roman" w:cs="Times New Roman"/>
          </w:rPr>
          <w:t xml:space="preserve">. Esto quiere decir, que persiguen una serie de objetivos y dependen </w:t>
        </w:r>
      </w:ins>
      <w:ins w:id="583" w:author="Orion" w:date="2011-06-11T14:59:00Z">
        <w:r w:rsidR="00624282">
          <w:rPr>
            <w:rFonts w:eastAsia="Times New Roman" w:cs="Times New Roman"/>
          </w:rPr>
          <w:t>e</w:t>
        </w:r>
      </w:ins>
      <w:ins w:id="584" w:author="Orion" w:date="2011-06-11T14:58:00Z">
        <w:r w:rsidR="00624282">
          <w:rPr>
            <w:rFonts w:eastAsia="Times New Roman" w:cs="Times New Roman"/>
          </w:rPr>
          <w:t xml:space="preserve"> interactúan con los otros a</w:t>
        </w:r>
      </w:ins>
      <w:ins w:id="585" w:author="Orion" w:date="2011-06-11T14:59:00Z">
        <w:r w:rsidR="00624282">
          <w:rPr>
            <w:rFonts w:eastAsia="Times New Roman" w:cs="Times New Roman"/>
          </w:rPr>
          <w:t>gentes que hay en el sistema</w:t>
        </w:r>
        <w:proofErr w:type="gramStart"/>
        <w:r w:rsidR="00624282">
          <w:rPr>
            <w:rFonts w:eastAsia="Times New Roman" w:cs="Times New Roman"/>
          </w:rPr>
          <w:t>.</w:t>
        </w:r>
      </w:ins>
      <w:ins w:id="586" w:author="IO" w:date="2011-06-09T13:05:00Z">
        <w:r w:rsidR="007624CD">
          <w:rPr>
            <w:rFonts w:eastAsia="Times New Roman" w:cs="Times New Roman"/>
          </w:rPr>
          <w:t>.</w:t>
        </w:r>
        <w:proofErr w:type="gramEnd"/>
        <w:r w:rsidR="007624CD">
          <w:rPr>
            <w:rFonts w:eastAsia="Times New Roman" w:cs="Times New Roman"/>
          </w:rPr>
          <w:t xml:space="preserve"> Por estos motivos</w:t>
        </w:r>
      </w:ins>
      <w:ins w:id="587" w:author="IO" w:date="2011-06-09T12:13:00Z">
        <w:r w:rsidR="002F6CE4" w:rsidRPr="00975CAB">
          <w:rPr>
            <w:rFonts w:eastAsia="Times New Roman" w:cs="Times New Roman"/>
          </w:rPr>
          <w:t xml:space="preserve"> guardan una cierta similitud con las personas que participan en la gestión o toma de decisiones de los vuelos</w:t>
        </w:r>
      </w:ins>
      <w:customXmlInsRangeStart w:id="588" w:author="IO" w:date="2011-06-09T12:13:00Z"/>
      <w:sdt>
        <w:sdtPr>
          <w:rPr>
            <w:rFonts w:eastAsia="Times New Roman" w:cs="Times New Roman"/>
          </w:rPr>
          <w:id w:val="1123813636"/>
          <w:citation/>
        </w:sdtPr>
        <w:sdtContent>
          <w:customXmlInsRangeEnd w:id="588"/>
          <w:ins w:id="589" w:author="IO" w:date="2011-06-09T12:13:00Z">
            <w:r w:rsidR="002F6CE4" w:rsidRPr="00975CAB">
              <w:rPr>
                <w:rFonts w:eastAsia="Times New Roman" w:cs="Times New Roman"/>
              </w:rPr>
              <w:fldChar w:fldCharType="begin"/>
            </w:r>
            <w:r w:rsidR="002F6CE4" w:rsidRPr="00975CAB">
              <w:rPr>
                <w:rFonts w:eastAsia="Times New Roman" w:cs="Times New Roman"/>
              </w:rPr>
              <w:instrText xml:space="preserve"> CITATION Gil05 \l 3082 </w:instrText>
            </w:r>
            <w:r w:rsidR="002F6CE4" w:rsidRPr="00975CAB">
              <w:rPr>
                <w:rFonts w:eastAsia="Times New Roman" w:cs="Times New Roman"/>
              </w:rPr>
              <w:fldChar w:fldCharType="separate"/>
            </w:r>
          </w:ins>
          <w:r w:rsidR="00C1157B">
            <w:rPr>
              <w:rFonts w:eastAsia="Times New Roman" w:cs="Times New Roman"/>
              <w:noProof/>
            </w:rPr>
            <w:t xml:space="preserve"> </w:t>
          </w:r>
          <w:r w:rsidR="00C1157B" w:rsidRPr="00C1157B">
            <w:rPr>
              <w:rFonts w:eastAsia="Times New Roman" w:cs="Times New Roman"/>
              <w:noProof/>
            </w:rPr>
            <w:t>(12)</w:t>
          </w:r>
          <w:ins w:id="590" w:author="IO" w:date="2011-06-09T12:13:00Z">
            <w:r w:rsidR="002F6CE4" w:rsidRPr="00975CAB">
              <w:rPr>
                <w:rFonts w:eastAsia="Times New Roman" w:cs="Times New Roman"/>
              </w:rPr>
              <w:fldChar w:fldCharType="end"/>
            </w:r>
          </w:ins>
          <w:customXmlInsRangeStart w:id="591" w:author="IO" w:date="2011-06-09T12:13:00Z"/>
        </w:sdtContent>
      </w:sdt>
      <w:customXmlInsRangeEnd w:id="591"/>
      <w:ins w:id="592" w:author="IO" w:date="2011-06-09T12:13:00Z">
        <w:r w:rsidR="002F6CE4" w:rsidRPr="00975CAB">
          <w:rPr>
            <w:rFonts w:eastAsia="Times New Roman" w:cs="Times New Roman"/>
          </w:rPr>
          <w:t xml:space="preserve">. Es por tanto razonable establecer una correspondencia entre los conceptos de agente y </w:t>
        </w:r>
        <w:r w:rsidR="002F6CE4" w:rsidRPr="00975CAB">
          <w:rPr>
            <w:rFonts w:eastAsia="Times New Roman" w:cs="Times New Roman"/>
          </w:rPr>
          <w:lastRenderedPageBreak/>
          <w:t>persona, que si bien no son equiparables resultan más próximos que en el caso de otras abstracciones computacionales.</w:t>
        </w:r>
      </w:ins>
    </w:p>
    <w:p w14:paraId="6DDE8B04" w14:textId="77777777" w:rsidR="002F6CE4" w:rsidRPr="00246937" w:rsidRDefault="002F6CE4" w:rsidP="002F6CE4">
      <w:pPr>
        <w:jc w:val="both"/>
        <w:rPr>
          <w:ins w:id="593" w:author="IO" w:date="2011-06-09T12:13:00Z"/>
          <w:rFonts w:cs="Times New Roman"/>
        </w:rPr>
      </w:pPr>
    </w:p>
    <w:p w14:paraId="3F57D475" w14:textId="77777777" w:rsidR="002F6CE4" w:rsidRDefault="002F6CE4" w:rsidP="002F6CE4">
      <w:pPr>
        <w:jc w:val="both"/>
        <w:rPr>
          <w:ins w:id="594" w:author="Orion" w:date="2011-06-11T12:15:00Z"/>
          <w:rFonts w:cs="Times New Roman"/>
        </w:rPr>
      </w:pPr>
      <w:ins w:id="595" w:author="IO" w:date="2011-06-09T12:13:00Z">
        <w:r w:rsidRPr="00246937">
          <w:rPr>
            <w:rFonts w:eastAsia="Times New Roman" w:cs="Times New Roman"/>
          </w:rPr>
          <w:t>E</w:t>
        </w:r>
      </w:ins>
      <w:ins w:id="596" w:author="IO" w:date="2011-06-09T13:06:00Z">
        <w:r w:rsidR="00E47E57">
          <w:rPr>
            <w:rFonts w:eastAsia="Times New Roman" w:cs="Times New Roman"/>
          </w:rPr>
          <w:t>ste trabajo constituye un primer paso en la l</w:t>
        </w:r>
      </w:ins>
      <w:ins w:id="597" w:author="IO" w:date="2011-06-09T13:07:00Z">
        <w:r w:rsidR="00E47E57">
          <w:rPr>
            <w:rFonts w:eastAsia="Times New Roman" w:cs="Times New Roman"/>
          </w:rPr>
          <w:t>ínea apuntada de simulaciones de tráfico aéreo, con especial atención a los elementos humanos, basadas en el ABM y MDE. La</w:t>
        </w:r>
      </w:ins>
      <w:ins w:id="598" w:author="IO" w:date="2011-06-09T12:13:00Z">
        <w:r w:rsidRPr="00246937">
          <w:rPr>
            <w:rFonts w:eastAsia="Times New Roman" w:cs="Times New Roman"/>
          </w:rPr>
          <w:t xml:space="preserve"> </w:t>
        </w:r>
        <w:r>
          <w:rPr>
            <w:rFonts w:eastAsia="Times New Roman" w:cs="Times New Roman"/>
          </w:rPr>
          <w:t>memoria</w:t>
        </w:r>
        <w:r w:rsidRPr="00246937">
          <w:rPr>
            <w:rFonts w:eastAsia="Times New Roman" w:cs="Times New Roman"/>
          </w:rPr>
          <w:t xml:space="preserve"> presenta un modelo</w:t>
        </w:r>
      </w:ins>
      <w:ins w:id="599" w:author="IO" w:date="2011-06-09T13:08:00Z">
        <w:r w:rsidR="00E47E57">
          <w:rPr>
            <w:rFonts w:eastAsia="Times New Roman" w:cs="Times New Roman"/>
          </w:rPr>
          <w:t xml:space="preserve"> básico donde se consideran las interacciones entre controladores y pilotos, de estos con los aviones y las automatizadas entre aviones (ej. detección de proximidad o de velocidad). </w:t>
        </w:r>
      </w:ins>
      <w:ins w:id="600" w:author="IO" w:date="2011-06-09T13:09:00Z">
        <w:r w:rsidR="00E47E57">
          <w:rPr>
            <w:rFonts w:eastAsia="Times New Roman" w:cs="Times New Roman"/>
          </w:rPr>
          <w:t>Para comprobar la extensibilidad y flexibilidad del modelo propuesto se incorp</w:t>
        </w:r>
      </w:ins>
      <w:ins w:id="601" w:author="IO" w:date="2011-06-09T13:10:00Z">
        <w:r w:rsidR="00E47E57">
          <w:rPr>
            <w:rFonts w:eastAsia="Times New Roman" w:cs="Times New Roman"/>
          </w:rPr>
          <w:t>or</w:t>
        </w:r>
      </w:ins>
      <w:ins w:id="602" w:author="IO" w:date="2011-06-09T13:09:00Z">
        <w:r w:rsidR="00E47E57">
          <w:rPr>
            <w:rFonts w:eastAsia="Times New Roman" w:cs="Times New Roman"/>
          </w:rPr>
          <w:t xml:space="preserve">an </w:t>
        </w:r>
      </w:ins>
      <w:proofErr w:type="spellStart"/>
      <w:ins w:id="603" w:author="IO" w:date="2011-06-09T12:13:00Z">
        <w:r w:rsidRPr="00246937">
          <w:rPr>
            <w:rFonts w:eastAsia="Times New Roman" w:cs="Times New Roman"/>
          </w:rPr>
          <w:t>UAVs</w:t>
        </w:r>
        <w:proofErr w:type="spellEnd"/>
        <w:r w:rsidRPr="00246937">
          <w:rPr>
            <w:rFonts w:eastAsia="Times New Roman" w:cs="Times New Roman"/>
          </w:rPr>
          <w:t xml:space="preserve"> en </w:t>
        </w:r>
      </w:ins>
      <w:ins w:id="604" w:author="IO" w:date="2011-06-09T13:09:00Z">
        <w:r w:rsidR="00E47E57">
          <w:rPr>
            <w:rFonts w:eastAsia="Times New Roman" w:cs="Times New Roman"/>
          </w:rPr>
          <w:t>este</w:t>
        </w:r>
      </w:ins>
      <w:ins w:id="605" w:author="IO" w:date="2011-06-09T12:13:00Z">
        <w:r w:rsidRPr="00246937">
          <w:rPr>
            <w:rFonts w:eastAsia="Times New Roman" w:cs="Times New Roman"/>
          </w:rPr>
          <w:t xml:space="preserve"> espacio </w:t>
        </w:r>
      </w:ins>
      <w:ins w:id="606" w:author="IO" w:date="2011-06-09T13:09:00Z">
        <w:r w:rsidR="00E47E57">
          <w:rPr>
            <w:rFonts w:eastAsia="Times New Roman" w:cs="Times New Roman"/>
          </w:rPr>
          <w:t xml:space="preserve">aéreo </w:t>
        </w:r>
      </w:ins>
      <w:ins w:id="607" w:author="IO" w:date="2011-06-09T12:13:00Z">
        <w:r w:rsidRPr="00246937">
          <w:rPr>
            <w:rFonts w:eastAsia="Times New Roman" w:cs="Times New Roman"/>
          </w:rPr>
          <w:t>civil.</w:t>
        </w:r>
      </w:ins>
      <w:ins w:id="608" w:author="IO" w:date="2011-06-09T13:10:00Z">
        <w:r w:rsidR="00E47E57">
          <w:rPr>
            <w:rFonts w:eastAsia="Times New Roman" w:cs="Times New Roman"/>
          </w:rPr>
          <w:t xml:space="preserve"> Estos modelos son usados para generar automáticamente simulaciones usando el entorno del </w:t>
        </w:r>
      </w:ins>
      <w:ins w:id="609" w:author="IO" w:date="2011-06-09T12:13:00Z">
        <w:r w:rsidRPr="00246937">
          <w:rPr>
            <w:rFonts w:eastAsia="Times New Roman" w:cs="Times New Roman"/>
          </w:rPr>
          <w:t>I</w:t>
        </w:r>
        <w:r w:rsidRPr="00975CAB">
          <w:rPr>
            <w:rFonts w:eastAsia="Times New Roman" w:cs="Times New Roman"/>
          </w:rPr>
          <w:t>DK</w:t>
        </w:r>
        <w:r>
          <w:rPr>
            <w:rFonts w:eastAsia="Times New Roman" w:cs="Times New Roman"/>
          </w:rPr>
          <w:t xml:space="preserve"> </w:t>
        </w:r>
        <w:r>
          <w:t>(</w:t>
        </w:r>
        <w:r w:rsidRPr="00877C7B">
          <w:rPr>
            <w:i/>
          </w:rPr>
          <w:t xml:space="preserve">INGENIAS </w:t>
        </w:r>
        <w:proofErr w:type="spellStart"/>
        <w:r w:rsidRPr="00417605">
          <w:t>Developmen</w:t>
        </w:r>
        <w:r w:rsidRPr="00FA4C8B">
          <w:t>t</w:t>
        </w:r>
        <w:proofErr w:type="spellEnd"/>
        <w:r w:rsidRPr="00877C7B">
          <w:rPr>
            <w:i/>
          </w:rPr>
          <w:t xml:space="preserve"> Kit</w:t>
        </w:r>
        <w:r>
          <w:t>)</w:t>
        </w:r>
        <w:r w:rsidRPr="00246937">
          <w:rPr>
            <w:rFonts w:eastAsia="Times New Roman" w:cs="Times New Roman"/>
          </w:rPr>
          <w:t xml:space="preserve"> </w:t>
        </w:r>
      </w:ins>
      <w:customXmlInsRangeStart w:id="610" w:author="IO" w:date="2011-06-09T12:13:00Z"/>
      <w:sdt>
        <w:sdtPr>
          <w:rPr>
            <w:rFonts w:eastAsia="Times New Roman" w:cs="Times New Roman"/>
          </w:rPr>
          <w:id w:val="395243898"/>
          <w:citation/>
        </w:sdtPr>
        <w:sdtContent>
          <w:customXmlInsRangeEnd w:id="610"/>
          <w:ins w:id="611" w:author="IO" w:date="2011-06-09T12:13:00Z">
            <w:r w:rsidRPr="00975CAB">
              <w:rPr>
                <w:rFonts w:eastAsia="Times New Roman" w:cs="Times New Roman"/>
              </w:rPr>
              <w:fldChar w:fldCharType="begin"/>
            </w:r>
            <w:r w:rsidRPr="00975CAB">
              <w:rPr>
                <w:rFonts w:eastAsia="Times New Roman" w:cs="Times New Roman"/>
              </w:rPr>
              <w:instrText xml:space="preserve"> CITATION Jor08 \l 3082 </w:instrText>
            </w:r>
            <w:r w:rsidRPr="00975CAB">
              <w:rPr>
                <w:rFonts w:eastAsia="Times New Roman" w:cs="Times New Roman"/>
              </w:rPr>
              <w:fldChar w:fldCharType="separate"/>
            </w:r>
          </w:ins>
          <w:r w:rsidR="00C1157B" w:rsidRPr="00C1157B">
            <w:rPr>
              <w:rFonts w:eastAsia="Times New Roman" w:cs="Times New Roman"/>
              <w:noProof/>
            </w:rPr>
            <w:t>(13)</w:t>
          </w:r>
          <w:ins w:id="612" w:author="IO" w:date="2011-06-09T12:13:00Z">
            <w:r w:rsidRPr="00975CAB">
              <w:rPr>
                <w:rFonts w:eastAsia="Times New Roman" w:cs="Times New Roman"/>
              </w:rPr>
              <w:fldChar w:fldCharType="end"/>
            </w:r>
          </w:ins>
          <w:customXmlInsRangeStart w:id="613" w:author="IO" w:date="2011-06-09T12:13:00Z"/>
        </w:sdtContent>
      </w:sdt>
      <w:customXmlInsRangeEnd w:id="613"/>
      <w:ins w:id="614" w:author="IO" w:date="2011-06-09T12:13:00Z">
        <w:r w:rsidRPr="00975CAB">
          <w:rPr>
            <w:rFonts w:eastAsia="Times New Roman" w:cs="Times New Roman"/>
          </w:rPr>
          <w:t>, un editor y generador de código</w:t>
        </w:r>
        <w:r w:rsidRPr="00246937" w:rsidDel="00C0579F">
          <w:rPr>
            <w:rFonts w:eastAsia="Times New Roman" w:cs="Times New Roman"/>
          </w:rPr>
          <w:t xml:space="preserve"> </w:t>
        </w:r>
        <w:r w:rsidRPr="00975CAB">
          <w:rPr>
            <w:rFonts w:eastAsia="Times New Roman" w:cs="Times New Roman"/>
          </w:rPr>
          <w:t xml:space="preserve">para </w:t>
        </w:r>
        <w:r>
          <w:rPr>
            <w:rFonts w:eastAsia="Times New Roman" w:cs="Times New Roman"/>
          </w:rPr>
          <w:t>S</w:t>
        </w:r>
        <w:r w:rsidRPr="00975CAB">
          <w:rPr>
            <w:rFonts w:eastAsia="Times New Roman" w:cs="Times New Roman"/>
          </w:rPr>
          <w:t xml:space="preserve">istemas </w:t>
        </w:r>
        <w:proofErr w:type="spellStart"/>
        <w:r>
          <w:rPr>
            <w:rFonts w:eastAsia="Times New Roman" w:cs="Times New Roman"/>
          </w:rPr>
          <w:t>M</w:t>
        </w:r>
        <w:r w:rsidRPr="00975CAB">
          <w:rPr>
            <w:rFonts w:eastAsia="Times New Roman" w:cs="Times New Roman"/>
          </w:rPr>
          <w:t>ulti</w:t>
        </w:r>
        <w:proofErr w:type="spellEnd"/>
        <w:r w:rsidRPr="00975CAB">
          <w:rPr>
            <w:rFonts w:eastAsia="Times New Roman" w:cs="Times New Roman"/>
          </w:rPr>
          <w:t>-</w:t>
        </w:r>
        <w:r>
          <w:rPr>
            <w:rFonts w:eastAsia="Times New Roman" w:cs="Times New Roman"/>
          </w:rPr>
          <w:t>A</w:t>
        </w:r>
        <w:r w:rsidRPr="00975CAB">
          <w:rPr>
            <w:rFonts w:eastAsia="Times New Roman" w:cs="Times New Roman"/>
          </w:rPr>
          <w:t>gente</w:t>
        </w:r>
      </w:ins>
      <w:ins w:id="615" w:author="IO" w:date="2011-06-09T13:11:00Z">
        <w:r w:rsidR="00E47E57">
          <w:rPr>
            <w:rFonts w:eastAsia="Times New Roman" w:cs="Times New Roman"/>
          </w:rPr>
          <w:t xml:space="preserve"> (</w:t>
        </w:r>
        <w:proofErr w:type="spellStart"/>
        <w:r w:rsidR="00E47E57">
          <w:rPr>
            <w:rFonts w:eastAsia="Times New Roman" w:cs="Times New Roman"/>
          </w:rPr>
          <w:t>SMAs</w:t>
        </w:r>
      </w:ins>
      <w:proofErr w:type="spellEnd"/>
      <w:ins w:id="616" w:author="IO" w:date="2011-06-09T12:13:00Z">
        <w:r w:rsidRPr="00975CAB">
          <w:rPr>
            <w:rFonts w:eastAsia="Times New Roman" w:cs="Times New Roman"/>
          </w:rPr>
          <w:t>)</w:t>
        </w:r>
        <w:r w:rsidRPr="00FC2A51">
          <w:rPr>
            <w:rFonts w:cs="Times New Roman"/>
          </w:rPr>
          <w:t>.</w:t>
        </w:r>
      </w:ins>
      <w:ins w:id="617" w:author="IO" w:date="2011-06-09T13:11:00Z">
        <w:r w:rsidR="00E47E57">
          <w:rPr>
            <w:rFonts w:cs="Times New Roman"/>
          </w:rPr>
          <w:t xml:space="preserve"> Los experimentos llevados a cabo con estas simulaciones han permitidos observar fenómenos de </w:t>
        </w:r>
        <w:commentRangeStart w:id="618"/>
        <w:r w:rsidR="00E47E57">
          <w:rPr>
            <w:rFonts w:cs="Times New Roman"/>
          </w:rPr>
          <w:t>¿??</w:t>
        </w:r>
        <w:commentRangeEnd w:id="618"/>
        <w:r w:rsidR="00E47E57">
          <w:rPr>
            <w:rStyle w:val="CommentReference"/>
          </w:rPr>
          <w:commentReference w:id="618"/>
        </w:r>
        <w:r w:rsidR="00E47E57">
          <w:rPr>
            <w:rFonts w:cs="Times New Roman"/>
          </w:rPr>
          <w:t xml:space="preserve"> </w:t>
        </w:r>
      </w:ins>
      <w:proofErr w:type="gramStart"/>
      <w:ins w:id="619" w:author="IO" w:date="2011-06-09T13:12:00Z">
        <w:r w:rsidR="00E47E57">
          <w:rPr>
            <w:rFonts w:cs="Times New Roman"/>
          </w:rPr>
          <w:t>s</w:t>
        </w:r>
      </w:ins>
      <w:ins w:id="620" w:author="IO" w:date="2011-06-09T13:11:00Z">
        <w:r w:rsidR="00E47E57">
          <w:rPr>
            <w:rFonts w:cs="Times New Roman"/>
          </w:rPr>
          <w:t>imilares</w:t>
        </w:r>
        <w:proofErr w:type="gramEnd"/>
        <w:r w:rsidR="00E47E57">
          <w:rPr>
            <w:rFonts w:cs="Times New Roman"/>
          </w:rPr>
          <w:t xml:space="preserve"> a los </w:t>
        </w:r>
      </w:ins>
      <w:ins w:id="621" w:author="IO" w:date="2011-06-09T13:12:00Z">
        <w:r w:rsidR="00E47E57">
          <w:rPr>
            <w:rFonts w:cs="Times New Roman"/>
          </w:rPr>
          <w:t>existentes en entornos reales, al tiempo que han mostrado la flexibilidad de la propuesta para atender nuevas necesidades de estudio.</w:t>
        </w:r>
      </w:ins>
    </w:p>
    <w:p w14:paraId="72264582" w14:textId="77777777" w:rsidR="00C85B1A" w:rsidRDefault="00C85B1A" w:rsidP="002F6CE4">
      <w:pPr>
        <w:jc w:val="both"/>
        <w:rPr>
          <w:ins w:id="622" w:author="IO" w:date="2011-06-09T12:13:00Z"/>
          <w:rFonts w:eastAsia="Times New Roman" w:cs="Times New Roman"/>
        </w:rPr>
      </w:pPr>
    </w:p>
    <w:p w14:paraId="55C173B3" w14:textId="1C117E92" w:rsidR="00F06242" w:rsidDel="003053E5" w:rsidRDefault="00F06242" w:rsidP="002D5955">
      <w:pPr>
        <w:jc w:val="both"/>
        <w:rPr>
          <w:del w:id="623" w:author="Orion" w:date="2011-06-10T20:49:00Z"/>
          <w:rFonts w:cs="Times New Roman"/>
        </w:rPr>
      </w:pPr>
    </w:p>
    <w:p w14:paraId="4D191322" w14:textId="75F6F4C5" w:rsidR="00BB1765" w:rsidRPr="00246937" w:rsidRDefault="008419B7">
      <w:pPr>
        <w:jc w:val="both"/>
        <w:rPr>
          <w:rFonts w:eastAsia="Times New Roman" w:cs="Times New Roman"/>
        </w:rPr>
      </w:pPr>
      <w:del w:id="624" w:author="Orion" w:date="2011-06-10T20:49:00Z">
        <w:r w:rsidDel="003053E5">
          <w:rPr>
            <w:rFonts w:eastAsia="Times New Roman" w:cs="Times New Roman"/>
          </w:rPr>
          <w:delText>MASs</w:delText>
        </w:r>
        <w:r w:rsidR="001A2EC8" w:rsidRPr="003053E5" w:rsidDel="003053E5">
          <w:rPr>
            <w:rFonts w:eastAsia="Times New Roman" w:cs="Times New Roman"/>
          </w:rPr>
          <w:delText xml:space="preserve"> (</w:delText>
        </w:r>
        <w:r w:rsidR="00316790" w:rsidDel="003053E5">
          <w:rPr>
            <w:rFonts w:eastAsia="Times New Roman" w:cs="Times New Roman"/>
          </w:rPr>
          <w:delText>S</w:delText>
        </w:r>
        <w:r w:rsidR="001A2EC8" w:rsidRPr="003053E5" w:rsidDel="003053E5">
          <w:rPr>
            <w:rFonts w:eastAsia="Times New Roman" w:cs="Times New Roman"/>
          </w:rPr>
          <w:delText xml:space="preserve">istemas </w:delText>
        </w:r>
        <w:r w:rsidR="00316790" w:rsidDel="003053E5">
          <w:rPr>
            <w:rFonts w:eastAsia="Times New Roman" w:cs="Times New Roman"/>
          </w:rPr>
          <w:delText>M</w:delText>
        </w:r>
        <w:r w:rsidR="001A2EC8" w:rsidRPr="003053E5" w:rsidDel="003053E5">
          <w:rPr>
            <w:rFonts w:eastAsia="Times New Roman" w:cs="Times New Roman"/>
          </w:rPr>
          <w:delText>ulti-</w:delText>
        </w:r>
        <w:r w:rsidR="00316790" w:rsidDel="003053E5">
          <w:rPr>
            <w:rFonts w:eastAsia="Times New Roman" w:cs="Times New Roman"/>
          </w:rPr>
          <w:delText>A</w:delText>
        </w:r>
        <w:r w:rsidR="001A2EC8" w:rsidRPr="003053E5" w:rsidDel="003053E5">
          <w:rPr>
            <w:rFonts w:eastAsia="Times New Roman" w:cs="Times New Roman"/>
          </w:rPr>
          <w:delText>gente</w:delText>
        </w:r>
      </w:del>
      <w:ins w:id="625" w:author="Orion" w:date="2011-05-16T12:13:00Z">
        <w:r w:rsidR="002A2465">
          <w:rPr>
            <w:rFonts w:eastAsia="Times New Roman" w:cs="Times New Roman"/>
          </w:rPr>
          <w:t xml:space="preserve">El resto de la memoria se organiza </w:t>
        </w:r>
      </w:ins>
      <w:ins w:id="626" w:author="Orion" w:date="2011-05-16T12:15:00Z">
        <w:r w:rsidR="008B7324">
          <w:rPr>
            <w:rFonts w:eastAsia="Times New Roman" w:cs="Times New Roman"/>
          </w:rPr>
          <w:t>en una serie de secciones donde</w:t>
        </w:r>
      </w:ins>
      <w:del w:id="627" w:author="Orion" w:date="2011-04-02T12:56:00Z">
        <w:r w:rsidR="00BB1765" w:rsidRPr="00246937" w:rsidDel="001A2EC8">
          <w:rPr>
            <w:rFonts w:eastAsia="Times New Roman" w:cs="Times New Roman"/>
          </w:rPr>
          <w:delText xml:space="preserve">y </w:delText>
        </w:r>
      </w:del>
      <w:del w:id="628" w:author="Orion" w:date="2011-04-02T12:55:00Z">
        <w:r w:rsidR="00BB1765" w:rsidRPr="00246937" w:rsidDel="001A2EC8">
          <w:rPr>
            <w:rFonts w:eastAsia="Times New Roman" w:cs="Times New Roman"/>
          </w:rPr>
          <w:delText xml:space="preserve">desarrollada en Java para implementar </w:delText>
        </w:r>
      </w:del>
      <w:del w:id="629" w:author="Orion" w:date="2011-03-26T12:06:00Z">
        <w:r w:rsidR="00BB1765" w:rsidRPr="00246937" w:rsidDel="006165F7">
          <w:rPr>
            <w:rFonts w:eastAsia="Times New Roman" w:cs="Times New Roman"/>
          </w:rPr>
          <w:delText xml:space="preserve">sistemas multi agente </w:delText>
        </w:r>
      </w:del>
      <w:del w:id="630" w:author="Orion" w:date="2011-04-02T12:55:00Z">
        <w:r w:rsidR="00BB1765" w:rsidRPr="00246937" w:rsidDel="001A2EC8">
          <w:rPr>
            <w:rFonts w:eastAsia="Times New Roman" w:cs="Times New Roman"/>
          </w:rPr>
          <w:delText>(</w:delText>
        </w:r>
      </w:del>
      <w:del w:id="631" w:author="Orion" w:date="2011-03-26T12:06:00Z">
        <w:r w:rsidR="00BB1765" w:rsidRPr="00246937" w:rsidDel="006165F7">
          <w:rPr>
            <w:rFonts w:eastAsia="Times New Roman" w:cs="Times New Roman"/>
          </w:rPr>
          <w:delText>MAS</w:delText>
        </w:r>
      </w:del>
      <w:del w:id="632" w:author="Orion" w:date="2011-04-02T12:55:00Z">
        <w:r w:rsidR="00BB1765" w:rsidRPr="00246937" w:rsidDel="001A2EC8">
          <w:rPr>
            <w:rFonts w:eastAsia="Times New Roman" w:cs="Times New Roman"/>
          </w:rPr>
          <w:delText xml:space="preserve">). </w:delText>
        </w:r>
      </w:del>
      <w:del w:id="633" w:author="Orion" w:date="2011-05-16T12:13:00Z">
        <w:r w:rsidR="00BB1765" w:rsidRPr="00246937" w:rsidDel="002A2465">
          <w:rPr>
            <w:rFonts w:eastAsia="Times New Roman" w:cs="Times New Roman"/>
          </w:rPr>
          <w:delText>En las posteriores secciones</w:delText>
        </w:r>
      </w:del>
      <w:ins w:id="634" w:author="Orion" w:date="2011-05-16T12:13:00Z">
        <w:r w:rsidR="002A2465">
          <w:rPr>
            <w:rFonts w:eastAsia="Times New Roman" w:cs="Times New Roman"/>
          </w:rPr>
          <w:t>:</w:t>
        </w:r>
      </w:ins>
      <w:r w:rsidR="00BB1765" w:rsidRPr="00246937">
        <w:rPr>
          <w:rFonts w:eastAsia="Times New Roman" w:cs="Times New Roman"/>
        </w:rPr>
        <w:t xml:space="preserve"> </w:t>
      </w:r>
      <w:ins w:id="635" w:author="Orion" w:date="2011-05-03T11:40:00Z">
        <w:r w:rsidR="00C71A77">
          <w:rPr>
            <w:rFonts w:eastAsia="Times New Roman" w:cs="Times New Roman"/>
          </w:rPr>
          <w:t xml:space="preserve">primeramente </w:t>
        </w:r>
      </w:ins>
      <w:ins w:id="636" w:author="Orion" w:date="2011-05-03T12:15:00Z">
        <w:r w:rsidR="005C71EC">
          <w:rPr>
            <w:rFonts w:eastAsia="Times New Roman" w:cs="Times New Roman"/>
          </w:rPr>
          <w:t>se definirán</w:t>
        </w:r>
      </w:ins>
      <w:ins w:id="637" w:author="Orion" w:date="2011-05-03T11:40:00Z">
        <w:r w:rsidR="00C71A77">
          <w:rPr>
            <w:rFonts w:eastAsia="Times New Roman" w:cs="Times New Roman"/>
          </w:rPr>
          <w:t xml:space="preserve"> algunos concep</w:t>
        </w:r>
      </w:ins>
      <w:ins w:id="638" w:author="Orion" w:date="2011-05-03T11:41:00Z">
        <w:r w:rsidR="007C0995">
          <w:rPr>
            <w:rFonts w:eastAsia="Times New Roman" w:cs="Times New Roman"/>
          </w:rPr>
          <w:t>tos</w:t>
        </w:r>
      </w:ins>
      <w:ins w:id="639" w:author="Orion" w:date="2011-05-03T11:42:00Z">
        <w:r w:rsidR="00603813">
          <w:rPr>
            <w:rFonts w:eastAsia="Times New Roman" w:cs="Times New Roman"/>
          </w:rPr>
          <w:t xml:space="preserve"> de la navegación aérea</w:t>
        </w:r>
      </w:ins>
      <w:ins w:id="640" w:author="Orion" w:date="2011-06-11T12:15:00Z">
        <w:r w:rsidR="00C85B1A">
          <w:rPr>
            <w:rFonts w:eastAsia="Times New Roman" w:cs="Times New Roman"/>
          </w:rPr>
          <w:t xml:space="preserve"> (</w:t>
        </w:r>
        <w:r w:rsidR="00C85B1A" w:rsidRPr="00C85B1A">
          <w:rPr>
            <w:rFonts w:eastAsia="Times New Roman" w:cs="Times New Roman"/>
            <w:i/>
            <w:rPrChange w:id="641" w:author="Orion" w:date="2011-06-11T12:15:00Z">
              <w:rPr>
                <w:rFonts w:eastAsia="Times New Roman" w:cs="Times New Roman"/>
              </w:rPr>
            </w:rPrChange>
          </w:rPr>
          <w:t>Conceptos de la navegación aérea</w:t>
        </w:r>
        <w:r w:rsidR="00C85B1A">
          <w:rPr>
            <w:rFonts w:eastAsia="Times New Roman" w:cs="Times New Roman"/>
          </w:rPr>
          <w:t>)</w:t>
        </w:r>
      </w:ins>
      <w:ins w:id="642" w:author="Orion" w:date="2011-05-03T11:42:00Z">
        <w:r w:rsidR="00603813">
          <w:rPr>
            <w:rFonts w:eastAsia="Times New Roman" w:cs="Times New Roman"/>
          </w:rPr>
          <w:t xml:space="preserve"> para </w:t>
        </w:r>
      </w:ins>
      <w:ins w:id="643" w:author="Orion" w:date="2011-05-16T12:13:00Z">
        <w:r w:rsidR="002A2465">
          <w:rPr>
            <w:rFonts w:eastAsia="Times New Roman" w:cs="Times New Roman"/>
          </w:rPr>
          <w:t>seguidamente</w:t>
        </w:r>
      </w:ins>
      <w:ins w:id="644" w:author="Orion" w:date="2011-05-03T11:41:00Z">
        <w:r w:rsidR="007C0995">
          <w:rPr>
            <w:rFonts w:eastAsia="Times New Roman" w:cs="Times New Roman"/>
          </w:rPr>
          <w:t xml:space="preserve"> </w:t>
        </w:r>
      </w:ins>
      <w:r w:rsidR="00BB1765" w:rsidRPr="00246937">
        <w:rPr>
          <w:rFonts w:eastAsia="Times New Roman" w:cs="Times New Roman"/>
        </w:rPr>
        <w:t>entrar</w:t>
      </w:r>
      <w:del w:id="645" w:author="Orion" w:date="2011-05-03T11:43:00Z">
        <w:r w:rsidR="00BB1765" w:rsidRPr="00246937" w:rsidDel="00603813">
          <w:rPr>
            <w:rFonts w:eastAsia="Times New Roman" w:cs="Times New Roman"/>
          </w:rPr>
          <w:delText>emos</w:delText>
        </w:r>
      </w:del>
      <w:r w:rsidR="00BB1765" w:rsidRPr="00246937">
        <w:rPr>
          <w:rFonts w:eastAsia="Times New Roman" w:cs="Times New Roman"/>
        </w:rPr>
        <w:t xml:space="preserve"> en profundidad en el estado del arte de los actuales sistemas de simulación</w:t>
      </w:r>
      <w:ins w:id="646" w:author="Orion" w:date="2011-06-11T12:16:00Z">
        <w:r w:rsidR="00C85B1A">
          <w:rPr>
            <w:rFonts w:eastAsia="Times New Roman" w:cs="Times New Roman"/>
          </w:rPr>
          <w:t xml:space="preserve"> (</w:t>
        </w:r>
        <w:r w:rsidR="00C85B1A" w:rsidRPr="00C85B1A">
          <w:rPr>
            <w:rFonts w:eastAsia="Times New Roman" w:cs="Times New Roman"/>
            <w:i/>
            <w:rPrChange w:id="647" w:author="Orion" w:date="2011-06-11T12:16:00Z">
              <w:rPr>
                <w:rFonts w:eastAsia="Times New Roman" w:cs="Times New Roman"/>
              </w:rPr>
            </w:rPrChange>
          </w:rPr>
          <w:t>Estado del Arte</w:t>
        </w:r>
        <w:r w:rsidR="00C85B1A">
          <w:rPr>
            <w:rFonts w:eastAsia="Times New Roman" w:cs="Times New Roman"/>
          </w:rPr>
          <w:t>)</w:t>
        </w:r>
      </w:ins>
      <w:ins w:id="648" w:author="Orion" w:date="2011-05-03T11:43:00Z">
        <w:r w:rsidR="00B65148">
          <w:rPr>
            <w:rFonts w:eastAsia="Times New Roman" w:cs="Times New Roman"/>
          </w:rPr>
          <w:t xml:space="preserve">. </w:t>
        </w:r>
      </w:ins>
      <w:ins w:id="649" w:author="Orion" w:date="2011-06-11T12:17:00Z">
        <w:r w:rsidR="00C85B1A">
          <w:rPr>
            <w:rFonts w:eastAsia="Times New Roman" w:cs="Times New Roman"/>
          </w:rPr>
          <w:t>Posteriormente se definirán una seri</w:t>
        </w:r>
      </w:ins>
      <w:ins w:id="650" w:author="Orion" w:date="2011-06-11T12:18:00Z">
        <w:r w:rsidR="00C85B1A">
          <w:rPr>
            <w:rFonts w:eastAsia="Times New Roman" w:cs="Times New Roman"/>
          </w:rPr>
          <w:t>e</w:t>
        </w:r>
      </w:ins>
      <w:ins w:id="651" w:author="Orion" w:date="2011-06-11T12:17:00Z">
        <w:r w:rsidR="00C85B1A">
          <w:rPr>
            <w:rFonts w:eastAsia="Times New Roman" w:cs="Times New Roman"/>
          </w:rPr>
          <w:t xml:space="preserve"> de requisi</w:t>
        </w:r>
      </w:ins>
      <w:ins w:id="652" w:author="Orion" w:date="2011-06-11T12:18:00Z">
        <w:r w:rsidR="00C85B1A">
          <w:rPr>
            <w:rFonts w:eastAsia="Times New Roman" w:cs="Times New Roman"/>
          </w:rPr>
          <w:t>tos que algunas de las entidades del sistema deben de cumplir (</w:t>
        </w:r>
        <w:r w:rsidR="00C85B1A" w:rsidRPr="00C85B1A">
          <w:rPr>
            <w:rFonts w:eastAsia="Times New Roman" w:cs="Times New Roman"/>
            <w:i/>
            <w:rPrChange w:id="653" w:author="Orion" w:date="2011-06-11T12:18:00Z">
              <w:rPr>
                <w:rFonts w:eastAsia="Times New Roman" w:cs="Times New Roman"/>
              </w:rPr>
            </w:rPrChange>
          </w:rPr>
          <w:t>Requisitos del Sistema</w:t>
        </w:r>
        <w:r w:rsidR="00C85B1A">
          <w:rPr>
            <w:rFonts w:eastAsia="Times New Roman" w:cs="Times New Roman"/>
          </w:rPr>
          <w:t xml:space="preserve">). </w:t>
        </w:r>
      </w:ins>
      <w:ins w:id="654" w:author="Orion" w:date="2011-05-03T11:43:00Z">
        <w:r w:rsidR="00B65148">
          <w:rPr>
            <w:rFonts w:eastAsia="Times New Roman" w:cs="Times New Roman"/>
          </w:rPr>
          <w:t xml:space="preserve">A </w:t>
        </w:r>
      </w:ins>
      <w:del w:id="655" w:author="Orion" w:date="2011-05-03T11:43:00Z">
        <w:r w:rsidR="00BB1765" w:rsidRPr="00246937" w:rsidDel="00B65148">
          <w:rPr>
            <w:rFonts w:eastAsia="Times New Roman" w:cs="Times New Roman"/>
          </w:rPr>
          <w:delText xml:space="preserve">, </w:delText>
        </w:r>
      </w:del>
      <w:ins w:id="656" w:author="Orion" w:date="2011-05-03T11:43:00Z">
        <w:r w:rsidR="00B65148">
          <w:rPr>
            <w:rFonts w:eastAsia="Times New Roman" w:cs="Times New Roman"/>
          </w:rPr>
          <w:t xml:space="preserve">continuación </w:t>
        </w:r>
      </w:ins>
      <w:del w:id="657" w:author="Orion" w:date="2011-05-03T12:16:00Z">
        <w:r w:rsidR="00BB1765" w:rsidRPr="00246937" w:rsidDel="00322EC8">
          <w:rPr>
            <w:rFonts w:eastAsia="Times New Roman" w:cs="Times New Roman"/>
          </w:rPr>
          <w:delText xml:space="preserve">presentaremos </w:delText>
        </w:r>
      </w:del>
      <w:ins w:id="658" w:author="Orion" w:date="2011-05-03T12:16:00Z">
        <w:r w:rsidR="00322EC8">
          <w:rPr>
            <w:rFonts w:eastAsia="Times New Roman" w:cs="Times New Roman"/>
          </w:rPr>
          <w:t>se presentará</w:t>
        </w:r>
        <w:r w:rsidR="00322EC8" w:rsidRPr="00246937">
          <w:rPr>
            <w:rFonts w:eastAsia="Times New Roman" w:cs="Times New Roman"/>
          </w:rPr>
          <w:t xml:space="preserve"> </w:t>
        </w:r>
      </w:ins>
      <w:r w:rsidR="00BB1765" w:rsidRPr="00246937">
        <w:rPr>
          <w:rFonts w:eastAsia="Times New Roman" w:cs="Times New Roman"/>
        </w:rPr>
        <w:t xml:space="preserve">el objetivo y diseño que </w:t>
      </w:r>
      <w:del w:id="659" w:author="Orion" w:date="2011-05-03T12:16:00Z">
        <w:r w:rsidR="00BB1765" w:rsidRPr="00246937" w:rsidDel="00322EC8">
          <w:rPr>
            <w:rFonts w:eastAsia="Times New Roman" w:cs="Times New Roman"/>
          </w:rPr>
          <w:delText xml:space="preserve">hemos </w:delText>
        </w:r>
      </w:del>
      <w:ins w:id="660" w:author="Orion" w:date="2011-05-03T12:16:00Z">
        <w:r w:rsidR="00322EC8">
          <w:rPr>
            <w:rFonts w:eastAsia="Times New Roman" w:cs="Times New Roman"/>
          </w:rPr>
          <w:t>se ha</w:t>
        </w:r>
        <w:r w:rsidR="00322EC8" w:rsidRPr="00246937">
          <w:rPr>
            <w:rFonts w:eastAsia="Times New Roman" w:cs="Times New Roman"/>
          </w:rPr>
          <w:t xml:space="preserve"> </w:t>
        </w:r>
      </w:ins>
      <w:r w:rsidR="00BB1765" w:rsidRPr="00246937">
        <w:rPr>
          <w:rFonts w:eastAsia="Times New Roman" w:cs="Times New Roman"/>
        </w:rPr>
        <w:t xml:space="preserve">elegido para afrontar este problema, </w:t>
      </w:r>
      <w:ins w:id="661" w:author="Orion" w:date="2011-05-03T11:36:00Z">
        <w:r w:rsidR="00D2584F">
          <w:rPr>
            <w:rFonts w:eastAsia="Times New Roman" w:cs="Times New Roman"/>
          </w:rPr>
          <w:t xml:space="preserve">donde </w:t>
        </w:r>
      </w:ins>
      <w:ins w:id="662" w:author="Orion" w:date="2011-05-03T12:16:00Z">
        <w:r w:rsidR="00322EC8">
          <w:rPr>
            <w:rFonts w:eastAsia="Times New Roman" w:cs="Times New Roman"/>
          </w:rPr>
          <w:t>se mostrarán</w:t>
        </w:r>
      </w:ins>
      <w:ins w:id="663" w:author="Orion" w:date="2011-05-03T11:36:00Z">
        <w:r w:rsidR="00D2584F">
          <w:rPr>
            <w:rFonts w:eastAsia="Times New Roman" w:cs="Times New Roman"/>
          </w:rPr>
          <w:t xml:space="preserve"> </w:t>
        </w:r>
      </w:ins>
      <w:ins w:id="664" w:author="Orion" w:date="2011-05-03T11:39:00Z">
        <w:r w:rsidR="00322EC8">
          <w:rPr>
            <w:rFonts w:eastAsia="Times New Roman" w:cs="Times New Roman"/>
          </w:rPr>
          <w:t>y explicar</w:t>
        </w:r>
      </w:ins>
      <w:ins w:id="665" w:author="Orion" w:date="2011-05-03T12:16:00Z">
        <w:r w:rsidR="00322EC8">
          <w:rPr>
            <w:rFonts w:eastAsia="Times New Roman" w:cs="Times New Roman"/>
          </w:rPr>
          <w:t>án</w:t>
        </w:r>
      </w:ins>
      <w:ins w:id="666" w:author="Orion" w:date="2011-05-03T11:39:00Z">
        <w:r w:rsidR="00C71A77">
          <w:rPr>
            <w:rFonts w:eastAsia="Times New Roman" w:cs="Times New Roman"/>
          </w:rPr>
          <w:t xml:space="preserve"> </w:t>
        </w:r>
      </w:ins>
      <w:ins w:id="667" w:author="Orion" w:date="2011-05-03T11:36:00Z">
        <w:r w:rsidR="00D2584F">
          <w:rPr>
            <w:rFonts w:eastAsia="Times New Roman" w:cs="Times New Roman"/>
          </w:rPr>
          <w:t xml:space="preserve">los distintos diagramas </w:t>
        </w:r>
      </w:ins>
      <w:ins w:id="668" w:author="Orion" w:date="2011-05-03T11:37:00Z">
        <w:r w:rsidR="00D2584F">
          <w:rPr>
            <w:rFonts w:eastAsia="Times New Roman" w:cs="Times New Roman"/>
          </w:rPr>
          <w:t xml:space="preserve">desarrollados con </w:t>
        </w:r>
      </w:ins>
      <w:ins w:id="669" w:author="Orion" w:date="2011-05-03T11:39:00Z">
        <w:r w:rsidR="00C71A77">
          <w:rPr>
            <w:rFonts w:eastAsia="Times New Roman" w:cs="Times New Roman"/>
          </w:rPr>
          <w:t xml:space="preserve">el IDK que modelan el </w:t>
        </w:r>
      </w:ins>
      <w:ins w:id="670" w:author="Orion" w:date="2011-05-03T11:40:00Z">
        <w:r w:rsidR="00C71A77">
          <w:rPr>
            <w:rFonts w:eastAsia="Times New Roman" w:cs="Times New Roman"/>
          </w:rPr>
          <w:t>problema a tratar</w:t>
        </w:r>
      </w:ins>
      <w:ins w:id="671" w:author="Orion" w:date="2011-06-11T12:19:00Z">
        <w:r w:rsidR="00C85B1A">
          <w:rPr>
            <w:rFonts w:eastAsia="Times New Roman" w:cs="Times New Roman"/>
          </w:rPr>
          <w:t xml:space="preserve"> (</w:t>
        </w:r>
        <w:r w:rsidR="00C85B1A" w:rsidRPr="00C85B1A">
          <w:rPr>
            <w:rFonts w:eastAsia="Times New Roman" w:cs="Times New Roman"/>
            <w:i/>
            <w:rPrChange w:id="672" w:author="Orion" w:date="2011-06-11T12:19:00Z">
              <w:rPr>
                <w:rFonts w:eastAsia="Times New Roman" w:cs="Times New Roman"/>
              </w:rPr>
            </w:rPrChange>
          </w:rPr>
          <w:t>Plataforma</w:t>
        </w:r>
        <w:r w:rsidR="00C85B1A">
          <w:rPr>
            <w:rFonts w:eastAsia="Times New Roman" w:cs="Times New Roman"/>
          </w:rPr>
          <w:t>)</w:t>
        </w:r>
      </w:ins>
      <w:ins w:id="673" w:author="Orion" w:date="2011-05-03T11:50:00Z">
        <w:r w:rsidR="00512FF5">
          <w:rPr>
            <w:rFonts w:eastAsia="Times New Roman" w:cs="Times New Roman"/>
          </w:rPr>
          <w:t>.</w:t>
        </w:r>
      </w:ins>
      <w:ins w:id="674" w:author="Orion" w:date="2011-05-16T12:17:00Z">
        <w:r w:rsidR="001E27AC">
          <w:rPr>
            <w:rFonts w:eastAsia="Times New Roman" w:cs="Times New Roman"/>
          </w:rPr>
          <w:t xml:space="preserve"> </w:t>
        </w:r>
      </w:ins>
      <w:ins w:id="675" w:author="Orion" w:date="2011-05-16T12:21:00Z">
        <w:r w:rsidR="001E27AC">
          <w:rPr>
            <w:rFonts w:eastAsia="Times New Roman" w:cs="Times New Roman"/>
          </w:rPr>
          <w:t xml:space="preserve">Seguidamente </w:t>
        </w:r>
      </w:ins>
      <w:ins w:id="676" w:author="Orion" w:date="2011-05-16T12:17:00Z">
        <w:r w:rsidR="001E27AC">
          <w:rPr>
            <w:rFonts w:eastAsia="Times New Roman" w:cs="Times New Roman"/>
          </w:rPr>
          <w:t xml:space="preserve">se presentarán una serie de </w:t>
        </w:r>
      </w:ins>
      <w:ins w:id="677" w:author="Orion" w:date="2011-05-16T12:18:00Z">
        <w:r w:rsidR="001E27AC">
          <w:rPr>
            <w:rFonts w:eastAsia="Times New Roman" w:cs="Times New Roman"/>
          </w:rPr>
          <w:t xml:space="preserve">casos de estudio y </w:t>
        </w:r>
      </w:ins>
      <w:ins w:id="678" w:author="Orion" w:date="2011-05-16T12:19:00Z">
        <w:r w:rsidR="001E27AC">
          <w:rPr>
            <w:rFonts w:eastAsia="Times New Roman" w:cs="Times New Roman"/>
          </w:rPr>
          <w:t>pruebas</w:t>
        </w:r>
      </w:ins>
      <w:ins w:id="679" w:author="Orion" w:date="2011-05-16T12:18:00Z">
        <w:r w:rsidR="001E27AC">
          <w:rPr>
            <w:rFonts w:eastAsia="Times New Roman" w:cs="Times New Roman"/>
          </w:rPr>
          <w:t xml:space="preserve"> realizadas sobre este entorno de simulación </w:t>
        </w:r>
      </w:ins>
      <w:ins w:id="680" w:author="Orion" w:date="2011-05-16T12:19:00Z">
        <w:r w:rsidR="001E27AC">
          <w:rPr>
            <w:rFonts w:eastAsia="Times New Roman" w:cs="Times New Roman"/>
          </w:rPr>
          <w:t>desarrollado</w:t>
        </w:r>
      </w:ins>
      <w:ins w:id="681" w:author="Orion" w:date="2011-06-11T12:19:00Z">
        <w:r w:rsidR="0013471B">
          <w:rPr>
            <w:rFonts w:eastAsia="Times New Roman" w:cs="Times New Roman"/>
          </w:rPr>
          <w:t xml:space="preserve"> (</w:t>
        </w:r>
        <w:r w:rsidR="0013471B" w:rsidRPr="0013471B">
          <w:rPr>
            <w:rFonts w:eastAsia="Times New Roman" w:cs="Times New Roman"/>
            <w:i/>
            <w:rPrChange w:id="682" w:author="Orion" w:date="2011-06-11T12:19:00Z">
              <w:rPr>
                <w:rFonts w:eastAsia="Times New Roman" w:cs="Times New Roman"/>
              </w:rPr>
            </w:rPrChange>
          </w:rPr>
          <w:t>Casos de Estudio</w:t>
        </w:r>
        <w:r w:rsidR="0013471B">
          <w:rPr>
            <w:rFonts w:eastAsia="Times New Roman" w:cs="Times New Roman"/>
          </w:rPr>
          <w:t>)</w:t>
        </w:r>
      </w:ins>
      <w:ins w:id="683" w:author="Orion" w:date="2011-05-16T12:19:00Z">
        <w:r w:rsidR="001E27AC">
          <w:rPr>
            <w:rFonts w:eastAsia="Times New Roman" w:cs="Times New Roman"/>
          </w:rPr>
          <w:t xml:space="preserve"> para</w:t>
        </w:r>
      </w:ins>
      <w:ins w:id="684" w:author="Orion" w:date="2011-05-16T12:20:00Z">
        <w:r w:rsidR="001E27AC">
          <w:rPr>
            <w:rFonts w:eastAsia="Times New Roman" w:cs="Times New Roman"/>
          </w:rPr>
          <w:t>, posteriormente,</w:t>
        </w:r>
      </w:ins>
      <w:ins w:id="685" w:author="Orion" w:date="2011-05-16T12:19:00Z">
        <w:r w:rsidR="001E27AC">
          <w:rPr>
            <w:rFonts w:eastAsia="Times New Roman" w:cs="Times New Roman"/>
          </w:rPr>
          <w:t xml:space="preserve"> en el si</w:t>
        </w:r>
      </w:ins>
      <w:ins w:id="686" w:author="Orion" w:date="2011-05-16T12:20:00Z">
        <w:r w:rsidR="001E27AC">
          <w:rPr>
            <w:rFonts w:eastAsia="Times New Roman" w:cs="Times New Roman"/>
          </w:rPr>
          <w:t>guiente capítulo</w:t>
        </w:r>
      </w:ins>
      <w:ins w:id="687" w:author="Orion" w:date="2011-05-16T13:14:00Z">
        <w:r w:rsidR="002C2AFB">
          <w:rPr>
            <w:rFonts w:eastAsia="Times New Roman" w:cs="Times New Roman"/>
          </w:rPr>
          <w:t>,</w:t>
        </w:r>
      </w:ins>
      <w:ins w:id="688" w:author="Orion" w:date="2011-05-16T12:20:00Z">
        <w:r w:rsidR="001E27AC">
          <w:rPr>
            <w:rFonts w:eastAsia="Times New Roman" w:cs="Times New Roman"/>
          </w:rPr>
          <w:t xml:space="preserve"> discutir y analizar estos datos obtenidos</w:t>
        </w:r>
      </w:ins>
      <w:ins w:id="689" w:author="Orion" w:date="2011-06-11T12:19:00Z">
        <w:r w:rsidR="0013471B">
          <w:rPr>
            <w:rFonts w:eastAsia="Times New Roman" w:cs="Times New Roman"/>
          </w:rPr>
          <w:t xml:space="preserve"> </w:t>
        </w:r>
      </w:ins>
      <w:ins w:id="690" w:author="Orion" w:date="2011-06-11T12:20:00Z">
        <w:r w:rsidR="0013471B">
          <w:rPr>
            <w:rFonts w:eastAsia="Times New Roman" w:cs="Times New Roman"/>
          </w:rPr>
          <w:t>(</w:t>
        </w:r>
        <w:r w:rsidR="0013471B" w:rsidRPr="0013471B">
          <w:rPr>
            <w:rFonts w:eastAsia="Times New Roman" w:cs="Times New Roman"/>
            <w:i/>
            <w:rPrChange w:id="691" w:author="Orion" w:date="2011-06-11T12:20:00Z">
              <w:rPr>
                <w:rFonts w:eastAsia="Times New Roman" w:cs="Times New Roman"/>
              </w:rPr>
            </w:rPrChange>
          </w:rPr>
          <w:t>Discusión</w:t>
        </w:r>
        <w:r w:rsidR="0013471B">
          <w:rPr>
            <w:rFonts w:eastAsia="Times New Roman" w:cs="Times New Roman"/>
          </w:rPr>
          <w:t>)</w:t>
        </w:r>
      </w:ins>
      <w:ins w:id="692" w:author="Orion" w:date="2011-05-16T12:20:00Z">
        <w:r w:rsidR="001E27AC">
          <w:rPr>
            <w:rFonts w:eastAsia="Times New Roman" w:cs="Times New Roman"/>
          </w:rPr>
          <w:t>. Y p</w:t>
        </w:r>
      </w:ins>
      <w:ins w:id="693" w:author="Orion" w:date="2011-05-16T12:19:00Z">
        <w:r w:rsidR="001E27AC">
          <w:rPr>
            <w:rFonts w:eastAsia="Times New Roman" w:cs="Times New Roman"/>
          </w:rPr>
          <w:t>or último</w:t>
        </w:r>
      </w:ins>
      <w:ins w:id="694" w:author="Orion" w:date="2011-05-03T11:39:00Z">
        <w:r w:rsidR="00C71A77">
          <w:rPr>
            <w:rFonts w:eastAsia="Times New Roman" w:cs="Times New Roman"/>
          </w:rPr>
          <w:t xml:space="preserve"> </w:t>
        </w:r>
      </w:ins>
      <w:del w:id="695" w:author="Orion" w:date="2011-05-03T12:16:00Z">
        <w:r w:rsidR="00BB1765" w:rsidRPr="00246937" w:rsidDel="00140E96">
          <w:rPr>
            <w:rFonts w:eastAsia="Times New Roman" w:cs="Times New Roman"/>
          </w:rPr>
          <w:delText xml:space="preserve">mostraremos </w:delText>
        </w:r>
      </w:del>
      <w:ins w:id="696" w:author="Orion" w:date="2011-05-03T12:16:00Z">
        <w:r w:rsidR="001E27AC">
          <w:rPr>
            <w:rFonts w:eastAsia="Times New Roman" w:cs="Times New Roman"/>
          </w:rPr>
          <w:t>se aporta</w:t>
        </w:r>
      </w:ins>
      <w:ins w:id="697" w:author="Orion" w:date="2011-05-16T12:21:00Z">
        <w:r w:rsidR="001E27AC">
          <w:rPr>
            <w:rFonts w:eastAsia="Times New Roman" w:cs="Times New Roman"/>
          </w:rPr>
          <w:t>rán</w:t>
        </w:r>
      </w:ins>
      <w:ins w:id="698" w:author="Orion" w:date="2011-05-03T12:16:00Z">
        <w:r w:rsidR="00140E96" w:rsidRPr="00246937">
          <w:rPr>
            <w:rFonts w:eastAsia="Times New Roman" w:cs="Times New Roman"/>
          </w:rPr>
          <w:t xml:space="preserve"> </w:t>
        </w:r>
      </w:ins>
      <w:r w:rsidR="00BB1765" w:rsidRPr="00246937">
        <w:rPr>
          <w:rFonts w:eastAsia="Times New Roman" w:cs="Times New Roman"/>
        </w:rPr>
        <w:t>unas conclusiones ante las simulaciones realizadas</w:t>
      </w:r>
      <w:ins w:id="699" w:author="Orion" w:date="2011-05-03T11:50:00Z">
        <w:r w:rsidR="00CB2FF3">
          <w:rPr>
            <w:rFonts w:eastAsia="Times New Roman" w:cs="Times New Roman"/>
          </w:rPr>
          <w:t>,</w:t>
        </w:r>
      </w:ins>
      <w:r w:rsidR="00BB1765" w:rsidRPr="00246937">
        <w:rPr>
          <w:rFonts w:eastAsia="Times New Roman" w:cs="Times New Roman"/>
        </w:rPr>
        <w:t xml:space="preserve"> y</w:t>
      </w:r>
      <w:del w:id="700" w:author="Orion" w:date="2011-05-16T12:16:00Z">
        <w:r w:rsidR="00BB1765" w:rsidRPr="00246937" w:rsidDel="008B7324">
          <w:rPr>
            <w:rFonts w:eastAsia="Times New Roman" w:cs="Times New Roman"/>
          </w:rPr>
          <w:delText xml:space="preserve"> </w:delText>
        </w:r>
      </w:del>
      <w:ins w:id="701" w:author="Orion" w:date="2011-05-03T11:50:00Z">
        <w:r w:rsidR="00512FF5">
          <w:rPr>
            <w:rFonts w:eastAsia="Times New Roman" w:cs="Times New Roman"/>
          </w:rPr>
          <w:t xml:space="preserve"> </w:t>
        </w:r>
      </w:ins>
      <w:del w:id="702" w:author="Orion" w:date="2011-05-03T12:17:00Z">
        <w:r w:rsidR="00BB1765" w:rsidRPr="00246937" w:rsidDel="00140E96">
          <w:rPr>
            <w:rFonts w:eastAsia="Times New Roman" w:cs="Times New Roman"/>
          </w:rPr>
          <w:delText xml:space="preserve">presentaremos </w:delText>
        </w:r>
      </w:del>
      <w:ins w:id="703" w:author="Orion" w:date="2011-05-03T12:17:00Z">
        <w:r w:rsidR="00140E96">
          <w:rPr>
            <w:rFonts w:eastAsia="Times New Roman" w:cs="Times New Roman"/>
          </w:rPr>
          <w:t>se presentarán</w:t>
        </w:r>
        <w:r w:rsidR="00140E96" w:rsidRPr="00246937">
          <w:rPr>
            <w:rFonts w:eastAsia="Times New Roman" w:cs="Times New Roman"/>
          </w:rPr>
          <w:t xml:space="preserve"> </w:t>
        </w:r>
      </w:ins>
      <w:r w:rsidR="00BB1765" w:rsidRPr="00246937">
        <w:rPr>
          <w:rFonts w:eastAsia="Times New Roman" w:cs="Times New Roman"/>
        </w:rPr>
        <w:t>las áreas de trabajo futuro que se puede</w:t>
      </w:r>
      <w:ins w:id="704" w:author="Orion" w:date="2011-05-16T12:22:00Z">
        <w:r w:rsidR="001E27AC">
          <w:rPr>
            <w:rFonts w:eastAsia="Times New Roman" w:cs="Times New Roman"/>
          </w:rPr>
          <w:t>n</w:t>
        </w:r>
      </w:ins>
      <w:r w:rsidR="00BB1765" w:rsidRPr="00246937">
        <w:rPr>
          <w:rFonts w:eastAsia="Times New Roman" w:cs="Times New Roman"/>
        </w:rPr>
        <w:t xml:space="preserve"> realizar sobre el trabajo actual</w:t>
      </w:r>
      <w:ins w:id="705" w:author="Orion" w:date="2011-06-11T12:20:00Z">
        <w:r w:rsidR="0071072E">
          <w:rPr>
            <w:rFonts w:eastAsia="Times New Roman" w:cs="Times New Roman"/>
          </w:rPr>
          <w:t xml:space="preserve"> (</w:t>
        </w:r>
        <w:r w:rsidR="0071072E" w:rsidRPr="0071072E">
          <w:rPr>
            <w:rFonts w:eastAsia="Times New Roman" w:cs="Times New Roman"/>
            <w:i/>
            <w:rPrChange w:id="706" w:author="Orion" w:date="2011-06-11T12:20:00Z">
              <w:rPr>
                <w:rFonts w:eastAsia="Times New Roman" w:cs="Times New Roman"/>
              </w:rPr>
            </w:rPrChange>
          </w:rPr>
          <w:t>Conclusiones y Trabajos Futuros</w:t>
        </w:r>
        <w:r w:rsidR="0071072E">
          <w:rPr>
            <w:rFonts w:eastAsia="Times New Roman" w:cs="Times New Roman"/>
          </w:rPr>
          <w:t>)</w:t>
        </w:r>
      </w:ins>
      <w:r w:rsidR="00BB1765" w:rsidRPr="00246937">
        <w:rPr>
          <w:rFonts w:eastAsia="Times New Roman" w:cs="Times New Roman"/>
        </w:rPr>
        <w:t>.</w:t>
      </w:r>
    </w:p>
    <w:p w14:paraId="55FFE82D" w14:textId="77777777" w:rsidR="00BB1765" w:rsidRPr="00246937" w:rsidRDefault="00BB1765">
      <w:pPr>
        <w:jc w:val="both"/>
        <w:rPr>
          <w:rFonts w:eastAsia="Times New Roman" w:cs="Times New Roman"/>
        </w:rPr>
      </w:pPr>
    </w:p>
    <w:p w14:paraId="557AE49B" w14:textId="77777777" w:rsidR="00E32078" w:rsidRDefault="007C0995">
      <w:pPr>
        <w:pStyle w:val="Title"/>
        <w:outlineLvl w:val="0"/>
        <w:rPr>
          <w:ins w:id="707" w:author="Orion" w:date="2011-05-02T20:35:00Z"/>
        </w:rPr>
        <w:pPrChange w:id="708" w:author="Orion" w:date="2011-05-02T20:38:00Z">
          <w:pPr>
            <w:widowControl/>
            <w:suppressAutoHyphens w:val="0"/>
          </w:pPr>
        </w:pPrChange>
      </w:pPr>
      <w:bookmarkStart w:id="709" w:name="_Toc297726950"/>
      <w:ins w:id="710" w:author="Orion" w:date="2011-05-03T11:42:00Z">
        <w:r>
          <w:rPr>
            <w:rFonts w:ascii="Times New Roman" w:hAnsi="Times New Roman" w:cs="Times New Roman"/>
          </w:rPr>
          <w:t>C</w:t>
        </w:r>
      </w:ins>
      <w:ins w:id="711" w:author="Orion" w:date="2011-05-02T20:35:00Z">
        <w:r w:rsidR="00067307" w:rsidRPr="00B65F96">
          <w:rPr>
            <w:rFonts w:ascii="Times New Roman" w:hAnsi="Times New Roman" w:cs="Times New Roman"/>
            <w:rPrChange w:id="712" w:author="Orion" w:date="2011-05-02T20:38:00Z">
              <w:rPr/>
            </w:rPrChange>
          </w:rPr>
          <w:t>onceptos</w:t>
        </w:r>
      </w:ins>
      <w:ins w:id="713" w:author="Orion" w:date="2011-05-03T11:42:00Z">
        <w:r>
          <w:rPr>
            <w:rFonts w:ascii="Times New Roman" w:hAnsi="Times New Roman" w:cs="Times New Roman"/>
          </w:rPr>
          <w:t xml:space="preserve"> básicos</w:t>
        </w:r>
      </w:ins>
      <w:ins w:id="714" w:author="Orion" w:date="2011-05-02T20:35:00Z">
        <w:r w:rsidR="00067307" w:rsidRPr="00B65F96">
          <w:rPr>
            <w:rFonts w:ascii="Times New Roman" w:hAnsi="Times New Roman" w:cs="Times New Roman"/>
            <w:rPrChange w:id="715" w:author="Orion" w:date="2011-05-02T20:38:00Z">
              <w:rPr/>
            </w:rPrChange>
          </w:rPr>
          <w:t xml:space="preserve"> de navegación aérea</w:t>
        </w:r>
        <w:bookmarkEnd w:id="709"/>
      </w:ins>
    </w:p>
    <w:p w14:paraId="66A0FB7A" w14:textId="77777777" w:rsidR="00067307" w:rsidDel="007C74FC" w:rsidRDefault="00067307" w:rsidP="00067307">
      <w:pPr>
        <w:jc w:val="both"/>
        <w:rPr>
          <w:ins w:id="716" w:author="Orion" w:date="2011-05-02T20:35:00Z"/>
          <w:del w:id="717" w:author="IO" w:date="2011-05-12T17:53:00Z"/>
          <w:rFonts w:eastAsia="Times New Roman" w:cs="Times New Roman"/>
        </w:rPr>
      </w:pPr>
    </w:p>
    <w:p w14:paraId="48DC6A1C" w14:textId="432F8351" w:rsidR="005421EE" w:rsidRDefault="00B65F96" w:rsidP="00067307">
      <w:pPr>
        <w:jc w:val="both"/>
        <w:rPr>
          <w:ins w:id="718" w:author="Orion" w:date="2011-05-15T15:23:00Z"/>
          <w:rFonts w:cs="Times New Roman"/>
        </w:rPr>
      </w:pPr>
      <w:ins w:id="719" w:author="Orion" w:date="2011-05-02T20:36:00Z">
        <w:del w:id="720" w:author="IO" w:date="2011-05-12T17:53:00Z">
          <w:r w:rsidDel="007C74FC">
            <w:rPr>
              <w:rFonts w:cs="Times New Roman"/>
            </w:rPr>
            <w:delText xml:space="preserve">Como </w:delText>
          </w:r>
        </w:del>
      </w:ins>
      <w:ins w:id="721" w:author="Orion" w:date="2011-05-03T12:17:00Z">
        <w:del w:id="722" w:author="IO" w:date="2011-05-12T17:53:00Z">
          <w:r w:rsidR="00E37516" w:rsidDel="007C74FC">
            <w:rPr>
              <w:rFonts w:cs="Times New Roman"/>
            </w:rPr>
            <w:delText>se ha comentado</w:delText>
          </w:r>
        </w:del>
      </w:ins>
      <w:ins w:id="723" w:author="Orion" w:date="2011-05-02T20:36:00Z">
        <w:del w:id="724" w:author="IO" w:date="2011-05-12T17:53:00Z">
          <w:r w:rsidDel="007C74FC">
            <w:rPr>
              <w:rFonts w:cs="Times New Roman"/>
            </w:rPr>
            <w:delText xml:space="preserve"> anteriormente l</w:delText>
          </w:r>
        </w:del>
      </w:ins>
      <w:ins w:id="725" w:author="IO" w:date="2011-05-12T17:53:00Z">
        <w:r w:rsidR="007C74FC">
          <w:rPr>
            <w:rFonts w:cs="Times New Roman"/>
          </w:rPr>
          <w:t>L</w:t>
        </w:r>
      </w:ins>
      <w:ins w:id="726" w:author="Orion" w:date="2011-05-02T20:36:00Z">
        <w:r w:rsidRPr="00246937">
          <w:rPr>
            <w:rFonts w:cs="Times New Roman"/>
          </w:rPr>
          <w:t xml:space="preserve">a navegación aérea engloba </w:t>
        </w:r>
        <w:del w:id="727" w:author="IO" w:date="2011-05-12T17:54:00Z">
          <w:r w:rsidRPr="00246937" w:rsidDel="007C74FC">
            <w:rPr>
              <w:rFonts w:cs="Times New Roman"/>
            </w:rPr>
            <w:delText>a un</w:delText>
          </w:r>
        </w:del>
      </w:ins>
      <w:ins w:id="728" w:author="IO" w:date="2011-05-12T17:54:00Z">
        <w:r w:rsidR="007C74FC">
          <w:rPr>
            <w:rFonts w:cs="Times New Roman"/>
          </w:rPr>
          <w:t>el</w:t>
        </w:r>
      </w:ins>
      <w:ins w:id="729" w:author="Orion" w:date="2011-05-02T20:36:00Z">
        <w:r w:rsidRPr="00246937">
          <w:rPr>
            <w:rFonts w:cs="Times New Roman"/>
          </w:rPr>
          <w:t xml:space="preserve"> conjunto de técnicas y procedimientos</w:t>
        </w:r>
        <w:del w:id="730" w:author="IO" w:date="2011-05-12T17:54:00Z">
          <w:r w:rsidRPr="00246937" w:rsidDel="007C74FC">
            <w:rPr>
              <w:rFonts w:cs="Times New Roman"/>
            </w:rPr>
            <w:delText>, como planificación, grabación y control de los movimientos del vehículo,</w:delText>
          </w:r>
        </w:del>
        <w:r w:rsidRPr="00246937">
          <w:rPr>
            <w:rFonts w:cs="Times New Roman"/>
          </w:rPr>
          <w:t xml:space="preserve"> que permiten conducir eficientemente una aeronave a su destino. </w:t>
        </w:r>
      </w:ins>
      <w:ins w:id="731" w:author="IO" w:date="2011-06-09T13:14:00Z">
        <w:del w:id="732" w:author="Orion" w:date="2011-06-10T21:19:00Z">
          <w:r w:rsidR="00784846" w:rsidDel="007E4A77">
            <w:rPr>
              <w:rFonts w:cs="Times New Roman"/>
            </w:rPr>
            <w:delText xml:space="preserve">Los </w:delText>
          </w:r>
        </w:del>
      </w:ins>
      <w:ins w:id="733" w:author="IO" w:date="2011-05-12T17:54:00Z">
        <w:del w:id="734" w:author="Orion" w:date="2011-06-10T21:20:00Z">
          <w:r w:rsidR="007C74FC" w:rsidDel="005838FD">
            <w:rPr>
              <w:rFonts w:cs="Times New Roman"/>
            </w:rPr>
            <w:delText>Algunos</w:delText>
          </w:r>
        </w:del>
      </w:ins>
      <w:ins w:id="735" w:author="Orion" w:date="2011-06-10T21:20:00Z">
        <w:r w:rsidR="005838FD">
          <w:rPr>
            <w:rFonts w:cs="Times New Roman"/>
          </w:rPr>
          <w:t xml:space="preserve"> Los</w:t>
        </w:r>
      </w:ins>
      <w:ins w:id="736" w:author="IO" w:date="2011-05-12T17:54:00Z">
        <w:del w:id="737" w:author="Orion" w:date="2011-06-10T21:20:00Z">
          <w:r w:rsidR="007C74FC" w:rsidDel="005838FD">
            <w:rPr>
              <w:rFonts w:cs="Times New Roman"/>
            </w:rPr>
            <w:delText xml:space="preserve"> de los</w:delText>
          </w:r>
        </w:del>
        <w:r w:rsidR="007C74FC">
          <w:rPr>
            <w:rFonts w:cs="Times New Roman"/>
          </w:rPr>
          <w:t xml:space="preserve"> aspectos </w:t>
        </w:r>
      </w:ins>
      <w:ins w:id="738" w:author="IO" w:date="2011-06-09T13:14:00Z">
        <w:r w:rsidR="00784846">
          <w:rPr>
            <w:rFonts w:cs="Times New Roman"/>
          </w:rPr>
          <w:t>clave de este proceso</w:t>
        </w:r>
      </w:ins>
      <w:ins w:id="739" w:author="IO" w:date="2011-05-12T17:54:00Z">
        <w:del w:id="740" w:author="Orion" w:date="2011-06-10T21:19:00Z">
          <w:r w:rsidR="007C74FC" w:rsidDel="005838FD">
            <w:rPr>
              <w:rFonts w:cs="Times New Roman"/>
            </w:rPr>
            <w:delText>contemplados</w:delText>
          </w:r>
        </w:del>
        <w:r w:rsidR="007C74FC">
          <w:rPr>
            <w:rFonts w:cs="Times New Roman"/>
          </w:rPr>
          <w:t xml:space="preserve"> son la</w:t>
        </w:r>
        <w:r w:rsidR="007C74FC" w:rsidRPr="00246937">
          <w:rPr>
            <w:rFonts w:cs="Times New Roman"/>
          </w:rPr>
          <w:t xml:space="preserve"> planificación</w:t>
        </w:r>
        <w:r w:rsidR="007C74FC">
          <w:rPr>
            <w:rFonts w:cs="Times New Roman"/>
          </w:rPr>
          <w:t xml:space="preserve"> del vuelo</w:t>
        </w:r>
        <w:r w:rsidR="007C74FC" w:rsidRPr="00246937">
          <w:rPr>
            <w:rFonts w:cs="Times New Roman"/>
          </w:rPr>
          <w:t xml:space="preserve">, </w:t>
        </w:r>
      </w:ins>
      <w:ins w:id="741" w:author="IO" w:date="2011-06-09T13:14:00Z">
        <w:r w:rsidR="00784846">
          <w:rPr>
            <w:rFonts w:cs="Times New Roman"/>
          </w:rPr>
          <w:t>su ejecuci</w:t>
        </w:r>
      </w:ins>
      <w:ins w:id="742" w:author="IO" w:date="2011-06-09T13:15:00Z">
        <w:r w:rsidR="00784846">
          <w:rPr>
            <w:rFonts w:cs="Times New Roman"/>
          </w:rPr>
          <w:t>ón por</w:t>
        </w:r>
      </w:ins>
      <w:ins w:id="743" w:author="IO" w:date="2011-05-12T17:54:00Z">
        <w:del w:id="744" w:author="Orion" w:date="2011-06-10T21:21:00Z">
          <w:r w:rsidR="007C74FC" w:rsidDel="006A5B16">
            <w:rPr>
              <w:rFonts w:cs="Times New Roman"/>
            </w:rPr>
            <w:delText>o</w:delText>
          </w:r>
        </w:del>
        <w:r w:rsidR="007C74FC">
          <w:rPr>
            <w:rFonts w:cs="Times New Roman"/>
          </w:rPr>
          <w:t xml:space="preserve"> la </w:t>
        </w:r>
      </w:ins>
      <w:ins w:id="745" w:author="IO" w:date="2011-06-09T13:15:00Z">
        <w:r w:rsidR="00784846">
          <w:rPr>
            <w:rFonts w:cs="Times New Roman"/>
          </w:rPr>
          <w:t>tripulación</w:t>
        </w:r>
      </w:ins>
      <w:ins w:id="746" w:author="IO" w:date="2011-05-12T17:54:00Z">
        <w:del w:id="747" w:author="Orion" w:date="2011-06-10T21:21:00Z">
          <w:r w:rsidR="007C74FC" w:rsidRPr="00246937" w:rsidDel="006A5B16">
            <w:rPr>
              <w:rFonts w:cs="Times New Roman"/>
            </w:rPr>
            <w:delText>grabación</w:delText>
          </w:r>
        </w:del>
      </w:ins>
      <w:ins w:id="748" w:author="Orion" w:date="2011-06-11T12:26:00Z">
        <w:r w:rsidR="001E38DD">
          <w:rPr>
            <w:rFonts w:cs="Times New Roman"/>
          </w:rPr>
          <w:t xml:space="preserve"> de</w:t>
        </w:r>
      </w:ins>
      <w:ins w:id="749" w:author="IO" w:date="2011-05-12T17:54:00Z">
        <w:del w:id="750" w:author="Orion" w:date="2011-06-10T21:21:00Z">
          <w:r w:rsidR="007C74FC" w:rsidRPr="00246937" w:rsidDel="006A5B16">
            <w:rPr>
              <w:rFonts w:cs="Times New Roman"/>
            </w:rPr>
            <w:delText xml:space="preserve"> y control de</w:delText>
          </w:r>
        </w:del>
        <w:r w:rsidR="007C74FC" w:rsidRPr="00246937">
          <w:rPr>
            <w:rFonts w:cs="Times New Roman"/>
          </w:rPr>
          <w:t xml:space="preserve"> </w:t>
        </w:r>
      </w:ins>
      <w:ins w:id="751" w:author="IO" w:date="2011-06-09T13:15:00Z">
        <w:r w:rsidR="00784846">
          <w:rPr>
            <w:rFonts w:cs="Times New Roman"/>
          </w:rPr>
          <w:t>la aeronave, y el seguimiento y ajuste</w:t>
        </w:r>
      </w:ins>
      <w:ins w:id="752" w:author="Orion" w:date="2011-06-10T21:22:00Z">
        <w:r w:rsidR="001616D6">
          <w:rPr>
            <w:rFonts w:cs="Times New Roman"/>
          </w:rPr>
          <w:t xml:space="preserve"> </w:t>
        </w:r>
      </w:ins>
      <w:ins w:id="753" w:author="IO" w:date="2011-05-12T17:54:00Z">
        <w:del w:id="754" w:author="Orion" w:date="2011-06-10T21:22:00Z">
          <w:r w:rsidR="007C74FC" w:rsidRPr="00246937" w:rsidDel="001616D6">
            <w:rPr>
              <w:rFonts w:cs="Times New Roman"/>
            </w:rPr>
            <w:delText xml:space="preserve">los movimientos </w:delText>
          </w:r>
        </w:del>
        <w:r w:rsidR="007C74FC" w:rsidRPr="00246937">
          <w:rPr>
            <w:rFonts w:cs="Times New Roman"/>
          </w:rPr>
          <w:t xml:space="preserve">del </w:t>
        </w:r>
      </w:ins>
      <w:ins w:id="755" w:author="IO" w:date="2011-06-09T13:15:00Z">
        <w:r w:rsidR="00784846">
          <w:rPr>
            <w:rFonts w:cs="Times New Roman"/>
          </w:rPr>
          <w:t>mismo por los controladores.</w:t>
        </w:r>
      </w:ins>
      <w:ins w:id="756" w:author="IO" w:date="2011-06-09T13:17:00Z">
        <w:r w:rsidR="00784846">
          <w:rPr>
            <w:rFonts w:cs="Times New Roman"/>
          </w:rPr>
          <w:t xml:space="preserve"> Antes de discutirlos, hay que considerar cómo se organiza el espacio a</w:t>
        </w:r>
      </w:ins>
      <w:ins w:id="757" w:author="IO" w:date="2011-06-09T13:18:00Z">
        <w:r w:rsidR="00784846">
          <w:rPr>
            <w:rFonts w:cs="Times New Roman"/>
          </w:rPr>
          <w:t>éreo.</w:t>
        </w:r>
      </w:ins>
      <w:ins w:id="758" w:author="IO" w:date="2011-05-12T17:54:00Z">
        <w:del w:id="759" w:author="Orion" w:date="2011-06-10T21:22:00Z">
          <w:r w:rsidR="007C74FC" w:rsidRPr="00246937" w:rsidDel="006A5B16">
            <w:rPr>
              <w:rFonts w:cs="Times New Roman"/>
            </w:rPr>
            <w:delText>vehículo</w:delText>
          </w:r>
        </w:del>
      </w:ins>
      <w:ins w:id="760" w:author="IO" w:date="2011-05-12T18:04:00Z">
        <w:del w:id="761" w:author="Orion" w:date="2011-06-10T21:22:00Z">
          <w:r w:rsidR="005421EE" w:rsidDel="006A5B16">
            <w:rPr>
              <w:rFonts w:cs="Times New Roman"/>
            </w:rPr>
            <w:delText>.</w:delText>
          </w:r>
        </w:del>
        <w:r w:rsidR="005421EE">
          <w:rPr>
            <w:rFonts w:cs="Times New Roman"/>
          </w:rPr>
          <w:t xml:space="preserve"> </w:t>
        </w:r>
      </w:ins>
    </w:p>
    <w:p w14:paraId="4ADF9880" w14:textId="77777777" w:rsidR="00DB19F4" w:rsidRPr="00F818EC" w:rsidRDefault="00DB19F4" w:rsidP="00DB19F4">
      <w:pPr>
        <w:jc w:val="both"/>
        <w:rPr>
          <w:ins w:id="762" w:author="Orion" w:date="2011-05-15T15:23:00Z"/>
          <w:rStyle w:val="apple-style-span"/>
          <w:rFonts w:cs="Times New Roman"/>
          <w:bCs/>
          <w:color w:val="000000"/>
        </w:rPr>
      </w:pPr>
    </w:p>
    <w:p w14:paraId="56FE61A9" w14:textId="7BBB501A" w:rsidR="00784846" w:rsidRPr="00DD77B4" w:rsidRDefault="00784846" w:rsidP="00784846">
      <w:pPr>
        <w:jc w:val="both"/>
        <w:rPr>
          <w:ins w:id="763" w:author="IO" w:date="2011-06-09T13:18:00Z"/>
          <w:rStyle w:val="apple-style-span"/>
          <w:rFonts w:cs="Times New Roman"/>
          <w:bCs/>
          <w:color w:val="000000"/>
        </w:rPr>
      </w:pPr>
      <w:ins w:id="764" w:author="IO" w:date="2011-06-09T13:18:00Z">
        <w:r>
          <w:rPr>
            <w:rStyle w:val="apple-style-span"/>
            <w:rFonts w:cs="Times New Roman"/>
            <w:bCs/>
            <w:color w:val="000000"/>
          </w:rPr>
          <w:t>El espacio aéreo se divide en R</w:t>
        </w:r>
        <w:r w:rsidRPr="00DD77B4">
          <w:rPr>
            <w:rStyle w:val="apple-style-span"/>
            <w:rFonts w:cs="Times New Roman"/>
            <w:bCs/>
            <w:color w:val="000000"/>
          </w:rPr>
          <w:t xml:space="preserve">egiones de </w:t>
        </w:r>
        <w:r>
          <w:rPr>
            <w:rStyle w:val="apple-style-span"/>
            <w:rFonts w:cs="Times New Roman"/>
            <w:bCs/>
            <w:color w:val="000000"/>
          </w:rPr>
          <w:t>I</w:t>
        </w:r>
        <w:r w:rsidRPr="00DD77B4">
          <w:rPr>
            <w:rStyle w:val="apple-style-span"/>
            <w:rFonts w:cs="Times New Roman"/>
            <w:bCs/>
            <w:color w:val="000000"/>
          </w:rPr>
          <w:t xml:space="preserve">nformación de </w:t>
        </w:r>
        <w:r>
          <w:rPr>
            <w:rStyle w:val="apple-style-span"/>
            <w:rFonts w:cs="Times New Roman"/>
            <w:bCs/>
            <w:color w:val="000000"/>
          </w:rPr>
          <w:t>V</w:t>
        </w:r>
        <w:r w:rsidRPr="00DD77B4">
          <w:rPr>
            <w:rStyle w:val="apple-style-span"/>
            <w:rFonts w:cs="Times New Roman"/>
            <w:bCs/>
            <w:color w:val="000000"/>
          </w:rPr>
          <w:t>uelo</w:t>
        </w:r>
        <w:r>
          <w:rPr>
            <w:rStyle w:val="apple-style-span"/>
            <w:rFonts w:cs="Times New Roman"/>
            <w:bCs/>
            <w:color w:val="000000"/>
          </w:rPr>
          <w:t xml:space="preserve"> (FIR, </w:t>
        </w:r>
        <w:r w:rsidRPr="00784846">
          <w:rPr>
            <w:rStyle w:val="apple-style-span"/>
            <w:rFonts w:cs="Times New Roman"/>
            <w:bCs/>
            <w:i/>
            <w:color w:val="000000"/>
            <w:rPrChange w:id="765" w:author="IO" w:date="2011-06-09T13:18:00Z">
              <w:rPr>
                <w:rStyle w:val="apple-style-span"/>
                <w:rFonts w:cs="Times New Roman"/>
                <w:bCs/>
                <w:color w:val="000000"/>
              </w:rPr>
            </w:rPrChange>
          </w:rPr>
          <w:t xml:space="preserve">Flight </w:t>
        </w:r>
        <w:proofErr w:type="spellStart"/>
        <w:r w:rsidRPr="00784846">
          <w:rPr>
            <w:rStyle w:val="apple-style-span"/>
            <w:rFonts w:cs="Times New Roman"/>
            <w:bCs/>
            <w:i/>
            <w:color w:val="000000"/>
            <w:rPrChange w:id="766" w:author="IO" w:date="2011-06-09T13:18:00Z">
              <w:rPr>
                <w:rStyle w:val="apple-style-span"/>
                <w:rFonts w:cs="Times New Roman"/>
                <w:bCs/>
                <w:color w:val="000000"/>
              </w:rPr>
            </w:rPrChange>
          </w:rPr>
          <w:t>Information</w:t>
        </w:r>
        <w:proofErr w:type="spellEnd"/>
        <w:r w:rsidRPr="00784846">
          <w:rPr>
            <w:rStyle w:val="apple-style-span"/>
            <w:rFonts w:cs="Times New Roman"/>
            <w:bCs/>
            <w:i/>
            <w:color w:val="000000"/>
            <w:rPrChange w:id="767" w:author="IO" w:date="2011-06-09T13:18:00Z">
              <w:rPr>
                <w:rStyle w:val="apple-style-span"/>
                <w:rFonts w:cs="Times New Roman"/>
                <w:bCs/>
                <w:color w:val="000000"/>
              </w:rPr>
            </w:rPrChange>
          </w:rPr>
          <w:t xml:space="preserve"> </w:t>
        </w:r>
        <w:proofErr w:type="spellStart"/>
        <w:r w:rsidRPr="00784846">
          <w:rPr>
            <w:rStyle w:val="apple-style-span"/>
            <w:rFonts w:cs="Times New Roman"/>
            <w:bCs/>
            <w:i/>
            <w:color w:val="000000"/>
            <w:rPrChange w:id="768" w:author="IO" w:date="2011-06-09T13:18:00Z">
              <w:rPr>
                <w:rStyle w:val="apple-style-span"/>
                <w:rFonts w:cs="Times New Roman"/>
                <w:bCs/>
                <w:color w:val="000000"/>
              </w:rPr>
            </w:rPrChange>
          </w:rPr>
          <w:t>Region</w:t>
        </w:r>
        <w:proofErr w:type="spellEnd"/>
        <w:r w:rsidRPr="00DD77B4">
          <w:rPr>
            <w:rStyle w:val="apple-style-span"/>
            <w:rFonts w:cs="Times New Roman"/>
            <w:bCs/>
            <w:color w:val="000000"/>
          </w:rPr>
          <w:t>)</w:t>
        </w:r>
        <w:r>
          <w:rPr>
            <w:rStyle w:val="apple-style-span"/>
            <w:rFonts w:cs="Times New Roman"/>
            <w:bCs/>
            <w:color w:val="000000"/>
          </w:rPr>
          <w:t>. Cada</w:t>
        </w:r>
        <w:r w:rsidRPr="00DD77B4">
          <w:rPr>
            <w:rStyle w:val="apple-style-span"/>
            <w:rFonts w:cs="Times New Roman"/>
            <w:bCs/>
            <w:color w:val="000000"/>
          </w:rPr>
          <w:t xml:space="preserve"> país </w:t>
        </w:r>
        <w:r>
          <w:rPr>
            <w:rStyle w:val="apple-style-span"/>
            <w:rFonts w:cs="Times New Roman"/>
            <w:bCs/>
            <w:color w:val="000000"/>
          </w:rPr>
          <w:t xml:space="preserve">tiene un </w:t>
        </w:r>
      </w:ins>
      <w:ins w:id="769" w:author="IO" w:date="2011-06-09T13:19:00Z">
        <w:r>
          <w:rPr>
            <w:rStyle w:val="apple-style-span"/>
            <w:rFonts w:cs="Times New Roman"/>
            <w:bCs/>
            <w:color w:val="000000"/>
          </w:rPr>
          <w:t>“</w:t>
        </w:r>
      </w:ins>
      <w:ins w:id="770" w:author="IO" w:date="2011-06-09T13:18:00Z">
        <w:r>
          <w:rPr>
            <w:rStyle w:val="apple-style-span"/>
            <w:rFonts w:cs="Times New Roman"/>
            <w:bCs/>
            <w:color w:val="000000"/>
          </w:rPr>
          <w:t xml:space="preserve">área de responsabilidad” </w:t>
        </w:r>
      </w:ins>
      <w:ins w:id="771" w:author="IO" w:date="2011-06-09T13:19:00Z">
        <w:r>
          <w:rPr>
            <w:rStyle w:val="apple-style-span"/>
            <w:rFonts w:cs="Times New Roman"/>
            <w:bCs/>
            <w:color w:val="000000"/>
          </w:rPr>
          <w:t xml:space="preserve">dentro de la cual existen varias </w:t>
        </w:r>
        <w:proofErr w:type="spellStart"/>
        <w:r>
          <w:rPr>
            <w:rStyle w:val="apple-style-span"/>
            <w:rFonts w:cs="Times New Roman"/>
            <w:bCs/>
            <w:color w:val="000000"/>
          </w:rPr>
          <w:t>FIRs</w:t>
        </w:r>
      </w:ins>
      <w:proofErr w:type="spellEnd"/>
      <w:ins w:id="772" w:author="IO" w:date="2011-06-09T13:18:00Z">
        <w:r w:rsidRPr="00DD77B4">
          <w:rPr>
            <w:rStyle w:val="apple-style-span"/>
            <w:rFonts w:cs="Times New Roman"/>
            <w:bCs/>
            <w:color w:val="000000"/>
          </w:rPr>
          <w:t xml:space="preserve">. </w:t>
        </w:r>
      </w:ins>
      <w:ins w:id="773" w:author="Orion" w:date="2011-06-11T12:34:00Z">
        <w:r w:rsidR="00C312EE">
          <w:rPr>
            <w:rStyle w:val="apple-style-span"/>
            <w:rFonts w:cs="Times New Roman"/>
            <w:bCs/>
            <w:color w:val="000000"/>
          </w:rPr>
          <w:t xml:space="preserve">Cada una de estas regiones se puede dividir en </w:t>
        </w:r>
      </w:ins>
      <w:ins w:id="774" w:author="Orion" w:date="2011-06-11T12:35:00Z">
        <w:r w:rsidR="00C312EE">
          <w:rPr>
            <w:rStyle w:val="apple-style-span"/>
            <w:rFonts w:cs="Times New Roman"/>
            <w:bCs/>
            <w:color w:val="000000"/>
          </w:rPr>
          <w:t>espacio aéreo controlado y no controlado.</w:t>
        </w:r>
      </w:ins>
      <w:ins w:id="775" w:author="Orion" w:date="2011-06-11T12:31:00Z">
        <w:r w:rsidR="00C312EE">
          <w:rPr>
            <w:rStyle w:val="apple-style-span"/>
            <w:rFonts w:cs="Times New Roman"/>
            <w:bCs/>
            <w:color w:val="000000"/>
          </w:rPr>
          <w:t xml:space="preserve"> </w:t>
        </w:r>
      </w:ins>
      <w:ins w:id="776" w:author="IO" w:date="2011-06-09T13:18:00Z">
        <w:r w:rsidRPr="00DD77B4">
          <w:rPr>
            <w:rStyle w:val="apple-style-span"/>
            <w:rFonts w:cs="Times New Roman"/>
            <w:bCs/>
            <w:color w:val="000000"/>
          </w:rPr>
          <w:t xml:space="preserve">El </w:t>
        </w:r>
      </w:ins>
      <w:ins w:id="777" w:author="Orion" w:date="2011-06-11T12:37:00Z">
        <w:r w:rsidR="00906094" w:rsidRPr="00DD77B4">
          <w:rPr>
            <w:rStyle w:val="apple-style-span"/>
            <w:rFonts w:cs="Times New Roman"/>
            <w:bCs/>
            <w:color w:val="000000"/>
          </w:rPr>
          <w:t>espacio aéreo controla</w:t>
        </w:r>
        <w:r w:rsidR="00906094">
          <w:rPr>
            <w:rStyle w:val="apple-style-span"/>
            <w:rFonts w:cs="Times New Roman"/>
            <w:bCs/>
            <w:color w:val="000000"/>
          </w:rPr>
          <w:t>do</w:t>
        </w:r>
        <w:r w:rsidR="00906094" w:rsidRPr="00DD77B4">
          <w:rPr>
            <w:rStyle w:val="apple-style-span"/>
            <w:rFonts w:cs="Times New Roman"/>
            <w:bCs/>
            <w:color w:val="000000"/>
          </w:rPr>
          <w:t xml:space="preserve"> </w:t>
        </w:r>
        <w:r w:rsidR="00906094">
          <w:rPr>
            <w:rStyle w:val="apple-style-span"/>
            <w:rFonts w:cs="Times New Roman"/>
            <w:bCs/>
            <w:color w:val="000000"/>
          </w:rPr>
          <w:t xml:space="preserve"> es aquel </w:t>
        </w:r>
      </w:ins>
      <w:ins w:id="778" w:author="IO" w:date="2011-06-09T13:18:00Z">
        <w:del w:id="779" w:author="Orion" w:date="2011-06-11T12:37:00Z">
          <w:r w:rsidRPr="00DD77B4" w:rsidDel="00906094">
            <w:rPr>
              <w:rStyle w:val="apple-style-span"/>
              <w:rFonts w:cs="Times New Roman"/>
              <w:bCs/>
              <w:color w:val="000000"/>
            </w:rPr>
            <w:delText xml:space="preserve">espacio aéreo </w:delText>
          </w:r>
        </w:del>
        <w:r w:rsidRPr="00DD77B4">
          <w:rPr>
            <w:rStyle w:val="apple-style-span"/>
            <w:rFonts w:cs="Times New Roman"/>
            <w:bCs/>
            <w:color w:val="000000"/>
          </w:rPr>
          <w:t>en el que se presta el serv</w:t>
        </w:r>
        <w:r>
          <w:rPr>
            <w:rStyle w:val="apple-style-span"/>
            <w:rFonts w:cs="Times New Roman"/>
            <w:bCs/>
            <w:color w:val="000000"/>
          </w:rPr>
          <w:t>icio de control</w:t>
        </w:r>
        <w:del w:id="780" w:author="Orion" w:date="2011-06-11T12:37:00Z">
          <w:r w:rsidDel="00906094">
            <w:rPr>
              <w:rStyle w:val="apple-style-span"/>
              <w:rFonts w:cs="Times New Roman"/>
              <w:bCs/>
              <w:color w:val="000000"/>
            </w:rPr>
            <w:delText xml:space="preserve"> aéreo se llama “</w:delText>
          </w:r>
          <w:r w:rsidRPr="00DD77B4" w:rsidDel="00906094">
            <w:rPr>
              <w:rStyle w:val="apple-style-span"/>
              <w:rFonts w:cs="Times New Roman"/>
              <w:bCs/>
              <w:color w:val="000000"/>
            </w:rPr>
            <w:delText>espacio aéreo controla</w:delText>
          </w:r>
          <w:r w:rsidDel="00906094">
            <w:rPr>
              <w:rStyle w:val="apple-style-span"/>
              <w:rFonts w:cs="Times New Roman"/>
              <w:bCs/>
              <w:color w:val="000000"/>
            </w:rPr>
            <w:delText>do”</w:delText>
          </w:r>
        </w:del>
        <w:r w:rsidRPr="00DD77B4">
          <w:rPr>
            <w:rStyle w:val="apple-style-span"/>
            <w:rFonts w:cs="Times New Roman"/>
            <w:bCs/>
            <w:color w:val="000000"/>
          </w:rPr>
          <w:t xml:space="preserve">. </w:t>
        </w:r>
      </w:ins>
      <w:ins w:id="781" w:author="Orion" w:date="2011-06-11T12:35:00Z">
        <w:r w:rsidR="00C312EE">
          <w:rPr>
            <w:rStyle w:val="apple-style-span"/>
            <w:rFonts w:cs="Times New Roman"/>
            <w:bCs/>
            <w:color w:val="000000"/>
          </w:rPr>
          <w:t>Sin embardo, en el espacio aére</w:t>
        </w:r>
      </w:ins>
      <w:ins w:id="782" w:author="Orion" w:date="2011-06-11T12:36:00Z">
        <w:r w:rsidR="00C312EE">
          <w:rPr>
            <w:rStyle w:val="apple-style-span"/>
            <w:rFonts w:cs="Times New Roman"/>
            <w:bCs/>
            <w:color w:val="000000"/>
          </w:rPr>
          <w:t>o</w:t>
        </w:r>
      </w:ins>
      <w:ins w:id="783" w:author="Orion" w:date="2011-06-11T12:35:00Z">
        <w:r w:rsidR="00C312EE">
          <w:rPr>
            <w:rStyle w:val="apple-style-span"/>
            <w:rFonts w:cs="Times New Roman"/>
            <w:bCs/>
            <w:color w:val="000000"/>
          </w:rPr>
          <w:t xml:space="preserve"> no </w:t>
        </w:r>
      </w:ins>
      <w:ins w:id="784" w:author="Orion" w:date="2011-06-11T12:36:00Z">
        <w:r w:rsidR="00C312EE">
          <w:rPr>
            <w:rStyle w:val="apple-style-span"/>
            <w:rFonts w:cs="Times New Roman"/>
            <w:bCs/>
            <w:color w:val="000000"/>
          </w:rPr>
          <w:t xml:space="preserve">controlado </w:t>
        </w:r>
        <w:r w:rsidR="00C312EE" w:rsidRPr="00C312EE">
          <w:rPr>
            <w:rStyle w:val="apple-style-span"/>
            <w:rFonts w:cs="Times New Roman"/>
            <w:bCs/>
            <w:color w:val="000000"/>
          </w:rPr>
          <w:t xml:space="preserve">los Servicios de </w:t>
        </w:r>
      </w:ins>
      <w:ins w:id="785" w:author="Orion" w:date="2011-06-11T13:03:00Z">
        <w:r w:rsidR="00CE4E5F" w:rsidRPr="00C312EE">
          <w:rPr>
            <w:rStyle w:val="apple-style-span"/>
            <w:rFonts w:cs="Times New Roman"/>
            <w:bCs/>
            <w:color w:val="000000"/>
          </w:rPr>
          <w:t>Tráfico</w:t>
        </w:r>
      </w:ins>
      <w:ins w:id="786" w:author="Orion" w:date="2011-06-11T12:36:00Z">
        <w:r w:rsidR="00C312EE" w:rsidRPr="00C312EE">
          <w:rPr>
            <w:rStyle w:val="apple-style-span"/>
            <w:rFonts w:cs="Times New Roman"/>
            <w:bCs/>
            <w:color w:val="000000"/>
          </w:rPr>
          <w:t xml:space="preserve"> </w:t>
        </w:r>
      </w:ins>
      <w:ins w:id="787" w:author="Orion" w:date="2011-06-11T12:37:00Z">
        <w:r w:rsidR="002C0EFF" w:rsidRPr="00C312EE">
          <w:rPr>
            <w:rStyle w:val="apple-style-span"/>
            <w:rFonts w:cs="Times New Roman"/>
            <w:bCs/>
            <w:color w:val="000000"/>
          </w:rPr>
          <w:t>Aéreo</w:t>
        </w:r>
      </w:ins>
      <w:ins w:id="788" w:author="Orion" w:date="2011-06-11T13:02:00Z">
        <w:r w:rsidR="00CE4E5F">
          <w:rPr>
            <w:rStyle w:val="apple-style-span"/>
            <w:rFonts w:cs="Times New Roman"/>
            <w:bCs/>
            <w:color w:val="000000"/>
          </w:rPr>
          <w:t xml:space="preserve"> (ATS, </w:t>
        </w:r>
        <w:r w:rsidR="00CE4E5F" w:rsidRPr="00CE4E5F">
          <w:rPr>
            <w:rStyle w:val="apple-style-span"/>
            <w:rFonts w:cs="Times New Roman"/>
            <w:bCs/>
            <w:i/>
            <w:color w:val="000000"/>
            <w:rPrChange w:id="789" w:author="Orion" w:date="2011-06-11T13:03:00Z">
              <w:rPr>
                <w:rStyle w:val="apple-style-span"/>
                <w:rFonts w:cs="Times New Roman"/>
                <w:bCs/>
                <w:color w:val="000000"/>
              </w:rPr>
            </w:rPrChange>
          </w:rPr>
          <w:t xml:space="preserve">Air </w:t>
        </w:r>
        <w:proofErr w:type="spellStart"/>
        <w:r w:rsidR="00CE4E5F" w:rsidRPr="00CE4E5F">
          <w:rPr>
            <w:rStyle w:val="apple-style-span"/>
            <w:rFonts w:cs="Times New Roman"/>
            <w:bCs/>
            <w:i/>
            <w:color w:val="000000"/>
            <w:rPrChange w:id="790" w:author="Orion" w:date="2011-06-11T13:03:00Z">
              <w:rPr>
                <w:rStyle w:val="apple-style-span"/>
                <w:rFonts w:cs="Times New Roman"/>
                <w:bCs/>
                <w:color w:val="000000"/>
              </w:rPr>
            </w:rPrChange>
          </w:rPr>
          <w:t>Traffic</w:t>
        </w:r>
        <w:proofErr w:type="spellEnd"/>
        <w:r w:rsidR="00CE4E5F" w:rsidRPr="00CE4E5F">
          <w:rPr>
            <w:rStyle w:val="apple-style-span"/>
            <w:rFonts w:cs="Times New Roman"/>
            <w:bCs/>
            <w:i/>
            <w:color w:val="000000"/>
            <w:rPrChange w:id="791" w:author="Orion" w:date="2011-06-11T13:03:00Z">
              <w:rPr>
                <w:rStyle w:val="apple-style-span"/>
                <w:rFonts w:cs="Times New Roman"/>
                <w:bCs/>
                <w:color w:val="000000"/>
              </w:rPr>
            </w:rPrChange>
          </w:rPr>
          <w:t xml:space="preserve"> </w:t>
        </w:r>
        <w:proofErr w:type="spellStart"/>
        <w:r w:rsidR="00CE4E5F" w:rsidRPr="00CE4E5F">
          <w:rPr>
            <w:rStyle w:val="apple-style-span"/>
            <w:rFonts w:cs="Times New Roman"/>
            <w:bCs/>
            <w:i/>
            <w:color w:val="000000"/>
            <w:rPrChange w:id="792" w:author="Orion" w:date="2011-06-11T13:03:00Z">
              <w:rPr>
                <w:rStyle w:val="apple-style-span"/>
                <w:rFonts w:cs="Times New Roman"/>
                <w:bCs/>
                <w:color w:val="000000"/>
              </w:rPr>
            </w:rPrChange>
          </w:rPr>
          <w:t>Service</w:t>
        </w:r>
        <w:proofErr w:type="spellEnd"/>
        <w:r w:rsidR="00CE4E5F">
          <w:rPr>
            <w:rStyle w:val="apple-style-span"/>
            <w:rFonts w:cs="Times New Roman"/>
            <w:bCs/>
            <w:color w:val="000000"/>
          </w:rPr>
          <w:t>)</w:t>
        </w:r>
      </w:ins>
      <w:ins w:id="793" w:author="Orion" w:date="2011-06-11T12:36:00Z">
        <w:r w:rsidR="00C312EE" w:rsidRPr="00C312EE">
          <w:rPr>
            <w:rStyle w:val="apple-style-span"/>
            <w:rFonts w:cs="Times New Roman"/>
            <w:bCs/>
            <w:color w:val="000000"/>
          </w:rPr>
          <w:t xml:space="preserve"> prestan servicios de información y alerta, pero no existe ningún tipo de control</w:t>
        </w:r>
        <w:r w:rsidR="00C312EE">
          <w:rPr>
            <w:rStyle w:val="apple-style-span"/>
            <w:rFonts w:cs="Times New Roman"/>
            <w:bCs/>
            <w:color w:val="000000"/>
          </w:rPr>
          <w:t>.</w:t>
        </w:r>
        <w:r w:rsidR="00AA7119">
          <w:rPr>
            <w:rStyle w:val="apple-style-span"/>
            <w:rFonts w:cs="Times New Roman"/>
            <w:bCs/>
            <w:color w:val="000000"/>
          </w:rPr>
          <w:t xml:space="preserve"> </w:t>
        </w:r>
      </w:ins>
      <w:ins w:id="794" w:author="IO" w:date="2011-06-09T13:18:00Z">
        <w:r w:rsidRPr="00DD77B4">
          <w:rPr>
            <w:rStyle w:val="apple-style-span"/>
            <w:rFonts w:cs="Times New Roman"/>
            <w:bCs/>
            <w:color w:val="000000"/>
          </w:rPr>
          <w:t>La Unidad encargada de entregar el servicio de control al tráfico aéreo en estas áreas recibe el nombre de Centro de Control de Área</w:t>
        </w:r>
        <w:r>
          <w:rPr>
            <w:rStyle w:val="apple-style-span"/>
            <w:rFonts w:cs="Times New Roman"/>
            <w:bCs/>
            <w:color w:val="000000"/>
          </w:rPr>
          <w:t xml:space="preserve"> (ACC, </w:t>
        </w:r>
        <w:proofErr w:type="spellStart"/>
        <w:r>
          <w:rPr>
            <w:rStyle w:val="apple-style-span"/>
            <w:rFonts w:cs="Times New Roman"/>
            <w:bCs/>
            <w:color w:val="000000"/>
          </w:rPr>
          <w:t>Area</w:t>
        </w:r>
        <w:proofErr w:type="spellEnd"/>
        <w:r>
          <w:rPr>
            <w:rStyle w:val="apple-style-span"/>
            <w:rFonts w:cs="Times New Roman"/>
            <w:bCs/>
            <w:color w:val="000000"/>
          </w:rPr>
          <w:t xml:space="preserve"> Control Centre)</w:t>
        </w:r>
        <w:r w:rsidRPr="00DD77B4">
          <w:rPr>
            <w:rStyle w:val="apple-style-span"/>
            <w:rFonts w:cs="Times New Roman"/>
            <w:bCs/>
            <w:color w:val="000000"/>
          </w:rPr>
          <w:t xml:space="preserve">. Debido al amplio espacio aéreo que manejan, están divididos en Sectores de Control, cada uno responsable de una parte del espacio total a su cargo. Cuando un avión está a punto de salir de un sector es traspasado al siguiente sector </w:t>
        </w:r>
        <w:del w:id="795" w:author="Orion" w:date="2011-06-11T13:06:00Z">
          <w:r w:rsidRPr="00DD77B4" w:rsidDel="004D34F6">
            <w:rPr>
              <w:rStyle w:val="apple-style-span"/>
              <w:rFonts w:cs="Times New Roman"/>
              <w:bCs/>
              <w:color w:val="000000"/>
            </w:rPr>
            <w:delText>en</w:delText>
          </w:r>
        </w:del>
      </w:ins>
      <w:ins w:id="796" w:author="Orion" w:date="2011-06-11T13:06:00Z">
        <w:r w:rsidR="004D34F6">
          <w:rPr>
            <w:rStyle w:val="apple-style-span"/>
            <w:rFonts w:cs="Times New Roman"/>
            <w:bCs/>
            <w:color w:val="000000"/>
          </w:rPr>
          <w:t>de</w:t>
        </w:r>
      </w:ins>
      <w:ins w:id="797" w:author="IO" w:date="2011-06-09T13:18:00Z">
        <w:r w:rsidRPr="00DD77B4">
          <w:rPr>
            <w:rStyle w:val="apple-style-span"/>
            <w:rFonts w:cs="Times New Roman"/>
            <w:bCs/>
            <w:color w:val="000000"/>
          </w:rPr>
          <w:t xml:space="preserve"> forma sucesiva, hasta el aterrizaje en su destino. Actualmente, la mayor parte de las rutas aéreas están cubiertas por radares, lo que permite hacer un seguimiento permanente </w:t>
        </w:r>
        <w:del w:id="798" w:author="Orion" w:date="2011-06-11T13:06:00Z">
          <w:r w:rsidRPr="00DD77B4" w:rsidDel="001E2921">
            <w:rPr>
              <w:rStyle w:val="apple-style-span"/>
              <w:rFonts w:cs="Times New Roman"/>
              <w:bCs/>
              <w:color w:val="000000"/>
            </w:rPr>
            <w:delText>a</w:delText>
          </w:r>
        </w:del>
      </w:ins>
      <w:ins w:id="799" w:author="Orion" w:date="2011-06-11T13:06:00Z">
        <w:r w:rsidR="001E2921">
          <w:rPr>
            <w:rStyle w:val="apple-style-span"/>
            <w:rFonts w:cs="Times New Roman"/>
            <w:bCs/>
            <w:color w:val="000000"/>
          </w:rPr>
          <w:t>de</w:t>
        </w:r>
      </w:ins>
      <w:ins w:id="800" w:author="IO" w:date="2011-06-09T13:18:00Z">
        <w:r w:rsidRPr="00DD77B4">
          <w:rPr>
            <w:rStyle w:val="apple-style-span"/>
            <w:rFonts w:cs="Times New Roman"/>
            <w:bCs/>
            <w:color w:val="000000"/>
          </w:rPr>
          <w:t xml:space="preserve"> los vuelos.</w:t>
        </w:r>
      </w:ins>
    </w:p>
    <w:p w14:paraId="77F569B5" w14:textId="77777777" w:rsidR="00784846" w:rsidRPr="00DD77B4" w:rsidRDefault="00784846" w:rsidP="00784846">
      <w:pPr>
        <w:jc w:val="both"/>
        <w:rPr>
          <w:ins w:id="801" w:author="IO" w:date="2011-06-09T13:18:00Z"/>
          <w:rStyle w:val="apple-style-span"/>
          <w:rFonts w:cs="Times New Roman"/>
          <w:bCs/>
          <w:color w:val="000000"/>
        </w:rPr>
      </w:pPr>
      <w:ins w:id="802" w:author="IO" w:date="2011-06-09T13:18:00Z">
        <w:r w:rsidRPr="00DD77B4">
          <w:rPr>
            <w:rStyle w:val="apple-style-span"/>
            <w:rFonts w:cs="Times New Roman"/>
            <w:bCs/>
            <w:color w:val="000000"/>
          </w:rPr>
          <w:t>En las regiones de información de vuelo se encuentran las áreas terminales de los aeropuertos importantes y entre ellas discurren las aerovías, pasillos por los que circulan las aeronaves. Otros elementos son las áreas prohibidas, restringidas o peligrosas que son zonas donde el vuelo de aeronaves se ve restringido en diferentes medidas y por causas diversas.</w:t>
        </w:r>
      </w:ins>
    </w:p>
    <w:p w14:paraId="6A52AE45" w14:textId="4A798902" w:rsidR="00696841" w:rsidRDefault="00784846" w:rsidP="00784846">
      <w:pPr>
        <w:jc w:val="both"/>
        <w:rPr>
          <w:ins w:id="803" w:author="Orion" w:date="2011-06-11T12:44:00Z"/>
          <w:rStyle w:val="apple-style-span"/>
          <w:rFonts w:cs="Times New Roman"/>
          <w:bCs/>
          <w:color w:val="000000"/>
        </w:rPr>
      </w:pPr>
      <w:ins w:id="804" w:author="IO" w:date="2011-06-09T13:18:00Z">
        <w:r>
          <w:rPr>
            <w:rStyle w:val="apple-style-span"/>
            <w:rFonts w:cs="Times New Roman"/>
            <w:bCs/>
            <w:color w:val="000000"/>
          </w:rPr>
          <w:lastRenderedPageBreak/>
          <w:t>Todos los vuelos</w:t>
        </w:r>
      </w:ins>
      <w:ins w:id="805" w:author="Orion" w:date="2011-06-11T12:43:00Z">
        <w:r w:rsidR="000C3948">
          <w:rPr>
            <w:rStyle w:val="apple-style-span"/>
            <w:rFonts w:cs="Times New Roman"/>
            <w:bCs/>
            <w:color w:val="000000"/>
          </w:rPr>
          <w:t>,</w:t>
        </w:r>
      </w:ins>
      <w:ins w:id="806" w:author="Orion" w:date="2011-06-11T12:41:00Z">
        <w:r w:rsidR="00B465AD">
          <w:rPr>
            <w:rStyle w:val="apple-style-span"/>
            <w:rFonts w:cs="Times New Roman"/>
            <w:bCs/>
            <w:color w:val="000000"/>
          </w:rPr>
          <w:t xml:space="preserve"> </w:t>
        </w:r>
      </w:ins>
      <w:ins w:id="807" w:author="Orion" w:date="2011-06-11T12:43:00Z">
        <w:r w:rsidR="000C3948">
          <w:rPr>
            <w:rStyle w:val="apple-style-span"/>
            <w:rFonts w:cs="Times New Roman"/>
            <w:bCs/>
            <w:color w:val="000000"/>
          </w:rPr>
          <w:t>tanto</w:t>
        </w:r>
      </w:ins>
      <w:ins w:id="808" w:author="Orion" w:date="2011-06-11T12:41:00Z">
        <w:r w:rsidR="00B465AD" w:rsidRPr="00DD77B4">
          <w:rPr>
            <w:rStyle w:val="apple-style-span"/>
            <w:rFonts w:cs="Times New Roman"/>
            <w:bCs/>
            <w:color w:val="000000"/>
          </w:rPr>
          <w:t xml:space="preserve"> </w:t>
        </w:r>
      </w:ins>
      <w:ins w:id="809" w:author="Orion" w:date="2011-06-11T12:43:00Z">
        <w:r w:rsidR="000C3948">
          <w:rPr>
            <w:rStyle w:val="apple-style-span"/>
            <w:rFonts w:cs="Times New Roman"/>
            <w:bCs/>
            <w:color w:val="000000"/>
          </w:rPr>
          <w:t xml:space="preserve">del </w:t>
        </w:r>
      </w:ins>
      <w:ins w:id="810" w:author="Orion" w:date="2011-06-11T12:41:00Z">
        <w:r w:rsidR="00B465AD" w:rsidRPr="00DD77B4">
          <w:rPr>
            <w:rStyle w:val="apple-style-span"/>
            <w:rFonts w:cs="Times New Roman"/>
            <w:bCs/>
            <w:color w:val="000000"/>
          </w:rPr>
          <w:t>espacio aéreo controlado</w:t>
        </w:r>
      </w:ins>
      <w:ins w:id="811" w:author="Orion" w:date="2011-06-11T12:43:00Z">
        <w:r w:rsidR="000C3948">
          <w:rPr>
            <w:rStyle w:val="apple-style-span"/>
            <w:rFonts w:cs="Times New Roman"/>
            <w:bCs/>
            <w:color w:val="000000"/>
          </w:rPr>
          <w:t xml:space="preserve"> como del no controlado,</w:t>
        </w:r>
      </w:ins>
      <w:ins w:id="812" w:author="IO" w:date="2011-06-09T13:18:00Z">
        <w:r>
          <w:rPr>
            <w:rStyle w:val="apple-style-span"/>
            <w:rFonts w:cs="Times New Roman"/>
            <w:bCs/>
            <w:color w:val="000000"/>
          </w:rPr>
          <w:t xml:space="preserve"> deben realizarse bajo unas</w:t>
        </w:r>
        <w:r w:rsidRPr="00DD77B4">
          <w:rPr>
            <w:rStyle w:val="apple-style-span"/>
            <w:rFonts w:cs="Times New Roman"/>
            <w:bCs/>
            <w:color w:val="000000"/>
          </w:rPr>
          <w:t xml:space="preserve"> normas</w:t>
        </w:r>
        <w:del w:id="813" w:author="Orion" w:date="2011-06-11T12:41:00Z">
          <w:r w:rsidDel="00B465AD">
            <w:rPr>
              <w:rStyle w:val="apple-style-span"/>
              <w:rFonts w:cs="Times New Roman"/>
              <w:bCs/>
              <w:color w:val="000000"/>
            </w:rPr>
            <w:delText>,</w:delText>
          </w:r>
        </w:del>
        <w:r w:rsidRPr="00DD77B4">
          <w:rPr>
            <w:rStyle w:val="apple-style-span"/>
            <w:rFonts w:cs="Times New Roman"/>
            <w:bCs/>
            <w:color w:val="000000"/>
          </w:rPr>
          <w:t xml:space="preserve"> que regulan la circulación aérea </w:t>
        </w:r>
        <w:del w:id="814" w:author="Orion" w:date="2011-06-11T12:41:00Z">
          <w:r w:rsidRPr="00DD77B4" w:rsidDel="00B465AD">
            <w:rPr>
              <w:rStyle w:val="apple-style-span"/>
              <w:rFonts w:cs="Times New Roman"/>
              <w:bCs/>
              <w:color w:val="000000"/>
            </w:rPr>
            <w:delText>en el espacio aéreo controlado</w:delText>
          </w:r>
          <w:r w:rsidDel="00B465AD">
            <w:rPr>
              <w:rStyle w:val="apple-style-span"/>
              <w:rFonts w:cs="Times New Roman"/>
              <w:bCs/>
              <w:color w:val="000000"/>
            </w:rPr>
            <w:delText xml:space="preserve"> </w:delText>
          </w:r>
        </w:del>
        <w:del w:id="815" w:author="Orion" w:date="2011-06-11T13:07:00Z">
          <w:r w:rsidDel="00AF6CB1">
            <w:rPr>
              <w:rStyle w:val="apple-style-span"/>
              <w:rFonts w:cs="Times New Roman"/>
              <w:bCs/>
              <w:color w:val="000000"/>
            </w:rPr>
            <w:delText>y</w:delText>
          </w:r>
        </w:del>
      </w:ins>
      <w:ins w:id="816" w:author="Orion" w:date="2011-06-11T13:07:00Z">
        <w:r w:rsidR="00AF6CB1">
          <w:rPr>
            <w:rStyle w:val="apple-style-span"/>
            <w:rFonts w:cs="Times New Roman"/>
            <w:bCs/>
            <w:color w:val="000000"/>
          </w:rPr>
          <w:t>que</w:t>
        </w:r>
      </w:ins>
      <w:ins w:id="817" w:author="IO" w:date="2011-06-09T13:18:00Z">
        <w:r w:rsidRPr="00DD77B4">
          <w:rPr>
            <w:rStyle w:val="apple-style-span"/>
            <w:rFonts w:cs="Times New Roman"/>
            <w:bCs/>
            <w:color w:val="000000"/>
          </w:rPr>
          <w:t xml:space="preserve"> se recogen en el Reglamento de Circulación Aérea.</w:t>
        </w:r>
      </w:ins>
    </w:p>
    <w:p w14:paraId="1ECED5BD" w14:textId="77777777" w:rsidR="00696841" w:rsidRPr="00DD77B4" w:rsidRDefault="00696841" w:rsidP="00696841">
      <w:pPr>
        <w:jc w:val="both"/>
        <w:rPr>
          <w:ins w:id="818" w:author="Orion" w:date="2011-06-11T12:44:00Z"/>
          <w:rStyle w:val="apple-style-span"/>
          <w:rFonts w:cs="Times New Roman"/>
          <w:bCs/>
          <w:color w:val="000000"/>
        </w:rPr>
      </w:pPr>
    </w:p>
    <w:p w14:paraId="7FEA6F26" w14:textId="448900C5" w:rsidR="00696841" w:rsidRPr="00DD77B4" w:rsidRDefault="00696841" w:rsidP="00696841">
      <w:pPr>
        <w:jc w:val="both"/>
        <w:rPr>
          <w:ins w:id="819" w:author="Orion" w:date="2011-06-11T12:44:00Z"/>
          <w:rStyle w:val="apple-style-span"/>
          <w:rFonts w:cs="Times New Roman"/>
          <w:bCs/>
          <w:color w:val="000000"/>
        </w:rPr>
      </w:pPr>
      <w:ins w:id="820" w:author="Orion" w:date="2011-06-11T12:45:00Z">
        <w:r>
          <w:rPr>
            <w:rStyle w:val="apple-style-span"/>
            <w:rFonts w:cs="Times New Roman"/>
            <w:bCs/>
            <w:color w:val="000000"/>
          </w:rPr>
          <w:t>Siguiendo con la organización del espacio aér</w:t>
        </w:r>
      </w:ins>
      <w:ins w:id="821" w:author="Orion" w:date="2011-06-11T12:46:00Z">
        <w:r>
          <w:rPr>
            <w:rStyle w:val="apple-style-span"/>
            <w:rFonts w:cs="Times New Roman"/>
            <w:bCs/>
            <w:color w:val="000000"/>
          </w:rPr>
          <w:t>e</w:t>
        </w:r>
      </w:ins>
      <w:ins w:id="822" w:author="Orion" w:date="2011-06-11T12:45:00Z">
        <w:r>
          <w:rPr>
            <w:rStyle w:val="apple-style-span"/>
            <w:rFonts w:cs="Times New Roman"/>
            <w:bCs/>
            <w:color w:val="000000"/>
          </w:rPr>
          <w:t>o</w:t>
        </w:r>
      </w:ins>
      <w:ins w:id="823" w:author="Orion" w:date="2011-06-11T12:48:00Z">
        <w:r w:rsidR="00D62F46">
          <w:rPr>
            <w:rStyle w:val="apple-style-span"/>
            <w:rFonts w:cs="Times New Roman"/>
            <w:bCs/>
            <w:color w:val="000000"/>
          </w:rPr>
          <w:t>,</w:t>
        </w:r>
      </w:ins>
      <w:ins w:id="824" w:author="Orion" w:date="2011-06-11T12:47:00Z">
        <w:r w:rsidR="001A072A">
          <w:rPr>
            <w:rStyle w:val="apple-style-span"/>
            <w:rFonts w:cs="Times New Roman"/>
            <w:bCs/>
            <w:color w:val="000000"/>
          </w:rPr>
          <w:t xml:space="preserve"> el máximo</w:t>
        </w:r>
        <w:r w:rsidR="001A072A" w:rsidRPr="00DD77B4">
          <w:rPr>
            <w:rStyle w:val="apple-style-span"/>
            <w:rFonts w:cs="Times New Roman"/>
            <w:bCs/>
            <w:color w:val="000000"/>
          </w:rPr>
          <w:t xml:space="preserve"> el responsable </w:t>
        </w:r>
        <w:r w:rsidR="001A072A">
          <w:rPr>
            <w:rStyle w:val="apple-style-span"/>
            <w:rFonts w:cs="Times New Roman"/>
            <w:bCs/>
            <w:color w:val="000000"/>
          </w:rPr>
          <w:t xml:space="preserve">del control de tránsito aéreo </w:t>
        </w:r>
      </w:ins>
      <w:ins w:id="825" w:author="Orion" w:date="2011-06-11T13:08:00Z">
        <w:r w:rsidR="006A7E45">
          <w:rPr>
            <w:rStyle w:val="apple-style-span"/>
            <w:rFonts w:cs="Times New Roman"/>
            <w:bCs/>
            <w:color w:val="000000"/>
          </w:rPr>
          <w:t>es</w:t>
        </w:r>
      </w:ins>
      <w:ins w:id="826" w:author="Orion" w:date="2011-06-11T12:46:00Z">
        <w:r>
          <w:rPr>
            <w:rStyle w:val="apple-style-span"/>
            <w:rFonts w:cs="Times New Roman"/>
            <w:bCs/>
            <w:color w:val="000000"/>
          </w:rPr>
          <w:t xml:space="preserve"> e</w:t>
        </w:r>
      </w:ins>
      <w:ins w:id="827" w:author="Orion" w:date="2011-06-11T12:44:00Z">
        <w:r w:rsidRPr="00DD77B4">
          <w:rPr>
            <w:rStyle w:val="apple-style-span"/>
            <w:rFonts w:cs="Times New Roman"/>
            <w:bCs/>
            <w:color w:val="000000"/>
          </w:rPr>
          <w:t xml:space="preserve">l </w:t>
        </w:r>
        <w:r>
          <w:rPr>
            <w:rStyle w:val="apple-style-span"/>
            <w:rFonts w:cs="Times New Roman"/>
            <w:bCs/>
            <w:color w:val="000000"/>
          </w:rPr>
          <w:t>c</w:t>
        </w:r>
        <w:r w:rsidRPr="00DD77B4">
          <w:rPr>
            <w:rStyle w:val="apple-style-span"/>
            <w:rFonts w:cs="Times New Roman"/>
            <w:bCs/>
            <w:color w:val="000000"/>
          </w:rPr>
          <w:t>ontrolador de tráfico aéreo</w:t>
        </w:r>
      </w:ins>
      <w:ins w:id="828" w:author="Orion" w:date="2011-06-11T12:47:00Z">
        <w:r w:rsidR="001A072A">
          <w:rPr>
            <w:rStyle w:val="apple-style-span"/>
            <w:rFonts w:cs="Times New Roman"/>
            <w:bCs/>
            <w:color w:val="000000"/>
          </w:rPr>
          <w:t xml:space="preserve">. </w:t>
        </w:r>
      </w:ins>
      <w:ins w:id="829" w:author="Orion" w:date="2011-06-11T12:48:00Z">
        <w:r w:rsidR="001A072A">
          <w:rPr>
            <w:rStyle w:val="apple-style-span"/>
            <w:rFonts w:cs="Times New Roman"/>
            <w:bCs/>
            <w:color w:val="000000"/>
          </w:rPr>
          <w:t>Est</w:t>
        </w:r>
      </w:ins>
      <w:ins w:id="830" w:author="Orion" w:date="2011-06-11T13:08:00Z">
        <w:r w:rsidR="006A7E45">
          <w:rPr>
            <w:rStyle w:val="apple-style-span"/>
            <w:rFonts w:cs="Times New Roman"/>
            <w:bCs/>
            <w:color w:val="000000"/>
          </w:rPr>
          <w:t>a</w:t>
        </w:r>
      </w:ins>
      <w:ins w:id="831" w:author="Orion" w:date="2011-06-11T12:44:00Z">
        <w:r w:rsidRPr="00DD77B4">
          <w:rPr>
            <w:rStyle w:val="apple-style-span"/>
            <w:rFonts w:cs="Times New Roman"/>
            <w:bCs/>
            <w:color w:val="000000"/>
          </w:rPr>
          <w:t xml:space="preserve"> </w:t>
        </w:r>
      </w:ins>
      <w:ins w:id="832" w:author="Orion" w:date="2011-06-11T13:08:00Z">
        <w:r w:rsidR="006A7E45">
          <w:rPr>
            <w:rStyle w:val="apple-style-span"/>
            <w:rFonts w:cs="Times New Roman"/>
            <w:bCs/>
            <w:color w:val="000000"/>
          </w:rPr>
          <w:t>es</w:t>
        </w:r>
      </w:ins>
      <w:ins w:id="833" w:author="Orion" w:date="2011-06-11T12:44:00Z">
        <w:r w:rsidRPr="00DD77B4">
          <w:rPr>
            <w:rStyle w:val="apple-style-span"/>
            <w:rFonts w:cs="Times New Roman"/>
            <w:bCs/>
            <w:color w:val="000000"/>
          </w:rPr>
          <w:t xml:space="preserve"> la persona encargada de dirigir el tránsito de aeronaves en el espacio aéreo y en los aeropuertos, de modo seguro, ordenado y rápido, autorizando a los pilotos con instrucciones e información necesarias, dentro del espacio aéreo de su jurisdicción, con el objeto de prevenir colisiones, principalmente entre aeronaves y obstáculos en el área de maniobras.</w:t>
        </w:r>
      </w:ins>
    </w:p>
    <w:p w14:paraId="5FB70D8C" w14:textId="77777777" w:rsidR="00696841" w:rsidRPr="00DD77B4" w:rsidRDefault="00696841" w:rsidP="00696841">
      <w:pPr>
        <w:jc w:val="both"/>
        <w:rPr>
          <w:ins w:id="834" w:author="Orion" w:date="2011-06-11T12:44:00Z"/>
          <w:rStyle w:val="apple-style-span"/>
          <w:rFonts w:cs="Times New Roman"/>
          <w:bCs/>
          <w:color w:val="000000"/>
        </w:rPr>
      </w:pPr>
    </w:p>
    <w:p w14:paraId="0C8FA0BC" w14:textId="77777777" w:rsidR="00696841" w:rsidRPr="00DD77B4" w:rsidRDefault="00696841" w:rsidP="00696841">
      <w:pPr>
        <w:jc w:val="both"/>
        <w:rPr>
          <w:ins w:id="835" w:author="Orion" w:date="2011-06-11T12:44:00Z"/>
          <w:rStyle w:val="apple-style-span"/>
          <w:rFonts w:cs="Times New Roman"/>
          <w:bCs/>
          <w:color w:val="000000"/>
        </w:rPr>
      </w:pPr>
      <w:ins w:id="836" w:author="Orion" w:date="2011-06-11T12:44:00Z">
        <w:r w:rsidRPr="00DD77B4">
          <w:rPr>
            <w:rStyle w:val="apple-style-span"/>
            <w:rFonts w:cs="Times New Roman"/>
            <w:bCs/>
            <w:color w:val="000000"/>
          </w:rPr>
          <w:t>El controlador es responsable de las aeronaves que vuelan en un área tridimensional del espacio aéreo conocido como área de control, área de control terminal, aerovía, etc. Cada controlador ha de coordinarse con los controladores de sectores adyacentes para planificar las condiciones en que una aeronave ingresará en su área de responsabilidad, entregando dicho vuelo sin ningún tipo de conflicto respecto de otro tránsito, condición meteorológica, posición geográfica o de altitud (nivel de vuelo), siendo esto válido, tanto para vuelos n</w:t>
        </w:r>
        <w:r>
          <w:rPr>
            <w:rStyle w:val="apple-style-span"/>
            <w:rFonts w:cs="Times New Roman"/>
            <w:bCs/>
            <w:color w:val="000000"/>
          </w:rPr>
          <w:t>acionales como internacionales.</w:t>
        </w:r>
      </w:ins>
    </w:p>
    <w:p w14:paraId="7D15FCD9" w14:textId="77777777" w:rsidR="00696841" w:rsidRPr="00DD77B4" w:rsidRDefault="00696841" w:rsidP="00696841">
      <w:pPr>
        <w:jc w:val="both"/>
        <w:rPr>
          <w:ins w:id="837" w:author="Orion" w:date="2011-06-11T12:44:00Z"/>
          <w:rStyle w:val="apple-style-span"/>
          <w:rFonts w:cs="Times New Roman"/>
          <w:bCs/>
          <w:color w:val="000000"/>
        </w:rPr>
      </w:pPr>
    </w:p>
    <w:p w14:paraId="5FF2D971" w14:textId="6583D739" w:rsidR="00696841" w:rsidRPr="00DD77B4" w:rsidRDefault="00696841" w:rsidP="00784846">
      <w:pPr>
        <w:jc w:val="both"/>
        <w:rPr>
          <w:ins w:id="838" w:author="IO" w:date="2011-06-09T13:18:00Z"/>
          <w:rStyle w:val="apple-style-span"/>
          <w:rFonts w:cs="Times New Roman"/>
          <w:bCs/>
          <w:color w:val="000000"/>
        </w:rPr>
      </w:pPr>
      <w:ins w:id="839" w:author="Orion" w:date="2011-06-11T12:44:00Z">
        <w:r w:rsidRPr="00DD77B4">
          <w:rPr>
            <w:rStyle w:val="apple-style-span"/>
            <w:rFonts w:cs="Times New Roman"/>
            <w:bCs/>
            <w:color w:val="000000"/>
          </w:rPr>
          <w:t xml:space="preserve">Los controladores trabajan en los Centros de Control de Área </w:t>
        </w:r>
        <w:r>
          <w:rPr>
            <w:rStyle w:val="apple-style-span"/>
            <w:rFonts w:cs="Times New Roman"/>
            <w:bCs/>
            <w:color w:val="000000"/>
          </w:rPr>
          <w:t>(</w:t>
        </w:r>
        <w:r w:rsidRPr="00DD77B4">
          <w:rPr>
            <w:rStyle w:val="apple-style-span"/>
            <w:rFonts w:cs="Times New Roman"/>
            <w:bCs/>
            <w:color w:val="000000"/>
          </w:rPr>
          <w:t>ACC</w:t>
        </w:r>
        <w:r>
          <w:rPr>
            <w:rStyle w:val="apple-style-span"/>
            <w:rFonts w:cs="Times New Roman"/>
            <w:bCs/>
            <w:color w:val="000000"/>
          </w:rPr>
          <w:t xml:space="preserve">, </w:t>
        </w:r>
        <w:proofErr w:type="spellStart"/>
        <w:r>
          <w:rPr>
            <w:rStyle w:val="apple-style-span"/>
            <w:rFonts w:cs="Times New Roman"/>
            <w:bCs/>
            <w:color w:val="000000"/>
          </w:rPr>
          <w:t>Area</w:t>
        </w:r>
        <w:proofErr w:type="spellEnd"/>
        <w:r>
          <w:rPr>
            <w:rStyle w:val="apple-style-span"/>
            <w:rFonts w:cs="Times New Roman"/>
            <w:bCs/>
            <w:color w:val="000000"/>
          </w:rPr>
          <w:t xml:space="preserve"> Control Centre), en la Torre de Control</w:t>
        </w:r>
        <w:r w:rsidRPr="00DD77B4">
          <w:rPr>
            <w:rStyle w:val="apple-style-span"/>
            <w:rFonts w:cs="Times New Roman"/>
            <w:bCs/>
            <w:color w:val="000000"/>
          </w:rPr>
          <w:t xml:space="preserve"> o la Ofi</w:t>
        </w:r>
        <w:r>
          <w:rPr>
            <w:rStyle w:val="apple-style-span"/>
            <w:rFonts w:cs="Times New Roman"/>
            <w:bCs/>
            <w:color w:val="000000"/>
          </w:rPr>
          <w:t>cina de Control de Aproximación</w:t>
        </w:r>
        <w:r w:rsidRPr="00DD77B4">
          <w:rPr>
            <w:rStyle w:val="apple-style-span"/>
            <w:rFonts w:cs="Times New Roman"/>
            <w:bCs/>
            <w:color w:val="000000"/>
          </w:rPr>
          <w:t>, donde disponen de varios sistemas electrónicos y de computación, que les ayudan en el control y ges</w:t>
        </w:r>
        <w:r>
          <w:rPr>
            <w:rStyle w:val="apple-style-span"/>
            <w:rFonts w:cs="Times New Roman"/>
            <w:bCs/>
            <w:color w:val="000000"/>
          </w:rPr>
          <w:t xml:space="preserve">tión del tráfico, como el Radar (RDR, </w:t>
        </w:r>
        <w:r w:rsidRPr="00DD77B4">
          <w:rPr>
            <w:rStyle w:val="apple-style-span"/>
            <w:rFonts w:cs="Times New Roman"/>
            <w:bCs/>
            <w:color w:val="000000"/>
          </w:rPr>
          <w:t xml:space="preserve">radio </w:t>
        </w:r>
        <w:proofErr w:type="spellStart"/>
        <w:r w:rsidRPr="00DD77B4">
          <w:rPr>
            <w:rStyle w:val="apple-style-span"/>
            <w:rFonts w:cs="Times New Roman"/>
            <w:bCs/>
            <w:color w:val="000000"/>
          </w:rPr>
          <w:t>detection</w:t>
        </w:r>
        <w:proofErr w:type="spellEnd"/>
        <w:r w:rsidRPr="00DD77B4">
          <w:rPr>
            <w:rStyle w:val="apple-style-span"/>
            <w:rFonts w:cs="Times New Roman"/>
            <w:bCs/>
            <w:color w:val="000000"/>
          </w:rPr>
          <w:t xml:space="preserve"> and </w:t>
        </w:r>
        <w:proofErr w:type="spellStart"/>
        <w:r w:rsidRPr="00DD77B4">
          <w:rPr>
            <w:rStyle w:val="apple-style-span"/>
            <w:rFonts w:cs="Times New Roman"/>
            <w:bCs/>
            <w:color w:val="000000"/>
          </w:rPr>
          <w:t>ranging</w:t>
        </w:r>
        <w:proofErr w:type="spellEnd"/>
        <w:r w:rsidRPr="00DD77B4">
          <w:rPr>
            <w:rStyle w:val="apple-style-span"/>
            <w:rFonts w:cs="Times New Roman"/>
            <w:bCs/>
            <w:color w:val="000000"/>
          </w:rPr>
          <w:t>), que es un instrumento emisor/receptor de ondas de altísima frecuencia, el cual detecta los objetos que vuelan dentro de su espacio aéreo y</w:t>
        </w:r>
      </w:ins>
      <w:ins w:id="840" w:author="Orion" w:date="2011-06-11T13:10:00Z">
        <w:r w:rsidR="008215B9">
          <w:rPr>
            <w:rStyle w:val="apple-style-span"/>
            <w:rFonts w:cs="Times New Roman"/>
            <w:bCs/>
            <w:color w:val="000000"/>
          </w:rPr>
          <w:t>,</w:t>
        </w:r>
      </w:ins>
      <w:ins w:id="841" w:author="Orion" w:date="2011-06-11T12:44:00Z">
        <w:r w:rsidRPr="00DD77B4">
          <w:rPr>
            <w:rStyle w:val="apple-style-span"/>
            <w:rFonts w:cs="Times New Roman"/>
            <w:bCs/>
            <w:color w:val="000000"/>
          </w:rPr>
          <w:t xml:space="preserve"> a través de programas computacionales, los presenta en las Pantallas Radar, que les facilitan la gestión y progreso de los vuelos en sus posiciones de control. Existen otros programas de asistencia, como los que ajustan las pistas disponibles, tanto para despegue como aterrizaje de aviones y el orden en que los vuelos han de despegar y aterrizar para optimizar el número de vuelos controlables.</w:t>
        </w:r>
      </w:ins>
    </w:p>
    <w:p w14:paraId="1FCA5CD3" w14:textId="77777777" w:rsidR="00784846" w:rsidRPr="00F818EC" w:rsidRDefault="00784846" w:rsidP="00DB19F4">
      <w:pPr>
        <w:jc w:val="both"/>
        <w:rPr>
          <w:ins w:id="842" w:author="Orion" w:date="2011-05-15T15:23:00Z"/>
          <w:rStyle w:val="apple-style-span"/>
          <w:rFonts w:cs="Times New Roman"/>
          <w:bCs/>
          <w:color w:val="000000"/>
        </w:rPr>
      </w:pPr>
    </w:p>
    <w:p w14:paraId="424932EE" w14:textId="50725F18" w:rsidR="006A4E89" w:rsidDel="006A4E89" w:rsidRDefault="00784846" w:rsidP="006A4E89">
      <w:pPr>
        <w:jc w:val="both"/>
        <w:rPr>
          <w:del w:id="843" w:author="Orion" w:date="2011-06-11T13:12:00Z"/>
          <w:rFonts w:cs="Times New Roman"/>
        </w:rPr>
      </w:pPr>
      <w:ins w:id="844" w:author="IO" w:date="2011-06-09T13:22:00Z">
        <w:r>
          <w:rPr>
            <w:rStyle w:val="apple-style-span"/>
            <w:rFonts w:cs="Times New Roman"/>
            <w:bCs/>
            <w:color w:val="000000"/>
          </w:rPr>
          <w:t>Para volar en el espacio aéreo,</w:t>
        </w:r>
      </w:ins>
      <w:ins w:id="845" w:author="Orion" w:date="2011-06-10T21:23:00Z">
        <w:r w:rsidR="001325BE">
          <w:rPr>
            <w:rStyle w:val="apple-style-span"/>
            <w:rFonts w:cs="Times New Roman"/>
            <w:bCs/>
            <w:color w:val="000000"/>
          </w:rPr>
          <w:t xml:space="preserve"> </w:t>
        </w:r>
      </w:ins>
      <w:ins w:id="846" w:author="IO" w:date="2011-06-09T13:22:00Z">
        <w:del w:id="847" w:author="Orion" w:date="2011-06-10T21:23:00Z">
          <w:r w:rsidDel="001325BE">
            <w:rPr>
              <w:rStyle w:val="apple-style-span"/>
              <w:rFonts w:cs="Times New Roman"/>
              <w:bCs/>
              <w:color w:val="000000"/>
            </w:rPr>
            <w:delText xml:space="preserve"> </w:delText>
          </w:r>
        </w:del>
        <w:r>
          <w:rPr>
            <w:rStyle w:val="apple-style-span"/>
            <w:rFonts w:cs="Times New Roman"/>
            <w:bCs/>
            <w:color w:val="000000"/>
          </w:rPr>
          <w:t xml:space="preserve">cualquier aeronave tiene que contar con </w:t>
        </w:r>
      </w:ins>
      <w:ins w:id="848" w:author="Orion" w:date="2011-05-15T15:23:00Z">
        <w:del w:id="849" w:author="IO" w:date="2011-06-09T13:23:00Z">
          <w:r w:rsidR="00DB19F4" w:rsidRPr="00F818EC">
            <w:rPr>
              <w:rStyle w:val="apple-style-span"/>
              <w:rFonts w:cs="Times New Roman"/>
              <w:bCs/>
              <w:color w:val="000000"/>
            </w:rPr>
            <w:delText xml:space="preserve">Antes de iniciar el trayecto, a los pilotos se les suministra </w:delText>
          </w:r>
        </w:del>
        <w:r w:rsidR="00DB19F4" w:rsidRPr="00F818EC">
          <w:rPr>
            <w:rStyle w:val="apple-style-span"/>
            <w:rFonts w:cs="Times New Roman"/>
            <w:bCs/>
            <w:color w:val="000000"/>
          </w:rPr>
          <w:t xml:space="preserve">un </w:t>
        </w:r>
        <w:r w:rsidR="00DB19F4" w:rsidRPr="00217BCF">
          <w:rPr>
            <w:rStyle w:val="apple-style-span"/>
            <w:i/>
            <w:color w:val="000000"/>
          </w:rPr>
          <w:t>plan de vuelo</w:t>
        </w:r>
        <w:del w:id="850" w:author="IO" w:date="2011-06-09T13:15:00Z">
          <w:r w:rsidR="00DB19F4" w:rsidRPr="00F818EC" w:rsidDel="00784846">
            <w:rPr>
              <w:rStyle w:val="apple-style-span"/>
              <w:rFonts w:cs="Times New Roman"/>
              <w:bCs/>
              <w:color w:val="000000"/>
            </w:rPr>
            <w:delText>,</w:delText>
          </w:r>
        </w:del>
      </w:ins>
      <w:ins w:id="851" w:author="IO" w:date="2011-06-09T13:15:00Z">
        <w:r>
          <w:rPr>
            <w:rStyle w:val="apple-style-span"/>
            <w:rFonts w:cs="Times New Roman"/>
            <w:bCs/>
            <w:color w:val="000000"/>
          </w:rPr>
          <w:t>.</w:t>
        </w:r>
      </w:ins>
      <w:ins w:id="852" w:author="Orion" w:date="2011-05-15T15:23:00Z">
        <w:r w:rsidR="00DB19F4" w:rsidRPr="00F818EC">
          <w:rPr>
            <w:rStyle w:val="apple-style-span"/>
            <w:rFonts w:cs="Times New Roman"/>
            <w:bCs/>
            <w:color w:val="000000"/>
          </w:rPr>
          <w:t xml:space="preserve"> </w:t>
        </w:r>
      </w:ins>
      <w:ins w:id="853" w:author="IO" w:date="2011-06-09T13:15:00Z">
        <w:r>
          <w:rPr>
            <w:rStyle w:val="apple-style-span"/>
            <w:rFonts w:cs="Times New Roman"/>
            <w:bCs/>
            <w:color w:val="000000"/>
          </w:rPr>
          <w:t>Se trata de</w:t>
        </w:r>
      </w:ins>
      <w:ins w:id="854" w:author="Orion" w:date="2011-05-15T15:23:00Z">
        <w:r w:rsidR="00DB19F4" w:rsidRPr="00F818EC">
          <w:rPr>
            <w:rStyle w:val="apple-style-span"/>
            <w:rFonts w:cs="Times New Roman"/>
            <w:bCs/>
            <w:color w:val="000000"/>
          </w:rPr>
          <w:t xml:space="preserve"> un informe donde se indican todos los datos referentes al vuelo</w:t>
        </w:r>
      </w:ins>
      <w:ins w:id="855" w:author="IO" w:date="2011-06-09T13:15:00Z">
        <w:r>
          <w:rPr>
            <w:rStyle w:val="apple-style-span"/>
            <w:rFonts w:cs="Times New Roman"/>
            <w:bCs/>
            <w:color w:val="000000"/>
          </w:rPr>
          <w:t xml:space="preserve">, incluyendo </w:t>
        </w:r>
      </w:ins>
      <w:ins w:id="856" w:author="Orion" w:date="2011-05-15T15:23:00Z">
        <w:del w:id="857" w:author="IO" w:date="2011-06-09T13:16:00Z">
          <w:r w:rsidR="00DB19F4" w:rsidRPr="00F818EC" w:rsidDel="00784846">
            <w:rPr>
              <w:rStyle w:val="apple-style-span"/>
              <w:rFonts w:cs="Times New Roman"/>
              <w:bCs/>
              <w:color w:val="000000"/>
            </w:rPr>
            <w:delText>.</w:delText>
          </w:r>
          <w:r w:rsidR="00DB19F4" w:rsidRPr="00F818EC">
            <w:rPr>
              <w:rStyle w:val="apple-style-span"/>
              <w:rFonts w:cs="Times New Roman"/>
              <w:bCs/>
              <w:color w:val="000000"/>
            </w:rPr>
            <w:delText xml:space="preserve"> En éste debe constar el lugar </w:delText>
          </w:r>
          <w:r w:rsidR="00DB19F4" w:rsidRPr="00F818EC" w:rsidDel="00784846">
            <w:rPr>
              <w:rStyle w:val="apple-style-span"/>
              <w:rFonts w:cs="Times New Roman"/>
              <w:bCs/>
              <w:color w:val="000000"/>
            </w:rPr>
            <w:delText>de</w:delText>
          </w:r>
        </w:del>
      </w:ins>
      <w:ins w:id="858" w:author="IO" w:date="2011-06-09T13:16:00Z">
        <w:r>
          <w:rPr>
            <w:rStyle w:val="apple-style-span"/>
            <w:rFonts w:cs="Times New Roman"/>
            <w:bCs/>
            <w:color w:val="000000"/>
          </w:rPr>
          <w:t xml:space="preserve">el lugar y hora </w:t>
        </w:r>
      </w:ins>
      <w:ins w:id="859" w:author="Orion" w:date="2011-05-15T15:23:00Z">
        <w:r w:rsidR="00DB19F4" w:rsidRPr="00F818EC">
          <w:rPr>
            <w:rStyle w:val="apple-style-span"/>
            <w:rFonts w:cs="Times New Roman"/>
            <w:bCs/>
            <w:color w:val="000000"/>
          </w:rPr>
          <w:t>de salida</w:t>
        </w:r>
      </w:ins>
      <w:ins w:id="860" w:author="IO" w:date="2011-06-09T13:16:00Z">
        <w:r>
          <w:rPr>
            <w:rStyle w:val="apple-style-span"/>
            <w:rFonts w:cs="Times New Roman"/>
            <w:bCs/>
            <w:color w:val="000000"/>
          </w:rPr>
          <w:t xml:space="preserve"> y los </w:t>
        </w:r>
      </w:ins>
      <w:ins w:id="861" w:author="Orion" w:date="2011-05-15T15:23:00Z">
        <w:del w:id="862" w:author="IO" w:date="2011-06-09T13:16:00Z">
          <w:r w:rsidR="00DB19F4" w:rsidRPr="00F818EC" w:rsidDel="00784846">
            <w:rPr>
              <w:rStyle w:val="apple-style-span"/>
              <w:rFonts w:cs="Times New Roman"/>
              <w:bCs/>
              <w:color w:val="000000"/>
            </w:rPr>
            <w:delText>,</w:delText>
          </w:r>
        </w:del>
      </w:ins>
      <w:ins w:id="863" w:author="IO" w:date="2011-06-09T13:16:00Z">
        <w:r>
          <w:rPr>
            <w:rStyle w:val="apple-style-span"/>
            <w:rFonts w:cs="Times New Roman"/>
            <w:bCs/>
            <w:color w:val="000000"/>
          </w:rPr>
          <w:t>de</w:t>
        </w:r>
      </w:ins>
      <w:ins w:id="864" w:author="Orion" w:date="2011-05-15T15:23:00Z">
        <w:r w:rsidR="00DB19F4" w:rsidRPr="00F818EC">
          <w:rPr>
            <w:rStyle w:val="apple-style-span"/>
            <w:rFonts w:cs="Times New Roman"/>
            <w:bCs/>
            <w:color w:val="000000"/>
          </w:rPr>
          <w:t xml:space="preserve"> destino, </w:t>
        </w:r>
      </w:ins>
      <w:ins w:id="865" w:author="IO" w:date="2011-06-09T13:16:00Z">
        <w:r>
          <w:rPr>
            <w:rStyle w:val="apple-style-span"/>
            <w:rFonts w:cs="Times New Roman"/>
            <w:bCs/>
            <w:color w:val="000000"/>
          </w:rPr>
          <w:t>la</w:t>
        </w:r>
      </w:ins>
      <w:ins w:id="866" w:author="Orion" w:date="2011-05-15T15:23:00Z">
        <w:r w:rsidR="00DB19F4" w:rsidRPr="00F818EC">
          <w:rPr>
            <w:rStyle w:val="apple-style-span"/>
            <w:rFonts w:cs="Times New Roman"/>
            <w:bCs/>
            <w:color w:val="000000"/>
          </w:rPr>
          <w:t xml:space="preserve"> altitud</w:t>
        </w:r>
      </w:ins>
      <w:ins w:id="867" w:author="IO" w:date="2011-06-09T13:16:00Z">
        <w:r>
          <w:rPr>
            <w:rStyle w:val="apple-style-span"/>
            <w:rFonts w:cs="Times New Roman"/>
            <w:bCs/>
            <w:color w:val="000000"/>
          </w:rPr>
          <w:t xml:space="preserve"> y</w:t>
        </w:r>
      </w:ins>
      <w:ins w:id="868" w:author="Orion" w:date="2011-05-15T15:23:00Z">
        <w:del w:id="869" w:author="IO" w:date="2011-06-09T13:16:00Z">
          <w:r w:rsidR="00DB19F4" w:rsidRPr="00F818EC">
            <w:rPr>
              <w:rStyle w:val="apple-style-span"/>
              <w:rFonts w:cs="Times New Roman"/>
              <w:bCs/>
              <w:color w:val="000000"/>
            </w:rPr>
            <w:delText>,</w:delText>
          </w:r>
        </w:del>
        <w:r w:rsidR="00DB19F4" w:rsidRPr="00F818EC">
          <w:rPr>
            <w:rStyle w:val="apple-style-span"/>
            <w:rFonts w:cs="Times New Roman"/>
            <w:bCs/>
            <w:color w:val="000000"/>
          </w:rPr>
          <w:t xml:space="preserve"> velocidad de crucero</w:t>
        </w:r>
      </w:ins>
      <w:ins w:id="870" w:author="IO" w:date="2011-06-09T13:16:00Z">
        <w:r>
          <w:rPr>
            <w:rStyle w:val="apple-style-span"/>
            <w:rFonts w:cs="Times New Roman"/>
            <w:bCs/>
            <w:color w:val="000000"/>
          </w:rPr>
          <w:t xml:space="preserve"> durante el vuelo, </w:t>
        </w:r>
      </w:ins>
      <w:ins w:id="871" w:author="Orion" w:date="2011-05-15T15:23:00Z">
        <w:del w:id="872" w:author="IO" w:date="2011-06-09T13:16:00Z">
          <w:r w:rsidR="00DB19F4" w:rsidRPr="00F818EC" w:rsidDel="00784846">
            <w:rPr>
              <w:rStyle w:val="apple-style-span"/>
              <w:rFonts w:cs="Times New Roman"/>
              <w:bCs/>
              <w:color w:val="000000"/>
            </w:rPr>
            <w:delText>,</w:delText>
          </w:r>
        </w:del>
      </w:ins>
      <w:ins w:id="873" w:author="IO" w:date="2011-06-09T13:16:00Z">
        <w:r>
          <w:rPr>
            <w:rStyle w:val="apple-style-span"/>
            <w:rFonts w:cs="Times New Roman"/>
            <w:bCs/>
            <w:color w:val="000000"/>
          </w:rPr>
          <w:t>los</w:t>
        </w:r>
      </w:ins>
      <w:ins w:id="874" w:author="Orion" w:date="2011-05-15T15:23:00Z">
        <w:r w:rsidR="00DB19F4" w:rsidRPr="00F818EC">
          <w:rPr>
            <w:rStyle w:val="apple-style-span"/>
            <w:rFonts w:cs="Times New Roman"/>
            <w:bCs/>
            <w:color w:val="000000"/>
          </w:rPr>
          <w:t xml:space="preserve"> </w:t>
        </w:r>
      </w:ins>
      <w:ins w:id="875" w:author="IO" w:date="2011-06-09T13:16:00Z">
        <w:r>
          <w:rPr>
            <w:rStyle w:val="apple-style-span"/>
            <w:rFonts w:cs="Times New Roman"/>
            <w:bCs/>
            <w:color w:val="000000"/>
          </w:rPr>
          <w:t>puntos intermedios por los que ha de pasar el vuelo</w:t>
        </w:r>
        <w:del w:id="876" w:author="Orion" w:date="2011-06-11T12:53:00Z">
          <w:r w:rsidDel="00343CEF">
            <w:rPr>
              <w:rStyle w:val="apple-style-span"/>
              <w:rFonts w:cs="Times New Roman"/>
              <w:bCs/>
              <w:color w:val="000000"/>
            </w:rPr>
            <w:delText>,</w:delText>
          </w:r>
        </w:del>
      </w:ins>
      <w:ins w:id="877" w:author="Orion" w:date="2011-05-15T15:23:00Z">
        <w:r w:rsidR="00DB19F4" w:rsidRPr="00F818EC">
          <w:rPr>
            <w:rStyle w:val="apple-style-span"/>
            <w:rFonts w:cs="Times New Roman"/>
            <w:bCs/>
            <w:color w:val="000000"/>
          </w:rPr>
          <w:t xml:space="preserve">, </w:t>
        </w:r>
        <w:del w:id="878" w:author="IO" w:date="2011-06-09T13:16:00Z">
          <w:r w:rsidR="00DB19F4" w:rsidRPr="00F818EC">
            <w:rPr>
              <w:rFonts w:cs="Times New Roman"/>
            </w:rPr>
            <w:delText>waypoints (puntos de referencia tridimensionales utilizados en la navegación por los que pasará la aeronave antes de llegar al des</w:delText>
          </w:r>
          <w:r w:rsidR="00CB1361">
            <w:rPr>
              <w:rFonts w:cs="Times New Roman"/>
            </w:rPr>
            <w:delText>tino),</w:delText>
          </w:r>
        </w:del>
      </w:ins>
      <w:ins w:id="879" w:author="IO" w:date="2011-06-09T13:16:00Z">
        <w:r>
          <w:rPr>
            <w:rFonts w:cs="Times New Roman"/>
          </w:rPr>
          <w:t>el</w:t>
        </w:r>
      </w:ins>
      <w:ins w:id="880" w:author="Orion" w:date="2011-05-15T15:23:00Z">
        <w:r w:rsidR="00CB1361">
          <w:rPr>
            <w:rFonts w:cs="Times New Roman"/>
          </w:rPr>
          <w:t xml:space="preserve"> tipo de vuelo </w:t>
        </w:r>
        <w:del w:id="881" w:author="IO" w:date="2011-06-09T13:17:00Z">
          <w:r w:rsidR="00CB1361">
            <w:rPr>
              <w:rFonts w:cs="Times New Roman"/>
            </w:rPr>
            <w:delText>(</w:delText>
          </w:r>
        </w:del>
      </w:ins>
      <w:ins w:id="882" w:author="Orion" w:date="2011-05-15T15:27:00Z">
        <w:del w:id="883" w:author="IO" w:date="2011-06-09T13:17:00Z">
          <w:r w:rsidR="00CB1361">
            <w:rPr>
              <w:rFonts w:cs="Times New Roman"/>
            </w:rPr>
            <w:delText>de lo que hablaremos a continuación)</w:delText>
          </w:r>
        </w:del>
      </w:ins>
      <w:ins w:id="884" w:author="IO" w:date="2011-06-09T13:17:00Z">
        <w:r>
          <w:rPr>
            <w:rFonts w:cs="Times New Roman"/>
          </w:rPr>
          <w:t>a realizar,</w:t>
        </w:r>
      </w:ins>
      <w:ins w:id="885" w:author="Orion" w:date="2011-05-15T15:23:00Z">
        <w:r w:rsidR="00DB19F4" w:rsidRPr="00F818EC">
          <w:rPr>
            <w:rFonts w:cs="Times New Roman"/>
          </w:rPr>
          <w:t xml:space="preserve"> </w:t>
        </w:r>
        <w:del w:id="886" w:author="IO" w:date="2011-06-09T13:23:00Z">
          <w:r w:rsidR="00DB19F4" w:rsidRPr="00F818EC" w:rsidDel="00784846">
            <w:rPr>
              <w:rFonts w:cs="Times New Roman"/>
            </w:rPr>
            <w:delText>e</w:delText>
          </w:r>
        </w:del>
      </w:ins>
      <w:ins w:id="887" w:author="IO" w:date="2011-06-09T13:23:00Z">
        <w:r>
          <w:rPr>
            <w:rFonts w:cs="Times New Roman"/>
          </w:rPr>
          <w:t>y la</w:t>
        </w:r>
      </w:ins>
      <w:ins w:id="888" w:author="Orion" w:date="2011-05-15T15:23:00Z">
        <w:r w:rsidR="00DB19F4" w:rsidRPr="00F818EC">
          <w:rPr>
            <w:rFonts w:cs="Times New Roman"/>
          </w:rPr>
          <w:t xml:space="preserve"> información referente al avión.</w:t>
        </w:r>
      </w:ins>
      <w:ins w:id="889" w:author="IO" w:date="2011-06-09T13:23:00Z">
        <w:r>
          <w:rPr>
            <w:rFonts w:cs="Times New Roman"/>
          </w:rPr>
          <w:t xml:space="preserve"> </w:t>
        </w:r>
      </w:ins>
      <w:ins w:id="890" w:author="Orion" w:date="2011-06-11T13:20:00Z">
        <w:r w:rsidR="00447CE7">
          <w:rPr>
            <w:rFonts w:cs="Times New Roman"/>
          </w:rPr>
          <w:t xml:space="preserve">cuando alguien quiere referirse a </w:t>
        </w:r>
      </w:ins>
      <w:ins w:id="891" w:author="Orion" w:date="2011-06-11T13:13:00Z">
        <w:r w:rsidR="006A4E89">
          <w:rPr>
            <w:rFonts w:cs="Times New Roman"/>
          </w:rPr>
          <w:t xml:space="preserve">estos </w:t>
        </w:r>
      </w:ins>
      <w:ins w:id="892" w:author="Orion" w:date="2011-06-11T13:11:00Z">
        <w:r w:rsidR="006A4E89">
          <w:rPr>
            <w:rFonts w:cs="Times New Roman"/>
          </w:rPr>
          <w:t>puntos intermedios</w:t>
        </w:r>
      </w:ins>
      <w:ins w:id="893" w:author="Orion" w:date="2011-06-11T13:14:00Z">
        <w:r w:rsidR="006A4E89">
          <w:rPr>
            <w:rFonts w:cs="Times New Roman"/>
          </w:rPr>
          <w:t xml:space="preserve"> que hay en el plan de vuelo</w:t>
        </w:r>
      </w:ins>
      <w:ins w:id="894" w:author="Orion" w:date="2011-06-11T13:12:00Z">
        <w:r w:rsidR="006A4E89">
          <w:rPr>
            <w:rFonts w:cs="Times New Roman"/>
          </w:rPr>
          <w:t>,</w:t>
        </w:r>
      </w:ins>
      <w:del w:id="895" w:author="Orion" w:date="2011-06-11T13:12:00Z">
        <w:r w:rsidR="006A4E89" w:rsidRPr="00F818EC" w:rsidDel="006A4E89">
          <w:rPr>
            <w:rFonts w:cs="Times New Roman"/>
          </w:rPr>
          <w:delText>waypoints</w:delText>
        </w:r>
      </w:del>
      <w:ins w:id="896" w:author="Orion" w:date="2011-06-11T13:12:00Z">
        <w:r w:rsidR="006A4E89">
          <w:rPr>
            <w:rFonts w:cs="Times New Roman"/>
          </w:rPr>
          <w:t xml:space="preserve"> que son</w:t>
        </w:r>
      </w:ins>
      <w:del w:id="897" w:author="Orion" w:date="2011-06-11T13:12:00Z">
        <w:r w:rsidR="006A4E89" w:rsidRPr="00F818EC" w:rsidDel="006A4E89">
          <w:rPr>
            <w:rFonts w:cs="Times New Roman"/>
          </w:rPr>
          <w:delText xml:space="preserve"> (</w:delText>
        </w:r>
      </w:del>
      <w:ins w:id="898" w:author="Orion" w:date="2011-06-11T13:12:00Z">
        <w:r w:rsidR="006A4E89">
          <w:rPr>
            <w:rFonts w:cs="Times New Roman"/>
          </w:rPr>
          <w:t xml:space="preserve"> </w:t>
        </w:r>
      </w:ins>
      <w:r w:rsidR="006A4E89" w:rsidRPr="00F818EC">
        <w:rPr>
          <w:rFonts w:cs="Times New Roman"/>
        </w:rPr>
        <w:t>puntos de referencia tridimensionales utilizados en la navegación por los que pasará la aeronave antes de llegar al des</w:t>
      </w:r>
      <w:r w:rsidR="006A4E89">
        <w:rPr>
          <w:rFonts w:cs="Times New Roman"/>
        </w:rPr>
        <w:t>tin</w:t>
      </w:r>
      <w:ins w:id="899" w:author="Orion" w:date="2011-06-11T13:12:00Z">
        <w:r w:rsidR="006A4E89">
          <w:rPr>
            <w:rFonts w:cs="Times New Roman"/>
          </w:rPr>
          <w:t xml:space="preserve">o, </w:t>
        </w:r>
      </w:ins>
      <w:ins w:id="900" w:author="Orion" w:date="2011-06-11T13:18:00Z">
        <w:r w:rsidR="00447CE7">
          <w:rPr>
            <w:rFonts w:cs="Times New Roman"/>
          </w:rPr>
          <w:t>generalmente</w:t>
        </w:r>
        <w:r w:rsidR="006A4E89">
          <w:rPr>
            <w:rFonts w:cs="Times New Roman"/>
          </w:rPr>
          <w:t xml:space="preserve">, </w:t>
        </w:r>
      </w:ins>
      <w:ins w:id="901" w:author="Orion" w:date="2011-06-11T13:16:00Z">
        <w:r w:rsidR="006A4E89">
          <w:rPr>
            <w:rFonts w:cs="Times New Roman"/>
          </w:rPr>
          <w:t xml:space="preserve">la terminología </w:t>
        </w:r>
      </w:ins>
      <w:ins w:id="902" w:author="Orion" w:date="2011-06-11T13:18:00Z">
        <w:r w:rsidR="006A4E89">
          <w:rPr>
            <w:rFonts w:cs="Times New Roman"/>
          </w:rPr>
          <w:t xml:space="preserve">más </w:t>
        </w:r>
      </w:ins>
      <w:ins w:id="903" w:author="Orion" w:date="2011-06-11T13:16:00Z">
        <w:r w:rsidR="006A4E89">
          <w:rPr>
            <w:rFonts w:cs="Times New Roman"/>
          </w:rPr>
          <w:t>utilizada</w:t>
        </w:r>
      </w:ins>
      <w:ins w:id="904" w:author="Orion" w:date="2011-06-11T13:18:00Z">
        <w:r w:rsidR="006A4E89">
          <w:rPr>
            <w:rFonts w:cs="Times New Roman"/>
          </w:rPr>
          <w:t xml:space="preserve"> es</w:t>
        </w:r>
      </w:ins>
      <w:ins w:id="905" w:author="Orion" w:date="2011-06-11T13:19:00Z">
        <w:r w:rsidR="006A4E89">
          <w:rPr>
            <w:rFonts w:cs="Times New Roman"/>
          </w:rPr>
          <w:t xml:space="preserve"> </w:t>
        </w:r>
      </w:ins>
      <w:ins w:id="906" w:author="Orion" w:date="2011-06-11T13:13:00Z">
        <w:r w:rsidR="006A4E89">
          <w:rPr>
            <w:rFonts w:cs="Times New Roman"/>
          </w:rPr>
          <w:t>ref</w:t>
        </w:r>
      </w:ins>
      <w:ins w:id="907" w:author="Orion" w:date="2011-06-11T13:19:00Z">
        <w:r w:rsidR="006A4E89">
          <w:rPr>
            <w:rFonts w:cs="Times New Roman"/>
          </w:rPr>
          <w:t>er</w:t>
        </w:r>
      </w:ins>
      <w:ins w:id="908" w:author="Orion" w:date="2011-06-11T13:13:00Z">
        <w:r w:rsidR="006A4E89">
          <w:rPr>
            <w:rFonts w:cs="Times New Roman"/>
          </w:rPr>
          <w:t>ir</w:t>
        </w:r>
      </w:ins>
      <w:ins w:id="909" w:author="Orion" w:date="2011-06-11T13:19:00Z">
        <w:r w:rsidR="006A4E89">
          <w:rPr>
            <w:rFonts w:cs="Times New Roman"/>
          </w:rPr>
          <w:t>se a ellos</w:t>
        </w:r>
      </w:ins>
      <w:ins w:id="910" w:author="Orion" w:date="2011-06-11T13:13:00Z">
        <w:r w:rsidR="006A4E89">
          <w:rPr>
            <w:rFonts w:cs="Times New Roman"/>
          </w:rPr>
          <w:t xml:space="preserve"> </w:t>
        </w:r>
        <w:r w:rsidR="008D2976">
          <w:rPr>
            <w:rFonts w:cs="Times New Roman"/>
          </w:rPr>
          <w:t>como</w:t>
        </w:r>
      </w:ins>
      <w:ins w:id="911" w:author="Orion" w:date="2011-06-11T13:12:00Z">
        <w:r w:rsidR="006A4E89">
          <w:rPr>
            <w:rFonts w:cs="Times New Roman"/>
          </w:rPr>
          <w:t xml:space="preserve"> </w:t>
        </w:r>
        <w:proofErr w:type="spellStart"/>
        <w:r w:rsidR="006A4E89" w:rsidRPr="008D2976">
          <w:rPr>
            <w:rFonts w:cs="Times New Roman"/>
            <w:i/>
            <w:rPrChange w:id="912" w:author="Orion" w:date="2011-06-11T13:21:00Z">
              <w:rPr>
                <w:rFonts w:cs="Times New Roman"/>
              </w:rPr>
            </w:rPrChange>
          </w:rPr>
          <w:t>waypoints</w:t>
        </w:r>
      </w:ins>
      <w:proofErr w:type="spellEnd"/>
      <w:ins w:id="913" w:author="Orion" w:date="2011-06-11T13:17:00Z">
        <w:r w:rsidR="006A4E89">
          <w:rPr>
            <w:rFonts w:cs="Times New Roman"/>
          </w:rPr>
          <w:t xml:space="preserve">. </w:t>
        </w:r>
      </w:ins>
      <w:del w:id="914" w:author="Orion" w:date="2011-06-11T13:12:00Z">
        <w:r w:rsidR="006A4E89" w:rsidDel="006A4E89">
          <w:rPr>
            <w:rFonts w:cs="Times New Roman"/>
          </w:rPr>
          <w:delText>o),</w:delText>
        </w:r>
      </w:del>
    </w:p>
    <w:p w14:paraId="7EEA48A7" w14:textId="0B26DF51" w:rsidR="00DB19F4" w:rsidRDefault="006A4E89" w:rsidP="00067307">
      <w:pPr>
        <w:jc w:val="both"/>
        <w:rPr>
          <w:ins w:id="915" w:author="Orion" w:date="2011-05-15T15:26:00Z"/>
          <w:rFonts w:cs="Times New Roman"/>
        </w:rPr>
      </w:pPr>
      <w:ins w:id="916" w:author="Orion" w:date="2011-06-11T13:15:00Z">
        <w:r>
          <w:rPr>
            <w:rFonts w:cs="Times New Roman"/>
          </w:rPr>
          <w:t>Ante</w:t>
        </w:r>
      </w:ins>
      <w:ins w:id="917" w:author="Orion" w:date="2011-06-11T13:20:00Z">
        <w:r w:rsidR="00933511">
          <w:rPr>
            <w:rFonts w:cs="Times New Roman"/>
          </w:rPr>
          <w:t>s</w:t>
        </w:r>
      </w:ins>
      <w:ins w:id="918" w:author="Orion" w:date="2011-06-11T13:15:00Z">
        <w:r>
          <w:rPr>
            <w:rFonts w:cs="Times New Roman"/>
          </w:rPr>
          <w:t xml:space="preserve"> de iniciarse el trayecto</w:t>
        </w:r>
      </w:ins>
      <w:ins w:id="919" w:author="IO" w:date="2011-06-09T13:23:00Z">
        <w:del w:id="920" w:author="Orion" w:date="2011-06-11T13:15:00Z">
          <w:r w:rsidR="00784846" w:rsidDel="006A4E89">
            <w:rPr>
              <w:rFonts w:cs="Times New Roman"/>
            </w:rPr>
            <w:delText>E</w:delText>
          </w:r>
        </w:del>
      </w:ins>
      <w:ins w:id="921" w:author="Orion" w:date="2011-06-11T13:15:00Z">
        <w:r>
          <w:rPr>
            <w:rFonts w:cs="Times New Roman"/>
          </w:rPr>
          <w:t xml:space="preserve"> </w:t>
        </w:r>
      </w:ins>
      <w:ins w:id="922" w:author="Orion" w:date="2011-06-11T13:19:00Z">
        <w:r w:rsidR="00937789">
          <w:rPr>
            <w:rFonts w:cs="Times New Roman"/>
          </w:rPr>
          <w:t>e</w:t>
        </w:r>
      </w:ins>
      <w:ins w:id="923" w:author="IO" w:date="2011-06-09T13:23:00Z">
        <w:r w:rsidR="00784846">
          <w:rPr>
            <w:rFonts w:cs="Times New Roman"/>
          </w:rPr>
          <w:t>l plan de vuelo ha de ser notificado a la</w:t>
        </w:r>
        <w:del w:id="924" w:author="Orion" w:date="2011-06-11T12:57:00Z">
          <w:r w:rsidR="00784846" w:rsidDel="008D2B1A">
            <w:rPr>
              <w:rFonts w:cs="Times New Roman"/>
            </w:rPr>
            <w:delText>s</w:delText>
          </w:r>
        </w:del>
        <w:r w:rsidR="00784846">
          <w:rPr>
            <w:rFonts w:cs="Times New Roman"/>
          </w:rPr>
          <w:t xml:space="preserve"> autoridad</w:t>
        </w:r>
        <w:del w:id="925" w:author="Orion" w:date="2011-06-11T12:57:00Z">
          <w:r w:rsidR="00784846" w:rsidDel="008D2B1A">
            <w:rPr>
              <w:rFonts w:cs="Times New Roman"/>
            </w:rPr>
            <w:delText>e</w:delText>
          </w:r>
        </w:del>
      </w:ins>
      <w:ins w:id="926" w:author="Orion" w:date="2011-06-11T12:57:00Z">
        <w:r w:rsidR="008D2B1A">
          <w:rPr>
            <w:rFonts w:cs="Times New Roman"/>
          </w:rPr>
          <w:t xml:space="preserve"> ATS</w:t>
        </w:r>
      </w:ins>
      <w:ins w:id="927" w:author="IO" w:date="2011-06-09T13:23:00Z">
        <w:del w:id="928" w:author="Orion" w:date="2011-06-11T12:57:00Z">
          <w:r w:rsidR="00784846" w:rsidDel="008D2B1A">
            <w:rPr>
              <w:rFonts w:cs="Times New Roman"/>
            </w:rPr>
            <w:delText>s</w:delText>
          </w:r>
        </w:del>
        <w:r w:rsidR="00784846">
          <w:rPr>
            <w:rFonts w:cs="Times New Roman"/>
          </w:rPr>
          <w:t xml:space="preserve"> competente</w:t>
        </w:r>
        <w:del w:id="929" w:author="Orion" w:date="2011-06-11T12:57:00Z">
          <w:r w:rsidR="00784846" w:rsidDel="008D2B1A">
            <w:rPr>
              <w:rFonts w:cs="Times New Roman"/>
            </w:rPr>
            <w:delText>s</w:delText>
          </w:r>
        </w:del>
      </w:ins>
      <w:ins w:id="930" w:author="Orion" w:date="2011-06-11T13:15:00Z">
        <w:r>
          <w:rPr>
            <w:rFonts w:cs="Times New Roman"/>
          </w:rPr>
          <w:t xml:space="preserve"> para que sea aprobado.</w:t>
        </w:r>
      </w:ins>
      <w:ins w:id="931" w:author="IO" w:date="2011-06-09T13:23:00Z">
        <w:del w:id="932" w:author="Orion" w:date="2011-06-11T13:15:00Z">
          <w:r w:rsidR="00784846" w:rsidDel="006A4E89">
            <w:rPr>
              <w:rFonts w:cs="Times New Roman"/>
            </w:rPr>
            <w:delText xml:space="preserve"> y estas probarlo antes de volar</w:delText>
          </w:r>
        </w:del>
      </w:ins>
    </w:p>
    <w:p w14:paraId="71B2361E" w14:textId="4A02AFE3" w:rsidR="00DB19F4" w:rsidDel="000039EC" w:rsidRDefault="00DB19F4" w:rsidP="00067307">
      <w:pPr>
        <w:jc w:val="both"/>
        <w:rPr>
          <w:del w:id="933" w:author="Orion" w:date="2011-06-11T12:49:00Z"/>
          <w:rFonts w:cs="Times New Roman"/>
        </w:rPr>
      </w:pPr>
    </w:p>
    <w:p w14:paraId="5CD31BC0" w14:textId="77777777" w:rsidR="005421EE" w:rsidRDefault="005421EE" w:rsidP="00067307">
      <w:pPr>
        <w:jc w:val="both"/>
        <w:rPr>
          <w:ins w:id="934" w:author="IO" w:date="2011-05-12T18:04:00Z"/>
          <w:rFonts w:cs="Times New Roman"/>
        </w:rPr>
      </w:pPr>
    </w:p>
    <w:p w14:paraId="29DC8286" w14:textId="4BDC6606" w:rsidR="007C74FC" w:rsidRDefault="005421EE" w:rsidP="00067307">
      <w:pPr>
        <w:jc w:val="both"/>
        <w:rPr>
          <w:ins w:id="935" w:author="IO" w:date="2011-05-12T17:55:00Z"/>
          <w:rFonts w:cs="Times New Roman"/>
        </w:rPr>
      </w:pPr>
      <w:ins w:id="936" w:author="IO" w:date="2011-05-12T18:04:00Z">
        <w:r>
          <w:rPr>
            <w:rFonts w:cs="Times New Roman"/>
          </w:rPr>
          <w:t>L</w:t>
        </w:r>
      </w:ins>
      <w:ins w:id="937" w:author="IO" w:date="2011-05-12T17:57:00Z">
        <w:r>
          <w:rPr>
            <w:rFonts w:cs="Times New Roman"/>
          </w:rPr>
          <w:t xml:space="preserve">a forma de ejecutar </w:t>
        </w:r>
      </w:ins>
      <w:ins w:id="938" w:author="IO" w:date="2011-06-09T13:24:00Z">
        <w:r w:rsidR="00784846">
          <w:rPr>
            <w:rFonts w:cs="Times New Roman"/>
          </w:rPr>
          <w:t>el plan de vuelo</w:t>
        </w:r>
      </w:ins>
      <w:ins w:id="939" w:author="IO" w:date="2011-05-12T17:57:00Z">
        <w:del w:id="940" w:author="Orion" w:date="2011-06-10T21:24:00Z">
          <w:r w:rsidDel="001325BE">
            <w:rPr>
              <w:rFonts w:cs="Times New Roman"/>
            </w:rPr>
            <w:delText>estos procesos</w:delText>
          </w:r>
        </w:del>
        <w:r>
          <w:rPr>
            <w:rFonts w:cs="Times New Roman"/>
          </w:rPr>
          <w:t xml:space="preserve"> no es única, sino que depende del tipo de infraestructura disponible (</w:t>
        </w:r>
      </w:ins>
      <w:ins w:id="941" w:author="IO" w:date="2011-05-12T17:59:00Z">
        <w:r>
          <w:rPr>
            <w:rFonts w:cs="Times New Roman"/>
          </w:rPr>
          <w:t>ej.</w:t>
        </w:r>
      </w:ins>
      <w:ins w:id="942" w:author="IO" w:date="2011-05-12T17:57:00Z">
        <w:r>
          <w:rPr>
            <w:rFonts w:cs="Times New Roman"/>
          </w:rPr>
          <w:t xml:space="preserve"> radiobalizas e indicadores de aproximación), del tipo de aeronave (ej. </w:t>
        </w:r>
      </w:ins>
      <w:ins w:id="943" w:author="IO" w:date="2011-05-12T17:58:00Z">
        <w:r>
          <w:rPr>
            <w:rFonts w:cs="Times New Roman"/>
          </w:rPr>
          <w:t>su capacidad de vuelo y pasajeros desplazados) y de la zona (ej. aeropuertos y baja altitud).</w:t>
        </w:r>
      </w:ins>
      <w:ins w:id="944" w:author="IO" w:date="2011-05-12T17:59:00Z">
        <w:r>
          <w:rPr>
            <w:rFonts w:cs="Times New Roman"/>
          </w:rPr>
          <w:t xml:space="preserve"> Según estos factores es </w:t>
        </w:r>
        <w:del w:id="945" w:author="Orion" w:date="2011-05-16T13:39:00Z">
          <w:r w:rsidDel="000A3419">
            <w:rPr>
              <w:rFonts w:cs="Times New Roman"/>
            </w:rPr>
            <w:delText>poible</w:delText>
          </w:r>
        </w:del>
      </w:ins>
      <w:ins w:id="946" w:author="Orion" w:date="2011-05-16T13:39:00Z">
        <w:r w:rsidR="000A3419">
          <w:rPr>
            <w:rFonts w:cs="Times New Roman"/>
          </w:rPr>
          <w:t>posible</w:t>
        </w:r>
      </w:ins>
      <w:ins w:id="947" w:author="IO" w:date="2011-05-12T17:59:00Z">
        <w:r>
          <w:rPr>
            <w:rFonts w:cs="Times New Roman"/>
          </w:rPr>
          <w:t xml:space="preserve"> realizar navegación con </w:t>
        </w:r>
      </w:ins>
      <w:ins w:id="948" w:author="IO" w:date="2011-05-12T18:00:00Z">
        <w:r>
          <w:rPr>
            <w:rFonts w:cs="Times New Roman"/>
          </w:rPr>
          <w:t>R</w:t>
        </w:r>
      </w:ins>
      <w:ins w:id="949" w:author="IO" w:date="2011-05-12T17:59:00Z">
        <w:r>
          <w:rPr>
            <w:rFonts w:cs="Times New Roman"/>
          </w:rPr>
          <w:t xml:space="preserve">eglas de </w:t>
        </w:r>
      </w:ins>
      <w:ins w:id="950" w:author="IO" w:date="2011-05-12T18:00:00Z">
        <w:r>
          <w:rPr>
            <w:rFonts w:cs="Times New Roman"/>
          </w:rPr>
          <w:t>V</w:t>
        </w:r>
      </w:ins>
      <w:ins w:id="951" w:author="IO" w:date="2011-05-12T17:59:00Z">
        <w:r>
          <w:rPr>
            <w:rFonts w:cs="Times New Roman"/>
          </w:rPr>
          <w:t xml:space="preserve">uelo </w:t>
        </w:r>
      </w:ins>
      <w:ins w:id="952" w:author="IO" w:date="2011-05-12T18:00:00Z">
        <w:r>
          <w:rPr>
            <w:rFonts w:cs="Times New Roman"/>
          </w:rPr>
          <w:t>V</w:t>
        </w:r>
      </w:ins>
      <w:ins w:id="953" w:author="IO" w:date="2011-05-12T17:59:00Z">
        <w:r>
          <w:rPr>
            <w:rFonts w:cs="Times New Roman"/>
          </w:rPr>
          <w:t xml:space="preserve">isual (VFR, </w:t>
        </w:r>
        <w:r w:rsidRPr="005421EE">
          <w:rPr>
            <w:rFonts w:cs="Times New Roman"/>
            <w:i/>
            <w:rPrChange w:id="954" w:author="IO" w:date="2011-05-12T17:59:00Z">
              <w:rPr>
                <w:rFonts w:cs="Times New Roman"/>
              </w:rPr>
            </w:rPrChange>
          </w:rPr>
          <w:t>Visual Flight Rules</w:t>
        </w:r>
        <w:r>
          <w:rPr>
            <w:rFonts w:cs="Times New Roman"/>
          </w:rPr>
          <w:t>)</w:t>
        </w:r>
      </w:ins>
      <w:ins w:id="955" w:author="IO" w:date="2011-05-12T18:00:00Z">
        <w:r>
          <w:rPr>
            <w:rFonts w:cs="Times New Roman"/>
          </w:rPr>
          <w:t xml:space="preserve"> o con Reglas de Vuelo Instrumental (IFR, </w:t>
        </w:r>
        <w:proofErr w:type="spellStart"/>
        <w:r w:rsidRPr="005421EE">
          <w:rPr>
            <w:rFonts w:cs="Times New Roman"/>
            <w:i/>
            <w:rPrChange w:id="956" w:author="IO" w:date="2011-05-12T18:00:00Z">
              <w:rPr>
                <w:rFonts w:cs="Times New Roman"/>
              </w:rPr>
            </w:rPrChange>
          </w:rPr>
          <w:t>Instrument</w:t>
        </w:r>
        <w:proofErr w:type="spellEnd"/>
        <w:r w:rsidRPr="005421EE">
          <w:rPr>
            <w:rFonts w:cs="Times New Roman"/>
            <w:i/>
            <w:rPrChange w:id="957" w:author="IO" w:date="2011-05-12T18:00:00Z">
              <w:rPr>
                <w:rFonts w:cs="Times New Roman"/>
              </w:rPr>
            </w:rPrChange>
          </w:rPr>
          <w:t xml:space="preserve"> Flight Rules</w:t>
        </w:r>
        <w:r>
          <w:rPr>
            <w:rFonts w:cs="Times New Roman"/>
          </w:rPr>
          <w:t>).</w:t>
        </w:r>
      </w:ins>
    </w:p>
    <w:p w14:paraId="0B880621" w14:textId="77777777" w:rsidR="007C74FC" w:rsidRDefault="007C74FC" w:rsidP="00067307">
      <w:pPr>
        <w:jc w:val="both"/>
        <w:rPr>
          <w:ins w:id="958" w:author="IO" w:date="2011-05-12T17:55:00Z"/>
          <w:rFonts w:cs="Times New Roman"/>
        </w:rPr>
      </w:pPr>
    </w:p>
    <w:p w14:paraId="7C5FE358" w14:textId="77777777" w:rsidR="005421EE" w:rsidRDefault="00067307" w:rsidP="00067307">
      <w:pPr>
        <w:jc w:val="both"/>
        <w:rPr>
          <w:ins w:id="959" w:author="IO" w:date="2011-05-12T18:02:00Z"/>
          <w:rStyle w:val="apple-style-span"/>
          <w:rFonts w:cs="Times New Roman"/>
          <w:color w:val="000000"/>
        </w:rPr>
      </w:pPr>
      <w:ins w:id="960" w:author="Orion" w:date="2011-05-02T20:35:00Z">
        <w:del w:id="961" w:author="IO" w:date="2011-05-12T18:01:00Z">
          <w:r w:rsidRPr="00246937" w:rsidDel="005421EE">
            <w:rPr>
              <w:rFonts w:cs="Times New Roman"/>
            </w:rPr>
            <w:delText xml:space="preserve">Dentro de la navegación aérea existen dos conjuntos de reglas de vuelo: VFR (Reglas de Vuelo Visual) </w:delText>
          </w:r>
        </w:del>
      </w:ins>
      <w:ins w:id="962" w:author="Orion" w:date="2011-05-02T20:55:00Z">
        <w:del w:id="963" w:author="IO" w:date="2011-05-12T18:01:00Z">
          <w:r w:rsidR="00825C0B" w:rsidDel="005421EE">
            <w:rPr>
              <w:rFonts w:cs="Times New Roman"/>
            </w:rPr>
            <w:delText>e</w:delText>
          </w:r>
        </w:del>
      </w:ins>
      <w:ins w:id="964" w:author="Orion" w:date="2011-05-02T20:35:00Z">
        <w:del w:id="965" w:author="IO" w:date="2011-05-12T18:01:00Z">
          <w:r w:rsidRPr="00246937" w:rsidDel="005421EE">
            <w:rPr>
              <w:rFonts w:cs="Times New Roman"/>
            </w:rPr>
            <w:delText xml:space="preserve"> IFR (Reglas de Vuelo Instrumental). </w:delText>
          </w:r>
        </w:del>
      </w:ins>
      <w:ins w:id="966" w:author="Orion" w:date="2011-05-02T20:55:00Z">
        <w:del w:id="967" w:author="IO" w:date="2011-05-13T11:24:00Z">
          <w:r w:rsidR="00825C0B" w:rsidDel="00366B82">
            <w:rPr>
              <w:rFonts w:cs="Times New Roman"/>
            </w:rPr>
            <w:delText>El</w:delText>
          </w:r>
        </w:del>
      </w:ins>
      <w:ins w:id="968" w:author="IO" w:date="2011-05-13T11:24:00Z">
        <w:r w:rsidR="00366B82">
          <w:rPr>
            <w:rFonts w:cs="Times New Roman"/>
          </w:rPr>
          <w:t>Las</w:t>
        </w:r>
      </w:ins>
      <w:ins w:id="969" w:author="Orion" w:date="2011-05-02T20:35:00Z">
        <w:r w:rsidRPr="00246937">
          <w:rPr>
            <w:rFonts w:cs="Times New Roman"/>
          </w:rPr>
          <w:t xml:space="preserve"> VFR</w:t>
        </w:r>
        <w:r w:rsidR="00825C0B">
          <w:rPr>
            <w:rFonts w:cs="Times New Roman"/>
          </w:rPr>
          <w:t xml:space="preserve"> </w:t>
        </w:r>
      </w:ins>
      <w:ins w:id="970" w:author="Orion" w:date="2011-05-02T20:56:00Z">
        <w:r w:rsidR="00825C0B">
          <w:rPr>
            <w:rFonts w:cs="Times New Roman"/>
          </w:rPr>
          <w:t>se puede</w:t>
        </w:r>
      </w:ins>
      <w:ins w:id="971" w:author="IO" w:date="2011-05-13T11:24:00Z">
        <w:r w:rsidR="00366B82">
          <w:rPr>
            <w:rFonts w:cs="Times New Roman"/>
          </w:rPr>
          <w:t>n</w:t>
        </w:r>
      </w:ins>
      <w:ins w:id="972" w:author="Orion" w:date="2011-05-02T20:56:00Z">
        <w:r w:rsidR="00825C0B">
          <w:rPr>
            <w:rFonts w:cs="Times New Roman"/>
          </w:rPr>
          <w:t xml:space="preserve"> aplicar con una </w:t>
        </w:r>
      </w:ins>
      <w:ins w:id="973" w:author="Orion" w:date="2011-05-02T20:35:00Z">
        <w:r w:rsidRPr="00246937">
          <w:rPr>
            <w:rFonts w:cs="Times New Roman"/>
          </w:rPr>
          <w:t>visibilidad mayor de 5 millas náuticas y techo de nubes por encima de los 1500m)</w:t>
        </w:r>
      </w:ins>
      <w:ins w:id="974" w:author="Orion" w:date="2011-05-02T20:56:00Z">
        <w:r w:rsidR="00825C0B">
          <w:rPr>
            <w:rFonts w:cs="Times New Roman"/>
          </w:rPr>
          <w:t>. En este caso</w:t>
        </w:r>
      </w:ins>
      <w:ins w:id="975" w:author="Orion" w:date="2011-05-02T20:35:00Z">
        <w:r w:rsidRPr="00246937">
          <w:rPr>
            <w:rFonts w:cs="Times New Roman"/>
          </w:rPr>
          <w:t xml:space="preserve"> los pilotos suelen usar la técnica de </w:t>
        </w:r>
        <w:del w:id="976" w:author="IO" w:date="2011-05-12T18:01:00Z">
          <w:r w:rsidRPr="00246937" w:rsidDel="005421EE">
            <w:rPr>
              <w:rStyle w:val="apple-style-span"/>
              <w:rFonts w:cs="Times New Roman"/>
              <w:color w:val="000000"/>
            </w:rPr>
            <w:delText>"</w:delText>
          </w:r>
        </w:del>
      </w:ins>
      <w:ins w:id="977" w:author="IO" w:date="2011-05-12T18:01:00Z">
        <w:r w:rsidR="005421EE">
          <w:rPr>
            <w:rStyle w:val="apple-style-span"/>
            <w:rFonts w:cs="Times New Roman"/>
            <w:color w:val="000000"/>
          </w:rPr>
          <w:t>“</w:t>
        </w:r>
      </w:ins>
      <w:ins w:id="978" w:author="Orion" w:date="2011-05-02T20:35:00Z">
        <w:r w:rsidRPr="00246937">
          <w:rPr>
            <w:rStyle w:val="apple-style-span"/>
            <w:rFonts w:cs="Times New Roman"/>
            <w:color w:val="000000"/>
          </w:rPr>
          <w:t>navegación por estima</w:t>
        </w:r>
        <w:del w:id="979" w:author="IO" w:date="2011-05-12T18:01:00Z">
          <w:r w:rsidRPr="00246937" w:rsidDel="005421EE">
            <w:rPr>
              <w:rStyle w:val="apple-style-span"/>
              <w:rFonts w:cs="Times New Roman"/>
              <w:color w:val="000000"/>
            </w:rPr>
            <w:delText>"</w:delText>
          </w:r>
        </w:del>
      </w:ins>
      <w:ins w:id="980" w:author="IO" w:date="2011-05-12T18:01:00Z">
        <w:r w:rsidR="005421EE">
          <w:rPr>
            <w:rStyle w:val="apple-style-span"/>
            <w:rFonts w:cs="Times New Roman"/>
            <w:color w:val="000000"/>
          </w:rPr>
          <w:t>”</w:t>
        </w:r>
      </w:ins>
      <w:ins w:id="981" w:author="Orion" w:date="2011-05-02T20:57:00Z">
        <w:r w:rsidR="00BE035B">
          <w:rPr>
            <w:rStyle w:val="apple-style-span"/>
            <w:rFonts w:cs="Times New Roman"/>
            <w:color w:val="000000"/>
          </w:rPr>
          <w:t xml:space="preserve">. Este </w:t>
        </w:r>
      </w:ins>
      <w:ins w:id="982" w:author="Orion" w:date="2011-05-02T20:35:00Z">
        <w:r w:rsidRPr="00246937">
          <w:rPr>
            <w:rStyle w:val="apple-style-span"/>
            <w:rFonts w:cs="Times New Roman"/>
            <w:color w:val="000000"/>
          </w:rPr>
          <w:t>procedimiento inf</w:t>
        </w:r>
      </w:ins>
      <w:ins w:id="983" w:author="Orion" w:date="2011-05-02T20:57:00Z">
        <w:r w:rsidR="00BE035B">
          <w:rPr>
            <w:rStyle w:val="apple-style-span"/>
            <w:rFonts w:cs="Times New Roman"/>
            <w:color w:val="000000"/>
          </w:rPr>
          <w:t>iere</w:t>
        </w:r>
      </w:ins>
      <w:ins w:id="984" w:author="Orion" w:date="2011-05-02T20:35:00Z">
        <w:r w:rsidRPr="00246937">
          <w:rPr>
            <w:rStyle w:val="apple-style-span"/>
            <w:rFonts w:cs="Times New Roman"/>
            <w:color w:val="000000"/>
          </w:rPr>
          <w:t xml:space="preserve"> la ubicación actual haciendo cálculos basados en el</w:t>
        </w:r>
        <w:del w:id="985" w:author="IO" w:date="2011-05-12T18:01:00Z">
          <w:r w:rsidRPr="00F818EC" w:rsidDel="005421EE">
            <w:rPr>
              <w:rStyle w:val="apple-converted-space"/>
              <w:rFonts w:cs="Times New Roman"/>
              <w:color w:val="000000"/>
            </w:rPr>
            <w:delText> </w:delText>
          </w:r>
        </w:del>
      </w:ins>
      <w:ins w:id="986" w:author="IO" w:date="2011-05-12T18:01:00Z">
        <w:r w:rsidR="005421EE">
          <w:rPr>
            <w:rStyle w:val="apple-converted-space"/>
            <w:rFonts w:cs="Times New Roman"/>
            <w:color w:val="000000"/>
          </w:rPr>
          <w:t xml:space="preserve"> </w:t>
        </w:r>
      </w:ins>
      <w:ins w:id="987" w:author="Orion" w:date="2011-05-02T20:35:00Z">
        <w:r w:rsidRPr="00F818EC">
          <w:rPr>
            <w:rStyle w:val="apple-style-span"/>
            <w:rFonts w:cs="Times New Roman"/>
            <w:color w:val="000000"/>
          </w:rPr>
          <w:t>rumbo</w:t>
        </w:r>
        <w:del w:id="988" w:author="IO" w:date="2011-05-12T18:01:00Z">
          <w:r w:rsidRPr="00F818EC" w:rsidDel="005421EE">
            <w:rPr>
              <w:rStyle w:val="apple-converted-space"/>
              <w:rFonts w:cs="Times New Roman"/>
              <w:color w:val="000000"/>
            </w:rPr>
            <w:delText> </w:delText>
          </w:r>
        </w:del>
      </w:ins>
      <w:ins w:id="989" w:author="IO" w:date="2011-05-12T18:01:00Z">
        <w:r w:rsidR="005421EE">
          <w:rPr>
            <w:rStyle w:val="apple-converted-space"/>
            <w:rFonts w:cs="Times New Roman"/>
            <w:color w:val="000000"/>
          </w:rPr>
          <w:t xml:space="preserve"> </w:t>
        </w:r>
      </w:ins>
      <w:ins w:id="990" w:author="Orion" w:date="2011-05-02T20:35:00Z">
        <w:r w:rsidRPr="00F818EC">
          <w:rPr>
            <w:rStyle w:val="apple-style-span"/>
            <w:rFonts w:cs="Times New Roman"/>
            <w:color w:val="000000"/>
          </w:rPr>
          <w:t>y la velocidad de navegación a lo largo de un período</w:t>
        </w:r>
      </w:ins>
      <w:ins w:id="991" w:author="Orion" w:date="2011-05-02T20:58:00Z">
        <w:r w:rsidR="002D2823">
          <w:rPr>
            <w:rStyle w:val="apple-style-span"/>
            <w:rFonts w:cs="Times New Roman"/>
            <w:color w:val="000000"/>
          </w:rPr>
          <w:t>,</w:t>
        </w:r>
      </w:ins>
      <w:ins w:id="992" w:author="Orion" w:date="2011-05-02T20:35:00Z">
        <w:r w:rsidRPr="00246937">
          <w:rPr>
            <w:rStyle w:val="apple-style-span"/>
            <w:rFonts w:cs="Times New Roman"/>
            <w:color w:val="000000"/>
          </w:rPr>
          <w:t xml:space="preserve"> combinad</w:t>
        </w:r>
      </w:ins>
      <w:ins w:id="993" w:author="Orion" w:date="2011-05-02T20:58:00Z">
        <w:r w:rsidR="002D2823">
          <w:rPr>
            <w:rStyle w:val="apple-style-span"/>
            <w:rFonts w:cs="Times New Roman"/>
            <w:color w:val="000000"/>
          </w:rPr>
          <w:t>os</w:t>
        </w:r>
      </w:ins>
      <w:ins w:id="994" w:author="Orion" w:date="2011-05-02T20:35:00Z">
        <w:r w:rsidRPr="00246937">
          <w:rPr>
            <w:rStyle w:val="apple-style-span"/>
            <w:rFonts w:cs="Times New Roman"/>
            <w:color w:val="000000"/>
          </w:rPr>
          <w:t xml:space="preserve"> con observaciones visuales</w:t>
        </w:r>
      </w:ins>
      <w:ins w:id="995" w:author="Orion" w:date="2011-05-02T20:59:00Z">
        <w:r w:rsidR="002D2823">
          <w:rPr>
            <w:rStyle w:val="apple-style-span"/>
            <w:rFonts w:cs="Times New Roman"/>
            <w:color w:val="000000"/>
          </w:rPr>
          <w:t>. Estos datos y cálculos se contrastan</w:t>
        </w:r>
      </w:ins>
      <w:ins w:id="996" w:author="Orion" w:date="2011-05-02T20:35:00Z">
        <w:r w:rsidRPr="00246937">
          <w:rPr>
            <w:rStyle w:val="apple-style-span"/>
            <w:rFonts w:cs="Times New Roman"/>
            <w:color w:val="000000"/>
          </w:rPr>
          <w:t xml:space="preserve"> con cartas o mapas de navegación aérea</w:t>
        </w:r>
      </w:ins>
      <w:ins w:id="997" w:author="Orion" w:date="2011-05-02T21:00:00Z">
        <w:r w:rsidR="002D2823">
          <w:rPr>
            <w:rStyle w:val="apple-style-span"/>
            <w:rFonts w:cs="Times New Roman"/>
            <w:color w:val="000000"/>
          </w:rPr>
          <w:t>. También emplea radio para hacer validaciones adicionales</w:t>
        </w:r>
      </w:ins>
      <w:ins w:id="998" w:author="Orion" w:date="2011-05-02T20:35:00Z">
        <w:r w:rsidRPr="00246937">
          <w:rPr>
            <w:rStyle w:val="apple-style-span"/>
            <w:rFonts w:cs="Times New Roman"/>
            <w:color w:val="000000"/>
          </w:rPr>
          <w:t>.</w:t>
        </w:r>
        <w:del w:id="999" w:author="IO" w:date="2011-05-12T18:02:00Z">
          <w:r w:rsidRPr="00246937" w:rsidDel="005421EE">
            <w:rPr>
              <w:rStyle w:val="apple-style-span"/>
              <w:rFonts w:cs="Times New Roman"/>
              <w:color w:val="000000"/>
            </w:rPr>
            <w:delText xml:space="preserve"> </w:delText>
          </w:r>
        </w:del>
      </w:ins>
    </w:p>
    <w:p w14:paraId="05A1B27D" w14:textId="77777777" w:rsidR="005421EE" w:rsidRDefault="005421EE" w:rsidP="00067307">
      <w:pPr>
        <w:jc w:val="both"/>
        <w:rPr>
          <w:ins w:id="1000" w:author="IO" w:date="2011-05-12T18:02:00Z"/>
          <w:rStyle w:val="apple-style-span"/>
          <w:rFonts w:cs="Times New Roman"/>
          <w:color w:val="000000"/>
        </w:rPr>
      </w:pPr>
    </w:p>
    <w:p w14:paraId="27492148" w14:textId="77777777" w:rsidR="005421EE" w:rsidDel="00DD77B4" w:rsidRDefault="00067307" w:rsidP="00067307">
      <w:pPr>
        <w:jc w:val="both"/>
        <w:rPr>
          <w:ins w:id="1001" w:author="IO" w:date="2011-05-12T18:03:00Z"/>
          <w:del w:id="1002" w:author="Orion" w:date="2011-05-16T13:52:00Z"/>
          <w:rStyle w:val="apple-style-span"/>
          <w:rFonts w:cs="Times New Roman"/>
          <w:bCs/>
          <w:color w:val="000000"/>
        </w:rPr>
      </w:pPr>
      <w:ins w:id="1003" w:author="Orion" w:date="2011-05-02T20:35:00Z">
        <w:del w:id="1004" w:author="IO" w:date="2011-05-12T18:02:00Z">
          <w:r w:rsidRPr="00246937" w:rsidDel="005421EE">
            <w:rPr>
              <w:rStyle w:val="apple-style-span"/>
              <w:rFonts w:cs="Times New Roman"/>
              <w:color w:val="000000"/>
            </w:rPr>
            <w:delText xml:space="preserve">Por otro lado, </w:delText>
          </w:r>
          <w:r w:rsidDel="005421EE">
            <w:rPr>
              <w:rStyle w:val="apple-style-span"/>
              <w:rFonts w:cs="Times New Roman"/>
              <w:color w:val="000000"/>
            </w:rPr>
            <w:delText>l</w:delText>
          </w:r>
        </w:del>
      </w:ins>
      <w:ins w:id="1005" w:author="IO" w:date="2011-05-12T18:02:00Z">
        <w:r w:rsidR="005421EE">
          <w:rPr>
            <w:rStyle w:val="apple-style-span"/>
            <w:rFonts w:cs="Times New Roman"/>
            <w:color w:val="000000"/>
          </w:rPr>
          <w:t>L</w:t>
        </w:r>
      </w:ins>
      <w:ins w:id="1006" w:author="Orion" w:date="2011-05-02T20:35:00Z">
        <w:r>
          <w:rPr>
            <w:rStyle w:val="apple-style-span"/>
            <w:rFonts w:cs="Times New Roman"/>
            <w:color w:val="000000"/>
          </w:rPr>
          <w:t>a</w:t>
        </w:r>
      </w:ins>
      <w:ins w:id="1007" w:author="IO" w:date="2011-05-13T11:24:00Z">
        <w:r w:rsidR="00366B82">
          <w:rPr>
            <w:rStyle w:val="apple-style-span"/>
            <w:rFonts w:cs="Times New Roman"/>
            <w:color w:val="000000"/>
          </w:rPr>
          <w:t>s</w:t>
        </w:r>
      </w:ins>
      <w:ins w:id="1008" w:author="Orion" w:date="2011-05-02T20:35:00Z">
        <w:r>
          <w:rPr>
            <w:rStyle w:val="apple-style-span"/>
            <w:rFonts w:cs="Times New Roman"/>
            <w:color w:val="000000"/>
          </w:rPr>
          <w:t xml:space="preserve"> </w:t>
        </w:r>
        <w:r w:rsidRPr="00246937">
          <w:rPr>
            <w:rStyle w:val="apple-style-span"/>
            <w:rFonts w:cs="Times New Roman"/>
            <w:color w:val="000000"/>
          </w:rPr>
          <w:t xml:space="preserve">IFR </w:t>
        </w:r>
        <w:del w:id="1009" w:author="IO" w:date="2011-05-13T11:24:00Z">
          <w:r w:rsidRPr="00246937" w:rsidDel="00366B82">
            <w:rPr>
              <w:rStyle w:val="apple-style-span"/>
              <w:rFonts w:cs="Times New Roman"/>
              <w:color w:val="000000"/>
            </w:rPr>
            <w:delText>es</w:delText>
          </w:r>
        </w:del>
      </w:ins>
      <w:ins w:id="1010" w:author="IO" w:date="2011-05-13T11:24:00Z">
        <w:r w:rsidR="00366B82">
          <w:rPr>
            <w:rStyle w:val="apple-style-span"/>
            <w:rFonts w:cs="Times New Roman"/>
            <w:color w:val="000000"/>
          </w:rPr>
          <w:t>son</w:t>
        </w:r>
      </w:ins>
      <w:ins w:id="1011" w:author="Orion" w:date="2011-05-02T20:35:00Z">
        <w:r w:rsidRPr="00246937">
          <w:rPr>
            <w:rStyle w:val="apple-style-span"/>
            <w:rFonts w:cs="Times New Roman"/>
            <w:color w:val="000000"/>
          </w:rPr>
          <w:t xml:space="preserve"> más utilizad</w:t>
        </w:r>
        <w:del w:id="1012" w:author="IO" w:date="2011-05-13T11:24:00Z">
          <w:r w:rsidRPr="00246937" w:rsidDel="00366B82">
            <w:rPr>
              <w:rStyle w:val="apple-style-span"/>
              <w:rFonts w:cs="Times New Roman"/>
              <w:color w:val="000000"/>
            </w:rPr>
            <w:delText>o</w:delText>
          </w:r>
        </w:del>
      </w:ins>
      <w:ins w:id="1013" w:author="IO" w:date="2011-05-13T11:24:00Z">
        <w:r w:rsidR="00366B82">
          <w:rPr>
            <w:rStyle w:val="apple-style-span"/>
            <w:rFonts w:cs="Times New Roman"/>
            <w:color w:val="000000"/>
          </w:rPr>
          <w:t>as</w:t>
        </w:r>
      </w:ins>
      <w:ins w:id="1014" w:author="Orion" w:date="2011-05-02T20:35:00Z">
        <w:r w:rsidR="002D2823">
          <w:rPr>
            <w:rStyle w:val="apple-style-span"/>
            <w:rFonts w:cs="Times New Roman"/>
            <w:color w:val="000000"/>
          </w:rPr>
          <w:t xml:space="preserve"> </w:t>
        </w:r>
        <w:del w:id="1015" w:author="IO" w:date="2011-05-12T18:02:00Z">
          <w:r w:rsidR="002D2823" w:rsidDel="005421EE">
            <w:rPr>
              <w:rStyle w:val="apple-style-span"/>
              <w:rFonts w:cs="Times New Roman"/>
              <w:color w:val="000000"/>
            </w:rPr>
            <w:delText>por razones de seguridad</w:delText>
          </w:r>
          <w:r w:rsidRPr="00246937" w:rsidDel="005421EE">
            <w:rPr>
              <w:rStyle w:val="apple-style-span"/>
              <w:rFonts w:cs="Times New Roman"/>
              <w:color w:val="000000"/>
            </w:rPr>
            <w:delText xml:space="preserve"> </w:delText>
          </w:r>
        </w:del>
        <w:r w:rsidRPr="00246937">
          <w:rPr>
            <w:rStyle w:val="apple-style-span"/>
            <w:rFonts w:cs="Times New Roman"/>
            <w:color w:val="000000"/>
          </w:rPr>
          <w:t>en aviones de línea</w:t>
        </w:r>
      </w:ins>
      <w:ins w:id="1016" w:author="IO" w:date="2011-05-12T18:02:00Z">
        <w:r w:rsidR="005421EE">
          <w:rPr>
            <w:rStyle w:val="apple-style-span"/>
            <w:rFonts w:cs="Times New Roman"/>
            <w:color w:val="000000"/>
          </w:rPr>
          <w:t xml:space="preserve"> puesto que ofrece</w:t>
        </w:r>
      </w:ins>
      <w:ins w:id="1017" w:author="IO" w:date="2011-05-13T11:24:00Z">
        <w:r w:rsidR="00366B82">
          <w:rPr>
            <w:rStyle w:val="apple-style-span"/>
            <w:rFonts w:cs="Times New Roman"/>
            <w:color w:val="000000"/>
          </w:rPr>
          <w:t>n</w:t>
        </w:r>
      </w:ins>
      <w:ins w:id="1018" w:author="IO" w:date="2011-05-12T18:02:00Z">
        <w:r w:rsidR="005421EE">
          <w:rPr>
            <w:rStyle w:val="apple-style-span"/>
            <w:rFonts w:cs="Times New Roman"/>
            <w:color w:val="000000"/>
          </w:rPr>
          <w:t xml:space="preserve"> mayor seguridad</w:t>
        </w:r>
      </w:ins>
      <w:ins w:id="1019" w:author="Orion" w:date="2011-05-02T21:01:00Z">
        <w:r w:rsidR="002D2823">
          <w:rPr>
            <w:rStyle w:val="apple-style-span"/>
            <w:rFonts w:cs="Times New Roman"/>
            <w:color w:val="000000"/>
          </w:rPr>
          <w:t xml:space="preserve">. Aquí </w:t>
        </w:r>
      </w:ins>
      <w:ins w:id="1020" w:author="Orion" w:date="2011-05-02T20:35:00Z">
        <w:r w:rsidRPr="00246937">
          <w:rPr>
            <w:rStyle w:val="apple-style-span"/>
            <w:rFonts w:cs="Times New Roman"/>
            <w:color w:val="000000"/>
          </w:rPr>
          <w:t xml:space="preserve">los </w:t>
        </w:r>
        <w:r w:rsidRPr="00246937">
          <w:rPr>
            <w:rStyle w:val="apple-style-span"/>
            <w:rFonts w:cs="Times New Roman"/>
            <w:color w:val="000000"/>
          </w:rPr>
          <w:lastRenderedPageBreak/>
          <w:t>pilotos navegan usando exclusivamente instrumentos y ayudas de navegación por radio</w:t>
        </w:r>
      </w:ins>
      <w:ins w:id="1021" w:author="Orion" w:date="2011-05-02T21:02:00Z">
        <w:r w:rsidR="007E2201">
          <w:rPr>
            <w:rStyle w:val="apple-style-span"/>
            <w:rFonts w:cs="Times New Roman"/>
            <w:color w:val="000000"/>
          </w:rPr>
          <w:t>,</w:t>
        </w:r>
      </w:ins>
      <w:ins w:id="1022" w:author="Orion" w:date="2011-05-02T20:35:00Z">
        <w:r w:rsidRPr="00246937">
          <w:rPr>
            <w:rStyle w:val="apple-style-span"/>
            <w:rFonts w:cs="Times New Roman"/>
            <w:color w:val="000000"/>
          </w:rPr>
          <w:t xml:space="preserve"> o directamente bajo las órdenes de controladores aéreos. El responsable en tierra de la navegación aérea es el </w:t>
        </w:r>
      </w:ins>
      <w:ins w:id="1023" w:author="IO" w:date="2011-05-12T18:02:00Z">
        <w:r w:rsidR="005421EE">
          <w:rPr>
            <w:rStyle w:val="apple-style-span"/>
            <w:rFonts w:cs="Times New Roman"/>
            <w:color w:val="000000"/>
          </w:rPr>
          <w:t>Control de Tráfico Aéreo (</w:t>
        </w:r>
      </w:ins>
      <w:ins w:id="1024" w:author="Orion" w:date="2011-05-02T20:35:00Z">
        <w:r w:rsidRPr="00F818EC">
          <w:rPr>
            <w:rStyle w:val="apple-style-span"/>
            <w:rFonts w:cs="Times New Roman"/>
            <w:bCs/>
            <w:color w:val="000000"/>
          </w:rPr>
          <w:t>ATC</w:t>
        </w:r>
        <w:del w:id="1025" w:author="IO" w:date="2011-05-12T18:02:00Z">
          <w:r w:rsidRPr="00F818EC" w:rsidDel="005421EE">
            <w:rPr>
              <w:rStyle w:val="apple-style-span"/>
              <w:rFonts w:cs="Times New Roman"/>
              <w:bCs/>
              <w:color w:val="000000"/>
            </w:rPr>
            <w:delText xml:space="preserve"> (control de tráfico aéreo</w:delText>
          </w:r>
        </w:del>
      </w:ins>
      <w:ins w:id="1026" w:author="IO" w:date="2011-05-12T18:02:00Z">
        <w:r w:rsidR="005421EE">
          <w:rPr>
            <w:rStyle w:val="apple-style-span"/>
            <w:rFonts w:cs="Times New Roman"/>
            <w:bCs/>
            <w:color w:val="000000"/>
          </w:rPr>
          <w:t xml:space="preserve">, </w:t>
        </w:r>
        <w:r w:rsidR="005421EE" w:rsidRPr="005421EE">
          <w:rPr>
            <w:rStyle w:val="apple-style-span"/>
            <w:rFonts w:cs="Times New Roman"/>
            <w:bCs/>
            <w:i/>
            <w:color w:val="000000"/>
            <w:rPrChange w:id="1027" w:author="IO" w:date="2011-05-12T18:02:00Z">
              <w:rPr>
                <w:rStyle w:val="apple-style-span"/>
                <w:rFonts w:cs="Times New Roman"/>
                <w:bCs/>
                <w:color w:val="000000"/>
              </w:rPr>
            </w:rPrChange>
          </w:rPr>
          <w:t xml:space="preserve">Air </w:t>
        </w:r>
        <w:proofErr w:type="spellStart"/>
        <w:r w:rsidR="005421EE" w:rsidRPr="005421EE">
          <w:rPr>
            <w:rStyle w:val="apple-style-span"/>
            <w:rFonts w:cs="Times New Roman"/>
            <w:bCs/>
            <w:i/>
            <w:color w:val="000000"/>
            <w:rPrChange w:id="1028" w:author="IO" w:date="2011-05-12T18:02:00Z">
              <w:rPr>
                <w:rStyle w:val="apple-style-span"/>
                <w:rFonts w:cs="Times New Roman"/>
                <w:bCs/>
                <w:color w:val="000000"/>
              </w:rPr>
            </w:rPrChange>
          </w:rPr>
          <w:t>Traffic</w:t>
        </w:r>
        <w:proofErr w:type="spellEnd"/>
        <w:r w:rsidR="005421EE" w:rsidRPr="005421EE">
          <w:rPr>
            <w:rStyle w:val="apple-style-span"/>
            <w:rFonts w:cs="Times New Roman"/>
            <w:bCs/>
            <w:i/>
            <w:color w:val="000000"/>
            <w:rPrChange w:id="1029" w:author="IO" w:date="2011-05-12T18:02:00Z">
              <w:rPr>
                <w:rStyle w:val="apple-style-span"/>
                <w:rFonts w:cs="Times New Roman"/>
                <w:bCs/>
                <w:color w:val="000000"/>
              </w:rPr>
            </w:rPrChange>
          </w:rPr>
          <w:t xml:space="preserve"> Control</w:t>
        </w:r>
      </w:ins>
      <w:ins w:id="1030" w:author="Orion" w:date="2011-05-02T20:35:00Z">
        <w:r w:rsidRPr="00F818EC">
          <w:rPr>
            <w:rStyle w:val="apple-style-span"/>
            <w:rFonts w:cs="Times New Roman"/>
            <w:bCs/>
            <w:color w:val="000000"/>
          </w:rPr>
          <w:t>)</w:t>
        </w:r>
      </w:ins>
      <w:ins w:id="1031" w:author="Orion" w:date="2011-05-02T21:02:00Z">
        <w:r w:rsidR="007E2201">
          <w:rPr>
            <w:rStyle w:val="apple-style-span"/>
            <w:rFonts w:cs="Times New Roman"/>
            <w:bCs/>
            <w:color w:val="000000"/>
          </w:rPr>
          <w:t>,</w:t>
        </w:r>
      </w:ins>
      <w:ins w:id="1032" w:author="Orion" w:date="2011-05-02T20:35:00Z">
        <w:r w:rsidRPr="00F818EC">
          <w:rPr>
            <w:rStyle w:val="apple-style-span"/>
            <w:rFonts w:cs="Times New Roman"/>
            <w:bCs/>
            <w:color w:val="000000"/>
          </w:rPr>
          <w:t xml:space="preserve"> </w:t>
        </w:r>
        <w:r w:rsidRPr="00246937">
          <w:rPr>
            <w:rStyle w:val="apple-style-span"/>
            <w:rFonts w:cs="Times New Roman"/>
            <w:bCs/>
            <w:color w:val="000000"/>
          </w:rPr>
          <w:t>que gestiona el tráfico aéreo haciendo uso de la información suministrada por los pilotos y por los sistemas de radar.</w:t>
        </w:r>
      </w:ins>
    </w:p>
    <w:p w14:paraId="3B8E7FA7" w14:textId="77777777" w:rsidR="00DD77B4" w:rsidRPr="00DD77B4" w:rsidRDefault="00DD77B4" w:rsidP="00DD77B4">
      <w:pPr>
        <w:jc w:val="both"/>
        <w:rPr>
          <w:ins w:id="1033" w:author="Orion" w:date="2011-05-16T13:51:00Z"/>
          <w:rStyle w:val="apple-style-span"/>
          <w:rFonts w:cs="Times New Roman"/>
          <w:bCs/>
          <w:color w:val="000000"/>
        </w:rPr>
      </w:pPr>
    </w:p>
    <w:p w14:paraId="64C401DB" w14:textId="77777777" w:rsidR="00DD77B4" w:rsidRPr="00DD77B4" w:rsidRDefault="00DD77B4" w:rsidP="00DD77B4">
      <w:pPr>
        <w:jc w:val="both"/>
        <w:rPr>
          <w:ins w:id="1034" w:author="Orion" w:date="2011-05-16T13:51:00Z"/>
          <w:rStyle w:val="apple-style-span"/>
          <w:rFonts w:cs="Times New Roman"/>
          <w:bCs/>
          <w:color w:val="000000"/>
        </w:rPr>
      </w:pPr>
    </w:p>
    <w:p w14:paraId="65237B05" w14:textId="458DF141" w:rsidR="006D1043" w:rsidRPr="006D1043" w:rsidRDefault="006D1043">
      <w:pPr>
        <w:jc w:val="both"/>
        <w:rPr>
          <w:ins w:id="1035" w:author="Orion" w:date="2011-05-01T20:39:00Z"/>
          <w:rFonts w:cs="Times New Roman"/>
          <w:rPrChange w:id="1036" w:author="Orion" w:date="2011-05-03T11:32:00Z">
            <w:rPr>
              <w:ins w:id="1037" w:author="Orion" w:date="2011-05-01T20:39:00Z"/>
              <w:rFonts w:eastAsiaTheme="majorEastAsia" w:cs="Times New Roman"/>
              <w:color w:val="17365D" w:themeColor="text2" w:themeShade="BF"/>
              <w:spacing w:val="5"/>
              <w:kern w:val="28"/>
              <w:sz w:val="52"/>
              <w:szCs w:val="47"/>
            </w:rPr>
          </w:rPrChange>
        </w:rPr>
        <w:pPrChange w:id="1038" w:author="Orion" w:date="2011-05-03T11:32:00Z">
          <w:pPr>
            <w:widowControl/>
            <w:suppressAutoHyphens w:val="0"/>
          </w:pPr>
        </w:pPrChange>
      </w:pPr>
    </w:p>
    <w:p w14:paraId="1D335E2A" w14:textId="77777777" w:rsidR="00BB1765" w:rsidRPr="00246937" w:rsidRDefault="00BB1765">
      <w:pPr>
        <w:pStyle w:val="Title"/>
        <w:outlineLvl w:val="0"/>
        <w:rPr>
          <w:rFonts w:cs="Times New Roman"/>
          <w:rPrChange w:id="1039" w:author="Orion" w:date="2011-04-24T22:32:00Z">
            <w:rPr>
              <w:rFonts w:eastAsia="Times New Roman" w:cs="Times New Roman"/>
            </w:rPr>
          </w:rPrChange>
        </w:rPr>
        <w:pPrChange w:id="1040" w:author="Orion" w:date="2011-05-01T20:34:00Z">
          <w:pPr>
            <w:jc w:val="both"/>
          </w:pPr>
        </w:pPrChange>
      </w:pPr>
      <w:bookmarkStart w:id="1041" w:name="_Toc297726951"/>
      <w:r w:rsidRPr="00246937">
        <w:rPr>
          <w:rFonts w:ascii="Times New Roman" w:hAnsi="Times New Roman" w:cs="Times New Roman"/>
          <w:rPrChange w:id="1042" w:author="Orion" w:date="2011-04-24T22:32:00Z">
            <w:rPr>
              <w:rFonts w:eastAsia="Times New Roman" w:cs="Times New Roman"/>
            </w:rPr>
          </w:rPrChange>
        </w:rPr>
        <w:t>Estado del arte</w:t>
      </w:r>
      <w:bookmarkEnd w:id="1041"/>
    </w:p>
    <w:p w14:paraId="56B02196" w14:textId="77777777" w:rsidR="00BB1765" w:rsidRPr="00246937" w:rsidRDefault="00BB1765">
      <w:pPr>
        <w:jc w:val="both"/>
        <w:rPr>
          <w:rFonts w:eastAsia="Times New Roman" w:cs="Times New Roman"/>
        </w:rPr>
      </w:pPr>
    </w:p>
    <w:p w14:paraId="3E055767" w14:textId="13440C79" w:rsidR="00BB1765" w:rsidRDefault="00CA7B58">
      <w:pPr>
        <w:jc w:val="both"/>
        <w:rPr>
          <w:rFonts w:eastAsia="Times New Roman" w:cs="Times New Roman"/>
        </w:rPr>
      </w:pPr>
      <w:r>
        <w:rPr>
          <w:rFonts w:eastAsia="Times New Roman" w:cs="Times New Roman"/>
        </w:rPr>
        <w:t xml:space="preserve">El </w:t>
      </w:r>
      <w:r w:rsidR="00043008">
        <w:rPr>
          <w:rFonts w:eastAsia="Times New Roman" w:cs="Times New Roman"/>
        </w:rPr>
        <w:t>presente trabajo se relaciona con varias líneas de investigación. Por una parte, su interés en el modelado de los aspectos humanos relacionados con el tráfico aéreo lo conectan</w:t>
      </w:r>
      <w:r>
        <w:rPr>
          <w:rFonts w:eastAsia="Times New Roman" w:cs="Times New Roman"/>
        </w:rPr>
        <w:t xml:space="preserve"> </w:t>
      </w:r>
      <w:r w:rsidR="00043008">
        <w:rPr>
          <w:rFonts w:eastAsia="Times New Roman" w:cs="Times New Roman"/>
        </w:rPr>
        <w:t>con</w:t>
      </w:r>
      <w:r w:rsidR="00927B11">
        <w:rPr>
          <w:rFonts w:eastAsia="Times New Roman" w:cs="Times New Roman"/>
        </w:rPr>
        <w:t xml:space="preserve"> la</w:t>
      </w:r>
      <w:r w:rsidR="00043008">
        <w:rPr>
          <w:rFonts w:eastAsia="Times New Roman" w:cs="Times New Roman"/>
        </w:rPr>
        <w:t xml:space="preserve"> investigación acerca de </w:t>
      </w:r>
      <w:r w:rsidR="00E22278" w:rsidRPr="00246937">
        <w:rPr>
          <w:rFonts w:eastAsia="Times New Roman" w:cs="Times New Roman"/>
        </w:rPr>
        <w:t xml:space="preserve">los </w:t>
      </w:r>
      <w:r w:rsidR="00043008">
        <w:rPr>
          <w:rFonts w:eastAsia="Times New Roman" w:cs="Times New Roman"/>
        </w:rPr>
        <w:t>F</w:t>
      </w:r>
      <w:r w:rsidR="00E22278" w:rsidRPr="00246937">
        <w:rPr>
          <w:rFonts w:eastAsia="Times New Roman" w:cs="Times New Roman"/>
        </w:rPr>
        <w:t xml:space="preserve">actores </w:t>
      </w:r>
      <w:r w:rsidR="00043008">
        <w:rPr>
          <w:rFonts w:eastAsia="Times New Roman" w:cs="Times New Roman"/>
        </w:rPr>
        <w:t>H</w:t>
      </w:r>
      <w:r w:rsidR="00E22278" w:rsidRPr="00246937">
        <w:rPr>
          <w:rFonts w:eastAsia="Times New Roman" w:cs="Times New Roman"/>
        </w:rPr>
        <w:t>umanos</w:t>
      </w:r>
      <w:r w:rsidR="00957434">
        <w:rPr>
          <w:rFonts w:eastAsia="Times New Roman" w:cs="Times New Roman"/>
        </w:rPr>
        <w:t xml:space="preserve"> (HF, </w:t>
      </w:r>
      <w:r w:rsidR="00957434" w:rsidRPr="009F2F20">
        <w:rPr>
          <w:i/>
        </w:rPr>
        <w:t xml:space="preserve">Human </w:t>
      </w:r>
      <w:proofErr w:type="spellStart"/>
      <w:r w:rsidR="00957434" w:rsidRPr="009F2F20">
        <w:rPr>
          <w:i/>
        </w:rPr>
        <w:t>Factors</w:t>
      </w:r>
      <w:proofErr w:type="spellEnd"/>
      <w:r w:rsidR="00957434">
        <w:rPr>
          <w:rFonts w:eastAsia="Times New Roman" w:cs="Times New Roman"/>
        </w:rPr>
        <w:t>)</w:t>
      </w:r>
      <w:r w:rsidR="00E22278" w:rsidRPr="00246937">
        <w:rPr>
          <w:rFonts w:eastAsia="Times New Roman" w:cs="Times New Roman"/>
        </w:rPr>
        <w:t xml:space="preserve"> que intervienen</w:t>
      </w:r>
      <w:r w:rsidR="00E22278">
        <w:rPr>
          <w:rFonts w:eastAsia="Times New Roman" w:cs="Times New Roman"/>
        </w:rPr>
        <w:t xml:space="preserve"> en</w:t>
      </w:r>
      <w:r>
        <w:rPr>
          <w:rFonts w:eastAsia="Times New Roman" w:cs="Times New Roman"/>
        </w:rPr>
        <w:t xml:space="preserve"> los vuelos</w:t>
      </w:r>
      <w:r w:rsidR="00043008">
        <w:rPr>
          <w:rFonts w:eastAsia="Times New Roman" w:cs="Times New Roman"/>
        </w:rPr>
        <w:t xml:space="preserve">, en particular aquellos relacionados con </w:t>
      </w:r>
      <w:r w:rsidR="00E22278" w:rsidRPr="00246937">
        <w:rPr>
          <w:rFonts w:eastAsia="Times New Roman" w:cs="Times New Roman"/>
        </w:rPr>
        <w:t>las tripulaciones</w:t>
      </w:r>
      <w:r>
        <w:rPr>
          <w:rFonts w:eastAsia="Times New Roman" w:cs="Times New Roman"/>
        </w:rPr>
        <w:t>,</w:t>
      </w:r>
      <w:r w:rsidR="00E22278" w:rsidRPr="00246937">
        <w:rPr>
          <w:rFonts w:eastAsia="Times New Roman" w:cs="Times New Roman"/>
        </w:rPr>
        <w:t xml:space="preserve"> los pilotos o los controladores.</w:t>
      </w:r>
      <w:r w:rsidR="00E22278" w:rsidRPr="00447703">
        <w:rPr>
          <w:rFonts w:eastAsia="Times New Roman" w:cs="Times New Roman"/>
        </w:rPr>
        <w:t xml:space="preserve"> </w:t>
      </w:r>
      <w:r w:rsidR="00BB1765" w:rsidRPr="00246937">
        <w:rPr>
          <w:rFonts w:eastAsia="Times New Roman" w:cs="Times New Roman"/>
        </w:rPr>
        <w:t>Por otro lado,</w:t>
      </w:r>
      <w:r w:rsidR="00836ADF">
        <w:rPr>
          <w:rFonts w:eastAsia="Times New Roman" w:cs="Times New Roman"/>
        </w:rPr>
        <w:t xml:space="preserve"> </w:t>
      </w:r>
      <w:r w:rsidR="00043008">
        <w:rPr>
          <w:rFonts w:eastAsia="Times New Roman" w:cs="Times New Roman"/>
        </w:rPr>
        <w:t>es preciso analizar también</w:t>
      </w:r>
      <w:r w:rsidR="00836ADF">
        <w:rPr>
          <w:rFonts w:eastAsia="Times New Roman" w:cs="Times New Roman"/>
        </w:rPr>
        <w:t xml:space="preserve"> </w:t>
      </w:r>
      <w:r w:rsidR="00E22278" w:rsidRPr="00246937">
        <w:rPr>
          <w:rFonts w:eastAsia="Times New Roman" w:cs="Times New Roman"/>
        </w:rPr>
        <w:t xml:space="preserve">las simulaciones </w:t>
      </w:r>
      <w:r w:rsidR="00043008">
        <w:rPr>
          <w:rFonts w:eastAsia="Times New Roman" w:cs="Times New Roman"/>
        </w:rPr>
        <w:t>existentes sobre el</w:t>
      </w:r>
      <w:r w:rsidR="00E22278" w:rsidRPr="00246937">
        <w:rPr>
          <w:rFonts w:eastAsia="Times New Roman" w:cs="Times New Roman"/>
        </w:rPr>
        <w:t xml:space="preserve"> espacio aéreo</w:t>
      </w:r>
      <w:r w:rsidR="00836ADF">
        <w:rPr>
          <w:rFonts w:eastAsia="Times New Roman" w:cs="Times New Roman"/>
        </w:rPr>
        <w:t xml:space="preserve">. </w:t>
      </w:r>
      <w:r w:rsidR="00043008">
        <w:rPr>
          <w:rFonts w:eastAsia="Times New Roman" w:cs="Times New Roman"/>
        </w:rPr>
        <w:t>Aunque en la mayor parte de</w:t>
      </w:r>
      <w:r w:rsidR="00477B5F">
        <w:rPr>
          <w:rFonts w:eastAsia="Times New Roman" w:cs="Times New Roman"/>
        </w:rPr>
        <w:t xml:space="preserve"> </w:t>
      </w:r>
      <w:r w:rsidR="00043008">
        <w:rPr>
          <w:rFonts w:eastAsia="Times New Roman" w:cs="Times New Roman"/>
        </w:rPr>
        <w:t xml:space="preserve">los casos </w:t>
      </w:r>
      <w:r w:rsidR="00E75935">
        <w:rPr>
          <w:rFonts w:eastAsia="Times New Roman" w:cs="Times New Roman"/>
        </w:rPr>
        <w:t xml:space="preserve">los </w:t>
      </w:r>
      <w:r w:rsidR="00836ADF">
        <w:rPr>
          <w:rFonts w:eastAsia="Times New Roman" w:cs="Times New Roman"/>
        </w:rPr>
        <w:t xml:space="preserve">actores </w:t>
      </w:r>
      <w:r w:rsidR="00043008">
        <w:rPr>
          <w:rFonts w:eastAsia="Times New Roman" w:cs="Times New Roman"/>
        </w:rPr>
        <w:t xml:space="preserve">participantes serán personas, se ha señalado en la introducción como este trabajo considera la introducción de </w:t>
      </w:r>
      <w:proofErr w:type="spellStart"/>
      <w:r w:rsidR="00043008">
        <w:rPr>
          <w:rFonts w:eastAsia="Times New Roman" w:cs="Times New Roman"/>
        </w:rPr>
        <w:t>UAVs</w:t>
      </w:r>
      <w:proofErr w:type="spellEnd"/>
      <w:r w:rsidR="00043008">
        <w:rPr>
          <w:rFonts w:eastAsia="Times New Roman" w:cs="Times New Roman"/>
        </w:rPr>
        <w:t xml:space="preserve">  en el espacio aéreo civil.</w:t>
      </w:r>
      <w:r w:rsidR="00836ADF">
        <w:rPr>
          <w:rFonts w:eastAsia="Times New Roman" w:cs="Times New Roman"/>
        </w:rPr>
        <w:t xml:space="preserve"> </w:t>
      </w:r>
      <w:r w:rsidR="00043008">
        <w:rPr>
          <w:rFonts w:eastAsia="Times New Roman" w:cs="Times New Roman"/>
        </w:rPr>
        <w:t>Por</w:t>
      </w:r>
      <w:r w:rsidR="00E75935">
        <w:rPr>
          <w:rFonts w:eastAsia="Times New Roman" w:cs="Times New Roman"/>
        </w:rPr>
        <w:t xml:space="preserve"> ello</w:t>
      </w:r>
      <w:r w:rsidR="00A117EF">
        <w:rPr>
          <w:rFonts w:eastAsia="Times New Roman" w:cs="Times New Roman"/>
        </w:rPr>
        <w:t xml:space="preserve"> se</w:t>
      </w:r>
      <w:r w:rsidR="00836ADF">
        <w:rPr>
          <w:rFonts w:eastAsia="Times New Roman" w:cs="Times New Roman"/>
        </w:rPr>
        <w:t xml:space="preserve"> dedicará un apartado para</w:t>
      </w:r>
      <w:r w:rsidR="00A117EF">
        <w:rPr>
          <w:rFonts w:eastAsia="Times New Roman" w:cs="Times New Roman"/>
        </w:rPr>
        <w:t xml:space="preserve"> analizar</w:t>
      </w:r>
      <w:r w:rsidR="00447703">
        <w:rPr>
          <w:rFonts w:eastAsia="Times New Roman" w:cs="Times New Roman"/>
        </w:rPr>
        <w:t xml:space="preserve"> </w:t>
      </w:r>
      <w:r w:rsidR="00447703" w:rsidRPr="00246937">
        <w:rPr>
          <w:rFonts w:eastAsia="Times New Roman" w:cs="Times New Roman"/>
        </w:rPr>
        <w:t xml:space="preserve">los trabajos que se centran en </w:t>
      </w:r>
      <w:r w:rsidR="00043008">
        <w:rPr>
          <w:rFonts w:eastAsia="Times New Roman" w:cs="Times New Roman"/>
        </w:rPr>
        <w:t>estas aeronaves</w:t>
      </w:r>
      <w:r w:rsidR="00A117EF">
        <w:rPr>
          <w:rFonts w:eastAsia="Times New Roman" w:cs="Times New Roman"/>
        </w:rPr>
        <w:t>. Este análisis se realizará sobre trabajos que se dediquen</w:t>
      </w:r>
      <w:r w:rsidR="00447703" w:rsidRPr="00246937">
        <w:rPr>
          <w:rFonts w:eastAsia="Times New Roman" w:cs="Times New Roman"/>
        </w:rPr>
        <w:t xml:space="preserve"> </w:t>
      </w:r>
      <w:r w:rsidR="002473D8">
        <w:rPr>
          <w:rFonts w:eastAsia="Times New Roman" w:cs="Times New Roman"/>
        </w:rPr>
        <w:t xml:space="preserve">tanto </w:t>
      </w:r>
      <w:r w:rsidR="002E6A70">
        <w:rPr>
          <w:rFonts w:eastAsia="Times New Roman" w:cs="Times New Roman"/>
        </w:rPr>
        <w:t>a</w:t>
      </w:r>
      <w:r w:rsidR="00A117EF">
        <w:rPr>
          <w:rFonts w:eastAsia="Times New Roman" w:cs="Times New Roman"/>
        </w:rPr>
        <w:t xml:space="preserve"> la programación de estos vehículos,</w:t>
      </w:r>
      <w:r w:rsidR="00447703" w:rsidRPr="00246937">
        <w:rPr>
          <w:rFonts w:eastAsia="Times New Roman" w:cs="Times New Roman"/>
        </w:rPr>
        <w:t xml:space="preserve"> como </w:t>
      </w:r>
      <w:r w:rsidR="002473D8">
        <w:rPr>
          <w:rFonts w:eastAsia="Times New Roman" w:cs="Times New Roman"/>
        </w:rPr>
        <w:t>a</w:t>
      </w:r>
      <w:r w:rsidR="00447703" w:rsidRPr="00246937">
        <w:rPr>
          <w:rFonts w:eastAsia="Times New Roman" w:cs="Times New Roman"/>
        </w:rPr>
        <w:t xml:space="preserve"> los protocolos y </w:t>
      </w:r>
      <w:r w:rsidR="00A117EF">
        <w:rPr>
          <w:rFonts w:eastAsia="Times New Roman" w:cs="Times New Roman"/>
        </w:rPr>
        <w:t xml:space="preserve">la </w:t>
      </w:r>
      <w:r w:rsidR="00447703" w:rsidRPr="00246937">
        <w:rPr>
          <w:rFonts w:eastAsia="Times New Roman" w:cs="Times New Roman"/>
        </w:rPr>
        <w:t>reglamentación que han de cumplir para poder ser integrados en el espacio aéreo civil.</w:t>
      </w:r>
    </w:p>
    <w:p w14:paraId="6DF6D113" w14:textId="77777777" w:rsidR="00E22278" w:rsidRDefault="00E22278">
      <w:pPr>
        <w:jc w:val="both"/>
        <w:rPr>
          <w:ins w:id="1043" w:author="Orion" w:date="2011-05-16T14:20:00Z"/>
          <w:rFonts w:eastAsia="Times New Roman" w:cs="Times New Roman"/>
        </w:rPr>
      </w:pPr>
    </w:p>
    <w:p w14:paraId="30BFAAC2" w14:textId="77777777" w:rsidR="00E22278" w:rsidRPr="008F597E" w:rsidRDefault="00E22278">
      <w:pPr>
        <w:outlineLvl w:val="1"/>
        <w:rPr>
          <w:ins w:id="1044" w:author="Orion" w:date="2011-05-16T14:20:00Z"/>
          <w:rFonts w:eastAsiaTheme="majorEastAsia" w:cs="Times New Roman"/>
          <w:color w:val="1F497D" w:themeColor="text2"/>
          <w:spacing w:val="15"/>
          <w:szCs w:val="21"/>
          <w:u w:val="single"/>
          <w:rPrChange w:id="1045" w:author="Orion" w:date="2011-07-04T11:51:00Z">
            <w:rPr>
              <w:ins w:id="1046" w:author="Orion" w:date="2011-05-16T14:20:00Z"/>
            </w:rPr>
          </w:rPrChange>
        </w:rPr>
      </w:pPr>
      <w:bookmarkStart w:id="1047" w:name="_Toc297726952"/>
      <w:ins w:id="1048" w:author="Orion" w:date="2011-05-16T14:20:00Z">
        <w:r w:rsidRPr="008F597E">
          <w:rPr>
            <w:rFonts w:eastAsiaTheme="majorEastAsia" w:cs="Times New Roman"/>
            <w:color w:val="1F497D" w:themeColor="text2"/>
            <w:spacing w:val="15"/>
            <w:szCs w:val="21"/>
            <w:u w:val="single"/>
            <w:rPrChange w:id="1049" w:author="Orion" w:date="2011-07-04T11:51:00Z">
              <w:rPr/>
            </w:rPrChange>
          </w:rPr>
          <w:t>Factores humanos</w:t>
        </w:r>
        <w:r w:rsidRPr="008F597E" w:rsidDel="00432D4C">
          <w:rPr>
            <w:rFonts w:eastAsiaTheme="majorEastAsia" w:cs="Times New Roman"/>
            <w:color w:val="1F497D" w:themeColor="text2"/>
            <w:spacing w:val="15"/>
            <w:szCs w:val="21"/>
            <w:u w:val="single"/>
            <w:rPrChange w:id="1050" w:author="Orion" w:date="2011-07-04T11:51:00Z">
              <w:rPr/>
            </w:rPrChange>
          </w:rPr>
          <w:t xml:space="preserve"> </w:t>
        </w:r>
        <w:r w:rsidRPr="008F597E">
          <w:rPr>
            <w:rFonts w:eastAsiaTheme="majorEastAsia" w:cs="Times New Roman"/>
            <w:color w:val="1F497D" w:themeColor="text2"/>
            <w:spacing w:val="15"/>
            <w:szCs w:val="21"/>
            <w:u w:val="single"/>
            <w:rPrChange w:id="1051" w:author="Orion" w:date="2011-07-04T11:51:00Z">
              <w:rPr/>
            </w:rPrChange>
          </w:rPr>
          <w:t>en aviación</w:t>
        </w:r>
        <w:bookmarkEnd w:id="1047"/>
      </w:ins>
    </w:p>
    <w:p w14:paraId="44069AD6" w14:textId="77777777" w:rsidR="00E22278" w:rsidRDefault="00E22278">
      <w:pPr>
        <w:rPr>
          <w:ins w:id="1052" w:author="Orion" w:date="2011-05-16T14:20:00Z"/>
          <w:rFonts w:cs="Times New Roman"/>
        </w:rPr>
        <w:pPrChange w:id="1053" w:author="Orion" w:date="2011-06-10T11:24:00Z">
          <w:pPr>
            <w:jc w:val="both"/>
          </w:pPr>
        </w:pPrChange>
      </w:pPr>
      <w:ins w:id="1054" w:author="Orion" w:date="2011-05-16T14:20:00Z">
        <w:r w:rsidRPr="00AB231D">
          <w:rPr>
            <w:rFonts w:cs="Times New Roman"/>
          </w:rPr>
          <w:t xml:space="preserve">Como </w:t>
        </w:r>
        <w:r>
          <w:rPr>
            <w:rFonts w:cs="Times New Roman"/>
          </w:rPr>
          <w:t xml:space="preserve">se ha </w:t>
        </w:r>
        <w:r w:rsidRPr="00AB231D">
          <w:rPr>
            <w:rFonts w:cs="Times New Roman"/>
          </w:rPr>
          <w:t>indicado anter</w:t>
        </w:r>
        <w:r>
          <w:rPr>
            <w:rFonts w:cs="Times New Roman"/>
          </w:rPr>
          <w:t>iormente</w:t>
        </w:r>
        <w:r w:rsidRPr="00AB231D">
          <w:rPr>
            <w:rFonts w:cs="Times New Roman"/>
          </w:rPr>
          <w:t xml:space="preserve">, </w:t>
        </w:r>
        <w:r>
          <w:rPr>
            <w:rFonts w:cs="Times New Roman"/>
          </w:rPr>
          <w:t>hay numerosos</w:t>
        </w:r>
        <w:r w:rsidRPr="00AB231D">
          <w:rPr>
            <w:rFonts w:cs="Times New Roman"/>
          </w:rPr>
          <w:t xml:space="preserve"> procedimientos</w:t>
        </w:r>
        <w:r>
          <w:rPr>
            <w:rFonts w:cs="Times New Roman"/>
          </w:rPr>
          <w:t xml:space="preserve"> que</w:t>
        </w:r>
        <w:r w:rsidRPr="00AB231D">
          <w:rPr>
            <w:rFonts w:cs="Times New Roman"/>
          </w:rPr>
          <w:t xml:space="preserve"> se centran en mejorar la eficiencia de los factores humanos que intervienen en un vuelo. Estos factores son muy importantes ya que se considera que más de un tercio de los accidentes aéreos son debidos a errores humanos, y dentro de estos la mayoría son debidos a fallos en la comunicación, toma de decisiones o liderazgo</w:t>
        </w:r>
      </w:ins>
      <w:customXmlInsRangeStart w:id="1055" w:author="Orion" w:date="2011-05-16T14:20:00Z"/>
      <w:sdt>
        <w:sdtPr>
          <w:rPr>
            <w:rFonts w:cs="Times New Roman"/>
          </w:rPr>
          <w:id w:val="-1859647668"/>
          <w:citation/>
        </w:sdtPr>
        <w:sdtContent>
          <w:customXmlInsRangeEnd w:id="1055"/>
          <w:ins w:id="1056" w:author="Orion" w:date="2011-05-16T14:20:00Z">
            <w:r w:rsidRPr="00AB231D">
              <w:rPr>
                <w:rFonts w:cs="Times New Roman"/>
              </w:rPr>
              <w:fldChar w:fldCharType="begin"/>
            </w:r>
            <w:r w:rsidRPr="00AB231D">
              <w:rPr>
                <w:rFonts w:cs="Times New Roman"/>
              </w:rPr>
              <w:instrText xml:space="preserve"> CITATION Hel99 \l 3082 </w:instrText>
            </w:r>
            <w:r w:rsidRPr="00AB231D">
              <w:rPr>
                <w:rFonts w:cs="Times New Roman"/>
              </w:rPr>
              <w:fldChar w:fldCharType="separate"/>
            </w:r>
          </w:ins>
          <w:r w:rsidR="00C1157B">
            <w:rPr>
              <w:rFonts w:cs="Times New Roman"/>
              <w:noProof/>
            </w:rPr>
            <w:t xml:space="preserve"> </w:t>
          </w:r>
          <w:r w:rsidR="00C1157B" w:rsidRPr="00C1157B">
            <w:rPr>
              <w:rFonts w:cs="Times New Roman"/>
              <w:noProof/>
            </w:rPr>
            <w:t>(14)</w:t>
          </w:r>
          <w:ins w:id="1057" w:author="Orion" w:date="2011-05-16T14:20:00Z">
            <w:r w:rsidRPr="00AB231D">
              <w:rPr>
                <w:rFonts w:cs="Times New Roman"/>
              </w:rPr>
              <w:fldChar w:fldCharType="end"/>
            </w:r>
          </w:ins>
          <w:customXmlInsRangeStart w:id="1058" w:author="Orion" w:date="2011-05-16T14:20:00Z"/>
        </w:sdtContent>
      </w:sdt>
      <w:customXmlInsRangeEnd w:id="1058"/>
      <w:ins w:id="1059" w:author="Orion" w:date="2011-05-16T14:20:00Z">
        <w:r w:rsidRPr="00AB231D">
          <w:rPr>
            <w:rFonts w:cs="Times New Roman"/>
          </w:rPr>
          <w:t>. Por lo tanto, es razonable tener en cuenta estos factores a la hora de realizar una simulación del espacio aéreo civil.</w:t>
        </w:r>
      </w:ins>
    </w:p>
    <w:p w14:paraId="4C6ECCB9" w14:textId="77777777" w:rsidR="00E22278" w:rsidRDefault="00E22278" w:rsidP="00E22278">
      <w:pPr>
        <w:jc w:val="both"/>
        <w:rPr>
          <w:rFonts w:cs="Times New Roman"/>
        </w:rPr>
      </w:pPr>
    </w:p>
    <w:p w14:paraId="293079E4" w14:textId="05195284" w:rsidR="00E22278" w:rsidRPr="006512B0" w:rsidRDefault="00043008" w:rsidP="00E22278">
      <w:pPr>
        <w:jc w:val="both"/>
        <w:rPr>
          <w:rFonts w:cs="Times New Roman"/>
        </w:rPr>
      </w:pPr>
      <w:r>
        <w:rPr>
          <w:rFonts w:cs="Times New Roman"/>
        </w:rPr>
        <w:t xml:space="preserve">El estudio de </w:t>
      </w:r>
      <w:r w:rsidR="00E22278" w:rsidRPr="006512B0">
        <w:rPr>
          <w:rFonts w:cs="Times New Roman"/>
        </w:rPr>
        <w:t>“</w:t>
      </w:r>
      <w:r>
        <w:rPr>
          <w:rFonts w:cs="Times New Roman"/>
          <w:i/>
        </w:rPr>
        <w:t>l</w:t>
      </w:r>
      <w:r w:rsidR="00E22278" w:rsidRPr="006512B0">
        <w:rPr>
          <w:rFonts w:cs="Times New Roman"/>
          <w:i/>
        </w:rPr>
        <w:t>os Factores Humanos (o ergonomía) puede definirse como la tecnología orientada a optimizar las relaciones entre personas y sus actividades haciendo uso de la aplicación sistemática de las ciencias humanas, integrada en el marco de la ingeniería de sistemas</w:t>
      </w:r>
      <w:r w:rsidR="00E22278" w:rsidRPr="006512B0">
        <w:rPr>
          <w:rFonts w:cs="Times New Roman"/>
        </w:rPr>
        <w:t>”</w:t>
      </w:r>
      <w:r>
        <w:rPr>
          <w:rFonts w:cs="Times New Roman"/>
        </w:rPr>
        <w:t xml:space="preserve"> </w:t>
      </w:r>
      <w:sdt>
        <w:sdtPr>
          <w:rPr>
            <w:rFonts w:cs="Times New Roman"/>
          </w:rPr>
          <w:id w:val="1604534079"/>
          <w:citation/>
        </w:sdtPr>
        <w:sdtContent>
          <w:r w:rsidRPr="006512B0">
            <w:rPr>
              <w:rFonts w:cs="Times New Roman"/>
            </w:rPr>
            <w:fldChar w:fldCharType="begin"/>
          </w:r>
          <w:r w:rsidRPr="006512B0">
            <w:rPr>
              <w:rFonts w:cs="Times New Roman"/>
            </w:rPr>
            <w:instrText xml:space="preserve"> CITATION Ear88 \l 3082 </w:instrText>
          </w:r>
          <w:r w:rsidRPr="006512B0">
            <w:rPr>
              <w:rFonts w:cs="Times New Roman"/>
            </w:rPr>
            <w:fldChar w:fldCharType="separate"/>
          </w:r>
          <w:r w:rsidR="00C1157B" w:rsidRPr="00C1157B">
            <w:rPr>
              <w:rFonts w:cs="Times New Roman"/>
              <w:noProof/>
            </w:rPr>
            <w:t>(15)</w:t>
          </w:r>
          <w:r w:rsidRPr="006512B0">
            <w:rPr>
              <w:rFonts w:cs="Times New Roman"/>
            </w:rPr>
            <w:fldChar w:fldCharType="end"/>
          </w:r>
        </w:sdtContent>
      </w:sdt>
      <w:r>
        <w:rPr>
          <w:rFonts w:cs="Times New Roman"/>
        </w:rPr>
        <w:t xml:space="preserve">. </w:t>
      </w:r>
      <w:r w:rsidR="00E22278" w:rsidRPr="006512B0">
        <w:rPr>
          <w:rFonts w:cs="Times New Roman"/>
        </w:rPr>
        <w:t>De esta definición habría que hacer una serie de distinciones:</w:t>
      </w:r>
    </w:p>
    <w:p w14:paraId="43C0DE52" w14:textId="77777777" w:rsidR="00E22278" w:rsidRPr="006512B0" w:rsidRDefault="00E22278" w:rsidP="00E22278">
      <w:pPr>
        <w:pStyle w:val="ListParagraph"/>
        <w:numPr>
          <w:ilvl w:val="0"/>
          <w:numId w:val="9"/>
        </w:numPr>
        <w:jc w:val="both"/>
        <w:rPr>
          <w:rFonts w:cs="Times New Roman"/>
        </w:rPr>
      </w:pPr>
      <w:r w:rsidRPr="006512B0">
        <w:rPr>
          <w:rFonts w:cs="Times New Roman"/>
        </w:rPr>
        <w:t>Al describir HF como una tecnología, se hace hincapié en su carácter práctico; se orienta a problemas más que centrarse en la disciplina. La relación entre HF y las ciencias humanas podría compararse con la relación entre ingeniería y ciencias físicas.</w:t>
      </w:r>
    </w:p>
    <w:p w14:paraId="591DCD00" w14:textId="77777777" w:rsidR="00E22278" w:rsidRPr="006512B0" w:rsidRDefault="00E22278" w:rsidP="00E22278">
      <w:pPr>
        <w:pStyle w:val="ListParagraph"/>
        <w:numPr>
          <w:ilvl w:val="0"/>
          <w:numId w:val="9"/>
        </w:numPr>
        <w:jc w:val="both"/>
        <w:rPr>
          <w:rFonts w:cs="Times New Roman"/>
        </w:rPr>
      </w:pPr>
      <w:r w:rsidRPr="006512B0">
        <w:rPr>
          <w:rFonts w:cs="Times New Roman"/>
        </w:rPr>
        <w:t>La ergonomía implica un interés por la comunicación entre individuos y en el comportamiento de grupos de personas.</w:t>
      </w:r>
    </w:p>
    <w:p w14:paraId="674E5157" w14:textId="77777777" w:rsidR="00E22278" w:rsidRPr="006512B0" w:rsidRDefault="00E22278" w:rsidP="00E22278">
      <w:pPr>
        <w:pStyle w:val="ListParagraph"/>
        <w:numPr>
          <w:ilvl w:val="0"/>
          <w:numId w:val="9"/>
        </w:numPr>
        <w:jc w:val="both"/>
        <w:rPr>
          <w:rFonts w:cs="Times New Roman"/>
        </w:rPr>
      </w:pPr>
      <w:r w:rsidRPr="006512B0">
        <w:rPr>
          <w:rFonts w:cs="Times New Roman"/>
        </w:rPr>
        <w:t>La ergonomía se ha extendido desde ámbito laboral al del hogar, hospitales, escuelas, e incluso a las actividades de ocio.</w:t>
      </w:r>
    </w:p>
    <w:p w14:paraId="4293565D" w14:textId="77777777" w:rsidR="00E22278" w:rsidRPr="006512B0" w:rsidRDefault="00E22278" w:rsidP="00E22278">
      <w:pPr>
        <w:pStyle w:val="ListParagraph"/>
        <w:numPr>
          <w:ilvl w:val="0"/>
          <w:numId w:val="9"/>
        </w:numPr>
        <w:jc w:val="both"/>
        <w:rPr>
          <w:rFonts w:cs="Times New Roman"/>
        </w:rPr>
      </w:pPr>
      <w:r w:rsidRPr="006512B0">
        <w:rPr>
          <w:rFonts w:cs="Times New Roman"/>
        </w:rPr>
        <w:t>Las ciencias humanas comprenden los estudios de la estructura y naturaleza del ser humano, sus capacidades y limitaciones, y sus comportamientos ya sea en solitario o en grupo. En común con todas las tecnologías, HF se preocupa de la búsqueda y uso de conceptos y datos seleccionados según su importancia en un problema práctico.</w:t>
      </w:r>
    </w:p>
    <w:p w14:paraId="29650CDF" w14:textId="77777777" w:rsidR="00E22278" w:rsidRPr="006512B0" w:rsidRDefault="00E22278" w:rsidP="00E22278">
      <w:pPr>
        <w:pStyle w:val="ListParagraph"/>
        <w:numPr>
          <w:ilvl w:val="0"/>
          <w:numId w:val="9"/>
        </w:numPr>
        <w:jc w:val="both"/>
        <w:rPr>
          <w:rFonts w:cs="Times New Roman"/>
        </w:rPr>
      </w:pPr>
      <w:r w:rsidRPr="006512B0">
        <w:rPr>
          <w:rFonts w:cs="Times New Roman"/>
        </w:rPr>
        <w:t>Con el fin de contribuir eficazmente en el diseño y las operaciones del sistema, es necesario que los ergónomos integren sus contribuciones con las de otr</w:t>
      </w:r>
      <w:r>
        <w:rPr>
          <w:rFonts w:cs="Times New Roman"/>
        </w:rPr>
        <w:t>o</w:t>
      </w:r>
      <w:r w:rsidRPr="006512B0">
        <w:rPr>
          <w:rFonts w:cs="Times New Roman"/>
        </w:rPr>
        <w:t xml:space="preserve">s </w:t>
      </w:r>
      <w:r>
        <w:rPr>
          <w:rFonts w:cs="Times New Roman"/>
        </w:rPr>
        <w:t>expertos</w:t>
      </w:r>
      <w:r w:rsidRPr="006512B0">
        <w:rPr>
          <w:rFonts w:cs="Times New Roman"/>
        </w:rPr>
        <w:t>.</w:t>
      </w:r>
    </w:p>
    <w:p w14:paraId="24AB8DBF" w14:textId="77777777" w:rsidR="00E22278" w:rsidRPr="006512B0" w:rsidRDefault="00E22278" w:rsidP="00E22278">
      <w:pPr>
        <w:pStyle w:val="ListParagraph"/>
        <w:numPr>
          <w:ilvl w:val="0"/>
          <w:numId w:val="9"/>
        </w:numPr>
        <w:jc w:val="both"/>
        <w:rPr>
          <w:rFonts w:cs="Times New Roman"/>
        </w:rPr>
      </w:pPr>
      <w:r w:rsidRPr="006512B0">
        <w:rPr>
          <w:rFonts w:cs="Times New Roman"/>
        </w:rPr>
        <w:t>La optimización en las relaciones personales viene dada por dos conjuntos de criterios: el bienestar humano y la eficacia del rendimiento del sistema.</w:t>
      </w:r>
    </w:p>
    <w:p w14:paraId="7278D8BA" w14:textId="77777777" w:rsidR="00EB5B8E" w:rsidRDefault="00EB5B8E" w:rsidP="00E22278">
      <w:pPr>
        <w:jc w:val="both"/>
        <w:rPr>
          <w:rFonts w:cs="Times New Roman"/>
        </w:rPr>
      </w:pPr>
    </w:p>
    <w:p w14:paraId="211F492A" w14:textId="77777777" w:rsidR="003E5207" w:rsidRDefault="003E5207" w:rsidP="00E22278">
      <w:pPr>
        <w:jc w:val="both"/>
        <w:rPr>
          <w:rFonts w:cs="Times New Roman"/>
        </w:rPr>
      </w:pPr>
      <w:r>
        <w:rPr>
          <w:rFonts w:cs="Times New Roman"/>
        </w:rPr>
        <w:t xml:space="preserve">El anterior foco hace especialmente apropiada la investigación en HF para el propósito del presente trabajo. Presta especial atención a las interacciones entre personas y a los factores individuales que </w:t>
      </w:r>
      <w:r>
        <w:rPr>
          <w:rFonts w:cs="Times New Roman"/>
        </w:rPr>
        <w:lastRenderedPageBreak/>
        <w:t>afectan a su desempeño.</w:t>
      </w:r>
    </w:p>
    <w:p w14:paraId="484691D2" w14:textId="77777777" w:rsidR="003E5207" w:rsidRDefault="003E5207" w:rsidP="00E22278">
      <w:pPr>
        <w:jc w:val="both"/>
        <w:rPr>
          <w:rFonts w:cs="Times New Roman"/>
        </w:rPr>
      </w:pPr>
    </w:p>
    <w:p w14:paraId="5654FCA8" w14:textId="77777777" w:rsidR="003E5207" w:rsidRDefault="003E5207" w:rsidP="00E22278">
      <w:pPr>
        <w:jc w:val="both"/>
        <w:rPr>
          <w:rFonts w:cs="Times New Roman"/>
        </w:rPr>
      </w:pPr>
      <w:r>
        <w:rPr>
          <w:rFonts w:cs="Times New Roman"/>
        </w:rPr>
        <w:t>Dentro de los estudios en HF, este análisis se centra en dos ampliamente usados en la aviación comercial: la gestión de recursos por la tripulación y el entrenamiento de vuelo orientado.</w:t>
      </w:r>
    </w:p>
    <w:p w14:paraId="156D8AEE" w14:textId="77777777" w:rsidR="003E5207" w:rsidRDefault="003E5207" w:rsidP="00E22278">
      <w:pPr>
        <w:jc w:val="both"/>
        <w:rPr>
          <w:ins w:id="1060" w:author="IO" w:date="2011-06-09T13:37:00Z"/>
          <w:rFonts w:cs="Times New Roman"/>
        </w:rPr>
      </w:pPr>
    </w:p>
    <w:p w14:paraId="64699DD8" w14:textId="4BBF3053" w:rsidR="00E22278" w:rsidRPr="006512B0" w:rsidRDefault="00E22278" w:rsidP="00E22278">
      <w:pPr>
        <w:jc w:val="both"/>
        <w:rPr>
          <w:ins w:id="1061" w:author="Orion" w:date="2011-05-16T14:20:00Z"/>
          <w:del w:id="1062" w:author="IO" w:date="2011-06-09T13:36:00Z"/>
          <w:rFonts w:cs="Times New Roman"/>
        </w:rPr>
      </w:pPr>
      <w:ins w:id="1063" w:author="Orion" w:date="2011-05-16T14:20:00Z">
        <w:del w:id="1064" w:author="IO" w:date="2011-06-09T13:48:00Z">
          <w:r w:rsidRPr="006512B0">
            <w:rPr>
              <w:rFonts w:cs="Times New Roman"/>
            </w:rPr>
            <w:delText>Debido a la importancia de los factores humanos en la aviación</w:delText>
          </w:r>
          <w:r>
            <w:rPr>
              <w:rFonts w:cs="Times New Roman"/>
            </w:rPr>
            <w:delText>,</w:delText>
          </w:r>
          <w:r w:rsidRPr="006512B0">
            <w:rPr>
              <w:rFonts w:cs="Times New Roman"/>
            </w:rPr>
            <w:delText xml:space="preserve"> </w:delText>
          </w:r>
          <w:r w:rsidRPr="006512B0" w:rsidDel="003E5207">
            <w:rPr>
              <w:rFonts w:cs="Times New Roman"/>
            </w:rPr>
            <w:delText>l</w:delText>
          </w:r>
        </w:del>
      </w:ins>
      <w:ins w:id="1065" w:author="IO" w:date="2011-06-09T13:48:00Z">
        <w:r w:rsidR="003E5207">
          <w:rPr>
            <w:rFonts w:cs="Times New Roman"/>
          </w:rPr>
          <w:t>L</w:t>
        </w:r>
      </w:ins>
      <w:ins w:id="1066" w:author="Orion" w:date="2011-05-16T14:20:00Z">
        <w:r w:rsidR="009D02C2">
          <w:rPr>
            <w:rFonts w:cs="Times New Roman"/>
          </w:rPr>
          <w:t>a</w:t>
        </w:r>
        <w:r w:rsidRPr="006512B0">
          <w:rPr>
            <w:rFonts w:cs="Times New Roman"/>
          </w:rPr>
          <w:t xml:space="preserve"> industria aeronáutica incorporó hace décadas</w:t>
        </w:r>
      </w:ins>
      <w:customXmlInsRangeStart w:id="1067" w:author="Orion" w:date="2011-05-16T14:20:00Z"/>
      <w:sdt>
        <w:sdtPr>
          <w:rPr>
            <w:rFonts w:cs="Times New Roman"/>
          </w:rPr>
          <w:id w:val="-75057387"/>
          <w:citation/>
        </w:sdtPr>
        <w:sdtContent>
          <w:customXmlInsRangeEnd w:id="1067"/>
          <w:ins w:id="1068" w:author="Orion" w:date="2011-05-16T14:20:00Z">
            <w:r w:rsidRPr="006512B0">
              <w:rPr>
                <w:rFonts w:cs="Times New Roman"/>
              </w:rPr>
              <w:fldChar w:fldCharType="begin"/>
            </w:r>
            <w:r w:rsidRPr="006512B0">
              <w:rPr>
                <w:rFonts w:cs="Times New Roman"/>
              </w:rPr>
              <w:instrText xml:space="preserve"> CITATION Coo80 \l 3082 </w:instrText>
            </w:r>
            <w:r w:rsidRPr="006512B0">
              <w:rPr>
                <w:rFonts w:cs="Times New Roman"/>
              </w:rPr>
              <w:fldChar w:fldCharType="separate"/>
            </w:r>
          </w:ins>
          <w:r w:rsidR="00C1157B">
            <w:rPr>
              <w:rFonts w:cs="Times New Roman"/>
              <w:noProof/>
            </w:rPr>
            <w:t xml:space="preserve"> </w:t>
          </w:r>
          <w:r w:rsidR="00C1157B" w:rsidRPr="00C1157B">
            <w:rPr>
              <w:rFonts w:cs="Times New Roman"/>
              <w:noProof/>
            </w:rPr>
            <w:t>(16)</w:t>
          </w:r>
          <w:ins w:id="1069" w:author="Orion" w:date="2011-05-16T14:20:00Z">
            <w:r w:rsidRPr="006512B0">
              <w:rPr>
                <w:rFonts w:cs="Times New Roman"/>
              </w:rPr>
              <w:fldChar w:fldCharType="end"/>
            </w:r>
          </w:ins>
          <w:customXmlInsRangeStart w:id="1070" w:author="Orion" w:date="2011-05-16T14:20:00Z"/>
        </w:sdtContent>
      </w:sdt>
      <w:customXmlInsRangeEnd w:id="1070"/>
      <w:ins w:id="1071" w:author="Orion" w:date="2011-05-16T14:20:00Z">
        <w:r w:rsidRPr="006512B0">
          <w:rPr>
            <w:rFonts w:cs="Times New Roman"/>
          </w:rPr>
          <w:t xml:space="preserve"> el procedimiento</w:t>
        </w:r>
      </w:ins>
      <w:ins w:id="1072" w:author="Orion" w:date="2011-06-15T18:46:00Z">
        <w:r w:rsidR="00364ED4">
          <w:rPr>
            <w:rFonts w:cs="Times New Roman"/>
          </w:rPr>
          <w:t xml:space="preserve"> de</w:t>
        </w:r>
      </w:ins>
      <w:ins w:id="1073" w:author="Orion" w:date="2011-05-16T14:20:00Z">
        <w:r w:rsidRPr="006512B0">
          <w:rPr>
            <w:rFonts w:cs="Times New Roman"/>
          </w:rPr>
          <w:t xml:space="preserve"> </w:t>
        </w:r>
      </w:ins>
      <w:ins w:id="1074" w:author="Orion" w:date="2011-06-15T18:46:00Z">
        <w:r w:rsidR="00364ED4">
          <w:rPr>
            <w:rFonts w:cs="Times New Roman"/>
          </w:rPr>
          <w:t>g</w:t>
        </w:r>
      </w:ins>
      <w:ins w:id="1075" w:author="Orion" w:date="2011-06-15T18:45:00Z">
        <w:r w:rsidR="0089300A" w:rsidRPr="006512B0">
          <w:rPr>
            <w:rFonts w:cs="Times New Roman"/>
          </w:rPr>
          <w:t>estión de los recursos por la tripulación</w:t>
        </w:r>
        <w:r w:rsidR="0089300A">
          <w:rPr>
            <w:rFonts w:cs="Times New Roman"/>
          </w:rPr>
          <w:t xml:space="preserve">  (</w:t>
        </w:r>
      </w:ins>
      <w:ins w:id="1076" w:author="Orion" w:date="2011-05-16T14:20:00Z">
        <w:r w:rsidRPr="006512B0">
          <w:rPr>
            <w:rFonts w:cs="Times New Roman"/>
          </w:rPr>
          <w:t>CRM</w:t>
        </w:r>
      </w:ins>
      <w:ins w:id="1077" w:author="Orion" w:date="2011-06-15T18:45:00Z">
        <w:r w:rsidR="0089300A">
          <w:rPr>
            <w:rFonts w:cs="Times New Roman"/>
          </w:rPr>
          <w:t xml:space="preserve">, </w:t>
        </w:r>
        <w:proofErr w:type="spellStart"/>
        <w:r w:rsidR="0089300A" w:rsidRPr="0089300A">
          <w:rPr>
            <w:rFonts w:cs="Times New Roman"/>
            <w:i/>
            <w:rPrChange w:id="1078" w:author="Orion" w:date="2011-06-15T18:45:00Z">
              <w:rPr>
                <w:rFonts w:cs="Times New Roman"/>
              </w:rPr>
            </w:rPrChange>
          </w:rPr>
          <w:t>Crew</w:t>
        </w:r>
        <w:proofErr w:type="spellEnd"/>
        <w:r w:rsidR="0089300A" w:rsidRPr="0089300A">
          <w:rPr>
            <w:rFonts w:cs="Times New Roman"/>
            <w:i/>
            <w:rPrChange w:id="1079" w:author="Orion" w:date="2011-06-15T18:45:00Z">
              <w:rPr>
                <w:rFonts w:cs="Times New Roman"/>
              </w:rPr>
            </w:rPrChange>
          </w:rPr>
          <w:t xml:space="preserve"> </w:t>
        </w:r>
        <w:proofErr w:type="spellStart"/>
        <w:r w:rsidR="0089300A" w:rsidRPr="0089300A">
          <w:rPr>
            <w:rFonts w:cs="Times New Roman"/>
            <w:i/>
            <w:rPrChange w:id="1080" w:author="Orion" w:date="2011-06-15T18:45:00Z">
              <w:rPr>
                <w:rFonts w:cs="Times New Roman"/>
              </w:rPr>
            </w:rPrChange>
          </w:rPr>
          <w:t>resource</w:t>
        </w:r>
        <w:proofErr w:type="spellEnd"/>
        <w:r w:rsidR="0089300A" w:rsidRPr="0089300A">
          <w:rPr>
            <w:rFonts w:cs="Times New Roman"/>
            <w:i/>
            <w:rPrChange w:id="1081" w:author="Orion" w:date="2011-06-15T18:45:00Z">
              <w:rPr>
                <w:rFonts w:cs="Times New Roman"/>
              </w:rPr>
            </w:rPrChange>
          </w:rPr>
          <w:t xml:space="preserve"> </w:t>
        </w:r>
        <w:proofErr w:type="spellStart"/>
        <w:r w:rsidR="0089300A" w:rsidRPr="0089300A">
          <w:rPr>
            <w:rFonts w:cs="Times New Roman"/>
            <w:i/>
            <w:rPrChange w:id="1082" w:author="Orion" w:date="2011-06-15T18:45:00Z">
              <w:rPr>
                <w:rFonts w:cs="Times New Roman"/>
              </w:rPr>
            </w:rPrChange>
          </w:rPr>
          <w:t>management</w:t>
        </w:r>
        <w:proofErr w:type="spellEnd"/>
        <w:r w:rsidR="0089300A">
          <w:rPr>
            <w:rFonts w:cs="Times New Roman"/>
          </w:rPr>
          <w:t>)</w:t>
        </w:r>
      </w:ins>
      <w:ins w:id="1083" w:author="Orion" w:date="2011-05-16T14:20:00Z">
        <w:r w:rsidRPr="006512B0">
          <w:rPr>
            <w:rFonts w:cs="Times New Roman"/>
          </w:rPr>
          <w:t xml:space="preserve"> como parte fundamental del entrenamiento y formación de las tripulaciones de aviones. El CRM se puede definir como “el uso eficiente de todos los recursos disponibles por la tripulación del avión, incluyendo el equipamiento, las habilidades tanto técnicas como procedimentales, y las contribuciones del resto de la tripulación del vuelo y demás personas”</w:t>
        </w:r>
      </w:ins>
      <w:customXmlInsRangeStart w:id="1084" w:author="Orion" w:date="2011-05-16T14:20:00Z"/>
      <w:sdt>
        <w:sdtPr>
          <w:rPr>
            <w:rFonts w:cs="Times New Roman"/>
          </w:rPr>
          <w:id w:val="245241287"/>
          <w:citation/>
        </w:sdtPr>
        <w:sdtContent>
          <w:customXmlInsRangeEnd w:id="1084"/>
          <w:ins w:id="1085" w:author="Orion" w:date="2011-05-16T14:20:00Z">
            <w:r w:rsidRPr="006512B0">
              <w:rPr>
                <w:rFonts w:cs="Times New Roman"/>
              </w:rPr>
              <w:fldChar w:fldCharType="begin"/>
            </w:r>
            <w:r w:rsidRPr="006512B0">
              <w:rPr>
                <w:rFonts w:cs="Times New Roman"/>
              </w:rPr>
              <w:instrText xml:space="preserve"> CITATION Tag94 \l 3082 </w:instrText>
            </w:r>
            <w:r w:rsidRPr="006512B0">
              <w:rPr>
                <w:rFonts w:cs="Times New Roman"/>
              </w:rPr>
              <w:fldChar w:fldCharType="separate"/>
            </w:r>
          </w:ins>
          <w:r w:rsidR="00C1157B">
            <w:rPr>
              <w:rFonts w:cs="Times New Roman"/>
              <w:noProof/>
            </w:rPr>
            <w:t xml:space="preserve"> </w:t>
          </w:r>
          <w:r w:rsidR="00C1157B" w:rsidRPr="00C1157B">
            <w:rPr>
              <w:rFonts w:cs="Times New Roman"/>
              <w:noProof/>
            </w:rPr>
            <w:t>(17)</w:t>
          </w:r>
          <w:ins w:id="1086" w:author="Orion" w:date="2011-05-16T14:20:00Z">
            <w:r w:rsidRPr="006512B0">
              <w:rPr>
                <w:rFonts w:cs="Times New Roman"/>
              </w:rPr>
              <w:fldChar w:fldCharType="end"/>
            </w:r>
          </w:ins>
          <w:customXmlInsRangeStart w:id="1087" w:author="Orion" w:date="2011-05-16T14:20:00Z"/>
        </w:sdtContent>
      </w:sdt>
      <w:customXmlInsRangeEnd w:id="1087"/>
      <w:ins w:id="1088" w:author="Orion" w:date="2011-05-16T14:20:00Z">
        <w:r w:rsidRPr="006512B0">
          <w:rPr>
            <w:rFonts w:cs="Times New Roman"/>
          </w:rPr>
          <w:t>.</w:t>
        </w:r>
      </w:ins>
    </w:p>
    <w:p w14:paraId="42D94FEB" w14:textId="23E2FD60" w:rsidR="00E22278" w:rsidRPr="00246937" w:rsidRDefault="00EB5B8E" w:rsidP="00E22278">
      <w:pPr>
        <w:jc w:val="both"/>
        <w:rPr>
          <w:ins w:id="1089" w:author="Orion" w:date="2011-05-16T14:20:00Z"/>
          <w:rFonts w:cs="Times New Roman"/>
        </w:rPr>
      </w:pPr>
      <w:ins w:id="1090" w:author="IO" w:date="2011-06-09T13:37:00Z">
        <w:r>
          <w:rPr>
            <w:rFonts w:cs="Times New Roman"/>
          </w:rPr>
          <w:t xml:space="preserve"> </w:t>
        </w:r>
      </w:ins>
      <w:ins w:id="1091" w:author="Orion" w:date="2011-05-16T14:20:00Z">
        <w:r w:rsidR="00E22278" w:rsidRPr="006512B0">
          <w:rPr>
            <w:rFonts w:cs="Times New Roman"/>
          </w:rPr>
          <w:t>A lo largo de los años</w:t>
        </w:r>
      </w:ins>
      <w:ins w:id="1092" w:author="IO" w:date="2011-06-09T13:49:00Z">
        <w:r w:rsidR="003E5207">
          <w:rPr>
            <w:rFonts w:cs="Times New Roman"/>
          </w:rPr>
          <w:t>,</w:t>
        </w:r>
      </w:ins>
      <w:ins w:id="1093" w:author="Orion" w:date="2011-05-16T14:20:00Z">
        <w:r w:rsidR="00E22278" w:rsidRPr="006512B0">
          <w:rPr>
            <w:rFonts w:cs="Times New Roman"/>
          </w:rPr>
          <w:t xml:space="preserve"> el CRM ha ido evolucionando </w:t>
        </w:r>
      </w:ins>
      <w:customXmlInsRangeStart w:id="1094" w:author="Orion" w:date="2011-05-16T14:20:00Z"/>
      <w:sdt>
        <w:sdtPr>
          <w:rPr>
            <w:rFonts w:cs="Times New Roman"/>
          </w:rPr>
          <w:id w:val="320938928"/>
          <w:citation/>
        </w:sdtPr>
        <w:sdtContent>
          <w:customXmlInsRangeEnd w:id="1094"/>
          <w:ins w:id="1095" w:author="Orion" w:date="2011-05-16T14:20:00Z">
            <w:r w:rsidR="00E22278" w:rsidRPr="006512B0">
              <w:rPr>
                <w:rFonts w:cs="Times New Roman"/>
              </w:rPr>
              <w:fldChar w:fldCharType="begin"/>
            </w:r>
            <w:r w:rsidR="00E22278" w:rsidRPr="006512B0">
              <w:rPr>
                <w:rFonts w:cs="Times New Roman"/>
              </w:rPr>
              <w:instrText xml:space="preserve"> CITATION Hel99 \l 3082 </w:instrText>
            </w:r>
            <w:r w:rsidR="00E22278" w:rsidRPr="006512B0">
              <w:rPr>
                <w:rFonts w:cs="Times New Roman"/>
              </w:rPr>
              <w:fldChar w:fldCharType="separate"/>
            </w:r>
          </w:ins>
          <w:r w:rsidR="00C1157B" w:rsidRPr="00C1157B">
            <w:rPr>
              <w:rFonts w:cs="Times New Roman"/>
              <w:noProof/>
            </w:rPr>
            <w:t>(14)</w:t>
          </w:r>
          <w:ins w:id="1096" w:author="Orion" w:date="2011-05-16T14:20:00Z">
            <w:r w:rsidR="00E22278" w:rsidRPr="006512B0">
              <w:rPr>
                <w:rFonts w:cs="Times New Roman"/>
              </w:rPr>
              <w:fldChar w:fldCharType="end"/>
            </w:r>
          </w:ins>
          <w:customXmlInsRangeStart w:id="1097" w:author="Orion" w:date="2011-05-16T14:20:00Z"/>
        </w:sdtContent>
      </w:sdt>
      <w:customXmlInsRangeEnd w:id="1097"/>
      <w:ins w:id="1098" w:author="Orion" w:date="2011-05-16T14:20:00Z">
        <w:r w:rsidR="00E22278" w:rsidRPr="006512B0">
          <w:rPr>
            <w:rFonts w:cs="Times New Roman"/>
          </w:rPr>
          <w:t xml:space="preserve"> pasando a ser básico en cuanto a la coordinación de la tripulación y la toma de decisiones</w:t>
        </w:r>
        <w:del w:id="1099" w:author="IO" w:date="2011-06-09T13:49:00Z">
          <w:r w:rsidR="00E22278" w:rsidRPr="006512B0">
            <w:rPr>
              <w:rFonts w:cs="Times New Roman"/>
            </w:rPr>
            <w:delText>, convirtiéndose en necesario y fundamental para muchos tipos de operaciones de vuelo</w:delText>
          </w:r>
        </w:del>
        <w:r w:rsidR="00E22278" w:rsidRPr="006512B0">
          <w:rPr>
            <w:rFonts w:cs="Times New Roman"/>
          </w:rPr>
          <w:t xml:space="preserve">. Entre los principales objetivos del CRM se encuentran evaluar, desarrollar y mejorar el trabajo en equipo, la habilidad en la toma de decisiones, la conciencia situacional, el pensamiento crítico y las comunicaciones interpersonales. De los artículos </w:t>
        </w:r>
      </w:ins>
      <w:customXmlInsRangeStart w:id="1100" w:author="Orion" w:date="2011-05-16T14:20:00Z"/>
      <w:sdt>
        <w:sdtPr>
          <w:rPr>
            <w:rFonts w:cs="Times New Roman"/>
          </w:rPr>
          <w:id w:val="277302880"/>
          <w:citation/>
        </w:sdtPr>
        <w:sdtContent>
          <w:customXmlInsRangeEnd w:id="1100"/>
          <w:ins w:id="1101" w:author="Orion" w:date="2011-05-16T14:20:00Z">
            <w:r w:rsidR="00E22278" w:rsidRPr="006512B0">
              <w:rPr>
                <w:rFonts w:cs="Times New Roman"/>
              </w:rPr>
              <w:fldChar w:fldCharType="begin"/>
            </w:r>
            <w:r w:rsidR="00E22278" w:rsidRPr="006512B0">
              <w:rPr>
                <w:rFonts w:cs="Times New Roman"/>
              </w:rPr>
              <w:instrText xml:space="preserve"> CITATION FAA95 \l 3082 </w:instrText>
            </w:r>
            <w:r w:rsidR="00E22278" w:rsidRPr="006512B0">
              <w:rPr>
                <w:rFonts w:cs="Times New Roman"/>
              </w:rPr>
              <w:fldChar w:fldCharType="separate"/>
            </w:r>
          </w:ins>
          <w:r w:rsidR="00C1157B" w:rsidRPr="00C1157B">
            <w:rPr>
              <w:rFonts w:cs="Times New Roman"/>
              <w:noProof/>
            </w:rPr>
            <w:t>(18)</w:t>
          </w:r>
          <w:ins w:id="1102" w:author="Orion" w:date="2011-05-16T14:20:00Z">
            <w:r w:rsidR="00E22278" w:rsidRPr="006512B0">
              <w:rPr>
                <w:rFonts w:cs="Times New Roman"/>
              </w:rPr>
              <w:fldChar w:fldCharType="end"/>
            </w:r>
          </w:ins>
          <w:customXmlInsRangeStart w:id="1103" w:author="Orion" w:date="2011-05-16T14:20:00Z"/>
        </w:sdtContent>
      </w:sdt>
      <w:customXmlInsRangeEnd w:id="1103"/>
      <w:customXmlInsRangeStart w:id="1104" w:author="Orion" w:date="2011-05-16T14:20:00Z"/>
      <w:sdt>
        <w:sdtPr>
          <w:rPr>
            <w:rFonts w:cs="Times New Roman"/>
          </w:rPr>
          <w:id w:val="1722865985"/>
          <w:citation/>
        </w:sdtPr>
        <w:sdtContent>
          <w:customXmlInsRangeEnd w:id="1104"/>
          <w:ins w:id="1105" w:author="Orion" w:date="2011-05-16T14:20:00Z">
            <w:r w:rsidR="00E22278" w:rsidRPr="006512B0">
              <w:rPr>
                <w:rFonts w:cs="Times New Roman"/>
              </w:rPr>
              <w:fldChar w:fldCharType="begin"/>
            </w:r>
            <w:r w:rsidR="00E22278" w:rsidRPr="006512B0">
              <w:rPr>
                <w:rFonts w:cs="Times New Roman"/>
              </w:rPr>
              <w:instrText xml:space="preserve"> CITATION Mel93 \l 3082 </w:instrText>
            </w:r>
            <w:r w:rsidR="00E22278" w:rsidRPr="006512B0">
              <w:rPr>
                <w:rFonts w:cs="Times New Roman"/>
              </w:rPr>
              <w:fldChar w:fldCharType="separate"/>
            </w:r>
          </w:ins>
          <w:r w:rsidR="00C1157B">
            <w:rPr>
              <w:rFonts w:cs="Times New Roman"/>
              <w:noProof/>
            </w:rPr>
            <w:t xml:space="preserve"> </w:t>
          </w:r>
          <w:r w:rsidR="00C1157B" w:rsidRPr="00C1157B">
            <w:rPr>
              <w:rFonts w:cs="Times New Roman"/>
              <w:noProof/>
            </w:rPr>
            <w:t>(19)</w:t>
          </w:r>
          <w:ins w:id="1106" w:author="Orion" w:date="2011-05-16T14:20:00Z">
            <w:r w:rsidR="00E22278" w:rsidRPr="006512B0">
              <w:rPr>
                <w:rFonts w:cs="Times New Roman"/>
              </w:rPr>
              <w:fldChar w:fldCharType="end"/>
            </w:r>
          </w:ins>
          <w:customXmlInsRangeStart w:id="1107" w:author="Orion" w:date="2011-05-16T14:20:00Z"/>
        </w:sdtContent>
      </w:sdt>
      <w:customXmlInsRangeEnd w:id="1107"/>
      <w:customXmlInsRangeStart w:id="1108" w:author="Orion" w:date="2011-05-16T14:20:00Z"/>
      <w:sdt>
        <w:sdtPr>
          <w:rPr>
            <w:rFonts w:cs="Times New Roman"/>
          </w:rPr>
          <w:id w:val="1906102068"/>
          <w:citation/>
        </w:sdtPr>
        <w:sdtContent>
          <w:customXmlInsRangeEnd w:id="1108"/>
          <w:ins w:id="1109" w:author="Orion" w:date="2011-05-16T14:20:00Z">
            <w:r w:rsidR="00E22278" w:rsidRPr="006512B0">
              <w:rPr>
                <w:rFonts w:cs="Times New Roman"/>
              </w:rPr>
              <w:fldChar w:fldCharType="begin"/>
            </w:r>
            <w:r w:rsidR="00E22278" w:rsidRPr="006512B0">
              <w:rPr>
                <w:rFonts w:cs="Times New Roman"/>
              </w:rPr>
              <w:instrText xml:space="preserve"> CITATION TKe97 \l 3082 </w:instrText>
            </w:r>
            <w:r w:rsidR="00E22278" w:rsidRPr="006512B0">
              <w:rPr>
                <w:rFonts w:cs="Times New Roman"/>
              </w:rPr>
              <w:fldChar w:fldCharType="separate"/>
            </w:r>
          </w:ins>
          <w:r w:rsidR="00C1157B">
            <w:rPr>
              <w:rFonts w:cs="Times New Roman"/>
              <w:noProof/>
            </w:rPr>
            <w:t xml:space="preserve"> </w:t>
          </w:r>
          <w:r w:rsidR="00C1157B" w:rsidRPr="00C1157B">
            <w:rPr>
              <w:rFonts w:cs="Times New Roman"/>
              <w:noProof/>
            </w:rPr>
            <w:t>(20)</w:t>
          </w:r>
          <w:ins w:id="1110" w:author="Orion" w:date="2011-05-16T14:20:00Z">
            <w:r w:rsidR="00E22278" w:rsidRPr="006512B0">
              <w:rPr>
                <w:rFonts w:cs="Times New Roman"/>
              </w:rPr>
              <w:fldChar w:fldCharType="end"/>
            </w:r>
          </w:ins>
          <w:customXmlInsRangeStart w:id="1111" w:author="Orion" w:date="2011-05-16T14:20:00Z"/>
        </w:sdtContent>
      </w:sdt>
      <w:customXmlInsRangeEnd w:id="1111"/>
      <w:ins w:id="1112" w:author="Orion" w:date="2011-05-16T14:20:00Z">
        <w:r w:rsidR="00E22278" w:rsidRPr="006512B0">
          <w:rPr>
            <w:rFonts w:cs="Times New Roman"/>
          </w:rPr>
          <w:t xml:space="preserve"> se puede resumir que las temáticas principales del CRM incluyen:</w:t>
        </w:r>
      </w:ins>
    </w:p>
    <w:p w14:paraId="25DBCC28" w14:textId="2AE9122D" w:rsidR="00E22278" w:rsidRPr="006512B0" w:rsidRDefault="00E22278" w:rsidP="00E22278">
      <w:pPr>
        <w:pStyle w:val="ListParagraph"/>
        <w:numPr>
          <w:ilvl w:val="0"/>
          <w:numId w:val="10"/>
        </w:numPr>
        <w:rPr>
          <w:ins w:id="1113" w:author="Orion" w:date="2011-05-16T14:20:00Z"/>
          <w:rFonts w:cs="Times New Roman"/>
        </w:rPr>
      </w:pPr>
      <w:ins w:id="1114" w:author="Orion" w:date="2011-05-16T14:20:00Z">
        <w:r w:rsidRPr="006512B0">
          <w:rPr>
            <w:rFonts w:cs="Times New Roman"/>
          </w:rPr>
          <w:t>Procesos de comunicación y toma de decisiones.</w:t>
        </w:r>
      </w:ins>
      <w:ins w:id="1115" w:author="Orion" w:date="2011-06-15T19:20:00Z">
        <w:r w:rsidR="00612633">
          <w:rPr>
            <w:rFonts w:cs="Times New Roman"/>
          </w:rPr>
          <w:t xml:space="preserve"> </w:t>
        </w:r>
      </w:ins>
      <w:ins w:id="1116" w:author="Orion" w:date="2011-06-15T19:21:00Z">
        <w:r w:rsidR="00612633">
          <w:rPr>
            <w:rFonts w:cs="Times New Roman"/>
          </w:rPr>
          <w:t>Comunicación e</w:t>
        </w:r>
      </w:ins>
      <w:ins w:id="1117" w:author="Orion" w:date="2011-06-15T19:20:00Z">
        <w:r w:rsidR="00612633">
          <w:rPr>
            <w:rFonts w:cs="Times New Roman"/>
          </w:rPr>
          <w:t>ntre los distintos miembros de la tripulación</w:t>
        </w:r>
      </w:ins>
      <w:ins w:id="1118" w:author="Orion" w:date="2011-06-15T19:21:00Z">
        <w:r w:rsidR="00612633">
          <w:rPr>
            <w:rFonts w:cs="Times New Roman"/>
          </w:rPr>
          <w:t xml:space="preserve"> y con el exterior, y las distintas acciones a tomar dependiendo de lo que se transmita en estas </w:t>
        </w:r>
      </w:ins>
      <w:ins w:id="1119" w:author="Orion" w:date="2011-06-15T19:22:00Z">
        <w:r w:rsidR="00612633">
          <w:rPr>
            <w:rFonts w:cs="Times New Roman"/>
          </w:rPr>
          <w:t>interacciones.</w:t>
        </w:r>
      </w:ins>
    </w:p>
    <w:p w14:paraId="7C33CF94" w14:textId="3FEC5EF0" w:rsidR="00E22278" w:rsidRPr="006512B0" w:rsidRDefault="00E22278" w:rsidP="00E22278">
      <w:pPr>
        <w:pStyle w:val="ListParagraph"/>
        <w:numPr>
          <w:ilvl w:val="0"/>
          <w:numId w:val="10"/>
        </w:numPr>
        <w:jc w:val="both"/>
        <w:rPr>
          <w:ins w:id="1120" w:author="Orion" w:date="2011-05-16T14:20:00Z"/>
          <w:rFonts w:cs="Times New Roman"/>
        </w:rPr>
      </w:pPr>
      <w:ins w:id="1121" w:author="Orion" w:date="2011-05-16T14:20:00Z">
        <w:r w:rsidRPr="006512B0">
          <w:rPr>
            <w:rFonts w:cs="Times New Roman"/>
          </w:rPr>
          <w:t>Trabajo en equipo y dinámicas de grupo.</w:t>
        </w:r>
      </w:ins>
      <w:ins w:id="1122" w:author="Orion" w:date="2011-06-15T19:23:00Z">
        <w:r w:rsidR="00612633">
          <w:rPr>
            <w:rFonts w:cs="Times New Roman"/>
          </w:rPr>
          <w:t xml:space="preserve"> Para poder abordar</w:t>
        </w:r>
      </w:ins>
      <w:ins w:id="1123" w:author="Orion" w:date="2011-06-15T19:30:00Z">
        <w:r w:rsidR="002966A1">
          <w:rPr>
            <w:rFonts w:cs="Times New Roman"/>
          </w:rPr>
          <w:t xml:space="preserve"> de forma conjunta y</w:t>
        </w:r>
      </w:ins>
      <w:ins w:id="1124" w:author="Orion" w:date="2011-06-15T19:24:00Z">
        <w:r w:rsidR="00612633">
          <w:rPr>
            <w:rFonts w:cs="Times New Roman"/>
          </w:rPr>
          <w:t xml:space="preserve"> lo más rápido posible</w:t>
        </w:r>
      </w:ins>
      <w:ins w:id="1125" w:author="Orion" w:date="2011-06-15T19:23:00Z">
        <w:r w:rsidR="00612633">
          <w:rPr>
            <w:rFonts w:cs="Times New Roman"/>
          </w:rPr>
          <w:t xml:space="preserve"> los problema</w:t>
        </w:r>
      </w:ins>
      <w:ins w:id="1126" w:author="Orion" w:date="2011-06-15T19:24:00Z">
        <w:r w:rsidR="00612633">
          <w:rPr>
            <w:rFonts w:cs="Times New Roman"/>
          </w:rPr>
          <w:t>s</w:t>
        </w:r>
      </w:ins>
      <w:ins w:id="1127" w:author="Orion" w:date="2011-06-15T19:23:00Z">
        <w:r w:rsidR="00612633">
          <w:rPr>
            <w:rFonts w:cs="Times New Roman"/>
          </w:rPr>
          <w:t xml:space="preserve"> en situaciones críticas.</w:t>
        </w:r>
      </w:ins>
    </w:p>
    <w:p w14:paraId="6AAF51AE" w14:textId="423E4B20" w:rsidR="00E22278" w:rsidRPr="006512B0" w:rsidRDefault="00E22278" w:rsidP="00E22278">
      <w:pPr>
        <w:pStyle w:val="ListParagraph"/>
        <w:numPr>
          <w:ilvl w:val="0"/>
          <w:numId w:val="10"/>
        </w:numPr>
        <w:jc w:val="both"/>
        <w:rPr>
          <w:ins w:id="1128" w:author="Orion" w:date="2011-05-16T14:20:00Z"/>
          <w:rFonts w:cs="Times New Roman"/>
        </w:rPr>
      </w:pPr>
      <w:ins w:id="1129" w:author="Orion" w:date="2011-05-16T14:20:00Z">
        <w:r w:rsidRPr="006512B0">
          <w:rPr>
            <w:rFonts w:cs="Times New Roman"/>
          </w:rPr>
          <w:t>Liderazgo y coordinación de actividades.</w:t>
        </w:r>
      </w:ins>
      <w:ins w:id="1130" w:author="Orion" w:date="2011-06-15T19:24:00Z">
        <w:r w:rsidR="00C8390B">
          <w:rPr>
            <w:rFonts w:cs="Times New Roman"/>
          </w:rPr>
          <w:t xml:space="preserve"> El capitán de la aeronave es e</w:t>
        </w:r>
      </w:ins>
      <w:ins w:id="1131" w:author="Orion" w:date="2011-06-15T19:25:00Z">
        <w:r w:rsidR="00A814B3">
          <w:rPr>
            <w:rFonts w:cs="Times New Roman"/>
          </w:rPr>
          <w:t>n</w:t>
        </w:r>
      </w:ins>
      <w:ins w:id="1132" w:author="Orion" w:date="2011-06-15T19:24:00Z">
        <w:r w:rsidR="00C8390B">
          <w:rPr>
            <w:rFonts w:cs="Times New Roman"/>
          </w:rPr>
          <w:t xml:space="preserve"> última instancia el responsable dentro del vuelo, por lo que ha de saber dirigir y coordinar a su equipo.</w:t>
        </w:r>
      </w:ins>
    </w:p>
    <w:p w14:paraId="62DD7639" w14:textId="4339FEB2" w:rsidR="00E22278" w:rsidRDefault="00E22278" w:rsidP="00E22278">
      <w:pPr>
        <w:pStyle w:val="ListParagraph"/>
        <w:numPr>
          <w:ilvl w:val="0"/>
          <w:numId w:val="10"/>
        </w:numPr>
        <w:jc w:val="both"/>
        <w:rPr>
          <w:ins w:id="1133" w:author="Orion" w:date="2011-05-16T14:20:00Z"/>
          <w:rFonts w:cs="Times New Roman"/>
        </w:rPr>
      </w:pPr>
      <w:ins w:id="1134" w:author="Orion" w:date="2011-05-16T14:20:00Z">
        <w:r w:rsidRPr="006512B0">
          <w:rPr>
            <w:rFonts w:cs="Times New Roman"/>
          </w:rPr>
          <w:t>Carga de trabajo y conciencia situacional.</w:t>
        </w:r>
      </w:ins>
      <w:ins w:id="1135" w:author="Orion" w:date="2011-06-15T19:30:00Z">
        <w:r w:rsidR="00DD3950">
          <w:rPr>
            <w:rFonts w:cs="Times New Roman"/>
          </w:rPr>
          <w:t xml:space="preserve"> C</w:t>
        </w:r>
      </w:ins>
      <w:ins w:id="1136" w:author="Orion" w:date="2011-06-15T19:31:00Z">
        <w:r w:rsidR="00DD3950">
          <w:rPr>
            <w:rFonts w:cs="Times New Roman"/>
          </w:rPr>
          <w:t xml:space="preserve">ada miembro del equipo debe tratar de dedicarse exclusivamente y </w:t>
        </w:r>
      </w:ins>
      <w:ins w:id="1137" w:author="Orion" w:date="2011-06-15T19:33:00Z">
        <w:r w:rsidR="00DD3950">
          <w:rPr>
            <w:rFonts w:cs="Times New Roman"/>
          </w:rPr>
          <w:t>lo más eficientemente posible</w:t>
        </w:r>
      </w:ins>
      <w:ins w:id="1138" w:author="Orion" w:date="2011-06-15T19:34:00Z">
        <w:r w:rsidR="00DD3950">
          <w:rPr>
            <w:rFonts w:cs="Times New Roman"/>
          </w:rPr>
          <w:t xml:space="preserve"> </w:t>
        </w:r>
      </w:ins>
      <w:ins w:id="1139" w:author="Orion" w:date="2011-06-15T19:31:00Z">
        <w:r w:rsidR="00DD3950">
          <w:rPr>
            <w:rFonts w:cs="Times New Roman"/>
          </w:rPr>
          <w:t>a su</w:t>
        </w:r>
      </w:ins>
      <w:ins w:id="1140" w:author="Orion" w:date="2011-06-15T19:34:00Z">
        <w:r w:rsidR="00DD3950">
          <w:rPr>
            <w:rFonts w:cs="Times New Roman"/>
          </w:rPr>
          <w:t>s</w:t>
        </w:r>
      </w:ins>
      <w:ins w:id="1141" w:author="Orion" w:date="2011-06-15T19:31:00Z">
        <w:r w:rsidR="00DD3950">
          <w:rPr>
            <w:rFonts w:cs="Times New Roman"/>
          </w:rPr>
          <w:t xml:space="preserve"> </w:t>
        </w:r>
      </w:ins>
      <w:ins w:id="1142" w:author="Orion" w:date="2011-06-15T19:34:00Z">
        <w:r w:rsidR="00DD3950">
          <w:rPr>
            <w:rFonts w:cs="Times New Roman"/>
          </w:rPr>
          <w:t>competencias.</w:t>
        </w:r>
      </w:ins>
    </w:p>
    <w:p w14:paraId="650D45C4" w14:textId="5A3D8301" w:rsidR="00E22278" w:rsidDel="00A814B3" w:rsidRDefault="00E22278" w:rsidP="00EB5B8E">
      <w:pPr>
        <w:pStyle w:val="ListParagraph"/>
        <w:numPr>
          <w:ilvl w:val="0"/>
          <w:numId w:val="10"/>
        </w:numPr>
        <w:jc w:val="both"/>
        <w:rPr>
          <w:del w:id="1143" w:author="IO" w:date="2011-06-09T13:37:00Z"/>
          <w:rFonts w:cs="Times New Roman"/>
        </w:rPr>
      </w:pPr>
      <w:ins w:id="1144" w:author="Orion" w:date="2011-05-16T14:20:00Z">
        <w:r w:rsidRPr="006512B0">
          <w:rPr>
            <w:rFonts w:cs="Times New Roman"/>
          </w:rPr>
          <w:t xml:space="preserve">Rendimiento humano y </w:t>
        </w:r>
      </w:ins>
      <w:ins w:id="1145" w:author="IO" w:date="2011-06-09T13:37:00Z">
        <w:r w:rsidR="00EB5B8E">
          <w:rPr>
            <w:rFonts w:cs="Times New Roman"/>
          </w:rPr>
          <w:t>p</w:t>
        </w:r>
      </w:ins>
      <w:ins w:id="1146" w:author="Orion" w:date="2011-05-16T14:20:00Z">
        <w:r w:rsidRPr="006512B0">
          <w:rPr>
            <w:rFonts w:cs="Times New Roman"/>
          </w:rPr>
          <w:t>sicológico</w:t>
        </w:r>
      </w:ins>
      <w:ins w:id="1147" w:author="IO" w:date="2011-06-09T13:37:00Z">
        <w:r w:rsidR="00EB5B8E">
          <w:rPr>
            <w:rFonts w:cs="Times New Roman"/>
          </w:rPr>
          <w:t>.</w:t>
        </w:r>
      </w:ins>
      <w:ins w:id="1148" w:author="Orion" w:date="2011-06-15T19:27:00Z">
        <w:r w:rsidR="002966A1">
          <w:rPr>
            <w:rFonts w:cs="Times New Roman"/>
          </w:rPr>
          <w:t xml:space="preserve"> </w:t>
        </w:r>
      </w:ins>
      <w:ins w:id="1149" w:author="Orion" w:date="2011-06-15T19:28:00Z">
        <w:r w:rsidR="002966A1">
          <w:rPr>
            <w:rFonts w:cs="Times New Roman"/>
          </w:rPr>
          <w:t xml:space="preserve">Las </w:t>
        </w:r>
      </w:ins>
      <w:ins w:id="1150" w:author="Orion" w:date="2011-06-15T19:27:00Z">
        <w:r w:rsidR="002966A1">
          <w:rPr>
            <w:rFonts w:cs="Times New Roman"/>
          </w:rPr>
          <w:t xml:space="preserve">capacidades de </w:t>
        </w:r>
      </w:ins>
      <w:ins w:id="1151" w:author="Orion" w:date="2011-06-15T19:28:00Z">
        <w:r w:rsidR="002966A1" w:rsidRPr="006512B0">
          <w:rPr>
            <w:rFonts w:cs="Times New Roman"/>
          </w:rPr>
          <w:t>atención, estrés y fatiga</w:t>
        </w:r>
        <w:r w:rsidR="002966A1">
          <w:rPr>
            <w:rFonts w:cs="Times New Roman"/>
          </w:rPr>
          <w:t xml:space="preserve"> se irán deteriorando</w:t>
        </w:r>
        <w:r w:rsidR="002966A1" w:rsidRPr="002966A1">
          <w:rPr>
            <w:rFonts w:cs="Times New Roman"/>
          </w:rPr>
          <w:t xml:space="preserve"> </w:t>
        </w:r>
        <w:r w:rsidR="002966A1">
          <w:rPr>
            <w:rFonts w:cs="Times New Roman"/>
          </w:rPr>
          <w:t>a lo largo del vuelo.</w:t>
        </w:r>
      </w:ins>
    </w:p>
    <w:p w14:paraId="0ABF8F1D" w14:textId="77777777" w:rsidR="00EB5B8E" w:rsidRPr="00EB5B8E" w:rsidRDefault="00EB5B8E" w:rsidP="00EB5B8E">
      <w:pPr>
        <w:pStyle w:val="ListParagraph"/>
        <w:numPr>
          <w:ilvl w:val="0"/>
          <w:numId w:val="10"/>
        </w:numPr>
        <w:jc w:val="both"/>
        <w:rPr>
          <w:ins w:id="1152" w:author="IO" w:date="2011-06-09T13:37:00Z"/>
          <w:rFonts w:cs="Times New Roman"/>
        </w:rPr>
      </w:pPr>
    </w:p>
    <w:p w14:paraId="493A60F8" w14:textId="1F11492B" w:rsidR="00E22278" w:rsidRPr="006512B0" w:rsidRDefault="00E22278">
      <w:pPr>
        <w:pStyle w:val="ListParagraph"/>
        <w:numPr>
          <w:ilvl w:val="0"/>
          <w:numId w:val="10"/>
        </w:numPr>
        <w:rPr>
          <w:ins w:id="1153" w:author="Orion" w:date="2011-05-16T14:20:00Z"/>
        </w:rPr>
        <w:pPrChange w:id="1154" w:author="Orion" w:date="2011-06-15T19:26:00Z">
          <w:pPr>
            <w:pStyle w:val="ListParagraph"/>
            <w:numPr>
              <w:numId w:val="10"/>
            </w:numPr>
            <w:ind w:hanging="360"/>
            <w:jc w:val="both"/>
          </w:pPr>
        </w:pPrChange>
      </w:pPr>
      <w:ins w:id="1155" w:author="Orion" w:date="2011-05-16T14:20:00Z">
        <w:r w:rsidRPr="00AB700B">
          <w:rPr>
            <w:rFonts w:cs="Times New Roman"/>
          </w:rPr>
          <w:t>Planificación.</w:t>
        </w:r>
      </w:ins>
      <w:ins w:id="1156" w:author="Orion" w:date="2011-06-15T19:26:00Z">
        <w:r w:rsidR="002966A1">
          <w:rPr>
            <w:rFonts w:cs="Times New Roman"/>
          </w:rPr>
          <w:t xml:space="preserve"> Capacidades de planificaci</w:t>
        </w:r>
      </w:ins>
      <w:ins w:id="1157" w:author="Orion" w:date="2011-06-15T19:27:00Z">
        <w:r w:rsidR="002966A1">
          <w:rPr>
            <w:rFonts w:cs="Times New Roman"/>
          </w:rPr>
          <w:t>ón de la ruta y tiempos de esta.</w:t>
        </w:r>
      </w:ins>
    </w:p>
    <w:p w14:paraId="5FA6F218" w14:textId="77777777" w:rsidR="00E22278" w:rsidRPr="00246937" w:rsidRDefault="00E22278" w:rsidP="00E22278">
      <w:pPr>
        <w:jc w:val="both"/>
        <w:rPr>
          <w:ins w:id="1158" w:author="Orion" w:date="2011-05-16T14:20:00Z"/>
          <w:rFonts w:cs="Times New Roman"/>
        </w:rPr>
      </w:pPr>
    </w:p>
    <w:p w14:paraId="22A2610E" w14:textId="77777777" w:rsidR="00E22278" w:rsidRPr="006512B0" w:rsidRDefault="00E22278" w:rsidP="00E22278">
      <w:pPr>
        <w:jc w:val="both"/>
        <w:rPr>
          <w:ins w:id="1159" w:author="Orion" w:date="2011-05-16T14:20:00Z"/>
          <w:rFonts w:cs="Times New Roman"/>
        </w:rPr>
      </w:pPr>
      <w:commentRangeStart w:id="1160"/>
      <w:ins w:id="1161" w:author="Orion" w:date="2011-05-16T14:20:00Z">
        <w:r w:rsidRPr="006512B0">
          <w:rPr>
            <w:rFonts w:cs="Times New Roman"/>
          </w:rPr>
          <w:t>Una forma fácil y efectiva de comprobar la eficiencia de los procedimientos CRM es a través de las prácticas en simuladores. El uso de simuladores de vuelo proporciona a los estudiantes el conocimiento, habilidad y experiencia necesari</w:t>
        </w:r>
        <w:r>
          <w:rPr>
            <w:rFonts w:cs="Times New Roman"/>
          </w:rPr>
          <w:t>os</w:t>
        </w:r>
        <w:r w:rsidRPr="006512B0">
          <w:rPr>
            <w:rFonts w:cs="Times New Roman"/>
          </w:rPr>
          <w:t xml:space="preserve"> para operar eficientemente como miembro de una tripulación. En el artículo</w:t>
        </w:r>
      </w:ins>
      <w:customXmlInsRangeStart w:id="1162" w:author="Orion" w:date="2011-05-16T14:20:00Z"/>
      <w:sdt>
        <w:sdtPr>
          <w:rPr>
            <w:rFonts w:cs="Times New Roman"/>
          </w:rPr>
          <w:id w:val="547117784"/>
          <w:citation/>
        </w:sdtPr>
        <w:sdtContent>
          <w:customXmlInsRangeEnd w:id="1162"/>
          <w:ins w:id="1163" w:author="Orion" w:date="2011-05-16T14:20:00Z">
            <w:r w:rsidRPr="006512B0">
              <w:rPr>
                <w:rFonts w:cs="Times New Roman"/>
              </w:rPr>
              <w:fldChar w:fldCharType="begin"/>
            </w:r>
            <w:r w:rsidRPr="006512B0">
              <w:rPr>
                <w:rFonts w:cs="Times New Roman"/>
              </w:rPr>
              <w:instrText xml:space="preserve"> CITATION Dun00 \l 3082 </w:instrText>
            </w:r>
            <w:r w:rsidRPr="006512B0">
              <w:rPr>
                <w:rFonts w:cs="Times New Roman"/>
              </w:rPr>
              <w:fldChar w:fldCharType="separate"/>
            </w:r>
          </w:ins>
          <w:r w:rsidR="00C1157B">
            <w:rPr>
              <w:rFonts w:cs="Times New Roman"/>
              <w:noProof/>
            </w:rPr>
            <w:t xml:space="preserve"> </w:t>
          </w:r>
          <w:r w:rsidR="00C1157B" w:rsidRPr="00C1157B">
            <w:rPr>
              <w:rFonts w:cs="Times New Roman"/>
              <w:noProof/>
            </w:rPr>
            <w:t>(21)</w:t>
          </w:r>
          <w:ins w:id="1164" w:author="Orion" w:date="2011-05-16T14:20:00Z">
            <w:r w:rsidRPr="006512B0">
              <w:rPr>
                <w:rFonts w:cs="Times New Roman"/>
              </w:rPr>
              <w:fldChar w:fldCharType="end"/>
            </w:r>
          </w:ins>
          <w:customXmlInsRangeStart w:id="1165" w:author="Orion" w:date="2011-05-16T14:20:00Z"/>
        </w:sdtContent>
      </w:sdt>
      <w:customXmlInsRangeEnd w:id="1165"/>
      <w:ins w:id="1166" w:author="Orion" w:date="2011-05-16T14:20:00Z">
        <w:r w:rsidRPr="006512B0">
          <w:rPr>
            <w:rFonts w:cs="Times New Roman"/>
          </w:rPr>
          <w:t xml:space="preserve"> además de proporcionarnos una herramienta educacional económica con la que se pueden enseñar los fundamentos del CRM, se enumeran los beneficios que nos aportan los simuladores de vuelo a la hora de instruir a los pilotos, éstos son:</w:t>
        </w:r>
      </w:ins>
    </w:p>
    <w:p w14:paraId="4A7223DC" w14:textId="77777777" w:rsidR="00E22278" w:rsidRPr="006512B0" w:rsidRDefault="00E22278" w:rsidP="00E22278">
      <w:pPr>
        <w:pStyle w:val="ListParagraph"/>
        <w:numPr>
          <w:ilvl w:val="0"/>
          <w:numId w:val="11"/>
        </w:numPr>
        <w:jc w:val="both"/>
        <w:rPr>
          <w:ins w:id="1167" w:author="Orion" w:date="2011-05-16T14:20:00Z"/>
          <w:rFonts w:cs="Times New Roman"/>
        </w:rPr>
      </w:pPr>
      <w:ins w:id="1168" w:author="Orion" w:date="2011-05-16T14:20:00Z">
        <w:r w:rsidRPr="006512B0">
          <w:rPr>
            <w:rFonts w:cs="Times New Roman"/>
          </w:rPr>
          <w:t>Un entorno físico controlado.</w:t>
        </w:r>
      </w:ins>
    </w:p>
    <w:p w14:paraId="17D69D98" w14:textId="77777777" w:rsidR="00E22278" w:rsidRPr="006512B0" w:rsidRDefault="00E22278" w:rsidP="00E22278">
      <w:pPr>
        <w:pStyle w:val="ListParagraph"/>
        <w:numPr>
          <w:ilvl w:val="0"/>
          <w:numId w:val="11"/>
        </w:numPr>
        <w:jc w:val="both"/>
        <w:rPr>
          <w:ins w:id="1169" w:author="Orion" w:date="2011-05-16T14:20:00Z"/>
          <w:rFonts w:cs="Times New Roman"/>
        </w:rPr>
      </w:pPr>
      <w:ins w:id="1170" w:author="Orion" w:date="2011-05-16T14:20:00Z">
        <w:r w:rsidRPr="006512B0">
          <w:rPr>
            <w:rFonts w:cs="Times New Roman"/>
          </w:rPr>
          <w:t>Control de la carga de trabajo de la tripulación por parte de un instructor.</w:t>
        </w:r>
      </w:ins>
    </w:p>
    <w:p w14:paraId="1F688E90" w14:textId="77777777" w:rsidR="00E22278" w:rsidRPr="006512B0" w:rsidRDefault="00E22278" w:rsidP="00E22278">
      <w:pPr>
        <w:pStyle w:val="ListParagraph"/>
        <w:numPr>
          <w:ilvl w:val="0"/>
          <w:numId w:val="11"/>
        </w:numPr>
        <w:jc w:val="both"/>
        <w:rPr>
          <w:ins w:id="1171" w:author="Orion" w:date="2011-05-16T14:20:00Z"/>
          <w:rFonts w:cs="Times New Roman"/>
        </w:rPr>
      </w:pPr>
      <w:ins w:id="1172" w:author="Orion" w:date="2011-05-16T14:20:00Z">
        <w:r w:rsidRPr="006512B0">
          <w:rPr>
            <w:rFonts w:cs="Times New Roman"/>
          </w:rPr>
          <w:t>Control de los sistemas de la aeronave por parte del instructor.</w:t>
        </w:r>
      </w:ins>
    </w:p>
    <w:p w14:paraId="0931E296" w14:textId="77777777" w:rsidR="00E22278" w:rsidRPr="006512B0" w:rsidRDefault="00E22278" w:rsidP="00E22278">
      <w:pPr>
        <w:pStyle w:val="ListParagraph"/>
        <w:numPr>
          <w:ilvl w:val="0"/>
          <w:numId w:val="11"/>
        </w:numPr>
        <w:jc w:val="both"/>
        <w:rPr>
          <w:ins w:id="1173" w:author="Orion" w:date="2011-05-16T14:20:00Z"/>
          <w:rFonts w:cs="Times New Roman"/>
        </w:rPr>
      </w:pPr>
      <w:ins w:id="1174" w:author="Orion" w:date="2011-05-16T14:20:00Z">
        <w:r w:rsidRPr="006512B0">
          <w:rPr>
            <w:rFonts w:cs="Times New Roman"/>
          </w:rPr>
          <w:t>El simulador puede facilitar escenarios de vuelo que de otra manera sería</w:t>
        </w:r>
        <w:r>
          <w:rPr>
            <w:rFonts w:cs="Times New Roman"/>
          </w:rPr>
          <w:t>n</w:t>
        </w:r>
        <w:r w:rsidRPr="006512B0">
          <w:rPr>
            <w:rFonts w:cs="Times New Roman"/>
          </w:rPr>
          <w:t xml:space="preserve"> imposible</w:t>
        </w:r>
        <w:r>
          <w:rPr>
            <w:rFonts w:cs="Times New Roman"/>
          </w:rPr>
          <w:t>s</w:t>
        </w:r>
        <w:r w:rsidRPr="006512B0">
          <w:rPr>
            <w:rFonts w:cs="Times New Roman"/>
          </w:rPr>
          <w:t xml:space="preserve"> o muy arriesgado</w:t>
        </w:r>
        <w:r>
          <w:rPr>
            <w:rFonts w:cs="Times New Roman"/>
          </w:rPr>
          <w:t>s</w:t>
        </w:r>
        <w:r w:rsidRPr="006512B0">
          <w:rPr>
            <w:rFonts w:cs="Times New Roman"/>
          </w:rPr>
          <w:t>.</w:t>
        </w:r>
      </w:ins>
    </w:p>
    <w:p w14:paraId="59CE57C7" w14:textId="77777777" w:rsidR="00E22278" w:rsidRPr="006512B0" w:rsidRDefault="00E22278" w:rsidP="00E22278">
      <w:pPr>
        <w:pStyle w:val="ListParagraph"/>
        <w:numPr>
          <w:ilvl w:val="0"/>
          <w:numId w:val="11"/>
        </w:numPr>
        <w:jc w:val="both"/>
        <w:rPr>
          <w:ins w:id="1175" w:author="Orion" w:date="2011-05-16T14:20:00Z"/>
          <w:rFonts w:cs="Times New Roman"/>
        </w:rPr>
      </w:pPr>
      <w:ins w:id="1176" w:author="Orion" w:date="2011-05-16T14:20:00Z">
        <w:r w:rsidRPr="006512B0">
          <w:rPr>
            <w:rFonts w:cs="Times New Roman"/>
          </w:rPr>
          <w:t>Los simuladores tiene</w:t>
        </w:r>
        <w:r>
          <w:rPr>
            <w:rFonts w:cs="Times New Roman"/>
          </w:rPr>
          <w:t>n</w:t>
        </w:r>
        <w:r w:rsidRPr="006512B0">
          <w:rPr>
            <w:rFonts w:cs="Times New Roman"/>
          </w:rPr>
          <w:t xml:space="preserve"> la opción de congelar situaciones y repetirlas permitiendo opiniones y correcciones inmediatas cuando se necesitan.</w:t>
        </w:r>
      </w:ins>
    </w:p>
    <w:p w14:paraId="5C0A4B7A" w14:textId="77777777" w:rsidR="00E22278" w:rsidRPr="006512B0" w:rsidRDefault="00E22278" w:rsidP="00E22278">
      <w:pPr>
        <w:pStyle w:val="ListParagraph"/>
        <w:numPr>
          <w:ilvl w:val="0"/>
          <w:numId w:val="11"/>
        </w:numPr>
        <w:jc w:val="both"/>
        <w:rPr>
          <w:ins w:id="1177" w:author="Orion" w:date="2011-05-16T14:20:00Z"/>
          <w:rFonts w:cs="Times New Roman"/>
        </w:rPr>
      </w:pPr>
      <w:ins w:id="1178" w:author="Orion" w:date="2011-05-16T14:20:00Z">
        <w:r w:rsidRPr="006512B0">
          <w:rPr>
            <w:rFonts w:cs="Times New Roman"/>
          </w:rPr>
          <w:t>Muchos de los simuladores pueden proveer opciones de grabación lo que permite el posterior análisis crítico de las decisiones tomadas.</w:t>
        </w:r>
      </w:ins>
    </w:p>
    <w:p w14:paraId="11FE6D87" w14:textId="77777777" w:rsidR="00E22278" w:rsidRPr="006512B0" w:rsidRDefault="00E22278" w:rsidP="00E22278">
      <w:pPr>
        <w:pStyle w:val="ListParagraph"/>
        <w:numPr>
          <w:ilvl w:val="0"/>
          <w:numId w:val="11"/>
        </w:numPr>
        <w:jc w:val="both"/>
        <w:rPr>
          <w:ins w:id="1179" w:author="Orion" w:date="2011-05-16T14:20:00Z"/>
          <w:rFonts w:cs="Times New Roman"/>
        </w:rPr>
      </w:pPr>
      <w:ins w:id="1180" w:author="Orion" w:date="2011-05-16T14:20:00Z">
        <w:r w:rsidRPr="006512B0">
          <w:rPr>
            <w:rFonts w:cs="Times New Roman"/>
          </w:rPr>
          <w:t>Los simuladores proporcionan la posición instantánea de las aeronaves.</w:t>
        </w:r>
      </w:ins>
    </w:p>
    <w:p w14:paraId="68BC7E3A" w14:textId="77777777" w:rsidR="00E22278" w:rsidRPr="006512B0" w:rsidRDefault="00E22278" w:rsidP="00E22278">
      <w:pPr>
        <w:pStyle w:val="ListParagraph"/>
        <w:numPr>
          <w:ilvl w:val="0"/>
          <w:numId w:val="11"/>
        </w:numPr>
        <w:jc w:val="both"/>
        <w:rPr>
          <w:ins w:id="1181" w:author="Orion" w:date="2011-05-16T14:20:00Z"/>
          <w:rFonts w:cs="Times New Roman"/>
        </w:rPr>
      </w:pPr>
      <w:ins w:id="1182" w:author="Orion" w:date="2011-05-16T14:20:00Z">
        <w:r w:rsidRPr="006512B0">
          <w:rPr>
            <w:rFonts w:cs="Times New Roman"/>
          </w:rPr>
          <w:t>Un instructor puede monitorizar fácilmente las conversaciones y acciones de la tripulación sin distraerles.</w:t>
        </w:r>
      </w:ins>
    </w:p>
    <w:p w14:paraId="22435B07" w14:textId="77777777" w:rsidR="00E22278" w:rsidRPr="00246937" w:rsidRDefault="00E22278" w:rsidP="00E22278">
      <w:pPr>
        <w:pStyle w:val="ListParagraph"/>
        <w:numPr>
          <w:ilvl w:val="0"/>
          <w:numId w:val="11"/>
        </w:numPr>
        <w:jc w:val="both"/>
        <w:rPr>
          <w:ins w:id="1183" w:author="Orion" w:date="2011-05-16T14:20:00Z"/>
          <w:rFonts w:cs="Times New Roman"/>
        </w:rPr>
      </w:pPr>
      <w:ins w:id="1184" w:author="Orion" w:date="2011-05-16T14:20:00Z">
        <w:r w:rsidRPr="006512B0">
          <w:rPr>
            <w:rFonts w:cs="Times New Roman"/>
          </w:rPr>
          <w:t>Los simuladores pueden suministrar distintos tipos de aviones, sistemas de control de las aeronaves y otro equipamiento que no esté disponible, sea económicamente fácil de adquirir o apropiado usarse en entrenamientos.</w:t>
        </w:r>
      </w:ins>
    </w:p>
    <w:p w14:paraId="0D07DADC" w14:textId="77777777" w:rsidR="00E22278" w:rsidRPr="006512B0" w:rsidRDefault="00E22278" w:rsidP="00E22278">
      <w:pPr>
        <w:pStyle w:val="ListParagraph"/>
        <w:numPr>
          <w:ilvl w:val="0"/>
          <w:numId w:val="11"/>
        </w:numPr>
        <w:jc w:val="both"/>
        <w:rPr>
          <w:ins w:id="1185" w:author="Orion" w:date="2011-05-16T14:20:00Z"/>
          <w:rFonts w:cs="Times New Roman"/>
        </w:rPr>
      </w:pPr>
      <w:ins w:id="1186" w:author="Orion" w:date="2011-05-16T14:20:00Z">
        <w:r w:rsidRPr="006512B0">
          <w:rPr>
            <w:rFonts w:cs="Times New Roman"/>
          </w:rPr>
          <w:t>La personalización de controles y cabinas se puede reconfigurar fácilmente.</w:t>
        </w:r>
      </w:ins>
    </w:p>
    <w:p w14:paraId="0163F00F" w14:textId="77777777" w:rsidR="00E22278" w:rsidRPr="006512B0" w:rsidRDefault="00E22278" w:rsidP="00E22278">
      <w:pPr>
        <w:pStyle w:val="ListParagraph"/>
        <w:numPr>
          <w:ilvl w:val="0"/>
          <w:numId w:val="11"/>
        </w:numPr>
        <w:jc w:val="both"/>
        <w:rPr>
          <w:ins w:id="1187" w:author="Orion" w:date="2011-05-16T14:20:00Z"/>
          <w:rFonts w:cs="Times New Roman"/>
        </w:rPr>
      </w:pPr>
      <w:ins w:id="1188" w:author="Orion" w:date="2011-05-16T14:20:00Z">
        <w:r w:rsidRPr="006512B0">
          <w:rPr>
            <w:rFonts w:cs="Times New Roman"/>
          </w:rPr>
          <w:t>La configuración de las aeronaves y las características de los vuelos es programable.</w:t>
        </w:r>
      </w:ins>
    </w:p>
    <w:p w14:paraId="71FD2386" w14:textId="34C4E940" w:rsidR="00E22278" w:rsidRPr="006512B0" w:rsidRDefault="00E22278" w:rsidP="00E22278">
      <w:pPr>
        <w:pStyle w:val="ListParagraph"/>
        <w:numPr>
          <w:ilvl w:val="0"/>
          <w:numId w:val="11"/>
        </w:numPr>
        <w:jc w:val="both"/>
        <w:rPr>
          <w:ins w:id="1189" w:author="Orion" w:date="2011-05-16T14:20:00Z"/>
          <w:rFonts w:cs="Times New Roman"/>
        </w:rPr>
      </w:pPr>
      <w:ins w:id="1190" w:author="Orion" w:date="2011-05-16T14:20:00Z">
        <w:r w:rsidRPr="006512B0">
          <w:rPr>
            <w:rFonts w:cs="Times New Roman"/>
          </w:rPr>
          <w:lastRenderedPageBreak/>
          <w:t>Una variedad de ayudas electrónicas a la navegación pueden ser simuladas.</w:t>
        </w:r>
      </w:ins>
      <w:commentRangeEnd w:id="1160"/>
      <w:r w:rsidR="003E5207">
        <w:rPr>
          <w:rStyle w:val="CommentReference"/>
        </w:rPr>
        <w:commentReference w:id="1160"/>
      </w:r>
    </w:p>
    <w:p w14:paraId="1748AEBD" w14:textId="77777777" w:rsidR="00E22278" w:rsidRDefault="00E22278" w:rsidP="00E22278">
      <w:pPr>
        <w:jc w:val="both"/>
        <w:rPr>
          <w:ins w:id="1191" w:author="Orion" w:date="2011-05-16T14:20:00Z"/>
          <w:rFonts w:cs="Times New Roman"/>
        </w:rPr>
      </w:pPr>
    </w:p>
    <w:p w14:paraId="5A644C9E" w14:textId="6C6DBF1A" w:rsidR="00E22278" w:rsidRPr="006512B0" w:rsidRDefault="003E5207" w:rsidP="00E22278">
      <w:pPr>
        <w:jc w:val="both"/>
        <w:rPr>
          <w:ins w:id="1192" w:author="Orion" w:date="2011-05-16T14:20:00Z"/>
          <w:del w:id="1193" w:author="IO" w:date="2011-06-09T13:52:00Z"/>
          <w:rFonts w:cs="Times New Roman"/>
        </w:rPr>
      </w:pPr>
      <w:ins w:id="1194" w:author="IO" w:date="2011-06-09T13:50:00Z">
        <w:r>
          <w:rPr>
            <w:rFonts w:cs="Times New Roman"/>
          </w:rPr>
          <w:t xml:space="preserve">El segundo procedimiento típico de HF considerado aquí es </w:t>
        </w:r>
      </w:ins>
      <w:ins w:id="1195" w:author="Orion" w:date="2011-05-16T14:20:00Z">
        <w:del w:id="1196" w:author="IO" w:date="2011-06-09T13:51:00Z">
          <w:r w:rsidR="00E22278">
            <w:rPr>
              <w:rFonts w:cs="Times New Roman"/>
            </w:rPr>
            <w:delText>Otro ejemplo que evidencia la importancia de los HF en el mundo de la navegación aérea se demuestra con el hecho de que se incorporara</w:delText>
          </w:r>
          <w:r w:rsidR="00E22278" w:rsidRPr="006512B0">
            <w:rPr>
              <w:rFonts w:cs="Times New Roman"/>
            </w:rPr>
            <w:delText xml:space="preserve"> la </w:delText>
          </w:r>
          <w:r w:rsidR="00E22278" w:rsidRPr="006512B0" w:rsidDel="003E5207">
            <w:rPr>
              <w:rFonts w:cs="Times New Roman"/>
            </w:rPr>
            <w:delText>aproximación</w:delText>
          </w:r>
        </w:del>
      </w:ins>
      <w:ins w:id="1197" w:author="IO" w:date="2011-06-09T13:51:00Z">
        <w:r>
          <w:rPr>
            <w:rFonts w:cs="Times New Roman"/>
          </w:rPr>
          <w:t>el</w:t>
        </w:r>
      </w:ins>
      <w:ins w:id="1198" w:author="Orion" w:date="2011-05-16T14:20:00Z">
        <w:r w:rsidR="00E22278" w:rsidRPr="006512B0">
          <w:rPr>
            <w:rFonts w:cs="Times New Roman"/>
          </w:rPr>
          <w:t xml:space="preserve"> LOFT (Entrenamiento de Vuelo Orientado)</w:t>
        </w:r>
      </w:ins>
      <w:customXmlInsRangeStart w:id="1199" w:author="Orion" w:date="2011-05-16T14:20:00Z"/>
      <w:sdt>
        <w:sdtPr>
          <w:rPr>
            <w:rFonts w:cs="Times New Roman"/>
          </w:rPr>
          <w:id w:val="-1664164744"/>
          <w:citation/>
        </w:sdtPr>
        <w:sdtContent>
          <w:customXmlInsRangeEnd w:id="1199"/>
          <w:ins w:id="1200" w:author="Orion" w:date="2011-05-16T14:20:00Z">
            <w:r w:rsidR="00E22278" w:rsidRPr="006512B0">
              <w:rPr>
                <w:rFonts w:cs="Times New Roman"/>
              </w:rPr>
              <w:fldChar w:fldCharType="begin"/>
            </w:r>
            <w:r w:rsidR="00E22278" w:rsidRPr="006512B0">
              <w:rPr>
                <w:rFonts w:cs="Times New Roman"/>
              </w:rPr>
              <w:instrText xml:space="preserve"> CITATION Coo80 \l 3082 </w:instrText>
            </w:r>
            <w:r w:rsidR="00E22278" w:rsidRPr="006512B0">
              <w:rPr>
                <w:rFonts w:cs="Times New Roman"/>
              </w:rPr>
              <w:fldChar w:fldCharType="separate"/>
            </w:r>
          </w:ins>
          <w:r w:rsidR="00C1157B">
            <w:rPr>
              <w:rFonts w:cs="Times New Roman"/>
              <w:noProof/>
            </w:rPr>
            <w:t xml:space="preserve"> </w:t>
          </w:r>
          <w:r w:rsidR="00C1157B" w:rsidRPr="00C1157B">
            <w:rPr>
              <w:rFonts w:cs="Times New Roman"/>
              <w:noProof/>
            </w:rPr>
            <w:t>(16)</w:t>
          </w:r>
          <w:ins w:id="1201" w:author="Orion" w:date="2011-05-16T14:20:00Z">
            <w:r w:rsidR="00E22278" w:rsidRPr="006512B0">
              <w:rPr>
                <w:rFonts w:cs="Times New Roman"/>
              </w:rPr>
              <w:fldChar w:fldCharType="end"/>
            </w:r>
          </w:ins>
          <w:customXmlInsRangeStart w:id="1202" w:author="Orion" w:date="2011-05-16T14:20:00Z"/>
        </w:sdtContent>
      </w:sdt>
      <w:customXmlInsRangeEnd w:id="1202"/>
      <w:ins w:id="1203" w:author="Orion" w:date="2011-05-16T14:20:00Z">
        <w:del w:id="1204" w:author="IO" w:date="2011-06-09T13:51:00Z">
          <w:r w:rsidR="00E22278" w:rsidRPr="006512B0">
            <w:rPr>
              <w:rFonts w:cs="Times New Roman"/>
            </w:rPr>
            <w:delText xml:space="preserve"> </w:delText>
          </w:r>
          <w:r w:rsidR="00E22278">
            <w:rPr>
              <w:rFonts w:cs="Times New Roman"/>
            </w:rPr>
            <w:delText>a</w:delText>
          </w:r>
          <w:r w:rsidR="00E22278" w:rsidRPr="00AB231D">
            <w:rPr>
              <w:rFonts w:cs="Times New Roman"/>
            </w:rPr>
            <w:delText>l amplio uso de simuladores para entrenamiento de vuelos</w:delText>
          </w:r>
        </w:del>
        <w:r w:rsidR="00E22278" w:rsidRPr="006512B0">
          <w:rPr>
            <w:rFonts w:cs="Times New Roman"/>
          </w:rPr>
          <w:t>. Una aproximación enfocada en LOFT es un tipo de entrenamiento d</w:t>
        </w:r>
      </w:ins>
      <w:ins w:id="1205" w:author="IO" w:date="2011-06-09T13:51:00Z">
        <w:r>
          <w:rPr>
            <w:rFonts w:cs="Times New Roman"/>
          </w:rPr>
          <w:t>ond</w:t>
        </w:r>
      </w:ins>
      <w:ins w:id="1206" w:author="Orion" w:date="2011-05-16T14:20:00Z">
        <w:r w:rsidR="00E22278" w:rsidRPr="006512B0">
          <w:rPr>
            <w:rFonts w:cs="Times New Roman"/>
          </w:rPr>
          <w:t xml:space="preserve">e </w:t>
        </w:r>
      </w:ins>
      <w:ins w:id="1207" w:author="IO" w:date="2011-06-09T13:51:00Z">
        <w:r>
          <w:rPr>
            <w:rFonts w:cs="Times New Roman"/>
          </w:rPr>
          <w:t>se</w:t>
        </w:r>
      </w:ins>
      <w:ins w:id="1208" w:author="Orion" w:date="2011-05-16T14:20:00Z">
        <w:r w:rsidR="00E22278" w:rsidRPr="006512B0">
          <w:rPr>
            <w:rFonts w:cs="Times New Roman"/>
          </w:rPr>
          <w:t xml:space="preserve"> simula</w:t>
        </w:r>
        <w:del w:id="1209" w:author="IO" w:date="2011-06-09T13:51:00Z">
          <w:r w:rsidR="00E22278" w:rsidRPr="006512B0">
            <w:rPr>
              <w:rFonts w:cs="Times New Roman"/>
            </w:rPr>
            <w:delText>dores</w:delText>
          </w:r>
        </w:del>
        <w:r w:rsidR="00E22278" w:rsidRPr="006512B0">
          <w:rPr>
            <w:rFonts w:cs="Times New Roman"/>
          </w:rPr>
          <w:t xml:space="preserve"> </w:t>
        </w:r>
        <w:del w:id="1210" w:author="IO" w:date="2011-06-09T13:51:00Z">
          <w:r w:rsidR="00E22278" w:rsidRPr="006512B0" w:rsidDel="003E5207">
            <w:rPr>
              <w:rFonts w:cs="Times New Roman"/>
            </w:rPr>
            <w:delText>de</w:delText>
          </w:r>
        </w:del>
      </w:ins>
      <w:ins w:id="1211" w:author="IO" w:date="2011-06-09T13:51:00Z">
        <w:r>
          <w:rPr>
            <w:rFonts w:cs="Times New Roman"/>
          </w:rPr>
          <w:t>un</w:t>
        </w:r>
      </w:ins>
      <w:ins w:id="1212" w:author="Orion" w:date="2011-05-16T14:20:00Z">
        <w:r w:rsidR="00E22278" w:rsidRPr="006512B0">
          <w:rPr>
            <w:rFonts w:cs="Times New Roman"/>
          </w:rPr>
          <w:t xml:space="preserve"> vuelo</w:t>
        </w:r>
        <w:del w:id="1213" w:author="IO" w:date="2011-06-09T13:51:00Z">
          <w:r w:rsidR="00E22278" w:rsidRPr="006512B0">
            <w:rPr>
              <w:rFonts w:cs="Times New Roman"/>
            </w:rPr>
            <w:delText>,</w:delText>
          </w:r>
        </w:del>
        <w:r w:rsidR="00E22278" w:rsidRPr="006512B0">
          <w:rPr>
            <w:rFonts w:cs="Times New Roman"/>
          </w:rPr>
          <w:t xml:space="preserve"> </w:t>
        </w:r>
        <w:del w:id="1214" w:author="IO" w:date="2011-06-09T13:51:00Z">
          <w:r w:rsidR="00E22278" w:rsidRPr="006512B0">
            <w:rPr>
              <w:rFonts w:cs="Times New Roman"/>
            </w:rPr>
            <w:delText xml:space="preserve">que </w:delText>
          </w:r>
          <w:r w:rsidR="00E22278" w:rsidRPr="006512B0" w:rsidDel="003E5207">
            <w:rPr>
              <w:rFonts w:cs="Times New Roman"/>
            </w:rPr>
            <w:delText>incluye</w:delText>
          </w:r>
        </w:del>
      </w:ins>
      <w:ins w:id="1215" w:author="IO" w:date="2011-06-09T13:51:00Z">
        <w:r>
          <w:rPr>
            <w:rFonts w:cs="Times New Roman"/>
          </w:rPr>
          <w:t>con</w:t>
        </w:r>
      </w:ins>
      <w:ins w:id="1216" w:author="Orion" w:date="2011-05-16T14:20:00Z">
        <w:r w:rsidR="00E22278" w:rsidRPr="006512B0">
          <w:rPr>
            <w:rFonts w:cs="Times New Roman"/>
          </w:rPr>
          <w:t xml:space="preserve"> la tripulación completa del aparato</w:t>
        </w:r>
      </w:ins>
      <w:ins w:id="1217" w:author="IO" w:date="2011-06-09T13:52:00Z">
        <w:r>
          <w:rPr>
            <w:rFonts w:cs="Times New Roman"/>
          </w:rPr>
          <w:t xml:space="preserve">. </w:t>
        </w:r>
      </w:ins>
      <w:ins w:id="1218" w:author="IO" w:date="2011-06-09T13:53:00Z">
        <w:r>
          <w:rPr>
            <w:rFonts w:cs="Times New Roman"/>
          </w:rPr>
          <w:t>L</w:t>
        </w:r>
      </w:ins>
      <w:ins w:id="1219" w:author="Orion" w:date="2011-05-16T14:20:00Z">
        <w:del w:id="1220" w:author="IO" w:date="2011-06-09T13:52:00Z">
          <w:r w:rsidR="00E22278" w:rsidRPr="006512B0">
            <w:rPr>
              <w:rFonts w:cs="Times New Roman"/>
            </w:rPr>
            <w:delText>: e</w:delText>
          </w:r>
        </w:del>
        <w:del w:id="1221" w:author="IO" w:date="2011-06-09T13:53:00Z">
          <w:r w:rsidR="00E22278" w:rsidRPr="006512B0">
            <w:rPr>
              <w:rFonts w:cs="Times New Roman"/>
            </w:rPr>
            <w:delText>n dich</w:delText>
          </w:r>
        </w:del>
        <w:r w:rsidR="00E22278" w:rsidRPr="006512B0">
          <w:rPr>
            <w:rFonts w:cs="Times New Roman"/>
          </w:rPr>
          <w:t xml:space="preserve">a simulación </w:t>
        </w:r>
        <w:del w:id="1222" w:author="IO" w:date="2011-06-09T13:53:00Z">
          <w:r w:rsidR="00E22278" w:rsidRPr="006512B0">
            <w:rPr>
              <w:rFonts w:cs="Times New Roman"/>
            </w:rPr>
            <w:delText xml:space="preserve">se </w:delText>
          </w:r>
        </w:del>
        <w:r w:rsidR="00E22278" w:rsidRPr="006512B0">
          <w:rPr>
            <w:rFonts w:cs="Times New Roman"/>
          </w:rPr>
          <w:t>incluye</w:t>
        </w:r>
        <w:del w:id="1223" w:author="IO" w:date="2011-06-09T13:53:00Z">
          <w:r w:rsidR="00E22278" w:rsidRPr="006512B0">
            <w:rPr>
              <w:rFonts w:cs="Times New Roman"/>
            </w:rPr>
            <w:delText>n</w:delText>
          </w:r>
        </w:del>
        <w:r w:rsidR="00E22278" w:rsidRPr="006512B0">
          <w:rPr>
            <w:rFonts w:cs="Times New Roman"/>
          </w:rPr>
          <w:t xml:space="preserve"> </w:t>
        </w:r>
        <w:del w:id="1224" w:author="IO" w:date="2011-06-09T13:54:00Z">
          <w:r w:rsidR="00E22278" w:rsidRPr="006512B0">
            <w:rPr>
              <w:rFonts w:cs="Times New Roman"/>
            </w:rPr>
            <w:delText xml:space="preserve">procedimientos normales, anormales y </w:delText>
          </w:r>
        </w:del>
        <w:del w:id="1225" w:author="IO" w:date="2011-06-09T13:52:00Z">
          <w:r w:rsidR="00E22278" w:rsidRPr="006512B0">
            <w:rPr>
              <w:rFonts w:cs="Times New Roman"/>
            </w:rPr>
            <w:delText xml:space="preserve">procedimientos </w:delText>
          </w:r>
        </w:del>
        <w:del w:id="1226" w:author="IO" w:date="2011-06-09T13:54:00Z">
          <w:r w:rsidR="00E22278" w:rsidRPr="006512B0">
            <w:rPr>
              <w:rFonts w:cs="Times New Roman"/>
            </w:rPr>
            <w:delText xml:space="preserve">de emergencia típicos en vuelos de ruta. </w:delText>
          </w:r>
        </w:del>
        <w:del w:id="1227" w:author="IO" w:date="2011-06-09T13:52:00Z">
          <w:r w:rsidR="00E22278" w:rsidRPr="006512B0">
            <w:rPr>
              <w:rFonts w:cs="Times New Roman"/>
            </w:rPr>
            <w:delText>Como tal entrenamiento, u</w:delText>
          </w:r>
        </w:del>
        <w:del w:id="1228" w:author="IO" w:date="2011-06-09T13:53:00Z">
          <w:r w:rsidR="00E22278" w:rsidRPr="006512B0">
            <w:rPr>
              <w:rFonts w:cs="Times New Roman"/>
            </w:rPr>
            <w:delText>n instructor monitoriza el rendimiento y el resultado de toda la tripulación, tanto en el simulacro actual como en su histórico, para mejorar rendimiento o arreglar fallos de procedimientos en la toma de decisiones o en la manera de actuar.</w:delText>
          </w:r>
        </w:del>
      </w:ins>
    </w:p>
    <w:p w14:paraId="54DC3FEF" w14:textId="44932F32" w:rsidR="00E22278" w:rsidRDefault="00E22278">
      <w:pPr>
        <w:jc w:val="both"/>
        <w:rPr>
          <w:ins w:id="1229" w:author="Orion" w:date="2011-05-17T13:06:00Z"/>
          <w:rFonts w:cs="Times New Roman"/>
        </w:rPr>
        <w:pPrChange w:id="1230" w:author="IO" w:date="2011-06-10T11:24:00Z">
          <w:pPr/>
        </w:pPrChange>
      </w:pPr>
      <w:ins w:id="1231" w:author="Orion" w:date="2011-05-16T14:20:00Z">
        <w:del w:id="1232" w:author="IO" w:date="2011-06-09T13:54:00Z">
          <w:r w:rsidRPr="006512B0">
            <w:rPr>
              <w:rFonts w:cs="Times New Roman"/>
            </w:rPr>
            <w:delText>La instrucción basada en LOFT</w:delText>
          </w:r>
        </w:del>
      </w:ins>
      <w:customXmlInsRangeStart w:id="1233" w:author="Orion" w:date="2011-05-16T14:20:00Z"/>
      <w:customXmlDelRangeStart w:id="1234" w:author="IO" w:date="2011-06-09T13:54:00Z"/>
      <w:sdt>
        <w:sdtPr>
          <w:rPr>
            <w:rFonts w:cs="Times New Roman"/>
          </w:rPr>
          <w:id w:val="156970771"/>
          <w:citation/>
        </w:sdtPr>
        <w:sdtContent>
          <w:customXmlInsRangeEnd w:id="1233"/>
          <w:customXmlDelRangeEnd w:id="1234"/>
          <w:ins w:id="1235" w:author="Orion" w:date="2011-05-16T14:20:00Z">
            <w:del w:id="1236" w:author="IO" w:date="2011-06-09T13:54:00Z">
              <w:r w:rsidRPr="006512B0">
                <w:rPr>
                  <w:rFonts w:cs="Times New Roman"/>
                </w:rPr>
                <w:fldChar w:fldCharType="begin"/>
              </w:r>
              <w:r w:rsidRPr="006512B0">
                <w:rPr>
                  <w:rFonts w:cs="Times New Roman"/>
                </w:rPr>
                <w:delInstrText xml:space="preserve"> CITATION Lau81 \l 3082 </w:delInstrText>
              </w:r>
              <w:r w:rsidRPr="006512B0">
                <w:rPr>
                  <w:rFonts w:cs="Times New Roman"/>
                </w:rPr>
                <w:fldChar w:fldCharType="separate"/>
              </w:r>
            </w:del>
          </w:ins>
          <w:del w:id="1237" w:author="IO" w:date="2011-06-09T13:54:00Z">
            <w:r w:rsidR="002B2B1D">
              <w:rPr>
                <w:rFonts w:cs="Times New Roman"/>
                <w:noProof/>
              </w:rPr>
              <w:delText xml:space="preserve"> </w:delText>
            </w:r>
            <w:r w:rsidR="002B2B1D" w:rsidRPr="002B2B1D">
              <w:rPr>
                <w:rFonts w:cs="Times New Roman"/>
                <w:noProof/>
              </w:rPr>
              <w:delText>(22)</w:delText>
            </w:r>
          </w:del>
          <w:ins w:id="1238" w:author="Orion" w:date="2011-05-16T14:20:00Z">
            <w:del w:id="1239" w:author="IO" w:date="2011-06-09T13:54:00Z">
              <w:r w:rsidRPr="006512B0">
                <w:rPr>
                  <w:rFonts w:cs="Times New Roman"/>
                </w:rPr>
                <w:fldChar w:fldCharType="end"/>
              </w:r>
            </w:del>
          </w:ins>
          <w:customXmlInsRangeStart w:id="1240" w:author="Orion" w:date="2011-05-16T14:20:00Z"/>
          <w:customXmlDelRangeStart w:id="1241" w:author="IO" w:date="2011-06-09T13:54:00Z"/>
        </w:sdtContent>
      </w:sdt>
      <w:customXmlInsRangeEnd w:id="1240"/>
      <w:customXmlDelRangeEnd w:id="1241"/>
      <w:ins w:id="1242" w:author="Orion" w:date="2011-05-16T14:20:00Z">
        <w:del w:id="1243" w:author="IO" w:date="2011-06-09T13:54:00Z">
          <w:r w:rsidRPr="006512B0">
            <w:rPr>
              <w:rFonts w:cs="Times New Roman"/>
            </w:rPr>
            <w:delText xml:space="preserve"> incluye </w:delText>
          </w:r>
        </w:del>
        <w:proofErr w:type="gramStart"/>
        <w:r w:rsidRPr="006512B0">
          <w:rPr>
            <w:rFonts w:cs="Times New Roman"/>
          </w:rPr>
          <w:t>planificación</w:t>
        </w:r>
        <w:proofErr w:type="gramEnd"/>
        <w:r w:rsidRPr="006512B0">
          <w:rPr>
            <w:rFonts w:cs="Times New Roman"/>
          </w:rPr>
          <w:t xml:space="preserve"> de vuelos orientados</w:t>
        </w:r>
      </w:ins>
      <w:ins w:id="1244" w:author="Orion" w:date="2011-06-17T11:22:00Z">
        <w:r w:rsidR="00AB700B">
          <w:rPr>
            <w:rFonts w:cs="Times New Roman"/>
          </w:rPr>
          <w:t>,</w:t>
        </w:r>
      </w:ins>
      <w:ins w:id="1245" w:author="Orion" w:date="2011-05-16T14:20:00Z">
        <w:r w:rsidRPr="006512B0">
          <w:rPr>
            <w:rFonts w:cs="Times New Roman"/>
          </w:rPr>
          <w:t xml:space="preserve"> </w:t>
        </w:r>
        <w:r w:rsidR="00AB700B">
          <w:rPr>
            <w:rFonts w:cs="Times New Roman"/>
          </w:rPr>
          <w:t>d</w:t>
        </w:r>
      </w:ins>
      <w:ins w:id="1246" w:author="Orion" w:date="2011-06-17T11:22:00Z">
        <w:r w:rsidR="00AB700B">
          <w:rPr>
            <w:rFonts w:cs="Times New Roman"/>
          </w:rPr>
          <w:t>onde</w:t>
        </w:r>
      </w:ins>
      <w:ins w:id="1247" w:author="Orion" w:date="2011-05-16T14:20:00Z">
        <w:r w:rsidR="00AB700B">
          <w:rPr>
            <w:rFonts w:cs="Times New Roman"/>
          </w:rPr>
          <w:t xml:space="preserve"> las compañías </w:t>
        </w:r>
      </w:ins>
      <w:ins w:id="1248" w:author="Orion" w:date="2011-06-17T11:22:00Z">
        <w:r w:rsidR="00AB700B">
          <w:rPr>
            <w:rFonts w:cs="Times New Roman"/>
          </w:rPr>
          <w:t>diseñaran las rutas con los posibles incidentes que puedan surgir durante su r</w:t>
        </w:r>
      </w:ins>
      <w:ins w:id="1249" w:author="Orion" w:date="2011-06-17T11:23:00Z">
        <w:r w:rsidR="00E77925">
          <w:rPr>
            <w:rFonts w:cs="Times New Roman"/>
          </w:rPr>
          <w:t>e</w:t>
        </w:r>
      </w:ins>
      <w:ins w:id="1250" w:author="Orion" w:date="2011-06-17T11:22:00Z">
        <w:r w:rsidR="00AB700B">
          <w:rPr>
            <w:rFonts w:cs="Times New Roman"/>
          </w:rPr>
          <w:t>alizaci</w:t>
        </w:r>
      </w:ins>
      <w:ins w:id="1251" w:author="Orion" w:date="2011-06-17T11:23:00Z">
        <w:r w:rsidR="00AB700B">
          <w:rPr>
            <w:rFonts w:cs="Times New Roman"/>
          </w:rPr>
          <w:t>ó</w:t>
        </w:r>
        <w:r w:rsidR="00B87B7D">
          <w:rPr>
            <w:rFonts w:cs="Times New Roman"/>
          </w:rPr>
          <w:t>n</w:t>
        </w:r>
      </w:ins>
      <w:ins w:id="1252" w:author="Orion" w:date="2011-05-16T14:20:00Z">
        <w:r w:rsidRPr="006512B0">
          <w:rPr>
            <w:rFonts w:cs="Times New Roman"/>
          </w:rPr>
          <w:t>, documentación completa de los vuelos, actividades previas a los vuelos, procesos y actividades de distribución de tareas, operaciones en ruta e información post-vuelo</w:t>
        </w:r>
      </w:ins>
      <w:customXmlInsRangeStart w:id="1253" w:author="IO" w:date="2011-06-09T13:55:00Z"/>
      <w:sdt>
        <w:sdtPr>
          <w:rPr>
            <w:rFonts w:cs="Times New Roman"/>
          </w:rPr>
          <w:id w:val="-709795457"/>
          <w:citation/>
        </w:sdtPr>
        <w:sdtContent>
          <w:customXmlInsRangeEnd w:id="1253"/>
          <w:ins w:id="1254" w:author="IO" w:date="2011-06-09T13:55:00Z">
            <w:r w:rsidR="003E5207" w:rsidRPr="006512B0">
              <w:rPr>
                <w:rFonts w:cs="Times New Roman"/>
              </w:rPr>
              <w:fldChar w:fldCharType="begin"/>
            </w:r>
            <w:r w:rsidR="003E5207" w:rsidRPr="006512B0">
              <w:rPr>
                <w:rFonts w:cs="Times New Roman"/>
              </w:rPr>
              <w:instrText xml:space="preserve"> CITATION Lau81 \l 3082 </w:instrText>
            </w:r>
            <w:r w:rsidR="003E5207" w:rsidRPr="006512B0">
              <w:rPr>
                <w:rFonts w:cs="Times New Roman"/>
              </w:rPr>
              <w:fldChar w:fldCharType="separate"/>
            </w:r>
          </w:ins>
          <w:r w:rsidR="00C1157B">
            <w:rPr>
              <w:rFonts w:cs="Times New Roman"/>
              <w:noProof/>
            </w:rPr>
            <w:t xml:space="preserve"> </w:t>
          </w:r>
          <w:r w:rsidR="00C1157B" w:rsidRPr="00C1157B">
            <w:rPr>
              <w:rFonts w:cs="Times New Roman"/>
              <w:noProof/>
            </w:rPr>
            <w:t>(22)</w:t>
          </w:r>
          <w:ins w:id="1255" w:author="IO" w:date="2011-06-09T13:55:00Z">
            <w:r w:rsidR="003E5207" w:rsidRPr="006512B0">
              <w:rPr>
                <w:rFonts w:cs="Times New Roman"/>
              </w:rPr>
              <w:fldChar w:fldCharType="end"/>
            </w:r>
          </w:ins>
          <w:customXmlInsRangeStart w:id="1256" w:author="IO" w:date="2011-06-09T13:55:00Z"/>
        </w:sdtContent>
      </w:sdt>
      <w:customXmlInsRangeEnd w:id="1256"/>
      <w:ins w:id="1257" w:author="Orion" w:date="2011-05-16T14:20:00Z">
        <w:r w:rsidRPr="006512B0">
          <w:rPr>
            <w:rFonts w:cs="Times New Roman"/>
          </w:rPr>
          <w:t>.</w:t>
        </w:r>
      </w:ins>
      <w:ins w:id="1258" w:author="IO" w:date="2011-06-09T13:53:00Z">
        <w:r w:rsidR="003E5207" w:rsidRPr="003E5207">
          <w:rPr>
            <w:rFonts w:cs="Times New Roman"/>
          </w:rPr>
          <w:t xml:space="preserve"> </w:t>
        </w:r>
      </w:ins>
      <w:ins w:id="1259" w:author="IO" w:date="2011-06-09T13:54:00Z">
        <w:r w:rsidR="003E5207">
          <w:rPr>
            <w:rFonts w:cs="Times New Roman"/>
          </w:rPr>
          <w:t xml:space="preserve">En todos los casos se consideran </w:t>
        </w:r>
        <w:r w:rsidR="003E5207" w:rsidRPr="006512B0">
          <w:rPr>
            <w:rFonts w:cs="Times New Roman"/>
          </w:rPr>
          <w:t xml:space="preserve">procedimientos normales, anormales y de emergencia típicos en vuelos de ruta. </w:t>
        </w:r>
      </w:ins>
      <w:ins w:id="1260" w:author="IO" w:date="2011-06-09T13:53:00Z">
        <w:r w:rsidR="003E5207">
          <w:rPr>
            <w:rFonts w:cs="Times New Roman"/>
          </w:rPr>
          <w:t>U</w:t>
        </w:r>
        <w:r w:rsidR="003E5207" w:rsidRPr="006512B0">
          <w:rPr>
            <w:rFonts w:cs="Times New Roman"/>
          </w:rPr>
          <w:t>n instructor monitoriza el rendimiento y el resultado de toda la tripulación, tanto en el simulacro actual como en su histórico, para mejorar rendimiento o arreglar fallos de procedimientos en la toma de decisiones o en la manera de actuar</w:t>
        </w:r>
      </w:ins>
      <w:ins w:id="1261" w:author="Orion" w:date="2011-05-16T14:20:00Z">
        <w:r w:rsidRPr="006512B0">
          <w:rPr>
            <w:rFonts w:cs="Times New Roman"/>
          </w:rPr>
          <w:t>.</w:t>
        </w:r>
      </w:ins>
    </w:p>
    <w:p w14:paraId="5360CA62" w14:textId="77777777" w:rsidR="00497A8C" w:rsidRDefault="00497A8C">
      <w:pPr>
        <w:jc w:val="both"/>
        <w:rPr>
          <w:ins w:id="1262" w:author="Orion" w:date="2011-05-17T13:06:00Z"/>
          <w:rFonts w:cs="Times New Roman"/>
        </w:rPr>
        <w:pPrChange w:id="1263" w:author="IO" w:date="2011-06-09T13:54:00Z">
          <w:pPr/>
        </w:pPrChange>
      </w:pPr>
    </w:p>
    <w:p w14:paraId="208D9B4D" w14:textId="77BE3094" w:rsidR="000708FC" w:rsidRPr="006512B0" w:rsidRDefault="000708FC" w:rsidP="00E52130">
      <w:pPr>
        <w:jc w:val="both"/>
        <w:rPr>
          <w:ins w:id="1264" w:author="Orion" w:date="2011-05-16T14:20:00Z"/>
          <w:rFonts w:cs="Times New Roman"/>
        </w:rPr>
      </w:pPr>
      <w:ins w:id="1265" w:author="Orion" w:date="2011-05-17T13:06:00Z">
        <w:r>
          <w:rPr>
            <w:rFonts w:cs="Times New Roman"/>
          </w:rPr>
          <w:t>Est</w:t>
        </w:r>
        <w:del w:id="1266" w:author="IO" w:date="2011-06-09T13:56:00Z">
          <w:r w:rsidDel="00497A8C">
            <w:rPr>
              <w:rFonts w:cs="Times New Roman"/>
            </w:rPr>
            <w:delText>a</w:delText>
          </w:r>
        </w:del>
      </w:ins>
      <w:ins w:id="1267" w:author="IO" w:date="2011-06-09T13:56:00Z">
        <w:r w:rsidR="00497A8C">
          <w:rPr>
            <w:rFonts w:cs="Times New Roman"/>
          </w:rPr>
          <w:t xml:space="preserve">e tipo </w:t>
        </w:r>
      </w:ins>
      <w:ins w:id="1268" w:author="Orion" w:date="2011-06-10T21:26:00Z">
        <w:r w:rsidR="0091427E">
          <w:rPr>
            <w:rFonts w:cs="Times New Roman"/>
          </w:rPr>
          <w:t>de</w:t>
        </w:r>
      </w:ins>
      <w:ins w:id="1269" w:author="Orion" w:date="2011-05-17T13:06:00Z">
        <w:r>
          <w:rPr>
            <w:rFonts w:cs="Times New Roman"/>
          </w:rPr>
          <w:t xml:space="preserve"> estudios, pruebas y entrenamientos </w:t>
        </w:r>
      </w:ins>
      <w:ins w:id="1270" w:author="IO" w:date="2011-06-09T13:56:00Z">
        <w:r w:rsidR="00497A8C">
          <w:rPr>
            <w:rFonts w:cs="Times New Roman"/>
          </w:rPr>
          <w:t xml:space="preserve">HF </w:t>
        </w:r>
      </w:ins>
      <w:ins w:id="1271" w:author="Orion" w:date="2011-05-17T13:06:00Z">
        <w:r>
          <w:rPr>
            <w:rFonts w:cs="Times New Roman"/>
          </w:rPr>
          <w:t xml:space="preserve">han permitido </w:t>
        </w:r>
        <w:del w:id="1272" w:author="IO" w:date="2011-06-09T13:56:00Z">
          <w:r w:rsidDel="00497A8C">
            <w:rPr>
              <w:rFonts w:cs="Times New Roman"/>
            </w:rPr>
            <w:delText>observar</w:delText>
          </w:r>
        </w:del>
      </w:ins>
      <w:ins w:id="1273" w:author="IO" w:date="2011-06-09T13:56:00Z">
        <w:r w:rsidR="00497A8C">
          <w:rPr>
            <w:rFonts w:cs="Times New Roman"/>
          </w:rPr>
          <w:t>e</w:t>
        </w:r>
      </w:ins>
      <w:ins w:id="1274" w:author="IO" w:date="2011-06-09T13:57:00Z">
        <w:r w:rsidR="00497A8C">
          <w:rPr>
            <w:rFonts w:cs="Times New Roman"/>
          </w:rPr>
          <w:t>stablecer</w:t>
        </w:r>
      </w:ins>
      <w:ins w:id="1275" w:author="Orion" w:date="2011-05-17T13:06:00Z">
        <w:r>
          <w:rPr>
            <w:rFonts w:cs="Times New Roman"/>
          </w:rPr>
          <w:t xml:space="preserve"> </w:t>
        </w:r>
      </w:ins>
      <w:ins w:id="1276" w:author="Orion" w:date="2011-05-17T13:07:00Z">
        <w:r>
          <w:rPr>
            <w:rFonts w:cs="Times New Roman"/>
          </w:rPr>
          <w:t>que saber controlar factores como el estrés</w:t>
        </w:r>
      </w:ins>
      <w:ins w:id="1277" w:author="IO" w:date="2011-06-09T13:57:00Z">
        <w:r w:rsidR="00497A8C">
          <w:rPr>
            <w:rFonts w:cs="Times New Roman"/>
          </w:rPr>
          <w:t xml:space="preserve"> y</w:t>
        </w:r>
      </w:ins>
      <w:ins w:id="1278" w:author="Orion" w:date="2011-05-17T13:07:00Z">
        <w:del w:id="1279" w:author="IO" w:date="2011-06-09T13:57:00Z">
          <w:r>
            <w:rPr>
              <w:rFonts w:cs="Times New Roman"/>
            </w:rPr>
            <w:delText>,</w:delText>
          </w:r>
        </w:del>
        <w:r>
          <w:rPr>
            <w:rFonts w:cs="Times New Roman"/>
          </w:rPr>
          <w:t xml:space="preserve"> la fatiga </w:t>
        </w:r>
        <w:del w:id="1280" w:author="IO" w:date="2011-06-09T13:57:00Z">
          <w:r>
            <w:rPr>
              <w:rFonts w:cs="Times New Roman"/>
            </w:rPr>
            <w:delText xml:space="preserve">o el tipo de pilotaje (relacionado normalmente con el tipo de </w:delText>
          </w:r>
        </w:del>
      </w:ins>
      <w:ins w:id="1281" w:author="Orion" w:date="2011-05-17T13:08:00Z">
        <w:del w:id="1282" w:author="IO" w:date="2011-06-09T13:57:00Z">
          <w:r>
            <w:rPr>
              <w:rFonts w:cs="Times New Roman"/>
            </w:rPr>
            <w:delText>personalidad</w:delText>
          </w:r>
        </w:del>
      </w:ins>
      <w:ins w:id="1283" w:author="Orion" w:date="2011-05-17T13:07:00Z">
        <w:del w:id="1284" w:author="IO" w:date="2011-06-09T13:57:00Z">
          <w:r>
            <w:rPr>
              <w:rFonts w:cs="Times New Roman"/>
            </w:rPr>
            <w:delText xml:space="preserve"> del piloto) </w:delText>
          </w:r>
        </w:del>
      </w:ins>
      <w:ins w:id="1285" w:author="Orion" w:date="2011-05-17T13:08:00Z">
        <w:r>
          <w:rPr>
            <w:rFonts w:cs="Times New Roman"/>
          </w:rPr>
          <w:t>es esencial para poder llevar a cabo un vuelo sin</w:t>
        </w:r>
      </w:ins>
      <w:ins w:id="1286" w:author="Orion" w:date="2011-05-17T13:09:00Z">
        <w:r>
          <w:rPr>
            <w:rFonts w:cs="Times New Roman"/>
          </w:rPr>
          <w:t xml:space="preserve"> ningún incidente significativo. </w:t>
        </w:r>
      </w:ins>
      <w:ins w:id="1287" w:author="IO" w:date="2011-06-09T13:57:00Z">
        <w:r w:rsidR="00497A8C">
          <w:rPr>
            <w:rFonts w:cs="Times New Roman"/>
          </w:rPr>
          <w:t xml:space="preserve">En el caso concreto de los pilotos, </w:t>
        </w:r>
      </w:ins>
      <w:ins w:id="1288" w:author="IO" w:date="2011-06-09T13:58:00Z">
        <w:r w:rsidR="00497A8C">
          <w:rPr>
            <w:rFonts w:cs="Times New Roman"/>
          </w:rPr>
          <w:t>es importante que estos controlen el tipo de pilotaje que realizan, aspecto relacionado con su personalidad</w:t>
        </w:r>
      </w:ins>
      <w:customXmlInsRangeStart w:id="1289" w:author="Orion" w:date="2011-06-15T19:41:00Z"/>
      <w:sdt>
        <w:sdtPr>
          <w:rPr>
            <w:rFonts w:cs="Times New Roman"/>
          </w:rPr>
          <w:id w:val="-627156815"/>
          <w:citation/>
        </w:sdtPr>
        <w:sdtContent>
          <w:customXmlInsRangeEnd w:id="1289"/>
          <w:ins w:id="1290" w:author="Orion" w:date="2011-06-15T19:41:00Z">
            <w:r w:rsidR="0018750F">
              <w:rPr>
                <w:rFonts w:cs="Times New Roman"/>
              </w:rPr>
              <w:fldChar w:fldCharType="begin"/>
            </w:r>
          </w:ins>
          <w:ins w:id="1291" w:author="Orion" w:date="2011-06-15T19:43:00Z">
            <w:r w:rsidR="00E61851">
              <w:rPr>
                <w:rFonts w:cs="Times New Roman"/>
              </w:rPr>
              <w:instrText xml:space="preserve">CITATION Chi91 \l 3082 </w:instrText>
            </w:r>
          </w:ins>
          <w:r w:rsidR="0018750F">
            <w:rPr>
              <w:rFonts w:cs="Times New Roman"/>
            </w:rPr>
            <w:fldChar w:fldCharType="separate"/>
          </w:r>
          <w:r w:rsidR="00C1157B">
            <w:rPr>
              <w:rFonts w:cs="Times New Roman"/>
              <w:noProof/>
            </w:rPr>
            <w:t xml:space="preserve"> </w:t>
          </w:r>
          <w:r w:rsidR="00C1157B" w:rsidRPr="00C1157B">
            <w:rPr>
              <w:rFonts w:cs="Times New Roman"/>
              <w:noProof/>
            </w:rPr>
            <w:t>(23)</w:t>
          </w:r>
          <w:ins w:id="1292" w:author="Orion" w:date="2011-06-15T19:41:00Z">
            <w:r w:rsidR="0018750F">
              <w:rPr>
                <w:rFonts w:cs="Times New Roman"/>
              </w:rPr>
              <w:fldChar w:fldCharType="end"/>
            </w:r>
          </w:ins>
          <w:customXmlInsRangeStart w:id="1293" w:author="Orion" w:date="2011-06-15T19:41:00Z"/>
        </w:sdtContent>
      </w:sdt>
      <w:customXmlInsRangeEnd w:id="1293"/>
      <w:ins w:id="1294" w:author="IO" w:date="2011-06-09T13:59:00Z">
        <w:r w:rsidR="00497A8C">
          <w:rPr>
            <w:rFonts w:cs="Times New Roman"/>
          </w:rPr>
          <w:t>. También es clave su</w:t>
        </w:r>
      </w:ins>
      <w:ins w:id="1295" w:author="Orion" w:date="2011-05-17T13:09:00Z">
        <w:del w:id="1296" w:author="IO" w:date="2011-06-09T13:59:00Z">
          <w:r w:rsidDel="00497A8C">
            <w:rPr>
              <w:rFonts w:cs="Times New Roman"/>
            </w:rPr>
            <w:delText>Otro</w:delText>
          </w:r>
          <w:r>
            <w:rPr>
              <w:rFonts w:cs="Times New Roman"/>
            </w:rPr>
            <w:delText xml:space="preserve"> factor a tener en cuenta </w:delText>
          </w:r>
        </w:del>
      </w:ins>
      <w:ins w:id="1297" w:author="Orion" w:date="2011-05-17T13:10:00Z">
        <w:del w:id="1298" w:author="IO" w:date="2011-06-09T13:59:00Z">
          <w:r>
            <w:rPr>
              <w:rFonts w:cs="Times New Roman"/>
            </w:rPr>
            <w:delText>de</w:delText>
          </w:r>
        </w:del>
      </w:ins>
      <w:ins w:id="1299" w:author="Orion" w:date="2011-05-17T13:09:00Z">
        <w:del w:id="1300" w:author="IO" w:date="2011-06-09T13:59:00Z">
          <w:r>
            <w:rPr>
              <w:rFonts w:cs="Times New Roman"/>
            </w:rPr>
            <w:delText xml:space="preserve"> un piloto es la</w:delText>
          </w:r>
        </w:del>
        <w:r>
          <w:rPr>
            <w:rFonts w:cs="Times New Roman"/>
          </w:rPr>
          <w:t xml:space="preserve"> experiencia</w:t>
        </w:r>
      </w:ins>
      <w:ins w:id="1301" w:author="IO" w:date="2011-06-09T13:59:00Z">
        <w:r w:rsidR="00497A8C">
          <w:rPr>
            <w:rFonts w:cs="Times New Roman"/>
          </w:rPr>
          <w:t xml:space="preserve">, determinada por </w:t>
        </w:r>
      </w:ins>
      <w:ins w:id="1302" w:author="Orion" w:date="2011-05-17T13:09:00Z">
        <w:del w:id="1303" w:author="IO" w:date="2011-06-09T13:59:00Z">
          <w:r>
            <w:rPr>
              <w:rFonts w:cs="Times New Roman"/>
            </w:rPr>
            <w:delText xml:space="preserve"> que este haya </w:delText>
          </w:r>
        </w:del>
      </w:ins>
      <w:ins w:id="1304" w:author="Orion" w:date="2011-05-17T13:10:00Z">
        <w:del w:id="1305" w:author="IO" w:date="2011-06-09T13:59:00Z">
          <w:r>
            <w:rPr>
              <w:rFonts w:cs="Times New Roman"/>
            </w:rPr>
            <w:delText>adquirido</w:delText>
          </w:r>
        </w:del>
      </w:ins>
      <w:ins w:id="1306" w:author="Orion" w:date="2011-05-17T13:09:00Z">
        <w:del w:id="1307" w:author="IO" w:date="2011-06-09T13:59:00Z">
          <w:r>
            <w:rPr>
              <w:rFonts w:cs="Times New Roman"/>
            </w:rPr>
            <w:delText xml:space="preserve"> </w:delText>
          </w:r>
          <w:r w:rsidDel="00497A8C">
            <w:rPr>
              <w:rFonts w:cs="Times New Roman"/>
            </w:rPr>
            <w:delText>acumulando</w:delText>
          </w:r>
        </w:del>
      </w:ins>
      <w:ins w:id="1308" w:author="IO" w:date="2011-06-09T13:59:00Z">
        <w:r w:rsidR="00497A8C">
          <w:rPr>
            <w:rFonts w:cs="Times New Roman"/>
          </w:rPr>
          <w:t>las</w:t>
        </w:r>
      </w:ins>
      <w:ins w:id="1309" w:author="Orion" w:date="2011-05-17T13:09:00Z">
        <w:r>
          <w:rPr>
            <w:rFonts w:cs="Times New Roman"/>
          </w:rPr>
          <w:t xml:space="preserve"> horas de vuelo</w:t>
        </w:r>
      </w:ins>
      <w:ins w:id="1310" w:author="IO" w:date="2011-06-09T13:59:00Z">
        <w:r w:rsidR="00497A8C">
          <w:rPr>
            <w:rFonts w:cs="Times New Roman"/>
          </w:rPr>
          <w:t xml:space="preserve"> que han acumulado</w:t>
        </w:r>
      </w:ins>
      <w:ins w:id="1311" w:author="Orion" w:date="2011-05-17T13:09:00Z">
        <w:r>
          <w:rPr>
            <w:rFonts w:cs="Times New Roman"/>
          </w:rPr>
          <w:t>.</w:t>
        </w:r>
      </w:ins>
      <w:ins w:id="1312" w:author="Orion" w:date="2011-05-17T13:10:00Z">
        <w:r>
          <w:rPr>
            <w:rFonts w:cs="Times New Roman"/>
          </w:rPr>
          <w:t xml:space="preserve"> </w:t>
        </w:r>
        <w:del w:id="1313" w:author="IO" w:date="2011-06-09T13:59:00Z">
          <w:r w:rsidDel="00497A8C">
            <w:rPr>
              <w:rFonts w:cs="Times New Roman"/>
            </w:rPr>
            <w:delText>E</w:delText>
          </w:r>
        </w:del>
      </w:ins>
      <w:ins w:id="1314" w:author="IO" w:date="2011-06-09T13:59:00Z">
        <w:r w:rsidR="00497A8C">
          <w:rPr>
            <w:rFonts w:cs="Times New Roman"/>
          </w:rPr>
          <w:t>É</w:t>
        </w:r>
      </w:ins>
      <w:ins w:id="1315" w:author="Orion" w:date="2011-05-17T13:10:00Z">
        <w:r>
          <w:rPr>
            <w:rFonts w:cs="Times New Roman"/>
          </w:rPr>
          <w:t>sta</w:t>
        </w:r>
      </w:ins>
      <w:ins w:id="1316" w:author="Orion" w:date="2011-05-17T13:09:00Z">
        <w:r>
          <w:rPr>
            <w:rFonts w:cs="Times New Roman"/>
          </w:rPr>
          <w:t>.</w:t>
        </w:r>
      </w:ins>
      <w:ins w:id="1317" w:author="Orion" w:date="2011-05-17T13:10:00Z">
        <w:r>
          <w:rPr>
            <w:rFonts w:cs="Times New Roman"/>
          </w:rPr>
          <w:t xml:space="preserve"> Esta </w:t>
        </w:r>
        <w:del w:id="1318" w:author="IO" w:date="2011-06-09T13:59:00Z">
          <w:r>
            <w:rPr>
              <w:rFonts w:cs="Times New Roman"/>
            </w:rPr>
            <w:delText xml:space="preserve">experiencia </w:delText>
          </w:r>
        </w:del>
        <w:r>
          <w:rPr>
            <w:rFonts w:cs="Times New Roman"/>
          </w:rPr>
          <w:t>le permitirá resolver m</w:t>
        </w:r>
      </w:ins>
      <w:ins w:id="1319" w:author="Orion" w:date="2011-05-17T13:11:00Z">
        <w:r>
          <w:rPr>
            <w:rFonts w:cs="Times New Roman"/>
          </w:rPr>
          <w:t xml:space="preserve">ás rápido y de manera más </w:t>
        </w:r>
      </w:ins>
      <w:ins w:id="1320" w:author="Orion" w:date="2011-05-17T13:14:00Z">
        <w:r w:rsidR="00012EF0">
          <w:rPr>
            <w:rFonts w:cs="Times New Roman"/>
          </w:rPr>
          <w:t>eficaz</w:t>
        </w:r>
      </w:ins>
      <w:ins w:id="1321" w:author="Orion" w:date="2011-05-17T13:11:00Z">
        <w:r>
          <w:rPr>
            <w:rFonts w:cs="Times New Roman"/>
          </w:rPr>
          <w:t xml:space="preserve"> situaciones comprometidas que se haya podido encontrar en el pasado.</w:t>
        </w:r>
      </w:ins>
      <w:ins w:id="1322" w:author="Orion" w:date="2011-05-17T13:12:00Z">
        <w:r>
          <w:rPr>
            <w:rFonts w:cs="Times New Roman"/>
          </w:rPr>
          <w:t xml:space="preserve"> Ejemplo de ello es que </w:t>
        </w:r>
      </w:ins>
      <w:ins w:id="1323" w:author="Orion" w:date="2011-05-17T13:14:00Z">
        <w:r w:rsidR="00012EF0">
          <w:rPr>
            <w:rFonts w:cs="Times New Roman"/>
          </w:rPr>
          <w:t>todos los</w:t>
        </w:r>
      </w:ins>
      <w:ins w:id="1324" w:author="Orion" w:date="2011-05-17T13:12:00Z">
        <w:r>
          <w:rPr>
            <w:rFonts w:cs="Times New Roman"/>
          </w:rPr>
          <w:t xml:space="preserve"> pilotos, después de adquirir el título de pilotaje, deben </w:t>
        </w:r>
      </w:ins>
      <w:ins w:id="1325" w:author="Orion" w:date="2011-05-17T13:13:00Z">
        <w:r>
          <w:rPr>
            <w:rFonts w:cs="Times New Roman"/>
          </w:rPr>
          <w:t>acumular una serie de horas de entrenamiento en simuladores antes de empezar en los vuelos reales.</w:t>
        </w:r>
      </w:ins>
    </w:p>
    <w:p w14:paraId="738BACE4" w14:textId="77777777" w:rsidR="00E22278" w:rsidRDefault="00E22278">
      <w:pPr>
        <w:jc w:val="both"/>
        <w:rPr>
          <w:ins w:id="1326" w:author="Orion" w:date="2011-05-03T12:54:00Z"/>
          <w:rFonts w:eastAsia="Times New Roman" w:cs="Times New Roman"/>
        </w:rPr>
      </w:pPr>
    </w:p>
    <w:p w14:paraId="50749173" w14:textId="77777777" w:rsidR="001010ED" w:rsidRPr="004800ED" w:rsidDel="001010ED" w:rsidRDefault="001010ED">
      <w:pPr>
        <w:jc w:val="both"/>
        <w:rPr>
          <w:del w:id="1327" w:author="Orion" w:date="2011-05-02T20:17:00Z"/>
          <w:rFonts w:eastAsia="Times New Roman" w:cs="Times New Roman"/>
        </w:rPr>
      </w:pPr>
    </w:p>
    <w:p w14:paraId="486A0FC1" w14:textId="77777777" w:rsidR="00BB1765" w:rsidRPr="00650D90" w:rsidRDefault="00BB1765">
      <w:pPr>
        <w:outlineLvl w:val="1"/>
        <w:rPr>
          <w:rFonts w:cs="Times New Roman"/>
        </w:rPr>
        <w:pPrChange w:id="1328" w:author="Orion" w:date="2011-05-01T20:34:00Z">
          <w:pPr>
            <w:jc w:val="both"/>
          </w:pPr>
        </w:pPrChange>
      </w:pPr>
      <w:bookmarkStart w:id="1329" w:name="_Toc297726953"/>
      <w:r w:rsidRPr="00246937">
        <w:rPr>
          <w:rFonts w:eastAsiaTheme="majorEastAsia" w:cs="Times New Roman"/>
          <w:color w:val="1F497D" w:themeColor="text2"/>
          <w:spacing w:val="15"/>
          <w:szCs w:val="21"/>
          <w:u w:val="single"/>
          <w:rPrChange w:id="1330" w:author="Orion" w:date="2011-04-24T22:32:00Z">
            <w:rPr/>
          </w:rPrChange>
        </w:rPr>
        <w:t>Simulación y Gestión de Tráfico Aéreo</w:t>
      </w:r>
      <w:bookmarkEnd w:id="1329"/>
    </w:p>
    <w:p w14:paraId="5DF42629" w14:textId="42567B5F" w:rsidR="00497A8C" w:rsidRDefault="00265D10" w:rsidP="002D3EC0">
      <w:pPr>
        <w:jc w:val="both"/>
        <w:rPr>
          <w:ins w:id="1331" w:author="IO" w:date="2011-06-09T14:01:00Z"/>
          <w:rFonts w:cs="Times New Roman"/>
        </w:rPr>
      </w:pPr>
      <w:ins w:id="1332" w:author="Orion" w:date="2011-05-03T13:09:00Z">
        <w:r>
          <w:rPr>
            <w:rFonts w:cs="Times New Roman"/>
          </w:rPr>
          <w:t>Como se ha comentado en la introducci</w:t>
        </w:r>
      </w:ins>
      <w:ins w:id="1333" w:author="Orion" w:date="2011-05-03T13:10:00Z">
        <w:r>
          <w:rPr>
            <w:rFonts w:cs="Times New Roman"/>
          </w:rPr>
          <w:t>ón a</w:t>
        </w:r>
      </w:ins>
      <w:ins w:id="1334" w:author="Orion" w:date="2011-05-03T12:53:00Z">
        <w:r w:rsidR="00CF4919" w:rsidRPr="00CF4919">
          <w:rPr>
            <w:rFonts w:cs="Times New Roman"/>
            <w:rPrChange w:id="1335" w:author="Orion" w:date="2011-05-03T12:53:00Z">
              <w:rPr>
                <w:rFonts w:ascii="Courier New" w:hAnsi="Courier New" w:cs="Courier New"/>
              </w:rPr>
            </w:rPrChange>
          </w:rPr>
          <w:t>ctualmente hay numerosas aplicaciones que se dedican a la simulación aérea. Estas simulaciones se pueden clasificar atendiendo a varios criterios. En</w:t>
        </w:r>
      </w:ins>
      <w:ins w:id="1336" w:author="IO" w:date="2011-06-09T14:00:00Z">
        <w:r w:rsidR="00497A8C">
          <w:rPr>
            <w:rFonts w:cs="Times New Roman"/>
          </w:rPr>
          <w:t xml:space="preserve"> la introducción ya se apuntó </w:t>
        </w:r>
      </w:ins>
      <w:ins w:id="1337" w:author="Orion" w:date="2011-05-03T12:53:00Z">
        <w:del w:id="1338" w:author="IO" w:date="2011-06-09T14:00:00Z">
          <w:r w:rsidR="00CF4919" w:rsidRPr="00CF4919">
            <w:rPr>
              <w:rFonts w:cs="Times New Roman"/>
              <w:rPrChange w:id="1339" w:author="Orion" w:date="2011-05-03T12:53:00Z">
                <w:rPr>
                  <w:rFonts w:ascii="Courier New" w:hAnsi="Courier New" w:cs="Courier New"/>
                </w:rPr>
              </w:rPrChange>
            </w:rPr>
            <w:delText xml:space="preserve"> primer lugar se pueden diferenciar por </w:delText>
          </w:r>
        </w:del>
        <w:r w:rsidR="00CF4919" w:rsidRPr="00CF4919">
          <w:rPr>
            <w:rFonts w:cs="Times New Roman"/>
            <w:rPrChange w:id="1340" w:author="Orion" w:date="2011-05-03T12:53:00Z">
              <w:rPr>
                <w:rFonts w:ascii="Courier New" w:hAnsi="Courier New" w:cs="Courier New"/>
              </w:rPr>
            </w:rPrChange>
          </w:rPr>
          <w:t>el foco de su estudio</w:t>
        </w:r>
        <w:del w:id="1341" w:author="IO" w:date="2011-06-09T14:02:00Z">
          <w:r w:rsidR="00CF4919" w:rsidRPr="00CF4919">
            <w:rPr>
              <w:rFonts w:cs="Times New Roman"/>
              <w:rPrChange w:id="1342" w:author="Orion" w:date="2011-05-03T12:53:00Z">
                <w:rPr>
                  <w:rFonts w:ascii="Courier New" w:hAnsi="Courier New" w:cs="Courier New"/>
                </w:rPr>
              </w:rPrChange>
            </w:rPr>
            <w:delText>.</w:delText>
          </w:r>
        </w:del>
      </w:ins>
      <w:ins w:id="1343" w:author="Orion" w:date="2011-05-17T17:10:00Z">
        <w:del w:id="1344" w:author="IO" w:date="2011-06-09T14:02:00Z">
          <w:r w:rsidR="002D3EC0">
            <w:rPr>
              <w:rFonts w:cs="Times New Roman"/>
            </w:rPr>
            <w:delText xml:space="preserve"> </w:delText>
          </w:r>
          <w:r w:rsidR="002D3EC0" w:rsidRPr="001F11AD">
            <w:rPr>
              <w:rFonts w:cs="Times New Roman"/>
            </w:rPr>
            <w:delText>Por un lado</w:delText>
          </w:r>
        </w:del>
        <w:del w:id="1345" w:author="IO" w:date="2011-06-09T14:01:00Z">
          <w:r w:rsidR="002D3EC0" w:rsidRPr="001F11AD">
            <w:rPr>
              <w:rFonts w:cs="Times New Roman"/>
            </w:rPr>
            <w:delText xml:space="preserve">, </w:delText>
          </w:r>
        </w:del>
      </w:ins>
      <w:ins w:id="1346" w:author="Orion" w:date="2011-05-30T16:11:00Z">
        <w:del w:id="1347" w:author="IO" w:date="2011-06-09T14:01:00Z">
          <w:r w:rsidR="00C62756">
            <w:rPr>
              <w:rFonts w:cs="Times New Roman"/>
            </w:rPr>
            <w:delText>como</w:delText>
          </w:r>
        </w:del>
        <w:del w:id="1348" w:author="IO" w:date="2011-06-09T14:02:00Z">
          <w:r w:rsidR="00C62756">
            <w:rPr>
              <w:rFonts w:cs="Times New Roman"/>
            </w:rPr>
            <w:delText xml:space="preserve"> </w:delText>
          </w:r>
          <w:r w:rsidR="00C62756" w:rsidDel="00497A8C">
            <w:rPr>
              <w:rFonts w:cs="Times New Roman"/>
            </w:rPr>
            <w:delText>i</w:delText>
          </w:r>
        </w:del>
      </w:ins>
      <w:ins w:id="1349" w:author="IO" w:date="2011-06-09T14:02:00Z">
        <w:r w:rsidR="00497A8C">
          <w:rPr>
            <w:rFonts w:cs="Times New Roman"/>
          </w:rPr>
          <w:t xml:space="preserve">: </w:t>
        </w:r>
      </w:ins>
      <w:ins w:id="1350" w:author="Orion" w:date="2011-05-30T16:11:00Z">
        <w:r w:rsidR="00C62756">
          <w:rPr>
            <w:rFonts w:cs="Times New Roman"/>
          </w:rPr>
          <w:t xml:space="preserve">interesa saber </w:t>
        </w:r>
      </w:ins>
      <w:ins w:id="1351" w:author="Orion" w:date="2011-05-30T16:12:00Z">
        <w:r w:rsidR="00C62756">
          <w:rPr>
            <w:rFonts w:cs="Times New Roman"/>
          </w:rPr>
          <w:t>cómo</w:t>
        </w:r>
      </w:ins>
      <w:ins w:id="1352" w:author="Orion" w:date="2011-05-30T16:11:00Z">
        <w:r w:rsidR="00C62756">
          <w:rPr>
            <w:rFonts w:cs="Times New Roman"/>
          </w:rPr>
          <w:t xml:space="preserve"> se están simulando a nivel individual cada una de las a</w:t>
        </w:r>
      </w:ins>
      <w:ins w:id="1353" w:author="Orion" w:date="2011-05-30T16:12:00Z">
        <w:r w:rsidR="00C62756">
          <w:rPr>
            <w:rFonts w:cs="Times New Roman"/>
          </w:rPr>
          <w:t xml:space="preserve">eronaves </w:t>
        </w:r>
      </w:ins>
      <w:ins w:id="1354" w:author="IO" w:date="2011-06-09T14:02:00Z">
        <w:r w:rsidR="00497A8C">
          <w:rPr>
            <w:rFonts w:cs="Times New Roman"/>
          </w:rPr>
          <w:t>y que ocurre cuando interaccionan varias de ellas y además lo hace también con el control</w:t>
        </w:r>
      </w:ins>
      <w:ins w:id="1355" w:author="IO" w:date="2011-06-09T14:01:00Z">
        <w:r w:rsidR="00497A8C">
          <w:rPr>
            <w:rFonts w:cs="Times New Roman"/>
          </w:rPr>
          <w:t>.</w:t>
        </w:r>
      </w:ins>
    </w:p>
    <w:p w14:paraId="7A68D832" w14:textId="77777777" w:rsidR="00497A8C" w:rsidRDefault="00497A8C" w:rsidP="002D3EC0">
      <w:pPr>
        <w:jc w:val="both"/>
        <w:rPr>
          <w:ins w:id="1356" w:author="IO" w:date="2011-06-09T14:01:00Z"/>
          <w:rFonts w:cs="Times New Roman"/>
        </w:rPr>
      </w:pPr>
    </w:p>
    <w:p w14:paraId="27EB3F53" w14:textId="4CBDE5A7" w:rsidR="00F01BDB" w:rsidRDefault="00497A8C" w:rsidP="002D3EC0">
      <w:pPr>
        <w:jc w:val="both"/>
        <w:rPr>
          <w:ins w:id="1357" w:author="IO" w:date="2011-05-12T18:15:00Z"/>
          <w:rFonts w:cs="Times New Roman"/>
        </w:rPr>
      </w:pPr>
      <w:ins w:id="1358" w:author="IO" w:date="2011-06-09T14:02:00Z">
        <w:r>
          <w:rPr>
            <w:rFonts w:cs="Times New Roman"/>
          </w:rPr>
          <w:t xml:space="preserve">Las simulaciones de aeronaves individuales </w:t>
        </w:r>
      </w:ins>
      <w:ins w:id="1359" w:author="Orion" w:date="2011-05-30T16:12:00Z">
        <w:del w:id="1360" w:author="IO" w:date="2011-06-09T14:03:00Z">
          <w:r w:rsidR="00C62756" w:rsidDel="00497A8C">
            <w:rPr>
              <w:rFonts w:cs="Times New Roman"/>
            </w:rPr>
            <w:delText xml:space="preserve"> </w:delText>
          </w:r>
          <w:r w:rsidR="00C62756">
            <w:rPr>
              <w:rFonts w:cs="Times New Roman"/>
            </w:rPr>
            <w:delText>se analizarán una serie de</w:delText>
          </w:r>
        </w:del>
      </w:ins>
      <w:ins w:id="1361" w:author="Orion" w:date="2011-05-17T17:10:00Z">
        <w:del w:id="1362" w:author="IO" w:date="2011-06-09T14:03:00Z">
          <w:r w:rsidR="002D3EC0" w:rsidRPr="001F11AD">
            <w:rPr>
              <w:rFonts w:cs="Times New Roman"/>
            </w:rPr>
            <w:delText xml:space="preserve"> aplicaciones </w:delText>
          </w:r>
          <w:r w:rsidR="002D3EC0">
            <w:rPr>
              <w:rFonts w:cs="Times New Roman"/>
            </w:rPr>
            <w:delText xml:space="preserve">que </w:delText>
          </w:r>
        </w:del>
        <w:r w:rsidR="002D3EC0">
          <w:rPr>
            <w:rFonts w:cs="Times New Roman"/>
          </w:rPr>
          <w:t xml:space="preserve">se </w:t>
        </w:r>
        <w:r w:rsidR="002D3EC0" w:rsidRPr="001F11AD">
          <w:rPr>
            <w:rFonts w:cs="Times New Roman"/>
          </w:rPr>
          <w:t>centra</w:t>
        </w:r>
        <w:r w:rsidR="002D3EC0">
          <w:rPr>
            <w:rFonts w:cs="Times New Roman"/>
          </w:rPr>
          <w:t xml:space="preserve">n </w:t>
        </w:r>
        <w:r w:rsidR="002D3EC0" w:rsidRPr="001F11AD">
          <w:rPr>
            <w:rFonts w:cs="Times New Roman"/>
          </w:rPr>
          <w:t>en los aspectos físicos</w:t>
        </w:r>
        <w:r w:rsidR="002D3EC0">
          <w:rPr>
            <w:rFonts w:cs="Times New Roman"/>
          </w:rPr>
          <w:t xml:space="preserve"> de </w:t>
        </w:r>
      </w:ins>
      <w:ins w:id="1363" w:author="IO" w:date="2011-06-09T14:03:00Z">
        <w:r>
          <w:rPr>
            <w:rFonts w:cs="Times New Roman"/>
          </w:rPr>
          <w:t xml:space="preserve">su vuelo, </w:t>
        </w:r>
      </w:ins>
      <w:ins w:id="1364" w:author="Orion" w:date="2011-05-17T17:10:00Z">
        <w:del w:id="1365" w:author="IO" w:date="2011-06-09T14:03:00Z">
          <w:r w:rsidR="002D3EC0" w:rsidDel="00497A8C">
            <w:rPr>
              <w:rFonts w:cs="Times New Roman"/>
            </w:rPr>
            <w:delText xml:space="preserve"> de </w:delText>
          </w:r>
          <w:r w:rsidR="002D3EC0">
            <w:rPr>
              <w:rFonts w:cs="Times New Roman"/>
            </w:rPr>
            <w:delText xml:space="preserve">las aeronaves así como en </w:delText>
          </w:r>
        </w:del>
      </w:ins>
      <w:ins w:id="1366" w:author="Orion" w:date="2011-05-17T17:14:00Z">
        <w:del w:id="1367" w:author="IO" w:date="2011-06-09T14:03:00Z">
          <w:r w:rsidR="008A4BB4" w:rsidDel="00497A8C">
            <w:rPr>
              <w:rFonts w:cs="Times New Roman"/>
            </w:rPr>
            <w:delText>la</w:delText>
          </w:r>
        </w:del>
      </w:ins>
      <w:ins w:id="1368" w:author="IO" w:date="2011-06-09T14:03:00Z">
        <w:r>
          <w:rPr>
            <w:rFonts w:cs="Times New Roman"/>
          </w:rPr>
          <w:t>su</w:t>
        </w:r>
      </w:ins>
      <w:ins w:id="1369" w:author="Orion" w:date="2011-06-10T21:29:00Z">
        <w:r w:rsidR="00FD7814">
          <w:rPr>
            <w:rFonts w:cs="Times New Roman"/>
          </w:rPr>
          <w:t xml:space="preserve"> </w:t>
        </w:r>
      </w:ins>
      <w:ins w:id="1370" w:author="Orion" w:date="2011-05-17T17:10:00Z">
        <w:r w:rsidR="002D3EC0">
          <w:rPr>
            <w:rFonts w:cs="Times New Roman"/>
          </w:rPr>
          <w:t xml:space="preserve">manejabilidad y </w:t>
        </w:r>
      </w:ins>
      <w:ins w:id="1371" w:author="Orion" w:date="2011-05-17T17:14:00Z">
        <w:del w:id="1372" w:author="IO" w:date="2011-06-09T14:03:00Z">
          <w:r w:rsidR="008A4BB4" w:rsidDel="00497A8C">
            <w:rPr>
              <w:rFonts w:cs="Times New Roman"/>
            </w:rPr>
            <w:delText>los</w:delText>
          </w:r>
        </w:del>
      </w:ins>
      <w:ins w:id="1373" w:author="IO" w:date="2011-06-09T14:03:00Z">
        <w:r>
          <w:rPr>
            <w:rFonts w:cs="Times New Roman"/>
          </w:rPr>
          <w:t>sus</w:t>
        </w:r>
      </w:ins>
      <w:ins w:id="1374" w:author="Orion" w:date="2011-05-17T17:14:00Z">
        <w:r w:rsidR="008A4BB4">
          <w:rPr>
            <w:rFonts w:cs="Times New Roman"/>
          </w:rPr>
          <w:t xml:space="preserve"> </w:t>
        </w:r>
      </w:ins>
      <w:ins w:id="1375" w:author="Orion" w:date="2011-05-17T17:10:00Z">
        <w:r w:rsidR="002D3EC0">
          <w:rPr>
            <w:rFonts w:cs="Times New Roman"/>
          </w:rPr>
          <w:t>sistemas de control</w:t>
        </w:r>
      </w:ins>
      <w:ins w:id="1376" w:author="Orion" w:date="2011-05-17T17:15:00Z">
        <w:del w:id="1377" w:author="IO" w:date="2011-06-09T14:03:00Z">
          <w:r w:rsidR="00B35340">
            <w:rPr>
              <w:rFonts w:cs="Times New Roman"/>
            </w:rPr>
            <w:delText xml:space="preserve"> de estas</w:delText>
          </w:r>
        </w:del>
      </w:ins>
      <w:ins w:id="1378" w:author="Orion" w:date="2011-05-17T17:10:00Z">
        <w:r w:rsidR="002D3EC0">
          <w:rPr>
            <w:rFonts w:cs="Times New Roman"/>
          </w:rPr>
          <w:t xml:space="preserve">. </w:t>
        </w:r>
      </w:ins>
    </w:p>
    <w:p w14:paraId="06E90F53" w14:textId="77777777" w:rsidR="00F01BDB" w:rsidRDefault="00F01BDB">
      <w:pPr>
        <w:jc w:val="both"/>
        <w:rPr>
          <w:ins w:id="1379" w:author="IO" w:date="2011-05-12T18:15:00Z"/>
          <w:rFonts w:cs="Times New Roman"/>
        </w:rPr>
      </w:pPr>
    </w:p>
    <w:p w14:paraId="5083DA6A" w14:textId="1D5EF84A" w:rsidR="00F515E9" w:rsidRDefault="002D3EC0">
      <w:pPr>
        <w:jc w:val="both"/>
        <w:rPr>
          <w:ins w:id="1380" w:author="Orion" w:date="2011-06-17T11:47:00Z"/>
          <w:rFonts w:cs="Times New Roman"/>
        </w:rPr>
      </w:pPr>
      <w:ins w:id="1381" w:author="Orion" w:date="2011-05-17T17:11:00Z">
        <w:r>
          <w:rPr>
            <w:rFonts w:cs="Times New Roman"/>
          </w:rPr>
          <w:t xml:space="preserve">Por el lado de las </w:t>
        </w:r>
      </w:ins>
      <w:ins w:id="1382" w:author="Orion" w:date="2011-05-03T12:53:00Z">
        <w:r w:rsidR="00CF4919" w:rsidRPr="00CF4919">
          <w:rPr>
            <w:rFonts w:cs="Times New Roman"/>
            <w:rPrChange w:id="1383" w:author="Orion" w:date="2011-05-03T12:53:00Z">
              <w:rPr>
                <w:rFonts w:ascii="Courier New" w:hAnsi="Courier New" w:cs="Courier New"/>
              </w:rPr>
            </w:rPrChange>
          </w:rPr>
          <w:t>aplicaciones cent</w:t>
        </w:r>
        <w:r w:rsidRPr="008419B7">
          <w:rPr>
            <w:rFonts w:cs="Times New Roman"/>
          </w:rPr>
          <w:t>radas en los aspectos físicos</w:t>
        </w:r>
      </w:ins>
      <w:ins w:id="1384" w:author="Orion" w:date="2011-06-17T11:45:00Z">
        <w:r w:rsidR="000F4672">
          <w:rPr>
            <w:rFonts w:cs="Times New Roman"/>
          </w:rPr>
          <w:t xml:space="preserve"> y más concretamente en los aspectos característicos del vuelo</w:t>
        </w:r>
      </w:ins>
      <w:ins w:id="1385" w:author="Orion" w:date="2011-05-17T17:11:00Z">
        <w:r>
          <w:rPr>
            <w:rFonts w:cs="Times New Roman"/>
          </w:rPr>
          <w:t>, s</w:t>
        </w:r>
      </w:ins>
      <w:ins w:id="1386" w:author="Orion" w:date="2011-05-03T12:53:00Z">
        <w:r w:rsidR="00CF4919" w:rsidRPr="00CF4919">
          <w:rPr>
            <w:rFonts w:cs="Times New Roman"/>
            <w:rPrChange w:id="1387" w:author="Orion" w:date="2011-05-03T12:53:00Z">
              <w:rPr>
                <w:rFonts w:ascii="Courier New" w:hAnsi="Courier New" w:cs="Courier New"/>
              </w:rPr>
            </w:rPrChange>
          </w:rPr>
          <w:t xml:space="preserve">e puede destacar una serie de herramientas desarrolladas sobre </w:t>
        </w:r>
        <w:proofErr w:type="spellStart"/>
        <w:r w:rsidR="00CF4919" w:rsidRPr="00CF4919">
          <w:rPr>
            <w:rFonts w:cs="Times New Roman"/>
            <w:rPrChange w:id="1388" w:author="Orion" w:date="2011-05-03T12:53:00Z">
              <w:rPr>
                <w:rFonts w:ascii="Courier New" w:hAnsi="Courier New" w:cs="Courier New"/>
              </w:rPr>
            </w:rPrChange>
          </w:rPr>
          <w:t>JSBSim</w:t>
        </w:r>
        <w:proofErr w:type="spellEnd"/>
        <w:r w:rsidR="00CF4919" w:rsidRPr="00CF4919">
          <w:rPr>
            <w:rFonts w:cs="Times New Roman"/>
            <w:rPrChange w:id="1389" w:author="Orion" w:date="2011-05-03T12:53:00Z">
              <w:rPr>
                <w:rFonts w:ascii="Courier New" w:hAnsi="Courier New" w:cs="Courier New"/>
              </w:rPr>
            </w:rPrChange>
          </w:rPr>
          <w:t xml:space="preserve">. </w:t>
        </w:r>
        <w:proofErr w:type="spellStart"/>
        <w:r w:rsidR="00CF4919" w:rsidRPr="00CF4919">
          <w:rPr>
            <w:rFonts w:cs="Times New Roman"/>
            <w:rPrChange w:id="1390" w:author="Orion" w:date="2011-05-03T12:53:00Z">
              <w:rPr>
                <w:rFonts w:ascii="Courier New" w:hAnsi="Courier New" w:cs="Courier New"/>
              </w:rPr>
            </w:rPrChange>
          </w:rPr>
          <w:t>JSBSim</w:t>
        </w:r>
        <w:proofErr w:type="spellEnd"/>
        <w:del w:id="1391" w:author="IO" w:date="2011-05-13T11:29:00Z">
          <w:r w:rsidR="00CF4919" w:rsidRPr="00CF4919" w:rsidDel="00366B82">
            <w:rPr>
              <w:rFonts w:cs="Times New Roman"/>
              <w:rPrChange w:id="1392" w:author="Orion" w:date="2011-05-03T12:53:00Z">
                <w:rPr>
                  <w:rFonts w:ascii="Courier New" w:hAnsi="Courier New" w:cs="Courier New"/>
                </w:rPr>
              </w:rPrChange>
            </w:rPr>
            <w:delText xml:space="preserve"> </w:delText>
          </w:r>
        </w:del>
      </w:ins>
      <w:customXmlInsRangeStart w:id="1393" w:author="IO" w:date="2011-05-13T11:29:00Z"/>
      <w:sdt>
        <w:sdtPr>
          <w:rPr>
            <w:rFonts w:cs="Times New Roman"/>
          </w:rPr>
          <w:id w:val="735979591"/>
          <w:citation/>
        </w:sdtPr>
        <w:sdtContent>
          <w:customXmlInsRangeEnd w:id="1393"/>
          <w:ins w:id="1394" w:author="IO" w:date="2011-05-13T11:29:00Z">
            <w:r w:rsidR="00366B82" w:rsidRPr="00934D4D">
              <w:rPr>
                <w:rFonts w:cs="Times New Roman"/>
              </w:rPr>
              <w:fldChar w:fldCharType="begin"/>
            </w:r>
            <w:r w:rsidR="00366B82" w:rsidRPr="00934D4D">
              <w:rPr>
                <w:rFonts w:cs="Times New Roman"/>
              </w:rPr>
              <w:instrText xml:space="preserve"> CITATION JSB \l 3082 </w:instrText>
            </w:r>
            <w:r w:rsidR="00366B82" w:rsidRPr="00934D4D">
              <w:rPr>
                <w:rFonts w:cs="Times New Roman"/>
              </w:rPr>
              <w:fldChar w:fldCharType="separate"/>
            </w:r>
          </w:ins>
          <w:r w:rsidR="00C1157B" w:rsidRPr="00C1157B">
            <w:rPr>
              <w:rFonts w:cs="Times New Roman"/>
              <w:noProof/>
            </w:rPr>
            <w:t>(3)</w:t>
          </w:r>
          <w:ins w:id="1395" w:author="IO" w:date="2011-05-13T11:29:00Z">
            <w:r w:rsidR="00366B82" w:rsidRPr="00934D4D">
              <w:rPr>
                <w:rFonts w:cs="Times New Roman"/>
              </w:rPr>
              <w:fldChar w:fldCharType="end"/>
            </w:r>
          </w:ins>
          <w:customXmlInsRangeStart w:id="1396" w:author="IO" w:date="2011-05-13T11:29:00Z"/>
        </w:sdtContent>
      </w:sdt>
      <w:customXmlInsRangeEnd w:id="1396"/>
      <w:ins w:id="1397" w:author="Orion" w:date="2011-06-17T11:46:00Z">
        <w:r w:rsidR="000F4672">
          <w:rPr>
            <w:rFonts w:cs="Times New Roman"/>
          </w:rPr>
          <w:t xml:space="preserve"> que</w:t>
        </w:r>
      </w:ins>
      <w:ins w:id="1398" w:author="IO" w:date="2011-05-13T11:29:00Z">
        <w:r w:rsidR="00366B82" w:rsidRPr="00366B82" w:rsidDel="00366B82">
          <w:rPr>
            <w:rFonts w:cs="Times New Roman"/>
          </w:rPr>
          <w:t xml:space="preserve"> </w:t>
        </w:r>
      </w:ins>
      <w:ins w:id="1399" w:author="Orion" w:date="2011-05-03T12:53:00Z">
        <w:del w:id="1400" w:author="IO" w:date="2011-05-13T11:29:00Z">
          <w:r w:rsidR="00CF4919" w:rsidRPr="00CF4919" w:rsidDel="00366B82">
            <w:rPr>
              <w:rFonts w:cs="Times New Roman"/>
              <w:rPrChange w:id="1401" w:author="Orion" w:date="2011-05-03T12:53:00Z">
                <w:rPr>
                  <w:rFonts w:ascii="Courier New" w:hAnsi="Courier New" w:cs="Courier New"/>
                </w:rPr>
              </w:rPrChange>
            </w:rPr>
            <w:delText xml:space="preserve">que </w:delText>
          </w:r>
        </w:del>
        <w:r w:rsidR="00CF4919" w:rsidRPr="00CF4919">
          <w:rPr>
            <w:rFonts w:cs="Times New Roman"/>
            <w:rPrChange w:id="1402" w:author="Orion" w:date="2011-05-03T12:53:00Z">
              <w:rPr>
                <w:rFonts w:ascii="Courier New" w:hAnsi="Courier New" w:cs="Courier New"/>
              </w:rPr>
            </w:rPrChange>
          </w:rPr>
          <w:t xml:space="preserve">es una librería software de código abierto que </w:t>
        </w:r>
      </w:ins>
      <w:ins w:id="1403" w:author="Orion" w:date="2011-06-17T11:46:00Z">
        <w:r w:rsidR="000F4672">
          <w:rPr>
            <w:rFonts w:cs="Times New Roman"/>
          </w:rPr>
          <w:t xml:space="preserve">permite </w:t>
        </w:r>
      </w:ins>
      <w:ins w:id="1404" w:author="Orion" w:date="2011-05-03T12:53:00Z">
        <w:r w:rsidR="00CF4919" w:rsidRPr="00CF4919">
          <w:rPr>
            <w:rFonts w:cs="Times New Roman"/>
            <w:rPrChange w:id="1405" w:author="Orion" w:date="2011-05-03T12:53:00Z">
              <w:rPr>
                <w:rFonts w:ascii="Courier New" w:hAnsi="Courier New" w:cs="Courier New"/>
              </w:rPr>
            </w:rPrChange>
          </w:rPr>
          <w:t>modela</w:t>
        </w:r>
      </w:ins>
      <w:ins w:id="1406" w:author="Orion" w:date="2011-06-17T11:46:00Z">
        <w:r w:rsidR="000F4672">
          <w:rPr>
            <w:rFonts w:cs="Times New Roman"/>
          </w:rPr>
          <w:t>r esta</w:t>
        </w:r>
      </w:ins>
      <w:ins w:id="1407" w:author="Orion" w:date="2011-05-03T12:53:00Z">
        <w:r w:rsidR="00CF4919" w:rsidRPr="00CF4919">
          <w:rPr>
            <w:rFonts w:cs="Times New Roman"/>
            <w:rPrChange w:id="1408" w:author="Orion" w:date="2011-05-03T12:53:00Z">
              <w:rPr>
                <w:rFonts w:ascii="Courier New" w:hAnsi="Courier New" w:cs="Courier New"/>
              </w:rPr>
            </w:rPrChange>
          </w:rPr>
          <w:t xml:space="preserve"> dinámica de vuelo de</w:t>
        </w:r>
      </w:ins>
      <w:ins w:id="1409" w:author="Orion" w:date="2011-06-17T11:46:00Z">
        <w:r w:rsidR="000F4672">
          <w:rPr>
            <w:rFonts w:cs="Times New Roman"/>
          </w:rPr>
          <w:t xml:space="preserve"> las</w:t>
        </w:r>
      </w:ins>
      <w:ins w:id="1410" w:author="Orion" w:date="2011-05-03T12:53:00Z">
        <w:r w:rsidR="00CF4919" w:rsidRPr="00CF4919">
          <w:rPr>
            <w:rFonts w:cs="Times New Roman"/>
            <w:rPrChange w:id="1411" w:author="Orion" w:date="2011-05-03T12:53:00Z">
              <w:rPr>
                <w:rFonts w:ascii="Courier New" w:hAnsi="Courier New" w:cs="Courier New"/>
              </w:rPr>
            </w:rPrChange>
          </w:rPr>
          <w:t xml:space="preserve"> aeronaves, el denominado modelo físico de los movimientos de los aviones</w:t>
        </w:r>
      </w:ins>
      <w:customXmlInsRangeStart w:id="1412" w:author="Orion" w:date="2011-05-03T12:53:00Z"/>
      <w:customXmlDelRangeStart w:id="1413" w:author="IO" w:date="2011-05-13T11:29:00Z"/>
      <w:sdt>
        <w:sdtPr>
          <w:rPr>
            <w:rFonts w:cs="Times New Roman"/>
          </w:rPr>
          <w:id w:val="-1442920765"/>
          <w:citation/>
        </w:sdtPr>
        <w:sdtContent>
          <w:customXmlInsRangeEnd w:id="1412"/>
          <w:customXmlDelRangeEnd w:id="1413"/>
          <w:ins w:id="1414" w:author="Orion" w:date="2011-05-03T12:53:00Z">
            <w:del w:id="1415" w:author="IO" w:date="2011-05-13T11:29:00Z">
              <w:r w:rsidR="00CF4919" w:rsidRPr="00CF4919" w:rsidDel="00366B82">
                <w:rPr>
                  <w:rFonts w:cs="Times New Roman"/>
                  <w:rPrChange w:id="1416" w:author="Orion" w:date="2011-05-03T12:53:00Z">
                    <w:rPr>
                      <w:rFonts w:ascii="Courier New" w:hAnsi="Courier New" w:cs="Courier New"/>
                    </w:rPr>
                  </w:rPrChange>
                </w:rPr>
                <w:fldChar w:fldCharType="begin"/>
              </w:r>
              <w:r w:rsidR="00CF4919" w:rsidRPr="00CF4919" w:rsidDel="00366B82">
                <w:rPr>
                  <w:rFonts w:cs="Times New Roman"/>
                  <w:rPrChange w:id="1417" w:author="Orion" w:date="2011-05-03T12:53:00Z">
                    <w:rPr>
                      <w:rFonts w:ascii="Courier New" w:hAnsi="Courier New" w:cs="Courier New"/>
                    </w:rPr>
                  </w:rPrChange>
                </w:rPr>
                <w:delInstrText xml:space="preserve"> CITATION JSB \l 3082 </w:delInstrText>
              </w:r>
              <w:r w:rsidR="00CF4919" w:rsidRPr="00CF4919" w:rsidDel="00366B82">
                <w:rPr>
                  <w:rFonts w:cs="Times New Roman"/>
                  <w:rPrChange w:id="1418" w:author="Orion" w:date="2011-05-03T12:53:00Z">
                    <w:rPr>
                      <w:rFonts w:ascii="Courier New" w:hAnsi="Courier New" w:cs="Courier New"/>
                    </w:rPr>
                  </w:rPrChange>
                </w:rPr>
                <w:fldChar w:fldCharType="separate"/>
              </w:r>
            </w:del>
          </w:ins>
          <w:del w:id="1419" w:author="IO" w:date="2011-05-12T11:11:00Z">
            <w:r w:rsidR="00181070" w:rsidDel="00A74327">
              <w:rPr>
                <w:rFonts w:cs="Times New Roman"/>
                <w:noProof/>
              </w:rPr>
              <w:delText xml:space="preserve"> </w:delText>
            </w:r>
            <w:r w:rsidR="00181070" w:rsidRPr="00181070" w:rsidDel="00A74327">
              <w:rPr>
                <w:rFonts w:cs="Times New Roman"/>
                <w:noProof/>
              </w:rPr>
              <w:delText>(3)</w:delText>
            </w:r>
          </w:del>
          <w:ins w:id="1420" w:author="Orion" w:date="2011-05-03T12:53:00Z">
            <w:del w:id="1421" w:author="IO" w:date="2011-05-13T11:29:00Z">
              <w:r w:rsidR="00CF4919" w:rsidRPr="00CF4919" w:rsidDel="00366B82">
                <w:rPr>
                  <w:rFonts w:cs="Times New Roman"/>
                  <w:rPrChange w:id="1422" w:author="Orion" w:date="2011-05-03T12:53:00Z">
                    <w:rPr>
                      <w:rFonts w:ascii="Courier New" w:hAnsi="Courier New" w:cs="Courier New"/>
                    </w:rPr>
                  </w:rPrChange>
                </w:rPr>
                <w:fldChar w:fldCharType="end"/>
              </w:r>
            </w:del>
          </w:ins>
          <w:customXmlInsRangeStart w:id="1423" w:author="Orion" w:date="2011-05-03T12:53:00Z"/>
          <w:customXmlDelRangeStart w:id="1424" w:author="IO" w:date="2011-05-13T11:29:00Z"/>
        </w:sdtContent>
      </w:sdt>
      <w:customXmlInsRangeEnd w:id="1423"/>
      <w:customXmlDelRangeEnd w:id="1424"/>
      <w:ins w:id="1425" w:author="Orion" w:date="2011-05-03T12:53:00Z">
        <w:r w:rsidR="00CF4919" w:rsidRPr="00CF4919">
          <w:rPr>
            <w:rFonts w:cs="Times New Roman"/>
            <w:rPrChange w:id="1426" w:author="Orion" w:date="2011-05-03T12:53:00Z">
              <w:rPr>
                <w:rFonts w:ascii="Courier New" w:hAnsi="Courier New" w:cs="Courier New"/>
              </w:rPr>
            </w:rPrChange>
          </w:rPr>
          <w:t xml:space="preserve">. Entre las herramientas construidas sobre </w:t>
        </w:r>
        <w:proofErr w:type="spellStart"/>
        <w:r w:rsidR="00CF4919" w:rsidRPr="00CF4919">
          <w:rPr>
            <w:rFonts w:cs="Times New Roman"/>
            <w:rPrChange w:id="1427" w:author="Orion" w:date="2011-05-03T12:53:00Z">
              <w:rPr>
                <w:rFonts w:ascii="Courier New" w:hAnsi="Courier New" w:cs="Courier New"/>
              </w:rPr>
            </w:rPrChange>
          </w:rPr>
          <w:t>JSBSim</w:t>
        </w:r>
        <w:proofErr w:type="spellEnd"/>
        <w:r w:rsidR="00CF4919" w:rsidRPr="00CF4919">
          <w:rPr>
            <w:rFonts w:cs="Times New Roman"/>
            <w:rPrChange w:id="1428" w:author="Orion" w:date="2011-05-03T12:53:00Z">
              <w:rPr>
                <w:rFonts w:ascii="Courier New" w:hAnsi="Courier New" w:cs="Courier New"/>
              </w:rPr>
            </w:rPrChange>
          </w:rPr>
          <w:t xml:space="preserve"> se encuentran </w:t>
        </w:r>
        <w:proofErr w:type="spellStart"/>
        <w:r w:rsidR="00CF4919" w:rsidRPr="00CF4919">
          <w:rPr>
            <w:rFonts w:cs="Times New Roman"/>
            <w:rPrChange w:id="1429" w:author="Orion" w:date="2011-05-03T12:53:00Z">
              <w:rPr>
                <w:rFonts w:ascii="Courier New" w:hAnsi="Courier New" w:cs="Courier New"/>
              </w:rPr>
            </w:rPrChange>
          </w:rPr>
          <w:t>FlightGear</w:t>
        </w:r>
        <w:proofErr w:type="spellEnd"/>
        <w:r w:rsidR="00CF4919" w:rsidRPr="00CF4919">
          <w:rPr>
            <w:rFonts w:cs="Times New Roman"/>
            <w:rPrChange w:id="1430" w:author="Orion" w:date="2011-05-03T12:53:00Z">
              <w:rPr>
                <w:rFonts w:ascii="Courier New" w:hAnsi="Courier New" w:cs="Courier New"/>
              </w:rPr>
            </w:rPrChange>
          </w:rPr>
          <w:t xml:space="preserve"> </w:t>
        </w:r>
      </w:ins>
      <w:customXmlInsRangeStart w:id="1431" w:author="Orion" w:date="2011-05-03T12:53:00Z"/>
      <w:sdt>
        <w:sdtPr>
          <w:rPr>
            <w:rFonts w:cs="Times New Roman"/>
          </w:rPr>
          <w:id w:val="2124808959"/>
          <w:citation/>
        </w:sdtPr>
        <w:sdtContent>
          <w:customXmlInsRangeEnd w:id="1431"/>
          <w:ins w:id="1432" w:author="Orion" w:date="2011-05-03T12:53:00Z">
            <w:r w:rsidR="00CF4919" w:rsidRPr="00CF4919">
              <w:rPr>
                <w:rFonts w:cs="Times New Roman"/>
                <w:rPrChange w:id="1433" w:author="Orion" w:date="2011-05-03T12:53:00Z">
                  <w:rPr>
                    <w:rFonts w:ascii="Courier New" w:hAnsi="Courier New" w:cs="Courier New"/>
                  </w:rPr>
                </w:rPrChange>
              </w:rPr>
              <w:fldChar w:fldCharType="begin"/>
            </w:r>
            <w:r w:rsidR="00CF4919" w:rsidRPr="00CF4919">
              <w:rPr>
                <w:rFonts w:cs="Times New Roman"/>
                <w:rPrChange w:id="1434" w:author="Orion" w:date="2011-05-03T12:53:00Z">
                  <w:rPr>
                    <w:rFonts w:ascii="Courier New" w:hAnsi="Courier New" w:cs="Courier New"/>
                  </w:rPr>
                </w:rPrChange>
              </w:rPr>
              <w:instrText xml:space="preserve"> CITATION Fli \l 3082 </w:instrText>
            </w:r>
            <w:r w:rsidR="00CF4919" w:rsidRPr="00CF4919">
              <w:rPr>
                <w:rFonts w:cs="Times New Roman"/>
                <w:rPrChange w:id="1435" w:author="Orion" w:date="2011-05-03T12:53:00Z">
                  <w:rPr>
                    <w:rFonts w:ascii="Courier New" w:hAnsi="Courier New" w:cs="Courier New"/>
                  </w:rPr>
                </w:rPrChange>
              </w:rPr>
              <w:fldChar w:fldCharType="separate"/>
            </w:r>
          </w:ins>
          <w:r w:rsidR="00C1157B" w:rsidRPr="00C1157B">
            <w:rPr>
              <w:rFonts w:cs="Times New Roman"/>
              <w:noProof/>
            </w:rPr>
            <w:t>(4)</w:t>
          </w:r>
          <w:ins w:id="1436" w:author="Orion" w:date="2011-05-03T12:53:00Z">
            <w:r w:rsidR="00CF4919" w:rsidRPr="00CF4919">
              <w:rPr>
                <w:rFonts w:cs="Times New Roman"/>
                <w:rPrChange w:id="1437" w:author="Orion" w:date="2011-05-03T12:53:00Z">
                  <w:rPr>
                    <w:rFonts w:ascii="Courier New" w:hAnsi="Courier New" w:cs="Courier New"/>
                  </w:rPr>
                </w:rPrChange>
              </w:rPr>
              <w:fldChar w:fldCharType="end"/>
            </w:r>
          </w:ins>
          <w:customXmlInsRangeStart w:id="1438" w:author="Orion" w:date="2011-05-03T12:53:00Z"/>
        </w:sdtContent>
      </w:sdt>
      <w:customXmlInsRangeEnd w:id="1438"/>
      <w:ins w:id="1439" w:author="Orion" w:date="2011-05-03T12:53:00Z">
        <w:r w:rsidR="00CF4919" w:rsidRPr="00CF4919">
          <w:rPr>
            <w:rFonts w:cs="Times New Roman"/>
            <w:rPrChange w:id="1440" w:author="Orion" w:date="2011-05-03T12:53:00Z">
              <w:rPr>
                <w:rFonts w:ascii="Courier New" w:hAnsi="Courier New" w:cs="Courier New"/>
              </w:rPr>
            </w:rPrChange>
          </w:rPr>
          <w:t xml:space="preserve"> que simula el pilotaje de un avión, y </w:t>
        </w:r>
        <w:proofErr w:type="spellStart"/>
        <w:r w:rsidR="00CF4919" w:rsidRPr="00CF4919">
          <w:rPr>
            <w:rFonts w:cs="Times New Roman"/>
            <w:rPrChange w:id="1441" w:author="Orion" w:date="2011-05-03T12:53:00Z">
              <w:rPr>
                <w:rFonts w:ascii="Courier New" w:hAnsi="Courier New" w:cs="Courier New"/>
              </w:rPr>
            </w:rPrChange>
          </w:rPr>
          <w:t>OpenE</w:t>
        </w:r>
      </w:ins>
      <w:ins w:id="1442" w:author="Orion" w:date="2011-06-17T12:57:00Z">
        <w:r w:rsidR="000C4995">
          <w:rPr>
            <w:rFonts w:cs="Times New Roman"/>
          </w:rPr>
          <w:t>a</w:t>
        </w:r>
      </w:ins>
      <w:ins w:id="1443" w:author="Orion" w:date="2011-05-03T12:53:00Z">
        <w:r w:rsidR="00CF4919" w:rsidRPr="00CF4919">
          <w:rPr>
            <w:rFonts w:cs="Times New Roman"/>
            <w:rPrChange w:id="1444" w:author="Orion" w:date="2011-05-03T12:53:00Z">
              <w:rPr>
                <w:rFonts w:ascii="Courier New" w:hAnsi="Courier New" w:cs="Courier New"/>
              </w:rPr>
            </w:rPrChange>
          </w:rPr>
          <w:t>agles</w:t>
        </w:r>
        <w:proofErr w:type="spellEnd"/>
        <w:r w:rsidR="00CF4919" w:rsidRPr="00CF4919">
          <w:rPr>
            <w:rFonts w:cs="Times New Roman"/>
            <w:rPrChange w:id="1445" w:author="Orion" w:date="2011-05-03T12:53:00Z">
              <w:rPr>
                <w:rFonts w:ascii="Courier New" w:hAnsi="Courier New" w:cs="Courier New"/>
              </w:rPr>
            </w:rPrChange>
          </w:rPr>
          <w:t xml:space="preserve"> </w:t>
        </w:r>
      </w:ins>
      <w:customXmlInsRangeStart w:id="1446" w:author="Orion" w:date="2011-05-03T12:53:00Z"/>
      <w:sdt>
        <w:sdtPr>
          <w:rPr>
            <w:rFonts w:cs="Times New Roman"/>
          </w:rPr>
          <w:id w:val="891921510"/>
          <w:citation/>
        </w:sdtPr>
        <w:sdtContent>
          <w:customXmlInsRangeEnd w:id="1446"/>
          <w:ins w:id="1447" w:author="Orion" w:date="2011-05-03T12:53:00Z">
            <w:r w:rsidR="00CF4919" w:rsidRPr="00CF4919">
              <w:rPr>
                <w:rFonts w:cs="Times New Roman"/>
                <w:rPrChange w:id="1448" w:author="Orion" w:date="2011-05-03T12:53:00Z">
                  <w:rPr>
                    <w:rFonts w:ascii="Courier New" w:hAnsi="Courier New" w:cs="Courier New"/>
                  </w:rPr>
                </w:rPrChange>
              </w:rPr>
              <w:fldChar w:fldCharType="begin"/>
            </w:r>
            <w:r w:rsidR="00CF4919" w:rsidRPr="00CF4919">
              <w:rPr>
                <w:rFonts w:cs="Times New Roman"/>
                <w:rPrChange w:id="1449" w:author="Orion" w:date="2011-05-03T12:53:00Z">
                  <w:rPr>
                    <w:rFonts w:ascii="Courier New" w:hAnsi="Courier New" w:cs="Courier New"/>
                  </w:rPr>
                </w:rPrChange>
              </w:rPr>
              <w:instrText xml:space="preserve"> CITATION Ope \l 3082 </w:instrText>
            </w:r>
            <w:r w:rsidR="00CF4919" w:rsidRPr="00CF4919">
              <w:rPr>
                <w:rFonts w:cs="Times New Roman"/>
                <w:rPrChange w:id="1450" w:author="Orion" w:date="2011-05-03T12:53:00Z">
                  <w:rPr>
                    <w:rFonts w:ascii="Courier New" w:hAnsi="Courier New" w:cs="Courier New"/>
                  </w:rPr>
                </w:rPrChange>
              </w:rPr>
              <w:fldChar w:fldCharType="separate"/>
            </w:r>
          </w:ins>
          <w:r w:rsidR="00C1157B" w:rsidRPr="00C1157B">
            <w:rPr>
              <w:rFonts w:cs="Times New Roman"/>
              <w:noProof/>
            </w:rPr>
            <w:t>(5)</w:t>
          </w:r>
          <w:ins w:id="1451" w:author="Orion" w:date="2011-05-03T12:53:00Z">
            <w:r w:rsidR="00CF4919" w:rsidRPr="00CF4919">
              <w:rPr>
                <w:rFonts w:cs="Times New Roman"/>
                <w:rPrChange w:id="1452" w:author="Orion" w:date="2011-05-03T12:53:00Z">
                  <w:rPr>
                    <w:rFonts w:ascii="Courier New" w:hAnsi="Courier New" w:cs="Courier New"/>
                  </w:rPr>
                </w:rPrChange>
              </w:rPr>
              <w:fldChar w:fldCharType="end"/>
            </w:r>
          </w:ins>
          <w:customXmlInsRangeStart w:id="1453" w:author="Orion" w:date="2011-05-03T12:53:00Z"/>
        </w:sdtContent>
      </w:sdt>
      <w:customXmlInsRangeEnd w:id="1453"/>
      <w:ins w:id="1454" w:author="Orion" w:date="2011-05-03T12:53:00Z">
        <w:r w:rsidR="00CF4919" w:rsidRPr="00CF4919">
          <w:rPr>
            <w:rFonts w:cs="Times New Roman"/>
            <w:rPrChange w:id="1455" w:author="Orion" w:date="2011-05-03T12:53:00Z">
              <w:rPr>
                <w:rFonts w:ascii="Courier New" w:hAnsi="Courier New" w:cs="Courier New"/>
              </w:rPr>
            </w:rPrChange>
          </w:rPr>
          <w:t xml:space="preserve">, que es un </w:t>
        </w:r>
      </w:ins>
      <w:ins w:id="1456" w:author="Orion" w:date="2011-05-16T23:46:00Z">
        <w:r w:rsidR="005E25CB">
          <w:rPr>
            <w:rFonts w:cs="Times New Roman"/>
          </w:rPr>
          <w:t>marco de aplicaciones</w:t>
        </w:r>
      </w:ins>
      <w:ins w:id="1457" w:author="Orion" w:date="2011-05-03T12:53:00Z">
        <w:r w:rsidR="00CF4919" w:rsidRPr="00CF4919">
          <w:rPr>
            <w:rFonts w:cs="Times New Roman"/>
            <w:rPrChange w:id="1458" w:author="Orion" w:date="2011-05-03T12:53:00Z">
              <w:rPr>
                <w:rFonts w:ascii="Courier New" w:hAnsi="Courier New" w:cs="Courier New"/>
              </w:rPr>
            </w:rPrChange>
          </w:rPr>
          <w:t xml:space="preserve"> diseñado para facilitar la construcción de aplicaciones de simulación en tiempo real usando software orientado a objetos.</w:t>
        </w:r>
      </w:ins>
      <w:ins w:id="1459" w:author="Orion" w:date="2011-05-03T13:02:00Z">
        <w:r w:rsidR="00265D10">
          <w:rPr>
            <w:rFonts w:cs="Times New Roman"/>
          </w:rPr>
          <w:t xml:space="preserve"> </w:t>
        </w:r>
      </w:ins>
    </w:p>
    <w:p w14:paraId="0B8DC0AF" w14:textId="6D5EFC48" w:rsidR="00547771" w:rsidRDefault="00547771">
      <w:pPr>
        <w:jc w:val="both"/>
        <w:rPr>
          <w:ins w:id="1460" w:author="Orion" w:date="2011-06-17T11:41:00Z"/>
          <w:rFonts w:cs="Times New Roman"/>
        </w:rPr>
      </w:pPr>
      <w:ins w:id="1461" w:author="Orion" w:date="2011-06-17T11:39:00Z">
        <w:r>
          <w:rPr>
            <w:rFonts w:cs="Times New Roman"/>
          </w:rPr>
          <w:t xml:space="preserve">Entre las características más destacadas del </w:t>
        </w:r>
      </w:ins>
      <w:proofErr w:type="spellStart"/>
      <w:ins w:id="1462" w:author="Orion" w:date="2011-06-17T11:40:00Z">
        <w:r w:rsidRPr="00367866">
          <w:rPr>
            <w:rFonts w:cs="Times New Roman"/>
          </w:rPr>
          <w:t>FlightGear</w:t>
        </w:r>
        <w:proofErr w:type="spellEnd"/>
        <w:r>
          <w:rPr>
            <w:rFonts w:cs="Times New Roman"/>
          </w:rPr>
          <w:t xml:space="preserve"> se encuentran:</w:t>
        </w:r>
      </w:ins>
    </w:p>
    <w:p w14:paraId="1686C97F" w14:textId="77777777" w:rsidR="00547771" w:rsidRDefault="00547771">
      <w:pPr>
        <w:pStyle w:val="ListParagraph"/>
        <w:numPr>
          <w:ilvl w:val="0"/>
          <w:numId w:val="27"/>
        </w:numPr>
        <w:jc w:val="both"/>
        <w:rPr>
          <w:ins w:id="1463" w:author="Orion" w:date="2011-06-17T11:43:00Z"/>
          <w:rFonts w:cs="Times New Roman"/>
        </w:rPr>
        <w:pPrChange w:id="1464" w:author="Orion" w:date="2011-06-17T11:43:00Z">
          <w:pPr>
            <w:jc w:val="both"/>
          </w:pPr>
        </w:pPrChange>
      </w:pPr>
      <w:ins w:id="1465" w:author="Orion" w:date="2011-06-17T11:41:00Z">
        <w:r w:rsidRPr="009F785B">
          <w:rPr>
            <w:rFonts w:cs="Times New Roman"/>
          </w:rPr>
          <w:t>Información extensa y realista de elementos f</w:t>
        </w:r>
      </w:ins>
      <w:ins w:id="1466" w:author="Orion" w:date="2011-06-17T11:42:00Z">
        <w:r w:rsidRPr="009F785B">
          <w:rPr>
            <w:rFonts w:cs="Times New Roman"/>
          </w:rPr>
          <w:t>ísicos como aeropuertos,</w:t>
        </w:r>
      </w:ins>
      <w:ins w:id="1467" w:author="Orion" w:date="2011-06-17T11:43:00Z">
        <w:r w:rsidRPr="005854A3">
          <w:rPr>
            <w:rFonts w:cs="Times New Roman"/>
          </w:rPr>
          <w:t xml:space="preserve"> ciudades,</w:t>
        </w:r>
      </w:ins>
      <w:ins w:id="1468" w:author="Orion" w:date="2011-06-17T11:42:00Z">
        <w:r w:rsidRPr="005854A3">
          <w:rPr>
            <w:rFonts w:cs="Times New Roman"/>
          </w:rPr>
          <w:t xml:space="preserve"> montañas, ríos, et</w:t>
        </w:r>
      </w:ins>
      <w:ins w:id="1469" w:author="Orion" w:date="2011-06-17T11:43:00Z">
        <w:r w:rsidRPr="005854A3">
          <w:rPr>
            <w:rFonts w:cs="Times New Roman"/>
          </w:rPr>
          <w:t>c.</w:t>
        </w:r>
      </w:ins>
    </w:p>
    <w:p w14:paraId="310D4FC7" w14:textId="77777777" w:rsidR="00547771" w:rsidRDefault="00547771">
      <w:pPr>
        <w:pStyle w:val="ListParagraph"/>
        <w:numPr>
          <w:ilvl w:val="0"/>
          <w:numId w:val="27"/>
        </w:numPr>
        <w:jc w:val="both"/>
        <w:rPr>
          <w:ins w:id="1470" w:author="Orion" w:date="2011-06-17T11:43:00Z"/>
          <w:rFonts w:cs="Times New Roman"/>
        </w:rPr>
        <w:pPrChange w:id="1471" w:author="Orion" w:date="2011-06-17T11:43:00Z">
          <w:pPr>
            <w:jc w:val="both"/>
          </w:pPr>
        </w:pPrChange>
      </w:pPr>
      <w:ins w:id="1472" w:author="Orion" w:date="2011-06-17T11:43:00Z">
        <w:r w:rsidRPr="009F785B">
          <w:rPr>
            <w:rFonts w:cs="Times New Roman"/>
          </w:rPr>
          <w:t>A</w:t>
        </w:r>
      </w:ins>
      <w:ins w:id="1473" w:author="Orion" w:date="2011-06-17T11:41:00Z">
        <w:r w:rsidRPr="009F785B">
          <w:rPr>
            <w:rFonts w:cs="Times New Roman"/>
          </w:rPr>
          <w:t xml:space="preserve">mplia variedad de </w:t>
        </w:r>
      </w:ins>
      <w:ins w:id="1474" w:author="Orion" w:date="2011-06-17T11:43:00Z">
        <w:r w:rsidRPr="005854A3">
          <w:rPr>
            <w:rFonts w:cs="Times New Roman"/>
          </w:rPr>
          <w:t>aero</w:t>
        </w:r>
      </w:ins>
      <w:ins w:id="1475" w:author="Orion" w:date="2011-06-17T11:41:00Z">
        <w:r w:rsidRPr="005854A3">
          <w:rPr>
            <w:rFonts w:cs="Times New Roman"/>
          </w:rPr>
          <w:t>naves</w:t>
        </w:r>
      </w:ins>
      <w:ins w:id="1476" w:author="Orion" w:date="2011-06-17T11:43:00Z">
        <w:r w:rsidRPr="005854A3">
          <w:rPr>
            <w:rFonts w:cs="Times New Roman"/>
          </w:rPr>
          <w:t>.</w:t>
        </w:r>
      </w:ins>
    </w:p>
    <w:p w14:paraId="7CB80D1D" w14:textId="66BA4CFF" w:rsidR="00547771" w:rsidRDefault="00547771">
      <w:pPr>
        <w:pStyle w:val="ListParagraph"/>
        <w:numPr>
          <w:ilvl w:val="0"/>
          <w:numId w:val="27"/>
        </w:numPr>
        <w:jc w:val="both"/>
        <w:rPr>
          <w:ins w:id="1477" w:author="Orion" w:date="2011-06-17T11:44:00Z"/>
          <w:rFonts w:cs="Times New Roman"/>
        </w:rPr>
        <w:pPrChange w:id="1478" w:author="Orion" w:date="2011-06-17T11:43:00Z">
          <w:pPr>
            <w:jc w:val="both"/>
          </w:pPr>
        </w:pPrChange>
      </w:pPr>
      <w:ins w:id="1479" w:author="Orion" w:date="2011-06-17T11:40:00Z">
        <w:r w:rsidRPr="009F785B">
          <w:rPr>
            <w:rFonts w:cs="Times New Roman"/>
          </w:rPr>
          <w:t>Modela de una forma realista el comportamiento de los instrumentos del mundo real. Incluso reproduce de forma precisa los fallos de muchos sistemas e instrumentos.</w:t>
        </w:r>
      </w:ins>
    </w:p>
    <w:p w14:paraId="3D68F0D7" w14:textId="1C9F0BA5" w:rsidR="00F515E9" w:rsidRPr="009F785B" w:rsidRDefault="00547771">
      <w:pPr>
        <w:pStyle w:val="ListParagraph"/>
        <w:numPr>
          <w:ilvl w:val="0"/>
          <w:numId w:val="27"/>
        </w:numPr>
        <w:jc w:val="both"/>
        <w:rPr>
          <w:ins w:id="1480" w:author="Orion" w:date="2011-06-17T11:53:00Z"/>
          <w:rFonts w:cs="Times New Roman"/>
        </w:rPr>
        <w:pPrChange w:id="1481" w:author="Orion" w:date="2011-06-17T11:53:00Z">
          <w:pPr>
            <w:jc w:val="both"/>
          </w:pPr>
        </w:pPrChange>
      </w:pPr>
      <w:ins w:id="1482" w:author="Orion" w:date="2011-06-17T11:44:00Z">
        <w:r>
          <w:rPr>
            <w:rFonts w:cs="Times New Roman"/>
          </w:rPr>
          <w:t>Opciones de simulación en tiempo real.</w:t>
        </w:r>
      </w:ins>
    </w:p>
    <w:p w14:paraId="700145F2" w14:textId="45863CBC" w:rsidR="00F515E9" w:rsidRDefault="00F515E9">
      <w:pPr>
        <w:jc w:val="both"/>
        <w:rPr>
          <w:ins w:id="1483" w:author="Orion" w:date="2011-06-17T11:59:00Z"/>
          <w:rFonts w:cs="Times New Roman"/>
        </w:rPr>
      </w:pPr>
      <w:proofErr w:type="spellStart"/>
      <w:ins w:id="1484" w:author="Orion" w:date="2011-06-17T11:53:00Z">
        <w:r w:rsidRPr="00F515E9">
          <w:rPr>
            <w:rFonts w:cs="Times New Roman"/>
          </w:rPr>
          <w:t>FlightGear</w:t>
        </w:r>
        <w:proofErr w:type="spellEnd"/>
        <w:r w:rsidRPr="00F515E9">
          <w:rPr>
            <w:rFonts w:cs="Times New Roman"/>
          </w:rPr>
          <w:t xml:space="preserve"> se ha utilizado en una serie de proyectos en el mundo académico y la industria (incluida la NASA</w:t>
        </w:r>
        <w:r>
          <w:rPr>
            <w:rFonts w:cs="Times New Roman"/>
          </w:rPr>
          <w:t xml:space="preserve">). </w:t>
        </w:r>
      </w:ins>
      <w:ins w:id="1485" w:author="Orion" w:date="2011-06-17T11:58:00Z">
        <w:r w:rsidR="00EA2DF8">
          <w:rPr>
            <w:rFonts w:cs="Times New Roman"/>
          </w:rPr>
          <w:t>Esta herramienta ha sido empleada en numerosos proyectos de universidades de todo el mundo</w:t>
        </w:r>
      </w:ins>
      <w:ins w:id="1486" w:author="Orion" w:date="2011-06-17T11:59:00Z">
        <w:r w:rsidR="00EA2DF8">
          <w:rPr>
            <w:rFonts w:cs="Times New Roman"/>
          </w:rPr>
          <w:t>, podemos destacar:</w:t>
        </w:r>
      </w:ins>
    </w:p>
    <w:p w14:paraId="5CFBDE26" w14:textId="76D6382D" w:rsidR="00EA2DF8" w:rsidRDefault="000A353D">
      <w:pPr>
        <w:pStyle w:val="ListParagraph"/>
        <w:numPr>
          <w:ilvl w:val="0"/>
          <w:numId w:val="28"/>
        </w:numPr>
        <w:jc w:val="both"/>
        <w:rPr>
          <w:ins w:id="1487" w:author="Orion" w:date="2011-06-17T12:26:00Z"/>
          <w:rFonts w:cs="Times New Roman"/>
        </w:rPr>
        <w:pPrChange w:id="1488" w:author="Orion" w:date="2011-06-17T11:59:00Z">
          <w:pPr>
            <w:jc w:val="both"/>
          </w:pPr>
        </w:pPrChange>
      </w:pPr>
      <w:ins w:id="1489" w:author="Orion" w:date="2011-06-17T12:02:00Z">
        <w:r>
          <w:rPr>
            <w:rFonts w:cs="Times New Roman"/>
            <w:i/>
          </w:rPr>
          <w:t xml:space="preserve">Universidad Tecnológica de </w:t>
        </w:r>
        <w:proofErr w:type="spellStart"/>
        <w:r>
          <w:rPr>
            <w:rFonts w:cs="Times New Roman"/>
            <w:i/>
          </w:rPr>
          <w:t>Delf</w:t>
        </w:r>
      </w:ins>
      <w:proofErr w:type="spellEnd"/>
      <w:ins w:id="1490" w:author="Orion" w:date="2011-06-17T12:32:00Z">
        <w:r w:rsidR="00D96F3E">
          <w:rPr>
            <w:rFonts w:cs="Times New Roman"/>
            <w:i/>
          </w:rPr>
          <w:t xml:space="preserve"> </w:t>
        </w:r>
      </w:ins>
      <w:ins w:id="1491" w:author="Orion" w:date="2011-06-17T12:07:00Z">
        <w:r w:rsidRPr="009F785B">
          <w:rPr>
            <w:rFonts w:cs="Times New Roman"/>
            <w:i/>
          </w:rPr>
          <w:t>(</w:t>
        </w:r>
      </w:ins>
      <w:proofErr w:type="spellStart"/>
      <w:ins w:id="1492" w:author="Orion" w:date="2011-06-17T12:27:00Z">
        <w:r w:rsidR="00CE7B19">
          <w:rPr>
            <w:rFonts w:cs="Times New Roman"/>
            <w:i/>
          </w:rPr>
          <w:t>Delf</w:t>
        </w:r>
        <w:proofErr w:type="spellEnd"/>
        <w:r w:rsidR="00CE7B19">
          <w:rPr>
            <w:rFonts w:cs="Times New Roman"/>
            <w:i/>
          </w:rPr>
          <w:t xml:space="preserve">, </w:t>
        </w:r>
      </w:ins>
      <w:ins w:id="1493" w:author="Orion" w:date="2011-06-17T12:07:00Z">
        <w:r w:rsidRPr="009F785B">
          <w:rPr>
            <w:rFonts w:cs="Times New Roman"/>
            <w:i/>
          </w:rPr>
          <w:t>Holanda)</w:t>
        </w:r>
      </w:ins>
      <w:ins w:id="1494" w:author="Orion" w:date="2011-06-17T12:02:00Z">
        <w:r>
          <w:rPr>
            <w:rFonts w:cs="Times New Roman"/>
          </w:rPr>
          <w:t xml:space="preserve">, donde usan el </w:t>
        </w:r>
        <w:proofErr w:type="spellStart"/>
        <w:r>
          <w:rPr>
            <w:rFonts w:cs="Times New Roman"/>
          </w:rPr>
          <w:t>FlightGear</w:t>
        </w:r>
        <w:proofErr w:type="spellEnd"/>
        <w:r>
          <w:rPr>
            <w:rFonts w:cs="Times New Roman"/>
          </w:rPr>
          <w:t xml:space="preserve"> con el objetivo de diseñar, probar y evaluar las</w:t>
        </w:r>
      </w:ins>
      <w:ins w:id="1495" w:author="Orion" w:date="2011-06-17T12:05:00Z">
        <w:r>
          <w:rPr>
            <w:rFonts w:cs="Times New Roman"/>
          </w:rPr>
          <w:t xml:space="preserve"> distintas</w:t>
        </w:r>
      </w:ins>
      <w:ins w:id="1496" w:author="Orion" w:date="2011-06-17T12:02:00Z">
        <w:r>
          <w:rPr>
            <w:rFonts w:cs="Times New Roman"/>
          </w:rPr>
          <w:t xml:space="preserve"> t</w:t>
        </w:r>
      </w:ins>
      <w:ins w:id="1497" w:author="Orion" w:date="2011-06-17T12:03:00Z">
        <w:r>
          <w:rPr>
            <w:rFonts w:cs="Times New Roman"/>
          </w:rPr>
          <w:t xml:space="preserve">écnicas de computación que se pueden </w:t>
        </w:r>
      </w:ins>
      <w:ins w:id="1498" w:author="Orion" w:date="2011-06-17T12:05:00Z">
        <w:r>
          <w:rPr>
            <w:rFonts w:cs="Times New Roman"/>
          </w:rPr>
          <w:t xml:space="preserve">usar para el </w:t>
        </w:r>
      </w:ins>
      <w:ins w:id="1499" w:author="Orion" w:date="2011-06-17T12:03:00Z">
        <w:r>
          <w:rPr>
            <w:rFonts w:cs="Times New Roman"/>
          </w:rPr>
          <w:t>desarroll</w:t>
        </w:r>
      </w:ins>
      <w:ins w:id="1500" w:author="Orion" w:date="2011-06-17T12:05:00Z">
        <w:r>
          <w:rPr>
            <w:rFonts w:cs="Times New Roman"/>
          </w:rPr>
          <w:t>o de</w:t>
        </w:r>
      </w:ins>
      <w:ins w:id="1501" w:author="Orion" w:date="2011-06-17T12:03:00Z">
        <w:r>
          <w:rPr>
            <w:rFonts w:cs="Times New Roman"/>
          </w:rPr>
          <w:t xml:space="preserve"> </w:t>
        </w:r>
      </w:ins>
      <w:ins w:id="1502" w:author="Orion" w:date="2011-06-17T12:04:00Z">
        <w:r>
          <w:rPr>
            <w:rFonts w:cs="Times New Roman"/>
          </w:rPr>
          <w:t>los sistema</w:t>
        </w:r>
      </w:ins>
      <w:ins w:id="1503" w:author="Orion" w:date="2011-06-17T12:05:00Z">
        <w:r>
          <w:rPr>
            <w:rFonts w:cs="Times New Roman"/>
          </w:rPr>
          <w:t xml:space="preserve">s inteligentes de </w:t>
        </w:r>
      </w:ins>
      <w:ins w:id="1504" w:author="Orion" w:date="2011-06-17T12:03:00Z">
        <w:r>
          <w:rPr>
            <w:rFonts w:cs="Times New Roman"/>
          </w:rPr>
          <w:t xml:space="preserve">asistencia </w:t>
        </w:r>
      </w:ins>
      <w:ins w:id="1505" w:author="Orion" w:date="2011-06-17T12:06:00Z">
        <w:r>
          <w:rPr>
            <w:rFonts w:cs="Times New Roman"/>
          </w:rPr>
          <w:t xml:space="preserve">a la tripulación en situaciones de </w:t>
        </w:r>
        <w:r>
          <w:rPr>
            <w:rFonts w:cs="Times New Roman"/>
          </w:rPr>
          <w:lastRenderedPageBreak/>
          <w:t>máxima atención</w:t>
        </w:r>
      </w:ins>
      <w:customXmlInsRangeStart w:id="1506" w:author="Orion" w:date="2011-06-17T12:18:00Z"/>
      <w:sdt>
        <w:sdtPr>
          <w:rPr>
            <w:rFonts w:cs="Times New Roman"/>
          </w:rPr>
          <w:id w:val="-763755642"/>
          <w:citation/>
        </w:sdtPr>
        <w:sdtContent>
          <w:customXmlInsRangeEnd w:id="1506"/>
          <w:ins w:id="1507" w:author="Orion" w:date="2011-06-17T12:18:00Z">
            <w:r w:rsidR="0076185A">
              <w:rPr>
                <w:rFonts w:cs="Times New Roman"/>
              </w:rPr>
              <w:fldChar w:fldCharType="begin"/>
            </w:r>
            <w:r w:rsidR="0076185A">
              <w:rPr>
                <w:rFonts w:cs="Times New Roman"/>
              </w:rPr>
              <w:instrText xml:space="preserve"> CITATION Ehl03 \l 3082 </w:instrText>
            </w:r>
          </w:ins>
          <w:r w:rsidR="0076185A">
            <w:rPr>
              <w:rFonts w:cs="Times New Roman"/>
            </w:rPr>
            <w:fldChar w:fldCharType="separate"/>
          </w:r>
          <w:r w:rsidR="00C1157B">
            <w:rPr>
              <w:rFonts w:cs="Times New Roman"/>
              <w:noProof/>
            </w:rPr>
            <w:t xml:space="preserve"> </w:t>
          </w:r>
          <w:r w:rsidR="00C1157B" w:rsidRPr="00C1157B">
            <w:rPr>
              <w:rFonts w:cs="Times New Roman"/>
              <w:noProof/>
            </w:rPr>
            <w:t>(24)</w:t>
          </w:r>
          <w:ins w:id="1508" w:author="Orion" w:date="2011-06-17T12:18:00Z">
            <w:r w:rsidR="0076185A">
              <w:rPr>
                <w:rFonts w:cs="Times New Roman"/>
              </w:rPr>
              <w:fldChar w:fldCharType="end"/>
            </w:r>
          </w:ins>
          <w:customXmlInsRangeStart w:id="1509" w:author="Orion" w:date="2011-06-17T12:18:00Z"/>
        </w:sdtContent>
      </w:sdt>
      <w:customXmlInsRangeEnd w:id="1509"/>
      <w:ins w:id="1510" w:author="Orion" w:date="2011-06-17T12:06:00Z">
        <w:r>
          <w:rPr>
            <w:rFonts w:cs="Times New Roman"/>
          </w:rPr>
          <w:t>.</w:t>
        </w:r>
      </w:ins>
    </w:p>
    <w:p w14:paraId="1094DB96" w14:textId="08D79E04" w:rsidR="00CE7B19" w:rsidRDefault="00CE7B19">
      <w:pPr>
        <w:pStyle w:val="ListParagraph"/>
        <w:numPr>
          <w:ilvl w:val="0"/>
          <w:numId w:val="28"/>
        </w:numPr>
        <w:jc w:val="both"/>
        <w:rPr>
          <w:ins w:id="1511" w:author="Orion" w:date="2011-06-17T12:34:00Z"/>
          <w:rFonts w:cs="Times New Roman"/>
        </w:rPr>
        <w:pPrChange w:id="1512" w:author="Orion" w:date="2011-06-17T12:29:00Z">
          <w:pPr>
            <w:jc w:val="both"/>
          </w:pPr>
        </w:pPrChange>
      </w:pPr>
      <w:ins w:id="1513" w:author="Orion" w:date="2011-06-17T12:26:00Z">
        <w:r>
          <w:rPr>
            <w:rFonts w:cs="Times New Roman"/>
            <w:i/>
          </w:rPr>
          <w:t>Universidad de Gales (</w:t>
        </w:r>
      </w:ins>
      <w:proofErr w:type="spellStart"/>
      <w:ins w:id="1514" w:author="Orion" w:date="2011-06-17T12:27:00Z">
        <w:r>
          <w:rPr>
            <w:rFonts w:cs="Times New Roman"/>
            <w:i/>
          </w:rPr>
          <w:t>Aberystwyth</w:t>
        </w:r>
        <w:proofErr w:type="spellEnd"/>
        <w:r>
          <w:rPr>
            <w:rFonts w:cs="Times New Roman"/>
            <w:i/>
          </w:rPr>
          <w:t>, UK)</w:t>
        </w:r>
        <w:r>
          <w:rPr>
            <w:rFonts w:cs="Times New Roman"/>
          </w:rPr>
          <w:t xml:space="preserve">, el Grupo de Inteligencia Robótica está usando el </w:t>
        </w:r>
        <w:proofErr w:type="spellStart"/>
        <w:r>
          <w:rPr>
            <w:rFonts w:cs="Times New Roman"/>
          </w:rPr>
          <w:t>FlightGear</w:t>
        </w:r>
        <w:proofErr w:type="spellEnd"/>
        <w:r>
          <w:rPr>
            <w:rFonts w:cs="Times New Roman"/>
          </w:rPr>
          <w:t xml:space="preserve"> como parte de </w:t>
        </w:r>
      </w:ins>
      <w:ins w:id="1515" w:author="Orion" w:date="2011-06-17T12:34:00Z">
        <w:r w:rsidR="00212437">
          <w:rPr>
            <w:rFonts w:cs="Times New Roman"/>
          </w:rPr>
          <w:t xml:space="preserve">la </w:t>
        </w:r>
      </w:ins>
      <w:ins w:id="1516" w:author="Orion" w:date="2011-06-17T12:27:00Z">
        <w:r>
          <w:rPr>
            <w:rFonts w:cs="Times New Roman"/>
          </w:rPr>
          <w:t>investigaci</w:t>
        </w:r>
      </w:ins>
      <w:ins w:id="1517" w:author="Orion" w:date="2011-06-17T12:28:00Z">
        <w:r>
          <w:rPr>
            <w:rFonts w:cs="Times New Roman"/>
          </w:rPr>
          <w:t xml:space="preserve">ón en robots aéreos para diseñar </w:t>
        </w:r>
      </w:ins>
      <w:ins w:id="1518" w:author="Orion" w:date="2011-06-17T12:32:00Z">
        <w:r w:rsidR="00C50AAA">
          <w:rPr>
            <w:rFonts w:cs="Times New Roman"/>
          </w:rPr>
          <w:t>vehículos</w:t>
        </w:r>
      </w:ins>
      <w:ins w:id="1519" w:author="Orion" w:date="2011-06-17T12:28:00Z">
        <w:r>
          <w:rPr>
            <w:rFonts w:cs="Times New Roman"/>
          </w:rPr>
          <w:t xml:space="preserve"> aéreos que puedan </w:t>
        </w:r>
      </w:ins>
      <w:ins w:id="1520" w:author="Orion" w:date="2011-06-17T12:29:00Z">
        <w:r>
          <w:rPr>
            <w:rFonts w:cs="Times New Roman"/>
          </w:rPr>
          <w:t>realizar operaciones en atmósferas de otros planetas</w:t>
        </w:r>
      </w:ins>
      <w:ins w:id="1521" w:author="Orion" w:date="2011-06-17T12:32:00Z">
        <w:r>
          <w:rPr>
            <w:rFonts w:cs="Times New Roman"/>
          </w:rPr>
          <w:t xml:space="preserve"> </w:t>
        </w:r>
      </w:ins>
      <w:customXmlInsRangeStart w:id="1522" w:author="Orion" w:date="2011-06-17T12:32:00Z"/>
      <w:sdt>
        <w:sdtPr>
          <w:rPr>
            <w:rFonts w:cs="Times New Roman"/>
          </w:rPr>
          <w:id w:val="-600799163"/>
          <w:citation/>
        </w:sdtPr>
        <w:sdtContent>
          <w:customXmlInsRangeEnd w:id="1522"/>
          <w:ins w:id="1523" w:author="Orion" w:date="2011-06-17T12:32:00Z">
            <w:r>
              <w:rPr>
                <w:rFonts w:cs="Times New Roman"/>
              </w:rPr>
              <w:fldChar w:fldCharType="begin"/>
            </w:r>
            <w:r>
              <w:rPr>
                <w:rFonts w:cs="Times New Roman"/>
              </w:rPr>
              <w:instrText xml:space="preserve"> CITATION Gen01 \l 3082 </w:instrText>
            </w:r>
          </w:ins>
          <w:r>
            <w:rPr>
              <w:rFonts w:cs="Times New Roman"/>
            </w:rPr>
            <w:fldChar w:fldCharType="separate"/>
          </w:r>
          <w:r w:rsidR="00C1157B" w:rsidRPr="00C1157B">
            <w:rPr>
              <w:rFonts w:cs="Times New Roman"/>
              <w:noProof/>
            </w:rPr>
            <w:t>(25)</w:t>
          </w:r>
          <w:ins w:id="1524" w:author="Orion" w:date="2011-06-17T12:32:00Z">
            <w:r>
              <w:rPr>
                <w:rFonts w:cs="Times New Roman"/>
              </w:rPr>
              <w:fldChar w:fldCharType="end"/>
            </w:r>
          </w:ins>
          <w:customXmlInsRangeStart w:id="1525" w:author="Orion" w:date="2011-06-17T12:32:00Z"/>
        </w:sdtContent>
      </w:sdt>
      <w:customXmlInsRangeEnd w:id="1525"/>
      <w:ins w:id="1526" w:author="Orion" w:date="2011-06-17T12:29:00Z">
        <w:r>
          <w:rPr>
            <w:rFonts w:cs="Times New Roman"/>
          </w:rPr>
          <w:t>.</w:t>
        </w:r>
      </w:ins>
    </w:p>
    <w:p w14:paraId="3A495922" w14:textId="6208379D" w:rsidR="00A57397" w:rsidRDefault="00A57397">
      <w:pPr>
        <w:jc w:val="both"/>
        <w:rPr>
          <w:ins w:id="1527" w:author="Orion" w:date="2011-06-17T12:40:00Z"/>
          <w:rFonts w:cs="Times New Roman"/>
        </w:rPr>
      </w:pPr>
      <w:ins w:id="1528" w:author="Orion" w:date="2011-06-17T12:34:00Z">
        <w:r>
          <w:rPr>
            <w:rFonts w:cs="Times New Roman"/>
          </w:rPr>
          <w:t>En cuanto al ámbito empresarial, los proyectos que se pueden destacar son:</w:t>
        </w:r>
      </w:ins>
    </w:p>
    <w:p w14:paraId="5FB7677B" w14:textId="2C15552B" w:rsidR="00351806" w:rsidRPr="00351806" w:rsidRDefault="00351806">
      <w:pPr>
        <w:pStyle w:val="ListParagraph"/>
        <w:numPr>
          <w:ilvl w:val="0"/>
          <w:numId w:val="29"/>
        </w:numPr>
        <w:jc w:val="both"/>
        <w:rPr>
          <w:ins w:id="1529" w:author="Orion" w:date="2011-06-17T12:46:00Z"/>
          <w:rFonts w:cs="Times New Roman"/>
          <w:i/>
          <w:rPrChange w:id="1530" w:author="Orion" w:date="2011-06-17T12:46:00Z">
            <w:rPr>
              <w:ins w:id="1531" w:author="Orion" w:date="2011-06-17T12:46:00Z"/>
              <w:rFonts w:cs="Times New Roman"/>
            </w:rPr>
          </w:rPrChange>
        </w:rPr>
        <w:pPrChange w:id="1532" w:author="Orion" w:date="2011-06-17T12:40:00Z">
          <w:pPr>
            <w:jc w:val="both"/>
          </w:pPr>
        </w:pPrChange>
      </w:pPr>
      <w:ins w:id="1533" w:author="Orion" w:date="2011-06-17T12:40:00Z">
        <w:r w:rsidRPr="00351806">
          <w:rPr>
            <w:rFonts w:cs="Times New Roman"/>
            <w:i/>
            <w:rPrChange w:id="1534" w:author="Orion" w:date="2011-06-17T12:42:00Z">
              <w:rPr>
                <w:rFonts w:cs="Times New Roman"/>
              </w:rPr>
            </w:rPrChange>
          </w:rPr>
          <w:t xml:space="preserve">NASA/Ames Human </w:t>
        </w:r>
        <w:proofErr w:type="spellStart"/>
        <w:r w:rsidRPr="00351806">
          <w:rPr>
            <w:rFonts w:cs="Times New Roman"/>
            <w:i/>
            <w:rPrChange w:id="1535" w:author="Orion" w:date="2011-06-17T12:42:00Z">
              <w:rPr>
                <w:rFonts w:cs="Times New Roman"/>
                <w:i/>
                <w:lang w:val="en-US"/>
              </w:rPr>
            </w:rPrChange>
          </w:rPr>
          <w:t>Centered</w:t>
        </w:r>
        <w:proofErr w:type="spellEnd"/>
        <w:r w:rsidRPr="00351806">
          <w:rPr>
            <w:rFonts w:cs="Times New Roman"/>
            <w:i/>
            <w:rPrChange w:id="1536" w:author="Orion" w:date="2011-06-17T12:42:00Z">
              <w:rPr>
                <w:rFonts w:cs="Times New Roman"/>
                <w:i/>
                <w:lang w:val="en-US"/>
              </w:rPr>
            </w:rPrChange>
          </w:rPr>
          <w:t xml:space="preserve"> </w:t>
        </w:r>
        <w:proofErr w:type="spellStart"/>
        <w:r w:rsidRPr="00351806">
          <w:rPr>
            <w:rFonts w:cs="Times New Roman"/>
            <w:i/>
            <w:rPrChange w:id="1537" w:author="Orion" w:date="2011-06-17T12:42:00Z">
              <w:rPr>
                <w:rFonts w:cs="Times New Roman"/>
                <w:i/>
                <w:lang w:val="en-US"/>
              </w:rPr>
            </w:rPrChange>
          </w:rPr>
          <w:t>System</w:t>
        </w:r>
        <w:proofErr w:type="spellEnd"/>
        <w:r w:rsidRPr="00351806">
          <w:rPr>
            <w:rFonts w:cs="Times New Roman"/>
            <w:i/>
            <w:rPrChange w:id="1538" w:author="Orion" w:date="2011-06-17T12:42:00Z">
              <w:rPr>
                <w:rFonts w:cs="Times New Roman"/>
                <w:i/>
                <w:lang w:val="en-US"/>
              </w:rPr>
            </w:rPrChange>
          </w:rPr>
          <w:t xml:space="preserve"> </w:t>
        </w:r>
        <w:proofErr w:type="spellStart"/>
        <w:r w:rsidRPr="00351806">
          <w:rPr>
            <w:rFonts w:cs="Times New Roman"/>
            <w:i/>
            <w:rPrChange w:id="1539" w:author="Orion" w:date="2011-06-17T12:42:00Z">
              <w:rPr>
                <w:rFonts w:cs="Times New Roman"/>
                <w:i/>
                <w:lang w:val="en-US"/>
              </w:rPr>
            </w:rPrChange>
          </w:rPr>
          <w:t>Lab</w:t>
        </w:r>
      </w:ins>
      <w:proofErr w:type="spellEnd"/>
      <w:ins w:id="1540" w:author="Orion" w:date="2011-06-17T12:41:00Z">
        <w:r w:rsidRPr="00351806">
          <w:rPr>
            <w:rFonts w:cs="Times New Roman"/>
            <w:rPrChange w:id="1541" w:author="Orion" w:date="2011-06-17T12:42:00Z">
              <w:rPr>
                <w:rFonts w:cs="Times New Roman"/>
                <w:lang w:val="en-US"/>
              </w:rPr>
            </w:rPrChange>
          </w:rPr>
          <w:t>, donde se han desarrollado simulaciones a escala real de cabinas de aeronaves</w:t>
        </w:r>
      </w:ins>
      <w:ins w:id="1542" w:author="Orion" w:date="2011-06-17T12:42:00Z">
        <w:r>
          <w:rPr>
            <w:rFonts w:cs="Times New Roman"/>
          </w:rPr>
          <w:t>.</w:t>
        </w:r>
      </w:ins>
    </w:p>
    <w:p w14:paraId="3B6AD6B0" w14:textId="057073C6" w:rsidR="00451E80" w:rsidRPr="00451E80" w:rsidRDefault="00351806">
      <w:pPr>
        <w:pStyle w:val="ListParagraph"/>
        <w:numPr>
          <w:ilvl w:val="0"/>
          <w:numId w:val="29"/>
        </w:numPr>
        <w:jc w:val="both"/>
        <w:rPr>
          <w:ins w:id="1543" w:author="Orion" w:date="2011-06-17T13:06:00Z"/>
          <w:rFonts w:cs="Times New Roman"/>
          <w:i/>
          <w:rPrChange w:id="1544" w:author="Orion" w:date="2011-06-17T13:06:00Z">
            <w:rPr>
              <w:ins w:id="1545" w:author="Orion" w:date="2011-06-17T13:06:00Z"/>
              <w:rFonts w:cs="Times New Roman"/>
            </w:rPr>
          </w:rPrChange>
        </w:rPr>
        <w:pPrChange w:id="1546" w:author="Orion" w:date="2011-06-17T13:06:00Z">
          <w:pPr>
            <w:jc w:val="both"/>
          </w:pPr>
        </w:pPrChange>
      </w:pPr>
      <w:ins w:id="1547" w:author="Orion" w:date="2011-06-17T12:46:00Z">
        <w:r w:rsidRPr="00351806">
          <w:rPr>
            <w:rFonts w:cs="Times New Roman"/>
            <w:i/>
            <w:lang w:val="en-US"/>
            <w:rPrChange w:id="1548" w:author="Orion" w:date="2011-06-17T12:46:00Z">
              <w:rPr>
                <w:rFonts w:cs="Times New Roman"/>
                <w:i/>
              </w:rPr>
            </w:rPrChange>
          </w:rPr>
          <w:t>Aeronautical Development Agency</w:t>
        </w:r>
        <w:r w:rsidRPr="00351806">
          <w:rPr>
            <w:rFonts w:cs="Times New Roman"/>
            <w:lang w:val="en-US"/>
            <w:rPrChange w:id="1549" w:author="Orion" w:date="2011-06-17T12:46:00Z">
              <w:rPr>
                <w:rFonts w:cs="Times New Roman"/>
              </w:rPr>
            </w:rPrChange>
          </w:rPr>
          <w:t>, (Bangalore</w:t>
        </w:r>
      </w:ins>
      <w:ins w:id="1550" w:author="Orion" w:date="2011-06-17T12:47:00Z">
        <w:r>
          <w:rPr>
            <w:rFonts w:cs="Times New Roman"/>
            <w:lang w:val="en-US"/>
          </w:rPr>
          <w:t>,</w:t>
        </w:r>
      </w:ins>
      <w:ins w:id="1551" w:author="Orion" w:date="2011-06-17T12:46:00Z">
        <w:r w:rsidRPr="00351806">
          <w:rPr>
            <w:rFonts w:cs="Times New Roman"/>
            <w:lang w:val="en-US"/>
            <w:rPrChange w:id="1552" w:author="Orion" w:date="2011-06-17T12:46:00Z">
              <w:rPr>
                <w:rFonts w:cs="Times New Roman"/>
              </w:rPr>
            </w:rPrChange>
          </w:rPr>
          <w:t xml:space="preserve"> India</w:t>
        </w:r>
        <w:r>
          <w:rPr>
            <w:rFonts w:cs="Times New Roman"/>
            <w:lang w:val="en-US"/>
          </w:rPr>
          <w:t>)</w:t>
        </w:r>
      </w:ins>
      <w:ins w:id="1553" w:author="Orion" w:date="2011-06-17T12:47:00Z">
        <w:r w:rsidR="00AF5DA7">
          <w:rPr>
            <w:rFonts w:cs="Times New Roman"/>
            <w:lang w:val="en-US"/>
          </w:rPr>
          <w:t xml:space="preserve">. </w:t>
        </w:r>
        <w:proofErr w:type="spellStart"/>
        <w:r w:rsidR="00AF5DA7" w:rsidRPr="00AF5DA7">
          <w:rPr>
            <w:rFonts w:cs="Times New Roman"/>
            <w:rPrChange w:id="1554" w:author="Orion" w:date="2011-06-17T12:47:00Z">
              <w:rPr>
                <w:rFonts w:cs="Times New Roman"/>
                <w:lang w:val="en-US"/>
              </w:rPr>
            </w:rPrChange>
          </w:rPr>
          <w:t>FlightGear</w:t>
        </w:r>
        <w:proofErr w:type="spellEnd"/>
        <w:r w:rsidR="00AF5DA7" w:rsidRPr="00AF5DA7">
          <w:rPr>
            <w:rFonts w:cs="Times New Roman"/>
            <w:rPrChange w:id="1555" w:author="Orion" w:date="2011-06-17T12:47:00Z">
              <w:rPr>
                <w:rFonts w:cs="Times New Roman"/>
                <w:lang w:val="en-US"/>
              </w:rPr>
            </w:rPrChange>
          </w:rPr>
          <w:t xml:space="preserve"> se usa como generador de im</w:t>
        </w:r>
        <w:r w:rsidR="00AF5DA7">
          <w:rPr>
            <w:rFonts w:cs="Times New Roman"/>
          </w:rPr>
          <w:t xml:space="preserve">ágenes de </w:t>
        </w:r>
      </w:ins>
      <w:ins w:id="1556" w:author="Orion" w:date="2011-06-17T12:48:00Z">
        <w:r w:rsidR="00AF5DA7">
          <w:rPr>
            <w:rFonts w:cs="Times New Roman"/>
          </w:rPr>
          <w:t>simulaciones</w:t>
        </w:r>
      </w:ins>
      <w:ins w:id="1557" w:author="Orion" w:date="2011-06-17T12:47:00Z">
        <w:r w:rsidR="00AF5DA7">
          <w:rPr>
            <w:rFonts w:cs="Times New Roman"/>
          </w:rPr>
          <w:t xml:space="preserve"> de vuelo </w:t>
        </w:r>
      </w:ins>
      <w:ins w:id="1558" w:author="Orion" w:date="2011-06-17T12:50:00Z">
        <w:r w:rsidR="00AF5DA7">
          <w:rPr>
            <w:rFonts w:cs="Times New Roman"/>
          </w:rPr>
          <w:t xml:space="preserve">para la evaluación experimental de recuperación </w:t>
        </w:r>
      </w:ins>
      <w:ins w:id="1559" w:author="Orion" w:date="2011-06-17T12:51:00Z">
        <w:r w:rsidR="00AF5DA7">
          <w:rPr>
            <w:rFonts w:cs="Times New Roman"/>
          </w:rPr>
          <w:t>de aviones de combates de por</w:t>
        </w:r>
      </w:ins>
      <w:ins w:id="1560" w:author="Orion" w:date="2011-06-17T12:52:00Z">
        <w:r w:rsidR="00AF5DA7">
          <w:rPr>
            <w:rFonts w:cs="Times New Roman"/>
          </w:rPr>
          <w:t xml:space="preserve">taviones </w:t>
        </w:r>
      </w:ins>
      <w:ins w:id="1561" w:author="Orion" w:date="2011-06-17T12:54:00Z">
        <w:r w:rsidR="00AF5DA7">
          <w:rPr>
            <w:rFonts w:cs="Times New Roman"/>
          </w:rPr>
          <w:t>arrestados</w:t>
        </w:r>
      </w:ins>
      <w:ins w:id="1562" w:author="Orion" w:date="2011-06-17T12:53:00Z">
        <w:r w:rsidR="00AF5DA7">
          <w:rPr>
            <w:rFonts w:cs="Times New Roman"/>
          </w:rPr>
          <w:t>.</w:t>
        </w:r>
      </w:ins>
    </w:p>
    <w:p w14:paraId="47EDF4C9" w14:textId="77777777" w:rsidR="00451E80" w:rsidRDefault="00451E80">
      <w:pPr>
        <w:jc w:val="both"/>
        <w:rPr>
          <w:ins w:id="1563" w:author="Orion" w:date="2011-06-17T13:06:00Z"/>
          <w:rFonts w:cs="Times New Roman"/>
        </w:rPr>
      </w:pPr>
    </w:p>
    <w:p w14:paraId="0ED4A2B5" w14:textId="45079203" w:rsidR="00451E80" w:rsidRDefault="00451E80">
      <w:pPr>
        <w:jc w:val="both"/>
        <w:rPr>
          <w:ins w:id="1564" w:author="Orion" w:date="2011-06-17T13:28:00Z"/>
          <w:rFonts w:cs="Times New Roman"/>
        </w:rPr>
      </w:pPr>
      <w:ins w:id="1565" w:author="Orion" w:date="2011-06-17T13:06:00Z">
        <w:r>
          <w:rPr>
            <w:rFonts w:cs="Times New Roman"/>
          </w:rPr>
          <w:t xml:space="preserve">Por otro lado </w:t>
        </w:r>
      </w:ins>
      <w:ins w:id="1566" w:author="Orion" w:date="2011-06-17T13:12:00Z">
        <w:r>
          <w:rPr>
            <w:rFonts w:cs="Times New Roman"/>
          </w:rPr>
          <w:t xml:space="preserve">la herramienta </w:t>
        </w:r>
        <w:proofErr w:type="spellStart"/>
        <w:r>
          <w:rPr>
            <w:rFonts w:cs="Times New Roman"/>
          </w:rPr>
          <w:t>OpenEaagles</w:t>
        </w:r>
        <w:proofErr w:type="spellEnd"/>
        <w:r>
          <w:rPr>
            <w:rFonts w:cs="Times New Roman"/>
          </w:rPr>
          <w:t xml:space="preserve"> contiene </w:t>
        </w:r>
      </w:ins>
      <w:ins w:id="1567" w:author="Orion" w:date="2011-06-17T13:14:00Z">
        <w:r>
          <w:rPr>
            <w:rFonts w:cs="Times New Roman"/>
          </w:rPr>
          <w:t xml:space="preserve">un extenso conjunto de objetos y clases para crear rápidamente </w:t>
        </w:r>
      </w:ins>
      <w:ins w:id="1568" w:author="Orion" w:date="2011-06-17T13:15:00Z">
        <w:r w:rsidR="00F40607">
          <w:rPr>
            <w:rFonts w:cs="Times New Roman"/>
          </w:rPr>
          <w:t xml:space="preserve">instrumentos </w:t>
        </w:r>
      </w:ins>
      <w:ins w:id="1569" w:author="Orion" w:date="2011-06-17T13:23:00Z">
        <w:r w:rsidR="00F40607">
          <w:rPr>
            <w:rFonts w:cs="Times New Roman"/>
          </w:rPr>
          <w:t>de aeronaves.</w:t>
        </w:r>
      </w:ins>
      <w:ins w:id="1570" w:author="Orion" w:date="2011-06-17T13:24:00Z">
        <w:r w:rsidR="00F40607">
          <w:rPr>
            <w:rFonts w:cs="Times New Roman"/>
          </w:rPr>
          <w:t xml:space="preserve"> Aprovechando esta capacidad se pueden construir simulaciones complejas</w:t>
        </w:r>
      </w:ins>
      <w:ins w:id="1571" w:author="Orion" w:date="2011-06-17T13:25:00Z">
        <w:r w:rsidR="00F40607">
          <w:rPr>
            <w:rFonts w:cs="Times New Roman"/>
          </w:rPr>
          <w:t xml:space="preserve">, </w:t>
        </w:r>
        <w:r w:rsidR="000852AC">
          <w:rPr>
            <w:rFonts w:cs="Times New Roman"/>
          </w:rPr>
          <w:t xml:space="preserve">muy interactivas y </w:t>
        </w:r>
      </w:ins>
      <w:ins w:id="1572" w:author="Orion" w:date="2011-06-17T13:26:00Z">
        <w:r w:rsidR="000852AC">
          <w:rPr>
            <w:rFonts w:cs="Times New Roman"/>
          </w:rPr>
          <w:t xml:space="preserve">que implementan la </w:t>
        </w:r>
      </w:ins>
      <w:ins w:id="1573" w:author="Orion" w:date="2011-06-17T13:27:00Z">
        <w:r w:rsidR="000852AC">
          <w:rPr>
            <w:rFonts w:cs="Times New Roman"/>
          </w:rPr>
          <w:t>funcionalidad completa de los instrumentos.</w:t>
        </w:r>
      </w:ins>
    </w:p>
    <w:p w14:paraId="44131F61" w14:textId="4BE634EC" w:rsidR="00451E80" w:rsidRDefault="000852AC">
      <w:pPr>
        <w:jc w:val="both"/>
        <w:rPr>
          <w:ins w:id="1574" w:author="Orion" w:date="2011-06-17T13:38:00Z"/>
        </w:rPr>
        <w:pPrChange w:id="1575" w:author="Orion" w:date="2011-06-17T13:38:00Z">
          <w:pPr>
            <w:pStyle w:val="NormalWeb"/>
            <w:spacing w:before="0" w:beforeAutospacing="0" w:after="240" w:afterAutospacing="0" w:line="360" w:lineRule="atLeast"/>
          </w:pPr>
        </w:pPrChange>
      </w:pPr>
      <w:ins w:id="1576" w:author="Orion" w:date="2011-06-17T13:29:00Z">
        <w:r>
          <w:rPr>
            <w:rFonts w:cs="Times New Roman"/>
          </w:rPr>
          <w:t xml:space="preserve">El hecho de que </w:t>
        </w:r>
      </w:ins>
      <w:ins w:id="1577" w:author="Orion" w:date="2011-06-17T13:28:00Z">
        <w:r>
          <w:rPr>
            <w:rFonts w:cs="Times New Roman"/>
          </w:rPr>
          <w:t>las librerías gráficas y de instrumentos est</w:t>
        </w:r>
      </w:ins>
      <w:ins w:id="1578" w:author="Orion" w:date="2011-06-17T13:29:00Z">
        <w:r>
          <w:rPr>
            <w:rFonts w:cs="Times New Roman"/>
          </w:rPr>
          <w:t xml:space="preserve">án desarrolladas por separado permite que ambas capacidades puedan ser </w:t>
        </w:r>
      </w:ins>
      <w:ins w:id="1579" w:author="Orion" w:date="2011-06-17T13:30:00Z">
        <w:r>
          <w:rPr>
            <w:rFonts w:cs="Times New Roman"/>
          </w:rPr>
          <w:t>mezcladas</w:t>
        </w:r>
      </w:ins>
      <w:ins w:id="1580" w:author="Orion" w:date="2011-06-17T13:29:00Z">
        <w:r>
          <w:rPr>
            <w:rFonts w:cs="Times New Roman"/>
          </w:rPr>
          <w:t xml:space="preserve"> con otras soluciones</w:t>
        </w:r>
      </w:ins>
      <w:ins w:id="1581" w:author="Orion" w:date="2011-06-17T13:30:00Z">
        <w:r>
          <w:rPr>
            <w:rFonts w:cs="Times New Roman"/>
          </w:rPr>
          <w:t>.</w:t>
        </w:r>
      </w:ins>
      <w:ins w:id="1582" w:author="Orion" w:date="2011-06-17T13:31:00Z">
        <w:r w:rsidR="004007AD">
          <w:rPr>
            <w:rFonts w:cs="Times New Roman"/>
          </w:rPr>
          <w:t xml:space="preserve"> Sin embargo, </w:t>
        </w:r>
      </w:ins>
      <w:ins w:id="1583" w:author="Orion" w:date="2011-06-17T13:33:00Z">
        <w:r w:rsidR="004007AD">
          <w:rPr>
            <w:rFonts w:cs="Times New Roman"/>
          </w:rPr>
          <w:t>se obtiene un mayor rendimiento cuando</w:t>
        </w:r>
      </w:ins>
      <w:ins w:id="1584" w:author="Orion" w:date="2011-06-17T13:31:00Z">
        <w:r w:rsidR="004007AD">
          <w:rPr>
            <w:rFonts w:cs="Times New Roman"/>
          </w:rPr>
          <w:t xml:space="preserve"> sim</w:t>
        </w:r>
      </w:ins>
      <w:ins w:id="1585" w:author="Orion" w:date="2011-06-17T13:32:00Z">
        <w:r w:rsidR="004007AD">
          <w:rPr>
            <w:rFonts w:cs="Times New Roman"/>
          </w:rPr>
          <w:t>ula</w:t>
        </w:r>
      </w:ins>
      <w:ins w:id="1586" w:author="Orion" w:date="2011-06-17T13:31:00Z">
        <w:r w:rsidR="004007AD">
          <w:rPr>
            <w:rFonts w:cs="Times New Roman"/>
          </w:rPr>
          <w:t>ci</w:t>
        </w:r>
      </w:ins>
      <w:ins w:id="1587" w:author="Orion" w:date="2011-06-17T13:32:00Z">
        <w:r w:rsidR="004007AD">
          <w:rPr>
            <w:rFonts w:cs="Times New Roman"/>
          </w:rPr>
          <w:t xml:space="preserve">ón y </w:t>
        </w:r>
      </w:ins>
      <w:ins w:id="1588" w:author="Orion" w:date="2011-06-17T13:33:00Z">
        <w:r w:rsidR="004007AD">
          <w:rPr>
            <w:rFonts w:cs="Times New Roman"/>
          </w:rPr>
          <w:t>gráficos</w:t>
        </w:r>
      </w:ins>
      <w:ins w:id="1589" w:author="Orion" w:date="2011-06-17T13:32:00Z">
        <w:r w:rsidR="004007AD">
          <w:rPr>
            <w:rFonts w:cs="Times New Roman"/>
          </w:rPr>
          <w:t xml:space="preserve"> se usan conjuntamente</w:t>
        </w:r>
      </w:ins>
      <w:ins w:id="1590" w:author="Orion" w:date="2011-06-17T13:33:00Z">
        <w:r w:rsidR="004007AD">
          <w:rPr>
            <w:rFonts w:cs="Times New Roman"/>
          </w:rPr>
          <w:t xml:space="preserve">. </w:t>
        </w:r>
      </w:ins>
      <w:ins w:id="1591" w:author="Orion" w:date="2011-06-17T13:37:00Z">
        <w:r w:rsidR="00050092">
          <w:rPr>
            <w:rFonts w:cs="Times New Roman"/>
          </w:rPr>
          <w:t xml:space="preserve">Por lo tanto, </w:t>
        </w:r>
      </w:ins>
      <w:proofErr w:type="spellStart"/>
      <w:ins w:id="1592" w:author="Orion" w:date="2011-06-17T13:33:00Z">
        <w:r w:rsidR="004007AD">
          <w:rPr>
            <w:rFonts w:cs="Times New Roman"/>
          </w:rPr>
          <w:t>OpenEaagles</w:t>
        </w:r>
        <w:proofErr w:type="spellEnd"/>
        <w:r w:rsidR="004007AD">
          <w:rPr>
            <w:rFonts w:cs="Times New Roman"/>
          </w:rPr>
          <w:t xml:space="preserve"> no se queda sólo en proporcionar </w:t>
        </w:r>
      </w:ins>
      <w:ins w:id="1593" w:author="Orion" w:date="2011-06-17T13:34:00Z">
        <w:r w:rsidR="004007AD">
          <w:rPr>
            <w:rFonts w:cs="Times New Roman"/>
          </w:rPr>
          <w:t xml:space="preserve">librerías de </w:t>
        </w:r>
      </w:ins>
      <w:ins w:id="1594" w:author="Orion" w:date="2011-06-17T13:33:00Z">
        <w:r w:rsidR="004007AD">
          <w:rPr>
            <w:rFonts w:cs="Times New Roman"/>
          </w:rPr>
          <w:t xml:space="preserve">clases para dibujar </w:t>
        </w:r>
      </w:ins>
      <w:ins w:id="1595" w:author="Orion" w:date="2011-06-17T13:37:00Z">
        <w:r w:rsidR="00050092">
          <w:rPr>
            <w:rFonts w:cs="Times New Roman"/>
          </w:rPr>
          <w:t xml:space="preserve">vuelos </w:t>
        </w:r>
      </w:ins>
      <w:ins w:id="1596" w:author="Orion" w:date="2011-06-17T13:33:00Z">
        <w:r w:rsidR="004007AD">
          <w:rPr>
            <w:rFonts w:cs="Times New Roman"/>
          </w:rPr>
          <w:t xml:space="preserve">en </w:t>
        </w:r>
      </w:ins>
      <w:proofErr w:type="spellStart"/>
      <w:ins w:id="1597" w:author="Orion" w:date="2011-06-17T13:34:00Z">
        <w:r w:rsidR="004007AD">
          <w:rPr>
            <w:rFonts w:cs="Times New Roman"/>
          </w:rPr>
          <w:t>OpenGL</w:t>
        </w:r>
        <w:proofErr w:type="spellEnd"/>
        <w:r w:rsidR="004007AD">
          <w:rPr>
            <w:rFonts w:cs="Times New Roman"/>
          </w:rPr>
          <w:t xml:space="preserve"> y </w:t>
        </w:r>
        <w:proofErr w:type="spellStart"/>
        <w:r w:rsidR="004007AD">
          <w:rPr>
            <w:rFonts w:cs="Times New Roman"/>
          </w:rPr>
          <w:t>DirectX</w:t>
        </w:r>
        <w:proofErr w:type="spellEnd"/>
        <w:r w:rsidR="004007AD">
          <w:rPr>
            <w:rFonts w:cs="Times New Roman"/>
          </w:rPr>
          <w:t xml:space="preserve">, que son las </w:t>
        </w:r>
      </w:ins>
      <w:ins w:id="1598" w:author="Orion" w:date="2011-06-17T13:35:00Z">
        <w:r w:rsidR="004007AD">
          <w:rPr>
            <w:rFonts w:cs="Times New Roman"/>
          </w:rPr>
          <w:t xml:space="preserve">plataformas más usadas para producir gráficos en 2D y 3D, </w:t>
        </w:r>
      </w:ins>
      <w:ins w:id="1599" w:author="Orion" w:date="2011-06-17T13:36:00Z">
        <w:r w:rsidR="006C23CB">
          <w:rPr>
            <w:rFonts w:cs="Times New Roman"/>
          </w:rPr>
          <w:t>sino que también proporciona herramientas para diseñar</w:t>
        </w:r>
      </w:ins>
      <w:ins w:id="1600" w:author="Orion" w:date="2011-06-17T13:37:00Z">
        <w:r w:rsidR="006C23CB">
          <w:rPr>
            <w:rFonts w:cs="Times New Roman"/>
          </w:rPr>
          <w:t xml:space="preserve"> simulaciones complejas.</w:t>
        </w:r>
      </w:ins>
    </w:p>
    <w:p w14:paraId="598920BE" w14:textId="036BBA22" w:rsidR="00963343" w:rsidRDefault="00963343">
      <w:pPr>
        <w:jc w:val="both"/>
        <w:rPr>
          <w:ins w:id="1601" w:author="Orion" w:date="2011-06-17T13:43:00Z"/>
        </w:rPr>
        <w:pPrChange w:id="1602" w:author="Orion" w:date="2011-06-17T13:48:00Z">
          <w:pPr>
            <w:pStyle w:val="NormalWeb"/>
            <w:spacing w:before="0" w:beforeAutospacing="0" w:after="240" w:afterAutospacing="0" w:line="360" w:lineRule="atLeast"/>
          </w:pPr>
        </w:pPrChange>
      </w:pPr>
      <w:ins w:id="1603" w:author="Orion" w:date="2011-06-17T13:38:00Z">
        <w:r>
          <w:t xml:space="preserve">Otra de las características importantes de </w:t>
        </w:r>
        <w:proofErr w:type="spellStart"/>
        <w:r>
          <w:t>OpenEaagles</w:t>
        </w:r>
        <w:proofErr w:type="spellEnd"/>
        <w:r>
          <w:t xml:space="preserve"> es la interoperabilidad. La interoperabilidad es la </w:t>
        </w:r>
      </w:ins>
      <w:ins w:id="1604" w:author="Orion" w:date="2011-06-17T13:39:00Z">
        <w:r>
          <w:t>capacidad de trabajar conjuntamente con distintos sistemas y organizaciones</w:t>
        </w:r>
      </w:ins>
      <w:ins w:id="1605" w:author="Orion" w:date="2011-06-17T13:40:00Z">
        <w:r>
          <w:t xml:space="preserve">. Cuando hablamos de interoperabilidad en el ámbito del software nos referimos a la capacidad entre los distintos programas de intercambiar datos a </w:t>
        </w:r>
      </w:ins>
      <w:ins w:id="1606" w:author="Orion" w:date="2011-06-17T13:41:00Z">
        <w:r>
          <w:t>través</w:t>
        </w:r>
      </w:ins>
      <w:ins w:id="1607" w:author="Orion" w:date="2011-06-17T13:40:00Z">
        <w:r>
          <w:t xml:space="preserve"> </w:t>
        </w:r>
      </w:ins>
      <w:ins w:id="1608" w:author="Orion" w:date="2011-06-17T13:41:00Z">
        <w:r>
          <w:t>de un conjunto común de formatos, para poder leer y escribir sobre los mismos formatos de archivo y usar los mismos protocolos.</w:t>
        </w:r>
      </w:ins>
    </w:p>
    <w:p w14:paraId="56D04B8B" w14:textId="437368FC" w:rsidR="00963343" w:rsidRPr="00B73C05" w:rsidRDefault="008607A3">
      <w:pPr>
        <w:jc w:val="both"/>
        <w:rPr>
          <w:ins w:id="1609" w:author="Orion" w:date="2011-06-17T13:14:00Z"/>
          <w:rPrChange w:id="1610" w:author="Orion" w:date="2011-06-17T13:48:00Z">
            <w:rPr>
              <w:ins w:id="1611" w:author="Orion" w:date="2011-06-17T13:14:00Z"/>
              <w:rFonts w:ascii="Arial" w:hAnsi="Arial" w:cs="Arial"/>
              <w:color w:val="000000"/>
              <w:sz w:val="20"/>
              <w:szCs w:val="20"/>
            </w:rPr>
          </w:rPrChange>
        </w:rPr>
        <w:pPrChange w:id="1612" w:author="Orion" w:date="2011-06-17T13:48:00Z">
          <w:pPr>
            <w:pStyle w:val="NormalWeb"/>
            <w:spacing w:before="0" w:beforeAutospacing="0" w:after="240" w:afterAutospacing="0" w:line="360" w:lineRule="atLeast"/>
          </w:pPr>
        </w:pPrChange>
      </w:pPr>
      <w:ins w:id="1613" w:author="Orion" w:date="2011-06-17T13:49:00Z">
        <w:r>
          <w:t>Otra característica importante de la que dispone</w:t>
        </w:r>
      </w:ins>
      <w:ins w:id="1614" w:author="Orion" w:date="2011-06-17T13:44:00Z">
        <w:r w:rsidR="00963343" w:rsidRPr="00B73C05">
          <w:rPr>
            <w:rPrChange w:id="1615" w:author="Orion" w:date="2011-06-17T13:48:00Z">
              <w:rPr>
                <w:rFonts w:ascii="Arial" w:hAnsi="Arial" w:cs="Arial"/>
                <w:color w:val="000000"/>
                <w:sz w:val="20"/>
                <w:szCs w:val="20"/>
              </w:rPr>
            </w:rPrChange>
          </w:rPr>
          <w:t xml:space="preserve"> </w:t>
        </w:r>
        <w:proofErr w:type="spellStart"/>
        <w:r w:rsidR="00963343">
          <w:t>OpenEaagles</w:t>
        </w:r>
        <w:proofErr w:type="spellEnd"/>
        <w:r w:rsidR="00963343">
          <w:t xml:space="preserve"> </w:t>
        </w:r>
      </w:ins>
      <w:ins w:id="1616" w:author="Orion" w:date="2011-06-17T13:49:00Z">
        <w:r>
          <w:t xml:space="preserve">es que </w:t>
        </w:r>
      </w:ins>
      <w:ins w:id="1617" w:author="Orion" w:date="2011-06-17T13:44:00Z">
        <w:r w:rsidR="00963343">
          <w:t xml:space="preserve">soporta el estándar </w:t>
        </w:r>
        <w:r w:rsidR="00963343" w:rsidRPr="00B73C05">
          <w:rPr>
            <w:rPrChange w:id="1618" w:author="Orion" w:date="2011-06-17T13:48:00Z">
              <w:rPr>
                <w:rFonts w:ascii="Arial" w:hAnsi="Arial" w:cs="Arial"/>
                <w:color w:val="000000"/>
                <w:sz w:val="20"/>
                <w:szCs w:val="20"/>
              </w:rPr>
            </w:rPrChange>
          </w:rPr>
          <w:t>DIS (</w:t>
        </w:r>
        <w:proofErr w:type="spellStart"/>
        <w:r w:rsidR="00963343" w:rsidRPr="00B73C05">
          <w:rPr>
            <w:rPrChange w:id="1619" w:author="Orion" w:date="2011-06-17T13:48:00Z">
              <w:rPr>
                <w:rFonts w:ascii="Arial" w:hAnsi="Arial" w:cs="Arial"/>
                <w:color w:val="000000"/>
                <w:sz w:val="20"/>
                <w:szCs w:val="20"/>
              </w:rPr>
            </w:rPrChange>
          </w:rPr>
          <w:t>Distributed</w:t>
        </w:r>
        <w:proofErr w:type="spellEnd"/>
        <w:r w:rsidR="00963343" w:rsidRPr="00B73C05">
          <w:rPr>
            <w:rPrChange w:id="1620" w:author="Orion" w:date="2011-06-17T13:48:00Z">
              <w:rPr>
                <w:rFonts w:ascii="Arial" w:hAnsi="Arial" w:cs="Arial"/>
                <w:color w:val="000000"/>
                <w:sz w:val="20"/>
                <w:szCs w:val="20"/>
              </w:rPr>
            </w:rPrChange>
          </w:rPr>
          <w:t xml:space="preserve"> </w:t>
        </w:r>
        <w:proofErr w:type="spellStart"/>
        <w:r w:rsidR="00963343" w:rsidRPr="00B73C05">
          <w:rPr>
            <w:rPrChange w:id="1621" w:author="Orion" w:date="2011-06-17T13:48:00Z">
              <w:rPr>
                <w:rFonts w:ascii="Arial" w:hAnsi="Arial" w:cs="Arial"/>
                <w:color w:val="000000"/>
                <w:sz w:val="20"/>
                <w:szCs w:val="20"/>
              </w:rPr>
            </w:rPrChange>
          </w:rPr>
          <w:t>Interactive</w:t>
        </w:r>
        <w:proofErr w:type="spellEnd"/>
        <w:r w:rsidR="00963343" w:rsidRPr="00B73C05">
          <w:rPr>
            <w:rPrChange w:id="1622" w:author="Orion" w:date="2011-06-17T13:48:00Z">
              <w:rPr>
                <w:rFonts w:ascii="Arial" w:hAnsi="Arial" w:cs="Arial"/>
                <w:color w:val="000000"/>
                <w:sz w:val="20"/>
                <w:szCs w:val="20"/>
              </w:rPr>
            </w:rPrChange>
          </w:rPr>
          <w:t xml:space="preserve"> </w:t>
        </w:r>
        <w:proofErr w:type="spellStart"/>
        <w:r w:rsidR="00963343" w:rsidRPr="00B73C05">
          <w:rPr>
            <w:rPrChange w:id="1623" w:author="Orion" w:date="2011-06-17T13:48:00Z">
              <w:rPr>
                <w:rFonts w:ascii="Arial" w:hAnsi="Arial" w:cs="Arial"/>
                <w:color w:val="000000"/>
                <w:sz w:val="20"/>
                <w:szCs w:val="20"/>
              </w:rPr>
            </w:rPrChange>
          </w:rPr>
          <w:t>Simulation</w:t>
        </w:r>
        <w:proofErr w:type="spellEnd"/>
        <w:r w:rsidR="00963343" w:rsidRPr="00B73C05">
          <w:rPr>
            <w:rPrChange w:id="1624" w:author="Orion" w:date="2011-06-17T13:48:00Z">
              <w:rPr>
                <w:rFonts w:ascii="Arial" w:hAnsi="Arial" w:cs="Arial"/>
                <w:color w:val="000000"/>
                <w:sz w:val="20"/>
                <w:szCs w:val="20"/>
              </w:rPr>
            </w:rPrChange>
          </w:rPr>
          <w:t>)</w:t>
        </w:r>
      </w:ins>
      <w:ins w:id="1625" w:author="Orion" w:date="2011-06-17T13:46:00Z">
        <w:r w:rsidR="00963343" w:rsidRPr="00B73C05">
          <w:rPr>
            <w:rPrChange w:id="1626" w:author="Orion" w:date="2011-06-17T13:48:00Z">
              <w:rPr>
                <w:rFonts w:ascii="Arial" w:hAnsi="Arial" w:cs="Arial"/>
                <w:color w:val="000000"/>
                <w:sz w:val="20"/>
                <w:szCs w:val="20"/>
              </w:rPr>
            </w:rPrChange>
          </w:rPr>
          <w:t>, que es un estándar abierto</w:t>
        </w:r>
      </w:ins>
      <w:ins w:id="1627" w:author="Orion" w:date="2011-06-17T13:47:00Z">
        <w:r w:rsidR="00B73C05" w:rsidRPr="00B73C05">
          <w:rPr>
            <w:rPrChange w:id="1628" w:author="Orion" w:date="2011-06-17T13:48:00Z">
              <w:rPr>
                <w:rFonts w:ascii="Arial" w:hAnsi="Arial" w:cs="Arial"/>
                <w:color w:val="000000"/>
                <w:sz w:val="20"/>
                <w:szCs w:val="20"/>
              </w:rPr>
            </w:rPrChange>
          </w:rPr>
          <w:t>, definido por la IEEE</w:t>
        </w:r>
      </w:ins>
      <w:ins w:id="1629" w:author="Orion" w:date="2011-06-17T13:48:00Z">
        <w:r w:rsidR="00B73C05" w:rsidRPr="00B73C05">
          <w:rPr>
            <w:rPrChange w:id="1630" w:author="Orion" w:date="2011-06-17T13:48:00Z">
              <w:rPr>
                <w:rFonts w:ascii="Arial" w:hAnsi="Arial" w:cs="Arial"/>
                <w:color w:val="000000"/>
                <w:sz w:val="20"/>
                <w:szCs w:val="20"/>
              </w:rPr>
            </w:rPrChange>
          </w:rPr>
          <w:t xml:space="preserve"> (</w:t>
        </w:r>
        <w:proofErr w:type="spellStart"/>
        <w:r w:rsidR="00B73C05" w:rsidRPr="00B73C05">
          <w:rPr>
            <w:rPrChange w:id="1631" w:author="Orion" w:date="2011-06-17T13:48:00Z">
              <w:rPr>
                <w:rFonts w:ascii="Arial" w:hAnsi="Arial" w:cs="Arial"/>
                <w:color w:val="000000"/>
                <w:sz w:val="20"/>
                <w:szCs w:val="20"/>
              </w:rPr>
            </w:rPrChange>
          </w:rPr>
          <w:t>Institute</w:t>
        </w:r>
        <w:proofErr w:type="spellEnd"/>
        <w:r w:rsidR="00B73C05" w:rsidRPr="00B73C05">
          <w:rPr>
            <w:rPrChange w:id="1632" w:author="Orion" w:date="2011-06-17T13:48:00Z">
              <w:rPr>
                <w:rFonts w:ascii="Arial" w:hAnsi="Arial" w:cs="Arial"/>
                <w:color w:val="000000"/>
                <w:sz w:val="20"/>
                <w:szCs w:val="20"/>
              </w:rPr>
            </w:rPrChange>
          </w:rPr>
          <w:t xml:space="preserve"> of </w:t>
        </w:r>
        <w:proofErr w:type="spellStart"/>
        <w:r w:rsidR="00B73C05" w:rsidRPr="00B73C05">
          <w:rPr>
            <w:rPrChange w:id="1633" w:author="Orion" w:date="2011-06-17T13:48:00Z">
              <w:rPr>
                <w:rFonts w:ascii="Arial" w:hAnsi="Arial" w:cs="Arial"/>
                <w:color w:val="000000"/>
                <w:sz w:val="20"/>
                <w:szCs w:val="20"/>
              </w:rPr>
            </w:rPrChange>
          </w:rPr>
          <w:t>Electrical</w:t>
        </w:r>
        <w:proofErr w:type="spellEnd"/>
        <w:r w:rsidR="00B73C05" w:rsidRPr="00B73C05">
          <w:rPr>
            <w:rPrChange w:id="1634" w:author="Orion" w:date="2011-06-17T13:48:00Z">
              <w:rPr>
                <w:rFonts w:ascii="Arial" w:hAnsi="Arial" w:cs="Arial"/>
                <w:color w:val="000000"/>
                <w:sz w:val="20"/>
                <w:szCs w:val="20"/>
              </w:rPr>
            </w:rPrChange>
          </w:rPr>
          <w:t xml:space="preserve"> and </w:t>
        </w:r>
        <w:proofErr w:type="spellStart"/>
        <w:r w:rsidR="00B73C05" w:rsidRPr="00B73C05">
          <w:rPr>
            <w:rPrChange w:id="1635" w:author="Orion" w:date="2011-06-17T13:48:00Z">
              <w:rPr>
                <w:rFonts w:ascii="Arial" w:hAnsi="Arial" w:cs="Arial"/>
                <w:color w:val="000000"/>
                <w:sz w:val="20"/>
                <w:szCs w:val="20"/>
              </w:rPr>
            </w:rPrChange>
          </w:rPr>
          <w:t>Electronics</w:t>
        </w:r>
        <w:proofErr w:type="spellEnd"/>
        <w:r w:rsidR="00B73C05" w:rsidRPr="00B73C05">
          <w:rPr>
            <w:rPrChange w:id="1636" w:author="Orion" w:date="2011-06-17T13:48:00Z">
              <w:rPr>
                <w:rFonts w:ascii="Arial" w:hAnsi="Arial" w:cs="Arial"/>
                <w:color w:val="000000"/>
                <w:sz w:val="20"/>
                <w:szCs w:val="20"/>
              </w:rPr>
            </w:rPrChange>
          </w:rPr>
          <w:t xml:space="preserve"> </w:t>
        </w:r>
        <w:proofErr w:type="spellStart"/>
        <w:r w:rsidR="00B73C05" w:rsidRPr="00B73C05">
          <w:rPr>
            <w:rPrChange w:id="1637" w:author="Orion" w:date="2011-06-17T13:48:00Z">
              <w:rPr>
                <w:rFonts w:ascii="Arial" w:hAnsi="Arial" w:cs="Arial"/>
                <w:color w:val="000000"/>
                <w:sz w:val="20"/>
                <w:szCs w:val="20"/>
              </w:rPr>
            </w:rPrChange>
          </w:rPr>
          <w:t>Engineers</w:t>
        </w:r>
        <w:proofErr w:type="spellEnd"/>
        <w:r w:rsidR="00B73C05" w:rsidRPr="00B73C05">
          <w:rPr>
            <w:rPrChange w:id="1638" w:author="Orion" w:date="2011-06-17T13:48:00Z">
              <w:rPr>
                <w:rFonts w:ascii="Arial" w:hAnsi="Arial" w:cs="Arial"/>
                <w:color w:val="000000"/>
                <w:sz w:val="20"/>
                <w:szCs w:val="20"/>
              </w:rPr>
            </w:rPrChange>
          </w:rPr>
          <w:t>)</w:t>
        </w:r>
      </w:ins>
      <w:ins w:id="1639" w:author="Orion" w:date="2011-06-17T13:47:00Z">
        <w:r w:rsidR="00B73C05" w:rsidRPr="00B73C05">
          <w:rPr>
            <w:rPrChange w:id="1640" w:author="Orion" w:date="2011-06-17T13:48:00Z">
              <w:rPr>
                <w:rFonts w:ascii="Arial" w:hAnsi="Arial" w:cs="Arial"/>
                <w:color w:val="000000"/>
                <w:sz w:val="20"/>
                <w:szCs w:val="20"/>
              </w:rPr>
            </w:rPrChange>
          </w:rPr>
          <w:t xml:space="preserve">, </w:t>
        </w:r>
      </w:ins>
      <w:ins w:id="1641" w:author="Orion" w:date="2011-06-17T13:46:00Z">
        <w:r w:rsidR="00963343" w:rsidRPr="00B73C05">
          <w:rPr>
            <w:rPrChange w:id="1642" w:author="Orion" w:date="2011-06-17T13:48:00Z">
              <w:rPr>
                <w:rFonts w:ascii="Arial" w:hAnsi="Arial" w:cs="Arial"/>
                <w:color w:val="000000"/>
                <w:sz w:val="20"/>
                <w:szCs w:val="20"/>
              </w:rPr>
            </w:rPrChange>
          </w:rPr>
          <w:t xml:space="preserve"> para llevar a cabo</w:t>
        </w:r>
      </w:ins>
      <w:ins w:id="1643" w:author="Orion" w:date="2011-06-17T13:50:00Z">
        <w:r>
          <w:t>,</w:t>
        </w:r>
      </w:ins>
      <w:ins w:id="1644" w:author="Orion" w:date="2011-06-17T13:46:00Z">
        <w:r w:rsidR="00963343" w:rsidRPr="00B73C05">
          <w:rPr>
            <w:rPrChange w:id="1645" w:author="Orion" w:date="2011-06-17T13:48:00Z">
              <w:rPr>
                <w:rFonts w:ascii="Arial" w:hAnsi="Arial" w:cs="Arial"/>
                <w:color w:val="000000"/>
                <w:sz w:val="20"/>
                <w:szCs w:val="20"/>
              </w:rPr>
            </w:rPrChange>
          </w:rPr>
          <w:t xml:space="preserve"> en tiempo real</w:t>
        </w:r>
      </w:ins>
      <w:ins w:id="1646" w:author="Orion" w:date="2011-06-17T13:50:00Z">
        <w:r>
          <w:t>,</w:t>
        </w:r>
      </w:ins>
      <w:ins w:id="1647" w:author="Orion" w:date="2011-06-17T13:46:00Z">
        <w:r w:rsidR="00963343" w:rsidRPr="00B73C05">
          <w:rPr>
            <w:rPrChange w:id="1648" w:author="Orion" w:date="2011-06-17T13:48:00Z">
              <w:rPr>
                <w:rFonts w:ascii="Arial" w:hAnsi="Arial" w:cs="Arial"/>
                <w:color w:val="000000"/>
                <w:sz w:val="20"/>
                <w:szCs w:val="20"/>
              </w:rPr>
            </w:rPrChange>
          </w:rPr>
          <w:t xml:space="preserve"> </w:t>
        </w:r>
      </w:ins>
      <w:ins w:id="1649" w:author="Orion" w:date="2011-06-17T13:50:00Z">
        <w:r w:rsidRPr="00367866">
          <w:t xml:space="preserve">juegos de guerra </w:t>
        </w:r>
      </w:ins>
      <w:ins w:id="1650" w:author="Orion" w:date="2011-06-17T13:46:00Z">
        <w:r w:rsidRPr="009F785B">
          <w:t>a nivel de plataforma</w:t>
        </w:r>
      </w:ins>
      <w:ins w:id="1651" w:author="Orion" w:date="2011-06-17T13:50:00Z">
        <w:r>
          <w:t xml:space="preserve"> </w:t>
        </w:r>
      </w:ins>
      <w:ins w:id="1652" w:author="Orion" w:date="2011-06-17T13:46:00Z">
        <w:r w:rsidR="00963343" w:rsidRPr="00B73C05">
          <w:rPr>
            <w:rPrChange w:id="1653" w:author="Orion" w:date="2011-06-17T13:48:00Z">
              <w:rPr>
                <w:rFonts w:ascii="Arial" w:hAnsi="Arial" w:cs="Arial"/>
                <w:color w:val="000000"/>
                <w:sz w:val="20"/>
                <w:szCs w:val="20"/>
              </w:rPr>
            </w:rPrChange>
          </w:rPr>
          <w:t>a través de múltiples computadoras centrales</w:t>
        </w:r>
      </w:ins>
      <w:ins w:id="1654" w:author="Orion" w:date="2011-06-17T13:49:00Z">
        <w:r w:rsidR="00076129">
          <w:t>.</w:t>
        </w:r>
      </w:ins>
    </w:p>
    <w:p w14:paraId="2B218450" w14:textId="384B3CF1" w:rsidR="004D650B" w:rsidRDefault="004D650B">
      <w:pPr>
        <w:jc w:val="both"/>
        <w:rPr>
          <w:ins w:id="1655" w:author="Orion" w:date="2011-06-17T13:51:00Z"/>
        </w:rPr>
      </w:pPr>
      <w:ins w:id="1656" w:author="Orion" w:date="2011-06-17T13:51:00Z">
        <w:r w:rsidRPr="004D650B">
          <w:rPr>
            <w:rFonts w:cs="Times New Roman"/>
            <w:rPrChange w:id="1657" w:author="Orion" w:date="2011-06-17T13:51:00Z">
              <w:rPr>
                <w:rFonts w:eastAsia="Times New Roman" w:cs="Times New Roman"/>
                <w:kern w:val="0"/>
                <w:lang w:val="en-US" w:eastAsia="en-US" w:bidi="ar-SA"/>
              </w:rPr>
            </w:rPrChange>
          </w:rPr>
          <w:t xml:space="preserve">Algunos ejemplos de aplicaciones donde se usa </w:t>
        </w:r>
        <w:proofErr w:type="spellStart"/>
        <w:r>
          <w:t>OpenEaagles</w:t>
        </w:r>
        <w:proofErr w:type="spellEnd"/>
        <w:r>
          <w:t xml:space="preserve"> son:</w:t>
        </w:r>
      </w:ins>
    </w:p>
    <w:p w14:paraId="4D24A4CF" w14:textId="5C4D29AA" w:rsidR="004D650B" w:rsidRPr="004D650B" w:rsidRDefault="004D650B" w:rsidP="004D650B">
      <w:pPr>
        <w:pStyle w:val="ListParagraph"/>
        <w:numPr>
          <w:ilvl w:val="0"/>
          <w:numId w:val="30"/>
        </w:numPr>
        <w:jc w:val="both"/>
        <w:rPr>
          <w:ins w:id="1658" w:author="Orion" w:date="2011-06-17T13:52:00Z"/>
          <w:rFonts w:cs="Times New Roman"/>
          <w:rPrChange w:id="1659" w:author="Orion" w:date="2011-06-17T13:54:00Z">
            <w:rPr>
              <w:ins w:id="1660" w:author="Orion" w:date="2011-06-17T13:52:00Z"/>
              <w:rFonts w:cs="Times New Roman"/>
              <w:lang w:val="en-US"/>
            </w:rPr>
          </w:rPrChange>
        </w:rPr>
      </w:pPr>
      <w:proofErr w:type="spellStart"/>
      <w:ins w:id="1661" w:author="Orion" w:date="2011-06-17T13:52:00Z">
        <w:r w:rsidRPr="004D650B">
          <w:rPr>
            <w:rFonts w:cs="Times New Roman"/>
            <w:lang w:val="en-US"/>
          </w:rPr>
          <w:t>OpenSpace</w:t>
        </w:r>
        <w:proofErr w:type="spellEnd"/>
        <w:r w:rsidRPr="004D650B">
          <w:rPr>
            <w:rFonts w:cs="Times New Roman"/>
            <w:lang w:val="en-US"/>
          </w:rPr>
          <w:t xml:space="preserve"> - An Apollo Command Se</w:t>
        </w:r>
        <w:r>
          <w:rPr>
            <w:rFonts w:cs="Times New Roman"/>
            <w:lang w:val="en-US"/>
          </w:rPr>
          <w:t>r</w:t>
        </w:r>
        <w:r w:rsidRPr="004D650B">
          <w:rPr>
            <w:rFonts w:cs="Times New Roman"/>
            <w:lang w:val="en-US"/>
          </w:rPr>
          <w:t>vice Module and Lunar Module Simulation</w:t>
        </w:r>
        <w:r>
          <w:rPr>
            <w:rFonts w:cs="Times New Roman"/>
            <w:lang w:val="en-US"/>
          </w:rPr>
          <w:t>.</w:t>
        </w:r>
      </w:ins>
      <w:ins w:id="1662" w:author="Orion" w:date="2011-06-17T13:53:00Z">
        <w:r>
          <w:rPr>
            <w:rFonts w:cs="Times New Roman"/>
            <w:lang w:val="en-US"/>
          </w:rPr>
          <w:t xml:space="preserve"> </w:t>
        </w:r>
        <w:r w:rsidRPr="004D650B">
          <w:rPr>
            <w:rFonts w:cs="Times New Roman"/>
            <w:rPrChange w:id="1663" w:author="Orion" w:date="2011-06-17T13:54:00Z">
              <w:rPr>
                <w:rFonts w:eastAsia="Times New Roman" w:cs="Times New Roman"/>
                <w:kern w:val="0"/>
                <w:szCs w:val="24"/>
                <w:lang w:val="en-US" w:eastAsia="en-US" w:bidi="ar-SA"/>
              </w:rPr>
            </w:rPrChange>
          </w:rPr>
          <w:t xml:space="preserve">Fue diseñada para mostrar el uso de </w:t>
        </w:r>
      </w:ins>
      <w:proofErr w:type="spellStart"/>
      <w:ins w:id="1664" w:author="Orion" w:date="2011-06-17T13:54:00Z">
        <w:r w:rsidRPr="009F785B">
          <w:rPr>
            <w:rFonts w:cs="Times New Roman"/>
          </w:rPr>
          <w:t>OpenEaagles</w:t>
        </w:r>
        <w:proofErr w:type="spellEnd"/>
        <w:r w:rsidRPr="009F785B">
          <w:rPr>
            <w:rFonts w:cs="Times New Roman"/>
          </w:rPr>
          <w:t xml:space="preserve"> en </w:t>
        </w:r>
        <w:r w:rsidRPr="004D650B">
          <w:rPr>
            <w:rFonts w:cs="Times New Roman"/>
            <w:rPrChange w:id="1665" w:author="Orion" w:date="2011-06-17T13:54:00Z">
              <w:rPr>
                <w:rFonts w:eastAsia="Times New Roman" w:cs="Times New Roman"/>
                <w:kern w:val="0"/>
                <w:szCs w:val="24"/>
                <w:lang w:val="en-US" w:eastAsia="en-US" w:bidi="ar-SA"/>
              </w:rPr>
            </w:rPrChange>
          </w:rPr>
          <w:t>un entorno algo distinto a la simulaci</w:t>
        </w:r>
        <w:r>
          <w:rPr>
            <w:rFonts w:cs="Times New Roman"/>
          </w:rPr>
          <w:t>ón de vuelos.</w:t>
        </w:r>
      </w:ins>
      <w:ins w:id="1666" w:author="Orion" w:date="2011-06-17T13:55:00Z">
        <w:r>
          <w:rPr>
            <w:rFonts w:cs="Times New Roman"/>
          </w:rPr>
          <w:t xml:space="preserve"> La simulación contiene el m</w:t>
        </w:r>
      </w:ins>
      <w:ins w:id="1667" w:author="Orion" w:date="2011-06-17T13:56:00Z">
        <w:r>
          <w:rPr>
            <w:rFonts w:cs="Times New Roman"/>
          </w:rPr>
          <w:t xml:space="preserve">ódulo </w:t>
        </w:r>
      </w:ins>
      <w:ins w:id="1668" w:author="Orion" w:date="2011-06-17T13:58:00Z">
        <w:r w:rsidR="00BB0E33">
          <w:rPr>
            <w:rFonts w:cs="Times New Roman"/>
          </w:rPr>
          <w:t>aeroespacial</w:t>
        </w:r>
      </w:ins>
      <w:ins w:id="1669" w:author="Orion" w:date="2011-06-17T13:56:00Z">
        <w:r>
          <w:rPr>
            <w:rFonts w:cs="Times New Roman"/>
          </w:rPr>
          <w:t xml:space="preserve"> </w:t>
        </w:r>
        <w:proofErr w:type="spellStart"/>
        <w:r>
          <w:rPr>
            <w:rFonts w:cs="Times New Roman"/>
          </w:rPr>
          <w:t>Apollo</w:t>
        </w:r>
      </w:ins>
      <w:proofErr w:type="spellEnd"/>
      <w:ins w:id="1670" w:author="Orion" w:date="2011-06-17T13:57:00Z">
        <w:r w:rsidR="00634C4D">
          <w:rPr>
            <w:rFonts w:cs="Times New Roman"/>
          </w:rPr>
          <w:t xml:space="preserve"> CSM (</w:t>
        </w:r>
        <w:proofErr w:type="spellStart"/>
        <w:r w:rsidR="00634C4D" w:rsidRPr="00634C4D">
          <w:rPr>
            <w:rFonts w:cs="Times New Roman"/>
            <w:rPrChange w:id="1671" w:author="Orion" w:date="2011-06-17T13:57:00Z">
              <w:rPr>
                <w:rFonts w:eastAsia="Times New Roman" w:cs="Times New Roman"/>
                <w:kern w:val="0"/>
                <w:szCs w:val="24"/>
                <w:lang w:val="en-US" w:eastAsia="en-US" w:bidi="ar-SA"/>
              </w:rPr>
            </w:rPrChange>
          </w:rPr>
          <w:t>Command</w:t>
        </w:r>
        <w:proofErr w:type="spellEnd"/>
        <w:r w:rsidR="00634C4D" w:rsidRPr="00634C4D">
          <w:rPr>
            <w:rFonts w:cs="Times New Roman"/>
            <w:rPrChange w:id="1672" w:author="Orion" w:date="2011-06-17T13:57:00Z">
              <w:rPr>
                <w:rFonts w:eastAsia="Times New Roman" w:cs="Times New Roman"/>
                <w:kern w:val="0"/>
                <w:szCs w:val="24"/>
                <w:lang w:val="en-US" w:eastAsia="en-US" w:bidi="ar-SA"/>
              </w:rPr>
            </w:rPrChange>
          </w:rPr>
          <w:t xml:space="preserve"> </w:t>
        </w:r>
        <w:proofErr w:type="spellStart"/>
        <w:r w:rsidR="00634C4D" w:rsidRPr="00634C4D">
          <w:rPr>
            <w:rFonts w:cs="Times New Roman"/>
            <w:rPrChange w:id="1673" w:author="Orion" w:date="2011-06-17T13:57:00Z">
              <w:rPr>
                <w:rFonts w:eastAsia="Times New Roman" w:cs="Times New Roman"/>
                <w:kern w:val="0"/>
                <w:szCs w:val="24"/>
                <w:lang w:val="en-US" w:eastAsia="en-US" w:bidi="ar-SA"/>
              </w:rPr>
            </w:rPrChange>
          </w:rPr>
          <w:t>Service</w:t>
        </w:r>
        <w:proofErr w:type="spellEnd"/>
        <w:r w:rsidR="00634C4D" w:rsidRPr="00634C4D">
          <w:rPr>
            <w:rFonts w:cs="Times New Roman"/>
            <w:rPrChange w:id="1674" w:author="Orion" w:date="2011-06-17T13:57:00Z">
              <w:rPr>
                <w:rFonts w:eastAsia="Times New Roman" w:cs="Times New Roman"/>
                <w:kern w:val="0"/>
                <w:szCs w:val="24"/>
                <w:lang w:val="en-US" w:eastAsia="en-US" w:bidi="ar-SA"/>
              </w:rPr>
            </w:rPrChange>
          </w:rPr>
          <w:t xml:space="preserve"> Module</w:t>
        </w:r>
        <w:r w:rsidR="00634C4D">
          <w:rPr>
            <w:rFonts w:cs="Times New Roman"/>
          </w:rPr>
          <w:t>)</w:t>
        </w:r>
      </w:ins>
      <w:ins w:id="1675" w:author="Orion" w:date="2011-06-17T13:56:00Z">
        <w:r>
          <w:rPr>
            <w:rFonts w:cs="Times New Roman"/>
          </w:rPr>
          <w:t xml:space="preserve"> y un módulo lunar </w:t>
        </w:r>
      </w:ins>
      <w:ins w:id="1676" w:author="Orion" w:date="2011-06-17T13:57:00Z">
        <w:r w:rsidR="00634C4D">
          <w:rPr>
            <w:rFonts w:cs="Times New Roman"/>
          </w:rPr>
          <w:t xml:space="preserve"> LM (Lunar Module)</w:t>
        </w:r>
      </w:ins>
      <w:ins w:id="1677" w:author="Orion" w:date="2011-06-17T13:58:00Z">
        <w:r w:rsidR="005C1EB3">
          <w:rPr>
            <w:rFonts w:cs="Times New Roman"/>
          </w:rPr>
          <w:t xml:space="preserve"> en órbita con la tierra (al estilo </w:t>
        </w:r>
        <w:proofErr w:type="spellStart"/>
        <w:r w:rsidR="005C1EB3">
          <w:rPr>
            <w:rFonts w:cs="Times New Roman"/>
          </w:rPr>
          <w:t>Apollo</w:t>
        </w:r>
        <w:proofErr w:type="spellEnd"/>
        <w:r w:rsidR="005C1EB3">
          <w:rPr>
            <w:rFonts w:cs="Times New Roman"/>
          </w:rPr>
          <w:t xml:space="preserve"> 9)</w:t>
        </w:r>
      </w:ins>
      <w:ins w:id="1678" w:author="Orion" w:date="2011-06-17T13:57:00Z">
        <w:r w:rsidR="00634C4D">
          <w:rPr>
            <w:rFonts w:cs="Times New Roman"/>
          </w:rPr>
          <w:t>.</w:t>
        </w:r>
      </w:ins>
      <w:ins w:id="1679" w:author="Orion" w:date="2011-06-17T13:58:00Z">
        <w:r w:rsidR="005C1EB3">
          <w:rPr>
            <w:rFonts w:cs="Times New Roman"/>
          </w:rPr>
          <w:t xml:space="preserve"> </w:t>
        </w:r>
      </w:ins>
      <w:ins w:id="1680" w:author="Orion" w:date="2011-06-17T13:59:00Z">
        <w:r w:rsidR="005C1EB3">
          <w:rPr>
            <w:rFonts w:cs="Times New Roman"/>
          </w:rPr>
          <w:t>El objetivo es que e</w:t>
        </w:r>
      </w:ins>
      <w:ins w:id="1681" w:author="Orion" w:date="2011-06-17T13:58:00Z">
        <w:r w:rsidR="005C1EB3">
          <w:rPr>
            <w:rFonts w:cs="Times New Roman"/>
          </w:rPr>
          <w:t>l operador</w:t>
        </w:r>
      </w:ins>
      <w:ins w:id="1682" w:author="Orion" w:date="2011-06-17T13:59:00Z">
        <w:r w:rsidR="005C1EB3">
          <w:rPr>
            <w:rFonts w:cs="Times New Roman"/>
          </w:rPr>
          <w:t>, que</w:t>
        </w:r>
      </w:ins>
      <w:ins w:id="1683" w:author="Orion" w:date="2011-06-17T13:58:00Z">
        <w:r w:rsidR="005C1EB3">
          <w:rPr>
            <w:rFonts w:cs="Times New Roman"/>
          </w:rPr>
          <w:t xml:space="preserve"> </w:t>
        </w:r>
      </w:ins>
      <w:ins w:id="1684" w:author="Orion" w:date="2011-06-17T13:59:00Z">
        <w:r w:rsidR="005C1EB3">
          <w:rPr>
            <w:rFonts w:cs="Times New Roman"/>
          </w:rPr>
          <w:t xml:space="preserve">tiene el control del LM, </w:t>
        </w:r>
      </w:ins>
      <w:ins w:id="1685" w:author="Orion" w:date="2011-06-17T14:00:00Z">
        <w:r w:rsidR="005C1EB3">
          <w:rPr>
            <w:rFonts w:cs="Times New Roman"/>
          </w:rPr>
          <w:t>realice</w:t>
        </w:r>
      </w:ins>
      <w:ins w:id="1686" w:author="Orion" w:date="2011-06-17T13:59:00Z">
        <w:r w:rsidR="005C1EB3">
          <w:rPr>
            <w:rFonts w:cs="Times New Roman"/>
          </w:rPr>
          <w:t xml:space="preserve"> </w:t>
        </w:r>
      </w:ins>
      <w:ins w:id="1687" w:author="Orion" w:date="2011-06-17T14:00:00Z">
        <w:r w:rsidR="005C1EB3">
          <w:rPr>
            <w:rFonts w:cs="Times New Roman"/>
          </w:rPr>
          <w:t>un acoplamiento con el CSM.</w:t>
        </w:r>
      </w:ins>
    </w:p>
    <w:p w14:paraId="4C7ED201" w14:textId="03E8EB04" w:rsidR="004D650B" w:rsidRPr="00E528C6" w:rsidRDefault="00E528C6">
      <w:pPr>
        <w:pStyle w:val="ListParagraph"/>
        <w:numPr>
          <w:ilvl w:val="0"/>
          <w:numId w:val="30"/>
        </w:numPr>
        <w:jc w:val="both"/>
        <w:rPr>
          <w:ins w:id="1688" w:author="Orion" w:date="2011-06-17T13:51:00Z"/>
          <w:rFonts w:cs="Times New Roman"/>
          <w:rPrChange w:id="1689" w:author="Orion" w:date="2011-06-17T14:01:00Z">
            <w:rPr>
              <w:ins w:id="1690" w:author="Orion" w:date="2011-06-17T13:51:00Z"/>
              <w:rFonts w:cs="Times New Roman"/>
              <w:lang w:val="en-US"/>
            </w:rPr>
          </w:rPrChange>
        </w:rPr>
        <w:pPrChange w:id="1691" w:author="Orion" w:date="2011-06-17T14:01:00Z">
          <w:pPr>
            <w:jc w:val="both"/>
          </w:pPr>
        </w:pPrChange>
      </w:pPr>
      <w:proofErr w:type="spellStart"/>
      <w:ins w:id="1692" w:author="Orion" w:date="2011-06-17T14:01:00Z">
        <w:r w:rsidRPr="00E528C6">
          <w:rPr>
            <w:rFonts w:cs="Times New Roman"/>
            <w:lang w:val="en-US"/>
          </w:rPr>
          <w:t>LifeForce</w:t>
        </w:r>
        <w:proofErr w:type="spellEnd"/>
        <w:r w:rsidRPr="00E528C6">
          <w:rPr>
            <w:rFonts w:cs="Times New Roman"/>
            <w:lang w:val="en-US"/>
          </w:rPr>
          <w:t xml:space="preserve"> - A First Person Shooter</w:t>
        </w:r>
        <w:r>
          <w:rPr>
            <w:rFonts w:cs="Times New Roman"/>
            <w:lang w:val="en-US"/>
          </w:rPr>
          <w:t xml:space="preserve">. </w:t>
        </w:r>
        <w:r w:rsidRPr="00E528C6">
          <w:rPr>
            <w:rFonts w:cs="Times New Roman"/>
            <w:rPrChange w:id="1693" w:author="Orion" w:date="2011-06-17T14:01:00Z">
              <w:rPr>
                <w:rFonts w:cs="Times New Roman"/>
                <w:lang w:val="en-US"/>
              </w:rPr>
            </w:rPrChange>
          </w:rPr>
          <w:t>Esta aplicaci</w:t>
        </w:r>
        <w:r w:rsidRPr="009F785B">
          <w:rPr>
            <w:rFonts w:cs="Times New Roman"/>
          </w:rPr>
          <w:t>ón se diseñ</w:t>
        </w:r>
      </w:ins>
      <w:ins w:id="1694" w:author="Orion" w:date="2011-06-17T14:02:00Z">
        <w:r>
          <w:rPr>
            <w:rFonts w:cs="Times New Roman"/>
          </w:rPr>
          <w:t>ó</w:t>
        </w:r>
      </w:ins>
      <w:ins w:id="1695" w:author="Orion" w:date="2011-06-17T14:01:00Z">
        <w:r w:rsidRPr="00E528C6">
          <w:rPr>
            <w:rFonts w:cs="Times New Roman"/>
            <w:rPrChange w:id="1696" w:author="Orion" w:date="2011-06-17T14:01:00Z">
              <w:rPr>
                <w:rFonts w:cs="Times New Roman"/>
                <w:lang w:val="en-US"/>
              </w:rPr>
            </w:rPrChange>
          </w:rPr>
          <w:t xml:space="preserve"> para ser la primera aplicaci</w:t>
        </w:r>
        <w:r>
          <w:rPr>
            <w:rFonts w:cs="Times New Roman"/>
          </w:rPr>
          <w:t>ón donde se puede controlar una persona que pued</w:t>
        </w:r>
      </w:ins>
      <w:ins w:id="1697" w:author="Orion" w:date="2011-06-17T14:02:00Z">
        <w:r>
          <w:rPr>
            <w:rFonts w:cs="Times New Roman"/>
          </w:rPr>
          <w:t>e andar y correr sobre un terreno a la vez que hay otros elementos en el aire y en el terreno.</w:t>
        </w:r>
      </w:ins>
      <w:ins w:id="1698" w:author="Orion" w:date="2011-06-17T14:03:00Z">
        <w:r>
          <w:rPr>
            <w:rFonts w:cs="Times New Roman"/>
          </w:rPr>
          <w:t xml:space="preserve"> Durante la simulación los aviones, que estar</w:t>
        </w:r>
      </w:ins>
      <w:ins w:id="1699" w:author="Orion" w:date="2011-06-17T14:04:00Z">
        <w:r>
          <w:rPr>
            <w:rFonts w:cs="Times New Roman"/>
          </w:rPr>
          <w:t xml:space="preserve">á manejados por pilotos, podrán despegar, aterrizar o interactuar con los caminantes. </w:t>
        </w:r>
      </w:ins>
      <w:ins w:id="1700" w:author="Orion" w:date="2011-06-17T14:05:00Z">
        <w:r>
          <w:rPr>
            <w:rFonts w:cs="Times New Roman"/>
          </w:rPr>
          <w:t>Usando esta aplicación un caminante puede</w:t>
        </w:r>
      </w:ins>
      <w:ins w:id="1701" w:author="Orion" w:date="2011-06-17T14:14:00Z">
        <w:r w:rsidR="00D92301">
          <w:rPr>
            <w:rFonts w:cs="Times New Roman"/>
          </w:rPr>
          <w:t>, por ejemplo,</w:t>
        </w:r>
      </w:ins>
      <w:ins w:id="1702" w:author="Orion" w:date="2011-06-17T14:05:00Z">
        <w:r>
          <w:rPr>
            <w:rFonts w:cs="Times New Roman"/>
          </w:rPr>
          <w:t xml:space="preserve"> mirar al cielo y ver en vivo combates entre aviones.</w:t>
        </w:r>
      </w:ins>
    </w:p>
    <w:p w14:paraId="4085CF01" w14:textId="39B8C237" w:rsidR="00F515E9" w:rsidRPr="00E528C6" w:rsidRDefault="00CE7B19">
      <w:pPr>
        <w:jc w:val="both"/>
        <w:rPr>
          <w:ins w:id="1703" w:author="Orion" w:date="2011-06-17T13:51:00Z"/>
          <w:rFonts w:cs="Times New Roman"/>
        </w:rPr>
      </w:pPr>
      <w:ins w:id="1704" w:author="Orion" w:date="2011-06-17T12:29:00Z">
        <w:r w:rsidRPr="00E528C6">
          <w:rPr>
            <w:rFonts w:cs="Times New Roman"/>
            <w:rPrChange w:id="1705" w:author="Orion" w:date="2011-06-17T14:01:00Z">
              <w:rPr>
                <w:lang w:val="en-US"/>
              </w:rPr>
            </w:rPrChange>
          </w:rPr>
          <w:t xml:space="preserve"> </w:t>
        </w:r>
      </w:ins>
    </w:p>
    <w:p w14:paraId="29A0AC60" w14:textId="74F2B34F" w:rsidR="002651A4" w:rsidRPr="00E71969" w:rsidRDefault="00C62756">
      <w:pPr>
        <w:jc w:val="both"/>
        <w:rPr>
          <w:ins w:id="1706" w:author="Orion" w:date="2011-05-03T12:53:00Z"/>
          <w:rFonts w:cs="Times New Roman"/>
          <w:rPrChange w:id="1707" w:author="Orion" w:date="2011-06-17T17:11:00Z">
            <w:rPr>
              <w:ins w:id="1708" w:author="Orion" w:date="2011-05-03T12:53:00Z"/>
              <w:rFonts w:ascii="Courier New" w:hAnsi="Courier New" w:cs="Courier New"/>
            </w:rPr>
          </w:rPrChange>
        </w:rPr>
      </w:pPr>
      <w:ins w:id="1709" w:author="Orion" w:date="2011-05-30T16:05:00Z">
        <w:r>
          <w:rPr>
            <w:rFonts w:cs="Times New Roman"/>
          </w:rPr>
          <w:t>O</w:t>
        </w:r>
      </w:ins>
      <w:ins w:id="1710" w:author="Orion" w:date="2011-05-03T12:53:00Z">
        <w:r w:rsidR="00CF4919" w:rsidRPr="00CF4919">
          <w:rPr>
            <w:rFonts w:cs="Times New Roman"/>
            <w:rPrChange w:id="1711" w:author="Orion" w:date="2011-05-03T12:53:00Z">
              <w:rPr>
                <w:rFonts w:ascii="Courier New" w:hAnsi="Courier New" w:cs="Courier New"/>
              </w:rPr>
            </w:rPrChange>
          </w:rPr>
          <w:t>tro trabajo importante</w:t>
        </w:r>
      </w:ins>
      <w:ins w:id="1712" w:author="Orion" w:date="2011-05-03T13:06:00Z">
        <w:r w:rsidR="00265D10">
          <w:rPr>
            <w:rFonts w:cs="Times New Roman"/>
          </w:rPr>
          <w:t xml:space="preserve"> en el ámbito de la investigación</w:t>
        </w:r>
      </w:ins>
      <w:ins w:id="1713" w:author="Orion" w:date="2011-05-03T13:22:00Z">
        <w:r w:rsidR="00600795">
          <w:rPr>
            <w:rFonts w:cs="Times New Roman"/>
          </w:rPr>
          <w:t>,</w:t>
        </w:r>
      </w:ins>
      <w:ins w:id="1714" w:author="Orion" w:date="2011-05-03T12:53:00Z">
        <w:r w:rsidR="00CF4919" w:rsidRPr="00CF4919">
          <w:rPr>
            <w:rFonts w:cs="Times New Roman"/>
            <w:rPrChange w:id="1715" w:author="Orion" w:date="2011-05-03T12:53:00Z">
              <w:rPr>
                <w:rFonts w:ascii="Courier New" w:hAnsi="Courier New" w:cs="Courier New"/>
              </w:rPr>
            </w:rPrChange>
          </w:rPr>
          <w:t xml:space="preserve"> </w:t>
        </w:r>
      </w:ins>
      <w:ins w:id="1716" w:author="Orion" w:date="2011-05-03T13:08:00Z">
        <w:r w:rsidR="00D60D0A">
          <w:rPr>
            <w:rFonts w:cs="Times New Roman"/>
          </w:rPr>
          <w:t>desarrollad</w:t>
        </w:r>
      </w:ins>
      <w:ins w:id="1717" w:author="Orion" w:date="2011-05-17T17:16:00Z">
        <w:r w:rsidR="00D60D0A">
          <w:rPr>
            <w:rFonts w:cs="Times New Roman"/>
          </w:rPr>
          <w:t>o</w:t>
        </w:r>
      </w:ins>
      <w:ins w:id="1718" w:author="Orion" w:date="2011-05-03T13:08:00Z">
        <w:r w:rsidR="00265D10">
          <w:rPr>
            <w:rFonts w:cs="Times New Roman"/>
          </w:rPr>
          <w:t xml:space="preserve"> por la universidad de Nápoles</w:t>
        </w:r>
      </w:ins>
      <w:ins w:id="1719" w:author="Orion" w:date="2011-05-17T17:17:00Z">
        <w:r w:rsidR="00D60D0A">
          <w:rPr>
            <w:rFonts w:cs="Times New Roman"/>
          </w:rPr>
          <w:t xml:space="preserve"> y </w:t>
        </w:r>
      </w:ins>
      <w:ins w:id="1720" w:author="Orion" w:date="2011-05-03T12:53:00Z">
        <w:r w:rsidR="00CF4919" w:rsidRPr="00CF4919">
          <w:rPr>
            <w:rFonts w:cs="Times New Roman"/>
            <w:rPrChange w:id="1721" w:author="Orion" w:date="2011-05-03T12:53:00Z">
              <w:rPr>
                <w:rFonts w:ascii="Courier New" w:hAnsi="Courier New" w:cs="Courier New"/>
              </w:rPr>
            </w:rPrChange>
          </w:rPr>
          <w:t>centra</w:t>
        </w:r>
      </w:ins>
      <w:ins w:id="1722" w:author="Orion" w:date="2011-05-17T17:17:00Z">
        <w:r w:rsidR="00D60D0A">
          <w:rPr>
            <w:rFonts w:cs="Times New Roman"/>
          </w:rPr>
          <w:t>do</w:t>
        </w:r>
      </w:ins>
      <w:ins w:id="1723" w:author="Orion" w:date="2011-05-03T12:53:00Z">
        <w:r w:rsidR="00CF4919" w:rsidRPr="00CF4919">
          <w:rPr>
            <w:rFonts w:cs="Times New Roman"/>
            <w:rPrChange w:id="1724" w:author="Orion" w:date="2011-05-03T12:53:00Z">
              <w:rPr>
                <w:rFonts w:ascii="Courier New" w:hAnsi="Courier New" w:cs="Courier New"/>
              </w:rPr>
            </w:rPrChange>
          </w:rPr>
          <w:t xml:space="preserve"> también en los aspectos físicos</w:t>
        </w:r>
      </w:ins>
      <w:ins w:id="1725" w:author="Orion" w:date="2011-05-17T17:17:00Z">
        <w:r w:rsidR="00D60D0A">
          <w:rPr>
            <w:rFonts w:cs="Times New Roman"/>
          </w:rPr>
          <w:t>,</w:t>
        </w:r>
      </w:ins>
      <w:ins w:id="1726" w:author="Orion" w:date="2011-05-03T12:53:00Z">
        <w:r w:rsidR="00CF4919" w:rsidRPr="00CF4919">
          <w:rPr>
            <w:rFonts w:cs="Times New Roman"/>
            <w:rPrChange w:id="1727" w:author="Orion" w:date="2011-05-03T12:53:00Z">
              <w:rPr>
                <w:rFonts w:ascii="Courier New" w:hAnsi="Courier New" w:cs="Courier New"/>
              </w:rPr>
            </w:rPrChange>
          </w:rPr>
          <w:t xml:space="preserve"> es el </w:t>
        </w:r>
      </w:ins>
      <w:ins w:id="1728" w:author="Orion" w:date="2011-05-03T13:19:00Z">
        <w:r w:rsidR="00C82BA2" w:rsidRPr="00246937">
          <w:rPr>
            <w:rFonts w:cs="Times New Roman"/>
          </w:rPr>
          <w:t>AVDS (Simulador de Diseño Visual de la Aviación</w:t>
        </w:r>
        <w:r w:rsidR="00C82BA2" w:rsidRPr="00AB231D">
          <w:rPr>
            <w:rFonts w:cs="Times New Roman"/>
          </w:rPr>
          <w:t>)</w:t>
        </w:r>
      </w:ins>
      <w:customXmlInsRangeStart w:id="1729" w:author="Orion" w:date="2011-05-03T13:19:00Z"/>
      <w:sdt>
        <w:sdtPr>
          <w:rPr>
            <w:rFonts w:cs="Times New Roman"/>
          </w:rPr>
          <w:id w:val="1925904172"/>
          <w:citation/>
        </w:sdtPr>
        <w:sdtContent>
          <w:customXmlInsRangeEnd w:id="1729"/>
          <w:ins w:id="1730" w:author="Orion" w:date="2011-05-03T13:19:00Z">
            <w:r w:rsidR="00C82BA2" w:rsidRPr="00AB231D">
              <w:rPr>
                <w:rFonts w:cs="Times New Roman"/>
              </w:rPr>
              <w:fldChar w:fldCharType="begin"/>
            </w:r>
            <w:r w:rsidR="00C82BA2" w:rsidRPr="00AB231D">
              <w:rPr>
                <w:rFonts w:cs="Times New Roman"/>
              </w:rPr>
              <w:instrText xml:space="preserve"> CITATION AVI \l 3082 </w:instrText>
            </w:r>
            <w:r w:rsidR="00C82BA2" w:rsidRPr="00AB231D">
              <w:rPr>
                <w:rFonts w:cs="Times New Roman"/>
              </w:rPr>
              <w:fldChar w:fldCharType="separate"/>
            </w:r>
          </w:ins>
          <w:r w:rsidR="00C1157B">
            <w:rPr>
              <w:rFonts w:cs="Times New Roman"/>
              <w:noProof/>
            </w:rPr>
            <w:t xml:space="preserve"> </w:t>
          </w:r>
          <w:r w:rsidR="00C1157B" w:rsidRPr="00C1157B">
            <w:rPr>
              <w:rFonts w:cs="Times New Roman"/>
              <w:noProof/>
            </w:rPr>
            <w:t>(6)</w:t>
          </w:r>
          <w:ins w:id="1731" w:author="Orion" w:date="2011-05-03T13:19:00Z">
            <w:r w:rsidR="00C82BA2" w:rsidRPr="00AB231D">
              <w:rPr>
                <w:rFonts w:cs="Times New Roman"/>
              </w:rPr>
              <w:fldChar w:fldCharType="end"/>
            </w:r>
          </w:ins>
          <w:customXmlInsRangeStart w:id="1732" w:author="Orion" w:date="2011-05-03T13:19:00Z"/>
        </w:sdtContent>
      </w:sdt>
      <w:customXmlInsRangeEnd w:id="1732"/>
      <w:ins w:id="1733" w:author="Orion" w:date="2011-05-03T13:20:00Z">
        <w:r w:rsidR="00C82BA2">
          <w:rPr>
            <w:rFonts w:cs="Times New Roman"/>
          </w:rPr>
          <w:t>.</w:t>
        </w:r>
      </w:ins>
      <w:ins w:id="1734" w:author="Orion" w:date="2011-05-30T16:07:00Z">
        <w:r>
          <w:rPr>
            <w:rFonts w:cs="Times New Roman"/>
          </w:rPr>
          <w:t xml:space="preserve"> </w:t>
        </w:r>
      </w:ins>
      <w:ins w:id="1735" w:author="Orion" w:date="2011-05-03T13:20:00Z">
        <w:r w:rsidR="00C82BA2">
          <w:rPr>
            <w:rFonts w:cs="Times New Roman"/>
          </w:rPr>
          <w:t xml:space="preserve">AVDS </w:t>
        </w:r>
      </w:ins>
      <w:ins w:id="1736" w:author="Orion" w:date="2011-05-03T13:19:00Z">
        <w:r w:rsidR="00C82BA2" w:rsidRPr="00AB231D">
          <w:rPr>
            <w:rFonts w:cs="Times New Roman"/>
          </w:rPr>
          <w:t>es un conjunto de herramientas de simulación y visualización de vuelo diseñadas para ser usadas por ingenieros, estudiantes, educadores y otros investigadores interesados en la investigación y desarrollo aeroespacial. Est</w:t>
        </w:r>
        <w:del w:id="1737" w:author="IO" w:date="2011-05-13T11:32:00Z">
          <w:r w:rsidR="00C82BA2" w:rsidRPr="00AB231D" w:rsidDel="00366B82">
            <w:rPr>
              <w:rFonts w:cs="Times New Roman"/>
            </w:rPr>
            <w:delText>as</w:delText>
          </w:r>
        </w:del>
      </w:ins>
      <w:ins w:id="1738" w:author="IO" w:date="2011-05-13T11:32:00Z">
        <w:r w:rsidR="00366B82">
          <w:rPr>
            <w:rFonts w:cs="Times New Roman"/>
          </w:rPr>
          <w:t>án</w:t>
        </w:r>
      </w:ins>
      <w:ins w:id="1739" w:author="Orion" w:date="2011-05-03T13:19:00Z">
        <w:r w:rsidR="00C82BA2" w:rsidRPr="00AB231D">
          <w:rPr>
            <w:rFonts w:cs="Times New Roman"/>
          </w:rPr>
          <w:t xml:space="preserve"> </w:t>
        </w:r>
        <w:del w:id="1740" w:author="IO" w:date="2011-05-13T11:32:00Z">
          <w:r w:rsidR="00C82BA2" w:rsidRPr="00AB231D" w:rsidDel="00366B82">
            <w:rPr>
              <w:rFonts w:cs="Times New Roman"/>
            </w:rPr>
            <w:delText xml:space="preserve">herramientas, </w:delText>
          </w:r>
        </w:del>
        <w:r w:rsidR="00C82BA2" w:rsidRPr="00AB231D">
          <w:rPr>
            <w:rFonts w:cs="Times New Roman"/>
          </w:rPr>
          <w:t xml:space="preserve">desarrolladas en </w:t>
        </w:r>
        <w:proofErr w:type="spellStart"/>
        <w:r w:rsidR="00C82BA2" w:rsidRPr="00AB231D">
          <w:rPr>
            <w:rFonts w:cs="Times New Roman"/>
          </w:rPr>
          <w:t>Simulink</w:t>
        </w:r>
      </w:ins>
      <w:proofErr w:type="spellEnd"/>
      <w:customXmlInsRangeStart w:id="1741" w:author="Orion" w:date="2011-05-16T23:48:00Z"/>
      <w:sdt>
        <w:sdtPr>
          <w:rPr>
            <w:rFonts w:cs="Times New Roman"/>
          </w:rPr>
          <w:id w:val="86904447"/>
          <w:citation/>
        </w:sdtPr>
        <w:sdtContent>
          <w:customXmlInsRangeEnd w:id="1741"/>
          <w:ins w:id="1742" w:author="Orion" w:date="2011-05-16T23:48:00Z">
            <w:r w:rsidR="005F3D3E">
              <w:rPr>
                <w:rFonts w:cs="Times New Roman"/>
              </w:rPr>
              <w:fldChar w:fldCharType="begin"/>
            </w:r>
            <w:r w:rsidR="005F3D3E">
              <w:rPr>
                <w:rFonts w:cs="Times New Roman"/>
              </w:rPr>
              <w:instrText xml:space="preserve"> CITATION Sim \l 3082 </w:instrText>
            </w:r>
          </w:ins>
          <w:r w:rsidR="005F3D3E">
            <w:rPr>
              <w:rFonts w:cs="Times New Roman"/>
            </w:rPr>
            <w:fldChar w:fldCharType="separate"/>
          </w:r>
          <w:r w:rsidR="00C1157B">
            <w:rPr>
              <w:rFonts w:cs="Times New Roman"/>
              <w:noProof/>
            </w:rPr>
            <w:t xml:space="preserve"> </w:t>
          </w:r>
          <w:r w:rsidR="00C1157B" w:rsidRPr="00C1157B">
            <w:rPr>
              <w:rFonts w:cs="Times New Roman"/>
              <w:noProof/>
            </w:rPr>
            <w:t>(26)</w:t>
          </w:r>
          <w:ins w:id="1743" w:author="Orion" w:date="2011-05-16T23:48:00Z">
            <w:r w:rsidR="005F3D3E">
              <w:rPr>
                <w:rFonts w:cs="Times New Roman"/>
              </w:rPr>
              <w:fldChar w:fldCharType="end"/>
            </w:r>
          </w:ins>
          <w:customXmlInsRangeStart w:id="1744" w:author="Orion" w:date="2011-05-16T23:48:00Z"/>
        </w:sdtContent>
      </w:sdt>
      <w:customXmlInsRangeEnd w:id="1744"/>
      <w:ins w:id="1745" w:author="IO" w:date="2011-05-13T11:32:00Z">
        <w:r w:rsidR="00366B82">
          <w:rPr>
            <w:rFonts w:cs="Times New Roman"/>
          </w:rPr>
          <w:t xml:space="preserve">, que es un </w:t>
        </w:r>
      </w:ins>
      <w:ins w:id="1746" w:author="Orion" w:date="2011-05-03T13:19:00Z">
        <w:del w:id="1747" w:author="IO" w:date="2011-05-13T11:32:00Z">
          <w:r w:rsidR="00C82BA2" w:rsidRPr="00AB231D" w:rsidDel="00366B82">
            <w:rPr>
              <w:rFonts w:cs="Times New Roman"/>
            </w:rPr>
            <w:delText xml:space="preserve"> (</w:delText>
          </w:r>
        </w:del>
        <w:r w:rsidR="00C82BA2" w:rsidRPr="00AB231D">
          <w:rPr>
            <w:rFonts w:cs="Times New Roman"/>
          </w:rPr>
          <w:t xml:space="preserve">entorno sobre MATLAB </w:t>
        </w:r>
      </w:ins>
      <w:ins w:id="1748" w:author="IO" w:date="2011-05-13T11:32:00Z">
        <w:r w:rsidR="00366B82">
          <w:rPr>
            <w:rFonts w:cs="Times New Roman"/>
          </w:rPr>
          <w:t xml:space="preserve">para </w:t>
        </w:r>
      </w:ins>
      <w:ins w:id="1749" w:author="Orion" w:date="2011-05-03T13:19:00Z">
        <w:del w:id="1750" w:author="IO" w:date="2011-05-13T11:32:00Z">
          <w:r w:rsidR="00C82BA2" w:rsidRPr="00AB231D" w:rsidDel="00366B82">
            <w:rPr>
              <w:rFonts w:cs="Times New Roman"/>
            </w:rPr>
            <w:delText xml:space="preserve">que se centra en </w:delText>
          </w:r>
        </w:del>
        <w:r w:rsidR="00C82BA2" w:rsidRPr="00AB231D">
          <w:rPr>
            <w:rFonts w:cs="Times New Roman"/>
          </w:rPr>
          <w:t>la simulación y diseño basado en modelos de sistemas dinámicos y embebidos</w:t>
        </w:r>
      </w:ins>
      <w:ins w:id="1751" w:author="IO" w:date="2011-05-13T11:33:00Z">
        <w:r w:rsidR="00366B82">
          <w:rPr>
            <w:rFonts w:cs="Times New Roman"/>
          </w:rPr>
          <w:t xml:space="preserve">. </w:t>
        </w:r>
        <w:r w:rsidR="008C46E7">
          <w:rPr>
            <w:rFonts w:cs="Times New Roman"/>
          </w:rPr>
          <w:t>Con estos modelos,</w:t>
        </w:r>
      </w:ins>
      <w:ins w:id="1752" w:author="Orion" w:date="2011-05-30T14:55:00Z">
        <w:r w:rsidR="003461F7">
          <w:rPr>
            <w:rFonts w:cs="Times New Roman"/>
          </w:rPr>
          <w:t xml:space="preserve"> los creadores del</w:t>
        </w:r>
      </w:ins>
      <w:ins w:id="1753" w:author="IO" w:date="2011-05-13T11:33:00Z">
        <w:r w:rsidR="008C46E7">
          <w:rPr>
            <w:rFonts w:cs="Times New Roman"/>
          </w:rPr>
          <w:t xml:space="preserve"> AVDS </w:t>
        </w:r>
      </w:ins>
      <w:ins w:id="1754" w:author="Orion" w:date="2011-05-30T14:55:00Z">
        <w:r w:rsidR="003461F7">
          <w:rPr>
            <w:rFonts w:cs="Times New Roman"/>
          </w:rPr>
          <w:t>comentan que</w:t>
        </w:r>
        <w:r w:rsidR="00106E1A">
          <w:rPr>
            <w:rFonts w:cs="Times New Roman"/>
          </w:rPr>
          <w:t xml:space="preserve"> esta herramienta</w:t>
        </w:r>
        <w:r w:rsidR="003461F7">
          <w:rPr>
            <w:rFonts w:cs="Times New Roman"/>
          </w:rPr>
          <w:t xml:space="preserve"> </w:t>
        </w:r>
      </w:ins>
      <w:ins w:id="1755" w:author="IO" w:date="2011-05-13T11:33:00Z">
        <w:r w:rsidR="008C46E7">
          <w:rPr>
            <w:rFonts w:cs="Times New Roman"/>
          </w:rPr>
          <w:t xml:space="preserve">facilita </w:t>
        </w:r>
      </w:ins>
      <w:ins w:id="1756" w:author="Orion" w:date="2011-05-03T13:19:00Z">
        <w:del w:id="1757" w:author="IO" w:date="2011-05-13T11:33:00Z">
          <w:r w:rsidR="00C82BA2" w:rsidRPr="00AB231D" w:rsidDel="008C46E7">
            <w:rPr>
              <w:rFonts w:cs="Times New Roman"/>
            </w:rPr>
            <w:delText xml:space="preserve">), nos dan </w:delText>
          </w:r>
        </w:del>
        <w:r w:rsidR="00C82BA2" w:rsidRPr="00AB231D">
          <w:rPr>
            <w:rFonts w:cs="Times New Roman"/>
          </w:rPr>
          <w:t>una mejo</w:t>
        </w:r>
        <w:r w:rsidR="00106E1A">
          <w:rPr>
            <w:rFonts w:cs="Times New Roman"/>
          </w:rPr>
          <w:t>r comprensión de la dinámica de</w:t>
        </w:r>
      </w:ins>
      <w:ins w:id="1758" w:author="Orion" w:date="2011-05-30T14:55:00Z">
        <w:r w:rsidR="00106E1A">
          <w:rPr>
            <w:rFonts w:cs="Times New Roman"/>
          </w:rPr>
          <w:t xml:space="preserve"> los</w:t>
        </w:r>
      </w:ins>
      <w:ins w:id="1759" w:author="Orion" w:date="2011-05-03T13:19:00Z">
        <w:r w:rsidR="00C82BA2" w:rsidRPr="00AB231D">
          <w:rPr>
            <w:rFonts w:cs="Times New Roman"/>
          </w:rPr>
          <w:t xml:space="preserve"> sistema</w:t>
        </w:r>
      </w:ins>
      <w:ins w:id="1760" w:author="Orion" w:date="2011-05-30T14:55:00Z">
        <w:r w:rsidR="00106E1A">
          <w:rPr>
            <w:rFonts w:cs="Times New Roman"/>
          </w:rPr>
          <w:t>s</w:t>
        </w:r>
      </w:ins>
      <w:ins w:id="1761" w:author="Orion" w:date="2011-05-03T13:19:00Z">
        <w:r w:rsidR="00C82BA2" w:rsidRPr="00AB231D">
          <w:rPr>
            <w:rFonts w:cs="Times New Roman"/>
          </w:rPr>
          <w:t xml:space="preserve"> y </w:t>
        </w:r>
        <w:del w:id="1762" w:author="IO" w:date="2011-05-13T11:33:00Z">
          <w:r w:rsidR="00C82BA2" w:rsidRPr="00AB231D" w:rsidDel="008C46E7">
            <w:rPr>
              <w:rFonts w:cs="Times New Roman"/>
            </w:rPr>
            <w:delText xml:space="preserve">nos </w:delText>
          </w:r>
        </w:del>
        <w:r w:rsidR="00C82BA2" w:rsidRPr="00AB231D">
          <w:rPr>
            <w:rFonts w:cs="Times New Roman"/>
          </w:rPr>
          <w:t>permite</w:t>
        </w:r>
        <w:del w:id="1763" w:author="IO" w:date="2011-05-13T11:33:00Z">
          <w:r w:rsidR="00C82BA2" w:rsidRPr="00AB231D" w:rsidDel="008C46E7">
            <w:rPr>
              <w:rFonts w:cs="Times New Roman"/>
            </w:rPr>
            <w:delText>n</w:delText>
          </w:r>
        </w:del>
        <w:r w:rsidR="00C82BA2" w:rsidRPr="00AB231D">
          <w:rPr>
            <w:rFonts w:cs="Times New Roman"/>
          </w:rPr>
          <w:t xml:space="preserve"> el uso de simulaciones realistas en </w:t>
        </w:r>
        <w:r w:rsidR="00C82BA2" w:rsidRPr="00AB231D">
          <w:rPr>
            <w:rFonts w:cs="Times New Roman"/>
          </w:rPr>
          <w:lastRenderedPageBreak/>
          <w:t>ordenadores de bajo coste</w:t>
        </w:r>
      </w:ins>
      <w:customXmlInsRangeStart w:id="1764" w:author="Orion" w:date="2011-05-17T17:21:00Z"/>
      <w:sdt>
        <w:sdtPr>
          <w:rPr>
            <w:rFonts w:cs="Times New Roman"/>
          </w:rPr>
          <w:id w:val="1516115575"/>
          <w:citation/>
        </w:sdtPr>
        <w:sdtContent>
          <w:customXmlInsRangeEnd w:id="1764"/>
          <w:ins w:id="1765" w:author="Orion" w:date="2011-05-17T17:21:00Z">
            <w:r w:rsidR="00D60D0A">
              <w:rPr>
                <w:rFonts w:cs="Times New Roman"/>
              </w:rPr>
              <w:fldChar w:fldCharType="begin"/>
            </w:r>
            <w:r w:rsidR="00D60D0A">
              <w:rPr>
                <w:rFonts w:cs="Times New Roman"/>
              </w:rPr>
              <w:instrText xml:space="preserve"> CITATION AVI \l 3082 </w:instrText>
            </w:r>
          </w:ins>
          <w:r w:rsidR="00D60D0A">
            <w:rPr>
              <w:rFonts w:cs="Times New Roman"/>
            </w:rPr>
            <w:fldChar w:fldCharType="separate"/>
          </w:r>
          <w:r w:rsidR="00C1157B">
            <w:rPr>
              <w:rFonts w:cs="Times New Roman"/>
              <w:noProof/>
            </w:rPr>
            <w:t xml:space="preserve"> </w:t>
          </w:r>
          <w:r w:rsidR="00C1157B" w:rsidRPr="00C1157B">
            <w:rPr>
              <w:rFonts w:cs="Times New Roman"/>
              <w:noProof/>
            </w:rPr>
            <w:t>(6)</w:t>
          </w:r>
          <w:ins w:id="1766" w:author="Orion" w:date="2011-05-17T17:21:00Z">
            <w:r w:rsidR="00D60D0A">
              <w:rPr>
                <w:rFonts w:cs="Times New Roman"/>
              </w:rPr>
              <w:fldChar w:fldCharType="end"/>
            </w:r>
          </w:ins>
          <w:customXmlInsRangeStart w:id="1767" w:author="Orion" w:date="2011-05-17T17:21:00Z"/>
        </w:sdtContent>
      </w:sdt>
      <w:customXmlInsRangeEnd w:id="1767"/>
      <w:ins w:id="1768" w:author="Orion" w:date="2011-05-03T13:19:00Z">
        <w:r w:rsidR="00C82BA2" w:rsidRPr="00AB231D">
          <w:rPr>
            <w:rFonts w:cs="Times New Roman"/>
          </w:rPr>
          <w:t>.</w:t>
        </w:r>
      </w:ins>
      <w:ins w:id="1769" w:author="Orion" w:date="2011-05-03T13:20:00Z">
        <w:r w:rsidR="00C82BA2" w:rsidRPr="00CF4919">
          <w:rPr>
            <w:rFonts w:cs="Times New Roman"/>
          </w:rPr>
          <w:t xml:space="preserve"> </w:t>
        </w:r>
      </w:ins>
      <w:ins w:id="1770" w:author="Orion" w:date="2011-06-17T16:51:00Z">
        <w:r w:rsidR="002651A4">
          <w:rPr>
            <w:rFonts w:cs="Times New Roman"/>
          </w:rPr>
          <w:t xml:space="preserve">Entre otras cosas el AVDS </w:t>
        </w:r>
      </w:ins>
      <w:ins w:id="1771" w:author="Orion" w:date="2011-06-17T16:54:00Z">
        <w:r w:rsidR="002651A4">
          <w:rPr>
            <w:rFonts w:cs="Times New Roman"/>
          </w:rPr>
          <w:t>se caracteriza por</w:t>
        </w:r>
      </w:ins>
      <w:ins w:id="1772" w:author="Orion" w:date="2011-06-17T16:55:00Z">
        <w:r w:rsidR="002651A4">
          <w:rPr>
            <w:rFonts w:cs="Times New Roman"/>
          </w:rPr>
          <w:t>que la visualizaci</w:t>
        </w:r>
      </w:ins>
      <w:ins w:id="1773" w:author="Orion" w:date="2011-06-17T16:56:00Z">
        <w:r w:rsidR="002651A4">
          <w:rPr>
            <w:rFonts w:cs="Times New Roman"/>
          </w:rPr>
          <w:t xml:space="preserve">ón </w:t>
        </w:r>
      </w:ins>
      <w:ins w:id="1774" w:author="Orion" w:date="2011-06-17T16:57:00Z">
        <w:r w:rsidR="002651A4">
          <w:rPr>
            <w:rFonts w:cs="Times New Roman"/>
          </w:rPr>
          <w:t xml:space="preserve">combina los parámetros del estado de los aviones </w:t>
        </w:r>
      </w:ins>
      <w:ins w:id="1775" w:author="Orion" w:date="2011-06-17T16:58:00Z">
        <w:r w:rsidR="002651A4">
          <w:rPr>
            <w:rFonts w:cs="Times New Roman"/>
          </w:rPr>
          <w:t>como un</w:t>
        </w:r>
      </w:ins>
      <w:ins w:id="1776" w:author="Orion" w:date="2011-06-17T16:57:00Z">
        <w:r w:rsidR="002651A4">
          <w:rPr>
            <w:rFonts w:cs="Times New Roman"/>
          </w:rPr>
          <w:t xml:space="preserve"> flujo de imágenes de</w:t>
        </w:r>
      </w:ins>
      <w:ins w:id="1777" w:author="Orion" w:date="2011-06-17T16:59:00Z">
        <w:r w:rsidR="002651A4">
          <w:rPr>
            <w:rFonts w:cs="Times New Roman"/>
          </w:rPr>
          <w:t>l</w:t>
        </w:r>
      </w:ins>
      <w:ins w:id="1778" w:author="Orion" w:date="2011-06-17T16:57:00Z">
        <w:r w:rsidR="002651A4">
          <w:rPr>
            <w:rFonts w:cs="Times New Roman"/>
          </w:rPr>
          <w:t xml:space="preserve"> movimiento de las maniobras</w:t>
        </w:r>
      </w:ins>
      <w:ins w:id="1779" w:author="Orion" w:date="2011-06-17T16:58:00Z">
        <w:r w:rsidR="002651A4">
          <w:rPr>
            <w:rFonts w:cs="Times New Roman"/>
          </w:rPr>
          <w:t xml:space="preserve"> de estos.</w:t>
        </w:r>
      </w:ins>
      <w:ins w:id="1780" w:author="Orion" w:date="2011-06-17T17:00:00Z">
        <w:r w:rsidR="002651A4">
          <w:rPr>
            <w:rFonts w:cs="Times New Roman"/>
          </w:rPr>
          <w:t xml:space="preserve"> </w:t>
        </w:r>
      </w:ins>
      <w:ins w:id="1781" w:author="Orion" w:date="2011-06-17T17:01:00Z">
        <w:r w:rsidR="00E71969">
          <w:rPr>
            <w:rFonts w:cs="Times New Roman"/>
          </w:rPr>
          <w:t>A su vez, p</w:t>
        </w:r>
      </w:ins>
      <w:ins w:id="1782" w:author="Orion" w:date="2011-06-17T17:00:00Z">
        <w:r w:rsidR="002651A4">
          <w:rPr>
            <w:rFonts w:cs="Times New Roman"/>
          </w:rPr>
          <w:t>ermite rápidas iteraciones de los nuevos diseños</w:t>
        </w:r>
      </w:ins>
      <w:ins w:id="1783" w:author="Orion" w:date="2011-06-17T17:02:00Z">
        <w:r w:rsidR="00E71969">
          <w:rPr>
            <w:rFonts w:cs="Times New Roman"/>
          </w:rPr>
          <w:t xml:space="preserve"> durante entornos de simulación en tiempo real</w:t>
        </w:r>
      </w:ins>
      <w:ins w:id="1784" w:author="Orion" w:date="2011-06-17T17:00:00Z">
        <w:r w:rsidR="002651A4">
          <w:rPr>
            <w:rFonts w:cs="Times New Roman"/>
          </w:rPr>
          <w:t xml:space="preserve"> </w:t>
        </w:r>
      </w:ins>
      <w:ins w:id="1785" w:author="Orion" w:date="2011-06-17T17:03:00Z">
        <w:r w:rsidR="00E71969">
          <w:rPr>
            <w:rFonts w:cs="Times New Roman"/>
          </w:rPr>
          <w:t>gracias a la interacción</w:t>
        </w:r>
      </w:ins>
      <w:ins w:id="1786" w:author="Orion" w:date="2011-06-17T17:00:00Z">
        <w:r w:rsidR="002651A4">
          <w:rPr>
            <w:rFonts w:cs="Times New Roman"/>
          </w:rPr>
          <w:t xml:space="preserve"> </w:t>
        </w:r>
      </w:ins>
      <w:ins w:id="1787" w:author="Orion" w:date="2011-06-17T17:03:00Z">
        <w:r w:rsidR="00E71969">
          <w:rPr>
            <w:rFonts w:cs="Times New Roman"/>
          </w:rPr>
          <w:t>con paquetes de vuelo.</w:t>
        </w:r>
      </w:ins>
      <w:ins w:id="1788" w:author="Orion" w:date="2011-06-17T17:04:00Z">
        <w:r w:rsidR="00E71969">
          <w:rPr>
            <w:rFonts w:cs="Times New Roman"/>
          </w:rPr>
          <w:t xml:space="preserve"> Las características estándar incluyen </w:t>
        </w:r>
      </w:ins>
      <w:ins w:id="1789" w:author="Orion" w:date="2011-06-17T17:06:00Z">
        <w:r w:rsidR="00E71969">
          <w:rPr>
            <w:rFonts w:cs="Times New Roman"/>
          </w:rPr>
          <w:t xml:space="preserve">cartas de navegación definibles en pantalla, superficies articuladas, </w:t>
        </w:r>
      </w:ins>
      <w:ins w:id="1790" w:author="Orion" w:date="2011-06-17T17:08:00Z">
        <w:r w:rsidR="00E71969">
          <w:rPr>
            <w:rFonts w:cs="Times New Roman"/>
          </w:rPr>
          <w:t>datos del de terreno y tres cámaras virtuales. Por último mencionar que la arquitectura de</w:t>
        </w:r>
      </w:ins>
      <w:ins w:id="1791" w:author="Orion" w:date="2011-06-17T17:09:00Z">
        <w:r w:rsidR="00E71969">
          <w:rPr>
            <w:rFonts w:cs="Times New Roman"/>
          </w:rPr>
          <w:t xml:space="preserve"> red para desarrollad aplicaciones distribuidas est</w:t>
        </w:r>
      </w:ins>
      <w:ins w:id="1792" w:author="Orion" w:date="2011-06-17T17:10:00Z">
        <w:r w:rsidR="00E71969">
          <w:rPr>
            <w:rFonts w:cs="Times New Roman"/>
          </w:rPr>
          <w:t>á construida basándose en los estándares de los protocolos de Internet y permite un fácil integración con herramientas desarrollas con esta aplicaci</w:t>
        </w:r>
      </w:ins>
      <w:ins w:id="1793" w:author="Orion" w:date="2011-06-17T17:11:00Z">
        <w:r w:rsidR="00E71969">
          <w:rPr>
            <w:rFonts w:cs="Times New Roman"/>
          </w:rPr>
          <w:t>ón.</w:t>
        </w:r>
      </w:ins>
    </w:p>
    <w:p w14:paraId="5A7B98F8" w14:textId="77777777" w:rsidR="00CF4919" w:rsidRPr="00E71969" w:rsidRDefault="00CF4919" w:rsidP="00CF4919">
      <w:pPr>
        <w:jc w:val="both"/>
        <w:rPr>
          <w:ins w:id="1794" w:author="IO" w:date="2011-06-09T14:03:00Z"/>
          <w:rFonts w:eastAsia="Times New Roman" w:cs="Times New Roman"/>
        </w:rPr>
      </w:pPr>
    </w:p>
    <w:p w14:paraId="52A83DE1" w14:textId="2C2011C5" w:rsidR="00497A8C" w:rsidRDefault="00497A8C" w:rsidP="00CF4919">
      <w:pPr>
        <w:jc w:val="both"/>
        <w:rPr>
          <w:rFonts w:cs="Times New Roman"/>
        </w:rPr>
      </w:pPr>
      <w:r>
        <w:rPr>
          <w:rFonts w:cs="Times New Roman"/>
        </w:rPr>
        <w:t xml:space="preserve">Por otro lado, </w:t>
      </w:r>
      <w:del w:id="1795" w:author="IO" w:date="2011-06-09T14:04:00Z">
        <w:r w:rsidDel="00497A8C">
          <w:rPr>
            <w:rFonts w:cs="Times New Roman"/>
          </w:rPr>
          <w:delText xml:space="preserve">como </w:delText>
        </w:r>
      </w:del>
      <w:r>
        <w:rPr>
          <w:rFonts w:cs="Times New Roman"/>
        </w:rPr>
        <w:t>también es importante saber cómo se han representado entornos complejos donde toman parte multitud de diferentes tipos</w:t>
      </w:r>
      <w:ins w:id="1796" w:author="Orion" w:date="2011-06-17T17:12:00Z">
        <w:r w:rsidR="005675F0">
          <w:rPr>
            <w:rFonts w:cs="Times New Roman"/>
          </w:rPr>
          <w:t xml:space="preserve"> de</w:t>
        </w:r>
      </w:ins>
      <w:r>
        <w:rPr>
          <w:rFonts w:cs="Times New Roman"/>
        </w:rPr>
        <w:t xml:space="preserve"> elementos relacionados con la navegación</w:t>
      </w:r>
      <w:ins w:id="1797" w:author="IO" w:date="2011-06-09T14:04:00Z">
        <w:r>
          <w:rPr>
            <w:rFonts w:cs="Times New Roman"/>
          </w:rPr>
          <w:t xml:space="preserve">. </w:t>
        </w:r>
      </w:ins>
      <w:ins w:id="1798" w:author="Orion" w:date="2011-06-17T17:12:00Z">
        <w:r w:rsidR="00ED785E">
          <w:rPr>
            <w:rFonts w:cs="Times New Roman"/>
          </w:rPr>
          <w:t xml:space="preserve">Es por ello, por lo que </w:t>
        </w:r>
      </w:ins>
      <w:ins w:id="1799" w:author="IO" w:date="2011-06-09T14:04:00Z">
        <w:del w:id="1800" w:author="Orion" w:date="2011-06-17T17:12:00Z">
          <w:r w:rsidDel="00ED785E">
            <w:rPr>
              <w:rFonts w:cs="Times New Roman"/>
            </w:rPr>
            <w:delText>Para el</w:delText>
          </w:r>
        </w:del>
        <w:del w:id="1801" w:author="Orion" w:date="2011-06-17T17:13:00Z">
          <w:r w:rsidDel="00ED785E">
            <w:rPr>
              <w:rFonts w:cs="Times New Roman"/>
            </w:rPr>
            <w:delText>lo</w:delText>
          </w:r>
        </w:del>
        <w:del w:id="1802" w:author="Orion" w:date="2011-06-17T17:12:00Z">
          <w:r w:rsidDel="00ED785E">
            <w:rPr>
              <w:rFonts w:cs="Times New Roman"/>
            </w:rPr>
            <w:delText xml:space="preserve"> </w:delText>
          </w:r>
        </w:del>
      </w:ins>
      <w:ins w:id="1803" w:author="Orion" w:date="2011-06-17T17:12:00Z">
        <w:r w:rsidR="00ED785E">
          <w:rPr>
            <w:rFonts w:cs="Times New Roman"/>
          </w:rPr>
          <w:t>existen</w:t>
        </w:r>
      </w:ins>
      <w:ins w:id="1804" w:author="Orion" w:date="2011-06-17T17:13:00Z">
        <w:r w:rsidR="00ED785E">
          <w:rPr>
            <w:rFonts w:cs="Times New Roman"/>
          </w:rPr>
          <w:t xml:space="preserve"> una serie de</w:t>
        </w:r>
      </w:ins>
      <w:ins w:id="1805" w:author="Orion" w:date="2011-06-17T17:12:00Z">
        <w:r w:rsidR="00ED785E">
          <w:rPr>
            <w:rFonts w:cs="Times New Roman"/>
          </w:rPr>
          <w:t xml:space="preserve"> </w:t>
        </w:r>
      </w:ins>
      <w:ins w:id="1806" w:author="IO" w:date="2011-06-09T14:04:00Z">
        <w:del w:id="1807" w:author="Orion" w:date="2011-06-17T17:12:00Z">
          <w:r w:rsidDel="00ED785E">
            <w:rPr>
              <w:rFonts w:cs="Times New Roman"/>
            </w:rPr>
            <w:delText xml:space="preserve">existen </w:delText>
          </w:r>
        </w:del>
      </w:ins>
      <w:del w:id="1808" w:author="IO" w:date="2011-06-09T14:04:00Z">
        <w:r w:rsidDel="00497A8C">
          <w:rPr>
            <w:rFonts w:cs="Times New Roman"/>
          </w:rPr>
          <w:delText xml:space="preserve">, se estudiarán una serie de trabajos y </w:delText>
        </w:r>
      </w:del>
      <w:r>
        <w:rPr>
          <w:rFonts w:cs="Times New Roman"/>
        </w:rPr>
        <w:t>herramientas dedicadas a la simulación del tráfico aéreo y su gestión.</w:t>
      </w:r>
    </w:p>
    <w:p w14:paraId="5BB69999" w14:textId="77777777" w:rsidR="00CF4919" w:rsidRDefault="00CF4919" w:rsidP="00CF4919">
      <w:pPr>
        <w:jc w:val="both"/>
        <w:rPr>
          <w:ins w:id="1809" w:author="Orion" w:date="2011-06-18T18:49:00Z"/>
          <w:rFonts w:eastAsia="Times New Roman" w:cs="Times New Roman"/>
        </w:rPr>
      </w:pPr>
    </w:p>
    <w:p w14:paraId="072F7C45" w14:textId="0A19DB40" w:rsidR="00BB1765" w:rsidRDefault="00486EE2">
      <w:pPr>
        <w:jc w:val="both"/>
        <w:rPr>
          <w:ins w:id="1810" w:author="Orion" w:date="2011-06-18T18:37:00Z"/>
          <w:rFonts w:cs="Times New Roman"/>
        </w:rPr>
      </w:pPr>
      <w:ins w:id="1811" w:author="Orion" w:date="2011-06-18T18:49:00Z">
        <w:r w:rsidRPr="00246937">
          <w:rPr>
            <w:rFonts w:cs="Times New Roman"/>
          </w:rPr>
          <w:t xml:space="preserve">En cuanto a </w:t>
        </w:r>
        <w:r>
          <w:rPr>
            <w:rFonts w:cs="Times New Roman"/>
          </w:rPr>
          <w:t xml:space="preserve">otras </w:t>
        </w:r>
        <w:r w:rsidRPr="00246937">
          <w:rPr>
            <w:rFonts w:cs="Times New Roman"/>
          </w:rPr>
          <w:t>herramientas de simulación</w:t>
        </w:r>
        <w:r>
          <w:rPr>
            <w:rFonts w:cs="Times New Roman"/>
          </w:rPr>
          <w:t xml:space="preserve"> en primer lugar </w:t>
        </w:r>
      </w:ins>
      <w:ins w:id="1812" w:author="Orion" w:date="2011-06-18T18:52:00Z">
        <w:r>
          <w:rPr>
            <w:rFonts w:cs="Times New Roman"/>
          </w:rPr>
          <w:t>se</w:t>
        </w:r>
      </w:ins>
      <w:ins w:id="1813" w:author="Orion" w:date="2011-06-18T18:49:00Z">
        <w:r>
          <w:rPr>
            <w:rFonts w:cs="Times New Roman"/>
          </w:rPr>
          <w:t xml:space="preserve"> enumerar</w:t>
        </w:r>
      </w:ins>
      <w:ins w:id="1814" w:author="Orion" w:date="2011-06-18T18:52:00Z">
        <w:r>
          <w:rPr>
            <w:rFonts w:cs="Times New Roman"/>
          </w:rPr>
          <w:t>án</w:t>
        </w:r>
      </w:ins>
      <w:ins w:id="1815" w:author="Orion" w:date="2011-06-18T18:49:00Z">
        <w:r>
          <w:rPr>
            <w:rFonts w:cs="Times New Roman"/>
          </w:rPr>
          <w:t xml:space="preserve"> una serie de </w:t>
        </w:r>
      </w:ins>
      <w:ins w:id="1816" w:author="Orion" w:date="2011-06-18T18:50:00Z">
        <w:r>
          <w:rPr>
            <w:rFonts w:cs="Times New Roman"/>
          </w:rPr>
          <w:t>herramientas</w:t>
        </w:r>
      </w:ins>
      <w:ins w:id="1817" w:author="Orion" w:date="2011-06-18T18:49:00Z">
        <w:r>
          <w:rPr>
            <w:rFonts w:cs="Times New Roman"/>
          </w:rPr>
          <w:t xml:space="preserve"> que </w:t>
        </w:r>
      </w:ins>
      <w:ins w:id="1818" w:author="Orion" w:date="2011-06-18T18:52:00Z">
        <w:r>
          <w:rPr>
            <w:rFonts w:cs="Times New Roman"/>
          </w:rPr>
          <w:t>tiene en común que comparten un enfoque ABMS</w:t>
        </w:r>
      </w:ins>
      <w:ins w:id="1819" w:author="Orion" w:date="2011-06-18T18:53:00Z">
        <w:r>
          <w:rPr>
            <w:rFonts w:cs="Times New Roman"/>
          </w:rPr>
          <w:t xml:space="preserve"> </w:t>
        </w:r>
        <w:r w:rsidRPr="00AB231D">
          <w:rPr>
            <w:rFonts w:cs="Times New Roman"/>
            <w:color w:val="000000"/>
          </w:rPr>
          <w:t>(Simulación y Modelado Basado en Agentes</w:t>
        </w:r>
      </w:ins>
      <w:ins w:id="1820" w:author="Orion" w:date="2011-06-18T18:57:00Z">
        <w:r w:rsidRPr="00AB231D">
          <w:rPr>
            <w:rFonts w:cs="Times New Roman"/>
            <w:color w:val="000000"/>
          </w:rPr>
          <w:t>)</w:t>
        </w:r>
      </w:ins>
      <w:customXmlInsRangeStart w:id="1821" w:author="Orion" w:date="2011-06-18T18:57:00Z"/>
      <w:sdt>
        <w:sdtPr>
          <w:rPr>
            <w:rFonts w:cs="Times New Roman"/>
            <w:color w:val="000000"/>
          </w:rPr>
          <w:id w:val="1039778999"/>
          <w:citation/>
        </w:sdtPr>
        <w:sdtContent>
          <w:customXmlInsRangeEnd w:id="1821"/>
          <w:ins w:id="1822" w:author="Orion" w:date="2011-06-18T18:57:00Z">
            <w:r w:rsidRPr="00AB231D">
              <w:rPr>
                <w:rFonts w:cs="Times New Roman"/>
                <w:color w:val="000000"/>
              </w:rPr>
              <w:fldChar w:fldCharType="begin"/>
            </w:r>
            <w:r w:rsidRPr="00AB231D">
              <w:rPr>
                <w:rFonts w:cs="Times New Roman"/>
                <w:color w:val="000000"/>
              </w:rPr>
              <w:instrText xml:space="preserve"> CITATION Kei00 \l 3082 </w:instrText>
            </w:r>
            <w:r w:rsidRPr="00AB231D">
              <w:rPr>
                <w:rFonts w:cs="Times New Roman"/>
                <w:color w:val="000000"/>
              </w:rPr>
              <w:fldChar w:fldCharType="separate"/>
            </w:r>
            <w:r>
              <w:rPr>
                <w:rFonts w:cs="Times New Roman"/>
                <w:noProof/>
                <w:color w:val="000000"/>
              </w:rPr>
              <w:t xml:space="preserve"> </w:t>
            </w:r>
            <w:r w:rsidRPr="00C1157B">
              <w:rPr>
                <w:rFonts w:cs="Times New Roman"/>
                <w:noProof/>
                <w:color w:val="000000"/>
              </w:rPr>
              <w:t>(32)</w:t>
            </w:r>
            <w:r w:rsidRPr="00AB231D">
              <w:rPr>
                <w:rFonts w:cs="Times New Roman"/>
                <w:color w:val="000000"/>
              </w:rPr>
              <w:fldChar w:fldCharType="end"/>
            </w:r>
          </w:ins>
          <w:customXmlInsRangeStart w:id="1823" w:author="Orion" w:date="2011-06-18T18:57:00Z"/>
        </w:sdtContent>
      </w:sdt>
      <w:customXmlInsRangeEnd w:id="1823"/>
      <w:ins w:id="1824" w:author="Orion" w:date="2011-06-18T18:53:00Z">
        <w:r>
          <w:rPr>
            <w:rFonts w:cs="Times New Roman"/>
            <w:color w:val="000000"/>
          </w:rPr>
          <w:t xml:space="preserve">. De este modo se tiene que en el </w:t>
        </w:r>
      </w:ins>
      <w:del w:id="1825" w:author="Orion" w:date="2011-06-18T18:49:00Z">
        <w:r w:rsidR="00BB1765" w:rsidRPr="00246937" w:rsidDel="00486EE2">
          <w:rPr>
            <w:rFonts w:cs="Times New Roman"/>
          </w:rPr>
          <w:delText>En cuanto a herramientas de simulación</w:delText>
        </w:r>
      </w:del>
      <w:ins w:id="1826" w:author="IO" w:date="2011-05-13T11:34:00Z">
        <w:del w:id="1827" w:author="Orion" w:date="2011-06-18T18:53:00Z">
          <w:r w:rsidR="006949DF" w:rsidDel="00486EE2">
            <w:rPr>
              <w:rFonts w:cs="Times New Roman"/>
            </w:rPr>
            <w:delText>,</w:delText>
          </w:r>
        </w:del>
      </w:ins>
      <w:del w:id="1828" w:author="Orion" w:date="2011-06-18T18:53:00Z">
        <w:r w:rsidR="00BB1765" w:rsidRPr="00246937" w:rsidDel="00486EE2">
          <w:rPr>
            <w:rFonts w:cs="Times New Roman"/>
          </w:rPr>
          <w:delText xml:space="preserve"> se puede hace</w:delText>
        </w:r>
      </w:del>
      <w:ins w:id="1829" w:author="Orion" w:date="2011-05-03T13:26:00Z">
        <w:del w:id="1830" w:author="IO" w:date="2011-05-12T18:18:00Z">
          <w:r w:rsidR="00CF2A71" w:rsidDel="000260AE">
            <w:rPr>
              <w:rFonts w:cs="Times New Roman"/>
            </w:rPr>
            <w:delText>a</w:delText>
          </w:r>
        </w:del>
      </w:ins>
      <w:ins w:id="1831" w:author="IO" w:date="2011-05-12T18:18:00Z">
        <w:del w:id="1832" w:author="Orion" w:date="2011-06-18T18:53:00Z">
          <w:r w:rsidR="000260AE" w:rsidDel="00486EE2">
            <w:rPr>
              <w:rFonts w:cs="Times New Roman"/>
            </w:rPr>
            <w:delText>a</w:delText>
          </w:r>
        </w:del>
      </w:ins>
      <w:ins w:id="1833" w:author="Orion" w:date="2011-05-03T13:26:00Z">
        <w:del w:id="1834" w:author="IO" w:date="2011-05-13T11:35:00Z">
          <w:r w:rsidR="00CF2A71" w:rsidDel="006949DF">
            <w:rPr>
              <w:rFonts w:cs="Times New Roman"/>
            </w:rPr>
            <w:delText>refiere</w:delText>
          </w:r>
        </w:del>
      </w:ins>
      <w:ins w:id="1835" w:author="IO" w:date="2011-05-13T11:35:00Z">
        <w:del w:id="1836" w:author="Orion" w:date="2011-06-18T18:53:00Z">
          <w:r w:rsidR="006949DF" w:rsidDel="00486EE2">
            <w:rPr>
              <w:rFonts w:cs="Times New Roman"/>
            </w:rPr>
            <w:delText>discuten</w:delText>
          </w:r>
        </w:del>
      </w:ins>
      <w:del w:id="1837" w:author="Orion" w:date="2011-05-03T13:26:00Z">
        <w:r w:rsidR="00BB1765" w:rsidRPr="00246937" w:rsidDel="00CF2A71">
          <w:rPr>
            <w:rFonts w:cs="Times New Roman"/>
          </w:rPr>
          <w:delText>r uso</w:delText>
        </w:r>
      </w:del>
      <w:del w:id="1838" w:author="Orion" w:date="2011-06-18T18:53:00Z">
        <w:r w:rsidR="00BB1765" w:rsidRPr="00246937" w:rsidDel="00486EE2">
          <w:rPr>
            <w:rFonts w:cs="Times New Roman"/>
          </w:rPr>
          <w:delText xml:space="preserve"> del doc</w:delText>
        </w:r>
      </w:del>
      <w:ins w:id="1839" w:author="Orion" w:date="2011-06-18T18:53:00Z">
        <w:r>
          <w:rPr>
            <w:rFonts w:cs="Times New Roman"/>
          </w:rPr>
          <w:t>doc</w:t>
        </w:r>
      </w:ins>
      <w:r w:rsidR="00BB1765" w:rsidRPr="00246937">
        <w:rPr>
          <w:rFonts w:cs="Times New Roman"/>
        </w:rPr>
        <w:t xml:space="preserve">umento </w:t>
      </w:r>
      <w:customXmlInsRangeStart w:id="1840" w:author="Orion" w:date="2011-03-31T22:50:00Z"/>
      <w:sdt>
        <w:sdtPr>
          <w:rPr>
            <w:rFonts w:cs="Times New Roman"/>
          </w:rPr>
          <w:id w:val="-56178418"/>
          <w:citation/>
        </w:sdtPr>
        <w:sdtContent>
          <w:customXmlInsRangeEnd w:id="1840"/>
          <w:ins w:id="1841" w:author="Orion" w:date="2011-03-31T22:50:00Z">
            <w:r w:rsidR="00531F30" w:rsidRPr="00246937">
              <w:rPr>
                <w:rFonts w:cs="Times New Roman"/>
                <w:rPrChange w:id="1842" w:author="Orion" w:date="2011-04-24T22:32:00Z">
                  <w:rPr>
                    <w:rFonts w:ascii="Courier New" w:hAnsi="Courier New" w:cs="Courier New"/>
                  </w:rPr>
                </w:rPrChange>
              </w:rPr>
              <w:fldChar w:fldCharType="begin"/>
            </w:r>
            <w:r w:rsidR="00531F30" w:rsidRPr="00246937">
              <w:rPr>
                <w:rFonts w:cs="Times New Roman"/>
                <w:rPrChange w:id="1843" w:author="Orion" w:date="2011-04-24T22:32:00Z">
                  <w:rPr>
                    <w:rFonts w:ascii="Courier New" w:hAnsi="Courier New" w:cs="Courier New"/>
                  </w:rPr>
                </w:rPrChange>
              </w:rPr>
              <w:instrText xml:space="preserve"> CITATION NHu03 \l 3082 </w:instrText>
            </w:r>
          </w:ins>
          <w:r w:rsidR="00531F30" w:rsidRPr="00246937">
            <w:rPr>
              <w:rFonts w:cs="Times New Roman"/>
              <w:rPrChange w:id="1844" w:author="Orion" w:date="2011-04-24T22:32:00Z">
                <w:rPr>
                  <w:rFonts w:ascii="Courier New" w:hAnsi="Courier New" w:cs="Courier New"/>
                </w:rPr>
              </w:rPrChange>
            </w:rPr>
            <w:fldChar w:fldCharType="separate"/>
          </w:r>
          <w:r w:rsidR="00C1157B" w:rsidRPr="00C1157B">
            <w:rPr>
              <w:rFonts w:cs="Times New Roman"/>
              <w:noProof/>
            </w:rPr>
            <w:t>(27)</w:t>
          </w:r>
          <w:ins w:id="1845" w:author="Orion" w:date="2011-03-31T22:50:00Z">
            <w:r w:rsidR="00531F30" w:rsidRPr="00246937">
              <w:rPr>
                <w:rFonts w:cs="Times New Roman"/>
                <w:rPrChange w:id="1846" w:author="Orion" w:date="2011-04-24T22:32:00Z">
                  <w:rPr>
                    <w:rFonts w:ascii="Courier New" w:hAnsi="Courier New" w:cs="Courier New"/>
                  </w:rPr>
                </w:rPrChange>
              </w:rPr>
              <w:fldChar w:fldCharType="end"/>
            </w:r>
          </w:ins>
          <w:customXmlInsRangeStart w:id="1847" w:author="Orion" w:date="2011-03-31T22:50:00Z"/>
        </w:sdtContent>
      </w:sdt>
      <w:customXmlInsRangeEnd w:id="1847"/>
      <w:ins w:id="1848" w:author="Orion" w:date="2011-05-03T13:26:00Z">
        <w:r w:rsidR="00CF2A71">
          <w:rPr>
            <w:rFonts w:cs="Times New Roman"/>
          </w:rPr>
          <w:t xml:space="preserve"> </w:t>
        </w:r>
      </w:ins>
      <w:del w:id="1849" w:author="Orion" w:date="2011-03-31T22:50:00Z">
        <w:r w:rsidR="00BB1765" w:rsidRPr="00246937" w:rsidDel="00531F30">
          <w:rPr>
            <w:rFonts w:cs="Times New Roman"/>
          </w:rPr>
          <w:delText>[19]</w:delText>
        </w:r>
      </w:del>
      <w:del w:id="1850" w:author="Orion" w:date="2011-04-02T20:23:00Z">
        <w:r w:rsidR="00BB1765" w:rsidRPr="00246937" w:rsidDel="00D43DB4">
          <w:rPr>
            <w:rFonts w:cs="Times New Roman"/>
          </w:rPr>
          <w:delText xml:space="preserve">. Este documento, </w:delText>
        </w:r>
      </w:del>
      <w:del w:id="1851" w:author="Orion" w:date="2011-05-03T13:26:00Z">
        <w:r w:rsidR="00BB1765" w:rsidRPr="00246937" w:rsidDel="00CF2A71">
          <w:rPr>
            <w:rFonts w:cs="Times New Roman"/>
          </w:rPr>
          <w:delText xml:space="preserve">que </w:delText>
        </w:r>
      </w:del>
      <w:ins w:id="1852" w:author="Orion" w:date="2011-05-03T13:26:00Z">
        <w:r w:rsidR="00CF2A71">
          <w:rPr>
            <w:rFonts w:cs="Times New Roman"/>
          </w:rPr>
          <w:t xml:space="preserve">se </w:t>
        </w:r>
      </w:ins>
      <w:r w:rsidR="00BB1765" w:rsidRPr="00246937">
        <w:rPr>
          <w:rFonts w:cs="Times New Roman"/>
        </w:rPr>
        <w:t>hace un resumen de los distintos entornos de simulación en el ámbito de la investigación</w:t>
      </w:r>
      <w:ins w:id="1853" w:author="Orion" w:date="2011-04-02T20:24:00Z">
        <w:r w:rsidR="007467D6" w:rsidRPr="00246937">
          <w:rPr>
            <w:rFonts w:cs="Times New Roman"/>
            <w:rPrChange w:id="1854" w:author="Orion" w:date="2011-04-24T22:32:00Z">
              <w:rPr>
                <w:rFonts w:ascii="Courier New" w:hAnsi="Courier New" w:cs="Courier New"/>
              </w:rPr>
            </w:rPrChange>
          </w:rPr>
          <w:t>,</w:t>
        </w:r>
      </w:ins>
      <w:r w:rsidR="00BB1765" w:rsidRPr="00246937">
        <w:rPr>
          <w:rFonts w:cs="Times New Roman"/>
        </w:rPr>
        <w:t xml:space="preserve"> </w:t>
      </w:r>
      <w:del w:id="1855" w:author="Orion" w:date="2011-04-02T20:23:00Z">
        <w:r w:rsidR="00BB1765" w:rsidRPr="00246937" w:rsidDel="00D43DB4">
          <w:rPr>
            <w:rFonts w:cs="Times New Roman"/>
          </w:rPr>
          <w:delText>que explicaremos a continuación,</w:delText>
        </w:r>
      </w:del>
      <w:ins w:id="1856" w:author="Orion" w:date="2011-04-02T20:23:00Z">
        <w:r w:rsidR="00D43DB4" w:rsidRPr="00246937">
          <w:rPr>
            <w:rFonts w:cs="Times New Roman"/>
            <w:rPrChange w:id="1857" w:author="Orion" w:date="2011-04-24T22:32:00Z">
              <w:rPr>
                <w:rFonts w:ascii="Courier New" w:hAnsi="Courier New" w:cs="Courier New"/>
              </w:rPr>
            </w:rPrChange>
          </w:rPr>
          <w:t>y</w:t>
        </w:r>
      </w:ins>
      <w:ins w:id="1858" w:author="Orion" w:date="2011-05-03T13:27:00Z">
        <w:r w:rsidR="00680080">
          <w:rPr>
            <w:rFonts w:cs="Times New Roman"/>
          </w:rPr>
          <w:t xml:space="preserve"> cuy</w:t>
        </w:r>
        <w:r w:rsidR="007F1FD0">
          <w:rPr>
            <w:rFonts w:cs="Times New Roman"/>
          </w:rPr>
          <w:t>a</w:t>
        </w:r>
        <w:r w:rsidR="00680080">
          <w:rPr>
            <w:rFonts w:cs="Times New Roman"/>
          </w:rPr>
          <w:t xml:space="preserve"> finalidad es</w:t>
        </w:r>
      </w:ins>
      <w:ins w:id="1859" w:author="Orion" w:date="2011-04-02T20:23:00Z">
        <w:r w:rsidR="00D43DB4" w:rsidRPr="00246937">
          <w:rPr>
            <w:rFonts w:cs="Times New Roman"/>
            <w:rPrChange w:id="1860" w:author="Orion" w:date="2011-04-24T22:32:00Z">
              <w:rPr>
                <w:rFonts w:ascii="Courier New" w:hAnsi="Courier New" w:cs="Courier New"/>
              </w:rPr>
            </w:rPrChange>
          </w:rPr>
          <w:t xml:space="preserve"> </w:t>
        </w:r>
      </w:ins>
      <w:del w:id="1861" w:author="Orion" w:date="2011-04-02T20:23:00Z">
        <w:r w:rsidR="00BB1765" w:rsidRPr="00246937" w:rsidDel="00D43DB4">
          <w:rPr>
            <w:rFonts w:cs="Times New Roman"/>
          </w:rPr>
          <w:delText xml:space="preserve"> </w:delText>
        </w:r>
      </w:del>
      <w:del w:id="1862" w:author="Orion" w:date="2011-04-02T20:24:00Z">
        <w:r w:rsidR="00BB1765" w:rsidRPr="00246937" w:rsidDel="007467D6">
          <w:rPr>
            <w:rFonts w:cs="Times New Roman"/>
          </w:rPr>
          <w:delText xml:space="preserve"> </w:delText>
        </w:r>
      </w:del>
      <w:r w:rsidR="00BB1765" w:rsidRPr="00246937">
        <w:rPr>
          <w:rFonts w:cs="Times New Roman"/>
        </w:rPr>
        <w:t>presenta</w:t>
      </w:r>
      <w:ins w:id="1863" w:author="Orion" w:date="2011-05-03T13:27:00Z">
        <w:r w:rsidR="00680080">
          <w:rPr>
            <w:rFonts w:cs="Times New Roman"/>
          </w:rPr>
          <w:t>r</w:t>
        </w:r>
      </w:ins>
      <w:r w:rsidR="00BB1765" w:rsidRPr="00246937">
        <w:rPr>
          <w:rFonts w:cs="Times New Roman"/>
        </w:rPr>
        <w:t xml:space="preserve"> el diseño y la metodología de una simulación </w:t>
      </w:r>
      <w:proofErr w:type="spellStart"/>
      <w:r w:rsidR="00BB1765" w:rsidRPr="00246937">
        <w:rPr>
          <w:rFonts w:cs="Times New Roman"/>
        </w:rPr>
        <w:t>multi</w:t>
      </w:r>
      <w:proofErr w:type="spellEnd"/>
      <w:ins w:id="1864" w:author="Orion" w:date="2011-04-02T13:00:00Z">
        <w:r w:rsidR="002D2FC9" w:rsidRPr="00246937">
          <w:rPr>
            <w:rFonts w:cs="Times New Roman"/>
            <w:rPrChange w:id="1865" w:author="Orion" w:date="2011-04-24T22:32:00Z">
              <w:rPr>
                <w:rFonts w:ascii="Courier New" w:hAnsi="Courier New" w:cs="Courier New"/>
              </w:rPr>
            </w:rPrChange>
          </w:rPr>
          <w:t>-</w:t>
        </w:r>
      </w:ins>
      <w:r w:rsidR="00BB1765" w:rsidRPr="00246937">
        <w:rPr>
          <w:rFonts w:cs="Times New Roman"/>
        </w:rPr>
        <w:t xml:space="preserve">agente de la </w:t>
      </w:r>
      <w:del w:id="1866" w:author="Orion" w:date="2011-03-28T15:58:00Z">
        <w:r w:rsidR="00BB1765" w:rsidRPr="00246937" w:rsidDel="00C3081D">
          <w:rPr>
            <w:rFonts w:cs="Times New Roman"/>
          </w:rPr>
          <w:delText>gestión del flujo del tráfico aéreo (</w:delText>
        </w:r>
      </w:del>
      <w:r w:rsidR="00BB1765" w:rsidRPr="00246937">
        <w:rPr>
          <w:rFonts w:cs="Times New Roman"/>
        </w:rPr>
        <w:t>ATFM</w:t>
      </w:r>
      <w:ins w:id="1867" w:author="Orion" w:date="2011-03-28T15:58:00Z">
        <w:r w:rsidR="00C3081D" w:rsidRPr="00246937">
          <w:rPr>
            <w:rFonts w:cs="Times New Roman"/>
          </w:rPr>
          <w:t xml:space="preserve"> (gestión del flujo del tráfico aéreo</w:t>
        </w:r>
      </w:ins>
      <w:r w:rsidR="00BB1765" w:rsidRPr="00246937">
        <w:rPr>
          <w:rFonts w:cs="Times New Roman"/>
        </w:rPr>
        <w:t xml:space="preserve">) usando diferentes estrategias de selección de rutas simples. En dicho trabajo se presenta el concepto </w:t>
      </w:r>
      <w:del w:id="1868" w:author="Orion" w:date="2011-03-26T12:09:00Z">
        <w:r w:rsidR="00BB1765" w:rsidRPr="00246937" w:rsidDel="00430DFD">
          <w:rPr>
            <w:rFonts w:cs="Times New Roman"/>
          </w:rPr>
          <w:delText>de “Collaborative Air Traffic Flow Management” (</w:delText>
        </w:r>
      </w:del>
      <w:r w:rsidR="00BB1765" w:rsidRPr="00246937">
        <w:rPr>
          <w:rFonts w:cs="Times New Roman"/>
        </w:rPr>
        <w:t>CATFM</w:t>
      </w:r>
      <w:del w:id="1869" w:author="Orion" w:date="2011-03-26T12:09:00Z">
        <w:r w:rsidR="00BB1765" w:rsidRPr="00246937" w:rsidDel="00430DFD">
          <w:rPr>
            <w:rFonts w:cs="Times New Roman"/>
          </w:rPr>
          <w:delText>)</w:delText>
        </w:r>
      </w:del>
      <w:ins w:id="1870" w:author="Orion" w:date="2011-03-26T12:09:00Z">
        <w:r w:rsidR="00430DFD" w:rsidRPr="00246937">
          <w:rPr>
            <w:rFonts w:cs="Times New Roman"/>
          </w:rPr>
          <w:t xml:space="preserve"> (Gestión del Tráfico Aéreo Colaborativo)</w:t>
        </w:r>
      </w:ins>
      <w:r w:rsidR="00BB1765" w:rsidRPr="00246937">
        <w:rPr>
          <w:rFonts w:cs="Times New Roman"/>
        </w:rPr>
        <w:t xml:space="preserve"> que supone la existencia de múltiples entidades independientes con sus propias creencias y deseos. Este concepto aumenta el intercambio de información y distribuye alguno de los elementos de decisión.</w:t>
      </w:r>
    </w:p>
    <w:p w14:paraId="7B88D55C" w14:textId="6ADA7DD3" w:rsidR="00486EE2" w:rsidRDefault="00486EE2">
      <w:pPr>
        <w:jc w:val="both"/>
        <w:rPr>
          <w:ins w:id="1871" w:author="Orion" w:date="2011-06-18T19:50:00Z"/>
          <w:rFonts w:cs="Times New Roman"/>
        </w:rPr>
        <w:pPrChange w:id="1872" w:author="Orion" w:date="2011-06-18T18:57:00Z">
          <w:pPr>
            <w:numPr>
              <w:numId w:val="4"/>
            </w:numPr>
            <w:tabs>
              <w:tab w:val="num" w:pos="720"/>
            </w:tabs>
            <w:ind w:left="720" w:hanging="360"/>
            <w:jc w:val="both"/>
          </w:pPr>
        </w:pPrChange>
      </w:pPr>
      <w:ins w:id="1873" w:author="Orion" w:date="2011-06-18T18:55:00Z">
        <w:r>
          <w:rPr>
            <w:rFonts w:cs="Times New Roman"/>
          </w:rPr>
          <w:t xml:space="preserve">Dentro del enfoque ABMS </w:t>
        </w:r>
      </w:ins>
      <w:ins w:id="1874" w:author="Orion" w:date="2011-06-18T18:56:00Z">
        <w:r>
          <w:rPr>
            <w:rFonts w:cs="Times New Roman"/>
          </w:rPr>
          <w:t>también</w:t>
        </w:r>
      </w:ins>
      <w:ins w:id="1875" w:author="Orion" w:date="2011-06-18T18:55:00Z">
        <w:r>
          <w:rPr>
            <w:rFonts w:cs="Times New Roman"/>
          </w:rPr>
          <w:t xml:space="preserve"> </w:t>
        </w:r>
      </w:ins>
      <w:ins w:id="1876" w:author="Orion" w:date="2011-06-18T18:56:00Z">
        <w:r>
          <w:rPr>
            <w:rFonts w:cs="Times New Roman"/>
          </w:rPr>
          <w:t xml:space="preserve">se tiene </w:t>
        </w:r>
      </w:ins>
      <w:ins w:id="1877" w:author="Orion" w:date="2011-06-18T18:57:00Z">
        <w:r>
          <w:rPr>
            <w:rFonts w:cs="Times New Roman"/>
          </w:rPr>
          <w:t>la herramienta IMPACT</w:t>
        </w:r>
      </w:ins>
      <w:customXmlInsRangeStart w:id="1878" w:author="Orion" w:date="2011-06-18T18:57:00Z"/>
      <w:sdt>
        <w:sdtPr>
          <w:rPr>
            <w:rFonts w:cs="Times New Roman"/>
          </w:rPr>
          <w:id w:val="1750538512"/>
          <w:citation/>
        </w:sdtPr>
        <w:sdtContent>
          <w:customXmlInsRangeEnd w:id="1878"/>
          <w:ins w:id="1879" w:author="Orion" w:date="2011-06-18T18:57:00Z">
            <w:r w:rsidRPr="00AB231D">
              <w:rPr>
                <w:rFonts w:cs="Times New Roman"/>
              </w:rPr>
              <w:fldChar w:fldCharType="begin"/>
            </w:r>
            <w:r w:rsidRPr="00AB231D">
              <w:rPr>
                <w:rFonts w:cs="Times New Roman"/>
              </w:rPr>
              <w:instrText xml:space="preserve"> CITATION Sha09 \l 3082 </w:instrText>
            </w:r>
            <w:r w:rsidRPr="00AB231D">
              <w:rPr>
                <w:rFonts w:cs="Times New Roman"/>
              </w:rPr>
              <w:fldChar w:fldCharType="separate"/>
            </w:r>
            <w:r>
              <w:rPr>
                <w:rFonts w:cs="Times New Roman"/>
                <w:noProof/>
              </w:rPr>
              <w:t xml:space="preserve"> </w:t>
            </w:r>
            <w:r w:rsidRPr="00C1157B">
              <w:rPr>
                <w:rFonts w:cs="Times New Roman"/>
                <w:noProof/>
              </w:rPr>
              <w:t>(9)</w:t>
            </w:r>
            <w:r w:rsidRPr="00AB231D">
              <w:rPr>
                <w:rFonts w:cs="Times New Roman"/>
              </w:rPr>
              <w:fldChar w:fldCharType="end"/>
            </w:r>
          </w:ins>
          <w:customXmlInsRangeStart w:id="1880" w:author="Orion" w:date="2011-06-18T18:57:00Z"/>
        </w:sdtContent>
      </w:sdt>
      <w:customXmlInsRangeEnd w:id="1880"/>
      <w:ins w:id="1881" w:author="Orion" w:date="2011-06-18T18:58:00Z">
        <w:r>
          <w:rPr>
            <w:rFonts w:cs="Times New Roman"/>
          </w:rPr>
          <w:t>, donde se modelan</w:t>
        </w:r>
        <w:r w:rsidR="008C1E27">
          <w:rPr>
            <w:rFonts w:cs="Times New Roman"/>
          </w:rPr>
          <w:t xml:space="preserve"> los</w:t>
        </w:r>
      </w:ins>
      <w:ins w:id="1882" w:author="Orion" w:date="2011-06-18T18:57:00Z">
        <w:r w:rsidRPr="00F7742E">
          <w:rPr>
            <w:rFonts w:cs="Times New Roman"/>
          </w:rPr>
          <w:t xml:space="preserve"> agentes de la FAA y de las aerolíneas</w:t>
        </w:r>
      </w:ins>
      <w:ins w:id="1883" w:author="Orion" w:date="2011-06-18T18:59:00Z">
        <w:r w:rsidR="008C1E27">
          <w:rPr>
            <w:rFonts w:cs="Times New Roman"/>
          </w:rPr>
          <w:t>. Dicho modelado se hace</w:t>
        </w:r>
      </w:ins>
      <w:ins w:id="1884" w:author="Orion" w:date="2011-06-18T18:57:00Z">
        <w:r w:rsidRPr="00F7742E">
          <w:rPr>
            <w:rFonts w:cs="Times New Roman"/>
          </w:rPr>
          <w:t xml:space="preserve"> </w:t>
        </w:r>
      </w:ins>
      <w:ins w:id="1885" w:author="Orion" w:date="2011-06-18T18:58:00Z">
        <w:r w:rsidR="008C1E27">
          <w:rPr>
            <w:rFonts w:cs="Times New Roman"/>
          </w:rPr>
          <w:t>usando un diseño basado en</w:t>
        </w:r>
      </w:ins>
      <w:ins w:id="1886" w:author="Orion" w:date="2011-06-18T18:57:00Z">
        <w:r w:rsidRPr="00F7742E">
          <w:rPr>
            <w:rFonts w:cs="Times New Roman"/>
          </w:rPr>
          <w:t xml:space="preserve"> enjambre</w:t>
        </w:r>
        <w:r w:rsidRPr="00ED1B76">
          <w:rPr>
            <w:rFonts w:cs="Times New Roman"/>
          </w:rPr>
          <w:t xml:space="preserve"> y</w:t>
        </w:r>
        <w:r w:rsidRPr="00F7742E">
          <w:rPr>
            <w:rFonts w:cs="Times New Roman"/>
          </w:rPr>
          <w:t xml:space="preserve"> </w:t>
        </w:r>
      </w:ins>
      <w:ins w:id="1887" w:author="Orion" w:date="2011-06-18T18:59:00Z">
        <w:r w:rsidR="008C1E27">
          <w:rPr>
            <w:rFonts w:cs="Times New Roman"/>
          </w:rPr>
          <w:t>tiene como finalidad</w:t>
        </w:r>
      </w:ins>
      <w:ins w:id="1888" w:author="Orion" w:date="2011-06-18T18:57:00Z">
        <w:r w:rsidRPr="00F7742E">
          <w:rPr>
            <w:rFonts w:cs="Times New Roman"/>
          </w:rPr>
          <w:t xml:space="preserve"> evaluar </w:t>
        </w:r>
      </w:ins>
      <w:ins w:id="1889" w:author="Orion" w:date="2011-06-18T18:59:00Z">
        <w:r w:rsidR="005D461D">
          <w:rPr>
            <w:rFonts w:cs="Times New Roman"/>
          </w:rPr>
          <w:t xml:space="preserve">el impacto de </w:t>
        </w:r>
      </w:ins>
      <w:ins w:id="1890" w:author="Orion" w:date="2011-06-18T18:57:00Z">
        <w:r w:rsidR="000D0A3D">
          <w:rPr>
            <w:rFonts w:cs="Times New Roman"/>
          </w:rPr>
          <w:t>tres factores</w:t>
        </w:r>
        <w:r w:rsidRPr="00F7742E">
          <w:rPr>
            <w:rFonts w:cs="Times New Roman"/>
          </w:rPr>
          <w:t>: la planificación anticipada,</w:t>
        </w:r>
      </w:ins>
      <w:ins w:id="1891" w:author="Orion" w:date="2011-06-18T19:03:00Z">
        <w:r w:rsidR="000D0A3D">
          <w:rPr>
            <w:rFonts w:cs="Times New Roman"/>
          </w:rPr>
          <w:t xml:space="preserve"> los </w:t>
        </w:r>
      </w:ins>
      <w:ins w:id="1892" w:author="Orion" w:date="2011-06-18T18:57:00Z">
        <w:r w:rsidRPr="00F7742E">
          <w:rPr>
            <w:rFonts w:cs="Times New Roman"/>
          </w:rPr>
          <w:t>programas de retrasos en tierra (</w:t>
        </w:r>
        <w:proofErr w:type="spellStart"/>
        <w:r w:rsidRPr="00F7742E">
          <w:rPr>
            <w:rFonts w:cs="Times New Roman"/>
          </w:rPr>
          <w:t>GDPs</w:t>
        </w:r>
        <w:proofErr w:type="spellEnd"/>
        <w:r w:rsidRPr="00F7742E">
          <w:rPr>
            <w:rFonts w:cs="Times New Roman"/>
          </w:rPr>
          <w:t xml:space="preserve">, </w:t>
        </w:r>
        <w:proofErr w:type="spellStart"/>
        <w:r w:rsidRPr="00ED1B76">
          <w:rPr>
            <w:rFonts w:cs="Times New Roman"/>
            <w:i/>
            <w:color w:val="000000"/>
          </w:rPr>
          <w:t>Ground</w:t>
        </w:r>
        <w:proofErr w:type="spellEnd"/>
        <w:r w:rsidRPr="00ED1B76">
          <w:rPr>
            <w:rFonts w:cs="Times New Roman"/>
            <w:i/>
            <w:color w:val="000000"/>
          </w:rPr>
          <w:t xml:space="preserve"> </w:t>
        </w:r>
        <w:proofErr w:type="spellStart"/>
        <w:r w:rsidRPr="00ED1B76">
          <w:rPr>
            <w:rFonts w:cs="Times New Roman"/>
            <w:i/>
            <w:color w:val="000000"/>
          </w:rPr>
          <w:t>Delay</w:t>
        </w:r>
        <w:proofErr w:type="spellEnd"/>
        <w:r w:rsidRPr="00ED1B76">
          <w:rPr>
            <w:rFonts w:cs="Times New Roman"/>
            <w:i/>
            <w:color w:val="000000"/>
          </w:rPr>
          <w:t xml:space="preserve"> </w:t>
        </w:r>
        <w:proofErr w:type="spellStart"/>
        <w:r w:rsidRPr="00ED1B76">
          <w:rPr>
            <w:rFonts w:cs="Times New Roman"/>
            <w:i/>
            <w:color w:val="000000"/>
          </w:rPr>
          <w:t>Program</w:t>
        </w:r>
        <w:proofErr w:type="spellEnd"/>
        <w:r w:rsidRPr="00F7742E">
          <w:rPr>
            <w:rFonts w:cs="Times New Roman"/>
          </w:rPr>
          <w:t>) sin intercambio de información</w:t>
        </w:r>
        <w:r w:rsidRPr="00ED1B76">
          <w:rPr>
            <w:rFonts w:cs="Times New Roman"/>
          </w:rPr>
          <w:t xml:space="preserve"> </w:t>
        </w:r>
        <w:r w:rsidRPr="00F7742E">
          <w:rPr>
            <w:rFonts w:cs="Times New Roman"/>
          </w:rPr>
          <w:t xml:space="preserve">y </w:t>
        </w:r>
      </w:ins>
      <w:ins w:id="1893" w:author="Orion" w:date="2011-06-18T19:05:00Z">
        <w:r w:rsidR="000D0A3D">
          <w:rPr>
            <w:rFonts w:cs="Times New Roman"/>
          </w:rPr>
          <w:t>los</w:t>
        </w:r>
      </w:ins>
      <w:ins w:id="1894" w:author="Orion" w:date="2011-06-18T18:57:00Z">
        <w:r w:rsidRPr="00F7742E">
          <w:rPr>
            <w:rFonts w:cs="Times New Roman"/>
          </w:rPr>
          <w:t xml:space="preserve"> horarios de vuelo compartido</w:t>
        </w:r>
        <w:r w:rsidRPr="00F7742E">
          <w:rPr>
            <w:rFonts w:cs="Times New Roman"/>
            <w:color w:val="000000"/>
          </w:rPr>
          <w:t>. Los agentes de las aerolíneas toman sus decisiones basándose en el cálculo del coste de cada tarea realizada. Mediante la imposición de determinados acontecimientos al azar en el comienzo, el sistema devuelve como salida de la simulación una serie de estadísticas basadas en el comportamiento emergente de los agentes en el sistema. El enfoque de IMPACT es modelar las aerolíneas y la FAA basándose en el uso de un algoritmo simple de toma de decisiones,</w:t>
        </w:r>
        <w:r w:rsidRPr="00F7742E">
          <w:rPr>
            <w:rFonts w:cs="Times New Roman"/>
          </w:rPr>
          <w:t xml:space="preserve"> y centrarse principalmente en la gestión de retrasos.</w:t>
        </w:r>
      </w:ins>
    </w:p>
    <w:p w14:paraId="1D85ADEE" w14:textId="626C7641" w:rsidR="00C17E9B" w:rsidRDefault="00B075B1">
      <w:pPr>
        <w:jc w:val="both"/>
        <w:rPr>
          <w:ins w:id="1895" w:author="Orion" w:date="2011-06-18T19:07:00Z"/>
          <w:rFonts w:cs="Times New Roman"/>
        </w:rPr>
        <w:pPrChange w:id="1896" w:author="Orion" w:date="2011-06-18T18:57:00Z">
          <w:pPr>
            <w:numPr>
              <w:numId w:val="4"/>
            </w:numPr>
            <w:tabs>
              <w:tab w:val="num" w:pos="720"/>
            </w:tabs>
            <w:ind w:left="720" w:hanging="360"/>
            <w:jc w:val="both"/>
          </w:pPr>
        </w:pPrChange>
      </w:pPr>
      <w:ins w:id="1897" w:author="Orion" w:date="2011-06-18T19:50:00Z">
        <w:r>
          <w:rPr>
            <w:rFonts w:cs="Times New Roman"/>
          </w:rPr>
          <w:t>Otros ejemplos de herramientas ABMS son ACES</w:t>
        </w:r>
      </w:ins>
      <w:ins w:id="1898" w:author="Orion" w:date="2011-06-18T20:07:00Z">
        <w:r w:rsidR="00C76226">
          <w:rPr>
            <w:rFonts w:cs="Times New Roman"/>
          </w:rPr>
          <w:t xml:space="preserve"> </w:t>
        </w:r>
      </w:ins>
      <w:ins w:id="1899" w:author="Orion" w:date="2011-06-18T19:50:00Z">
        <w:r w:rsidRPr="00246937">
          <w:rPr>
            <w:rFonts w:cs="Times New Roman"/>
          </w:rPr>
          <w:t xml:space="preserve">(Sistema </w:t>
        </w:r>
        <w:r w:rsidRPr="00ED1B76">
          <w:rPr>
            <w:rFonts w:cs="Times New Roman"/>
          </w:rPr>
          <w:t>de Evaluación de los Conceptos Aéreos)</w:t>
        </w:r>
      </w:ins>
      <w:customXmlInsRangeStart w:id="1900" w:author="Orion" w:date="2011-06-18T19:50:00Z"/>
      <w:sdt>
        <w:sdtPr>
          <w:rPr>
            <w:rFonts w:cs="Times New Roman"/>
          </w:rPr>
          <w:id w:val="-1648122327"/>
          <w:citation/>
        </w:sdtPr>
        <w:sdtContent>
          <w:customXmlInsRangeEnd w:id="1900"/>
          <w:ins w:id="1901" w:author="Orion" w:date="2011-06-18T19:50:00Z">
            <w:r w:rsidRPr="00ED1B76">
              <w:rPr>
                <w:rFonts w:cs="Times New Roman"/>
              </w:rPr>
              <w:fldChar w:fldCharType="begin"/>
            </w:r>
            <w:r w:rsidRPr="00ED1B76">
              <w:rPr>
                <w:rFonts w:cs="Times New Roman"/>
              </w:rPr>
              <w:instrText xml:space="preserve"> CITATION Swe02 \l 3082 </w:instrText>
            </w:r>
            <w:r w:rsidRPr="00ED1B76">
              <w:rPr>
                <w:rFonts w:cs="Times New Roman"/>
              </w:rPr>
              <w:fldChar w:fldCharType="separate"/>
            </w:r>
            <w:r w:rsidRPr="00C1157B">
              <w:rPr>
                <w:rFonts w:cs="Times New Roman"/>
                <w:noProof/>
              </w:rPr>
              <w:t>(28)</w:t>
            </w:r>
            <w:r w:rsidRPr="00ED1B76">
              <w:rPr>
                <w:rFonts w:cs="Times New Roman"/>
              </w:rPr>
              <w:fldChar w:fldCharType="end"/>
            </w:r>
          </w:ins>
          <w:customXmlInsRangeStart w:id="1902" w:author="Orion" w:date="2011-06-18T19:50:00Z"/>
        </w:sdtContent>
      </w:sdt>
      <w:customXmlInsRangeEnd w:id="1902"/>
      <w:ins w:id="1903" w:author="Orion" w:date="2011-06-18T19:50:00Z">
        <w:r>
          <w:rPr>
            <w:rFonts w:cs="Times New Roman"/>
          </w:rPr>
          <w:t xml:space="preserve"> y  MIDAS </w:t>
        </w:r>
        <w:r w:rsidRPr="00246937">
          <w:rPr>
            <w:rFonts w:cs="Times New Roman"/>
          </w:rPr>
          <w:t>(Sistema de análisis y diseño integrado de la interacción hombre-máquina)</w:t>
        </w:r>
      </w:ins>
      <w:ins w:id="1904" w:author="Orion" w:date="2011-06-18T19:51:00Z">
        <w:r>
          <w:rPr>
            <w:rFonts w:cs="Times New Roman"/>
          </w:rPr>
          <w:t>.</w:t>
        </w:r>
      </w:ins>
    </w:p>
    <w:p w14:paraId="6809A961" w14:textId="2E1483AB" w:rsidR="00781099" w:rsidRDefault="00B075B1">
      <w:pPr>
        <w:jc w:val="both"/>
        <w:rPr>
          <w:ins w:id="1905" w:author="Orion" w:date="2011-06-18T20:29:00Z"/>
          <w:rFonts w:cs="Times New Roman"/>
        </w:rPr>
        <w:pPrChange w:id="1906" w:author="Orion" w:date="2011-06-18T20:07:00Z">
          <w:pPr>
            <w:numPr>
              <w:numId w:val="4"/>
            </w:numPr>
            <w:tabs>
              <w:tab w:val="num" w:pos="720"/>
            </w:tabs>
            <w:ind w:left="720" w:hanging="360"/>
            <w:jc w:val="both"/>
          </w:pPr>
        </w:pPrChange>
      </w:pPr>
      <w:ins w:id="1907" w:author="Orion" w:date="2011-06-18T19:51:00Z">
        <w:r>
          <w:rPr>
            <w:rFonts w:cs="Times New Roman"/>
          </w:rPr>
          <w:t xml:space="preserve">ACES </w:t>
        </w:r>
        <w:r w:rsidRPr="00246937">
          <w:rPr>
            <w:rFonts w:cs="Times New Roman"/>
          </w:rPr>
          <w:t>es una</w:t>
        </w:r>
        <w:r>
          <w:rPr>
            <w:rFonts w:cs="Times New Roman"/>
          </w:rPr>
          <w:t xml:space="preserve"> herramienta de</w:t>
        </w:r>
        <w:r w:rsidRPr="00246937">
          <w:rPr>
            <w:rFonts w:cs="Times New Roman"/>
          </w:rPr>
          <w:t xml:space="preserve"> simulación basada en agentes distribuidos del NAS (Sistema Nacional Aeroespacial de EE</w:t>
        </w:r>
        <w:r>
          <w:rPr>
            <w:rFonts w:cs="Times New Roman"/>
          </w:rPr>
          <w:t>.</w:t>
        </w:r>
        <w:r w:rsidRPr="00246937">
          <w:rPr>
            <w:rFonts w:cs="Times New Roman"/>
          </w:rPr>
          <w:t>UU</w:t>
        </w:r>
        <w:r>
          <w:rPr>
            <w:rFonts w:cs="Times New Roman"/>
          </w:rPr>
          <w:t>.</w:t>
        </w:r>
        <w:r w:rsidRPr="00246937">
          <w:rPr>
            <w:rFonts w:cs="Times New Roman"/>
          </w:rPr>
          <w:t>), que incluye pero no se restringe al ATFM.</w:t>
        </w:r>
      </w:ins>
      <w:ins w:id="1908" w:author="Orion" w:date="2011-06-18T19:52:00Z">
        <w:r w:rsidR="00745C22">
          <w:rPr>
            <w:rFonts w:cs="Times New Roman"/>
          </w:rPr>
          <w:t xml:space="preserve"> El núcleo de ACES se basa en la arquitectura HLA (</w:t>
        </w:r>
        <w:r w:rsidR="00745C22" w:rsidRPr="00745C22">
          <w:rPr>
            <w:rFonts w:cs="Times New Roman"/>
          </w:rPr>
          <w:t>High-</w:t>
        </w:r>
        <w:proofErr w:type="spellStart"/>
        <w:r w:rsidR="00745C22" w:rsidRPr="00745C22">
          <w:rPr>
            <w:rFonts w:cs="Times New Roman"/>
          </w:rPr>
          <w:t>Level</w:t>
        </w:r>
        <w:proofErr w:type="spellEnd"/>
        <w:r w:rsidR="00745C22" w:rsidRPr="00745C22">
          <w:rPr>
            <w:rFonts w:cs="Times New Roman"/>
          </w:rPr>
          <w:t xml:space="preserve"> </w:t>
        </w:r>
        <w:proofErr w:type="spellStart"/>
        <w:r w:rsidR="00745C22" w:rsidRPr="00745C22">
          <w:rPr>
            <w:rFonts w:cs="Times New Roman"/>
          </w:rPr>
          <w:t>Architecture</w:t>
        </w:r>
        <w:proofErr w:type="spellEnd"/>
        <w:r w:rsidR="00745C22">
          <w:rPr>
            <w:rFonts w:cs="Times New Roman"/>
          </w:rPr>
          <w:t>)</w:t>
        </w:r>
      </w:ins>
      <w:ins w:id="1909" w:author="Orion" w:date="2011-06-18T19:53:00Z">
        <w:r w:rsidR="00745C22">
          <w:rPr>
            <w:rFonts w:cs="Times New Roman"/>
          </w:rPr>
          <w:t xml:space="preserve">, </w:t>
        </w:r>
      </w:ins>
      <w:ins w:id="1910" w:author="Orion" w:date="2011-06-18T19:54:00Z">
        <w:r w:rsidR="00745C22">
          <w:rPr>
            <w:rFonts w:cs="Times New Roman"/>
          </w:rPr>
          <w:t xml:space="preserve">que es </w:t>
        </w:r>
      </w:ins>
      <w:ins w:id="1911" w:author="Orion" w:date="2011-06-18T19:56:00Z">
        <w:r w:rsidR="00745C22">
          <w:rPr>
            <w:rFonts w:cs="Times New Roman"/>
          </w:rPr>
          <w:t xml:space="preserve">una aproximación </w:t>
        </w:r>
      </w:ins>
      <w:ins w:id="1912" w:author="Orion" w:date="2011-06-18T19:57:00Z">
        <w:r w:rsidR="0059263D">
          <w:rPr>
            <w:rFonts w:cs="Times New Roman"/>
          </w:rPr>
          <w:t>para</w:t>
        </w:r>
      </w:ins>
      <w:ins w:id="1913" w:author="Orion" w:date="2011-06-18T19:59:00Z">
        <w:r w:rsidR="00F62A28">
          <w:rPr>
            <w:rFonts w:cs="Times New Roman"/>
          </w:rPr>
          <w:t xml:space="preserve"> </w:t>
        </w:r>
      </w:ins>
      <w:ins w:id="1914" w:author="Orion" w:date="2011-06-18T20:00:00Z">
        <w:r w:rsidR="00F62A28">
          <w:rPr>
            <w:rFonts w:cs="Times New Roman"/>
          </w:rPr>
          <w:t>implementar</w:t>
        </w:r>
      </w:ins>
      <w:ins w:id="1915" w:author="Orion" w:date="2011-06-18T19:58:00Z">
        <w:r w:rsidR="00F62A28">
          <w:rPr>
            <w:rFonts w:cs="Times New Roman"/>
          </w:rPr>
          <w:t xml:space="preserve"> sistemas de</w:t>
        </w:r>
      </w:ins>
      <w:ins w:id="1916" w:author="Orion" w:date="2011-06-18T19:56:00Z">
        <w:r w:rsidR="00745C22">
          <w:rPr>
            <w:rFonts w:cs="Times New Roman"/>
          </w:rPr>
          <w:t xml:space="preserve"> </w:t>
        </w:r>
        <w:r w:rsidR="0059263D">
          <w:rPr>
            <w:rFonts w:cs="Times New Roman"/>
          </w:rPr>
          <w:t>simulaci</w:t>
        </w:r>
      </w:ins>
      <w:ins w:id="1917" w:author="Orion" w:date="2011-06-18T19:57:00Z">
        <w:r w:rsidR="0059263D">
          <w:rPr>
            <w:rFonts w:cs="Times New Roman"/>
          </w:rPr>
          <w:t>ones</w:t>
        </w:r>
      </w:ins>
      <w:ins w:id="1918" w:author="Orion" w:date="2011-06-18T19:56:00Z">
        <w:r w:rsidR="00745C22">
          <w:rPr>
            <w:rFonts w:cs="Times New Roman"/>
          </w:rPr>
          <w:t xml:space="preserve"> </w:t>
        </w:r>
        <w:r w:rsidR="00084737">
          <w:rPr>
            <w:rFonts w:cs="Times New Roman"/>
          </w:rPr>
          <w:t>distribuid</w:t>
        </w:r>
      </w:ins>
      <w:ins w:id="1919" w:author="Orion" w:date="2011-06-18T20:07:00Z">
        <w:r w:rsidR="00084737">
          <w:rPr>
            <w:rFonts w:cs="Times New Roman"/>
          </w:rPr>
          <w:t>o</w:t>
        </w:r>
      </w:ins>
      <w:ins w:id="1920" w:author="Orion" w:date="2011-06-18T19:57:00Z">
        <w:r w:rsidR="00E45A6B">
          <w:rPr>
            <w:rFonts w:cs="Times New Roman"/>
          </w:rPr>
          <w:t>s</w:t>
        </w:r>
      </w:ins>
      <w:ins w:id="1921" w:author="Orion" w:date="2011-06-18T20:00:00Z">
        <w:r w:rsidR="00F62A28">
          <w:rPr>
            <w:rFonts w:cs="Times New Roman"/>
          </w:rPr>
          <w:t xml:space="preserve">. </w:t>
        </w:r>
      </w:ins>
      <w:ins w:id="1922" w:author="Orion" w:date="2011-06-18T20:01:00Z">
        <w:r w:rsidR="00F62A28">
          <w:rPr>
            <w:rFonts w:cs="Times New Roman"/>
          </w:rPr>
          <w:t>En d</w:t>
        </w:r>
      </w:ins>
      <w:ins w:id="1923" w:author="Orion" w:date="2011-06-18T20:00:00Z">
        <w:r w:rsidR="00F62A28">
          <w:rPr>
            <w:rFonts w:cs="Times New Roman"/>
          </w:rPr>
          <w:t>icho estándar,</w:t>
        </w:r>
        <w:r w:rsidR="00F62A28" w:rsidRPr="00F62A28">
          <w:rPr>
            <w:rFonts w:cs="Times New Roman"/>
          </w:rPr>
          <w:t xml:space="preserve"> </w:t>
        </w:r>
        <w:r w:rsidR="00F62A28">
          <w:rPr>
            <w:rFonts w:cs="Times New Roman"/>
          </w:rPr>
          <w:t>desarrollado por el Departamento de Defensa de EE.UU.,</w:t>
        </w:r>
      </w:ins>
      <w:ins w:id="1924" w:author="Orion" w:date="2011-06-18T19:56:00Z">
        <w:r w:rsidR="00745C22">
          <w:rPr>
            <w:rFonts w:cs="Times New Roman"/>
          </w:rPr>
          <w:t xml:space="preserve"> se definen </w:t>
        </w:r>
      </w:ins>
      <w:ins w:id="1925" w:author="Orion" w:date="2011-06-18T19:54:00Z">
        <w:r w:rsidR="00745C22">
          <w:rPr>
            <w:rFonts w:cs="Times New Roman"/>
          </w:rPr>
          <w:t>un conjunto de herramientas, reglas y protocolos</w:t>
        </w:r>
      </w:ins>
      <w:ins w:id="1926" w:author="Orion" w:date="2011-06-18T20:01:00Z">
        <w:r w:rsidR="00F62A28">
          <w:rPr>
            <w:rFonts w:cs="Times New Roman"/>
          </w:rPr>
          <w:t xml:space="preserve"> para </w:t>
        </w:r>
      </w:ins>
      <w:ins w:id="1927" w:author="Orion" w:date="2011-06-18T20:06:00Z">
        <w:r w:rsidR="00F62A28">
          <w:rPr>
            <w:rFonts w:cs="Times New Roman"/>
          </w:rPr>
          <w:t>implementar estos sistemas de simulación distribuidos</w:t>
        </w:r>
      </w:ins>
      <w:ins w:id="1928" w:author="Orion" w:date="2011-06-18T20:00:00Z">
        <w:r w:rsidR="00F62A28">
          <w:rPr>
            <w:rFonts w:cs="Times New Roman"/>
          </w:rPr>
          <w:t>.</w:t>
        </w:r>
      </w:ins>
      <w:ins w:id="1929" w:author="Orion" w:date="2011-06-18T20:08:00Z">
        <w:r w:rsidR="00781099">
          <w:rPr>
            <w:rFonts w:cs="Times New Roman"/>
          </w:rPr>
          <w:t xml:space="preserve"> </w:t>
        </w:r>
      </w:ins>
      <w:ins w:id="1930" w:author="Orion" w:date="2011-06-18T20:07:00Z">
        <w:r w:rsidR="00781099">
          <w:rPr>
            <w:rFonts w:cs="Times New Roman"/>
          </w:rPr>
          <w:t>Por otro lado</w:t>
        </w:r>
      </w:ins>
      <w:ins w:id="1931" w:author="Orion" w:date="2011-06-18T20:08:00Z">
        <w:r w:rsidR="00EA63E5">
          <w:rPr>
            <w:rFonts w:cs="Times New Roman"/>
          </w:rPr>
          <w:t>,</w:t>
        </w:r>
      </w:ins>
      <w:ins w:id="1932" w:author="Orion" w:date="2011-06-18T20:07:00Z">
        <w:r w:rsidR="00781099">
          <w:rPr>
            <w:rFonts w:cs="Times New Roman"/>
          </w:rPr>
          <w:t xml:space="preserve"> el </w:t>
        </w:r>
        <w:r w:rsidR="00781099" w:rsidRPr="00246937">
          <w:rPr>
            <w:rFonts w:cs="Times New Roman"/>
          </w:rPr>
          <w:t xml:space="preserve">MIDAS es un modelo basado en agentes </w:t>
        </w:r>
        <w:r w:rsidR="00781099" w:rsidRPr="00ED1B76">
          <w:rPr>
            <w:rFonts w:cs="Times New Roman"/>
          </w:rPr>
          <w:t>que se centra en</w:t>
        </w:r>
        <w:r w:rsidR="00781099" w:rsidRPr="00246937">
          <w:rPr>
            <w:rFonts w:cs="Times New Roman"/>
          </w:rPr>
          <w:t xml:space="preserve"> la eficiencia humana cuando interacciona con interfaces máquina. Esta herramienta ha sido usada con ATFM y enfatiza</w:t>
        </w:r>
        <w:r w:rsidR="00781099" w:rsidRPr="00ED1B76">
          <w:rPr>
            <w:rFonts w:cs="Times New Roman"/>
          </w:rPr>
          <w:t xml:space="preserve"> principalmente</w:t>
        </w:r>
        <w:r w:rsidR="00781099" w:rsidRPr="00246937">
          <w:rPr>
            <w:rFonts w:cs="Times New Roman"/>
          </w:rPr>
          <w:t xml:space="preserve"> las capacidades y limitaciones de las facultades cognitivas de los humanos en </w:t>
        </w:r>
        <w:r w:rsidR="00781099" w:rsidRPr="00ED1B76">
          <w:rPr>
            <w:rFonts w:cs="Times New Roman"/>
          </w:rPr>
          <w:t>vez</w:t>
        </w:r>
        <w:r w:rsidR="00781099" w:rsidRPr="00246937">
          <w:rPr>
            <w:rFonts w:cs="Times New Roman"/>
          </w:rPr>
          <w:t xml:space="preserve"> de la complejidad de la toma de decisiones.</w:t>
        </w:r>
      </w:ins>
    </w:p>
    <w:p w14:paraId="5EDCF8D8" w14:textId="41D9D9A2" w:rsidR="00964B13" w:rsidRPr="00AB231D" w:rsidRDefault="00964B13" w:rsidP="00964B13">
      <w:pPr>
        <w:jc w:val="both"/>
        <w:rPr>
          <w:ins w:id="1933" w:author="Orion" w:date="2011-06-18T20:29:00Z"/>
          <w:rFonts w:cs="Times New Roman"/>
        </w:rPr>
      </w:pPr>
      <w:ins w:id="1934" w:author="Orion" w:date="2011-06-18T20:29:00Z">
        <w:r>
          <w:rPr>
            <w:rFonts w:cs="Times New Roman"/>
          </w:rPr>
          <w:t xml:space="preserve">Por último destacar dentro de este tipo de simulaciones, que </w:t>
        </w:r>
        <w:r w:rsidRPr="00AB231D">
          <w:rPr>
            <w:rFonts w:cs="Times New Roman"/>
          </w:rPr>
          <w:t xml:space="preserve">la NASA ha desarrollado una herramienta denominada </w:t>
        </w:r>
        <w:r w:rsidRPr="00246937">
          <w:rPr>
            <w:rFonts w:cs="Times New Roman"/>
          </w:rPr>
          <w:t xml:space="preserve">FACET </w:t>
        </w:r>
      </w:ins>
      <w:customXmlInsRangeStart w:id="1935" w:author="Orion" w:date="2011-06-18T20:29:00Z"/>
      <w:sdt>
        <w:sdtPr>
          <w:rPr>
            <w:rFonts w:cs="Times New Roman"/>
          </w:rPr>
          <w:id w:val="1361701517"/>
          <w:citation/>
        </w:sdtPr>
        <w:sdtContent>
          <w:customXmlInsRangeEnd w:id="1935"/>
          <w:ins w:id="1936" w:author="Orion" w:date="2011-06-18T20:29:00Z">
            <w:r w:rsidRPr="00AB231D">
              <w:rPr>
                <w:rFonts w:cs="Times New Roman"/>
              </w:rPr>
              <w:fldChar w:fldCharType="begin"/>
            </w:r>
            <w:r w:rsidRPr="00AB231D">
              <w:rPr>
                <w:rFonts w:cs="Times New Roman"/>
              </w:rPr>
              <w:instrText xml:space="preserve">CITATION Ago07 \l 3082 </w:instrText>
            </w:r>
            <w:r w:rsidRPr="00AB231D">
              <w:rPr>
                <w:rFonts w:cs="Times New Roman"/>
              </w:rPr>
              <w:fldChar w:fldCharType="separate"/>
            </w:r>
            <w:r w:rsidRPr="00C1157B">
              <w:rPr>
                <w:rFonts w:cs="Times New Roman"/>
                <w:noProof/>
              </w:rPr>
              <w:t>(30)</w:t>
            </w:r>
            <w:r w:rsidRPr="00AB231D">
              <w:rPr>
                <w:rFonts w:cs="Times New Roman"/>
              </w:rPr>
              <w:fldChar w:fldCharType="end"/>
            </w:r>
          </w:ins>
          <w:customXmlInsRangeStart w:id="1937" w:author="Orion" w:date="2011-06-18T20:29:00Z"/>
        </w:sdtContent>
      </w:sdt>
      <w:customXmlInsRangeEnd w:id="1937"/>
      <w:ins w:id="1938" w:author="Orion" w:date="2011-06-18T20:29:00Z">
        <w:r>
          <w:rPr>
            <w:rFonts w:cs="Times New Roman"/>
          </w:rPr>
          <w:t xml:space="preserve">. </w:t>
        </w:r>
      </w:ins>
      <w:ins w:id="1939" w:author="Orion" w:date="2011-06-18T20:30:00Z">
        <w:r>
          <w:rPr>
            <w:rFonts w:cs="Times New Roman"/>
          </w:rPr>
          <w:t>Un sistema</w:t>
        </w:r>
      </w:ins>
      <w:ins w:id="1940" w:author="Orion" w:date="2011-06-18T20:29:00Z">
        <w:r>
          <w:rPr>
            <w:rFonts w:cs="Times New Roman"/>
          </w:rPr>
          <w:t xml:space="preserve"> </w:t>
        </w:r>
        <w:r w:rsidRPr="00AB231D">
          <w:rPr>
            <w:rFonts w:cs="Times New Roman"/>
          </w:rPr>
          <w:t xml:space="preserve">que </w:t>
        </w:r>
        <w:r w:rsidRPr="00AB231D">
          <w:rPr>
            <w:rFonts w:cs="Times New Roman"/>
            <w:color w:val="000000"/>
          </w:rPr>
          <w:t>sirve para simular el flujo del tráfico aéreo y que contiene herramientas que se centran en el modelado de la trayectoria y del tiempo, y también contiene un modelo de la estructura del espacio aéreo, incluidas las regiones ARTCC (Centro de control del tráfico de las rutas aéreas), sectores y rutas aéreas. FACET puede actuar como un simulador o como un mecanismo de reproducción</w:t>
        </w:r>
        <w:r>
          <w:rPr>
            <w:rFonts w:cs="Times New Roman"/>
            <w:color w:val="000000"/>
          </w:rPr>
          <w:t>,</w:t>
        </w:r>
        <w:r w:rsidRPr="00AB231D">
          <w:rPr>
            <w:rFonts w:cs="Times New Roman"/>
            <w:color w:val="000000"/>
          </w:rPr>
          <w:t xml:space="preserve"> ya sea a partir de datos históricos o de una fuente de datos reales de la FAA. Esta herramienta ha sido integrada en un producto comercial, Flight Explorer </w:t>
        </w:r>
      </w:ins>
      <w:customXmlInsRangeStart w:id="1941" w:author="Orion" w:date="2011-06-18T20:29:00Z"/>
      <w:sdt>
        <w:sdtPr>
          <w:rPr>
            <w:rFonts w:cs="Times New Roman"/>
            <w:color w:val="000000"/>
          </w:rPr>
          <w:id w:val="1810812943"/>
          <w:citation/>
        </w:sdtPr>
        <w:sdtContent>
          <w:customXmlInsRangeEnd w:id="1941"/>
          <w:ins w:id="1942" w:author="Orion" w:date="2011-06-18T20:29:00Z">
            <w:r w:rsidRPr="00AB231D">
              <w:rPr>
                <w:rFonts w:cs="Times New Roman"/>
                <w:color w:val="000000"/>
              </w:rPr>
              <w:fldChar w:fldCharType="begin"/>
            </w:r>
            <w:r w:rsidRPr="00AB231D">
              <w:rPr>
                <w:rFonts w:cs="Times New Roman"/>
                <w:color w:val="000000"/>
              </w:rPr>
              <w:instrText xml:space="preserve"> CITATION Fli1 \l 3082 </w:instrText>
            </w:r>
            <w:r w:rsidRPr="00AB231D">
              <w:rPr>
                <w:rFonts w:cs="Times New Roman"/>
                <w:color w:val="000000"/>
              </w:rPr>
              <w:fldChar w:fldCharType="separate"/>
            </w:r>
            <w:r w:rsidRPr="00C1157B">
              <w:rPr>
                <w:rFonts w:cs="Times New Roman"/>
                <w:noProof/>
                <w:color w:val="000000"/>
              </w:rPr>
              <w:t>(31)</w:t>
            </w:r>
            <w:r w:rsidRPr="00AB231D">
              <w:rPr>
                <w:rFonts w:cs="Times New Roman"/>
                <w:color w:val="000000"/>
              </w:rPr>
              <w:fldChar w:fldCharType="end"/>
            </w:r>
          </w:ins>
          <w:customXmlInsRangeStart w:id="1943" w:author="Orion" w:date="2011-06-18T20:29:00Z"/>
        </w:sdtContent>
      </w:sdt>
      <w:customXmlInsRangeEnd w:id="1943"/>
      <w:ins w:id="1944" w:author="Orion" w:date="2011-06-18T20:29:00Z">
        <w:r w:rsidRPr="00AB231D">
          <w:rPr>
            <w:rFonts w:cs="Times New Roman"/>
            <w:color w:val="000000"/>
          </w:rPr>
          <w:t xml:space="preserve">, que se usa en la mayoría de las principales compañías aéreas de EE.UU. No es sólo una simulación basada en agentes, que se concentra en los aspectos físicos del flujo de tráfico aéreo, </w:t>
        </w:r>
        <w:r w:rsidRPr="00AB231D">
          <w:rPr>
            <w:rFonts w:cs="Times New Roman"/>
            <w:color w:val="000000"/>
          </w:rPr>
          <w:lastRenderedPageBreak/>
          <w:t>sino que incluye también otros aspectos, tales como la carga de trabajo del controlador y las iniciativas de gestión del tráfico aéreo.</w:t>
        </w:r>
      </w:ins>
    </w:p>
    <w:p w14:paraId="5C6D9EF3" w14:textId="77777777" w:rsidR="00964B13" w:rsidRDefault="00964B13">
      <w:pPr>
        <w:jc w:val="both"/>
        <w:rPr>
          <w:ins w:id="1945" w:author="Orion" w:date="2011-06-18T20:07:00Z"/>
          <w:rFonts w:cs="Times New Roman"/>
        </w:rPr>
        <w:pPrChange w:id="1946" w:author="Orion" w:date="2011-06-18T20:07:00Z">
          <w:pPr>
            <w:numPr>
              <w:numId w:val="4"/>
            </w:numPr>
            <w:tabs>
              <w:tab w:val="num" w:pos="720"/>
            </w:tabs>
            <w:ind w:left="720" w:hanging="360"/>
            <w:jc w:val="both"/>
          </w:pPr>
        </w:pPrChange>
      </w:pPr>
    </w:p>
    <w:p w14:paraId="75AB57A1" w14:textId="6E62F1B5" w:rsidR="00034022" w:rsidDel="00C17E9B" w:rsidRDefault="00964B13">
      <w:pPr>
        <w:jc w:val="both"/>
        <w:rPr>
          <w:ins w:id="1947" w:author="IO" w:date="2011-05-12T18:19:00Z"/>
          <w:del w:id="1948" w:author="Orion" w:date="2011-06-18T19:07:00Z"/>
          <w:rFonts w:cs="Times New Roman"/>
        </w:rPr>
      </w:pPr>
      <w:ins w:id="1949" w:author="Orion" w:date="2011-06-18T20:22:00Z">
        <w:r>
          <w:rPr>
            <w:rFonts w:cs="Times New Roman"/>
          </w:rPr>
          <w:t xml:space="preserve">Por otro lado, tenemos una serie de sistemas que se centran en el estudio </w:t>
        </w:r>
      </w:ins>
      <w:ins w:id="1950" w:author="Orion" w:date="2011-06-18T20:24:00Z">
        <w:r>
          <w:rPr>
            <w:rFonts w:cs="Times New Roman"/>
          </w:rPr>
          <w:t xml:space="preserve">de los procesos colaborativos </w:t>
        </w:r>
      </w:ins>
      <w:ins w:id="1951" w:author="Orion" w:date="2011-06-18T20:25:00Z">
        <w:r>
          <w:rPr>
            <w:rFonts w:cs="Times New Roman"/>
          </w:rPr>
          <w:t>y de coordinación entre los distin</w:t>
        </w:r>
        <w:r w:rsidR="00A47B5B">
          <w:rPr>
            <w:rFonts w:cs="Times New Roman"/>
          </w:rPr>
          <w:t>tos elementos que intervienen e</w:t>
        </w:r>
        <w:r>
          <w:rPr>
            <w:rFonts w:cs="Times New Roman"/>
          </w:rPr>
          <w:t xml:space="preserve">n la gestión del tráfico aéreo, Ejemplo de ello es el sistema </w:t>
        </w:r>
      </w:ins>
    </w:p>
    <w:p w14:paraId="43BF15F1" w14:textId="7436898A" w:rsidR="000260AE" w:rsidRPr="00246937" w:rsidDel="00C17E9B" w:rsidRDefault="000260AE">
      <w:pPr>
        <w:jc w:val="both"/>
        <w:rPr>
          <w:del w:id="1952" w:author="Orion" w:date="2011-06-18T19:07:00Z"/>
          <w:rFonts w:cs="Times New Roman"/>
        </w:rPr>
      </w:pPr>
    </w:p>
    <w:p w14:paraId="14B9A535" w14:textId="2FFE905E" w:rsidR="00BB1765" w:rsidRPr="00246937" w:rsidDel="00C17E9B" w:rsidRDefault="00BB1765">
      <w:pPr>
        <w:jc w:val="both"/>
        <w:rPr>
          <w:del w:id="1953" w:author="Orion" w:date="2011-06-18T19:07:00Z"/>
          <w:rFonts w:cs="Times New Roman"/>
        </w:rPr>
      </w:pPr>
      <w:del w:id="1954" w:author="Orion" w:date="2011-06-18T19:07:00Z">
        <w:r w:rsidRPr="00246937" w:rsidDel="00C17E9B">
          <w:rPr>
            <w:rFonts w:cs="Times New Roman"/>
          </w:rPr>
          <w:delText xml:space="preserve">Como </w:delText>
        </w:r>
      </w:del>
      <w:del w:id="1955" w:author="Orion" w:date="2011-05-03T12:36:00Z">
        <w:r w:rsidRPr="00246937" w:rsidDel="00D032B8">
          <w:rPr>
            <w:rFonts w:cs="Times New Roman"/>
          </w:rPr>
          <w:delText xml:space="preserve">hemos </w:delText>
        </w:r>
      </w:del>
      <w:del w:id="1956" w:author="Orion" w:date="2011-05-03T12:37:00Z">
        <w:r w:rsidRPr="00246937" w:rsidDel="00D032B8">
          <w:rPr>
            <w:rFonts w:cs="Times New Roman"/>
          </w:rPr>
          <w:delText>comentado antes</w:delText>
        </w:r>
      </w:del>
      <w:ins w:id="1957" w:author="IO" w:date="2011-05-13T11:36:00Z">
        <w:del w:id="1958" w:author="Orion" w:date="2011-06-18T19:07:00Z">
          <w:r w:rsidR="006949DF" w:rsidDel="00C17E9B">
            <w:rPr>
              <w:rFonts w:cs="Times New Roman"/>
            </w:rPr>
            <w:delText>,</w:delText>
          </w:r>
        </w:del>
      </w:ins>
      <w:del w:id="1959" w:author="Orion" w:date="2011-06-18T19:07:00Z">
        <w:r w:rsidRPr="00246937" w:rsidDel="00C17E9B">
          <w:rPr>
            <w:rFonts w:cs="Times New Roman"/>
          </w:rPr>
          <w:delText xml:space="preserve"> en </w:delText>
        </w:r>
      </w:del>
      <w:del w:id="1960" w:author="Orion" w:date="2011-03-31T22:51:00Z">
        <w:r w:rsidRPr="00246937" w:rsidDel="00531F30">
          <w:rPr>
            <w:rFonts w:cs="Times New Roman"/>
          </w:rPr>
          <w:delText>[19]</w:delText>
        </w:r>
      </w:del>
      <w:del w:id="1961" w:author="Orion" w:date="2011-06-18T19:07:00Z">
        <w:r w:rsidRPr="00246937" w:rsidDel="00C17E9B">
          <w:rPr>
            <w:rFonts w:cs="Times New Roman"/>
          </w:rPr>
          <w:delText xml:space="preserve"> se hace una </w:delText>
        </w:r>
      </w:del>
      <w:del w:id="1962" w:author="Orion" w:date="2011-04-02T13:19:00Z">
        <w:r w:rsidRPr="00246937" w:rsidDel="00FB3F03">
          <w:rPr>
            <w:rFonts w:cs="Times New Roman"/>
          </w:rPr>
          <w:delText xml:space="preserve">distinción </w:delText>
        </w:r>
      </w:del>
      <w:del w:id="1963" w:author="Orion" w:date="2011-06-18T19:07:00Z">
        <w:r w:rsidRPr="00246937" w:rsidDel="00C17E9B">
          <w:rPr>
            <w:rFonts w:cs="Times New Roman"/>
          </w:rPr>
          <w:delText xml:space="preserve">entre una serie de simuladores principalmente </w:delText>
        </w:r>
      </w:del>
      <w:del w:id="1964" w:author="Orion" w:date="2011-04-02T13:20:00Z">
        <w:r w:rsidRPr="00246937" w:rsidDel="00921CD8">
          <w:rPr>
            <w:rFonts w:cs="Times New Roman"/>
          </w:rPr>
          <w:delText xml:space="preserve">centrados </w:delText>
        </w:r>
      </w:del>
      <w:del w:id="1965" w:author="Orion" w:date="2011-06-18T19:07:00Z">
        <w:r w:rsidRPr="00246937" w:rsidDel="00C17E9B">
          <w:rPr>
            <w:rFonts w:cs="Times New Roman"/>
          </w:rPr>
          <w:delText>en el tráfico aéreo. Se distingue entre los siguientes sistemas:</w:delText>
        </w:r>
      </w:del>
    </w:p>
    <w:p w14:paraId="14A802DF" w14:textId="54FBEB9A" w:rsidR="00F7742E" w:rsidRPr="00246937" w:rsidDel="00F7742E" w:rsidRDefault="00BB1765">
      <w:pPr>
        <w:jc w:val="both"/>
        <w:rPr>
          <w:del w:id="1966" w:author="Orion" w:date="2011-06-18T18:35:00Z"/>
          <w:rFonts w:cs="Times New Roman"/>
        </w:rPr>
        <w:pPrChange w:id="1967" w:author="Orion" w:date="2011-06-18T20:26:00Z">
          <w:pPr>
            <w:numPr>
              <w:numId w:val="4"/>
            </w:numPr>
            <w:tabs>
              <w:tab w:val="num" w:pos="720"/>
            </w:tabs>
            <w:ind w:left="720" w:hanging="360"/>
            <w:jc w:val="both"/>
          </w:pPr>
        </w:pPrChange>
      </w:pPr>
      <w:del w:id="1968" w:author="Orion" w:date="2011-06-18T20:05:00Z">
        <w:r w:rsidRPr="00246937" w:rsidDel="00F62A28">
          <w:rPr>
            <w:rFonts w:cs="Times New Roman"/>
          </w:rPr>
          <w:delText>ACES (</w:delText>
        </w:r>
      </w:del>
      <w:del w:id="1969" w:author="Orion" w:date="2011-04-02T13:21:00Z">
        <w:r w:rsidRPr="00246937" w:rsidDel="005213AF">
          <w:rPr>
            <w:rFonts w:cs="Times New Roman"/>
          </w:rPr>
          <w:delText xml:space="preserve">Airspace Concept Evaluation System) </w:delText>
        </w:r>
      </w:del>
      <w:del w:id="1970" w:author="Orion" w:date="2011-03-31T22:51:00Z">
        <w:r w:rsidRPr="00246937" w:rsidDel="00531F30">
          <w:rPr>
            <w:rFonts w:cs="Times New Roman"/>
          </w:rPr>
          <w:delText>[20]</w:delText>
        </w:r>
      </w:del>
      <w:del w:id="1971" w:author="Orion" w:date="2011-06-18T20:05:00Z">
        <w:r w:rsidRPr="00246937" w:rsidDel="00F62A28">
          <w:rPr>
            <w:rFonts w:cs="Times New Roman"/>
          </w:rPr>
          <w:delText xml:space="preserve"> es una simulación basada en agentes </w:delText>
        </w:r>
      </w:del>
      <w:del w:id="1972" w:author="Orion" w:date="2011-03-28T15:55:00Z">
        <w:r w:rsidRPr="00246937" w:rsidDel="008F64AB">
          <w:rPr>
            <w:rFonts w:cs="Times New Roman"/>
          </w:rPr>
          <w:delText xml:space="preserve">distribuida </w:delText>
        </w:r>
      </w:del>
      <w:del w:id="1973" w:author="Orion" w:date="2011-06-18T20:05:00Z">
        <w:r w:rsidRPr="00246937" w:rsidDel="00F62A28">
          <w:rPr>
            <w:rFonts w:cs="Times New Roman"/>
          </w:rPr>
          <w:delText>del Sistema Nacional Aeroespacial de EEUU</w:delText>
        </w:r>
      </w:del>
      <w:del w:id="1974" w:author="Orion" w:date="2011-03-28T15:56:00Z">
        <w:r w:rsidRPr="00246937" w:rsidDel="008F64AB">
          <w:rPr>
            <w:rFonts w:cs="Times New Roman"/>
          </w:rPr>
          <w:delText xml:space="preserve"> (NAS</w:delText>
        </w:r>
      </w:del>
      <w:del w:id="1975" w:author="Orion" w:date="2011-06-18T20:05:00Z">
        <w:r w:rsidRPr="00246937" w:rsidDel="00F62A28">
          <w:rPr>
            <w:rFonts w:cs="Times New Roman"/>
          </w:rPr>
          <w:delText xml:space="preserve">), que incluye pero no se restringe al ATFM. </w:delText>
        </w:r>
      </w:del>
      <w:del w:id="1976" w:author="Orion" w:date="2011-06-18T19:51:00Z">
        <w:r w:rsidRPr="00246937" w:rsidDel="00B075B1">
          <w:rPr>
            <w:rFonts w:cs="Times New Roman"/>
          </w:rPr>
          <w:delText xml:space="preserve">Este sistema es capaz de hacer más eficientes las evaluaciones de coste-beneficio basándose en conceptos que van más </w:delText>
        </w:r>
        <w:r w:rsidR="00C230DC" w:rsidRPr="00246937" w:rsidDel="00B075B1">
          <w:rPr>
            <w:rFonts w:cs="Times New Roman"/>
          </w:rPr>
          <w:delText>allá</w:delText>
        </w:r>
        <w:r w:rsidRPr="00246937" w:rsidDel="00B075B1">
          <w:rPr>
            <w:rFonts w:cs="Times New Roman"/>
          </w:rPr>
          <w:delText xml:space="preserve"> de elementos particulares.</w:delText>
        </w:r>
      </w:del>
    </w:p>
    <w:p w14:paraId="70B3C2B1" w14:textId="00E9FB35" w:rsidR="00BB1765" w:rsidRPr="00F7742E" w:rsidDel="00486EE2" w:rsidRDefault="00BB1765">
      <w:pPr>
        <w:jc w:val="both"/>
        <w:rPr>
          <w:del w:id="1977" w:author="Orion" w:date="2011-06-18T18:57:00Z"/>
          <w:rFonts w:cs="Times New Roman"/>
        </w:rPr>
        <w:pPrChange w:id="1978" w:author="Orion" w:date="2011-06-18T20:26:00Z">
          <w:pPr>
            <w:numPr>
              <w:numId w:val="4"/>
            </w:numPr>
            <w:tabs>
              <w:tab w:val="num" w:pos="720"/>
            </w:tabs>
            <w:ind w:left="720" w:hanging="360"/>
            <w:jc w:val="both"/>
          </w:pPr>
        </w:pPrChange>
      </w:pPr>
      <w:del w:id="1979" w:author="Orion" w:date="2011-06-18T18:56:00Z">
        <w:r w:rsidRPr="00F7742E" w:rsidDel="00486EE2">
          <w:rPr>
            <w:rFonts w:cs="Times New Roman"/>
          </w:rPr>
          <w:delText xml:space="preserve">IMPACT </w:delText>
        </w:r>
      </w:del>
      <w:del w:id="1980" w:author="Orion" w:date="2011-03-28T15:58:00Z">
        <w:r w:rsidRPr="00F7742E" w:rsidDel="00056B80">
          <w:rPr>
            <w:rFonts w:cs="Times New Roman"/>
          </w:rPr>
          <w:delText xml:space="preserve">(Intelligent agent-based Model for Policy Analysis of Collaborative Traffic flow management) </w:delText>
        </w:r>
      </w:del>
      <w:del w:id="1981" w:author="Orion" w:date="2011-06-18T18:57:00Z">
        <w:r w:rsidRPr="00F7742E" w:rsidDel="00486EE2">
          <w:rPr>
            <w:rFonts w:cs="Times New Roman"/>
          </w:rPr>
          <w:delText xml:space="preserve">es un modelo </w:delText>
        </w:r>
        <w:r w:rsidR="00E922DE" w:rsidRPr="00F7742E" w:rsidDel="00486EE2">
          <w:rPr>
            <w:rFonts w:cs="Times New Roman"/>
          </w:rPr>
          <w:delText>de los agentes de la FAA y de las aerolíneas basados en enjambre</w:delText>
        </w:r>
      </w:del>
      <w:del w:id="1982" w:author="Orion" w:date="2011-04-02T13:22:00Z">
        <w:r w:rsidR="00E922DE" w:rsidRPr="00F7742E" w:rsidDel="008B37A3">
          <w:rPr>
            <w:rFonts w:cs="Times New Roman"/>
          </w:rPr>
          <w:delText xml:space="preserve">, </w:delText>
        </w:r>
      </w:del>
      <w:del w:id="1983" w:author="Orion" w:date="2011-06-18T18:57:00Z">
        <w:r w:rsidR="00E922DE" w:rsidRPr="00F7742E" w:rsidDel="00486EE2">
          <w:rPr>
            <w:rFonts w:cs="Times New Roman"/>
          </w:rPr>
          <w:delText>usados</w:delText>
        </w:r>
        <w:r w:rsidRPr="00F7742E" w:rsidDel="00486EE2">
          <w:rPr>
            <w:rFonts w:cs="Times New Roman"/>
          </w:rPr>
          <w:delText xml:space="preserve"> para evaluar tres tipos de reducciones: en la planificación anticipada,  programas de retrasos en tierra (GDPs) sin intercambio de información</w:delText>
        </w:r>
      </w:del>
      <w:del w:id="1984" w:author="Orion" w:date="2011-04-02T13:22:00Z">
        <w:r w:rsidRPr="00F7742E" w:rsidDel="001A4B14">
          <w:rPr>
            <w:rFonts w:cs="Times New Roman"/>
          </w:rPr>
          <w:delText xml:space="preserve">, </w:delText>
        </w:r>
      </w:del>
      <w:del w:id="1985" w:author="Orion" w:date="2011-06-18T18:57:00Z">
        <w:r w:rsidRPr="00F7742E" w:rsidDel="00486EE2">
          <w:rPr>
            <w:rFonts w:cs="Times New Roman"/>
          </w:rPr>
          <w:delText xml:space="preserve">y </w:delText>
        </w:r>
      </w:del>
      <w:del w:id="1986" w:author="Orion" w:date="2011-04-02T13:22:00Z">
        <w:r w:rsidRPr="00F7742E" w:rsidDel="001A4B14">
          <w:rPr>
            <w:rFonts w:cs="Times New Roman"/>
          </w:rPr>
          <w:delText xml:space="preserve">GDPs </w:delText>
        </w:r>
      </w:del>
      <w:del w:id="1987" w:author="Orion" w:date="2011-06-18T18:57:00Z">
        <w:r w:rsidRPr="00F7742E" w:rsidDel="00486EE2">
          <w:rPr>
            <w:rFonts w:cs="Times New Roman"/>
          </w:rPr>
          <w:delText>con horarios de vuelo compartido</w:delText>
        </w:r>
      </w:del>
      <w:del w:id="1988" w:author="Orion" w:date="2011-06-18T18:35:00Z">
        <w:r w:rsidRPr="00F7742E" w:rsidDel="00F7742E">
          <w:rPr>
            <w:rFonts w:cs="Times New Roman"/>
          </w:rPr>
          <w:delText>.</w:delText>
        </w:r>
      </w:del>
    </w:p>
    <w:p w14:paraId="3B40E83A" w14:textId="69DCC36C" w:rsidR="00BB1765" w:rsidDel="0042699C" w:rsidRDefault="00BB1765">
      <w:pPr>
        <w:jc w:val="both"/>
        <w:rPr>
          <w:del w:id="1989" w:author="Orion" w:date="2011-06-18T20:08:00Z"/>
          <w:rFonts w:cs="Times New Roman"/>
        </w:rPr>
        <w:pPrChange w:id="1990" w:author="Orion" w:date="2011-06-18T20:26:00Z">
          <w:pPr>
            <w:numPr>
              <w:numId w:val="4"/>
            </w:numPr>
            <w:tabs>
              <w:tab w:val="num" w:pos="720"/>
            </w:tabs>
            <w:ind w:left="720" w:hanging="360"/>
            <w:jc w:val="both"/>
          </w:pPr>
        </w:pPrChange>
      </w:pPr>
      <w:r w:rsidRPr="00246937">
        <w:rPr>
          <w:rFonts w:cs="Times New Roman"/>
        </w:rPr>
        <w:t xml:space="preserve">STEAM </w:t>
      </w:r>
      <w:customXmlInsRangeStart w:id="1991" w:author="Orion" w:date="2011-03-31T22:52:00Z"/>
      <w:sdt>
        <w:sdtPr>
          <w:rPr>
            <w:rFonts w:cs="Times New Roman"/>
          </w:rPr>
          <w:id w:val="1170146272"/>
          <w:citation/>
        </w:sdtPr>
        <w:sdtContent>
          <w:customXmlInsRangeEnd w:id="1991"/>
          <w:ins w:id="1992" w:author="Orion" w:date="2011-03-31T22:52:00Z">
            <w:r w:rsidR="00531F30" w:rsidRPr="00246937">
              <w:rPr>
                <w:rFonts w:cs="Times New Roman"/>
                <w:rPrChange w:id="1993" w:author="Orion" w:date="2011-04-24T22:32:00Z">
                  <w:rPr>
                    <w:rFonts w:ascii="Courier New" w:hAnsi="Courier New" w:cs="Courier New"/>
                  </w:rPr>
                </w:rPrChange>
              </w:rPr>
              <w:fldChar w:fldCharType="begin"/>
            </w:r>
            <w:r w:rsidR="00531F30" w:rsidRPr="00246937">
              <w:rPr>
                <w:rFonts w:cs="Times New Roman"/>
                <w:rPrChange w:id="1994" w:author="Orion" w:date="2011-04-24T22:32:00Z">
                  <w:rPr>
                    <w:rFonts w:ascii="Courier New" w:hAnsi="Courier New" w:cs="Courier New"/>
                  </w:rPr>
                </w:rPrChange>
              </w:rPr>
              <w:instrText xml:space="preserve"> CITATION Tam97 \l 3082 </w:instrText>
            </w:r>
          </w:ins>
          <w:r w:rsidR="00531F30" w:rsidRPr="00246937">
            <w:rPr>
              <w:rFonts w:cs="Times New Roman"/>
              <w:rPrChange w:id="1995" w:author="Orion" w:date="2011-04-24T22:32:00Z">
                <w:rPr>
                  <w:rFonts w:ascii="Courier New" w:hAnsi="Courier New" w:cs="Courier New"/>
                </w:rPr>
              </w:rPrChange>
            </w:rPr>
            <w:fldChar w:fldCharType="separate"/>
          </w:r>
          <w:r w:rsidR="00C1157B" w:rsidRPr="00C1157B">
            <w:rPr>
              <w:rFonts w:cs="Times New Roman"/>
              <w:noProof/>
            </w:rPr>
            <w:t>(29)</w:t>
          </w:r>
          <w:ins w:id="1996" w:author="Orion" w:date="2011-03-31T22:52:00Z">
            <w:r w:rsidR="00531F30" w:rsidRPr="00246937">
              <w:rPr>
                <w:rFonts w:cs="Times New Roman"/>
                <w:rPrChange w:id="1997" w:author="Orion" w:date="2011-04-24T22:32:00Z">
                  <w:rPr>
                    <w:rFonts w:ascii="Courier New" w:hAnsi="Courier New" w:cs="Courier New"/>
                  </w:rPr>
                </w:rPrChange>
              </w:rPr>
              <w:fldChar w:fldCharType="end"/>
            </w:r>
          </w:ins>
          <w:customXmlInsRangeStart w:id="1998" w:author="Orion" w:date="2011-03-31T22:52:00Z"/>
        </w:sdtContent>
      </w:sdt>
      <w:customXmlInsRangeEnd w:id="1998"/>
      <w:ins w:id="1999" w:author="Orion" w:date="2011-06-18T20:25:00Z">
        <w:r w:rsidR="00964B13">
          <w:rPr>
            <w:rFonts w:cs="Times New Roman"/>
          </w:rPr>
          <w:t>, que</w:t>
        </w:r>
      </w:ins>
      <w:del w:id="2000" w:author="Orion" w:date="2011-03-31T22:52:00Z">
        <w:r w:rsidRPr="00246937" w:rsidDel="00531F30">
          <w:rPr>
            <w:rFonts w:cs="Times New Roman"/>
          </w:rPr>
          <w:delText>[21]</w:delText>
        </w:r>
      </w:del>
      <w:ins w:id="2001" w:author="Orion" w:date="2011-03-28T16:05:00Z">
        <w:r w:rsidR="00AA1A8B" w:rsidRPr="00246937">
          <w:rPr>
            <w:rFonts w:cs="Times New Roman"/>
          </w:rPr>
          <w:t xml:space="preserve"> </w:t>
        </w:r>
      </w:ins>
      <w:ins w:id="2002" w:author="Orion" w:date="2011-05-02T22:54:00Z">
        <w:r w:rsidR="009F11C9">
          <w:rPr>
            <w:rFonts w:cs="Times New Roman"/>
          </w:rPr>
          <w:t xml:space="preserve">es una </w:t>
        </w:r>
      </w:ins>
      <w:ins w:id="2003" w:author="Orion" w:date="2011-03-28T16:05:00Z">
        <w:r w:rsidR="00AA1A8B" w:rsidRPr="00246937">
          <w:rPr>
            <w:rFonts w:cs="Times New Roman"/>
          </w:rPr>
          <w:t>he</w:t>
        </w:r>
        <w:r w:rsidR="00964B13">
          <w:rPr>
            <w:rFonts w:cs="Times New Roman"/>
          </w:rPr>
          <w:t xml:space="preserve">rramienta que permite la </w:t>
        </w:r>
      </w:ins>
      <w:ins w:id="2004" w:author="Orion" w:date="2011-06-18T20:30:00Z">
        <w:r w:rsidR="00A47B5B">
          <w:rPr>
            <w:rFonts w:cs="Times New Roman"/>
          </w:rPr>
          <w:t>repres</w:t>
        </w:r>
        <w:r w:rsidR="00A47B5B" w:rsidRPr="00246937">
          <w:rPr>
            <w:rFonts w:cs="Times New Roman"/>
          </w:rPr>
          <w:t>entación</w:t>
        </w:r>
      </w:ins>
      <w:ins w:id="2005" w:author="Orion" w:date="2011-03-28T16:05:00Z">
        <w:r w:rsidR="00AA1A8B" w:rsidRPr="00246937">
          <w:rPr>
            <w:rFonts w:cs="Times New Roman"/>
          </w:rPr>
          <w:t xml:space="preserve"> explícita de</w:t>
        </w:r>
      </w:ins>
      <w:ins w:id="2006" w:author="Orion" w:date="2011-03-28T16:06:00Z">
        <w:r w:rsidR="009F11C9">
          <w:rPr>
            <w:rFonts w:cs="Times New Roman"/>
          </w:rPr>
          <w:t xml:space="preserve"> los objetivos</w:t>
        </w:r>
      </w:ins>
      <w:ins w:id="2007" w:author="Orion" w:date="2011-05-02T22:54:00Z">
        <w:r w:rsidR="009F11C9">
          <w:rPr>
            <w:rFonts w:cs="Times New Roman"/>
          </w:rPr>
          <w:t>,</w:t>
        </w:r>
      </w:ins>
      <w:ins w:id="2008" w:author="Orion" w:date="2011-03-28T16:06:00Z">
        <w:r w:rsidR="00AA1A8B" w:rsidRPr="00246937">
          <w:rPr>
            <w:rFonts w:cs="Times New Roman"/>
          </w:rPr>
          <w:t xml:space="preserve"> planes y</w:t>
        </w:r>
        <w:r w:rsidR="003E25F4" w:rsidRPr="00246937">
          <w:rPr>
            <w:rFonts w:cs="Times New Roman"/>
          </w:rPr>
          <w:t xml:space="preserve"> </w:t>
        </w:r>
      </w:ins>
      <w:ins w:id="2009" w:author="Orion" w:date="2011-03-28T16:07:00Z">
        <w:r w:rsidR="003E25F4" w:rsidRPr="00246937">
          <w:rPr>
            <w:rFonts w:cs="Times New Roman"/>
          </w:rPr>
          <w:t>compromisos</w:t>
        </w:r>
      </w:ins>
      <w:ins w:id="2010" w:author="Orion" w:date="2011-03-28T16:06:00Z">
        <w:r w:rsidR="003E25F4" w:rsidRPr="00246937">
          <w:rPr>
            <w:rFonts w:cs="Times New Roman"/>
          </w:rPr>
          <w:t xml:space="preserve"> de conjuntos de equipos</w:t>
        </w:r>
      </w:ins>
      <w:ins w:id="2011" w:author="Orion" w:date="2011-05-02T22:54:00Z">
        <w:r w:rsidR="009F11C9">
          <w:rPr>
            <w:rFonts w:cs="Times New Roman"/>
          </w:rPr>
          <w:t>.</w:t>
        </w:r>
      </w:ins>
      <w:ins w:id="2012" w:author="Orion" w:date="2011-05-02T22:55:00Z">
        <w:r w:rsidR="009F11C9">
          <w:rPr>
            <w:rFonts w:cs="Times New Roman"/>
          </w:rPr>
          <w:t xml:space="preserve"> </w:t>
        </w:r>
      </w:ins>
      <w:ins w:id="2013" w:author="Orion" w:date="2011-05-02T22:54:00Z">
        <w:r w:rsidR="009F11C9">
          <w:rPr>
            <w:rFonts w:cs="Times New Roman"/>
          </w:rPr>
          <w:t>Se</w:t>
        </w:r>
      </w:ins>
      <w:r w:rsidRPr="00246937">
        <w:rPr>
          <w:rFonts w:cs="Times New Roman"/>
        </w:rPr>
        <w:t xml:space="preserve"> usa</w:t>
      </w:r>
      <w:del w:id="2014" w:author="Orion" w:date="2011-05-02T22:54:00Z">
        <w:r w:rsidRPr="00246937" w:rsidDel="009F11C9">
          <w:rPr>
            <w:rFonts w:cs="Times New Roman"/>
          </w:rPr>
          <w:delText>d</w:delText>
        </w:r>
      </w:del>
      <w:del w:id="2015" w:author="Orion" w:date="2011-03-28T16:06:00Z">
        <w:r w:rsidRPr="00246937" w:rsidDel="003E25F4">
          <w:rPr>
            <w:rFonts w:cs="Times New Roman"/>
          </w:rPr>
          <w:delText>o</w:delText>
        </w:r>
      </w:del>
      <w:r w:rsidRPr="00246937">
        <w:rPr>
          <w:rFonts w:cs="Times New Roman"/>
        </w:rPr>
        <w:t xml:space="preserve"> para evaluar un sistema colaborativo </w:t>
      </w:r>
      <w:del w:id="2016" w:author="Orion" w:date="2011-06-18T20:26:00Z">
        <w:r w:rsidRPr="00246937" w:rsidDel="00964B13">
          <w:rPr>
            <w:rFonts w:cs="Times New Roman"/>
          </w:rPr>
          <w:delText>para</w:delText>
        </w:r>
      </w:del>
      <w:ins w:id="2017" w:author="Orion" w:date="2011-06-18T20:26:00Z">
        <w:r w:rsidR="00964B13">
          <w:rPr>
            <w:rFonts w:cs="Times New Roman"/>
          </w:rPr>
          <w:t>al</w:t>
        </w:r>
        <w:r w:rsidR="00964B13" w:rsidRPr="00246937">
          <w:rPr>
            <w:rFonts w:cs="Times New Roman"/>
            <w:rPrChange w:id="2018" w:author="Orion" w:date="2011-04-24T22:32:00Z">
              <w:rPr>
                <w:rFonts w:ascii="Courier New" w:hAnsi="Courier New" w:cs="Courier New"/>
              </w:rPr>
            </w:rPrChange>
          </w:rPr>
          <w:t xml:space="preserve"> </w:t>
        </w:r>
      </w:ins>
      <w:del w:id="2019" w:author="Orion" w:date="2011-04-02T13:23:00Z">
        <w:r w:rsidRPr="00246937" w:rsidDel="00BE2774">
          <w:rPr>
            <w:rFonts w:cs="Times New Roman"/>
          </w:rPr>
          <w:delText xml:space="preserve"> sincronización </w:delText>
        </w:r>
      </w:del>
      <w:ins w:id="2020" w:author="Orion" w:date="2011-04-02T13:23:00Z">
        <w:r w:rsidR="00BE2774" w:rsidRPr="00246937">
          <w:rPr>
            <w:rFonts w:cs="Times New Roman"/>
          </w:rPr>
          <w:t>sincroniza</w:t>
        </w:r>
        <w:r w:rsidR="00BE2774" w:rsidRPr="00246937">
          <w:rPr>
            <w:rFonts w:cs="Times New Roman"/>
            <w:rPrChange w:id="2021" w:author="Orion" w:date="2011-04-24T22:32:00Z">
              <w:rPr>
                <w:rFonts w:ascii="Courier New" w:hAnsi="Courier New" w:cs="Courier New"/>
              </w:rPr>
            </w:rPrChange>
          </w:rPr>
          <w:t>r</w:t>
        </w:r>
        <w:r w:rsidR="00BE2774" w:rsidRPr="00246937">
          <w:rPr>
            <w:rFonts w:cs="Times New Roman"/>
          </w:rPr>
          <w:t xml:space="preserve"> </w:t>
        </w:r>
      </w:ins>
      <w:del w:id="2022" w:author="Orion" w:date="2011-05-02T22:55:00Z">
        <w:r w:rsidRPr="00246937" w:rsidDel="009F11C9">
          <w:rPr>
            <w:rFonts w:cs="Times New Roman"/>
          </w:rPr>
          <w:delText>d</w:delText>
        </w:r>
      </w:del>
      <w:r w:rsidRPr="00246937">
        <w:rPr>
          <w:rFonts w:cs="Times New Roman"/>
        </w:rPr>
        <w:t xml:space="preserve">el tráfico en tiempo real. Dicha sincronización es aquella </w:t>
      </w:r>
      <w:del w:id="2023" w:author="Orion" w:date="2011-04-02T13:24:00Z">
        <w:r w:rsidRPr="00246937" w:rsidDel="00FC71D3">
          <w:rPr>
            <w:rFonts w:cs="Times New Roman"/>
          </w:rPr>
          <w:delText>que tratan</w:delText>
        </w:r>
      </w:del>
      <w:ins w:id="2024" w:author="Orion" w:date="2011-04-02T13:24:00Z">
        <w:r w:rsidR="00FC71D3" w:rsidRPr="00246937">
          <w:rPr>
            <w:rFonts w:cs="Times New Roman"/>
            <w:rPrChange w:id="2025" w:author="Orion" w:date="2011-04-24T22:32:00Z">
              <w:rPr>
                <w:rFonts w:ascii="Courier New" w:hAnsi="Courier New" w:cs="Courier New"/>
              </w:rPr>
            </w:rPrChange>
          </w:rPr>
          <w:t>a la que se dedican</w:t>
        </w:r>
      </w:ins>
      <w:r w:rsidRPr="00246937">
        <w:rPr>
          <w:rFonts w:cs="Times New Roman"/>
        </w:rPr>
        <w:t xml:space="preserve"> los controladores de sectores individuales cuando gestionan vuelos que pasan por </w:t>
      </w:r>
      <w:r w:rsidR="00457647" w:rsidRPr="00246937">
        <w:rPr>
          <w:rFonts w:cs="Times New Roman"/>
        </w:rPr>
        <w:t>múltiples</w:t>
      </w:r>
      <w:r w:rsidRPr="00246937">
        <w:rPr>
          <w:rFonts w:cs="Times New Roman"/>
        </w:rPr>
        <w:t xml:space="preserve"> sectores.</w:t>
      </w:r>
      <w:ins w:id="2026" w:author="Orion" w:date="2011-06-18T20:08:00Z">
        <w:r w:rsidR="0042699C" w:rsidRPr="00246937" w:rsidDel="0042699C">
          <w:rPr>
            <w:rFonts w:cs="Times New Roman"/>
          </w:rPr>
          <w:t xml:space="preserve"> </w:t>
        </w:r>
      </w:ins>
    </w:p>
    <w:p w14:paraId="72CA521C" w14:textId="0B8E164C" w:rsidR="00C82BA2" w:rsidRPr="00246937" w:rsidDel="00953A1F" w:rsidRDefault="00BB1765">
      <w:pPr>
        <w:jc w:val="both"/>
        <w:rPr>
          <w:del w:id="2027" w:author="Orion" w:date="2011-05-03T13:33:00Z"/>
          <w:rFonts w:cs="Times New Roman"/>
        </w:rPr>
        <w:pPrChange w:id="2028" w:author="Orion" w:date="2011-05-03T13:15:00Z">
          <w:pPr>
            <w:numPr>
              <w:numId w:val="4"/>
            </w:numPr>
            <w:tabs>
              <w:tab w:val="num" w:pos="720"/>
            </w:tabs>
            <w:ind w:left="720" w:hanging="360"/>
            <w:jc w:val="both"/>
          </w:pPr>
        </w:pPrChange>
      </w:pPr>
      <w:del w:id="2029" w:author="Orion" w:date="2011-06-18T20:08:00Z">
        <w:r w:rsidRPr="00246937" w:rsidDel="0042699C">
          <w:rPr>
            <w:rFonts w:cs="Times New Roman"/>
          </w:rPr>
          <w:delText>MIDAS (</w:delText>
        </w:r>
      </w:del>
      <w:del w:id="2030" w:author="Orion" w:date="2011-03-28T16:10:00Z">
        <w:r w:rsidRPr="00246937" w:rsidDel="000B60E1">
          <w:rPr>
            <w:rFonts w:cs="Times New Roman"/>
          </w:rPr>
          <w:delText>The Man-Machine Integrated Design and Analysis System)</w:delText>
        </w:r>
      </w:del>
      <w:del w:id="2031" w:author="Orion" w:date="2011-06-18T20:08:00Z">
        <w:r w:rsidRPr="00246937" w:rsidDel="0042699C">
          <w:rPr>
            <w:rFonts w:cs="Times New Roman"/>
          </w:rPr>
          <w:delText xml:space="preserve"> es un modelo basado en agentes </w:delText>
        </w:r>
      </w:del>
      <w:del w:id="2032" w:author="Orion" w:date="2011-04-02T13:24:00Z">
        <w:r w:rsidRPr="00246937" w:rsidDel="004A07AB">
          <w:rPr>
            <w:rFonts w:cs="Times New Roman"/>
          </w:rPr>
          <w:delText xml:space="preserve">de </w:delText>
        </w:r>
      </w:del>
      <w:del w:id="2033" w:author="Orion" w:date="2011-06-18T20:08:00Z">
        <w:r w:rsidRPr="00246937" w:rsidDel="0042699C">
          <w:rPr>
            <w:rFonts w:cs="Times New Roman"/>
          </w:rPr>
          <w:delText xml:space="preserve">la eficiencia humana cuando interacciona con interfaces máquina. Esta herramienta ha sido usada con ATFM y enfatiza las capacidades y limitaciones de las facultades cognitivas de los humanos en </w:delText>
        </w:r>
      </w:del>
      <w:del w:id="2034" w:author="Orion" w:date="2011-04-02T13:25:00Z">
        <w:r w:rsidRPr="00246937" w:rsidDel="008E17AD">
          <w:rPr>
            <w:rFonts w:cs="Times New Roman"/>
          </w:rPr>
          <w:delText xml:space="preserve">lugar </w:delText>
        </w:r>
      </w:del>
      <w:del w:id="2035" w:author="Orion" w:date="2011-06-18T20:08:00Z">
        <w:r w:rsidRPr="00246937" w:rsidDel="0042699C">
          <w:rPr>
            <w:rFonts w:cs="Times New Roman"/>
          </w:rPr>
          <w:delText>de la complejidad de la toma de decisiones.</w:delText>
        </w:r>
      </w:del>
      <w:ins w:id="2036" w:author="IO" w:date="2011-05-13T11:42:00Z">
        <w:del w:id="2037" w:author="Orion" w:date="2011-06-18T20:28:00Z">
          <w:r w:rsidR="000723AD" w:rsidDel="00964B13">
            <w:rPr>
              <w:rFonts w:cs="Times New Roman"/>
              <w:color w:val="000000"/>
            </w:rPr>
            <w:delText>,</w:delText>
          </w:r>
        </w:del>
      </w:ins>
    </w:p>
    <w:p w14:paraId="56BCF5B4" w14:textId="77777777" w:rsidR="00BB1765" w:rsidRPr="00246937" w:rsidDel="00953A1F" w:rsidRDefault="00BB1765">
      <w:pPr>
        <w:jc w:val="both"/>
        <w:rPr>
          <w:del w:id="2038" w:author="Orion" w:date="2011-05-03T13:33:00Z"/>
          <w:rFonts w:cs="Times New Roman"/>
        </w:rPr>
      </w:pPr>
    </w:p>
    <w:p w14:paraId="2A2AEC35" w14:textId="77777777" w:rsidR="00BB1765" w:rsidRPr="00246937" w:rsidDel="00953A1F" w:rsidRDefault="00BB1765">
      <w:pPr>
        <w:jc w:val="both"/>
        <w:rPr>
          <w:del w:id="2039" w:author="Orion" w:date="2011-05-03T13:33:00Z"/>
          <w:rFonts w:cs="Times New Roman"/>
        </w:rPr>
      </w:pPr>
      <w:del w:id="2040" w:author="Orion" w:date="2011-05-03T13:33:00Z">
        <w:r w:rsidRPr="00246937" w:rsidDel="00953A1F">
          <w:rPr>
            <w:rFonts w:cs="Times New Roman"/>
          </w:rPr>
          <w:delText>Otras herramientas que no están en este artículo son:</w:delText>
        </w:r>
      </w:del>
    </w:p>
    <w:p w14:paraId="4BB483B9" w14:textId="77777777" w:rsidR="00BB1765" w:rsidRPr="00246937" w:rsidDel="00953A1F" w:rsidRDefault="00BB1765">
      <w:pPr>
        <w:numPr>
          <w:ilvl w:val="0"/>
          <w:numId w:val="4"/>
        </w:numPr>
        <w:jc w:val="both"/>
        <w:rPr>
          <w:del w:id="2041" w:author="Orion" w:date="2011-05-03T13:33:00Z"/>
          <w:rFonts w:cs="Times New Roman"/>
        </w:rPr>
      </w:pPr>
      <w:del w:id="2042" w:author="Orion" w:date="2011-05-03T13:33:00Z">
        <w:r w:rsidRPr="00246937" w:rsidDel="00953A1F">
          <w:rPr>
            <w:rFonts w:cs="Times New Roman"/>
          </w:rPr>
          <w:delText>FACET</w:delText>
        </w:r>
      </w:del>
      <w:del w:id="2043" w:author="Orion" w:date="2011-03-26T03:32:00Z">
        <w:r w:rsidRPr="00246937" w:rsidDel="00C474C1">
          <w:rPr>
            <w:rFonts w:cs="Times New Roman"/>
          </w:rPr>
          <w:delText xml:space="preserve"> (Future ATM Concepts Evaluation Tool) </w:delText>
        </w:r>
      </w:del>
      <w:del w:id="2044" w:author="Orion" w:date="2011-03-31T22:53:00Z">
        <w:r w:rsidRPr="00246937" w:rsidDel="00531F30">
          <w:rPr>
            <w:rFonts w:cs="Times New Roman"/>
          </w:rPr>
          <w:delText>[23]</w:delText>
        </w:r>
      </w:del>
      <w:del w:id="2045" w:author="Orion" w:date="2011-05-03T13:33:00Z">
        <w:r w:rsidRPr="00246937" w:rsidDel="00953A1F">
          <w:rPr>
            <w:rFonts w:cs="Times New Roman"/>
          </w:rPr>
          <w:delText xml:space="preserve"> un modelo físico del espacio aéreo de EEUU desarrollado para modelar eficientemente la complejidad del ATFM y que se basa en la propagación a través del tiempo de las trayectorias propuestas de los vuelos. Es una herramienta cuyo uso </w:delText>
        </w:r>
        <w:r w:rsidR="00A27156" w:rsidRPr="00246937" w:rsidDel="00953A1F">
          <w:rPr>
            <w:rFonts w:cs="Times New Roman"/>
          </w:rPr>
          <w:delText>está</w:delText>
        </w:r>
        <w:r w:rsidRPr="00246937" w:rsidDel="00953A1F">
          <w:rPr>
            <w:rFonts w:cs="Times New Roman"/>
          </w:rPr>
          <w:delText xml:space="preserve"> muy extendido dentro de la FAA y de la NASA.</w:delText>
        </w:r>
      </w:del>
    </w:p>
    <w:p w14:paraId="672E1B35" w14:textId="77777777" w:rsidR="00BB1765" w:rsidRPr="00246937" w:rsidDel="00C82BA2" w:rsidRDefault="00BB1765">
      <w:pPr>
        <w:numPr>
          <w:ilvl w:val="0"/>
          <w:numId w:val="4"/>
        </w:numPr>
        <w:jc w:val="both"/>
        <w:rPr>
          <w:del w:id="2046" w:author="Orion" w:date="2011-05-03T13:17:00Z"/>
          <w:rFonts w:cs="Times New Roman"/>
          <w:color w:val="FF0000"/>
        </w:rPr>
      </w:pPr>
      <w:del w:id="2047" w:author="Orion" w:date="2011-05-03T13:17:00Z">
        <w:r w:rsidRPr="00246937" w:rsidDel="00C82BA2">
          <w:rPr>
            <w:rFonts w:cs="Times New Roman"/>
          </w:rPr>
          <w:delText>AVDS</w:delText>
        </w:r>
      </w:del>
      <w:del w:id="2048" w:author="Orion" w:date="2011-03-28T19:31:00Z">
        <w:r w:rsidRPr="00246937" w:rsidDel="00E434CF">
          <w:rPr>
            <w:rFonts w:cs="Times New Roman"/>
          </w:rPr>
          <w:delText xml:space="preserve"> </w:delText>
        </w:r>
        <w:r w:rsidRPr="00246937" w:rsidDel="00E434CF">
          <w:rPr>
            <w:rFonts w:cs="Times New Roman"/>
            <w:color w:val="FF0000"/>
          </w:rPr>
          <w:delText>TODO</w:delText>
        </w:r>
      </w:del>
    </w:p>
    <w:p w14:paraId="6ED6B9A3" w14:textId="77777777" w:rsidR="00FB090F" w:rsidRPr="00246937" w:rsidRDefault="00FB090F">
      <w:pPr>
        <w:jc w:val="both"/>
        <w:rPr>
          <w:rFonts w:cs="Times New Roman"/>
        </w:rPr>
      </w:pPr>
    </w:p>
    <w:p w14:paraId="3E9C85F2" w14:textId="4A59F6EA" w:rsidR="00BB1765" w:rsidRPr="00246937" w:rsidDel="00964B13" w:rsidRDefault="00BB1765">
      <w:pPr>
        <w:jc w:val="both"/>
        <w:rPr>
          <w:del w:id="2049" w:author="Orion" w:date="2011-06-18T20:21:00Z"/>
          <w:rFonts w:cs="Times New Roman"/>
        </w:rPr>
      </w:pPr>
      <w:del w:id="2050" w:author="Orion" w:date="2011-04-02T13:48:00Z">
        <w:r w:rsidRPr="00246937" w:rsidDel="00964F60">
          <w:rPr>
            <w:rFonts w:cs="Times New Roman"/>
          </w:rPr>
          <w:delText>Por otro lado,</w:delText>
        </w:r>
      </w:del>
      <w:del w:id="2051" w:author="Orion" w:date="2011-06-18T20:21:00Z">
        <w:r w:rsidRPr="00246937" w:rsidDel="00964B13">
          <w:rPr>
            <w:rFonts w:cs="Times New Roman"/>
          </w:rPr>
          <w:delText xml:space="preserve"> </w:delText>
        </w:r>
      </w:del>
      <w:del w:id="2052" w:author="Orion" w:date="2011-05-03T12:37:00Z">
        <w:r w:rsidRPr="00246937" w:rsidDel="00D032B8">
          <w:rPr>
            <w:rFonts w:cs="Times New Roman"/>
          </w:rPr>
          <w:delText>nos encontramos</w:delText>
        </w:r>
      </w:del>
      <w:del w:id="2053" w:author="Orion" w:date="2011-06-18T20:21:00Z">
        <w:r w:rsidRPr="00246937" w:rsidDel="00964B13">
          <w:rPr>
            <w:rFonts w:cs="Times New Roman"/>
          </w:rPr>
          <w:delText xml:space="preserve"> con una serie de trabajos que hacen uso </w:delText>
        </w:r>
      </w:del>
      <w:del w:id="2054" w:author="Orion" w:date="2011-04-02T13:49:00Z">
        <w:r w:rsidRPr="00246937" w:rsidDel="00964F60">
          <w:rPr>
            <w:rFonts w:cs="Times New Roman"/>
          </w:rPr>
          <w:delText xml:space="preserve">del </w:delText>
        </w:r>
      </w:del>
      <w:del w:id="2055" w:author="Orion" w:date="2011-06-18T20:21:00Z">
        <w:r w:rsidRPr="00246937" w:rsidDel="00964B13">
          <w:rPr>
            <w:rFonts w:cs="Times New Roman"/>
          </w:rPr>
          <w:delText xml:space="preserve">modelado basado en agentes. Entre estos trabajos </w:delText>
        </w:r>
      </w:del>
      <w:del w:id="2056" w:author="Orion" w:date="2011-05-03T12:39:00Z">
        <w:r w:rsidRPr="00246937" w:rsidDel="00D032B8">
          <w:rPr>
            <w:rFonts w:cs="Times New Roman"/>
          </w:rPr>
          <w:delText xml:space="preserve">podemos </w:delText>
        </w:r>
      </w:del>
      <w:del w:id="2057" w:author="Orion" w:date="2011-06-18T20:21:00Z">
        <w:r w:rsidRPr="00246937" w:rsidDel="00964B13">
          <w:rPr>
            <w:rFonts w:cs="Times New Roman"/>
          </w:rPr>
          <w:delText>distinguir aquellos centrados en el ATFM y los centrados en la gestión de los Centros de Control de las Operaciones de las Aerolíneas</w:delText>
        </w:r>
      </w:del>
      <w:del w:id="2058" w:author="Orion" w:date="2011-03-27T16:15:00Z">
        <w:r w:rsidRPr="00246937" w:rsidDel="0018606D">
          <w:rPr>
            <w:rFonts w:cs="Times New Roman"/>
          </w:rPr>
          <w:delText xml:space="preserve"> (AOCC</w:delText>
        </w:r>
      </w:del>
      <w:del w:id="2059" w:author="Orion" w:date="2011-06-18T20:21:00Z">
        <w:r w:rsidRPr="00246937" w:rsidDel="00964B13">
          <w:rPr>
            <w:rFonts w:cs="Times New Roman"/>
          </w:rPr>
          <w:delText>).</w:delText>
        </w:r>
      </w:del>
    </w:p>
    <w:p w14:paraId="15CB65C4" w14:textId="481098FE" w:rsidR="00BB1765" w:rsidRPr="00246937" w:rsidRDefault="00BB1765">
      <w:pPr>
        <w:jc w:val="both"/>
        <w:rPr>
          <w:rFonts w:cs="Times New Roman"/>
        </w:rPr>
      </w:pPr>
      <w:del w:id="2060" w:author="Orion" w:date="2011-06-18T20:21:00Z">
        <w:r w:rsidRPr="00246937" w:rsidDel="00964B13">
          <w:rPr>
            <w:rFonts w:cs="Times New Roman"/>
          </w:rPr>
          <w:delText xml:space="preserve">En cuanto al primer tipo </w:delText>
        </w:r>
      </w:del>
      <w:del w:id="2061" w:author="Orion" w:date="2011-03-31T22:53:00Z">
        <w:r w:rsidRPr="00246937" w:rsidDel="00531F30">
          <w:rPr>
            <w:rFonts w:cs="Times New Roman"/>
          </w:rPr>
          <w:delText>[22]</w:delText>
        </w:r>
      </w:del>
      <w:del w:id="2062" w:author="Orion" w:date="2011-06-18T20:21:00Z">
        <w:r w:rsidRPr="00246937" w:rsidDel="00964B13">
          <w:rPr>
            <w:rFonts w:cs="Times New Roman"/>
          </w:rPr>
          <w:delText xml:space="preserve"> presenta una tecnología multiagente para </w:delText>
        </w:r>
        <w:r w:rsidR="009806A5" w:rsidRPr="00246937" w:rsidDel="00964B13">
          <w:rPr>
            <w:rFonts w:cs="Times New Roman"/>
          </w:rPr>
          <w:delText>vehículos</w:delText>
        </w:r>
        <w:r w:rsidRPr="00246937" w:rsidDel="00964B13">
          <w:rPr>
            <w:rFonts w:cs="Times New Roman"/>
          </w:rPr>
          <w:delText xml:space="preserve"> autónomos ya sean tripulados o no tripulados. El sistema integra una serie de métodos cooperativos y no-cooperativos de </w:delText>
        </w:r>
      </w:del>
      <w:ins w:id="2063" w:author="IO" w:date="2011-05-13T11:50:00Z">
        <w:del w:id="2064" w:author="Orion" w:date="2011-06-18T20:21:00Z">
          <w:r w:rsidR="002E0930" w:rsidDel="00964B13">
            <w:rPr>
              <w:rFonts w:cs="Times New Roman"/>
            </w:rPr>
            <w:delText xml:space="preserve">para evitar </w:delText>
          </w:r>
        </w:del>
      </w:ins>
      <w:del w:id="2065" w:author="Orion" w:date="2011-06-18T20:21:00Z">
        <w:r w:rsidRPr="00246937" w:rsidDel="00964B13">
          <w:rPr>
            <w:rFonts w:cs="Times New Roman"/>
          </w:rPr>
          <w:delText>anticolisión</w:delText>
        </w:r>
      </w:del>
      <w:ins w:id="2066" w:author="IO" w:date="2011-05-13T11:50:00Z">
        <w:del w:id="2067" w:author="Orion" w:date="2011-06-18T20:21:00Z">
          <w:r w:rsidR="002E0930" w:rsidDel="00964B13">
            <w:rPr>
              <w:rFonts w:cs="Times New Roman"/>
            </w:rPr>
            <w:delText>ones</w:delText>
          </w:r>
        </w:del>
      </w:ins>
      <w:del w:id="2068" w:author="Orion" w:date="2011-06-18T20:21:00Z">
        <w:r w:rsidRPr="00246937" w:rsidDel="00964B13">
          <w:rPr>
            <w:rFonts w:cs="Times New Roman"/>
          </w:rPr>
          <w:delText xml:space="preserve"> que se implementan por los distintos agentes y que son validados y comparados en los experimentos del artículo. </w:delText>
        </w:r>
      </w:del>
      <w:ins w:id="2069" w:author="Orion" w:date="2011-06-18T20:27:00Z">
        <w:r w:rsidR="00964B13">
          <w:rPr>
            <w:rFonts w:cs="Times New Roman"/>
          </w:rPr>
          <w:t xml:space="preserve">Otro ejemplo de este tipo de sistemas es el mostrado en el </w:t>
        </w:r>
      </w:ins>
      <w:ins w:id="2070" w:author="Orion" w:date="2011-06-18T20:31:00Z">
        <w:r w:rsidR="00224150">
          <w:rPr>
            <w:rFonts w:cs="Times New Roman"/>
          </w:rPr>
          <w:t>documento</w:t>
        </w:r>
      </w:ins>
      <w:del w:id="2071" w:author="Orion" w:date="2011-04-02T13:44:00Z">
        <w:r w:rsidRPr="00246937" w:rsidDel="009704E3">
          <w:rPr>
            <w:rFonts w:cs="Times New Roman"/>
          </w:rPr>
          <w:delText>Otro trabajo es</w:delText>
        </w:r>
      </w:del>
      <w:ins w:id="2072" w:author="Orion" w:date="2011-06-18T20:27:00Z">
        <w:r w:rsidR="00964B13">
          <w:rPr>
            <w:rFonts w:cs="Times New Roman"/>
          </w:rPr>
          <w:t xml:space="preserve"> </w:t>
        </w:r>
      </w:ins>
      <w:del w:id="2073" w:author="Orion" w:date="2011-06-18T20:27:00Z">
        <w:r w:rsidRPr="00246937" w:rsidDel="00964B13">
          <w:rPr>
            <w:rFonts w:cs="Times New Roman"/>
          </w:rPr>
          <w:delText xml:space="preserve"> </w:delText>
        </w:r>
      </w:del>
      <w:customXmlInsRangeStart w:id="2074" w:author="Orion" w:date="2011-03-31T22:55:00Z"/>
      <w:sdt>
        <w:sdtPr>
          <w:rPr>
            <w:rFonts w:cs="Times New Roman"/>
          </w:rPr>
          <w:id w:val="-207023604"/>
          <w:citation/>
        </w:sdtPr>
        <w:sdtContent>
          <w:customXmlInsRangeEnd w:id="2074"/>
          <w:ins w:id="2075" w:author="Orion" w:date="2011-03-31T22:55:00Z">
            <w:r w:rsidR="00531F30" w:rsidRPr="00246937">
              <w:rPr>
                <w:rFonts w:cs="Times New Roman"/>
                <w:rPrChange w:id="2076" w:author="Orion" w:date="2011-04-24T22:32:00Z">
                  <w:rPr>
                    <w:rFonts w:ascii="Courier New" w:hAnsi="Courier New" w:cs="Courier New"/>
                  </w:rPr>
                </w:rPrChange>
              </w:rPr>
              <w:fldChar w:fldCharType="begin"/>
            </w:r>
            <w:r w:rsidR="00531F30" w:rsidRPr="00246937">
              <w:rPr>
                <w:rFonts w:cs="Times New Roman"/>
                <w:rPrChange w:id="2077" w:author="Orion" w:date="2011-04-24T22:32:00Z">
                  <w:rPr>
                    <w:rFonts w:ascii="Courier New" w:hAnsi="Courier New" w:cs="Courier New"/>
                  </w:rPr>
                </w:rPrChange>
              </w:rPr>
              <w:instrText xml:space="preserve"> CITATION Ago07 \l 3082 </w:instrText>
            </w:r>
          </w:ins>
          <w:r w:rsidR="00531F30" w:rsidRPr="00246937">
            <w:rPr>
              <w:rFonts w:cs="Times New Roman"/>
              <w:rPrChange w:id="2078" w:author="Orion" w:date="2011-04-24T22:32:00Z">
                <w:rPr>
                  <w:rFonts w:ascii="Courier New" w:hAnsi="Courier New" w:cs="Courier New"/>
                </w:rPr>
              </w:rPrChange>
            </w:rPr>
            <w:fldChar w:fldCharType="separate"/>
          </w:r>
          <w:r w:rsidR="00C1157B" w:rsidRPr="00C1157B">
            <w:rPr>
              <w:rFonts w:cs="Times New Roman"/>
              <w:noProof/>
            </w:rPr>
            <w:t>(30)</w:t>
          </w:r>
          <w:ins w:id="2079" w:author="Orion" w:date="2011-03-31T22:55:00Z">
            <w:r w:rsidR="00531F30" w:rsidRPr="00246937">
              <w:rPr>
                <w:rFonts w:cs="Times New Roman"/>
                <w:rPrChange w:id="2080" w:author="Orion" w:date="2011-04-24T22:32:00Z">
                  <w:rPr>
                    <w:rFonts w:ascii="Courier New" w:hAnsi="Courier New" w:cs="Courier New"/>
                  </w:rPr>
                </w:rPrChange>
              </w:rPr>
              <w:fldChar w:fldCharType="end"/>
            </w:r>
          </w:ins>
          <w:customXmlInsRangeStart w:id="2081" w:author="Orion" w:date="2011-03-31T22:55:00Z"/>
        </w:sdtContent>
      </w:sdt>
      <w:customXmlInsRangeEnd w:id="2081"/>
      <w:ins w:id="2082" w:author="Orion" w:date="2011-06-18T20:28:00Z">
        <w:r w:rsidR="00964B13">
          <w:rPr>
            <w:rFonts w:cs="Times New Roman"/>
          </w:rPr>
          <w:t xml:space="preserve">. Donde </w:t>
        </w:r>
      </w:ins>
      <w:del w:id="2083" w:author="Orion" w:date="2011-03-31T22:55:00Z">
        <w:r w:rsidRPr="00246937" w:rsidDel="00531F30">
          <w:rPr>
            <w:rFonts w:cs="Times New Roman"/>
          </w:rPr>
          <w:delText xml:space="preserve">[23] </w:delText>
        </w:r>
      </w:del>
      <w:del w:id="2084" w:author="Orion" w:date="2011-04-02T13:44:00Z">
        <w:r w:rsidRPr="00246937" w:rsidDel="009704E3">
          <w:rPr>
            <w:rFonts w:cs="Times New Roman"/>
          </w:rPr>
          <w:delText xml:space="preserve">donde </w:delText>
        </w:r>
      </w:del>
      <w:del w:id="2085" w:author="Orion" w:date="2011-06-18T20:27:00Z">
        <w:r w:rsidRPr="00246937" w:rsidDel="00964B13">
          <w:rPr>
            <w:rFonts w:cs="Times New Roman"/>
          </w:rPr>
          <w:delText>nos</w:delText>
        </w:r>
      </w:del>
      <w:ins w:id="2086" w:author="Orion" w:date="2011-06-18T20:27:00Z">
        <w:r w:rsidR="00964B13">
          <w:rPr>
            <w:rFonts w:cs="Times New Roman"/>
          </w:rPr>
          <w:t>se muestra</w:t>
        </w:r>
      </w:ins>
      <w:del w:id="2087" w:author="Orion" w:date="2011-06-18T20:27:00Z">
        <w:r w:rsidRPr="00246937" w:rsidDel="00964B13">
          <w:rPr>
            <w:rFonts w:cs="Times New Roman"/>
          </w:rPr>
          <w:delText xml:space="preserve"> muestran</w:delText>
        </w:r>
      </w:del>
      <w:r w:rsidRPr="00246937">
        <w:rPr>
          <w:rFonts w:cs="Times New Roman"/>
        </w:rPr>
        <w:t xml:space="preserve"> un algoritmo adaptativo y distribuido del ATFM que puede implementarse y probarse de manera sencilla con la herramienta FACET, el método </w:t>
      </w:r>
      <w:r w:rsidR="004567F9" w:rsidRPr="00246937">
        <w:rPr>
          <w:rFonts w:cs="Times New Roman"/>
        </w:rPr>
        <w:t>está</w:t>
      </w:r>
      <w:r w:rsidRPr="00246937">
        <w:rPr>
          <w:rFonts w:cs="Times New Roman"/>
        </w:rPr>
        <w:t xml:space="preserve"> basado en una serie de </w:t>
      </w:r>
      <w:del w:id="2088" w:author="Orion" w:date="2011-06-18T20:49:00Z">
        <w:r w:rsidRPr="00246937" w:rsidDel="006523FB">
          <w:rPr>
            <w:rFonts w:cs="Times New Roman"/>
          </w:rPr>
          <w:delText xml:space="preserve">agentes </w:delText>
        </w:r>
      </w:del>
      <w:ins w:id="2089" w:author="Orion" w:date="2011-06-18T20:49:00Z">
        <w:r w:rsidR="006523FB">
          <w:rPr>
            <w:rFonts w:cs="Times New Roman"/>
          </w:rPr>
          <w:t>entidades</w:t>
        </w:r>
        <w:r w:rsidR="006523FB" w:rsidRPr="00246937">
          <w:rPr>
            <w:rFonts w:cs="Times New Roman"/>
          </w:rPr>
          <w:t xml:space="preserve"> </w:t>
        </w:r>
      </w:ins>
      <w:r w:rsidRPr="00246937">
        <w:rPr>
          <w:rFonts w:cs="Times New Roman"/>
        </w:rPr>
        <w:t>que representan ciertas regiones y donde cada agente determina la separación entre los aviones que se aproximan a la región. Est</w:t>
      </w:r>
      <w:ins w:id="2090" w:author="Orion" w:date="2011-06-18T20:49:00Z">
        <w:r w:rsidR="006523FB">
          <w:rPr>
            <w:rFonts w:cs="Times New Roman"/>
          </w:rPr>
          <w:t xml:space="preserve">as entidades </w:t>
        </w:r>
      </w:ins>
      <w:del w:id="2091" w:author="Orion" w:date="2011-06-18T20:49:00Z">
        <w:r w:rsidRPr="00246937" w:rsidDel="006523FB">
          <w:rPr>
            <w:rFonts w:cs="Times New Roman"/>
          </w:rPr>
          <w:delText xml:space="preserve">os agentes </w:delText>
        </w:r>
      </w:del>
      <w:r w:rsidRPr="00246937">
        <w:rPr>
          <w:rFonts w:cs="Times New Roman"/>
        </w:rPr>
        <w:t>usan un aprendizaje por refuerzo para aprender políticas de control</w:t>
      </w:r>
      <w:ins w:id="2092" w:author="Orion" w:date="2011-06-18T20:55:00Z">
        <w:r w:rsidR="00957520">
          <w:rPr>
            <w:rFonts w:cs="Times New Roman"/>
          </w:rPr>
          <w:t>. E</w:t>
        </w:r>
      </w:ins>
      <w:del w:id="2093" w:author="Orion" w:date="2011-06-18T20:55:00Z">
        <w:r w:rsidRPr="00246937" w:rsidDel="00957520">
          <w:rPr>
            <w:rFonts w:cs="Times New Roman"/>
          </w:rPr>
          <w:delText>, y en e</w:delText>
        </w:r>
      </w:del>
      <w:r w:rsidRPr="00246937">
        <w:rPr>
          <w:rFonts w:cs="Times New Roman"/>
        </w:rPr>
        <w:t xml:space="preserve">l artículo </w:t>
      </w:r>
      <w:customXmlInsRangeStart w:id="2094" w:author="Orion" w:date="2011-06-18T20:55:00Z"/>
      <w:sdt>
        <w:sdtPr>
          <w:rPr>
            <w:rFonts w:cs="Times New Roman"/>
          </w:rPr>
          <w:id w:val="-1074887385"/>
          <w:citation/>
        </w:sdtPr>
        <w:sdtContent>
          <w:customXmlInsRangeEnd w:id="2094"/>
          <w:ins w:id="2095" w:author="Orion" w:date="2011-06-18T20:55:00Z">
            <w:r w:rsidR="00957520" w:rsidRPr="00ED1B76">
              <w:rPr>
                <w:rFonts w:cs="Times New Roman"/>
              </w:rPr>
              <w:fldChar w:fldCharType="begin"/>
            </w:r>
            <w:r w:rsidR="00957520" w:rsidRPr="00ED1B76">
              <w:rPr>
                <w:rFonts w:cs="Times New Roman"/>
              </w:rPr>
              <w:instrText xml:space="preserve"> CITATION Ago07 \l 3082 </w:instrText>
            </w:r>
            <w:r w:rsidR="00957520" w:rsidRPr="00ED1B76">
              <w:rPr>
                <w:rFonts w:cs="Times New Roman"/>
              </w:rPr>
              <w:fldChar w:fldCharType="separate"/>
            </w:r>
            <w:r w:rsidR="00957520" w:rsidRPr="00C1157B">
              <w:rPr>
                <w:rFonts w:cs="Times New Roman"/>
                <w:noProof/>
              </w:rPr>
              <w:t>(30)</w:t>
            </w:r>
            <w:r w:rsidR="00957520" w:rsidRPr="00ED1B76">
              <w:rPr>
                <w:rFonts w:cs="Times New Roman"/>
              </w:rPr>
              <w:fldChar w:fldCharType="end"/>
            </w:r>
          </w:ins>
          <w:customXmlInsRangeStart w:id="2096" w:author="Orion" w:date="2011-06-18T20:55:00Z"/>
        </w:sdtContent>
      </w:sdt>
      <w:customXmlInsRangeEnd w:id="2096"/>
      <w:ins w:id="2097" w:author="Orion" w:date="2011-06-18T20:55:00Z">
        <w:r w:rsidR="00957520">
          <w:rPr>
            <w:rFonts w:cs="Times New Roman"/>
          </w:rPr>
          <w:t xml:space="preserve"> </w:t>
        </w:r>
      </w:ins>
      <w:del w:id="2098" w:author="Orion" w:date="2011-06-18T20:50:00Z">
        <w:r w:rsidRPr="00246937" w:rsidDel="00957520">
          <w:rPr>
            <w:rFonts w:cs="Times New Roman"/>
          </w:rPr>
          <w:delText xml:space="preserve">se estudian </w:delText>
        </w:r>
      </w:del>
      <w:ins w:id="2099" w:author="Orion" w:date="2011-06-18T20:50:00Z">
        <w:r w:rsidR="00957520">
          <w:rPr>
            <w:rFonts w:cs="Times New Roman"/>
          </w:rPr>
          <w:t xml:space="preserve">se centra en estudiar </w:t>
        </w:r>
      </w:ins>
      <w:r w:rsidRPr="00246937">
        <w:rPr>
          <w:rFonts w:cs="Times New Roman"/>
        </w:rPr>
        <w:t>las distintas funciones que premian o asignan pesos al algoritmo</w:t>
      </w:r>
      <w:ins w:id="2100" w:author="Orion" w:date="2011-06-18T21:03:00Z">
        <w:r w:rsidR="00957520">
          <w:rPr>
            <w:rFonts w:cs="Times New Roman"/>
          </w:rPr>
          <w:t xml:space="preserve"> de aprendizaje</w:t>
        </w:r>
      </w:ins>
      <w:r w:rsidRPr="00246937">
        <w:rPr>
          <w:rFonts w:cs="Times New Roman"/>
        </w:rPr>
        <w:t xml:space="preserve"> y las diferentes formas de estimar estas funciones.</w:t>
      </w:r>
    </w:p>
    <w:p w14:paraId="370BC34E" w14:textId="77777777" w:rsidR="00680DCF" w:rsidRPr="00246937" w:rsidDel="00432D4C" w:rsidRDefault="0088439F">
      <w:pPr>
        <w:jc w:val="both"/>
        <w:rPr>
          <w:del w:id="2101" w:author="Orion" w:date="2011-03-31T22:58:00Z"/>
          <w:rFonts w:cs="Times New Roman"/>
          <w:rPrChange w:id="2102" w:author="Orion" w:date="2011-04-24T22:32:00Z">
            <w:rPr>
              <w:del w:id="2103" w:author="Orion" w:date="2011-03-31T22:58:00Z"/>
              <w:rFonts w:ascii="Courier New" w:hAnsi="Courier New" w:cs="Courier New"/>
            </w:rPr>
          </w:rPrChange>
        </w:rPr>
      </w:pPr>
      <w:ins w:id="2104" w:author="Orion" w:date="2011-04-02T13:44:00Z">
        <w:r w:rsidRPr="00246937">
          <w:rPr>
            <w:rFonts w:cs="Times New Roman"/>
            <w:rPrChange w:id="2105" w:author="Orion" w:date="2011-04-24T22:32:00Z">
              <w:rPr>
                <w:rFonts w:ascii="Courier New" w:hAnsi="Courier New" w:cs="Courier New"/>
              </w:rPr>
            </w:rPrChange>
          </w:rPr>
          <w:t>Por último</w:t>
        </w:r>
      </w:ins>
      <w:ins w:id="2106" w:author="IO" w:date="2011-05-13T11:51:00Z">
        <w:r w:rsidR="002E0930">
          <w:rPr>
            <w:rFonts w:cs="Times New Roman"/>
          </w:rPr>
          <w:t>,</w:t>
        </w:r>
      </w:ins>
      <w:ins w:id="2107" w:author="Orion" w:date="2011-04-02T13:44:00Z">
        <w:r w:rsidRPr="00246937">
          <w:rPr>
            <w:rFonts w:cs="Times New Roman"/>
            <w:rPrChange w:id="2108" w:author="Orion" w:date="2011-04-24T22:32:00Z">
              <w:rPr>
                <w:rFonts w:ascii="Courier New" w:hAnsi="Courier New" w:cs="Courier New"/>
              </w:rPr>
            </w:rPrChange>
          </w:rPr>
          <w:t xml:space="preserve"> </w:t>
        </w:r>
      </w:ins>
      <w:del w:id="2109" w:author="Orion" w:date="2011-04-02T13:44:00Z">
        <w:r w:rsidR="00BB1765" w:rsidRPr="00246937" w:rsidDel="0088439F">
          <w:rPr>
            <w:rFonts w:cs="Times New Roman"/>
          </w:rPr>
          <w:delText>E</w:delText>
        </w:r>
      </w:del>
      <w:ins w:id="2110" w:author="Orion" w:date="2011-04-02T13:44:00Z">
        <w:r w:rsidRPr="00246937">
          <w:rPr>
            <w:rFonts w:cs="Times New Roman"/>
            <w:rPrChange w:id="2111" w:author="Orion" w:date="2011-04-24T22:32:00Z">
              <w:rPr>
                <w:rFonts w:ascii="Courier New" w:hAnsi="Courier New" w:cs="Courier New"/>
              </w:rPr>
            </w:rPrChange>
          </w:rPr>
          <w:t>e</w:t>
        </w:r>
      </w:ins>
      <w:r w:rsidR="00BB1765" w:rsidRPr="00246937">
        <w:rPr>
          <w:rFonts w:cs="Times New Roman"/>
        </w:rPr>
        <w:t xml:space="preserve">l trabajo </w:t>
      </w:r>
      <w:customXmlInsRangeStart w:id="2112" w:author="Orion" w:date="2011-03-31T22:56:00Z"/>
      <w:sdt>
        <w:sdtPr>
          <w:rPr>
            <w:rFonts w:cs="Times New Roman"/>
          </w:rPr>
          <w:id w:val="-1566487145"/>
          <w:citation/>
        </w:sdtPr>
        <w:sdtContent>
          <w:customXmlInsRangeEnd w:id="2112"/>
          <w:ins w:id="2113" w:author="Orion" w:date="2011-03-31T22:56:00Z">
            <w:r w:rsidR="00531F30" w:rsidRPr="00246937">
              <w:rPr>
                <w:rFonts w:cs="Times New Roman"/>
                <w:rPrChange w:id="2114" w:author="Orion" w:date="2011-04-24T22:32:00Z">
                  <w:rPr>
                    <w:rFonts w:ascii="Courier New" w:hAnsi="Courier New" w:cs="Courier New"/>
                  </w:rPr>
                </w:rPrChange>
              </w:rPr>
              <w:fldChar w:fldCharType="begin"/>
            </w:r>
            <w:r w:rsidR="00531F30" w:rsidRPr="00246937">
              <w:rPr>
                <w:rFonts w:cs="Times New Roman"/>
                <w:rPrChange w:id="2115" w:author="Orion" w:date="2011-04-24T22:32:00Z">
                  <w:rPr>
                    <w:rFonts w:ascii="Courier New" w:hAnsi="Courier New" w:cs="Courier New"/>
                  </w:rPr>
                </w:rPrChange>
              </w:rPr>
              <w:instrText xml:space="preserve"> CITATION SWo08 \l 3082 </w:instrText>
            </w:r>
          </w:ins>
          <w:r w:rsidR="00531F30" w:rsidRPr="00246937">
            <w:rPr>
              <w:rFonts w:cs="Times New Roman"/>
              <w:rPrChange w:id="2116" w:author="Orion" w:date="2011-04-24T22:32:00Z">
                <w:rPr>
                  <w:rFonts w:ascii="Courier New" w:hAnsi="Courier New" w:cs="Courier New"/>
                </w:rPr>
              </w:rPrChange>
            </w:rPr>
            <w:fldChar w:fldCharType="separate"/>
          </w:r>
          <w:r w:rsidR="00C1157B" w:rsidRPr="00C1157B">
            <w:rPr>
              <w:rFonts w:cs="Times New Roman"/>
              <w:noProof/>
            </w:rPr>
            <w:t>(34)</w:t>
          </w:r>
          <w:ins w:id="2117" w:author="Orion" w:date="2011-03-31T22:56:00Z">
            <w:r w:rsidR="00531F30" w:rsidRPr="00246937">
              <w:rPr>
                <w:rFonts w:cs="Times New Roman"/>
                <w:rPrChange w:id="2118" w:author="Orion" w:date="2011-04-24T22:32:00Z">
                  <w:rPr>
                    <w:rFonts w:ascii="Courier New" w:hAnsi="Courier New" w:cs="Courier New"/>
                  </w:rPr>
                </w:rPrChange>
              </w:rPr>
              <w:fldChar w:fldCharType="end"/>
            </w:r>
          </w:ins>
          <w:customXmlInsRangeStart w:id="2119" w:author="Orion" w:date="2011-03-31T22:56:00Z"/>
        </w:sdtContent>
      </w:sdt>
      <w:customXmlInsRangeEnd w:id="2119"/>
      <w:del w:id="2120" w:author="Orion" w:date="2011-03-31T22:56:00Z">
        <w:r w:rsidR="00BB1765" w:rsidRPr="00246937" w:rsidDel="00531F30">
          <w:rPr>
            <w:rFonts w:cs="Times New Roman"/>
          </w:rPr>
          <w:delText>[24]</w:delText>
        </w:r>
      </w:del>
      <w:r w:rsidR="00BB1765" w:rsidRPr="00246937">
        <w:rPr>
          <w:rFonts w:cs="Times New Roman"/>
        </w:rPr>
        <w:t xml:space="preserve"> describe la experiencia de usar una arquitectura de agente BDI</w:t>
      </w:r>
      <w:ins w:id="2121" w:author="Orion" w:date="2011-03-28T16:12:00Z">
        <w:r w:rsidR="003D0D14" w:rsidRPr="00246937">
          <w:rPr>
            <w:rFonts w:cs="Times New Roman"/>
          </w:rPr>
          <w:t xml:space="preserve"> (modelo de Creencia-Deseo-Intención)</w:t>
        </w:r>
      </w:ins>
      <w:customXmlInsRangeStart w:id="2122" w:author="Orion" w:date="2011-05-17T18:48:00Z"/>
      <w:sdt>
        <w:sdtPr>
          <w:rPr>
            <w:rFonts w:cs="Times New Roman"/>
          </w:rPr>
          <w:id w:val="-1346397888"/>
          <w:citation/>
        </w:sdtPr>
        <w:sdtContent>
          <w:customXmlInsRangeEnd w:id="2122"/>
          <w:ins w:id="2123" w:author="Orion" w:date="2011-05-17T18:48:00Z">
            <w:r w:rsidR="00912510">
              <w:rPr>
                <w:rFonts w:cs="Times New Roman"/>
              </w:rPr>
              <w:fldChar w:fldCharType="begin"/>
            </w:r>
            <w:r w:rsidR="00912510">
              <w:rPr>
                <w:rFonts w:cs="Times New Roman"/>
              </w:rPr>
              <w:instrText xml:space="preserve"> CITATION Geo95 \l 3082 </w:instrText>
            </w:r>
          </w:ins>
          <w:r w:rsidR="00912510">
            <w:rPr>
              <w:rFonts w:cs="Times New Roman"/>
            </w:rPr>
            <w:fldChar w:fldCharType="separate"/>
          </w:r>
          <w:r w:rsidR="00C1157B">
            <w:rPr>
              <w:rFonts w:cs="Times New Roman"/>
              <w:noProof/>
            </w:rPr>
            <w:t xml:space="preserve"> </w:t>
          </w:r>
          <w:r w:rsidR="00C1157B" w:rsidRPr="00C1157B">
            <w:rPr>
              <w:rFonts w:cs="Times New Roman"/>
              <w:noProof/>
            </w:rPr>
            <w:t>(35)</w:t>
          </w:r>
          <w:ins w:id="2124" w:author="Orion" w:date="2011-05-17T18:48:00Z">
            <w:r w:rsidR="00912510">
              <w:rPr>
                <w:rFonts w:cs="Times New Roman"/>
              </w:rPr>
              <w:fldChar w:fldCharType="end"/>
            </w:r>
          </w:ins>
          <w:customXmlInsRangeStart w:id="2125" w:author="Orion" w:date="2011-05-17T18:48:00Z"/>
        </w:sdtContent>
      </w:sdt>
      <w:customXmlInsRangeEnd w:id="2125"/>
      <w:r w:rsidR="00BB1765" w:rsidRPr="00246937">
        <w:rPr>
          <w:rFonts w:cs="Times New Roman"/>
        </w:rPr>
        <w:t xml:space="preserve"> para desarrollar una simulación de un ATFM colaborativo y los problemas de eficiencia que encuentran. Como conclusión </w:t>
      </w:r>
      <w:del w:id="2126" w:author="IO" w:date="2011-05-13T11:52:00Z">
        <w:r w:rsidR="00BB1765" w:rsidRPr="00246937" w:rsidDel="00DE12E2">
          <w:rPr>
            <w:rFonts w:cs="Times New Roman"/>
          </w:rPr>
          <w:delText xml:space="preserve">nos </w:delText>
        </w:r>
      </w:del>
      <w:r w:rsidR="00BB1765" w:rsidRPr="00246937">
        <w:rPr>
          <w:rFonts w:cs="Times New Roman"/>
        </w:rPr>
        <w:t xml:space="preserve">propone </w:t>
      </w:r>
      <w:del w:id="2127" w:author="Orion" w:date="2011-05-17T18:52:00Z">
        <w:r w:rsidR="00BB1765" w:rsidRPr="00246937" w:rsidDel="004F60F0">
          <w:rPr>
            <w:rFonts w:cs="Times New Roman"/>
          </w:rPr>
          <w:delText xml:space="preserve">como </w:delText>
        </w:r>
      </w:del>
      <w:ins w:id="2128" w:author="Orion" w:date="2011-05-17T18:52:00Z">
        <w:r w:rsidR="004F60F0">
          <w:rPr>
            <w:rFonts w:cs="Times New Roman"/>
          </w:rPr>
          <w:t xml:space="preserve">una </w:t>
        </w:r>
      </w:ins>
      <w:r w:rsidR="00BB1765" w:rsidRPr="00246937">
        <w:rPr>
          <w:rFonts w:cs="Times New Roman"/>
        </w:rPr>
        <w:t>aproximación</w:t>
      </w:r>
      <w:ins w:id="2129" w:author="Orion" w:date="2011-05-17T18:53:00Z">
        <w:r w:rsidR="004F60F0">
          <w:rPr>
            <w:rFonts w:cs="Times New Roman"/>
          </w:rPr>
          <w:t xml:space="preserve"> híbrida donde </w:t>
        </w:r>
      </w:ins>
      <w:ins w:id="2130" w:author="Orion" w:date="2011-05-17T18:55:00Z">
        <w:r w:rsidR="00793E1C">
          <w:rPr>
            <w:rFonts w:cs="Times New Roman"/>
          </w:rPr>
          <w:t>se combina</w:t>
        </w:r>
      </w:ins>
      <w:ins w:id="2131" w:author="Orion" w:date="2011-05-17T18:56:00Z">
        <w:r w:rsidR="00793E1C">
          <w:rPr>
            <w:rFonts w:cs="Times New Roman"/>
          </w:rPr>
          <w:t>n</w:t>
        </w:r>
      </w:ins>
      <w:ins w:id="2132" w:author="Orion" w:date="2011-05-17T18:55:00Z">
        <w:r w:rsidR="00793E1C">
          <w:rPr>
            <w:rFonts w:cs="Times New Roman"/>
          </w:rPr>
          <w:t xml:space="preserve"> </w:t>
        </w:r>
      </w:ins>
      <w:del w:id="2133" w:author="Orion" w:date="2011-05-17T18:53:00Z">
        <w:r w:rsidR="00BB1765" w:rsidRPr="00246937" w:rsidDel="004F60F0">
          <w:rPr>
            <w:rFonts w:cs="Times New Roman"/>
          </w:rPr>
          <w:delText xml:space="preserve"> más eficiente </w:delText>
        </w:r>
      </w:del>
      <w:del w:id="2134" w:author="IO" w:date="2011-05-13T11:52:00Z">
        <w:r w:rsidR="00BB1765" w:rsidRPr="00246937" w:rsidDel="00DE12E2">
          <w:rPr>
            <w:rFonts w:cs="Times New Roman"/>
          </w:rPr>
          <w:delText xml:space="preserve">una </w:delText>
        </w:r>
      </w:del>
      <w:del w:id="2135" w:author="Orion" w:date="2011-05-17T18:53:00Z">
        <w:r w:rsidR="00BB1765" w:rsidRPr="00246937" w:rsidDel="004F60F0">
          <w:rPr>
            <w:rFonts w:cs="Times New Roman"/>
          </w:rPr>
          <w:delText>que</w:delText>
        </w:r>
      </w:del>
      <w:del w:id="2136" w:author="Orion" w:date="2011-05-17T18:54:00Z">
        <w:r w:rsidR="00BB1765" w:rsidRPr="00246937" w:rsidDel="004F60F0">
          <w:rPr>
            <w:rFonts w:cs="Times New Roman"/>
          </w:rPr>
          <w:delText xml:space="preserve"> combina </w:delText>
        </w:r>
      </w:del>
      <w:del w:id="2137" w:author="Orion" w:date="2011-05-17T18:56:00Z">
        <w:r w:rsidR="00BB1765" w:rsidRPr="00246937" w:rsidDel="00793E1C">
          <w:rPr>
            <w:rFonts w:cs="Times New Roman"/>
          </w:rPr>
          <w:delText>componentes</w:delText>
        </w:r>
      </w:del>
      <w:ins w:id="2138" w:author="Orion" w:date="2011-05-17T18:53:00Z">
        <w:r w:rsidR="004F60F0">
          <w:rPr>
            <w:rFonts w:cs="Times New Roman"/>
          </w:rPr>
          <w:t>elementos</w:t>
        </w:r>
      </w:ins>
      <w:ins w:id="2139" w:author="Orion" w:date="2011-05-17T18:52:00Z">
        <w:r w:rsidR="004F60F0">
          <w:rPr>
            <w:rFonts w:cs="Times New Roman"/>
          </w:rPr>
          <w:t xml:space="preserve"> del sistema</w:t>
        </w:r>
      </w:ins>
      <w:ins w:id="2140" w:author="Orion" w:date="2011-05-17T18:55:00Z">
        <w:r w:rsidR="004F60F0">
          <w:rPr>
            <w:rFonts w:cs="Times New Roman"/>
          </w:rPr>
          <w:t xml:space="preserve"> </w:t>
        </w:r>
      </w:ins>
      <w:ins w:id="2141" w:author="Orion" w:date="2011-05-17T18:56:00Z">
        <w:r w:rsidR="00793E1C">
          <w:rPr>
            <w:rFonts w:cs="Times New Roman"/>
          </w:rPr>
          <w:t>implementados</w:t>
        </w:r>
      </w:ins>
      <w:r w:rsidR="00BB1765" w:rsidRPr="00246937">
        <w:rPr>
          <w:rFonts w:cs="Times New Roman"/>
        </w:rPr>
        <w:t xml:space="preserve"> con agentes BDI </w:t>
      </w:r>
      <w:del w:id="2142" w:author="Orion" w:date="2011-05-17T18:55:00Z">
        <w:r w:rsidR="00BB1765" w:rsidRPr="00246937" w:rsidDel="004F60F0">
          <w:rPr>
            <w:rFonts w:cs="Times New Roman"/>
          </w:rPr>
          <w:delText xml:space="preserve">y sin </w:delText>
        </w:r>
      </w:del>
      <w:del w:id="2143" w:author="Orion" w:date="2011-05-17T18:54:00Z">
        <w:r w:rsidR="00BB1765" w:rsidRPr="00246937" w:rsidDel="004F60F0">
          <w:rPr>
            <w:rFonts w:cs="Times New Roman"/>
          </w:rPr>
          <w:delText>ellos</w:delText>
        </w:r>
      </w:del>
      <w:ins w:id="2144" w:author="Orion" w:date="2011-05-17T18:57:00Z">
        <w:r w:rsidR="00793E1C">
          <w:rPr>
            <w:rFonts w:cs="Times New Roman"/>
          </w:rPr>
          <w:t>y componentes implementados</w:t>
        </w:r>
      </w:ins>
      <w:ins w:id="2145" w:author="Orion" w:date="2011-05-17T18:55:00Z">
        <w:r w:rsidR="004F60F0">
          <w:rPr>
            <w:rFonts w:cs="Times New Roman"/>
          </w:rPr>
          <w:t xml:space="preserve"> sin ellos</w:t>
        </w:r>
      </w:ins>
      <w:ins w:id="2146" w:author="Orion" w:date="2011-05-17T18:57:00Z">
        <w:r w:rsidR="00793E1C">
          <w:rPr>
            <w:rFonts w:cs="Times New Roman"/>
          </w:rPr>
          <w:t>,</w:t>
        </w:r>
      </w:ins>
      <w:r w:rsidR="00BB1765" w:rsidRPr="00246937">
        <w:rPr>
          <w:rFonts w:cs="Times New Roman"/>
        </w:rPr>
        <w:t xml:space="preserve"> </w:t>
      </w:r>
      <w:del w:id="2147" w:author="Orion" w:date="2011-05-17T18:52:00Z">
        <w:r w:rsidR="00BB1765" w:rsidRPr="00246937" w:rsidDel="004F60F0">
          <w:rPr>
            <w:rFonts w:cs="Times New Roman"/>
          </w:rPr>
          <w:delText xml:space="preserve">y </w:delText>
        </w:r>
      </w:del>
      <w:del w:id="2148" w:author="Orion" w:date="2011-04-02T13:48:00Z">
        <w:r w:rsidR="00BB1765" w:rsidRPr="00246937" w:rsidDel="003D31EF">
          <w:rPr>
            <w:rFonts w:cs="Times New Roman"/>
          </w:rPr>
          <w:delText>s</w:delText>
        </w:r>
      </w:del>
      <w:del w:id="2149" w:author="Orion" w:date="2011-04-02T13:47:00Z">
        <w:r w:rsidR="00BB1765" w:rsidRPr="00246937" w:rsidDel="003D31EF">
          <w:rPr>
            <w:rFonts w:cs="Times New Roman"/>
          </w:rPr>
          <w:delText>i</w:delText>
        </w:r>
      </w:del>
      <w:del w:id="2150" w:author="Orion" w:date="2011-04-02T13:48:00Z">
        <w:r w:rsidR="00BB1765" w:rsidRPr="00246937" w:rsidDel="003D31EF">
          <w:rPr>
            <w:rFonts w:cs="Times New Roman"/>
          </w:rPr>
          <w:delText>guieren</w:delText>
        </w:r>
      </w:del>
      <w:ins w:id="2151" w:author="Orion" w:date="2011-05-17T18:53:00Z">
        <w:r w:rsidR="004F60F0">
          <w:rPr>
            <w:rFonts w:cs="Times New Roman"/>
          </w:rPr>
          <w:t>dependiendo de</w:t>
        </w:r>
      </w:ins>
      <w:ins w:id="2152" w:author="Orion" w:date="2011-05-17T18:52:00Z">
        <w:r w:rsidR="004F60F0">
          <w:rPr>
            <w:rFonts w:cs="Times New Roman"/>
          </w:rPr>
          <w:t xml:space="preserve"> </w:t>
        </w:r>
      </w:ins>
      <w:r w:rsidR="00BB1765" w:rsidRPr="00246937">
        <w:rPr>
          <w:rFonts w:cs="Times New Roman"/>
        </w:rPr>
        <w:t xml:space="preserve"> una serie de recomendaciones:</w:t>
      </w:r>
    </w:p>
    <w:p w14:paraId="59505C87" w14:textId="77777777" w:rsidR="00432D4C" w:rsidRPr="00246937" w:rsidRDefault="00432D4C">
      <w:pPr>
        <w:jc w:val="both"/>
        <w:rPr>
          <w:ins w:id="2153" w:author="Orion" w:date="2011-03-31T23:00:00Z"/>
          <w:rFonts w:cs="Times New Roman"/>
          <w:rPrChange w:id="2154" w:author="Orion" w:date="2011-04-24T22:32:00Z">
            <w:rPr>
              <w:ins w:id="2155" w:author="Orion" w:date="2011-03-31T23:00:00Z"/>
              <w:rFonts w:ascii="Courier New" w:hAnsi="Courier New" w:cs="Courier New"/>
            </w:rPr>
          </w:rPrChange>
        </w:rPr>
        <w:pPrChange w:id="2156" w:author="Orion" w:date="2011-03-31T22:57:00Z">
          <w:pPr>
            <w:numPr>
              <w:numId w:val="5"/>
            </w:numPr>
            <w:tabs>
              <w:tab w:val="num" w:pos="720"/>
            </w:tabs>
            <w:ind w:left="720" w:hanging="360"/>
            <w:jc w:val="both"/>
          </w:pPr>
        </w:pPrChange>
      </w:pPr>
    </w:p>
    <w:p w14:paraId="7AFA9509" w14:textId="77777777" w:rsidR="00432D4C" w:rsidRPr="00246937" w:rsidRDefault="00432D4C">
      <w:pPr>
        <w:pStyle w:val="ListParagraph"/>
        <w:numPr>
          <w:ilvl w:val="0"/>
          <w:numId w:val="7"/>
        </w:numPr>
        <w:jc w:val="both"/>
        <w:rPr>
          <w:ins w:id="2157" w:author="Orion" w:date="2011-03-31T23:00:00Z"/>
          <w:rFonts w:cs="Times New Roman"/>
          <w:rPrChange w:id="2158" w:author="Orion" w:date="2011-04-24T22:32:00Z">
            <w:rPr>
              <w:ins w:id="2159" w:author="Orion" w:date="2011-03-31T23:00:00Z"/>
              <w:rFonts w:ascii="Courier New" w:hAnsi="Courier New" w:cs="Courier New"/>
            </w:rPr>
          </w:rPrChange>
        </w:rPr>
        <w:pPrChange w:id="2160" w:author="Orion" w:date="2011-03-31T23:00:00Z">
          <w:pPr>
            <w:jc w:val="both"/>
          </w:pPr>
        </w:pPrChange>
      </w:pPr>
      <w:ins w:id="2161" w:author="Orion" w:date="2011-03-31T23:00:00Z">
        <w:r w:rsidRPr="00246937">
          <w:rPr>
            <w:rFonts w:cs="Times New Roman"/>
            <w:rPrChange w:id="2162" w:author="Orion" w:date="2011-04-24T22:32:00Z">
              <w:rPr>
                <w:rFonts w:ascii="Courier New" w:hAnsi="Courier New" w:cs="Courier New"/>
              </w:rPr>
            </w:rPrChange>
          </w:rPr>
          <w:t xml:space="preserve">Usar BDI para procesos cognitivos explícitos. El paradigma BDI se adapta perfectamente cuando </w:t>
        </w:r>
      </w:ins>
      <w:ins w:id="2163" w:author="Orion" w:date="2011-05-03T12:46:00Z">
        <w:r w:rsidR="003D4F2C">
          <w:rPr>
            <w:rFonts w:cs="Times New Roman"/>
          </w:rPr>
          <w:t>se quiere</w:t>
        </w:r>
      </w:ins>
      <w:ins w:id="2164" w:author="Orion" w:date="2011-03-31T23:00:00Z">
        <w:r w:rsidRPr="00246937">
          <w:rPr>
            <w:rFonts w:cs="Times New Roman"/>
            <w:rPrChange w:id="2165" w:author="Orion" w:date="2011-04-24T22:32:00Z">
              <w:rPr>
                <w:rFonts w:ascii="Courier New" w:hAnsi="Courier New" w:cs="Courier New"/>
              </w:rPr>
            </w:rPrChange>
          </w:rPr>
          <w:t xml:space="preserve"> modelar toma de decisiones que están bien definidas.</w:t>
        </w:r>
      </w:ins>
    </w:p>
    <w:p w14:paraId="7A346CFB" w14:textId="3F2E0C25" w:rsidR="00432D4C" w:rsidRPr="00246937" w:rsidRDefault="00432D4C">
      <w:pPr>
        <w:pStyle w:val="ListParagraph"/>
        <w:numPr>
          <w:ilvl w:val="0"/>
          <w:numId w:val="7"/>
        </w:numPr>
        <w:jc w:val="both"/>
        <w:rPr>
          <w:ins w:id="2166" w:author="Orion" w:date="2011-03-31T23:01:00Z"/>
          <w:rFonts w:cs="Times New Roman"/>
          <w:rPrChange w:id="2167" w:author="Orion" w:date="2011-04-24T22:32:00Z">
            <w:rPr>
              <w:ins w:id="2168" w:author="Orion" w:date="2011-03-31T23:01:00Z"/>
              <w:rFonts w:ascii="Courier New" w:hAnsi="Courier New" w:cs="Courier New"/>
            </w:rPr>
          </w:rPrChange>
        </w:rPr>
        <w:pPrChange w:id="2169" w:author="Orion" w:date="2011-03-31T23:00:00Z">
          <w:pPr>
            <w:jc w:val="both"/>
          </w:pPr>
        </w:pPrChange>
      </w:pPr>
      <w:r w:rsidRPr="00246937">
        <w:rPr>
          <w:rFonts w:cs="Times New Roman"/>
          <w:rPrChange w:id="2170" w:author="Orion" w:date="2011-04-24T22:32:00Z">
            <w:rPr>
              <w:rFonts w:ascii="Courier New" w:hAnsi="Courier New" w:cs="Courier New"/>
            </w:rPr>
          </w:rPrChange>
        </w:rPr>
        <w:t xml:space="preserve">Importancia del nivel de granularidad. No hay necesidad de modelar detalles de toma de decisiones cuando </w:t>
      </w:r>
      <w:del w:id="2171" w:author="Orion" w:date="2011-04-02T13:47:00Z">
        <w:r w:rsidRPr="00246937" w:rsidDel="002D38E1">
          <w:rPr>
            <w:rFonts w:cs="Times New Roman"/>
            <w:rPrChange w:id="2172" w:author="Orion" w:date="2011-04-24T22:32:00Z">
              <w:rPr>
                <w:rFonts w:ascii="Courier New" w:hAnsi="Courier New" w:cs="Courier New"/>
              </w:rPr>
            </w:rPrChange>
          </w:rPr>
          <w:delText>tú estás</w:delText>
        </w:r>
      </w:del>
      <w:ins w:id="2173" w:author="Orion" w:date="2011-04-02T13:47:00Z">
        <w:r w:rsidR="002D38E1" w:rsidRPr="00246937">
          <w:rPr>
            <w:rFonts w:cs="Times New Roman"/>
            <w:rPrChange w:id="2174" w:author="Orion" w:date="2011-04-24T22:32:00Z">
              <w:rPr>
                <w:rFonts w:ascii="Courier New" w:hAnsi="Courier New" w:cs="Courier New"/>
              </w:rPr>
            </w:rPrChange>
          </w:rPr>
          <w:t>uno está más</w:t>
        </w:r>
      </w:ins>
      <w:r w:rsidRPr="00246937">
        <w:rPr>
          <w:rFonts w:cs="Times New Roman"/>
          <w:rPrChange w:id="2175" w:author="Orion" w:date="2011-04-24T22:32:00Z">
            <w:rPr>
              <w:rFonts w:ascii="Courier New" w:hAnsi="Courier New" w:cs="Courier New"/>
            </w:rPr>
          </w:rPrChange>
        </w:rPr>
        <w:t xml:space="preserve"> interesado en el resultado</w:t>
      </w:r>
      <w:del w:id="2176" w:author="Orion" w:date="2011-04-02T13:47:00Z">
        <w:r w:rsidRPr="00246937" w:rsidDel="002D38E1">
          <w:rPr>
            <w:rFonts w:cs="Times New Roman"/>
            <w:rPrChange w:id="2177" w:author="Orion" w:date="2011-04-24T22:32:00Z">
              <w:rPr>
                <w:rFonts w:ascii="Courier New" w:hAnsi="Courier New" w:cs="Courier New"/>
              </w:rPr>
            </w:rPrChange>
          </w:rPr>
          <w:delText>, más</w:delText>
        </w:r>
      </w:del>
      <w:r w:rsidRPr="00246937">
        <w:rPr>
          <w:rFonts w:cs="Times New Roman"/>
          <w:rPrChange w:id="2178" w:author="Orion" w:date="2011-04-24T22:32:00Z">
            <w:rPr>
              <w:rFonts w:ascii="Courier New" w:hAnsi="Courier New" w:cs="Courier New"/>
            </w:rPr>
          </w:rPrChange>
        </w:rPr>
        <w:t xml:space="preserve"> que </w:t>
      </w:r>
      <w:ins w:id="2179" w:author="IO" w:date="2011-06-09T15:17:00Z">
        <w:r w:rsidR="00631887">
          <w:rPr>
            <w:rFonts w:cs="Times New Roman"/>
          </w:rPr>
          <w:t xml:space="preserve">en </w:t>
        </w:r>
      </w:ins>
      <w:r w:rsidRPr="00246937">
        <w:rPr>
          <w:rFonts w:cs="Times New Roman"/>
          <w:rPrChange w:id="2180" w:author="Orion" w:date="2011-04-24T22:32:00Z">
            <w:rPr>
              <w:rFonts w:ascii="Courier New" w:hAnsi="Courier New" w:cs="Courier New"/>
            </w:rPr>
          </w:rPrChange>
        </w:rPr>
        <w:t>el proceso mismo.</w:t>
      </w:r>
    </w:p>
    <w:p w14:paraId="4845DCFB" w14:textId="36F91929" w:rsidR="00E22278" w:rsidRDefault="00432D4C">
      <w:pPr>
        <w:pStyle w:val="ListParagraph"/>
        <w:numPr>
          <w:ilvl w:val="0"/>
          <w:numId w:val="7"/>
        </w:numPr>
        <w:jc w:val="both"/>
        <w:rPr>
          <w:ins w:id="2181" w:author="Orion" w:date="2011-05-16T14:20:00Z"/>
          <w:rFonts w:cs="Times New Roman"/>
        </w:rPr>
        <w:pPrChange w:id="2182" w:author="Orion" w:date="2011-03-31T23:00:00Z">
          <w:pPr>
            <w:jc w:val="both"/>
          </w:pPr>
        </w:pPrChange>
      </w:pPr>
      <w:r w:rsidRPr="00246937">
        <w:rPr>
          <w:rFonts w:cs="Times New Roman"/>
          <w:rPrChange w:id="2183" w:author="Orion" w:date="2011-04-24T22:32:00Z">
            <w:rPr>
              <w:rFonts w:ascii="Courier New" w:hAnsi="Courier New" w:cs="Courier New"/>
            </w:rPr>
          </w:rPrChange>
        </w:rPr>
        <w:t>Considerar las propiedades de ejecución del lenguaje. Toda implementación BDI se convierte en código ejecutado en un ordenador, y entender las propiedades del algoritmo a veces es necesario. Por otro lado, ya que la eficiencia se degrada con el número de agentes introducidos, a veces es conveniente combinar procesos de múltiples agentes en un sólo agente.</w:t>
      </w:r>
    </w:p>
    <w:p w14:paraId="733E0D39" w14:textId="77777777" w:rsidR="00680DCF" w:rsidRPr="00246937" w:rsidRDefault="00680DCF" w:rsidP="00192B27"/>
    <w:p w14:paraId="73920C31" w14:textId="77777777" w:rsidR="00BB1765" w:rsidRPr="008F597E" w:rsidDel="00C94545" w:rsidRDefault="00BB1765">
      <w:pPr>
        <w:pStyle w:val="ListParagraph"/>
        <w:numPr>
          <w:ilvl w:val="0"/>
          <w:numId w:val="10"/>
        </w:numPr>
        <w:jc w:val="both"/>
        <w:rPr>
          <w:del w:id="2184" w:author="Orion" w:date="2011-03-31T22:56:00Z"/>
          <w:rFonts w:eastAsiaTheme="majorEastAsia" w:cs="Times New Roman"/>
          <w:color w:val="1F497D" w:themeColor="text2"/>
          <w:spacing w:val="15"/>
          <w:u w:val="single"/>
          <w:rPrChange w:id="2185" w:author="Orion" w:date="2011-07-04T11:51:00Z">
            <w:rPr>
              <w:del w:id="2186" w:author="Orion" w:date="2011-03-31T22:56:00Z"/>
              <w:rFonts w:ascii="Courier New" w:hAnsi="Courier New" w:cs="Courier New"/>
            </w:rPr>
          </w:rPrChange>
        </w:rPr>
        <w:pPrChange w:id="2187" w:author="Orion" w:date="2011-04-06T17:22:00Z">
          <w:pPr>
            <w:jc w:val="both"/>
          </w:pPr>
        </w:pPrChange>
      </w:pPr>
    </w:p>
    <w:p w14:paraId="44EA9E46" w14:textId="77777777" w:rsidR="00BB1765" w:rsidRPr="008F597E" w:rsidDel="00D47106" w:rsidRDefault="00BB1765">
      <w:pPr>
        <w:pStyle w:val="ListParagraph"/>
        <w:numPr>
          <w:ilvl w:val="0"/>
          <w:numId w:val="10"/>
        </w:numPr>
        <w:jc w:val="both"/>
        <w:rPr>
          <w:del w:id="2188" w:author="Orion" w:date="2011-03-31T22:56:00Z"/>
          <w:rFonts w:eastAsiaTheme="majorEastAsia" w:cs="Times New Roman"/>
          <w:color w:val="1F497D" w:themeColor="text2"/>
          <w:spacing w:val="15"/>
          <w:u w:val="single"/>
          <w:rPrChange w:id="2189" w:author="Orion" w:date="2011-07-04T11:51:00Z">
            <w:rPr>
              <w:del w:id="2190" w:author="Orion" w:date="2011-03-31T22:56:00Z"/>
              <w:rFonts w:ascii="Courier New" w:hAnsi="Courier New" w:cs="Courier New"/>
            </w:rPr>
          </w:rPrChange>
        </w:rPr>
        <w:pPrChange w:id="2191" w:author="Orion" w:date="2011-05-03T14:04:00Z">
          <w:pPr>
            <w:pStyle w:val="Heading1"/>
          </w:pPr>
        </w:pPrChange>
      </w:pPr>
    </w:p>
    <w:p w14:paraId="77C6C19D" w14:textId="77777777" w:rsidR="00AE5A4C" w:rsidRPr="008F597E" w:rsidRDefault="00D41695" w:rsidP="00AE5A4C">
      <w:pPr>
        <w:outlineLvl w:val="1"/>
        <w:rPr>
          <w:ins w:id="2192" w:author="Orion" w:date="2011-05-03T12:50:00Z"/>
          <w:rFonts w:eastAsiaTheme="majorEastAsia" w:cs="Times New Roman"/>
          <w:color w:val="1F497D" w:themeColor="text2"/>
          <w:spacing w:val="15"/>
          <w:szCs w:val="21"/>
          <w:u w:val="single"/>
          <w:rPrChange w:id="2193" w:author="Orion" w:date="2011-07-04T11:51:00Z">
            <w:rPr>
              <w:ins w:id="2194" w:author="Orion" w:date="2011-05-03T12:50:00Z"/>
              <w:rFonts w:cs="Times New Roman"/>
            </w:rPr>
          </w:rPrChange>
        </w:rPr>
      </w:pPr>
      <w:ins w:id="2195" w:author="IO" w:date="2011-05-13T12:16:00Z">
        <w:del w:id="2196" w:author="Orion" w:date="2011-05-16T14:20:00Z">
          <w:r w:rsidRPr="008F597E" w:rsidDel="00E22278">
            <w:rPr>
              <w:rFonts w:eastAsiaTheme="majorEastAsia" w:cs="Times New Roman"/>
              <w:color w:val="1F497D" w:themeColor="text2"/>
              <w:spacing w:val="15"/>
              <w:szCs w:val="21"/>
              <w:u w:val="single"/>
              <w:rPrChange w:id="2197" w:author="Orion" w:date="2011-07-04T11:51:00Z">
                <w:rPr>
                  <w:rFonts w:cs="Times New Roman"/>
                </w:rPr>
              </w:rPrChange>
            </w:rPr>
            <w:delText>os</w:delText>
          </w:r>
        </w:del>
      </w:ins>
      <w:ins w:id="2198" w:author="IO" w:date="2011-05-13T12:20:00Z">
        <w:del w:id="2199" w:author="Orion" w:date="2011-05-16T14:20:00Z">
          <w:r w:rsidRPr="008F597E" w:rsidDel="00E22278">
            <w:rPr>
              <w:rFonts w:eastAsiaTheme="majorEastAsia" w:cs="Times New Roman"/>
              <w:color w:val="1F497D" w:themeColor="text2"/>
              <w:spacing w:val="15"/>
              <w:szCs w:val="21"/>
              <w:u w:val="single"/>
              <w:rPrChange w:id="2200" w:author="Orion" w:date="2011-07-04T11:51:00Z">
                <w:rPr>
                  <w:rFonts w:cs="Times New Roman"/>
                </w:rPr>
              </w:rPrChange>
            </w:rPr>
            <w:delText>ns</w:delText>
          </w:r>
        </w:del>
      </w:ins>
      <w:ins w:id="2201" w:author="IO" w:date="2011-05-13T12:21:00Z">
        <w:del w:id="2202" w:author="Orion" w:date="2011-05-16T14:20:00Z">
          <w:r w:rsidRPr="008F597E" w:rsidDel="00E22278">
            <w:rPr>
              <w:rFonts w:eastAsiaTheme="majorEastAsia" w:cs="Times New Roman"/>
              <w:color w:val="1F497D" w:themeColor="text2"/>
              <w:spacing w:val="15"/>
              <w:szCs w:val="21"/>
              <w:u w:val="single"/>
              <w:rPrChange w:id="2203" w:author="Orion" w:date="2011-07-04T11:51:00Z">
                <w:rPr>
                  <w:rFonts w:cs="Times New Roman"/>
                </w:rPr>
              </w:rPrChange>
            </w:rPr>
            <w:delText>sn</w:delText>
          </w:r>
        </w:del>
      </w:ins>
      <w:bookmarkStart w:id="2204" w:name="_Toc297726954"/>
      <w:ins w:id="2205" w:author="Orion" w:date="2011-05-03T12:50:00Z">
        <w:r w:rsidR="00AE5A4C" w:rsidRPr="008F597E">
          <w:rPr>
            <w:rFonts w:eastAsiaTheme="majorEastAsia" w:cs="Times New Roman"/>
            <w:color w:val="1F497D" w:themeColor="text2"/>
            <w:spacing w:val="15"/>
            <w:szCs w:val="21"/>
            <w:u w:val="single"/>
            <w:rPrChange w:id="2206" w:author="Orion" w:date="2011-07-04T11:51:00Z">
              <w:rPr>
                <w:rFonts w:cs="Times New Roman"/>
              </w:rPr>
            </w:rPrChange>
          </w:rPr>
          <w:t xml:space="preserve">Trabajos de investigación sobre </w:t>
        </w:r>
        <w:proofErr w:type="spellStart"/>
        <w:r w:rsidR="00AE5A4C" w:rsidRPr="008F597E">
          <w:rPr>
            <w:rFonts w:eastAsiaTheme="majorEastAsia" w:cs="Times New Roman"/>
            <w:color w:val="1F497D" w:themeColor="text2"/>
            <w:spacing w:val="15"/>
            <w:szCs w:val="21"/>
            <w:u w:val="single"/>
            <w:rPrChange w:id="2207" w:author="Orion" w:date="2011-07-04T11:51:00Z">
              <w:rPr>
                <w:rFonts w:cs="Times New Roman"/>
              </w:rPr>
            </w:rPrChange>
          </w:rPr>
          <w:t>UAVs</w:t>
        </w:r>
        <w:bookmarkEnd w:id="2204"/>
        <w:proofErr w:type="spellEnd"/>
      </w:ins>
    </w:p>
    <w:p w14:paraId="1EFE8A3D" w14:textId="3F0E7B70" w:rsidR="00AE5A4C" w:rsidRPr="00AB231D" w:rsidRDefault="00AE5A4C" w:rsidP="00AE5A4C">
      <w:pPr>
        <w:jc w:val="both"/>
        <w:rPr>
          <w:ins w:id="2208" w:author="Orion" w:date="2011-05-03T12:50:00Z"/>
          <w:rFonts w:cs="Times New Roman"/>
        </w:rPr>
      </w:pPr>
      <w:ins w:id="2209" w:author="Orion" w:date="2011-05-03T12:50:00Z">
        <w:r w:rsidRPr="00AB231D">
          <w:rPr>
            <w:rFonts w:cs="Times New Roman"/>
          </w:rPr>
          <w:t xml:space="preserve">El uso cada vez mayor de </w:t>
        </w:r>
        <w:proofErr w:type="spellStart"/>
        <w:r w:rsidRPr="00AB231D">
          <w:rPr>
            <w:rFonts w:cs="Times New Roman"/>
          </w:rPr>
          <w:t>UAVs</w:t>
        </w:r>
        <w:proofErr w:type="spellEnd"/>
        <w:r w:rsidRPr="00AB231D">
          <w:rPr>
            <w:rFonts w:cs="Times New Roman"/>
          </w:rPr>
          <w:t xml:space="preserve"> en diferentes tareas, tanto militares como civiles, así como el reducido coste de un UAV con respecto a los vehículos tripulados, ha llevado a que la producción de </w:t>
        </w:r>
        <w:proofErr w:type="spellStart"/>
        <w:r w:rsidRPr="00AB231D">
          <w:rPr>
            <w:rFonts w:cs="Times New Roman"/>
          </w:rPr>
          <w:t>UAVs</w:t>
        </w:r>
        <w:proofErr w:type="spellEnd"/>
        <w:r w:rsidRPr="00AB231D">
          <w:rPr>
            <w:rFonts w:cs="Times New Roman"/>
          </w:rPr>
          <w:t xml:space="preserve"> haya alcanzado unos niveles fiables y rentables. Esto ha producido que una serie de organizaciones tales como la FAA o </w:t>
        </w:r>
        <w:proofErr w:type="spellStart"/>
        <w:r w:rsidRPr="00AB231D">
          <w:rPr>
            <w:rFonts w:cs="Times New Roman"/>
            <w:color w:val="000000"/>
          </w:rPr>
          <w:t>Eurocontrol</w:t>
        </w:r>
        <w:proofErr w:type="spellEnd"/>
        <w:r w:rsidRPr="00AB231D">
          <w:rPr>
            <w:rFonts w:cs="Times New Roman"/>
          </w:rPr>
          <w:t xml:space="preserve"> (</w:t>
        </w:r>
        <w:r w:rsidRPr="00AB231D">
          <w:rPr>
            <w:rStyle w:val="hps"/>
            <w:rFonts w:cs="Times New Roman"/>
            <w:color w:val="000000"/>
          </w:rPr>
          <w:t>Organización Europea de la</w:t>
        </w:r>
        <w:r w:rsidRPr="00AB231D">
          <w:rPr>
            <w:rStyle w:val="apple-converted-space"/>
            <w:rFonts w:cs="Times New Roman"/>
            <w:color w:val="000000"/>
          </w:rPr>
          <w:t> </w:t>
        </w:r>
        <w:r w:rsidRPr="00AB231D">
          <w:rPr>
            <w:rStyle w:val="hps"/>
            <w:rFonts w:cs="Times New Roman"/>
            <w:color w:val="000000"/>
          </w:rPr>
          <w:t>Seguridad de</w:t>
        </w:r>
        <w:r w:rsidRPr="00AB231D">
          <w:rPr>
            <w:rStyle w:val="apple-converted-space"/>
            <w:rFonts w:cs="Times New Roman"/>
            <w:color w:val="000000"/>
          </w:rPr>
          <w:t> </w:t>
        </w:r>
        <w:r w:rsidRPr="00AB231D">
          <w:rPr>
            <w:rStyle w:val="hps"/>
            <w:rFonts w:cs="Times New Roman"/>
            <w:color w:val="000000"/>
          </w:rPr>
          <w:t>la</w:t>
        </w:r>
        <w:r w:rsidRPr="00AB231D">
          <w:rPr>
            <w:rStyle w:val="apple-converted-space"/>
            <w:rFonts w:cs="Times New Roman"/>
            <w:color w:val="000000"/>
          </w:rPr>
          <w:t> </w:t>
        </w:r>
        <w:r w:rsidRPr="00AB231D">
          <w:rPr>
            <w:rStyle w:val="hps"/>
            <w:rFonts w:cs="Times New Roman"/>
            <w:color w:val="000000"/>
          </w:rPr>
          <w:t>Navegación</w:t>
        </w:r>
        <w:r w:rsidRPr="00AB231D">
          <w:rPr>
            <w:rStyle w:val="apple-converted-space"/>
            <w:rFonts w:cs="Times New Roman"/>
            <w:color w:val="000000"/>
          </w:rPr>
          <w:t> </w:t>
        </w:r>
        <w:r w:rsidRPr="00AB231D">
          <w:rPr>
            <w:rStyle w:val="hps"/>
            <w:rFonts w:cs="Times New Roman"/>
            <w:color w:val="000000"/>
          </w:rPr>
          <w:t>Aérea</w:t>
        </w:r>
        <w:r w:rsidRPr="00AB231D">
          <w:rPr>
            <w:rFonts w:cs="Times New Roman"/>
          </w:rPr>
          <w:t xml:space="preserve">) se hayan comprometido a hacer uso del potencial de estas nuevas tecnologías para solucionar parte de los problemas de </w:t>
        </w:r>
        <w:del w:id="2210" w:author="IO" w:date="2011-05-13T12:23:00Z">
          <w:r w:rsidRPr="00AB231D" w:rsidDel="001120A7">
            <w:rPr>
              <w:rFonts w:cs="Times New Roman"/>
            </w:rPr>
            <w:delText xml:space="preserve">la </w:delText>
          </w:r>
        </w:del>
        <w:r w:rsidRPr="00AB231D">
          <w:rPr>
            <w:rFonts w:cs="Times New Roman"/>
          </w:rPr>
          <w:t>saturación aérea</w:t>
        </w:r>
        <w:r>
          <w:rPr>
            <w:rFonts w:cs="Times New Roman"/>
          </w:rPr>
          <w:t xml:space="preserve">. A raíz de esto se han propuesto como objetivo </w:t>
        </w:r>
        <w:r w:rsidRPr="00AB231D">
          <w:rPr>
            <w:rFonts w:cs="Times New Roman"/>
          </w:rPr>
          <w:t xml:space="preserve">la introducción, regulación </w:t>
        </w:r>
      </w:ins>
      <w:customXmlInsRangeStart w:id="2211" w:author="Orion" w:date="2011-05-03T12:50:00Z"/>
      <w:sdt>
        <w:sdtPr>
          <w:rPr>
            <w:rFonts w:cs="Times New Roman"/>
          </w:rPr>
          <w:id w:val="-1408140362"/>
          <w:citation/>
        </w:sdtPr>
        <w:sdtContent>
          <w:customXmlInsRangeEnd w:id="2211"/>
          <w:ins w:id="2212" w:author="Orion" w:date="2011-05-03T12:50:00Z">
            <w:r w:rsidRPr="00AB231D">
              <w:rPr>
                <w:rFonts w:cs="Times New Roman"/>
              </w:rPr>
              <w:fldChar w:fldCharType="begin"/>
            </w:r>
            <w:r w:rsidRPr="00AB231D">
              <w:rPr>
                <w:rFonts w:cs="Times New Roman"/>
              </w:rPr>
              <w:instrText xml:space="preserve"> CITATION EUR07 \l 3082 </w:instrText>
            </w:r>
            <w:r w:rsidRPr="00AB231D">
              <w:rPr>
                <w:rFonts w:cs="Times New Roman"/>
              </w:rPr>
              <w:fldChar w:fldCharType="separate"/>
            </w:r>
          </w:ins>
          <w:r w:rsidR="00C1157B" w:rsidRPr="00C1157B">
            <w:rPr>
              <w:rFonts w:cs="Times New Roman"/>
              <w:noProof/>
            </w:rPr>
            <w:t>(36)</w:t>
          </w:r>
          <w:ins w:id="2213" w:author="Orion" w:date="2011-05-03T12:50:00Z">
            <w:r w:rsidRPr="00AB231D">
              <w:rPr>
                <w:rFonts w:cs="Times New Roman"/>
              </w:rPr>
              <w:fldChar w:fldCharType="end"/>
            </w:r>
          </w:ins>
          <w:customXmlInsRangeStart w:id="2214" w:author="Orion" w:date="2011-05-03T12:50:00Z"/>
        </w:sdtContent>
      </w:sdt>
      <w:customXmlInsRangeEnd w:id="2214"/>
      <w:ins w:id="2215" w:author="Orion" w:date="2011-05-03T12:50:00Z">
        <w:r w:rsidRPr="00AB231D">
          <w:rPr>
            <w:rFonts w:cs="Times New Roman"/>
          </w:rPr>
          <w:t xml:space="preserve"> y mantenimiento de vuelos coordinados de </w:t>
        </w:r>
        <w:proofErr w:type="spellStart"/>
        <w:r w:rsidRPr="00AB231D">
          <w:rPr>
            <w:rFonts w:cs="Times New Roman"/>
          </w:rPr>
          <w:t>UAVs</w:t>
        </w:r>
        <w:proofErr w:type="spellEnd"/>
        <w:r w:rsidRPr="00AB231D">
          <w:rPr>
            <w:rFonts w:cs="Times New Roman"/>
          </w:rPr>
          <w:t xml:space="preserve"> dentro del espacio aéreo civil. Es</w:t>
        </w:r>
        <w:r>
          <w:rPr>
            <w:rFonts w:cs="Times New Roman"/>
          </w:rPr>
          <w:t>to conlleva inevitablemente</w:t>
        </w:r>
        <w:r w:rsidRPr="007E223D">
          <w:rPr>
            <w:rFonts w:cs="Times New Roman"/>
          </w:rPr>
          <w:t xml:space="preserve"> </w:t>
        </w:r>
        <w:r w:rsidRPr="00AB231D">
          <w:rPr>
            <w:rFonts w:cs="Times New Roman"/>
          </w:rPr>
          <w:t>que se tenga</w:t>
        </w:r>
      </w:ins>
      <w:ins w:id="2216" w:author="IO" w:date="2011-06-09T15:19:00Z">
        <w:r w:rsidR="00631887">
          <w:rPr>
            <w:rFonts w:cs="Times New Roman"/>
          </w:rPr>
          <w:t>n</w:t>
        </w:r>
      </w:ins>
      <w:ins w:id="2217" w:author="Orion" w:date="2011-05-03T12:50:00Z">
        <w:r w:rsidRPr="00AB231D">
          <w:rPr>
            <w:rFonts w:cs="Times New Roman"/>
          </w:rPr>
          <w:t xml:space="preserve"> que hacer </w:t>
        </w:r>
        <w:del w:id="2218" w:author="IO" w:date="2011-06-09T15:19:00Z">
          <w:r w:rsidRPr="00AB231D">
            <w:rPr>
              <w:rFonts w:cs="Times New Roman"/>
            </w:rPr>
            <w:delText>cierto tipo de</w:delText>
          </w:r>
        </w:del>
        <w:r w:rsidRPr="00AB231D">
          <w:rPr>
            <w:rFonts w:cs="Times New Roman"/>
          </w:rPr>
          <w:t xml:space="preserve"> pruebas y simulaciones para comprobar que dicha regulación y mejora tecnológica se adapta</w:t>
        </w:r>
        <w:r>
          <w:rPr>
            <w:rFonts w:cs="Times New Roman"/>
          </w:rPr>
          <w:t>n</w:t>
        </w:r>
        <w:r w:rsidRPr="00AB231D">
          <w:rPr>
            <w:rFonts w:cs="Times New Roman"/>
          </w:rPr>
          <w:t xml:space="preserve"> adecuadamente a la situación actual de tráfico aéreo</w:t>
        </w:r>
      </w:ins>
      <w:ins w:id="2219" w:author="IO" w:date="2011-06-09T15:20:00Z">
        <w:r w:rsidR="00631887">
          <w:rPr>
            <w:rFonts w:cs="Times New Roman"/>
          </w:rPr>
          <w:t xml:space="preserve"> antes de su implantación</w:t>
        </w:r>
      </w:ins>
      <w:ins w:id="2220" w:author="Orion" w:date="2011-05-03T12:50:00Z">
        <w:del w:id="2221" w:author="IO" w:date="2011-06-09T15:20:00Z">
          <w:r w:rsidRPr="00AB231D">
            <w:rPr>
              <w:rFonts w:cs="Times New Roman"/>
            </w:rPr>
            <w:delText>, antes de introducir este tipo de vehículos en el entorno</w:delText>
          </w:r>
        </w:del>
        <w:r w:rsidRPr="00AB231D">
          <w:rPr>
            <w:rFonts w:cs="Times New Roman"/>
          </w:rPr>
          <w:t xml:space="preserve"> real.</w:t>
        </w:r>
      </w:ins>
    </w:p>
    <w:p w14:paraId="260A16B6" w14:textId="77777777" w:rsidR="00AE5A4C" w:rsidRDefault="00AE5A4C" w:rsidP="00AE5A4C">
      <w:pPr>
        <w:jc w:val="both"/>
        <w:rPr>
          <w:ins w:id="2222" w:author="Orion" w:date="2011-05-03T12:50:00Z"/>
          <w:rFonts w:cs="Times New Roman"/>
        </w:rPr>
      </w:pPr>
    </w:p>
    <w:p w14:paraId="6C1601B5" w14:textId="0250DBC2" w:rsidR="00AE5A4C" w:rsidRPr="00246937" w:rsidRDefault="00AE5A4C" w:rsidP="00AE5A4C">
      <w:pPr>
        <w:jc w:val="both"/>
        <w:rPr>
          <w:ins w:id="2223" w:author="Orion" w:date="2011-05-03T12:50:00Z"/>
          <w:rFonts w:cs="Times New Roman"/>
        </w:rPr>
      </w:pPr>
      <w:ins w:id="2224" w:author="Orion" w:date="2011-05-03T12:50:00Z">
        <w:r w:rsidRPr="00246937">
          <w:rPr>
            <w:rFonts w:cs="Times New Roman"/>
          </w:rPr>
          <w:t xml:space="preserve">Hay numerosos trabajos que se centran en la investigación y mejora </w:t>
        </w:r>
        <w:r w:rsidRPr="00AB231D">
          <w:rPr>
            <w:rFonts w:cs="Times New Roman"/>
          </w:rPr>
          <w:t>d</w:t>
        </w:r>
        <w:r w:rsidRPr="00246937">
          <w:rPr>
            <w:rFonts w:cs="Times New Roman"/>
          </w:rPr>
          <w:t xml:space="preserve">el manejo de </w:t>
        </w:r>
        <w:proofErr w:type="spellStart"/>
        <w:r w:rsidRPr="00246937">
          <w:rPr>
            <w:rFonts w:cs="Times New Roman"/>
          </w:rPr>
          <w:t>UAVs</w:t>
        </w:r>
        <w:proofErr w:type="spellEnd"/>
        <w:r w:rsidRPr="00246937">
          <w:rPr>
            <w:rFonts w:cs="Times New Roman"/>
          </w:rPr>
          <w:t xml:space="preserve">. En primer lugar </w:t>
        </w:r>
        <w:r>
          <w:rPr>
            <w:rFonts w:cs="Times New Roman"/>
          </w:rPr>
          <w:t>hay que</w:t>
        </w:r>
        <w:r w:rsidRPr="00246937">
          <w:rPr>
            <w:rFonts w:cs="Times New Roman"/>
          </w:rPr>
          <w:t xml:space="preserve"> destacar que para la introducción de </w:t>
        </w:r>
        <w:proofErr w:type="spellStart"/>
        <w:r w:rsidRPr="00246937">
          <w:rPr>
            <w:rFonts w:cs="Times New Roman"/>
          </w:rPr>
          <w:t>UAVs</w:t>
        </w:r>
        <w:proofErr w:type="spellEnd"/>
        <w:r w:rsidRPr="00246937">
          <w:rPr>
            <w:rFonts w:cs="Times New Roman"/>
          </w:rPr>
          <w:t xml:space="preserve"> en el espacio civil actual es necesario establecer una serie de procedimientos y regulaciones que dichos vehículos deben cumplir. De hecho, si la introducción de este tipo de vehículos en el espacio aéreo se ha visto retrasada no ha sido porque </w:t>
        </w:r>
      </w:ins>
      <w:ins w:id="2225" w:author="IO" w:date="2011-06-09T15:20:00Z">
        <w:r w:rsidR="00631887">
          <w:rPr>
            <w:rFonts w:cs="Times New Roman"/>
          </w:rPr>
          <w:t>existan limitaciones tecnol</w:t>
        </w:r>
      </w:ins>
      <w:ins w:id="2226" w:author="IO" w:date="2011-06-09T15:21:00Z">
        <w:r w:rsidR="00631887">
          <w:rPr>
            <w:rFonts w:cs="Times New Roman"/>
          </w:rPr>
          <w:t>ógicas que aún no han sido resueltas</w:t>
        </w:r>
      </w:ins>
      <w:ins w:id="2227" w:author="Orion" w:date="2011-05-03T12:50:00Z">
        <w:del w:id="2228" w:author="IO" w:date="2011-06-09T15:21:00Z">
          <w:r w:rsidRPr="00246937" w:rsidDel="00631887">
            <w:rPr>
              <w:rFonts w:cs="Times New Roman"/>
            </w:rPr>
            <w:delText>hay</w:delText>
          </w:r>
          <w:r w:rsidRPr="00246937">
            <w:rPr>
              <w:rFonts w:cs="Times New Roman"/>
            </w:rPr>
            <w:delText xml:space="preserve"> una dependencia en una tecnología que no haya sido todavía del todo desarrollada</w:delText>
          </w:r>
        </w:del>
        <w:r w:rsidRPr="00246937">
          <w:rPr>
            <w:rFonts w:cs="Times New Roman"/>
          </w:rPr>
          <w:t>, si</w:t>
        </w:r>
        <w:del w:id="2229" w:author="IO" w:date="2011-06-09T15:21:00Z">
          <w:r w:rsidRPr="00246937">
            <w:rPr>
              <w:rFonts w:cs="Times New Roman"/>
            </w:rPr>
            <w:delText xml:space="preserve"> </w:delText>
          </w:r>
        </w:del>
        <w:r w:rsidRPr="00246937">
          <w:rPr>
            <w:rFonts w:cs="Times New Roman"/>
          </w:rPr>
          <w:t xml:space="preserve">no </w:t>
        </w:r>
        <w:del w:id="2230" w:author="IO" w:date="2011-06-09T15:21:00Z">
          <w:r w:rsidRPr="00246937" w:rsidDel="00631887">
            <w:rPr>
              <w:rFonts w:cs="Times New Roman"/>
            </w:rPr>
            <w:delText xml:space="preserve"> </w:delText>
          </w:r>
          <w:r w:rsidRPr="00246937">
            <w:rPr>
              <w:rFonts w:cs="Times New Roman"/>
            </w:rPr>
            <w:delText xml:space="preserve">que ha sido, más bien, debido al hecho de </w:delText>
          </w:r>
        </w:del>
      </w:ins>
      <w:ins w:id="2231" w:author="IO" w:date="2011-06-09T15:21:00Z">
        <w:r w:rsidR="00631887">
          <w:rPr>
            <w:rFonts w:cs="Times New Roman"/>
          </w:rPr>
          <w:t>por</w:t>
        </w:r>
      </w:ins>
      <w:ins w:id="2232" w:author="Orion" w:date="2011-05-03T12:50:00Z">
        <w:r w:rsidRPr="00246937">
          <w:rPr>
            <w:rFonts w:cs="Times New Roman"/>
          </w:rPr>
          <w:t xml:space="preserve">que había un déficit a la hora de </w:t>
        </w:r>
      </w:ins>
      <w:ins w:id="2233" w:author="IO" w:date="2011-06-09T15:21:00Z">
        <w:r w:rsidR="00631887">
          <w:rPr>
            <w:rFonts w:cs="Times New Roman"/>
          </w:rPr>
          <w:t xml:space="preserve">definir </w:t>
        </w:r>
      </w:ins>
      <w:ins w:id="2234" w:author="Orion" w:date="2011-05-03T12:50:00Z">
        <w:del w:id="2235" w:author="IO" w:date="2011-06-09T15:21:00Z">
          <w:r w:rsidRPr="00246937">
            <w:rPr>
              <w:rFonts w:cs="Times New Roman"/>
            </w:rPr>
            <w:delText xml:space="preserve">certificar </w:delText>
          </w:r>
        </w:del>
      </w:ins>
      <w:ins w:id="2236" w:author="IO" w:date="2011-06-09T15:21:00Z">
        <w:r w:rsidR="00631887">
          <w:rPr>
            <w:rFonts w:cs="Times New Roman"/>
          </w:rPr>
          <w:t xml:space="preserve">los </w:t>
        </w:r>
      </w:ins>
      <w:ins w:id="2237" w:author="Orion" w:date="2011-05-03T12:50:00Z">
        <w:r w:rsidRPr="00246937">
          <w:rPr>
            <w:rFonts w:cs="Times New Roman"/>
          </w:rPr>
          <w:t xml:space="preserve">requisitos </w:t>
        </w:r>
        <w:del w:id="2238" w:author="IO" w:date="2011-06-09T15:22:00Z">
          <w:r w:rsidRPr="00246937">
            <w:rPr>
              <w:rFonts w:cs="Times New Roman"/>
            </w:rPr>
            <w:delText xml:space="preserve">y definir una </w:delText>
          </w:r>
          <w:r w:rsidRPr="00AB231D">
            <w:rPr>
              <w:rFonts w:cs="Times New Roman"/>
            </w:rPr>
            <w:delText>serie</w:delText>
          </w:r>
          <w:r w:rsidRPr="00246937">
            <w:rPr>
              <w:rFonts w:cs="Times New Roman"/>
            </w:rPr>
            <w:delText xml:space="preserve"> conceptos </w:delText>
          </w:r>
          <w:r w:rsidRPr="00246937" w:rsidDel="00631887">
            <w:rPr>
              <w:rFonts w:cs="Times New Roman"/>
            </w:rPr>
            <w:delText>procedimentales</w:delText>
          </w:r>
        </w:del>
      </w:ins>
      <w:ins w:id="2239" w:author="IO" w:date="2011-06-09T15:22:00Z">
        <w:r w:rsidR="00631887">
          <w:rPr>
            <w:rFonts w:cs="Times New Roman"/>
          </w:rPr>
          <w:t xml:space="preserve">para que pudieran volar junto con tráfico tripulado y </w:t>
        </w:r>
      </w:ins>
      <w:ins w:id="2240" w:author="Orion" w:date="2011-06-18T21:06:00Z">
        <w:r w:rsidR="00205C50">
          <w:rPr>
            <w:rFonts w:cs="Times New Roman"/>
          </w:rPr>
          <w:t xml:space="preserve">a la hora </w:t>
        </w:r>
      </w:ins>
      <w:ins w:id="2241" w:author="IO" w:date="2011-06-09T15:22:00Z">
        <w:r w:rsidR="00631887">
          <w:rPr>
            <w:rFonts w:cs="Times New Roman"/>
          </w:rPr>
          <w:t>certificar estos</w:t>
        </w:r>
      </w:ins>
      <w:ins w:id="2242" w:author="Orion" w:date="2011-05-03T12:50:00Z">
        <w:r w:rsidRPr="00246937">
          <w:rPr>
            <w:rFonts w:cs="Times New Roman"/>
          </w:rPr>
          <w:t xml:space="preserve">. Para suplir estas deficiencias se ha dedicado el documento </w:t>
        </w:r>
      </w:ins>
      <w:customXmlInsRangeStart w:id="2243" w:author="Orion" w:date="2011-05-03T12:50:00Z"/>
      <w:sdt>
        <w:sdtPr>
          <w:rPr>
            <w:rFonts w:cs="Times New Roman"/>
          </w:rPr>
          <w:id w:val="-936899862"/>
          <w:citation/>
        </w:sdtPr>
        <w:sdtContent>
          <w:customXmlInsRangeEnd w:id="2243"/>
          <w:ins w:id="2244" w:author="Orion" w:date="2011-05-03T12:50:00Z">
            <w:r w:rsidRPr="00AB231D">
              <w:rPr>
                <w:rFonts w:cs="Times New Roman"/>
              </w:rPr>
              <w:fldChar w:fldCharType="begin"/>
            </w:r>
            <w:r w:rsidRPr="00AB231D">
              <w:rPr>
                <w:rFonts w:cs="Times New Roman"/>
              </w:rPr>
              <w:instrText xml:space="preserve"> CITATION Adr09 \l 3082 </w:instrText>
            </w:r>
            <w:r w:rsidRPr="00AB231D">
              <w:rPr>
                <w:rFonts w:cs="Times New Roman"/>
              </w:rPr>
              <w:fldChar w:fldCharType="separate"/>
            </w:r>
          </w:ins>
          <w:r w:rsidR="00C1157B" w:rsidRPr="00C1157B">
            <w:rPr>
              <w:rFonts w:cs="Times New Roman"/>
              <w:noProof/>
            </w:rPr>
            <w:t>(37)</w:t>
          </w:r>
          <w:ins w:id="2245" w:author="Orion" w:date="2011-05-03T12:50:00Z">
            <w:r w:rsidRPr="00AB231D">
              <w:rPr>
                <w:rFonts w:cs="Times New Roman"/>
              </w:rPr>
              <w:fldChar w:fldCharType="end"/>
            </w:r>
          </w:ins>
          <w:customXmlInsRangeStart w:id="2246" w:author="Orion" w:date="2011-05-03T12:50:00Z"/>
        </w:sdtContent>
      </w:sdt>
      <w:customXmlInsRangeEnd w:id="2246"/>
      <w:ins w:id="2247" w:author="Orion" w:date="2011-05-03T12:50:00Z">
        <w:r w:rsidR="003E2115">
          <w:rPr>
            <w:rFonts w:cs="Times New Roman"/>
          </w:rPr>
          <w:t xml:space="preserve">, que </w:t>
        </w:r>
        <w:r w:rsidRPr="00246937">
          <w:rPr>
            <w:rFonts w:cs="Times New Roman"/>
          </w:rPr>
          <w:t xml:space="preserve">es un documento oficial donde se define un sistema ATM (Gestión del Tráfico Aéreo) que </w:t>
        </w:r>
        <w:r w:rsidRPr="00246937">
          <w:rPr>
            <w:rFonts w:cs="Times New Roman"/>
          </w:rPr>
          <w:lastRenderedPageBreak/>
          <w:t>estaría debidamente preparado para cumplir las siguientes tareas:</w:t>
        </w:r>
      </w:ins>
    </w:p>
    <w:p w14:paraId="234C626F" w14:textId="77777777" w:rsidR="00AE5A4C" w:rsidRPr="00246937" w:rsidRDefault="00AE5A4C" w:rsidP="00AE5A4C">
      <w:pPr>
        <w:numPr>
          <w:ilvl w:val="0"/>
          <w:numId w:val="3"/>
        </w:numPr>
        <w:jc w:val="both"/>
        <w:rPr>
          <w:ins w:id="2248" w:author="Orion" w:date="2011-05-03T12:50:00Z"/>
          <w:rFonts w:cs="Times New Roman"/>
        </w:rPr>
      </w:pPr>
      <w:ins w:id="2249" w:author="Orion" w:date="2011-05-03T12:50:00Z">
        <w:r w:rsidRPr="00246937">
          <w:rPr>
            <w:rFonts w:cs="Times New Roman"/>
          </w:rPr>
          <w:t xml:space="preserve">Establecimiento de los requisitos de aeronavegabilidad y reglamentos comunes para </w:t>
        </w:r>
        <w:proofErr w:type="spellStart"/>
        <w:r w:rsidRPr="00246937">
          <w:rPr>
            <w:rFonts w:cs="Times New Roman"/>
          </w:rPr>
          <w:t>UAVs</w:t>
        </w:r>
        <w:proofErr w:type="spellEnd"/>
        <w:r w:rsidRPr="00246937">
          <w:rPr>
            <w:rFonts w:cs="Times New Roman"/>
          </w:rPr>
          <w:t>.</w:t>
        </w:r>
      </w:ins>
    </w:p>
    <w:p w14:paraId="44690288" w14:textId="77777777" w:rsidR="00AE5A4C" w:rsidRPr="00246937" w:rsidRDefault="00AE5A4C" w:rsidP="00AE5A4C">
      <w:pPr>
        <w:numPr>
          <w:ilvl w:val="0"/>
          <w:numId w:val="3"/>
        </w:numPr>
        <w:jc w:val="both"/>
        <w:rPr>
          <w:ins w:id="2250" w:author="Orion" w:date="2011-05-03T12:50:00Z"/>
          <w:rFonts w:cs="Times New Roman"/>
        </w:rPr>
      </w:pPr>
      <w:ins w:id="2251" w:author="Orion" w:date="2011-05-03T12:50:00Z">
        <w:r w:rsidRPr="00246937">
          <w:rPr>
            <w:rFonts w:cs="Times New Roman"/>
          </w:rPr>
          <w:t xml:space="preserve">Establecimiento de la regulación y estandarización del tráfico aéreo y los procedimientos derivados para la integración adecuada de </w:t>
        </w:r>
        <w:proofErr w:type="spellStart"/>
        <w:r w:rsidRPr="00246937">
          <w:rPr>
            <w:rFonts w:cs="Times New Roman"/>
          </w:rPr>
          <w:t>UAVs</w:t>
        </w:r>
        <w:proofErr w:type="spellEnd"/>
        <w:r w:rsidRPr="00246937">
          <w:rPr>
            <w:rFonts w:cs="Times New Roman"/>
          </w:rPr>
          <w:t xml:space="preserve"> en el Sistema de Gestión del Tráfico Aéreo.</w:t>
        </w:r>
      </w:ins>
    </w:p>
    <w:p w14:paraId="0B92FCD1" w14:textId="77777777" w:rsidR="00AE5A4C" w:rsidRPr="00246937" w:rsidRDefault="00AE5A4C" w:rsidP="00AE5A4C">
      <w:pPr>
        <w:jc w:val="both"/>
        <w:rPr>
          <w:ins w:id="2252" w:author="Orion" w:date="2011-05-03T12:50:00Z"/>
          <w:rFonts w:cs="Times New Roman"/>
        </w:rPr>
      </w:pPr>
    </w:p>
    <w:p w14:paraId="2A82EA9C" w14:textId="77777777" w:rsidR="00477B5B" w:rsidRDefault="00477B5B" w:rsidP="00AE5A4C">
      <w:pPr>
        <w:jc w:val="both"/>
        <w:rPr>
          <w:ins w:id="2253" w:author="IO" w:date="2011-06-09T15:26:00Z"/>
          <w:rFonts w:cs="Times New Roman"/>
        </w:rPr>
      </w:pPr>
      <w:ins w:id="2254" w:author="IO" w:date="2011-06-09T15:26:00Z">
        <w:r>
          <w:rPr>
            <w:rFonts w:cs="Times New Roman"/>
          </w:rPr>
          <w:t xml:space="preserve">Con vistas a analizar el comportamiento de los </w:t>
        </w:r>
        <w:proofErr w:type="spellStart"/>
        <w:r>
          <w:rPr>
            <w:rFonts w:cs="Times New Roman"/>
          </w:rPr>
          <w:t>UAVs</w:t>
        </w:r>
        <w:proofErr w:type="spellEnd"/>
        <w:r>
          <w:rPr>
            <w:rFonts w:cs="Times New Roman"/>
          </w:rPr>
          <w:t xml:space="preserve">, tanto en vuelo con tráfico tripulado como en otras situaciones, se ha recurrido a simulaciones. Al igual que en los casos de vuelos tripulados existen ejemplos centrados en el vuelo de </w:t>
        </w:r>
        <w:proofErr w:type="spellStart"/>
        <w:r>
          <w:rPr>
            <w:rFonts w:cs="Times New Roman"/>
          </w:rPr>
          <w:t>UAVs</w:t>
        </w:r>
        <w:proofErr w:type="spellEnd"/>
        <w:r>
          <w:rPr>
            <w:rFonts w:cs="Times New Roman"/>
          </w:rPr>
          <w:t xml:space="preserve"> individuales y en la gesti</w:t>
        </w:r>
      </w:ins>
      <w:ins w:id="2255" w:author="IO" w:date="2011-06-09T15:27:00Z">
        <w:r>
          <w:rPr>
            <w:rFonts w:cs="Times New Roman"/>
          </w:rPr>
          <w:t>ón de grupos de estos.</w:t>
        </w:r>
      </w:ins>
    </w:p>
    <w:p w14:paraId="7B6F2222" w14:textId="77777777" w:rsidR="00477B5B" w:rsidRDefault="00477B5B" w:rsidP="00AE5A4C">
      <w:pPr>
        <w:jc w:val="both"/>
        <w:rPr>
          <w:ins w:id="2256" w:author="IO" w:date="2011-06-09T15:26:00Z"/>
          <w:rFonts w:cs="Times New Roman"/>
        </w:rPr>
      </w:pPr>
    </w:p>
    <w:p w14:paraId="20F99680" w14:textId="6DB58B79" w:rsidR="00CF3F4C" w:rsidRDefault="00A85A65" w:rsidP="00AE5A4C">
      <w:pPr>
        <w:jc w:val="both"/>
        <w:rPr>
          <w:ins w:id="2257" w:author="Orion" w:date="2011-05-03T17:52:00Z"/>
          <w:rFonts w:cs="Times New Roman"/>
        </w:rPr>
      </w:pPr>
      <w:ins w:id="2258" w:author="Orion" w:date="2011-06-18T21:10:00Z">
        <w:r>
          <w:rPr>
            <w:rFonts w:cs="Times New Roman"/>
          </w:rPr>
          <w:t xml:space="preserve">En cuando al estudio de </w:t>
        </w:r>
        <w:proofErr w:type="spellStart"/>
        <w:r>
          <w:rPr>
            <w:rFonts w:cs="Times New Roman"/>
          </w:rPr>
          <w:t>UAVs</w:t>
        </w:r>
        <w:proofErr w:type="spellEnd"/>
        <w:r>
          <w:rPr>
            <w:rFonts w:cs="Times New Roman"/>
          </w:rPr>
          <w:t xml:space="preserve"> como elementos individuales</w:t>
        </w:r>
      </w:ins>
      <w:ins w:id="2259" w:author="Orion" w:date="2011-05-03T12:50:00Z">
        <w:r w:rsidR="00AE5A4C" w:rsidRPr="00246937">
          <w:rPr>
            <w:rFonts w:cs="Times New Roman"/>
          </w:rPr>
          <w:t xml:space="preserve"> destacar una serie de trabajos que se centran en modelar</w:t>
        </w:r>
      </w:ins>
      <w:ins w:id="2260" w:author="Orion" w:date="2011-05-03T17:51:00Z">
        <w:r w:rsidR="00135BE9">
          <w:rPr>
            <w:rFonts w:cs="Times New Roman"/>
          </w:rPr>
          <w:t xml:space="preserve"> la</w:t>
        </w:r>
        <w:r w:rsidR="000B1C5C">
          <w:rPr>
            <w:rFonts w:cs="Times New Roman"/>
          </w:rPr>
          <w:t xml:space="preserve">s características físicas de </w:t>
        </w:r>
      </w:ins>
      <w:ins w:id="2261" w:author="Orion" w:date="2011-06-18T21:10:00Z">
        <w:r w:rsidR="000B1C5C">
          <w:rPr>
            <w:rFonts w:cs="Times New Roman"/>
          </w:rPr>
          <w:t>estos</w:t>
        </w:r>
      </w:ins>
      <w:ins w:id="2262" w:author="Orion" w:date="2011-05-03T12:50:00Z">
        <w:r w:rsidR="00AE5A4C" w:rsidRPr="00246937">
          <w:rPr>
            <w:rFonts w:cs="Times New Roman"/>
          </w:rPr>
          <w:t xml:space="preserve">. </w:t>
        </w:r>
        <w:r w:rsidR="00AE5A4C" w:rsidRPr="00AB231D">
          <w:rPr>
            <w:rFonts w:cs="Times New Roman"/>
          </w:rPr>
          <w:t>Así por ejemplo</w:t>
        </w:r>
      </w:ins>
      <w:ins w:id="2263" w:author="Orion" w:date="2011-05-03T14:11:00Z">
        <w:r w:rsidR="00360FD2">
          <w:rPr>
            <w:rFonts w:cs="Times New Roman"/>
          </w:rPr>
          <w:t xml:space="preserve"> es importante destacar que los sistemas de percepci</w:t>
        </w:r>
      </w:ins>
      <w:ins w:id="2264" w:author="Orion" w:date="2011-05-03T14:12:00Z">
        <w:r w:rsidR="00360FD2">
          <w:rPr>
            <w:rFonts w:cs="Times New Roman"/>
          </w:rPr>
          <w:t xml:space="preserve">ón de los </w:t>
        </w:r>
        <w:proofErr w:type="spellStart"/>
        <w:r w:rsidR="00360FD2">
          <w:rPr>
            <w:rFonts w:cs="Times New Roman"/>
          </w:rPr>
          <w:t>UAVs</w:t>
        </w:r>
        <w:proofErr w:type="spellEnd"/>
        <w:r w:rsidR="00360FD2">
          <w:rPr>
            <w:rFonts w:cs="Times New Roman"/>
          </w:rPr>
          <w:t xml:space="preserve"> pueden sufrir algún tipo de limitaci</w:t>
        </w:r>
      </w:ins>
      <w:ins w:id="2265" w:author="Orion" w:date="2011-05-03T14:13:00Z">
        <w:r w:rsidR="00360FD2">
          <w:rPr>
            <w:rFonts w:cs="Times New Roman"/>
          </w:rPr>
          <w:t xml:space="preserve">ón </w:t>
        </w:r>
        <w:r w:rsidR="00360FD2" w:rsidRPr="00246937">
          <w:rPr>
            <w:rFonts w:cs="Times New Roman"/>
          </w:rPr>
          <w:t>debida a posibles oclusiones</w:t>
        </w:r>
      </w:ins>
      <w:ins w:id="2266" w:author="Orion" w:date="2011-05-03T17:51:00Z">
        <w:r w:rsidR="00AA3D90">
          <w:rPr>
            <w:rFonts w:cs="Times New Roman"/>
          </w:rPr>
          <w:t>,</w:t>
        </w:r>
      </w:ins>
      <w:ins w:id="2267" w:author="Orion" w:date="2011-05-03T14:13:00Z">
        <w:r w:rsidR="00360FD2">
          <w:rPr>
            <w:rFonts w:cs="Times New Roman"/>
          </w:rPr>
          <w:t xml:space="preserve"> es por ello, por lo que en </w:t>
        </w:r>
      </w:ins>
      <w:customXmlInsRangeStart w:id="2268" w:author="Orion" w:date="2011-05-03T12:50:00Z"/>
      <w:sdt>
        <w:sdtPr>
          <w:rPr>
            <w:rFonts w:cs="Times New Roman"/>
          </w:rPr>
          <w:id w:val="-488634923"/>
          <w:citation/>
        </w:sdtPr>
        <w:sdtContent>
          <w:customXmlInsRangeEnd w:id="2268"/>
          <w:ins w:id="2269" w:author="Orion" w:date="2011-05-03T12:50:00Z">
            <w:r w:rsidR="00AE5A4C" w:rsidRPr="00AB231D">
              <w:rPr>
                <w:rFonts w:cs="Times New Roman"/>
              </w:rPr>
              <w:fldChar w:fldCharType="begin"/>
            </w:r>
            <w:r w:rsidR="00AE5A4C" w:rsidRPr="00AB231D">
              <w:rPr>
                <w:rFonts w:cs="Times New Roman"/>
              </w:rPr>
              <w:instrText xml:space="preserve"> CITATION IAB01 \l 3082 </w:instrText>
            </w:r>
            <w:r w:rsidR="00AE5A4C" w:rsidRPr="00AB231D">
              <w:rPr>
                <w:rFonts w:cs="Times New Roman"/>
              </w:rPr>
              <w:fldChar w:fldCharType="separate"/>
            </w:r>
          </w:ins>
          <w:r w:rsidR="00C1157B" w:rsidRPr="00C1157B">
            <w:rPr>
              <w:rFonts w:cs="Times New Roman"/>
              <w:noProof/>
            </w:rPr>
            <w:t>(38)</w:t>
          </w:r>
          <w:ins w:id="2270" w:author="Orion" w:date="2011-05-03T12:50:00Z">
            <w:r w:rsidR="00AE5A4C" w:rsidRPr="00AB231D">
              <w:rPr>
                <w:rFonts w:cs="Times New Roman"/>
              </w:rPr>
              <w:fldChar w:fldCharType="end"/>
            </w:r>
          </w:ins>
          <w:customXmlInsRangeStart w:id="2271" w:author="Orion" w:date="2011-05-03T12:50:00Z"/>
        </w:sdtContent>
      </w:sdt>
      <w:customXmlInsRangeEnd w:id="2271"/>
      <w:ins w:id="2272" w:author="Orion" w:date="2011-05-03T12:50:00Z">
        <w:r w:rsidR="00AE5A4C" w:rsidRPr="00246937">
          <w:rPr>
            <w:rFonts w:cs="Times New Roman"/>
          </w:rPr>
          <w:t xml:space="preserve"> se propone un algoritmo para solucionar </w:t>
        </w:r>
      </w:ins>
      <w:ins w:id="2273" w:author="Orion" w:date="2011-05-03T14:14:00Z">
        <w:r w:rsidR="00360FD2">
          <w:rPr>
            <w:rFonts w:cs="Times New Roman"/>
          </w:rPr>
          <w:t>este problema</w:t>
        </w:r>
      </w:ins>
      <w:ins w:id="2274" w:author="Orion" w:date="2011-05-03T12:50:00Z">
        <w:r w:rsidR="00AE5A4C" w:rsidRPr="00246937">
          <w:rPr>
            <w:rFonts w:cs="Times New Roman"/>
          </w:rPr>
          <w:t>. Dicho algoritmo modela las limitaciones de los vuelos de estos vehículos de una manera más realista a lo existente anteriormente, y nos confirma la importancia de la oclusión a la hora de la planificación de rutas en el vuelo.</w:t>
        </w:r>
      </w:ins>
      <w:ins w:id="2275" w:author="Orion" w:date="2011-05-03T17:52:00Z">
        <w:r w:rsidR="007C0583">
          <w:rPr>
            <w:rFonts w:cs="Times New Roman"/>
          </w:rPr>
          <w:t xml:space="preserve"> </w:t>
        </w:r>
      </w:ins>
    </w:p>
    <w:p w14:paraId="220F654C" w14:textId="77777777" w:rsidR="00AE5A4C" w:rsidRPr="00246937" w:rsidRDefault="00AE5A4C" w:rsidP="00AE5A4C">
      <w:pPr>
        <w:jc w:val="both"/>
        <w:rPr>
          <w:ins w:id="2276" w:author="Orion" w:date="2011-05-03T12:50:00Z"/>
          <w:rFonts w:cs="Times New Roman"/>
        </w:rPr>
      </w:pPr>
      <w:ins w:id="2277" w:author="Orion" w:date="2011-05-03T12:50:00Z">
        <w:r w:rsidRPr="00246937">
          <w:rPr>
            <w:rFonts w:cs="Times New Roman"/>
          </w:rPr>
          <w:t xml:space="preserve">Otro modelo de UAV </w:t>
        </w:r>
      </w:ins>
      <w:ins w:id="2278" w:author="Orion" w:date="2011-05-03T17:52:00Z">
        <w:r w:rsidR="007C0583">
          <w:rPr>
            <w:rFonts w:cs="Times New Roman"/>
          </w:rPr>
          <w:t xml:space="preserve">que sigue este </w:t>
        </w:r>
        <w:r w:rsidR="001A3263">
          <w:rPr>
            <w:rFonts w:cs="Times New Roman"/>
          </w:rPr>
          <w:t xml:space="preserve">tipo de </w:t>
        </w:r>
        <w:r w:rsidR="007C0583">
          <w:rPr>
            <w:rFonts w:cs="Times New Roman"/>
          </w:rPr>
          <w:t xml:space="preserve">enfoque </w:t>
        </w:r>
        <w:r w:rsidR="00B409CB">
          <w:rPr>
            <w:rFonts w:cs="Times New Roman"/>
          </w:rPr>
          <w:t xml:space="preserve">físico </w:t>
        </w:r>
      </w:ins>
      <w:ins w:id="2279" w:author="Orion" w:date="2011-05-03T12:50:00Z">
        <w:r w:rsidRPr="00246937">
          <w:rPr>
            <w:rFonts w:cs="Times New Roman"/>
          </w:rPr>
          <w:t xml:space="preserve">puede verse en </w:t>
        </w:r>
      </w:ins>
      <w:customXmlInsRangeStart w:id="2280" w:author="Orion" w:date="2011-05-03T12:50:00Z"/>
      <w:sdt>
        <w:sdtPr>
          <w:rPr>
            <w:rFonts w:cs="Times New Roman"/>
          </w:rPr>
          <w:id w:val="800426571"/>
          <w:citation/>
        </w:sdtPr>
        <w:sdtContent>
          <w:customXmlInsRangeEnd w:id="2280"/>
          <w:ins w:id="2281" w:author="Orion" w:date="2011-05-03T12:50:00Z">
            <w:r w:rsidRPr="00AB231D">
              <w:rPr>
                <w:rFonts w:cs="Times New Roman"/>
              </w:rPr>
              <w:fldChar w:fldCharType="begin"/>
            </w:r>
            <w:r w:rsidRPr="00AB231D">
              <w:rPr>
                <w:rFonts w:cs="Times New Roman"/>
              </w:rPr>
              <w:instrText xml:space="preserve"> CITATION Edu09 \l 3082 </w:instrText>
            </w:r>
            <w:r w:rsidRPr="00AB231D">
              <w:rPr>
                <w:rFonts w:cs="Times New Roman"/>
              </w:rPr>
              <w:fldChar w:fldCharType="separate"/>
            </w:r>
          </w:ins>
          <w:r w:rsidR="00C1157B" w:rsidRPr="00C1157B">
            <w:rPr>
              <w:rFonts w:cs="Times New Roman"/>
              <w:noProof/>
            </w:rPr>
            <w:t>(39)</w:t>
          </w:r>
          <w:ins w:id="2282" w:author="Orion" w:date="2011-05-03T12:50:00Z">
            <w:r w:rsidRPr="00AB231D">
              <w:rPr>
                <w:rFonts w:cs="Times New Roman"/>
              </w:rPr>
              <w:fldChar w:fldCharType="end"/>
            </w:r>
          </w:ins>
          <w:customXmlInsRangeStart w:id="2283" w:author="Orion" w:date="2011-05-03T12:50:00Z"/>
        </w:sdtContent>
      </w:sdt>
      <w:customXmlInsRangeEnd w:id="2283"/>
      <w:ins w:id="2284" w:author="Orion" w:date="2011-05-03T12:50:00Z">
        <w:r w:rsidRPr="00246937">
          <w:rPr>
            <w:rFonts w:cs="Times New Roman"/>
          </w:rPr>
          <w:t xml:space="preserve"> donde se presenta un modelo genérico de UAV a escala reducida enfocado en las claves de los esfuerzos físicos que actúan en la dinámica del avión (física del avión) con el fin de ser lo suficientemente simple como para diseñar un controlador del vehículo.</w:t>
        </w:r>
      </w:ins>
    </w:p>
    <w:p w14:paraId="43ADE24F" w14:textId="1249CC90" w:rsidR="00AE5A4C" w:rsidRPr="00246937" w:rsidRDefault="00AE5A4C" w:rsidP="00AE5A4C">
      <w:pPr>
        <w:jc w:val="both"/>
        <w:rPr>
          <w:ins w:id="2285" w:author="Orion" w:date="2011-05-03T12:50:00Z"/>
          <w:rFonts w:cs="Times New Roman"/>
        </w:rPr>
      </w:pPr>
      <w:ins w:id="2286" w:author="Orion" w:date="2011-05-03T12:50:00Z">
        <w:r w:rsidRPr="00246937">
          <w:rPr>
            <w:rFonts w:cs="Times New Roman"/>
          </w:rPr>
          <w:t xml:space="preserve">Por otra </w:t>
        </w:r>
      </w:ins>
      <w:ins w:id="2287" w:author="Orion" w:date="2011-06-18T21:09:00Z">
        <w:r w:rsidR="00A85A65">
          <w:rPr>
            <w:rFonts w:cs="Times New Roman"/>
          </w:rPr>
          <w:t>lado</w:t>
        </w:r>
      </w:ins>
      <w:ins w:id="2288" w:author="Orion" w:date="2011-05-03T12:50:00Z">
        <w:r w:rsidRPr="00246937">
          <w:rPr>
            <w:rFonts w:cs="Times New Roman"/>
          </w:rPr>
          <w:t xml:space="preserve">, </w:t>
        </w:r>
      </w:ins>
      <w:ins w:id="2289" w:author="Orion" w:date="2011-06-18T21:09:00Z">
        <w:r w:rsidR="00A85A65">
          <w:rPr>
            <w:rFonts w:cs="Times New Roman"/>
          </w:rPr>
          <w:t xml:space="preserve">el enfoque basado en agentes también </w:t>
        </w:r>
      </w:ins>
      <w:ins w:id="2290" w:author="Orion" w:date="2011-06-18T21:11:00Z">
        <w:r w:rsidR="009214D0">
          <w:rPr>
            <w:rFonts w:cs="Times New Roman"/>
          </w:rPr>
          <w:t xml:space="preserve">se ha intentado aplicar en el tecnología de lo </w:t>
        </w:r>
        <w:proofErr w:type="spellStart"/>
        <w:r w:rsidR="009214D0">
          <w:rPr>
            <w:rFonts w:cs="Times New Roman"/>
          </w:rPr>
          <w:t>UAVs</w:t>
        </w:r>
        <w:proofErr w:type="spellEnd"/>
        <w:r w:rsidR="009214D0">
          <w:rPr>
            <w:rFonts w:cs="Times New Roman"/>
          </w:rPr>
          <w:t>. Así se puede ver como</w:t>
        </w:r>
      </w:ins>
      <w:ins w:id="2291" w:author="Orion" w:date="2011-06-18T21:09:00Z">
        <w:r w:rsidR="00A85A65">
          <w:rPr>
            <w:rFonts w:cs="Times New Roman"/>
          </w:rPr>
          <w:t xml:space="preserve"> </w:t>
        </w:r>
      </w:ins>
      <w:ins w:id="2292" w:author="Orion" w:date="2011-05-03T12:50:00Z">
        <w:r w:rsidRPr="00246937">
          <w:rPr>
            <w:rFonts w:cs="Times New Roman"/>
          </w:rPr>
          <w:t xml:space="preserve">el trabajo </w:t>
        </w:r>
      </w:ins>
      <w:customXmlInsRangeStart w:id="2293" w:author="Orion" w:date="2011-05-03T12:50:00Z"/>
      <w:sdt>
        <w:sdtPr>
          <w:rPr>
            <w:rFonts w:cs="Times New Roman"/>
          </w:rPr>
          <w:id w:val="-1590698168"/>
          <w:citation/>
        </w:sdtPr>
        <w:sdtContent>
          <w:customXmlInsRangeEnd w:id="2293"/>
          <w:ins w:id="2294" w:author="Orion" w:date="2011-05-03T12:50:00Z">
            <w:r w:rsidRPr="00AB231D">
              <w:rPr>
                <w:rFonts w:cs="Times New Roman"/>
              </w:rPr>
              <w:fldChar w:fldCharType="begin"/>
            </w:r>
            <w:r w:rsidRPr="00AB231D">
              <w:rPr>
                <w:rFonts w:cs="Times New Roman"/>
              </w:rPr>
              <w:instrText xml:space="preserve"> CITATION Che09 \l 3082 </w:instrText>
            </w:r>
            <w:r w:rsidRPr="00AB231D">
              <w:rPr>
                <w:rFonts w:cs="Times New Roman"/>
              </w:rPr>
              <w:fldChar w:fldCharType="separate"/>
            </w:r>
          </w:ins>
          <w:r w:rsidR="00C1157B" w:rsidRPr="00C1157B">
            <w:rPr>
              <w:rFonts w:cs="Times New Roman"/>
              <w:noProof/>
            </w:rPr>
            <w:t>(40)</w:t>
          </w:r>
          <w:ins w:id="2295" w:author="Orion" w:date="2011-05-03T12:50:00Z">
            <w:r w:rsidRPr="00AB231D">
              <w:rPr>
                <w:rFonts w:cs="Times New Roman"/>
              </w:rPr>
              <w:fldChar w:fldCharType="end"/>
            </w:r>
          </w:ins>
          <w:customXmlInsRangeStart w:id="2296" w:author="Orion" w:date="2011-05-03T12:50:00Z"/>
        </w:sdtContent>
      </w:sdt>
      <w:customXmlInsRangeEnd w:id="2296"/>
      <w:ins w:id="2297" w:author="Orion" w:date="2011-05-03T12:50:00Z">
        <w:r w:rsidRPr="00246937">
          <w:rPr>
            <w:rFonts w:cs="Times New Roman"/>
          </w:rPr>
          <w:t xml:space="preserve"> presenta un </w:t>
        </w:r>
        <w:proofErr w:type="spellStart"/>
        <w:r w:rsidRPr="00246937">
          <w:rPr>
            <w:rFonts w:cs="Times New Roman"/>
          </w:rPr>
          <w:t>framework</w:t>
        </w:r>
        <w:proofErr w:type="spellEnd"/>
        <w:r w:rsidRPr="00246937">
          <w:rPr>
            <w:rFonts w:cs="Times New Roman"/>
          </w:rPr>
          <w:t xml:space="preserve"> basado en agentes para modelar </w:t>
        </w:r>
        <w:proofErr w:type="spellStart"/>
        <w:r w:rsidRPr="00246937">
          <w:rPr>
            <w:rFonts w:cs="Times New Roman"/>
          </w:rPr>
          <w:t>UAVs</w:t>
        </w:r>
        <w:proofErr w:type="spellEnd"/>
        <w:r w:rsidRPr="00246937">
          <w:rPr>
            <w:rFonts w:cs="Times New Roman"/>
          </w:rPr>
          <w:t xml:space="preserve">, en donde cada vehículo de este tipo se descompone </w:t>
        </w:r>
        <w:r w:rsidRPr="00AB231D">
          <w:rPr>
            <w:rFonts w:cs="Times New Roman"/>
          </w:rPr>
          <w:t>en una serie de niveles controlados por a</w:t>
        </w:r>
        <w:r w:rsidRPr="00246937">
          <w:rPr>
            <w:rFonts w:cs="Times New Roman"/>
          </w:rPr>
          <w:t xml:space="preserve">gentes. Los principales agentes serán el físico y el lógico. El agente físico será el principal responsable de las interacciones físicas del UAV, como pueden ser maniobras hacia el siguiente </w:t>
        </w:r>
        <w:proofErr w:type="spellStart"/>
        <w:r w:rsidRPr="00246937">
          <w:rPr>
            <w:rFonts w:cs="Times New Roman"/>
          </w:rPr>
          <w:t>waypoint</w:t>
        </w:r>
        <w:proofErr w:type="spellEnd"/>
        <w:r w:rsidRPr="00AB231D">
          <w:rPr>
            <w:rFonts w:cs="Times New Roman"/>
          </w:rPr>
          <w:t xml:space="preserve"> (punto intermedio)</w:t>
        </w:r>
        <w:r w:rsidRPr="00246937">
          <w:rPr>
            <w:rFonts w:cs="Times New Roman"/>
          </w:rPr>
          <w:t xml:space="preserve">, comprobaciones para asegurarse que no va a colisionar con ningún objeto, actualización del estado del combustible, comprobación de los sensores, transmisión de mensajes pendientes, etc. Por otro lado, el agente lógico es el responsable de generar la lista de </w:t>
        </w:r>
        <w:proofErr w:type="spellStart"/>
        <w:r w:rsidRPr="00246937">
          <w:rPr>
            <w:rFonts w:cs="Times New Roman"/>
          </w:rPr>
          <w:t>waypoints</w:t>
        </w:r>
        <w:proofErr w:type="spellEnd"/>
        <w:r w:rsidRPr="00246937">
          <w:rPr>
            <w:rFonts w:cs="Times New Roman"/>
          </w:rPr>
          <w:t xml:space="preserve"> y mandársela al agente físico, y tiene una serie de tareas como decirle a un agente físico transmisor que mande un determinado mensaje.</w:t>
        </w:r>
      </w:ins>
    </w:p>
    <w:p w14:paraId="00CFD867" w14:textId="77777777" w:rsidR="00CE1499" w:rsidRDefault="00CE1499" w:rsidP="007A6E14">
      <w:pPr>
        <w:rPr>
          <w:ins w:id="2298" w:author="Orion" w:date="2011-05-05T17:38:00Z"/>
          <w:rFonts w:cs="Times New Roman"/>
        </w:rPr>
      </w:pPr>
    </w:p>
    <w:p w14:paraId="40ADA9E1" w14:textId="77777777" w:rsidR="00B937FD" w:rsidRPr="00B937FD" w:rsidRDefault="00B937FD" w:rsidP="00B937FD">
      <w:pPr>
        <w:pStyle w:val="Title"/>
        <w:outlineLvl w:val="0"/>
        <w:rPr>
          <w:ins w:id="2299" w:author="Orion" w:date="2011-05-05T17:38:00Z"/>
          <w:rFonts w:cs="Times New Roman"/>
        </w:rPr>
      </w:pPr>
      <w:bookmarkStart w:id="2300" w:name="_Toc297726955"/>
      <w:ins w:id="2301" w:author="Orion" w:date="2011-05-05T17:38:00Z">
        <w:r>
          <w:rPr>
            <w:rFonts w:ascii="Times New Roman" w:hAnsi="Times New Roman" w:cs="Times New Roman"/>
          </w:rPr>
          <w:t>Requisitos</w:t>
        </w:r>
      </w:ins>
      <w:ins w:id="2302" w:author="Orion" w:date="2011-05-05T18:20:00Z">
        <w:r w:rsidR="00E70231">
          <w:rPr>
            <w:rFonts w:ascii="Times New Roman" w:hAnsi="Times New Roman" w:cs="Times New Roman"/>
          </w:rPr>
          <w:t xml:space="preserve"> del Sistema</w:t>
        </w:r>
      </w:ins>
      <w:bookmarkEnd w:id="2300"/>
    </w:p>
    <w:p w14:paraId="21B03A9A" w14:textId="33E528A1" w:rsidR="005E29D8" w:rsidRDefault="006A1F8D">
      <w:pPr>
        <w:jc w:val="both"/>
        <w:rPr>
          <w:ins w:id="2303" w:author="Orion" w:date="2011-06-10T12:46:00Z"/>
          <w:rFonts w:cs="Times New Roman"/>
        </w:rPr>
        <w:pPrChange w:id="2304" w:author="Orion" w:date="2011-05-09T00:17:00Z">
          <w:pPr/>
        </w:pPrChange>
      </w:pPr>
      <w:ins w:id="2305" w:author="Orion" w:date="2011-05-05T18:21:00Z">
        <w:r>
          <w:rPr>
            <w:rFonts w:cs="Times New Roman"/>
          </w:rPr>
          <w:t xml:space="preserve">En este apartado se van a especificar los requisitos básicos que </w:t>
        </w:r>
      </w:ins>
      <w:ins w:id="2306" w:author="Orion" w:date="2011-05-09T00:33:00Z">
        <w:r w:rsidR="009F1FA7">
          <w:rPr>
            <w:rFonts w:cs="Times New Roman"/>
          </w:rPr>
          <w:t>el</w:t>
        </w:r>
      </w:ins>
      <w:ins w:id="2307" w:author="Orion" w:date="2011-05-05T18:21:00Z">
        <w:r>
          <w:rPr>
            <w:rFonts w:cs="Times New Roman"/>
          </w:rPr>
          <w:t xml:space="preserve"> sistema</w:t>
        </w:r>
      </w:ins>
      <w:ins w:id="2308" w:author="Orion" w:date="2011-05-09T00:33:00Z">
        <w:r w:rsidR="009F1FA7">
          <w:rPr>
            <w:rFonts w:cs="Times New Roman"/>
          </w:rPr>
          <w:t xml:space="preserve"> debe cumplir</w:t>
        </w:r>
      </w:ins>
      <w:ins w:id="2309" w:author="Orion" w:date="2011-05-05T18:22:00Z">
        <w:r>
          <w:rPr>
            <w:rFonts w:cs="Times New Roman"/>
          </w:rPr>
          <w:t>.</w:t>
        </w:r>
      </w:ins>
      <w:ins w:id="2310" w:author="Orion" w:date="2011-05-05T18:43:00Z">
        <w:r w:rsidR="001A6151">
          <w:rPr>
            <w:rFonts w:cs="Times New Roman"/>
          </w:rPr>
          <w:t xml:space="preserve"> </w:t>
        </w:r>
      </w:ins>
      <w:ins w:id="2311" w:author="Orion" w:date="2011-05-09T00:33:00Z">
        <w:r w:rsidR="009F1FA7">
          <w:rPr>
            <w:rFonts w:cs="Times New Roman"/>
          </w:rPr>
          <w:t>El</w:t>
        </w:r>
      </w:ins>
      <w:ins w:id="2312" w:author="Orion" w:date="2011-05-05T18:43:00Z">
        <w:r w:rsidR="001A6151">
          <w:rPr>
            <w:rFonts w:cs="Times New Roman"/>
          </w:rPr>
          <w:t xml:space="preserve"> objetivo es </w:t>
        </w:r>
        <w:del w:id="2313" w:author="IO" w:date="2011-06-09T17:23:00Z">
          <w:r w:rsidR="001A6151" w:rsidDel="005E29D8">
            <w:rPr>
              <w:rFonts w:cs="Times New Roman"/>
            </w:rPr>
            <w:delText>representar</w:delText>
          </w:r>
        </w:del>
      </w:ins>
      <w:ins w:id="2314" w:author="IO" w:date="2011-06-09T17:23:00Z">
        <w:r w:rsidR="005E29D8">
          <w:rPr>
            <w:rFonts w:cs="Times New Roman"/>
          </w:rPr>
          <w:t>obtener</w:t>
        </w:r>
      </w:ins>
      <w:ins w:id="2315" w:author="Orion" w:date="2011-05-05T18:43:00Z">
        <w:r w:rsidR="001A6151">
          <w:rPr>
            <w:rFonts w:cs="Times New Roman"/>
          </w:rPr>
          <w:t xml:space="preserve"> una simulaci</w:t>
        </w:r>
      </w:ins>
      <w:ins w:id="2316" w:author="Orion" w:date="2011-05-05T18:44:00Z">
        <w:r w:rsidR="001A6151">
          <w:rPr>
            <w:rFonts w:cs="Times New Roman"/>
          </w:rPr>
          <w:t xml:space="preserve">ón del espacio aéreo </w:t>
        </w:r>
      </w:ins>
      <w:ins w:id="2317" w:author="IO" w:date="2011-06-09T17:23:00Z">
        <w:r w:rsidR="005E29D8">
          <w:rPr>
            <w:rFonts w:cs="Times New Roman"/>
          </w:rPr>
          <w:t xml:space="preserve">suficientemente fidedigna para modelar fenómenos que </w:t>
        </w:r>
      </w:ins>
      <w:ins w:id="2318" w:author="IO" w:date="2011-06-09T17:24:00Z">
        <w:r w:rsidR="005E29D8">
          <w:rPr>
            <w:rFonts w:cs="Times New Roman"/>
          </w:rPr>
          <w:t xml:space="preserve">involucran a varios actores y flexible para adaptarse a nuevos </w:t>
        </w:r>
      </w:ins>
      <w:ins w:id="2319" w:author="IO" w:date="2011-06-09T17:25:00Z">
        <w:r w:rsidR="005E29D8">
          <w:rPr>
            <w:rFonts w:cs="Times New Roman"/>
          </w:rPr>
          <w:t xml:space="preserve">o modificados </w:t>
        </w:r>
      </w:ins>
      <w:ins w:id="2320" w:author="IO" w:date="2011-06-09T17:24:00Z">
        <w:r w:rsidR="005E29D8">
          <w:rPr>
            <w:rFonts w:cs="Times New Roman"/>
          </w:rPr>
          <w:t xml:space="preserve">elementos en el </w:t>
        </w:r>
      </w:ins>
      <w:ins w:id="2321" w:author="IO" w:date="2011-06-09T17:25:00Z">
        <w:r w:rsidR="005E29D8">
          <w:rPr>
            <w:rFonts w:cs="Times New Roman"/>
          </w:rPr>
          <w:t>dominio. Para este fin</w:t>
        </w:r>
      </w:ins>
      <w:ins w:id="2322" w:author="IO" w:date="2011-06-09T17:26:00Z">
        <w:r w:rsidR="005E29D8">
          <w:rPr>
            <w:rFonts w:cs="Times New Roman"/>
          </w:rPr>
          <w:t>,</w:t>
        </w:r>
      </w:ins>
      <w:ins w:id="2323" w:author="IO" w:date="2011-06-09T17:25:00Z">
        <w:r w:rsidR="005E29D8">
          <w:rPr>
            <w:rFonts w:cs="Times New Roman"/>
          </w:rPr>
          <w:t xml:space="preserve"> y en funci</w:t>
        </w:r>
      </w:ins>
      <w:ins w:id="2324" w:author="IO" w:date="2011-06-09T17:26:00Z">
        <w:r w:rsidR="005E29D8">
          <w:rPr>
            <w:rFonts w:cs="Times New Roman"/>
          </w:rPr>
          <w:t xml:space="preserve">ón del estudio del estado del arte </w:t>
        </w:r>
        <w:del w:id="2325" w:author="Orion" w:date="2011-06-20T11:08:00Z">
          <w:r w:rsidR="005E29D8" w:rsidDel="00F92397">
            <w:rPr>
              <w:rFonts w:cs="Times New Roman"/>
            </w:rPr>
            <w:delText>en</w:delText>
          </w:r>
        </w:del>
      </w:ins>
      <w:ins w:id="2326" w:author="Orion" w:date="2011-06-20T11:08:00Z">
        <w:r w:rsidR="00F92397">
          <w:rPr>
            <w:rFonts w:cs="Times New Roman"/>
          </w:rPr>
          <w:t>de</w:t>
        </w:r>
      </w:ins>
      <w:ins w:id="2327" w:author="IO" w:date="2011-06-09T17:26:00Z">
        <w:r w:rsidR="005E29D8">
          <w:rPr>
            <w:rFonts w:cs="Times New Roman"/>
          </w:rPr>
          <w:t xml:space="preserve"> la </w:t>
        </w:r>
        <w:del w:id="2328" w:author="Orion" w:date="2011-06-20T11:08:00Z">
          <w:r w:rsidR="005E29D8" w:rsidDel="00AE5DF6">
            <w:rPr>
              <w:rFonts w:cs="Times New Roman"/>
            </w:rPr>
            <w:delText>sección</w:delText>
          </w:r>
        </w:del>
      </w:ins>
      <w:ins w:id="2329" w:author="Orion" w:date="2011-06-20T11:08:00Z">
        <w:r w:rsidR="00AE5DF6">
          <w:rPr>
            <w:rFonts w:cs="Times New Roman"/>
          </w:rPr>
          <w:t>anterior sección</w:t>
        </w:r>
      </w:ins>
      <w:ins w:id="2330" w:author="IO" w:date="2011-06-09T17:26:00Z">
        <w:del w:id="2331" w:author="Orion" w:date="2011-06-20T11:08:00Z">
          <w:r w:rsidR="005E29D8" w:rsidDel="00AE5DF6">
            <w:rPr>
              <w:rFonts w:cs="Times New Roman"/>
            </w:rPr>
            <w:delText xml:space="preserve"> </w:delText>
          </w:r>
          <w:r w:rsidR="005E29D8" w:rsidRPr="005E29D8" w:rsidDel="00AE5DF6">
            <w:rPr>
              <w:rFonts w:cs="Times New Roman"/>
              <w:highlight w:val="yellow"/>
              <w:rPrChange w:id="2332" w:author="IO" w:date="2011-06-09T17:26:00Z">
                <w:rPr>
                  <w:rFonts w:cs="Times New Roman"/>
                </w:rPr>
              </w:rPrChange>
            </w:rPr>
            <w:delText>¿??</w:delText>
          </w:r>
          <w:r w:rsidR="005E29D8" w:rsidDel="00AE5DF6">
            <w:rPr>
              <w:rFonts w:cs="Times New Roman"/>
            </w:rPr>
            <w:delText>,</w:delText>
          </w:r>
        </w:del>
        <w:r w:rsidR="005E29D8">
          <w:rPr>
            <w:rFonts w:cs="Times New Roman"/>
          </w:rPr>
          <w:t xml:space="preserve"> se plantean los requisitos discutidos en esta sección. </w:t>
        </w:r>
      </w:ins>
      <w:ins w:id="2333" w:author="IO" w:date="2011-06-09T17:27:00Z">
        <w:r w:rsidR="005E29D8">
          <w:rPr>
            <w:rFonts w:cs="Times New Roman"/>
          </w:rPr>
          <w:t xml:space="preserve">Estos se organizan en las siguientes secciones: </w:t>
        </w:r>
      </w:ins>
      <w:ins w:id="2334" w:author="Orion" w:date="2011-06-10T13:02:00Z">
        <w:r w:rsidR="00510691">
          <w:rPr>
            <w:rFonts w:cs="Times New Roman"/>
          </w:rPr>
          <w:t>el vuelo, las aeronaves, los pilotos y los controladores.</w:t>
        </w:r>
      </w:ins>
    </w:p>
    <w:p w14:paraId="35755B31" w14:textId="77777777" w:rsidR="005B24B1" w:rsidDel="00160F80" w:rsidRDefault="005B24B1">
      <w:pPr>
        <w:jc w:val="both"/>
        <w:rPr>
          <w:ins w:id="2335" w:author="IO" w:date="2011-06-09T17:27:00Z"/>
          <w:del w:id="2336" w:author="Orion" w:date="2011-06-10T13:33:00Z"/>
          <w:rFonts w:cs="Times New Roman"/>
        </w:rPr>
        <w:pPrChange w:id="2337" w:author="Orion" w:date="2011-05-09T00:17:00Z">
          <w:pPr/>
        </w:pPrChange>
      </w:pPr>
    </w:p>
    <w:p w14:paraId="00C4FC7E" w14:textId="46037CFE" w:rsidR="005E29D8" w:rsidDel="00160F80" w:rsidRDefault="005E29D8">
      <w:pPr>
        <w:jc w:val="both"/>
        <w:rPr>
          <w:ins w:id="2338" w:author="IO" w:date="2011-06-09T17:27:00Z"/>
          <w:del w:id="2339" w:author="Orion" w:date="2011-06-10T13:33:00Z"/>
          <w:rFonts w:cs="Times New Roman"/>
        </w:rPr>
        <w:pPrChange w:id="2340" w:author="Orion" w:date="2011-05-09T00:17:00Z">
          <w:pPr/>
        </w:pPrChange>
      </w:pPr>
    </w:p>
    <w:p w14:paraId="424E85BC" w14:textId="618942AD" w:rsidR="007A3596" w:rsidRDefault="006B0FAB" w:rsidP="007A3596">
      <w:pPr>
        <w:jc w:val="both"/>
        <w:rPr>
          <w:ins w:id="2341" w:author="Orion" w:date="2011-06-10T12:48:00Z"/>
          <w:rFonts w:cs="Times New Roman"/>
        </w:rPr>
      </w:pPr>
      <w:ins w:id="2342" w:author="IO" w:date="2011-05-13T12:30:00Z">
        <w:del w:id="2343" w:author="Orion" w:date="2011-06-10T13:33:00Z">
          <w:r w:rsidDel="00160F80">
            <w:rPr>
              <w:rFonts w:cs="Times New Roman"/>
            </w:rPr>
            <w:delText>ss</w:delText>
          </w:r>
        </w:del>
      </w:ins>
    </w:p>
    <w:p w14:paraId="596D532A" w14:textId="56249349" w:rsidR="007A3596" w:rsidRPr="002C65B4" w:rsidRDefault="00A918A4">
      <w:pPr>
        <w:pStyle w:val="Subtitle"/>
        <w:rPr>
          <w:ins w:id="2344" w:author="Orion" w:date="2011-06-10T12:48:00Z"/>
        </w:rPr>
        <w:pPrChange w:id="2345" w:author="Orion" w:date="2011-07-04T11:54:00Z">
          <w:pPr/>
        </w:pPrChange>
      </w:pPr>
      <w:ins w:id="2346" w:author="Orion" w:date="2011-06-10T13:03:00Z">
        <w:r>
          <w:t>El</w:t>
        </w:r>
      </w:ins>
      <w:ins w:id="2347" w:author="Orion" w:date="2011-06-10T12:48:00Z">
        <w:r w:rsidR="007A3596" w:rsidRPr="002C65B4">
          <w:t xml:space="preserve"> vuelo:</w:t>
        </w:r>
      </w:ins>
    </w:p>
    <w:p w14:paraId="258DEF72" w14:textId="024891E6" w:rsidR="00154CF7" w:rsidRPr="00154CF7" w:rsidRDefault="007A3596" w:rsidP="00E52C6F">
      <w:pPr>
        <w:jc w:val="both"/>
        <w:rPr>
          <w:ins w:id="2348" w:author="Orion" w:date="2011-06-10T13:04:00Z"/>
          <w:color w:val="4F81BD" w:themeColor="accent1"/>
          <w:rPrChange w:id="2349" w:author="Orion" w:date="2011-06-10T13:05:00Z">
            <w:rPr>
              <w:ins w:id="2350" w:author="Orion" w:date="2011-06-10T13:04:00Z"/>
              <w:rFonts w:cs="Times New Roman"/>
            </w:rPr>
          </w:rPrChange>
        </w:rPr>
      </w:pPr>
      <w:ins w:id="2351" w:author="Orion" w:date="2011-06-10T12:48:00Z">
        <w:r>
          <w:t>Los planes de vuelos son los informes que contienen toda la información referente a un vuelo y que son suministrados por las compañías a los pilotos antes de iniciar el vuelo.</w:t>
        </w:r>
      </w:ins>
      <w:ins w:id="2352" w:author="Orion" w:date="2011-06-10T13:04:00Z">
        <w:r w:rsidR="00154CF7">
          <w:t xml:space="preserve"> De este modo </w:t>
        </w:r>
      </w:ins>
      <w:ins w:id="2353" w:author="Orion" w:date="2011-06-10T13:05:00Z">
        <w:r w:rsidR="00154CF7">
          <w:t>h</w:t>
        </w:r>
      </w:ins>
      <w:ins w:id="2354" w:author="Orion" w:date="2011-06-10T13:04:00Z">
        <w:r w:rsidR="00154CF7">
          <w:t xml:space="preserve">abrá unas entidades encargadas </w:t>
        </w:r>
      </w:ins>
      <w:ins w:id="2355" w:author="Orion" w:date="2011-06-10T13:06:00Z">
        <w:r w:rsidR="00A06FE5">
          <w:t xml:space="preserve">de </w:t>
        </w:r>
      </w:ins>
      <w:ins w:id="2356" w:author="Orion" w:date="2011-06-10T13:04:00Z">
        <w:r w:rsidR="00154CF7">
          <w:t>crear los planes de vuelo que enviará</w:t>
        </w:r>
        <w:r w:rsidR="00E52C6F">
          <w:t>n estos planes a los pilotos</w:t>
        </w:r>
      </w:ins>
      <w:ins w:id="2357" w:author="Orion" w:date="2011-06-10T13:05:00Z">
        <w:r w:rsidR="00E52C6F">
          <w:t xml:space="preserve"> c</w:t>
        </w:r>
      </w:ins>
      <w:ins w:id="2358" w:author="Orion" w:date="2011-06-10T13:04:00Z">
        <w:r w:rsidR="00154CF7">
          <w:t>orrespondientes para que inicien el vuelo.</w:t>
        </w:r>
      </w:ins>
    </w:p>
    <w:p w14:paraId="521C523D" w14:textId="3C4D0BB4" w:rsidR="007A3596" w:rsidRDefault="007A3596" w:rsidP="007A3596">
      <w:pPr>
        <w:jc w:val="both"/>
        <w:rPr>
          <w:ins w:id="2359" w:author="Orion" w:date="2011-06-10T12:48:00Z"/>
          <w:rFonts w:cs="Times New Roman"/>
        </w:rPr>
      </w:pPr>
      <w:ins w:id="2360" w:author="Orion" w:date="2011-06-10T12:48:00Z">
        <w:r>
          <w:rPr>
            <w:rFonts w:cs="Times New Roman"/>
          </w:rPr>
          <w:t xml:space="preserve">Los planes de vuelo oficiales suelen contener numerosa información pero se va a restringir a los datos que son imprescindibles para realizar el vuelo. Estos datos son: </w:t>
        </w:r>
      </w:ins>
    </w:p>
    <w:p w14:paraId="238BE227" w14:textId="77777777" w:rsidR="007A3596" w:rsidRDefault="007A3596" w:rsidP="007A3596">
      <w:pPr>
        <w:pStyle w:val="ListParagraph"/>
        <w:numPr>
          <w:ilvl w:val="0"/>
          <w:numId w:val="14"/>
        </w:numPr>
        <w:jc w:val="both"/>
        <w:rPr>
          <w:ins w:id="2361" w:author="Orion" w:date="2011-06-10T12:48:00Z"/>
          <w:rFonts w:cs="Times New Roman"/>
        </w:rPr>
      </w:pPr>
      <w:ins w:id="2362" w:author="Orion" w:date="2011-06-10T12:48:00Z">
        <w:r>
          <w:rPr>
            <w:rFonts w:cs="Times New Roman"/>
          </w:rPr>
          <w:t>El aeropuerto de origen.</w:t>
        </w:r>
      </w:ins>
    </w:p>
    <w:p w14:paraId="486FAC89" w14:textId="77777777" w:rsidR="007A3596" w:rsidRDefault="007A3596" w:rsidP="007A3596">
      <w:pPr>
        <w:pStyle w:val="ListParagraph"/>
        <w:numPr>
          <w:ilvl w:val="0"/>
          <w:numId w:val="14"/>
        </w:numPr>
        <w:jc w:val="both"/>
        <w:rPr>
          <w:ins w:id="2363" w:author="Orion" w:date="2011-06-10T12:48:00Z"/>
          <w:rFonts w:cs="Times New Roman"/>
        </w:rPr>
      </w:pPr>
      <w:ins w:id="2364" w:author="Orion" w:date="2011-06-10T12:48:00Z">
        <w:r>
          <w:rPr>
            <w:rFonts w:cs="Times New Roman"/>
          </w:rPr>
          <w:t>El aeropuerto de destino.</w:t>
        </w:r>
      </w:ins>
    </w:p>
    <w:p w14:paraId="7F3AF0B6" w14:textId="77777777" w:rsidR="007A3596" w:rsidRDefault="007A3596" w:rsidP="007A3596">
      <w:pPr>
        <w:pStyle w:val="ListParagraph"/>
        <w:numPr>
          <w:ilvl w:val="0"/>
          <w:numId w:val="14"/>
        </w:numPr>
        <w:jc w:val="both"/>
        <w:rPr>
          <w:ins w:id="2365" w:author="Orion" w:date="2011-06-10T12:48:00Z"/>
          <w:rFonts w:cs="Times New Roman"/>
        </w:rPr>
      </w:pPr>
      <w:ins w:id="2366" w:author="Orion" w:date="2011-06-10T12:48:00Z">
        <w:r>
          <w:rPr>
            <w:rFonts w:cs="Times New Roman"/>
          </w:rPr>
          <w:t>La hora de despegue.</w:t>
        </w:r>
      </w:ins>
    </w:p>
    <w:p w14:paraId="13317A5E" w14:textId="77777777" w:rsidR="007A3596" w:rsidRDefault="007A3596" w:rsidP="007A3596">
      <w:pPr>
        <w:pStyle w:val="ListParagraph"/>
        <w:numPr>
          <w:ilvl w:val="0"/>
          <w:numId w:val="14"/>
        </w:numPr>
        <w:jc w:val="both"/>
        <w:rPr>
          <w:ins w:id="2367" w:author="Orion" w:date="2011-06-10T12:48:00Z"/>
          <w:rFonts w:cs="Times New Roman"/>
        </w:rPr>
      </w:pPr>
      <w:ins w:id="2368" w:author="Orion" w:date="2011-06-10T12:48:00Z">
        <w:r>
          <w:rPr>
            <w:rFonts w:cs="Times New Roman"/>
          </w:rPr>
          <w:lastRenderedPageBreak/>
          <w:t>La velocidad de crucero del avión. (determinado por el modelo del avión)</w:t>
        </w:r>
      </w:ins>
    </w:p>
    <w:p w14:paraId="6C30328D" w14:textId="77777777" w:rsidR="007A3596" w:rsidRDefault="007A3596" w:rsidP="007A3596">
      <w:pPr>
        <w:pStyle w:val="ListParagraph"/>
        <w:numPr>
          <w:ilvl w:val="0"/>
          <w:numId w:val="14"/>
        </w:numPr>
        <w:jc w:val="both"/>
        <w:rPr>
          <w:ins w:id="2369" w:author="Orion" w:date="2011-06-10T12:48:00Z"/>
          <w:rFonts w:cs="Times New Roman"/>
        </w:rPr>
      </w:pPr>
      <w:ins w:id="2370" w:author="Orion" w:date="2011-06-10T12:48:00Z">
        <w:r>
          <w:rPr>
            <w:rFonts w:cs="Times New Roman"/>
          </w:rPr>
          <w:t>La altura de crucero del avión.</w:t>
        </w:r>
      </w:ins>
    </w:p>
    <w:p w14:paraId="1010333A" w14:textId="77777777" w:rsidR="007A3596" w:rsidRDefault="007A3596" w:rsidP="007A3596">
      <w:pPr>
        <w:pStyle w:val="ListParagraph"/>
        <w:numPr>
          <w:ilvl w:val="0"/>
          <w:numId w:val="14"/>
        </w:numPr>
        <w:jc w:val="both"/>
        <w:rPr>
          <w:ins w:id="2371" w:author="Orion" w:date="2011-06-10T12:48:00Z"/>
          <w:rFonts w:cs="Times New Roman"/>
        </w:rPr>
      </w:pPr>
      <w:ins w:id="2372" w:author="Orion" w:date="2011-06-10T12:48:00Z">
        <w:r>
          <w:rPr>
            <w:rFonts w:cs="Times New Roman"/>
          </w:rPr>
          <w:t xml:space="preserve">La  lista de </w:t>
        </w:r>
        <w:proofErr w:type="spellStart"/>
        <w:r>
          <w:rPr>
            <w:rFonts w:cs="Times New Roman"/>
          </w:rPr>
          <w:t>waypoints</w:t>
        </w:r>
        <w:proofErr w:type="spellEnd"/>
        <w:r>
          <w:rPr>
            <w:rFonts w:cs="Times New Roman"/>
          </w:rPr>
          <w:t xml:space="preserve"> por los que tiene que pasar el avión antes de llegar al destino.</w:t>
        </w:r>
      </w:ins>
    </w:p>
    <w:p w14:paraId="5889F00A" w14:textId="77777777" w:rsidR="007A3596" w:rsidRDefault="007A3596" w:rsidP="007A3596">
      <w:pPr>
        <w:pStyle w:val="ListParagraph"/>
        <w:numPr>
          <w:ilvl w:val="0"/>
          <w:numId w:val="14"/>
        </w:numPr>
        <w:jc w:val="both"/>
        <w:rPr>
          <w:ins w:id="2373" w:author="Orion" w:date="2011-06-10T12:48:00Z"/>
          <w:rFonts w:cs="Times New Roman"/>
        </w:rPr>
      </w:pPr>
      <w:ins w:id="2374" w:author="Orion" w:date="2011-06-10T12:48:00Z">
        <w:r>
          <w:rPr>
            <w:rFonts w:cs="Times New Roman"/>
          </w:rPr>
          <w:t>Aeropuerto alternativo de destino.</w:t>
        </w:r>
      </w:ins>
    </w:p>
    <w:p w14:paraId="3ECAA3C6" w14:textId="77777777" w:rsidR="007A3596" w:rsidRDefault="007A3596" w:rsidP="007A3596">
      <w:pPr>
        <w:pStyle w:val="ListParagraph"/>
        <w:numPr>
          <w:ilvl w:val="0"/>
          <w:numId w:val="14"/>
        </w:numPr>
        <w:jc w:val="both"/>
        <w:rPr>
          <w:ins w:id="2375" w:author="Orion" w:date="2011-06-10T12:48:00Z"/>
          <w:rFonts w:cs="Times New Roman"/>
        </w:rPr>
      </w:pPr>
      <w:ins w:id="2376" w:author="Orion" w:date="2011-06-10T12:48:00Z">
        <w:r>
          <w:rPr>
            <w:rFonts w:cs="Times New Roman"/>
          </w:rPr>
          <w:t>El piloto al que se le asigna el plan de vuelo.</w:t>
        </w:r>
      </w:ins>
    </w:p>
    <w:p w14:paraId="7EF9AB3B" w14:textId="77777777" w:rsidR="007A3596" w:rsidRDefault="007A3596" w:rsidP="007A3596">
      <w:pPr>
        <w:pStyle w:val="ListParagraph"/>
        <w:numPr>
          <w:ilvl w:val="0"/>
          <w:numId w:val="14"/>
        </w:numPr>
        <w:jc w:val="both"/>
        <w:rPr>
          <w:ins w:id="2377" w:author="Orion" w:date="2011-06-10T12:48:00Z"/>
          <w:rFonts w:cs="Times New Roman"/>
        </w:rPr>
      </w:pPr>
      <w:ins w:id="2378" w:author="Orion" w:date="2011-06-10T12:48:00Z">
        <w:r>
          <w:rPr>
            <w:rFonts w:cs="Times New Roman"/>
          </w:rPr>
          <w:t>El avión al que va dirigido este plan de vuelo.</w:t>
        </w:r>
      </w:ins>
    </w:p>
    <w:p w14:paraId="4B2B0180" w14:textId="77777777" w:rsidR="007A3596" w:rsidRDefault="007A3596" w:rsidP="007A3596">
      <w:pPr>
        <w:jc w:val="both"/>
        <w:rPr>
          <w:ins w:id="2379" w:author="Orion" w:date="2011-06-10T12:48:00Z"/>
          <w:rFonts w:cs="Times New Roman"/>
        </w:rPr>
      </w:pPr>
    </w:p>
    <w:p w14:paraId="4BE56A22" w14:textId="5DC2D15F" w:rsidR="007A3596" w:rsidRDefault="007A3596" w:rsidP="007A3596">
      <w:pPr>
        <w:jc w:val="both"/>
        <w:rPr>
          <w:ins w:id="2380" w:author="Orion" w:date="2011-06-10T12:48:00Z"/>
          <w:rFonts w:cs="Times New Roman"/>
        </w:rPr>
      </w:pPr>
      <w:ins w:id="2381" w:author="Orion" w:date="2011-06-10T12:48:00Z">
        <w:r>
          <w:rPr>
            <w:rFonts w:cs="Times New Roman"/>
          </w:rPr>
          <w:t>La creación y coordinación de planes de vuelos es un proceso bastante costoso que no es objeto de estudio en este trabajo. Es por ello</w:t>
        </w:r>
      </w:ins>
      <w:ins w:id="2382" w:author="Orion" w:date="2011-06-10T13:24:00Z">
        <w:r w:rsidR="004C05E6">
          <w:rPr>
            <w:rFonts w:cs="Times New Roman"/>
          </w:rPr>
          <w:t>, por lo que</w:t>
        </w:r>
      </w:ins>
      <w:ins w:id="2383" w:author="Orion" w:date="2011-06-10T12:48:00Z">
        <w:r>
          <w:rPr>
            <w:rFonts w:cs="Times New Roman"/>
          </w:rPr>
          <w:t>,</w:t>
        </w:r>
      </w:ins>
      <w:ins w:id="2384" w:author="Orion" w:date="2011-06-10T13:24:00Z">
        <w:r w:rsidR="004C05E6">
          <w:rPr>
            <w:rFonts w:cs="Times New Roman"/>
          </w:rPr>
          <w:t xml:space="preserve"> para simplificar este proceso,</w:t>
        </w:r>
      </w:ins>
      <w:ins w:id="2385" w:author="Orion" w:date="2011-06-10T12:48:00Z">
        <w:r>
          <w:rPr>
            <w:rFonts w:cs="Times New Roman"/>
          </w:rPr>
          <w:t xml:space="preserve"> la asignación tanto del origen como del destino de un plan de vuelo se hará </w:t>
        </w:r>
      </w:ins>
      <w:ins w:id="2386" w:author="Orion" w:date="2011-06-27T19:47:00Z">
        <w:r w:rsidR="009B4AE3">
          <w:rPr>
            <w:rFonts w:cs="Times New Roman"/>
          </w:rPr>
          <w:t xml:space="preserve">a partir de un fichero de configuración </w:t>
        </w:r>
        <w:proofErr w:type="spellStart"/>
        <w:r w:rsidR="009B4AE3">
          <w:rPr>
            <w:rFonts w:cs="Times New Roman"/>
          </w:rPr>
          <w:t>xml</w:t>
        </w:r>
        <w:proofErr w:type="spellEnd"/>
        <w:r w:rsidR="009B4AE3">
          <w:rPr>
            <w:rFonts w:cs="Times New Roman"/>
          </w:rPr>
          <w:t xml:space="preserve"> </w:t>
        </w:r>
      </w:ins>
      <w:ins w:id="2387" w:author="Orion" w:date="2011-06-10T12:48:00Z">
        <w:r>
          <w:rPr>
            <w:rFonts w:cs="Times New Roman"/>
          </w:rPr>
          <w:t>de manera</w:t>
        </w:r>
      </w:ins>
      <w:ins w:id="2388" w:author="Orion" w:date="2011-06-10T13:23:00Z">
        <w:r w:rsidR="009B4AE3">
          <w:rPr>
            <w:rFonts w:cs="Times New Roman"/>
          </w:rPr>
          <w:t xml:space="preserve"> automática</w:t>
        </w:r>
      </w:ins>
      <w:ins w:id="2389" w:author="Orion" w:date="2011-06-10T12:48:00Z">
        <w:r>
          <w:rPr>
            <w:rFonts w:cs="Times New Roman"/>
          </w:rPr>
          <w:t xml:space="preserve">. Del mismo modo </w:t>
        </w:r>
      </w:ins>
      <w:ins w:id="2390" w:author="Orion" w:date="2011-06-27T19:48:00Z">
        <w:r w:rsidR="009B4AE3">
          <w:rPr>
            <w:rFonts w:cs="Times New Roman"/>
          </w:rPr>
          <w:t xml:space="preserve">el número de </w:t>
        </w:r>
      </w:ins>
      <w:proofErr w:type="spellStart"/>
      <w:ins w:id="2391" w:author="Orion" w:date="2011-06-10T12:48:00Z">
        <w:r>
          <w:rPr>
            <w:rFonts w:cs="Times New Roman"/>
          </w:rPr>
          <w:t>waypoints</w:t>
        </w:r>
        <w:proofErr w:type="spellEnd"/>
        <w:r>
          <w:rPr>
            <w:rFonts w:cs="Times New Roman"/>
          </w:rPr>
          <w:t xml:space="preserve"> también serán </w:t>
        </w:r>
      </w:ins>
      <w:ins w:id="2392" w:author="Orion" w:date="2011-06-27T19:48:00Z">
        <w:r w:rsidR="009B4AE3">
          <w:rPr>
            <w:rFonts w:cs="Times New Roman"/>
          </w:rPr>
          <w:t xml:space="preserve">configurados desde este fichero pero </w:t>
        </w:r>
      </w:ins>
      <w:ins w:id="2393" w:author="Orion" w:date="2011-06-27T19:49:00Z">
        <w:r w:rsidR="009B4AE3">
          <w:rPr>
            <w:rFonts w:cs="Times New Roman"/>
          </w:rPr>
          <w:t xml:space="preserve">a la hora de asignar estos </w:t>
        </w:r>
        <w:proofErr w:type="spellStart"/>
        <w:r w:rsidR="009B4AE3">
          <w:rPr>
            <w:rFonts w:cs="Times New Roman"/>
          </w:rPr>
          <w:t>waypoints</w:t>
        </w:r>
        <w:proofErr w:type="spellEnd"/>
        <w:r w:rsidR="009B4AE3">
          <w:rPr>
            <w:rFonts w:cs="Times New Roman"/>
          </w:rPr>
          <w:t xml:space="preserve"> el sistema establecerá</w:t>
        </w:r>
      </w:ins>
      <w:ins w:id="2394" w:author="Orion" w:date="2011-06-10T12:48:00Z">
        <w:r>
          <w:rPr>
            <w:rFonts w:cs="Times New Roman"/>
          </w:rPr>
          <w:t xml:space="preserve"> alguna restricción, con el objetivo de que un avión no se desvié mucho de la ruta más corta</w:t>
        </w:r>
      </w:ins>
      <w:ins w:id="2395" w:author="Orion" w:date="2011-06-10T13:25:00Z">
        <w:r w:rsidR="004C05E6">
          <w:rPr>
            <w:rFonts w:cs="Times New Roman"/>
          </w:rPr>
          <w:t xml:space="preserve"> y sea un poco más realista</w:t>
        </w:r>
      </w:ins>
      <w:ins w:id="2396" w:author="Orion" w:date="2011-06-10T12:48:00Z">
        <w:r>
          <w:rPr>
            <w:rFonts w:cs="Times New Roman"/>
          </w:rPr>
          <w:t xml:space="preserve">. Dicha restricción es que, a la hora de elegir un nuevo </w:t>
        </w:r>
        <w:proofErr w:type="spellStart"/>
        <w:r>
          <w:rPr>
            <w:rFonts w:cs="Times New Roman"/>
          </w:rPr>
          <w:t>waypoint</w:t>
        </w:r>
        <w:proofErr w:type="spellEnd"/>
        <w:r>
          <w:rPr>
            <w:rFonts w:cs="Times New Roman"/>
          </w:rPr>
          <w:t xml:space="preserve">, la distancia recorrida por el avión pasando el nuevo </w:t>
        </w:r>
        <w:proofErr w:type="spellStart"/>
        <w:r>
          <w:rPr>
            <w:rFonts w:cs="Times New Roman"/>
          </w:rPr>
          <w:t>waypoint</w:t>
        </w:r>
        <w:proofErr w:type="spellEnd"/>
        <w:r>
          <w:rPr>
            <w:rFonts w:cs="Times New Roman"/>
          </w:rPr>
          <w:t xml:space="preserve"> no será mayor de 1.5 veces a la distancia que se recorrería si no se tuviera que pasar por ese </w:t>
        </w:r>
        <w:proofErr w:type="spellStart"/>
        <w:r>
          <w:rPr>
            <w:rFonts w:cs="Times New Roman"/>
          </w:rPr>
          <w:t>waypoint</w:t>
        </w:r>
        <w:proofErr w:type="spellEnd"/>
        <w:r>
          <w:rPr>
            <w:rFonts w:cs="Times New Roman"/>
          </w:rPr>
          <w:t>.</w:t>
        </w:r>
      </w:ins>
      <w:ins w:id="2397" w:author="Orion" w:date="2011-06-27T19:50:00Z">
        <w:r w:rsidR="00E92261">
          <w:rPr>
            <w:rFonts w:cs="Times New Roman"/>
          </w:rPr>
          <w:t xml:space="preserve"> Otro parámetro configurable desde este archivo de configuración será</w:t>
        </w:r>
      </w:ins>
      <w:ins w:id="2398" w:author="Orion" w:date="2011-06-27T23:48:00Z">
        <w:r w:rsidR="00F679C7">
          <w:rPr>
            <w:rFonts w:cs="Times New Roman"/>
          </w:rPr>
          <w:t xml:space="preserve"> el tiempo que ha de pasar después de arrancar el sistema</w:t>
        </w:r>
      </w:ins>
      <w:ins w:id="2399" w:author="Orion" w:date="2011-06-27T19:50:00Z">
        <w:r w:rsidR="00E92261">
          <w:rPr>
            <w:rFonts w:cs="Times New Roman"/>
          </w:rPr>
          <w:t xml:space="preserve"> </w:t>
        </w:r>
      </w:ins>
      <w:ins w:id="2400" w:author="Orion" w:date="2011-06-27T23:48:00Z">
        <w:r w:rsidR="00F679C7">
          <w:rPr>
            <w:rFonts w:cs="Times New Roman"/>
          </w:rPr>
          <w:t xml:space="preserve">para que </w:t>
        </w:r>
      </w:ins>
      <w:ins w:id="2401" w:author="Orion" w:date="2011-06-27T19:50:00Z">
        <w:r w:rsidR="00F679C7">
          <w:rPr>
            <w:rFonts w:cs="Times New Roman"/>
          </w:rPr>
          <w:t xml:space="preserve">despegue </w:t>
        </w:r>
        <w:r w:rsidR="00E92261">
          <w:rPr>
            <w:rFonts w:cs="Times New Roman"/>
          </w:rPr>
          <w:t>el</w:t>
        </w:r>
      </w:ins>
      <w:ins w:id="2402" w:author="Orion" w:date="2011-06-27T19:51:00Z">
        <w:r w:rsidR="00E92261">
          <w:rPr>
            <w:rFonts w:cs="Times New Roman"/>
          </w:rPr>
          <w:t xml:space="preserve"> </w:t>
        </w:r>
      </w:ins>
      <w:ins w:id="2403" w:author="Orion" w:date="2011-06-27T19:50:00Z">
        <w:r w:rsidR="00E92261">
          <w:rPr>
            <w:rFonts w:cs="Times New Roman"/>
          </w:rPr>
          <w:t>avi</w:t>
        </w:r>
      </w:ins>
      <w:ins w:id="2404" w:author="Orion" w:date="2011-06-27T19:51:00Z">
        <w:r w:rsidR="00E92261">
          <w:rPr>
            <w:rFonts w:cs="Times New Roman"/>
          </w:rPr>
          <w:t>ón, siendo responsabilidad del usuario que no haya vuelos que despeguen del mismo aeropuerto a la misma hora.</w:t>
        </w:r>
      </w:ins>
      <w:ins w:id="2405" w:author="Orion" w:date="2011-06-27T23:47:00Z">
        <w:r w:rsidR="00F679C7">
          <w:rPr>
            <w:rFonts w:cs="Times New Roman"/>
          </w:rPr>
          <w:t xml:space="preserve"> Todo esto vendrá configurado en </w:t>
        </w:r>
      </w:ins>
      <w:ins w:id="2406" w:author="Orion" w:date="2011-06-27T23:49:00Z">
        <w:r w:rsidR="00F679C7">
          <w:rPr>
            <w:rFonts w:cs="Times New Roman"/>
          </w:rPr>
          <w:t>un</w:t>
        </w:r>
      </w:ins>
      <w:ins w:id="2407" w:author="Orion" w:date="2011-06-27T23:47:00Z">
        <w:r w:rsidR="00F679C7">
          <w:rPr>
            <w:rFonts w:cs="Times New Roman"/>
          </w:rPr>
          <w:t xml:space="preserve"> fichero de configuración dentro de la carpeta “/</w:t>
        </w:r>
        <w:proofErr w:type="spellStart"/>
        <w:r w:rsidR="00F679C7">
          <w:rPr>
            <w:rFonts w:cs="Times New Roman"/>
          </w:rPr>
          <w:t>config</w:t>
        </w:r>
        <w:proofErr w:type="spellEnd"/>
        <w:r w:rsidR="00F679C7">
          <w:rPr>
            <w:rFonts w:cs="Times New Roman"/>
          </w:rPr>
          <w:t>”.</w:t>
        </w:r>
      </w:ins>
    </w:p>
    <w:p w14:paraId="3B258400" w14:textId="4113159A" w:rsidR="007A3596" w:rsidRDefault="007A3596" w:rsidP="007A3596">
      <w:pPr>
        <w:jc w:val="both"/>
        <w:rPr>
          <w:ins w:id="2408" w:author="Orion" w:date="2011-06-10T12:48:00Z"/>
          <w:rFonts w:cs="Times New Roman"/>
        </w:rPr>
      </w:pPr>
      <w:ins w:id="2409" w:author="Orion" w:date="2011-06-10T12:48:00Z">
        <w:r>
          <w:rPr>
            <w:rFonts w:cs="Times New Roman"/>
          </w:rPr>
          <w:t xml:space="preserve">En cuanto a la velocidad y altura de crucero estarán establecidas siempre a un valor por defecto que </w:t>
        </w:r>
      </w:ins>
      <w:ins w:id="2410" w:author="Orion" w:date="2011-06-10T13:27:00Z">
        <w:r w:rsidR="00BB443A">
          <w:rPr>
            <w:rFonts w:cs="Times New Roman"/>
          </w:rPr>
          <w:t>vendrá</w:t>
        </w:r>
      </w:ins>
      <w:ins w:id="2411" w:author="Orion" w:date="2011-06-10T12:48:00Z">
        <w:r>
          <w:rPr>
            <w:rFonts w:cs="Times New Roman"/>
          </w:rPr>
          <w:t xml:space="preserve"> determinados por las especificaciones técnicas de los aviones</w:t>
        </w:r>
      </w:ins>
      <w:ins w:id="2412" w:author="Orion" w:date="2011-06-10T13:26:00Z">
        <w:r w:rsidR="00BB443A">
          <w:rPr>
            <w:rFonts w:cs="Times New Roman"/>
          </w:rPr>
          <w:t>. Así por ejemplo</w:t>
        </w:r>
      </w:ins>
      <w:ins w:id="2413" w:author="Orion" w:date="2011-06-10T13:27:00Z">
        <w:r w:rsidR="00BB443A">
          <w:rPr>
            <w:rFonts w:cs="Times New Roman"/>
          </w:rPr>
          <w:t>,</w:t>
        </w:r>
      </w:ins>
      <w:ins w:id="2414" w:author="Orion" w:date="2011-06-10T13:26:00Z">
        <w:r w:rsidR="00BB443A">
          <w:rPr>
            <w:rFonts w:cs="Times New Roman"/>
          </w:rPr>
          <w:t xml:space="preserve"> </w:t>
        </w:r>
      </w:ins>
      <w:ins w:id="2415" w:author="Orion" w:date="2011-06-20T12:25:00Z">
        <w:r w:rsidR="00E50EB8">
          <w:rPr>
            <w:rFonts w:cs="Times New Roman"/>
          </w:rPr>
          <w:t>cómo</w:t>
        </w:r>
      </w:ins>
      <w:ins w:id="2416" w:author="Orion" w:date="2011-06-10T13:26:00Z">
        <w:r w:rsidR="00BB443A">
          <w:rPr>
            <w:rFonts w:cs="Times New Roman"/>
          </w:rPr>
          <w:t xml:space="preserve"> podemos ver en los documentos</w:t>
        </w:r>
      </w:ins>
      <w:ins w:id="2417" w:author="Orion" w:date="2011-06-10T12:48:00Z">
        <w:r>
          <w:rPr>
            <w:rFonts w:cs="Times New Roman"/>
          </w:rPr>
          <w:t xml:space="preserve"> </w:t>
        </w:r>
      </w:ins>
      <w:customXmlInsRangeStart w:id="2418" w:author="Orion" w:date="2011-06-10T12:48:00Z"/>
      <w:sdt>
        <w:sdtPr>
          <w:rPr>
            <w:rFonts w:cs="Times New Roman"/>
          </w:rPr>
          <w:id w:val="-1043589710"/>
          <w:citation/>
        </w:sdtPr>
        <w:sdtContent>
          <w:customXmlInsRangeEnd w:id="2418"/>
          <w:ins w:id="2419" w:author="Orion" w:date="2011-06-10T12:48:00Z">
            <w:r>
              <w:rPr>
                <w:rFonts w:cs="Times New Roman"/>
              </w:rPr>
              <w:fldChar w:fldCharType="begin"/>
            </w:r>
            <w:r>
              <w:rPr>
                <w:rFonts w:cs="Times New Roman"/>
              </w:rPr>
              <w:instrText xml:space="preserve"> CITATION Dim \l 3082 </w:instrText>
            </w:r>
            <w:r>
              <w:rPr>
                <w:rFonts w:cs="Times New Roman"/>
              </w:rPr>
              <w:fldChar w:fldCharType="separate"/>
            </w:r>
          </w:ins>
          <w:r w:rsidR="00C1157B" w:rsidRPr="00C1157B">
            <w:rPr>
              <w:rFonts w:cs="Times New Roman"/>
              <w:noProof/>
            </w:rPr>
            <w:t>(41)</w:t>
          </w:r>
          <w:ins w:id="2420" w:author="Orion" w:date="2011-06-10T12:48:00Z">
            <w:r>
              <w:rPr>
                <w:rFonts w:cs="Times New Roman"/>
              </w:rPr>
              <w:fldChar w:fldCharType="end"/>
            </w:r>
          </w:ins>
          <w:customXmlInsRangeStart w:id="2421" w:author="Orion" w:date="2011-06-10T12:48:00Z"/>
        </w:sdtContent>
      </w:sdt>
      <w:customXmlInsRangeEnd w:id="2421"/>
      <w:ins w:id="2422" w:author="Orion" w:date="2011-06-10T12:48:00Z">
        <w:r>
          <w:rPr>
            <w:rFonts w:cs="Times New Roman"/>
          </w:rPr>
          <w:t xml:space="preserve"> </w:t>
        </w:r>
      </w:ins>
      <w:customXmlInsRangeStart w:id="2423" w:author="Orion" w:date="2011-06-10T12:48:00Z"/>
      <w:sdt>
        <w:sdtPr>
          <w:rPr>
            <w:rFonts w:cs="Times New Roman"/>
          </w:rPr>
          <w:id w:val="1158422407"/>
          <w:citation/>
        </w:sdtPr>
        <w:sdtContent>
          <w:customXmlInsRangeEnd w:id="2423"/>
          <w:ins w:id="2424" w:author="Orion" w:date="2011-06-10T12:48:00Z">
            <w:r>
              <w:rPr>
                <w:rFonts w:cs="Times New Roman"/>
              </w:rPr>
              <w:fldChar w:fldCharType="begin"/>
            </w:r>
            <w:r>
              <w:rPr>
                <w:rFonts w:cs="Times New Roman"/>
              </w:rPr>
              <w:instrText xml:space="preserve"> CITATION Air05 \l 3082 </w:instrText>
            </w:r>
            <w:r>
              <w:rPr>
                <w:rFonts w:cs="Times New Roman"/>
              </w:rPr>
              <w:fldChar w:fldCharType="separate"/>
            </w:r>
          </w:ins>
          <w:r w:rsidR="00C1157B" w:rsidRPr="00C1157B">
            <w:rPr>
              <w:rFonts w:cs="Times New Roman"/>
              <w:noProof/>
            </w:rPr>
            <w:t>(42)</w:t>
          </w:r>
          <w:ins w:id="2425" w:author="Orion" w:date="2011-06-10T12:48:00Z">
            <w:r>
              <w:rPr>
                <w:rFonts w:cs="Times New Roman"/>
              </w:rPr>
              <w:fldChar w:fldCharType="end"/>
            </w:r>
          </w:ins>
          <w:customXmlInsRangeStart w:id="2426" w:author="Orion" w:date="2011-06-10T12:48:00Z"/>
        </w:sdtContent>
      </w:sdt>
      <w:customXmlInsRangeEnd w:id="2426"/>
      <w:ins w:id="2427" w:author="Orion" w:date="2011-06-10T12:48:00Z">
        <w:r>
          <w:rPr>
            <w:rFonts w:cs="Times New Roman"/>
          </w:rPr>
          <w:t xml:space="preserve">, </w:t>
        </w:r>
      </w:ins>
      <w:ins w:id="2428" w:author="Orion" w:date="2011-06-10T13:27:00Z">
        <w:r w:rsidR="00BB443A">
          <w:rPr>
            <w:rFonts w:cs="Times New Roman"/>
          </w:rPr>
          <w:t>para los Airbus A-320 dichos valores se corresponderían</w:t>
        </w:r>
      </w:ins>
      <w:ins w:id="2429" w:author="Orion" w:date="2011-06-10T12:48:00Z">
        <w:r>
          <w:rPr>
            <w:rFonts w:cs="Times New Roman"/>
          </w:rPr>
          <w:t xml:space="preserve"> con:</w:t>
        </w:r>
      </w:ins>
    </w:p>
    <w:p w14:paraId="2945D230" w14:textId="77777777" w:rsidR="007A3596" w:rsidRDefault="007A3596" w:rsidP="007A3596">
      <w:pPr>
        <w:pStyle w:val="ListParagraph"/>
        <w:numPr>
          <w:ilvl w:val="0"/>
          <w:numId w:val="16"/>
        </w:numPr>
        <w:jc w:val="both"/>
        <w:rPr>
          <w:ins w:id="2430" w:author="Orion" w:date="2011-06-10T12:48:00Z"/>
          <w:rFonts w:cs="Times New Roman"/>
        </w:rPr>
      </w:pPr>
      <w:ins w:id="2431" w:author="Orion" w:date="2011-06-10T12:48:00Z">
        <w:r>
          <w:rPr>
            <w:rFonts w:cs="Times New Roman"/>
          </w:rPr>
          <w:t>Velocidad de crucero: Mach 0.76 (930 Km/h)</w:t>
        </w:r>
      </w:ins>
    </w:p>
    <w:p w14:paraId="769D3B46" w14:textId="77777777" w:rsidR="007A3596" w:rsidRPr="0069355B" w:rsidRDefault="007A3596" w:rsidP="007A3596">
      <w:pPr>
        <w:pStyle w:val="ListParagraph"/>
        <w:numPr>
          <w:ilvl w:val="0"/>
          <w:numId w:val="16"/>
        </w:numPr>
        <w:jc w:val="both"/>
        <w:rPr>
          <w:ins w:id="2432" w:author="Orion" w:date="2011-06-10T12:48:00Z"/>
          <w:rFonts w:cs="Times New Roman"/>
        </w:rPr>
      </w:pPr>
      <w:ins w:id="2433" w:author="Orion" w:date="2011-06-10T12:48:00Z">
        <w:r>
          <w:rPr>
            <w:rFonts w:cs="Times New Roman"/>
          </w:rPr>
          <w:t xml:space="preserve">Altura de crucero: 36000 </w:t>
        </w:r>
        <w:proofErr w:type="spellStart"/>
        <w:r>
          <w:rPr>
            <w:rFonts w:cs="Times New Roman"/>
          </w:rPr>
          <w:t>feet</w:t>
        </w:r>
        <w:proofErr w:type="spellEnd"/>
        <w:r>
          <w:rPr>
            <w:rFonts w:cs="Times New Roman"/>
          </w:rPr>
          <w:t xml:space="preserve"> (11000 Km)</w:t>
        </w:r>
      </w:ins>
    </w:p>
    <w:p w14:paraId="5CB7B864" w14:textId="0EAA8A29" w:rsidR="00311117" w:rsidRDefault="007A3596" w:rsidP="00AC33B1">
      <w:pPr>
        <w:jc w:val="both"/>
        <w:rPr>
          <w:ins w:id="2434" w:author="Orion" w:date="2011-06-10T13:20:00Z"/>
          <w:rFonts w:cs="Times New Roman"/>
        </w:rPr>
      </w:pPr>
      <w:ins w:id="2435" w:author="Orion" w:date="2011-06-10T12:48:00Z">
        <w:r>
          <w:rPr>
            <w:rFonts w:cs="Times New Roman"/>
          </w:rPr>
          <w:t>Por último, tanto el piloto como el avión asignados a este plan se corresponderán con los primeros que el sistema vea disponibles, es decir, que no tengan otro plan asignado.</w:t>
        </w:r>
      </w:ins>
    </w:p>
    <w:p w14:paraId="29F853A1" w14:textId="77777777" w:rsidR="004C05E6" w:rsidRPr="004C05E6" w:rsidRDefault="004C05E6" w:rsidP="00AC33B1">
      <w:pPr>
        <w:jc w:val="both"/>
        <w:rPr>
          <w:ins w:id="2436" w:author="Orion" w:date="2011-06-10T13:07:00Z"/>
          <w:rFonts w:cs="Times New Roman"/>
          <w:rPrChange w:id="2437" w:author="Orion" w:date="2011-06-10T13:20:00Z">
            <w:rPr>
              <w:ins w:id="2438" w:author="Orion" w:date="2011-06-10T13:07:00Z"/>
              <w:rFonts w:asciiTheme="majorHAnsi" w:eastAsiaTheme="majorEastAsia" w:hAnsiTheme="majorHAnsi"/>
              <w:spacing w:val="15"/>
              <w:szCs w:val="21"/>
            </w:rPr>
          </w:rPrChange>
        </w:rPr>
      </w:pPr>
    </w:p>
    <w:p w14:paraId="75ED0C62" w14:textId="73A6D4B4" w:rsidR="00AC33B1" w:rsidRDefault="00311117" w:rsidP="00AC33B1">
      <w:pPr>
        <w:jc w:val="both"/>
        <w:rPr>
          <w:ins w:id="2439" w:author="Orion" w:date="2011-06-10T12:49:00Z"/>
          <w:rFonts w:cs="Times New Roman"/>
        </w:rPr>
      </w:pPr>
      <w:ins w:id="2440" w:author="Orion" w:date="2011-06-10T13:07:00Z">
        <w:r>
          <w:rPr>
            <w:rFonts w:cs="Times New Roman"/>
          </w:rPr>
          <w:t xml:space="preserve">Una vez los pilotos </w:t>
        </w:r>
      </w:ins>
      <w:ins w:id="2441" w:author="Orion" w:date="2011-06-10T13:08:00Z">
        <w:r>
          <w:rPr>
            <w:rFonts w:cs="Times New Roman"/>
          </w:rPr>
          <w:t>dispongan de su plan de vuelo y se dispongan a realizar sus respectivos trayectos</w:t>
        </w:r>
      </w:ins>
      <w:ins w:id="2442" w:author="Orion" w:date="2011-06-10T13:07:00Z">
        <w:r>
          <w:rPr>
            <w:rFonts w:cs="Times New Roman"/>
          </w:rPr>
          <w:t xml:space="preserve"> n</w:t>
        </w:r>
      </w:ins>
      <w:ins w:id="2443" w:author="Orion" w:date="2011-06-10T12:49:00Z">
        <w:r w:rsidR="00AC33B1">
          <w:rPr>
            <w:rFonts w:cs="Times New Roman"/>
          </w:rPr>
          <w:t>o se van a considerar ni el despegue ni el aterrizaje de los aviones</w:t>
        </w:r>
      </w:ins>
      <w:ins w:id="2444" w:author="Orion" w:date="2011-06-10T13:09:00Z">
        <w:r>
          <w:rPr>
            <w:rFonts w:cs="Times New Roman"/>
          </w:rPr>
          <w:t>,</w:t>
        </w:r>
      </w:ins>
      <w:ins w:id="2445" w:author="Orion" w:date="2011-06-10T12:49:00Z">
        <w:r w:rsidR="00AC33B1">
          <w:rPr>
            <w:rFonts w:cs="Times New Roman"/>
          </w:rPr>
          <w:t xml:space="preserve"> ya que no son m</w:t>
        </w:r>
        <w:r>
          <w:rPr>
            <w:rFonts w:cs="Times New Roman"/>
          </w:rPr>
          <w:t>uy relevantes para este estudio</w:t>
        </w:r>
      </w:ins>
      <w:ins w:id="2446" w:author="Orion" w:date="2011-06-10T13:09:00Z">
        <w:r>
          <w:rPr>
            <w:rFonts w:cs="Times New Roman"/>
          </w:rPr>
          <w:t xml:space="preserve">. </w:t>
        </w:r>
      </w:ins>
      <w:ins w:id="2447" w:author="Orion" w:date="2011-06-28T17:34:00Z">
        <w:r w:rsidR="00B46A9D">
          <w:rPr>
            <w:rFonts w:cs="Times New Roman"/>
          </w:rPr>
          <w:t>De este modo, para normalizar, se establecerá que todos los aeropuertos están orientados hacia el norte y que los aviones comenzar</w:t>
        </w:r>
      </w:ins>
      <w:ins w:id="2448" w:author="Orion" w:date="2011-06-28T17:35:00Z">
        <w:r w:rsidR="00B46A9D">
          <w:rPr>
            <w:rFonts w:cs="Times New Roman"/>
          </w:rPr>
          <w:t xml:space="preserve">án con una velocidad inicial de unos 300 Km/h, que es la velocidad aproximada a la que una aeronave despega de tierra. </w:t>
        </w:r>
      </w:ins>
      <w:ins w:id="2449" w:author="Orion" w:date="2011-06-10T13:09:00Z">
        <w:r>
          <w:rPr>
            <w:rFonts w:cs="Times New Roman"/>
          </w:rPr>
          <w:t>Por lo tanto,</w:t>
        </w:r>
      </w:ins>
      <w:ins w:id="2450" w:author="Orion" w:date="2011-06-10T12:57:00Z">
        <w:r w:rsidR="004D5116">
          <w:rPr>
            <w:rFonts w:cs="Times New Roman"/>
          </w:rPr>
          <w:t xml:space="preserve"> la simulación se centrará</w:t>
        </w:r>
      </w:ins>
      <w:ins w:id="2451" w:author="Orion" w:date="2011-06-10T12:49:00Z">
        <w:r w:rsidR="00AC33B1">
          <w:rPr>
            <w:rFonts w:cs="Times New Roman"/>
          </w:rPr>
          <w:t xml:space="preserve"> más en el vuelo y las características de los aviones durante</w:t>
        </w:r>
      </w:ins>
      <w:ins w:id="2452" w:author="Orion" w:date="2011-06-10T13:10:00Z">
        <w:r>
          <w:rPr>
            <w:rFonts w:cs="Times New Roman"/>
          </w:rPr>
          <w:t xml:space="preserve"> las</w:t>
        </w:r>
      </w:ins>
      <w:ins w:id="2453" w:author="Orion" w:date="2011-06-10T12:49:00Z">
        <w:r w:rsidR="00AC33B1">
          <w:rPr>
            <w:rFonts w:cs="Times New Roman"/>
          </w:rPr>
          <w:t xml:space="preserve"> </w:t>
        </w:r>
      </w:ins>
      <w:ins w:id="2454" w:author="Orion" w:date="2011-06-10T13:10:00Z">
        <w:r>
          <w:rPr>
            <w:rFonts w:cs="Times New Roman"/>
          </w:rPr>
          <w:t>rutas de vuelo</w:t>
        </w:r>
      </w:ins>
      <w:ins w:id="2455" w:author="Orion" w:date="2011-06-10T12:49:00Z">
        <w:r w:rsidR="00AC33B1">
          <w:rPr>
            <w:rFonts w:cs="Times New Roman"/>
          </w:rPr>
          <w:t>.</w:t>
        </w:r>
      </w:ins>
      <w:ins w:id="2456" w:author="Orion" w:date="2011-06-10T12:50:00Z">
        <w:r w:rsidR="00AC33B1">
          <w:rPr>
            <w:rFonts w:cs="Times New Roman"/>
          </w:rPr>
          <w:t xml:space="preserve"> </w:t>
        </w:r>
      </w:ins>
      <w:ins w:id="2457" w:author="Orion" w:date="2011-06-10T13:10:00Z">
        <w:r>
          <w:rPr>
            <w:rFonts w:cs="Times New Roman"/>
          </w:rPr>
          <w:t>Éstas</w:t>
        </w:r>
      </w:ins>
      <w:ins w:id="2458" w:author="Orion" w:date="2011-06-10T12:50:00Z">
        <w:r w:rsidR="00AC33B1">
          <w:rPr>
            <w:rFonts w:cs="Times New Roman"/>
          </w:rPr>
          <w:t xml:space="preserve"> consistirán en </w:t>
        </w:r>
      </w:ins>
      <w:ins w:id="2459" w:author="Orion" w:date="2011-06-10T12:51:00Z">
        <w:r w:rsidR="00AC33B1">
          <w:rPr>
            <w:rFonts w:cs="Times New Roman"/>
          </w:rPr>
          <w:t xml:space="preserve">realizar el trayecto desde el </w:t>
        </w:r>
      </w:ins>
      <w:ins w:id="2460" w:author="Orion" w:date="2011-06-10T12:52:00Z">
        <w:r w:rsidR="00AC33B1">
          <w:rPr>
            <w:rFonts w:cs="Times New Roman"/>
          </w:rPr>
          <w:t>aeropuerto</w:t>
        </w:r>
      </w:ins>
      <w:ins w:id="2461" w:author="Orion" w:date="2011-06-10T12:51:00Z">
        <w:r w:rsidR="00AC33B1">
          <w:rPr>
            <w:rFonts w:cs="Times New Roman"/>
          </w:rPr>
          <w:t xml:space="preserve"> de inicio al de destino pasando por los </w:t>
        </w:r>
      </w:ins>
      <w:proofErr w:type="spellStart"/>
      <w:ins w:id="2462" w:author="Orion" w:date="2011-06-10T13:13:00Z">
        <w:r w:rsidR="00E25721">
          <w:rPr>
            <w:rFonts w:cs="Times New Roman"/>
          </w:rPr>
          <w:t>waypoints</w:t>
        </w:r>
        <w:proofErr w:type="spellEnd"/>
        <w:r w:rsidR="00E25721">
          <w:rPr>
            <w:rFonts w:cs="Times New Roman"/>
          </w:rPr>
          <w:t xml:space="preserve"> </w:t>
        </w:r>
      </w:ins>
      <w:ins w:id="2463" w:author="Orion" w:date="2011-06-10T12:51:00Z">
        <w:r w:rsidR="00AC33B1">
          <w:rPr>
            <w:rFonts w:cs="Times New Roman"/>
          </w:rPr>
          <w:t>que vengan determinado</w:t>
        </w:r>
      </w:ins>
      <w:ins w:id="2464" w:author="Orion" w:date="2011-06-10T12:52:00Z">
        <w:r w:rsidR="00AC33B1">
          <w:rPr>
            <w:rFonts w:cs="Times New Roman"/>
          </w:rPr>
          <w:t>s</w:t>
        </w:r>
      </w:ins>
      <w:ins w:id="2465" w:author="Orion" w:date="2011-06-10T12:51:00Z">
        <w:r w:rsidR="00AC33B1">
          <w:rPr>
            <w:rFonts w:cs="Times New Roman"/>
          </w:rPr>
          <w:t xml:space="preserve"> en el plan de vuelo</w:t>
        </w:r>
      </w:ins>
      <w:ins w:id="2466" w:author="Orion" w:date="2011-06-10T13:21:00Z">
        <w:r w:rsidR="004C05E6">
          <w:rPr>
            <w:rFonts w:cs="Times New Roman"/>
          </w:rPr>
          <w:t>,</w:t>
        </w:r>
      </w:ins>
      <w:ins w:id="2467" w:author="Orion" w:date="2011-06-10T12:52:00Z">
        <w:r w:rsidR="00AC33B1">
          <w:rPr>
            <w:rFonts w:cs="Times New Roman"/>
          </w:rPr>
          <w:t xml:space="preserve"> sin que </w:t>
        </w:r>
      </w:ins>
      <w:ins w:id="2468" w:author="Orion" w:date="2011-06-10T12:53:00Z">
        <w:r w:rsidR="00AC33B1">
          <w:rPr>
            <w:rFonts w:cs="Times New Roman"/>
          </w:rPr>
          <w:t>se produzca ningún incidente grave</w:t>
        </w:r>
      </w:ins>
      <w:ins w:id="2469" w:author="Orion" w:date="2011-06-10T13:21:00Z">
        <w:r w:rsidR="004C05E6">
          <w:rPr>
            <w:rFonts w:cs="Times New Roman"/>
          </w:rPr>
          <w:t xml:space="preserve"> durante el trayecto</w:t>
        </w:r>
      </w:ins>
      <w:ins w:id="2470" w:author="Orion" w:date="2011-06-10T12:58:00Z">
        <w:r w:rsidR="0089728B">
          <w:rPr>
            <w:rFonts w:cs="Times New Roman"/>
          </w:rPr>
          <w:t xml:space="preserve"> como pueden ser colisiones con otras aeronaves</w:t>
        </w:r>
      </w:ins>
      <w:ins w:id="2471" w:author="Orion" w:date="2011-06-10T12:53:00Z">
        <w:r w:rsidR="00AC33B1">
          <w:rPr>
            <w:rFonts w:cs="Times New Roman"/>
          </w:rPr>
          <w:t>.</w:t>
        </w:r>
      </w:ins>
    </w:p>
    <w:p w14:paraId="36A99ED7" w14:textId="3BDF9950" w:rsidR="001A6151" w:rsidRDefault="00AC33B1">
      <w:pPr>
        <w:jc w:val="both"/>
        <w:rPr>
          <w:ins w:id="2472" w:author="Orion" w:date="2011-05-06T19:35:00Z"/>
          <w:rFonts w:cs="Times New Roman"/>
        </w:rPr>
        <w:pPrChange w:id="2473" w:author="Orion" w:date="2011-05-09T00:17:00Z">
          <w:pPr/>
        </w:pPrChange>
      </w:pPr>
      <w:ins w:id="2474" w:author="Orion" w:date="2011-06-10T12:54:00Z">
        <w:r>
          <w:rPr>
            <w:rFonts w:cs="Times New Roman"/>
          </w:rPr>
          <w:t>En cuanto a los datos que se usarán en este ámbito</w:t>
        </w:r>
      </w:ins>
      <w:ins w:id="2475" w:author="Orion" w:date="2011-06-10T12:56:00Z">
        <w:r w:rsidR="00F0054E">
          <w:rPr>
            <w:rFonts w:cs="Times New Roman"/>
          </w:rPr>
          <w:t>,</w:t>
        </w:r>
      </w:ins>
      <w:ins w:id="2476" w:author="Orion" w:date="2011-06-10T12:54:00Z">
        <w:r>
          <w:rPr>
            <w:rFonts w:cs="Times New Roman"/>
          </w:rPr>
          <w:t xml:space="preserve"> y teniendo en cuenta que </w:t>
        </w:r>
      </w:ins>
      <w:ins w:id="2477" w:author="Orion" w:date="2011-06-10T12:55:00Z">
        <w:r w:rsidR="00AC5A43">
          <w:rPr>
            <w:rFonts w:cs="Times New Roman"/>
          </w:rPr>
          <w:t xml:space="preserve">el </w:t>
        </w:r>
      </w:ins>
      <w:ins w:id="2478" w:author="Orion" w:date="2011-05-05T18:45:00Z">
        <w:r w:rsidR="001A6151">
          <w:rPr>
            <w:rFonts w:cs="Times New Roman"/>
          </w:rPr>
          <w:t>modelo es</w:t>
        </w:r>
      </w:ins>
      <w:ins w:id="2479" w:author="Orion" w:date="2011-06-10T12:55:00Z">
        <w:r>
          <w:rPr>
            <w:rFonts w:cs="Times New Roman"/>
          </w:rPr>
          <w:t xml:space="preserve"> </w:t>
        </w:r>
      </w:ins>
      <w:ins w:id="2480" w:author="Orion" w:date="2011-06-10T13:10:00Z">
        <w:r w:rsidR="00F32CA1">
          <w:rPr>
            <w:rFonts w:cs="Times New Roman"/>
          </w:rPr>
          <w:t>fácilmente</w:t>
        </w:r>
      </w:ins>
      <w:ins w:id="2481" w:author="Orion" w:date="2011-05-05T18:45:00Z">
        <w:r w:rsidR="001A6151">
          <w:rPr>
            <w:rFonts w:cs="Times New Roman"/>
          </w:rPr>
          <w:t xml:space="preserve"> extensible a todo el mundo</w:t>
        </w:r>
      </w:ins>
      <w:ins w:id="2482" w:author="Orion" w:date="2011-06-10T12:56:00Z">
        <w:r w:rsidR="00F0054E">
          <w:rPr>
            <w:rFonts w:cs="Times New Roman"/>
          </w:rPr>
          <w:t>,</w:t>
        </w:r>
      </w:ins>
      <w:ins w:id="2483" w:author="Orion" w:date="2011-05-05T18:45:00Z">
        <w:r w:rsidR="001A6151">
          <w:rPr>
            <w:rFonts w:cs="Times New Roman"/>
          </w:rPr>
          <w:t xml:space="preserve"> </w:t>
        </w:r>
      </w:ins>
      <w:ins w:id="2484" w:author="Orion" w:date="2011-05-09T00:34:00Z">
        <w:r w:rsidR="00572D5D">
          <w:rPr>
            <w:rFonts w:cs="Times New Roman"/>
          </w:rPr>
          <w:t>se va</w:t>
        </w:r>
      </w:ins>
      <w:ins w:id="2485" w:author="Orion" w:date="2011-05-05T18:45:00Z">
        <w:r w:rsidR="00871CB9">
          <w:rPr>
            <w:rFonts w:cs="Times New Roman"/>
          </w:rPr>
          <w:t xml:space="preserve"> a restringir</w:t>
        </w:r>
      </w:ins>
      <w:ins w:id="2486" w:author="Orion" w:date="2011-05-09T00:34:00Z">
        <w:r w:rsidR="00871CB9">
          <w:rPr>
            <w:rFonts w:cs="Times New Roman"/>
          </w:rPr>
          <w:t xml:space="preserve"> el entorno a</w:t>
        </w:r>
      </w:ins>
      <w:ins w:id="2487" w:author="Orion" w:date="2011-05-05T18:46:00Z">
        <w:r w:rsidR="001A6151">
          <w:rPr>
            <w:rFonts w:cs="Times New Roman"/>
          </w:rPr>
          <w:t xml:space="preserve"> los</w:t>
        </w:r>
      </w:ins>
      <w:ins w:id="2488" w:author="Orion" w:date="2011-05-05T18:47:00Z">
        <w:r w:rsidR="001A6151">
          <w:rPr>
            <w:rFonts w:cs="Times New Roman"/>
          </w:rPr>
          <w:t xml:space="preserve"> principales</w:t>
        </w:r>
      </w:ins>
      <w:ins w:id="2489" w:author="Orion" w:date="2011-05-05T18:46:00Z">
        <w:r w:rsidR="001A6151">
          <w:rPr>
            <w:rFonts w:cs="Times New Roman"/>
          </w:rPr>
          <w:t xml:space="preserve"> aeropuertos </w:t>
        </w:r>
      </w:ins>
      <w:ins w:id="2490" w:author="Orion" w:date="2011-06-10T13:12:00Z">
        <w:r w:rsidR="00E25721">
          <w:rPr>
            <w:rFonts w:cs="Times New Roman"/>
          </w:rPr>
          <w:t xml:space="preserve">y </w:t>
        </w:r>
        <w:proofErr w:type="spellStart"/>
        <w:r w:rsidR="00E25721">
          <w:rPr>
            <w:rFonts w:cs="Times New Roman"/>
          </w:rPr>
          <w:t>waypoints</w:t>
        </w:r>
        <w:proofErr w:type="spellEnd"/>
        <w:r w:rsidR="00E25721">
          <w:rPr>
            <w:rFonts w:cs="Times New Roman"/>
          </w:rPr>
          <w:t xml:space="preserve"> </w:t>
        </w:r>
      </w:ins>
      <w:ins w:id="2491" w:author="Orion" w:date="2011-05-05T18:46:00Z">
        <w:r w:rsidR="001A6151">
          <w:rPr>
            <w:rFonts w:cs="Times New Roman"/>
          </w:rPr>
          <w:t>españoles</w:t>
        </w:r>
      </w:ins>
      <w:ins w:id="2492" w:author="Orion" w:date="2011-05-05T18:47:00Z">
        <w:r w:rsidR="001A6151">
          <w:rPr>
            <w:rFonts w:cs="Times New Roman"/>
          </w:rPr>
          <w:t xml:space="preserve"> </w:t>
        </w:r>
        <w:r w:rsidR="00545758">
          <w:rPr>
            <w:rFonts w:cs="Times New Roman"/>
          </w:rPr>
          <w:t>de la península</w:t>
        </w:r>
      </w:ins>
      <w:ins w:id="2493" w:author="Orion" w:date="2011-06-10T13:12:00Z">
        <w:r w:rsidR="00E25721">
          <w:rPr>
            <w:rFonts w:cs="Times New Roman"/>
          </w:rPr>
          <w:t xml:space="preserve"> </w:t>
        </w:r>
      </w:ins>
      <w:ins w:id="2494" w:author="Orion" w:date="2011-05-05T18:50:00Z">
        <w:r w:rsidR="001A6151">
          <w:rPr>
            <w:rFonts w:cs="Times New Roman"/>
          </w:rPr>
          <w:t>ibérica</w:t>
        </w:r>
      </w:ins>
      <w:ins w:id="2495" w:author="Orion" w:date="2011-05-06T13:15:00Z">
        <w:r w:rsidR="00744445">
          <w:rPr>
            <w:rFonts w:cs="Times New Roman"/>
          </w:rPr>
          <w:t xml:space="preserve"> </w:t>
        </w:r>
      </w:ins>
      <w:customXmlInsRangeStart w:id="2496" w:author="Orion" w:date="2011-05-06T13:15:00Z"/>
      <w:sdt>
        <w:sdtPr>
          <w:rPr>
            <w:rFonts w:cs="Times New Roman"/>
          </w:rPr>
          <w:id w:val="-809938376"/>
          <w:citation/>
        </w:sdtPr>
        <w:sdtContent>
          <w:customXmlInsRangeEnd w:id="2496"/>
          <w:ins w:id="2497" w:author="Orion" w:date="2011-05-06T13:15:00Z">
            <w:r w:rsidR="00744445">
              <w:rPr>
                <w:rFonts w:cs="Times New Roman"/>
              </w:rPr>
              <w:fldChar w:fldCharType="begin"/>
            </w:r>
            <w:r w:rsidR="00744445">
              <w:rPr>
                <w:rFonts w:cs="Times New Roman"/>
              </w:rPr>
              <w:instrText xml:space="preserve"> CITATION Dir \l 3082 </w:instrText>
            </w:r>
          </w:ins>
          <w:r w:rsidR="00744445">
            <w:rPr>
              <w:rFonts w:cs="Times New Roman"/>
            </w:rPr>
            <w:fldChar w:fldCharType="separate"/>
          </w:r>
          <w:r w:rsidR="00C1157B" w:rsidRPr="00C1157B">
            <w:rPr>
              <w:rFonts w:cs="Times New Roman"/>
              <w:noProof/>
            </w:rPr>
            <w:t>(43)</w:t>
          </w:r>
          <w:ins w:id="2498" w:author="Orion" w:date="2011-05-06T13:15:00Z">
            <w:r w:rsidR="00744445">
              <w:rPr>
                <w:rFonts w:cs="Times New Roman"/>
              </w:rPr>
              <w:fldChar w:fldCharType="end"/>
            </w:r>
          </w:ins>
          <w:customXmlInsRangeStart w:id="2499" w:author="Orion" w:date="2011-05-06T13:15:00Z"/>
        </w:sdtContent>
      </w:sdt>
      <w:customXmlInsRangeEnd w:id="2499"/>
      <w:ins w:id="2500" w:author="Orion" w:date="2011-05-05T18:50:00Z">
        <w:r w:rsidR="001A6151">
          <w:rPr>
            <w:rFonts w:cs="Times New Roman"/>
          </w:rPr>
          <w:t>.</w:t>
        </w:r>
      </w:ins>
    </w:p>
    <w:p w14:paraId="243F71CD" w14:textId="77777777" w:rsidR="00AF5BED" w:rsidRDefault="00AF5BED">
      <w:pPr>
        <w:jc w:val="both"/>
        <w:rPr>
          <w:ins w:id="2501" w:author="Orion" w:date="2011-05-06T19:35:00Z"/>
          <w:rFonts w:cs="Times New Roman"/>
        </w:rPr>
        <w:pPrChange w:id="2502" w:author="Orion" w:date="2011-05-09T00:17:00Z">
          <w:pPr/>
        </w:pPrChange>
      </w:pPr>
    </w:p>
    <w:p w14:paraId="30FD9B31" w14:textId="5D5EAFB5" w:rsidR="00AF5BED" w:rsidRPr="00A7471E" w:rsidRDefault="00545194">
      <w:pPr>
        <w:pStyle w:val="Subtitle"/>
        <w:rPr>
          <w:ins w:id="2503" w:author="Orion" w:date="2011-05-06T19:35:00Z"/>
        </w:rPr>
        <w:pPrChange w:id="2504" w:author="Orion" w:date="2011-07-04T11:54:00Z">
          <w:pPr/>
        </w:pPrChange>
      </w:pPr>
      <w:ins w:id="2505" w:author="Orion" w:date="2011-06-10T13:35:00Z">
        <w:r>
          <w:t>Las a</w:t>
        </w:r>
      </w:ins>
      <w:ins w:id="2506" w:author="Orion" w:date="2011-06-10T12:46:00Z">
        <w:r w:rsidR="005B24B1">
          <w:t>e</w:t>
        </w:r>
      </w:ins>
      <w:ins w:id="2507" w:author="Orion" w:date="2011-06-10T12:44:00Z">
        <w:r w:rsidR="005B24B1" w:rsidRPr="009447DD">
          <w:t>ronaves</w:t>
        </w:r>
      </w:ins>
      <w:ins w:id="2508" w:author="Orion" w:date="2011-05-06T19:35:00Z">
        <w:r w:rsidR="00AF5BED" w:rsidRPr="0080539F">
          <w:t>:</w:t>
        </w:r>
      </w:ins>
    </w:p>
    <w:p w14:paraId="48AFC78A" w14:textId="397C5197" w:rsidR="00753875" w:rsidRDefault="006B6639">
      <w:pPr>
        <w:jc w:val="both"/>
        <w:rPr>
          <w:ins w:id="2509" w:author="IO" w:date="2011-06-09T17:44:00Z"/>
          <w:rFonts w:cs="Times New Roman"/>
        </w:rPr>
        <w:pPrChange w:id="2510" w:author="Orion" w:date="2011-05-09T00:17:00Z">
          <w:pPr/>
        </w:pPrChange>
      </w:pPr>
      <w:ins w:id="2511" w:author="Orion" w:date="2011-06-10T18:06:00Z">
        <w:r>
          <w:rPr>
            <w:rFonts w:cs="Times New Roman"/>
          </w:rPr>
          <w:t>Dentro de los factores a tener en cuenta de un avión l</w:t>
        </w:r>
      </w:ins>
      <w:ins w:id="2512" w:author="Orion" w:date="2011-05-09T00:24:00Z">
        <w:r w:rsidR="00DB4D1B">
          <w:rPr>
            <w:rFonts w:cs="Times New Roman"/>
          </w:rPr>
          <w:t>as características</w:t>
        </w:r>
      </w:ins>
      <w:ins w:id="2513" w:author="Orion" w:date="2011-06-10T18:06:00Z">
        <w:r>
          <w:rPr>
            <w:rFonts w:cs="Times New Roman"/>
          </w:rPr>
          <w:t xml:space="preserve"> más</w:t>
        </w:r>
      </w:ins>
      <w:ins w:id="2514" w:author="Orion" w:date="2011-05-09T00:24:00Z">
        <w:r w:rsidR="00DB4D1B">
          <w:rPr>
            <w:rFonts w:cs="Times New Roman"/>
          </w:rPr>
          <w:t xml:space="preserve"> </w:t>
        </w:r>
      </w:ins>
      <w:ins w:id="2515" w:author="IO" w:date="2011-06-09T17:31:00Z">
        <w:r w:rsidR="005E29D8">
          <w:rPr>
            <w:rFonts w:cs="Times New Roman"/>
          </w:rPr>
          <w:t xml:space="preserve">relevantes </w:t>
        </w:r>
      </w:ins>
      <w:ins w:id="2516" w:author="IO" w:date="2011-06-09T17:30:00Z">
        <w:del w:id="2517" w:author="Orion" w:date="2011-06-10T18:06:00Z">
          <w:r w:rsidR="005E29D8" w:rsidDel="006B6639">
            <w:rPr>
              <w:rFonts w:cs="Times New Roman"/>
            </w:rPr>
            <w:delText xml:space="preserve">de un avión </w:delText>
          </w:r>
        </w:del>
      </w:ins>
      <w:ins w:id="2518" w:author="IO" w:date="2011-06-09T17:40:00Z">
        <w:r w:rsidR="00753875">
          <w:rPr>
            <w:rFonts w:cs="Times New Roman"/>
          </w:rPr>
          <w:t>son</w:t>
        </w:r>
      </w:ins>
      <w:ins w:id="2519" w:author="IO" w:date="2011-06-09T17:36:00Z">
        <w:r w:rsidR="00753875">
          <w:rPr>
            <w:rFonts w:cs="Times New Roman"/>
          </w:rPr>
          <w:t xml:space="preserve"> </w:t>
        </w:r>
        <w:del w:id="2520" w:author="Orion" w:date="2011-06-10T18:06:00Z">
          <w:r w:rsidR="00753875" w:rsidDel="006B6639">
            <w:rPr>
              <w:rFonts w:cs="Times New Roman"/>
            </w:rPr>
            <w:delText>las</w:delText>
          </w:r>
        </w:del>
      </w:ins>
      <w:ins w:id="2521" w:author="Orion" w:date="2011-06-10T18:06:00Z">
        <w:r>
          <w:rPr>
            <w:rFonts w:cs="Times New Roman"/>
          </w:rPr>
          <w:t>aquellas</w:t>
        </w:r>
      </w:ins>
      <w:ins w:id="2522" w:author="IO" w:date="2011-06-09T17:36:00Z">
        <w:r w:rsidR="00753875">
          <w:rPr>
            <w:rFonts w:cs="Times New Roman"/>
          </w:rPr>
          <w:t xml:space="preserve"> que </w:t>
        </w:r>
      </w:ins>
      <w:ins w:id="2523" w:author="IO" w:date="2011-06-09T17:39:00Z">
        <w:r w:rsidR="00753875">
          <w:rPr>
            <w:rFonts w:cs="Times New Roman"/>
          </w:rPr>
          <w:t>describen</w:t>
        </w:r>
      </w:ins>
      <w:ins w:id="2524" w:author="IO" w:date="2011-06-09T17:36:00Z">
        <w:r w:rsidR="00753875">
          <w:rPr>
            <w:rFonts w:cs="Times New Roman"/>
          </w:rPr>
          <w:t xml:space="preserve"> su vuelo. </w:t>
        </w:r>
      </w:ins>
      <w:ins w:id="2525" w:author="Orion" w:date="2011-06-10T18:07:00Z">
        <w:r w:rsidR="00BE21DB">
          <w:rPr>
            <w:rFonts w:cs="Times New Roman"/>
          </w:rPr>
          <w:t>Se puede</w:t>
        </w:r>
      </w:ins>
      <w:ins w:id="2526" w:author="Orion" w:date="2011-06-10T17:34:00Z">
        <w:r w:rsidR="00D90BA4">
          <w:rPr>
            <w:rFonts w:cs="Times New Roman"/>
          </w:rPr>
          <w:t xml:space="preserve"> </w:t>
        </w:r>
      </w:ins>
      <w:ins w:id="2527" w:author="Orion" w:date="2011-06-10T17:35:00Z">
        <w:r w:rsidR="00D90BA4">
          <w:rPr>
            <w:rFonts w:cs="Times New Roman"/>
          </w:rPr>
          <w:t xml:space="preserve">hacer una diferenciación entre </w:t>
        </w:r>
      </w:ins>
      <w:ins w:id="2528" w:author="IO" w:date="2011-06-09T17:39:00Z">
        <w:del w:id="2529" w:author="Orion" w:date="2011-06-10T17:35:00Z">
          <w:r w:rsidR="00753875" w:rsidDel="00D90BA4">
            <w:rPr>
              <w:rFonts w:cs="Times New Roman"/>
            </w:rPr>
            <w:delText xml:space="preserve">Entre estas características hay que distinguir </w:delText>
          </w:r>
        </w:del>
      </w:ins>
      <w:ins w:id="2530" w:author="IO" w:date="2011-06-09T17:40:00Z">
        <w:r w:rsidR="00753875">
          <w:rPr>
            <w:rFonts w:cs="Times New Roman"/>
          </w:rPr>
          <w:t>aquellas ligadas a</w:t>
        </w:r>
      </w:ins>
      <w:ins w:id="2531" w:author="IO" w:date="2011-06-09T17:39:00Z">
        <w:r w:rsidR="00753875">
          <w:rPr>
            <w:rFonts w:cs="Times New Roman"/>
          </w:rPr>
          <w:t xml:space="preserve">l tipo de avión y </w:t>
        </w:r>
      </w:ins>
      <w:ins w:id="2532" w:author="IO" w:date="2011-06-09T17:40:00Z">
        <w:r w:rsidR="00753875">
          <w:rPr>
            <w:rFonts w:cs="Times New Roman"/>
          </w:rPr>
          <w:t>las que lo están al vuelo.</w:t>
        </w:r>
      </w:ins>
    </w:p>
    <w:p w14:paraId="1A86C7F6" w14:textId="77777777" w:rsidR="00753875" w:rsidRDefault="00753875">
      <w:pPr>
        <w:jc w:val="both"/>
        <w:rPr>
          <w:ins w:id="2533" w:author="IO" w:date="2011-06-09T17:44:00Z"/>
          <w:rFonts w:cs="Times New Roman"/>
        </w:rPr>
        <w:pPrChange w:id="2534" w:author="Orion" w:date="2011-05-09T00:17:00Z">
          <w:pPr/>
        </w:pPrChange>
      </w:pPr>
    </w:p>
    <w:p w14:paraId="027B39A3" w14:textId="1449135B" w:rsidR="006C100C" w:rsidRDefault="00D90BA4" w:rsidP="006C100C">
      <w:pPr>
        <w:jc w:val="both"/>
        <w:rPr>
          <w:ins w:id="2535" w:author="IO" w:date="2011-06-09T17:48:00Z"/>
          <w:rFonts w:cs="Times New Roman"/>
        </w:rPr>
      </w:pPr>
      <w:ins w:id="2536" w:author="Orion" w:date="2011-06-10T17:45:00Z">
        <w:r>
          <w:rPr>
            <w:rFonts w:cs="Times New Roman"/>
          </w:rPr>
          <w:t xml:space="preserve">En cuanto a </w:t>
        </w:r>
      </w:ins>
      <w:ins w:id="2537" w:author="IO" w:date="2011-06-09T17:40:00Z">
        <w:del w:id="2538" w:author="Orion" w:date="2011-06-10T17:45:00Z">
          <w:r w:rsidR="00753875" w:rsidDel="00D90BA4">
            <w:rPr>
              <w:rFonts w:cs="Times New Roman"/>
            </w:rPr>
            <w:delText>L</w:delText>
          </w:r>
        </w:del>
      </w:ins>
      <w:ins w:id="2539" w:author="Orion" w:date="2011-06-10T17:45:00Z">
        <w:r>
          <w:rPr>
            <w:rFonts w:cs="Times New Roman"/>
          </w:rPr>
          <w:t>l</w:t>
        </w:r>
      </w:ins>
      <w:ins w:id="2540" w:author="IO" w:date="2011-06-09T17:40:00Z">
        <w:r w:rsidR="00753875">
          <w:rPr>
            <w:rFonts w:cs="Times New Roman"/>
          </w:rPr>
          <w:t xml:space="preserve">as </w:t>
        </w:r>
      </w:ins>
      <w:ins w:id="2541" w:author="IO" w:date="2011-06-09T17:44:00Z">
        <w:r w:rsidR="00753875">
          <w:rPr>
            <w:rFonts w:cs="Times New Roman"/>
          </w:rPr>
          <w:t>características ligadas al tipo de avión</w:t>
        </w:r>
      </w:ins>
      <w:ins w:id="2542" w:author="Orion" w:date="2011-06-10T17:45:00Z">
        <w:r>
          <w:rPr>
            <w:rFonts w:cs="Times New Roman"/>
          </w:rPr>
          <w:t xml:space="preserve"> se puede decir</w:t>
        </w:r>
      </w:ins>
      <w:ins w:id="2543" w:author="Orion" w:date="2011-06-10T17:46:00Z">
        <w:r>
          <w:rPr>
            <w:rFonts w:cs="Times New Roman"/>
          </w:rPr>
          <w:t xml:space="preserve"> que</w:t>
        </w:r>
      </w:ins>
      <w:ins w:id="2544" w:author="IO" w:date="2011-06-09T17:40:00Z">
        <w:r w:rsidR="00753875">
          <w:rPr>
            <w:rFonts w:cs="Times New Roman"/>
          </w:rPr>
          <w:t xml:space="preserve"> </w:t>
        </w:r>
      </w:ins>
      <w:ins w:id="2545" w:author="Orion" w:date="2011-06-10T17:50:00Z">
        <w:r w:rsidR="00D43D29">
          <w:rPr>
            <w:rFonts w:cs="Times New Roman"/>
          </w:rPr>
          <w:t xml:space="preserve">son aquellas que </w:t>
        </w:r>
      </w:ins>
      <w:ins w:id="2546" w:author="IO" w:date="2011-06-09T17:40:00Z">
        <w:r w:rsidR="00753875">
          <w:rPr>
            <w:rFonts w:cs="Times New Roman"/>
          </w:rPr>
          <w:t xml:space="preserve">limitan </w:t>
        </w:r>
      </w:ins>
      <w:ins w:id="2547" w:author="IO" w:date="2011-06-09T17:42:00Z">
        <w:r w:rsidR="00753875">
          <w:rPr>
            <w:rFonts w:cs="Times New Roman"/>
          </w:rPr>
          <w:t xml:space="preserve">las </w:t>
        </w:r>
      </w:ins>
      <w:ins w:id="2548" w:author="IO" w:date="2011-06-09T17:40:00Z">
        <w:r w:rsidR="00753875">
          <w:rPr>
            <w:rFonts w:cs="Times New Roman"/>
          </w:rPr>
          <w:t>capacidades fí</w:t>
        </w:r>
      </w:ins>
      <w:ins w:id="2549" w:author="IO" w:date="2011-06-09T17:41:00Z">
        <w:r w:rsidR="00753875">
          <w:rPr>
            <w:rFonts w:cs="Times New Roman"/>
          </w:rPr>
          <w:t>sicas del vuelo</w:t>
        </w:r>
      </w:ins>
      <w:ins w:id="2550" w:author="Orion" w:date="2011-06-10T17:54:00Z">
        <w:r w:rsidR="00D43D29">
          <w:rPr>
            <w:rFonts w:cs="Times New Roman"/>
          </w:rPr>
          <w:t>. Dentro de este tipo de características</w:t>
        </w:r>
      </w:ins>
      <w:ins w:id="2551" w:author="Orion" w:date="2011-06-10T18:07:00Z">
        <w:r w:rsidR="00BE21DB">
          <w:rPr>
            <w:rFonts w:cs="Times New Roman"/>
          </w:rPr>
          <w:t>,</w:t>
        </w:r>
      </w:ins>
      <w:ins w:id="2552" w:author="IO" w:date="2011-06-09T17:41:00Z">
        <w:del w:id="2553" w:author="Orion" w:date="2011-06-10T17:54:00Z">
          <w:r w:rsidR="00753875" w:rsidDel="00D43D29">
            <w:rPr>
              <w:rFonts w:cs="Times New Roman"/>
            </w:rPr>
            <w:delText>,</w:delText>
          </w:r>
        </w:del>
        <w:r w:rsidR="00753875">
          <w:rPr>
            <w:rFonts w:cs="Times New Roman"/>
          </w:rPr>
          <w:t xml:space="preserve"> </w:t>
        </w:r>
      </w:ins>
      <w:ins w:id="2554" w:author="Orion" w:date="2011-06-10T17:50:00Z">
        <w:r w:rsidR="00D43D29">
          <w:rPr>
            <w:rFonts w:cs="Times New Roman"/>
          </w:rPr>
          <w:t>para esta aprox</w:t>
        </w:r>
      </w:ins>
      <w:ins w:id="2555" w:author="Orion" w:date="2011-06-10T17:51:00Z">
        <w:r w:rsidR="00D43D29">
          <w:rPr>
            <w:rFonts w:cs="Times New Roman"/>
          </w:rPr>
          <w:t>imación se han tenido en cuenta</w:t>
        </w:r>
      </w:ins>
      <w:ins w:id="2556" w:author="Orion" w:date="2011-06-10T17:54:00Z">
        <w:r w:rsidR="00D43D29">
          <w:rPr>
            <w:rFonts w:cs="Times New Roman"/>
          </w:rPr>
          <w:t xml:space="preserve"> la</w:t>
        </w:r>
      </w:ins>
      <w:ins w:id="2557" w:author="IO" w:date="2011-06-09T17:41:00Z">
        <w:del w:id="2558" w:author="Orion" w:date="2011-06-10T17:51:00Z">
          <w:r w:rsidR="00753875" w:rsidDel="00D43D29">
            <w:rPr>
              <w:rFonts w:cs="Times New Roman"/>
            </w:rPr>
            <w:delText>ej.</w:delText>
          </w:r>
        </w:del>
        <w:r w:rsidR="00753875">
          <w:rPr>
            <w:rFonts w:cs="Times New Roman"/>
          </w:rPr>
          <w:t xml:space="preserve"> velocidad </w:t>
        </w:r>
        <w:del w:id="2559" w:author="Orion" w:date="2011-06-10T19:03:00Z">
          <w:r w:rsidR="00753875" w:rsidDel="00403105">
            <w:rPr>
              <w:rFonts w:cs="Times New Roman"/>
            </w:rPr>
            <w:delText xml:space="preserve">de crucero </w:delText>
          </w:r>
        </w:del>
        <w:r w:rsidR="00753875">
          <w:rPr>
            <w:rFonts w:cs="Times New Roman"/>
          </w:rPr>
          <w:t>y</w:t>
        </w:r>
      </w:ins>
      <w:ins w:id="2560" w:author="Orion" w:date="2011-06-10T17:54:00Z">
        <w:r w:rsidR="00D43D29">
          <w:rPr>
            <w:rFonts w:cs="Times New Roman"/>
          </w:rPr>
          <w:t xml:space="preserve"> la</w:t>
        </w:r>
      </w:ins>
      <w:ins w:id="2561" w:author="IO" w:date="2011-06-09T17:41:00Z">
        <w:r w:rsidR="00753875">
          <w:rPr>
            <w:rFonts w:cs="Times New Roman"/>
          </w:rPr>
          <w:t xml:space="preserve"> altitud. </w:t>
        </w:r>
      </w:ins>
      <w:ins w:id="2562" w:author="IO" w:date="2011-06-09T17:42:00Z">
        <w:r w:rsidR="00753875">
          <w:rPr>
            <w:rFonts w:cs="Times New Roman"/>
          </w:rPr>
          <w:t>El tipo de avión limita estas características con valores máximos y mínimos, aunque en algunos casos uno de estos límites puede</w:t>
        </w:r>
        <w:del w:id="2563" w:author="Orion" w:date="2011-06-10T17:55:00Z">
          <w:r w:rsidR="00753875" w:rsidDel="001D0B36">
            <w:rPr>
              <w:rFonts w:cs="Times New Roman"/>
            </w:rPr>
            <w:delText>s</w:delText>
          </w:r>
        </w:del>
        <w:r w:rsidR="00753875">
          <w:rPr>
            <w:rFonts w:cs="Times New Roman"/>
          </w:rPr>
          <w:t xml:space="preserve"> ser prescindible</w:t>
        </w:r>
      </w:ins>
      <w:ins w:id="2564" w:author="Orion" w:date="2011-06-10T19:08:00Z">
        <w:r w:rsidR="004C00D3">
          <w:rPr>
            <w:rFonts w:cs="Times New Roman"/>
          </w:rPr>
          <w:t>,</w:t>
        </w:r>
      </w:ins>
      <w:ins w:id="2565" w:author="Orion" w:date="2011-06-10T19:07:00Z">
        <w:r w:rsidR="004C00D3">
          <w:rPr>
            <w:rFonts w:cs="Times New Roman"/>
          </w:rPr>
          <w:t xml:space="preserve"> y establece un valor de crucero</w:t>
        </w:r>
      </w:ins>
      <w:ins w:id="2566" w:author="Orion" w:date="2011-06-10T19:08:00Z">
        <w:r w:rsidR="004C00D3">
          <w:rPr>
            <w:rFonts w:cs="Times New Roman"/>
          </w:rPr>
          <w:t xml:space="preserve"> recomendado</w:t>
        </w:r>
      </w:ins>
      <w:ins w:id="2567" w:author="IO" w:date="2011-06-09T17:42:00Z">
        <w:r w:rsidR="00753875">
          <w:rPr>
            <w:rFonts w:cs="Times New Roman"/>
          </w:rPr>
          <w:t xml:space="preserve">. </w:t>
        </w:r>
      </w:ins>
      <w:ins w:id="2568" w:author="IO" w:date="2011-06-09T17:43:00Z">
        <w:r w:rsidR="00753875">
          <w:rPr>
            <w:rFonts w:cs="Times New Roman"/>
          </w:rPr>
          <w:t xml:space="preserve">Un avión concreto tendrá un valor actual de cada una </w:t>
        </w:r>
        <w:r w:rsidR="00753875">
          <w:rPr>
            <w:rFonts w:cs="Times New Roman"/>
          </w:rPr>
          <w:lastRenderedPageBreak/>
          <w:t>de estas características entre los límites fijados por su tipo de avión.</w:t>
        </w:r>
        <w:del w:id="2569" w:author="Orion" w:date="2011-06-10T19:09:00Z">
          <w:r w:rsidR="00753875" w:rsidDel="00125E39">
            <w:rPr>
              <w:rFonts w:cs="Times New Roman"/>
            </w:rPr>
            <w:delText xml:space="preserve"> </w:delText>
          </w:r>
        </w:del>
      </w:ins>
      <w:ins w:id="2570" w:author="IO" w:date="2011-06-09T17:38:00Z">
        <w:del w:id="2571" w:author="Orion" w:date="2011-06-10T19:09:00Z">
          <w:r w:rsidR="00753875" w:rsidDel="00125E39">
            <w:rPr>
              <w:rFonts w:cs="Times New Roman"/>
            </w:rPr>
            <w:delText xml:space="preserve">Las características consideradas actualmente son </w:delText>
          </w:r>
        </w:del>
      </w:ins>
      <w:ins w:id="2572" w:author="IO" w:date="2011-06-09T17:43:00Z">
        <w:del w:id="2573" w:author="Orion" w:date="2011-06-10T19:09:00Z">
          <w:r w:rsidR="00753875" w:rsidDel="00125E39">
            <w:rPr>
              <w:rFonts w:cs="Times New Roman"/>
            </w:rPr>
            <w:delText>la altura, la velocidad y la cantidad de combustible disponible.</w:delText>
          </w:r>
        </w:del>
      </w:ins>
      <w:ins w:id="2574" w:author="IO" w:date="2011-06-09T17:48:00Z">
        <w:r w:rsidR="006C100C">
          <w:rPr>
            <w:rFonts w:cs="Times New Roman"/>
          </w:rPr>
          <w:t xml:space="preserve"> A modo de ejemplo de tipo de avión se incluye el Airbus A-320</w:t>
        </w:r>
      </w:ins>
      <w:ins w:id="2575" w:author="Orion" w:date="2011-06-10T14:26:00Z">
        <w:r w:rsidR="00A35B8F">
          <w:rPr>
            <w:rFonts w:cs="Times New Roman"/>
          </w:rPr>
          <w:t xml:space="preserve"> </w:t>
        </w:r>
      </w:ins>
      <w:ins w:id="2576" w:author="Orion" w:date="2011-06-10T19:04:00Z">
        <w:r w:rsidR="00403105">
          <w:rPr>
            <w:rFonts w:cs="Times New Roman"/>
          </w:rPr>
          <w:t xml:space="preserve">cuyas características se pueden ver en </w:t>
        </w:r>
      </w:ins>
      <w:ins w:id="2577" w:author="IO" w:date="2011-06-09T17:48:00Z">
        <w:r w:rsidR="006C100C">
          <w:rPr>
            <w:rFonts w:cs="Times New Roman"/>
          </w:rPr>
          <w:t xml:space="preserve"> </w:t>
        </w:r>
      </w:ins>
      <w:customXmlInsRangeStart w:id="2578" w:author="IO" w:date="2011-06-09T17:48:00Z"/>
      <w:sdt>
        <w:sdtPr>
          <w:rPr>
            <w:rFonts w:cs="Times New Roman"/>
          </w:rPr>
          <w:id w:val="111411251"/>
          <w:citation/>
        </w:sdtPr>
        <w:sdtContent>
          <w:customXmlInsRangeEnd w:id="2578"/>
          <w:ins w:id="2579" w:author="IO" w:date="2011-06-09T17:48:00Z">
            <w:r w:rsidR="006C100C">
              <w:rPr>
                <w:rFonts w:cs="Times New Roman"/>
              </w:rPr>
              <w:fldChar w:fldCharType="begin"/>
            </w:r>
            <w:r w:rsidR="006C100C">
              <w:rPr>
                <w:rFonts w:cs="Times New Roman"/>
              </w:rPr>
              <w:instrText xml:space="preserve"> CITATION Dim \l 3082 </w:instrText>
            </w:r>
            <w:r w:rsidR="006C100C">
              <w:rPr>
                <w:rFonts w:cs="Times New Roman"/>
              </w:rPr>
              <w:fldChar w:fldCharType="separate"/>
            </w:r>
          </w:ins>
          <w:r w:rsidR="00C1157B" w:rsidRPr="00C1157B">
            <w:rPr>
              <w:rFonts w:cs="Times New Roman"/>
              <w:noProof/>
            </w:rPr>
            <w:t>(41)</w:t>
          </w:r>
          <w:ins w:id="2580" w:author="IO" w:date="2011-06-09T17:48:00Z">
            <w:r w:rsidR="006C100C">
              <w:rPr>
                <w:rFonts w:cs="Times New Roman"/>
              </w:rPr>
              <w:fldChar w:fldCharType="end"/>
            </w:r>
          </w:ins>
          <w:customXmlInsRangeStart w:id="2581" w:author="IO" w:date="2011-06-09T17:48:00Z"/>
        </w:sdtContent>
      </w:sdt>
      <w:customXmlInsRangeEnd w:id="2581"/>
      <w:ins w:id="2582" w:author="IO" w:date="2011-06-09T17:48:00Z">
        <w:r w:rsidR="006C100C">
          <w:rPr>
            <w:rFonts w:cs="Times New Roman"/>
          </w:rPr>
          <w:t xml:space="preserve"> </w:t>
        </w:r>
      </w:ins>
      <w:customXmlInsRangeStart w:id="2583" w:author="IO" w:date="2011-06-09T17:48:00Z"/>
      <w:sdt>
        <w:sdtPr>
          <w:rPr>
            <w:rFonts w:cs="Times New Roman"/>
          </w:rPr>
          <w:id w:val="-280486870"/>
          <w:citation/>
        </w:sdtPr>
        <w:sdtContent>
          <w:customXmlInsRangeEnd w:id="2583"/>
          <w:ins w:id="2584" w:author="IO" w:date="2011-06-09T17:48:00Z">
            <w:r w:rsidR="006C100C">
              <w:rPr>
                <w:rFonts w:cs="Times New Roman"/>
              </w:rPr>
              <w:fldChar w:fldCharType="begin"/>
            </w:r>
            <w:r w:rsidR="006C100C">
              <w:rPr>
                <w:rFonts w:cs="Times New Roman"/>
              </w:rPr>
              <w:instrText xml:space="preserve"> CITATION Air05 \l 3082 </w:instrText>
            </w:r>
            <w:r w:rsidR="006C100C">
              <w:rPr>
                <w:rFonts w:cs="Times New Roman"/>
              </w:rPr>
              <w:fldChar w:fldCharType="separate"/>
            </w:r>
          </w:ins>
          <w:r w:rsidR="00C1157B" w:rsidRPr="00C1157B">
            <w:rPr>
              <w:rFonts w:cs="Times New Roman"/>
              <w:noProof/>
            </w:rPr>
            <w:t>(42)</w:t>
          </w:r>
          <w:ins w:id="2585" w:author="IO" w:date="2011-06-09T17:48:00Z">
            <w:r w:rsidR="006C100C">
              <w:rPr>
                <w:rFonts w:cs="Times New Roman"/>
              </w:rPr>
              <w:fldChar w:fldCharType="end"/>
            </w:r>
          </w:ins>
          <w:customXmlInsRangeStart w:id="2586" w:author="IO" w:date="2011-06-09T17:48:00Z"/>
        </w:sdtContent>
      </w:sdt>
      <w:customXmlInsRangeEnd w:id="2586"/>
      <w:ins w:id="2587" w:author="Orion" w:date="2011-06-10T19:10:00Z">
        <w:r w:rsidR="0013747B">
          <w:rPr>
            <w:rFonts w:cs="Times New Roman"/>
          </w:rPr>
          <w:t>.</w:t>
        </w:r>
      </w:ins>
      <w:ins w:id="2588" w:author="IO" w:date="2011-06-09T17:48:00Z">
        <w:del w:id="2589" w:author="Orion" w:date="2011-06-10T19:10:00Z">
          <w:r w:rsidR="006C100C" w:rsidDel="0013747B">
            <w:rPr>
              <w:rFonts w:cs="Times New Roman"/>
            </w:rPr>
            <w:delText>,</w:delText>
          </w:r>
        </w:del>
      </w:ins>
      <w:ins w:id="2590" w:author="Orion" w:date="2011-06-10T19:09:00Z">
        <w:r w:rsidR="00D509B7">
          <w:rPr>
            <w:rFonts w:cs="Times New Roman"/>
          </w:rPr>
          <w:t xml:space="preserve"> </w:t>
        </w:r>
      </w:ins>
      <w:ins w:id="2591" w:author="Orion" w:date="2011-06-10T19:10:00Z">
        <w:r w:rsidR="0013747B">
          <w:rPr>
            <w:rFonts w:cs="Times New Roman"/>
          </w:rPr>
          <w:t>D</w:t>
        </w:r>
      </w:ins>
      <w:ins w:id="2592" w:author="Orion" w:date="2011-06-10T19:09:00Z">
        <w:r w:rsidR="00D509B7">
          <w:rPr>
            <w:rFonts w:cs="Times New Roman"/>
          </w:rPr>
          <w:t>icho modelo de avión</w:t>
        </w:r>
      </w:ins>
      <w:ins w:id="2593" w:author="IO" w:date="2011-06-09T17:48:00Z">
        <w:del w:id="2594" w:author="Orion" w:date="2011-06-10T19:09:00Z">
          <w:r w:rsidR="006C100C" w:rsidDel="00D509B7">
            <w:rPr>
              <w:rFonts w:cs="Times New Roman"/>
            </w:rPr>
            <w:delText xml:space="preserve"> que</w:delText>
          </w:r>
        </w:del>
        <w:r w:rsidR="006C100C">
          <w:rPr>
            <w:rFonts w:cs="Times New Roman"/>
          </w:rPr>
          <w:t xml:space="preserve"> es el </w:t>
        </w:r>
        <w:del w:id="2595" w:author="Orion" w:date="2011-06-10T19:04:00Z">
          <w:r w:rsidR="006C100C" w:rsidDel="00266CFB">
            <w:rPr>
              <w:rFonts w:cs="Times New Roman"/>
            </w:rPr>
            <w:delText>tipo</w:delText>
          </w:r>
        </w:del>
        <w:del w:id="2596" w:author="Orion" w:date="2011-06-10T19:10:00Z">
          <w:r w:rsidR="006C100C" w:rsidDel="00D509B7">
            <w:rPr>
              <w:rFonts w:cs="Times New Roman"/>
            </w:rPr>
            <w:delText xml:space="preserve"> de avión </w:delText>
          </w:r>
        </w:del>
        <w:r w:rsidR="006C100C">
          <w:rPr>
            <w:rFonts w:cs="Times New Roman"/>
          </w:rPr>
          <w:t xml:space="preserve">más utilizado por Iberia, la </w:t>
        </w:r>
      </w:ins>
      <w:ins w:id="2597" w:author="IO" w:date="2011-06-09T17:49:00Z">
        <w:r w:rsidR="006C100C">
          <w:rPr>
            <w:rFonts w:cs="Times New Roman"/>
          </w:rPr>
          <w:t xml:space="preserve">mayor </w:t>
        </w:r>
      </w:ins>
      <w:ins w:id="2598" w:author="IO" w:date="2011-06-09T17:48:00Z">
        <w:r w:rsidR="006C100C">
          <w:rPr>
            <w:rFonts w:cs="Times New Roman"/>
          </w:rPr>
          <w:t xml:space="preserve">compañía </w:t>
        </w:r>
      </w:ins>
      <w:ins w:id="2599" w:author="IO" w:date="2011-06-09T17:49:00Z">
        <w:r w:rsidR="006C100C">
          <w:rPr>
            <w:rFonts w:cs="Times New Roman"/>
          </w:rPr>
          <w:t>aérea</w:t>
        </w:r>
      </w:ins>
      <w:ins w:id="2600" w:author="IO" w:date="2011-06-09T17:48:00Z">
        <w:r w:rsidR="006C100C">
          <w:rPr>
            <w:rFonts w:cs="Times New Roman"/>
          </w:rPr>
          <w:t xml:space="preserve"> española</w:t>
        </w:r>
      </w:ins>
      <w:customXmlInsRangeStart w:id="2601" w:author="Orion" w:date="2011-06-10T13:36:00Z"/>
      <w:sdt>
        <w:sdtPr>
          <w:rPr>
            <w:rFonts w:cs="Times New Roman"/>
          </w:rPr>
          <w:id w:val="-983390893"/>
          <w:citation/>
        </w:sdtPr>
        <w:sdtContent>
          <w:customXmlInsRangeEnd w:id="2601"/>
          <w:ins w:id="2602" w:author="Orion" w:date="2011-06-10T13:36:00Z">
            <w:r w:rsidR="00BA1340">
              <w:rPr>
                <w:rFonts w:cs="Times New Roman"/>
              </w:rPr>
              <w:fldChar w:fldCharType="begin"/>
            </w:r>
            <w:r w:rsidR="00BA1340">
              <w:rPr>
                <w:rFonts w:cs="Times New Roman"/>
              </w:rPr>
              <w:instrText xml:space="preserve"> CITATION Flo \l 3082 </w:instrText>
            </w:r>
            <w:r w:rsidR="00BA1340">
              <w:rPr>
                <w:rFonts w:cs="Times New Roman"/>
              </w:rPr>
              <w:fldChar w:fldCharType="separate"/>
            </w:r>
          </w:ins>
          <w:r w:rsidR="00C1157B">
            <w:rPr>
              <w:rFonts w:cs="Times New Roman"/>
              <w:noProof/>
            </w:rPr>
            <w:t xml:space="preserve"> </w:t>
          </w:r>
          <w:r w:rsidR="00C1157B" w:rsidRPr="00C1157B">
            <w:rPr>
              <w:rFonts w:cs="Times New Roman"/>
              <w:noProof/>
            </w:rPr>
            <w:t>(44)</w:t>
          </w:r>
          <w:ins w:id="2603" w:author="Orion" w:date="2011-06-10T13:36:00Z">
            <w:r w:rsidR="00BA1340">
              <w:rPr>
                <w:rFonts w:cs="Times New Roman"/>
              </w:rPr>
              <w:fldChar w:fldCharType="end"/>
            </w:r>
          </w:ins>
          <w:customXmlInsRangeStart w:id="2604" w:author="Orion" w:date="2011-06-10T13:36:00Z"/>
        </w:sdtContent>
      </w:sdt>
      <w:customXmlInsRangeEnd w:id="2604"/>
      <w:ins w:id="2605" w:author="IO" w:date="2011-06-09T17:48:00Z">
        <w:r w:rsidR="006C100C">
          <w:rPr>
            <w:rFonts w:cs="Times New Roman"/>
          </w:rPr>
          <w:t>.</w:t>
        </w:r>
      </w:ins>
    </w:p>
    <w:p w14:paraId="4C5EE4FA" w14:textId="77777777" w:rsidR="005E29D8" w:rsidRDefault="005E29D8">
      <w:pPr>
        <w:jc w:val="both"/>
        <w:rPr>
          <w:ins w:id="2606" w:author="IO" w:date="2011-06-09T17:30:00Z"/>
          <w:rFonts w:cs="Times New Roman"/>
        </w:rPr>
        <w:pPrChange w:id="2607" w:author="Orion" w:date="2011-05-09T00:17:00Z">
          <w:pPr/>
        </w:pPrChange>
      </w:pPr>
    </w:p>
    <w:p w14:paraId="7C1F11B7" w14:textId="6458FFCB" w:rsidR="006C100C" w:rsidRDefault="00753875">
      <w:pPr>
        <w:jc w:val="both"/>
        <w:rPr>
          <w:ins w:id="2608" w:author="IO" w:date="2011-06-09T17:46:00Z"/>
          <w:rFonts w:cs="Times New Roman"/>
        </w:rPr>
        <w:pPrChange w:id="2609" w:author="Orion" w:date="2011-05-09T00:17:00Z">
          <w:pPr/>
        </w:pPrChange>
      </w:pPr>
      <w:ins w:id="2610" w:author="IO" w:date="2011-06-09T17:44:00Z">
        <w:r>
          <w:rPr>
            <w:rFonts w:cs="Times New Roman"/>
          </w:rPr>
          <w:t>Las características ligadas al vuelo identifican aspectos que no est</w:t>
        </w:r>
      </w:ins>
      <w:ins w:id="2611" w:author="IO" w:date="2011-06-09T17:45:00Z">
        <w:r>
          <w:rPr>
            <w:rFonts w:cs="Times New Roman"/>
          </w:rPr>
          <w:t>án limitados por el tipo de avión.</w:t>
        </w:r>
      </w:ins>
      <w:ins w:id="2612" w:author="Orion" w:date="2011-06-10T19:15:00Z">
        <w:r w:rsidR="007508B1">
          <w:rPr>
            <w:rFonts w:cs="Times New Roman"/>
          </w:rPr>
          <w:t xml:space="preserve"> Ejemplos de </w:t>
        </w:r>
      </w:ins>
      <w:ins w:id="2613" w:author="Orion" w:date="2011-06-10T19:17:00Z">
        <w:r w:rsidR="007508B1">
          <w:rPr>
            <w:rFonts w:cs="Times New Roman"/>
          </w:rPr>
          <w:t>estas</w:t>
        </w:r>
      </w:ins>
      <w:ins w:id="2614" w:author="Orion" w:date="2011-06-10T19:15:00Z">
        <w:r w:rsidR="007508B1">
          <w:rPr>
            <w:rFonts w:cs="Times New Roman"/>
          </w:rPr>
          <w:t xml:space="preserve"> características</w:t>
        </w:r>
      </w:ins>
      <w:ins w:id="2615" w:author="Orion" w:date="2011-06-10T19:17:00Z">
        <w:r w:rsidR="007508B1">
          <w:rPr>
            <w:rFonts w:cs="Times New Roman"/>
          </w:rPr>
          <w:t>,</w:t>
        </w:r>
      </w:ins>
      <w:ins w:id="2616" w:author="Orion" w:date="2011-06-10T19:15:00Z">
        <w:r w:rsidR="007508B1">
          <w:rPr>
            <w:rFonts w:cs="Times New Roman"/>
          </w:rPr>
          <w:t xml:space="preserve"> que se tendrán en cuenta en este sistema</w:t>
        </w:r>
      </w:ins>
      <w:ins w:id="2617" w:author="Orion" w:date="2011-06-10T19:17:00Z">
        <w:r w:rsidR="007508B1">
          <w:rPr>
            <w:rFonts w:cs="Times New Roman"/>
          </w:rPr>
          <w:t>,</w:t>
        </w:r>
      </w:ins>
      <w:ins w:id="2618" w:author="IO" w:date="2011-06-09T17:45:00Z">
        <w:del w:id="2619" w:author="Orion" w:date="2011-06-10T19:15:00Z">
          <w:r w:rsidDel="007508B1">
            <w:rPr>
              <w:rFonts w:cs="Times New Roman"/>
            </w:rPr>
            <w:delText xml:space="preserve"> </w:delText>
          </w:r>
        </w:del>
      </w:ins>
      <w:ins w:id="2620" w:author="Orion" w:date="2011-05-09T00:24:00Z">
        <w:del w:id="2621" w:author="IO" w:date="2011-06-09T17:45:00Z">
          <w:r w:rsidR="00DB4D1B">
            <w:rPr>
              <w:rFonts w:cs="Times New Roman"/>
            </w:rPr>
            <w:delText>que se van a tener en cuenta de estos aviones van a ser:</w:delText>
          </w:r>
        </w:del>
      </w:ins>
      <w:ins w:id="2622" w:author="IO" w:date="2011-06-09T17:45:00Z">
        <w:del w:id="2623" w:author="Orion" w:date="2011-06-10T19:15:00Z">
          <w:r w:rsidDel="007508B1">
            <w:rPr>
              <w:rFonts w:cs="Times New Roman"/>
            </w:rPr>
            <w:delText>En</w:delText>
          </w:r>
        </w:del>
      </w:ins>
      <w:ins w:id="2624" w:author="Orion" w:date="2011-06-10T19:15:00Z">
        <w:r w:rsidR="007508B1">
          <w:rPr>
            <w:rFonts w:cs="Times New Roman"/>
          </w:rPr>
          <w:t xml:space="preserve"> serán</w:t>
        </w:r>
      </w:ins>
      <w:ins w:id="2625" w:author="IO" w:date="2011-06-09T17:45:00Z">
        <w:del w:id="2626" w:author="Orion" w:date="2011-06-10T19:15:00Z">
          <w:r w:rsidDel="007508B1">
            <w:rPr>
              <w:rFonts w:cs="Times New Roman"/>
            </w:rPr>
            <w:delText xml:space="preserve"> este caso son</w:delText>
          </w:r>
        </w:del>
      </w:ins>
      <w:ins w:id="2627" w:author="Orion" w:date="2011-05-09T00:24:00Z">
        <w:r w:rsidR="00DB4D1B">
          <w:rPr>
            <w:rFonts w:cs="Times New Roman"/>
          </w:rPr>
          <w:t xml:space="preserve"> el rumbo</w:t>
        </w:r>
        <w:del w:id="2628" w:author="IO" w:date="2011-06-09T17:45:00Z">
          <w:r w:rsidR="00DB4D1B">
            <w:rPr>
              <w:rFonts w:cs="Times New Roman"/>
            </w:rPr>
            <w:delText>, la altura</w:delText>
          </w:r>
        </w:del>
      </w:ins>
      <w:ins w:id="2629" w:author="Orion" w:date="2011-05-09T00:25:00Z">
        <w:del w:id="2630" w:author="IO" w:date="2011-06-09T17:45:00Z">
          <w:r w:rsidR="004D1B77">
            <w:rPr>
              <w:rFonts w:cs="Times New Roman"/>
            </w:rPr>
            <w:delText xml:space="preserve">, la velocidad, la cantidad de combustible </w:delText>
          </w:r>
        </w:del>
      </w:ins>
      <w:ins w:id="2631" w:author="Orion" w:date="2011-05-09T00:26:00Z">
        <w:del w:id="2632" w:author="IO" w:date="2011-06-09T17:45:00Z">
          <w:r w:rsidR="004D1B77">
            <w:rPr>
              <w:rFonts w:cs="Times New Roman"/>
            </w:rPr>
            <w:delText>disponible</w:delText>
          </w:r>
        </w:del>
        <w:r w:rsidR="004D1B77">
          <w:rPr>
            <w:rFonts w:cs="Times New Roman"/>
          </w:rPr>
          <w:t xml:space="preserve"> y la posición actual</w:t>
        </w:r>
        <w:del w:id="2633" w:author="IO" w:date="2011-06-09T17:45:00Z">
          <w:r w:rsidR="004D1B77">
            <w:rPr>
              <w:rFonts w:cs="Times New Roman"/>
            </w:rPr>
            <w:delText xml:space="preserve"> de la aeronave</w:delText>
          </w:r>
        </w:del>
        <w:r w:rsidR="004D1B77">
          <w:rPr>
            <w:rFonts w:cs="Times New Roman"/>
          </w:rPr>
          <w:t>.</w:t>
        </w:r>
      </w:ins>
      <w:ins w:id="2634" w:author="Orion" w:date="2011-05-09T00:27:00Z">
        <w:del w:id="2635" w:author="IO" w:date="2011-06-09T17:46:00Z">
          <w:r w:rsidR="004D1B77">
            <w:rPr>
              <w:rFonts w:cs="Times New Roman"/>
            </w:rPr>
            <w:delText xml:space="preserve"> </w:delText>
          </w:r>
        </w:del>
      </w:ins>
    </w:p>
    <w:p w14:paraId="4EF796E9" w14:textId="77777777" w:rsidR="006C100C" w:rsidRDefault="006C100C">
      <w:pPr>
        <w:jc w:val="both"/>
        <w:rPr>
          <w:ins w:id="2636" w:author="IO" w:date="2011-06-09T17:46:00Z"/>
          <w:rFonts w:cs="Times New Roman"/>
        </w:rPr>
        <w:pPrChange w:id="2637" w:author="Orion" w:date="2011-05-09T00:17:00Z">
          <w:pPr/>
        </w:pPrChange>
      </w:pPr>
    </w:p>
    <w:p w14:paraId="2196FA70" w14:textId="1237DBB7" w:rsidR="006C100C" w:rsidRDefault="006C100C">
      <w:pPr>
        <w:jc w:val="both"/>
        <w:rPr>
          <w:ins w:id="2638" w:author="IO" w:date="2011-06-09T17:47:00Z"/>
          <w:rFonts w:cs="Times New Roman"/>
        </w:rPr>
        <w:pPrChange w:id="2639" w:author="Orion" w:date="2011-05-09T00:17:00Z">
          <w:pPr/>
        </w:pPrChange>
      </w:pPr>
      <w:ins w:id="2640" w:author="IO" w:date="2011-06-09T17:46:00Z">
        <w:r>
          <w:rPr>
            <w:rFonts w:cs="Times New Roman"/>
          </w:rPr>
          <w:t xml:space="preserve">Las posibles maniobras se pueden realizar sobre los aviones se </w:t>
        </w:r>
      </w:ins>
      <w:ins w:id="2641" w:author="Orion" w:date="2011-05-09T00:28:00Z">
        <w:del w:id="2642" w:author="IO" w:date="2011-06-09T17:46:00Z">
          <w:r w:rsidR="004D1B77">
            <w:rPr>
              <w:rFonts w:cs="Times New Roman"/>
            </w:rPr>
            <w:delText>Abstrayéndose</w:delText>
          </w:r>
        </w:del>
      </w:ins>
      <w:ins w:id="2643" w:author="Orion" w:date="2011-05-09T00:27:00Z">
        <w:del w:id="2644" w:author="IO" w:date="2011-06-09T17:46:00Z">
          <w:r w:rsidR="004D1B77">
            <w:rPr>
              <w:rFonts w:cs="Times New Roman"/>
            </w:rPr>
            <w:delText xml:space="preserve"> todas las maniobras</w:delText>
          </w:r>
        </w:del>
      </w:ins>
      <w:ins w:id="2645" w:author="Orion" w:date="2011-05-09T00:29:00Z">
        <w:del w:id="2646" w:author="IO" w:date="2011-06-09T17:46:00Z">
          <w:r w:rsidR="004D1B77">
            <w:rPr>
              <w:rFonts w:cs="Times New Roman"/>
            </w:rPr>
            <w:delText xml:space="preserve"> que se pueden realizar sobre</w:delText>
          </w:r>
        </w:del>
      </w:ins>
      <w:ins w:id="2647" w:author="Orion" w:date="2011-05-09T00:27:00Z">
        <w:del w:id="2648" w:author="IO" w:date="2011-06-09T17:46:00Z">
          <w:r w:rsidR="004D1B77">
            <w:rPr>
              <w:rFonts w:cs="Times New Roman"/>
            </w:rPr>
            <w:delText xml:space="preserve"> </w:delText>
          </w:r>
        </w:del>
      </w:ins>
      <w:ins w:id="2649" w:author="Orion" w:date="2011-05-09T00:35:00Z">
        <w:del w:id="2650" w:author="IO" w:date="2011-06-09T17:46:00Z">
          <w:r w:rsidR="001836F1">
            <w:rPr>
              <w:rFonts w:cs="Times New Roman"/>
            </w:rPr>
            <w:delText>los</w:delText>
          </w:r>
        </w:del>
      </w:ins>
      <w:ins w:id="2651" w:author="Orion" w:date="2011-05-09T00:27:00Z">
        <w:del w:id="2652" w:author="IO" w:date="2011-06-09T17:46:00Z">
          <w:r w:rsidR="004D1B77">
            <w:rPr>
              <w:rFonts w:cs="Times New Roman"/>
            </w:rPr>
            <w:delText xml:space="preserve"> </w:delText>
          </w:r>
          <w:r w:rsidR="004D1B77" w:rsidDel="006C100C">
            <w:rPr>
              <w:rFonts w:cs="Times New Roman"/>
            </w:rPr>
            <w:delText>aviones</w:delText>
          </w:r>
        </w:del>
      </w:ins>
      <w:ins w:id="2653" w:author="IO" w:date="2011-06-09T17:46:00Z">
        <w:r>
          <w:rPr>
            <w:rFonts w:cs="Times New Roman"/>
          </w:rPr>
          <w:t>abstraen como</w:t>
        </w:r>
      </w:ins>
      <w:ins w:id="2654" w:author="Orion" w:date="2011-05-09T00:27:00Z">
        <w:del w:id="2655" w:author="IO" w:date="2011-06-09T17:46:00Z">
          <w:r w:rsidR="004D1B77" w:rsidDel="006C100C">
            <w:rPr>
              <w:rFonts w:cs="Times New Roman"/>
            </w:rPr>
            <w:delText xml:space="preserve"> </w:delText>
          </w:r>
        </w:del>
        <w:r w:rsidR="004D1B77">
          <w:rPr>
            <w:rFonts w:cs="Times New Roman"/>
          </w:rPr>
          <w:t xml:space="preserve"> </w:t>
        </w:r>
        <w:del w:id="2656" w:author="IO" w:date="2011-06-09T17:46:00Z">
          <w:r w:rsidR="004D1B77">
            <w:rPr>
              <w:rFonts w:cs="Times New Roman"/>
            </w:rPr>
            <w:delText>a posib</w:delText>
          </w:r>
        </w:del>
        <w:r w:rsidR="004D1B77">
          <w:rPr>
            <w:rFonts w:cs="Times New Roman"/>
          </w:rPr>
          <w:t xml:space="preserve">modificaciones de </w:t>
        </w:r>
        <w:del w:id="2657" w:author="IO" w:date="2011-06-09T17:46:00Z">
          <w:r w:rsidR="004D1B77" w:rsidDel="006C100C">
            <w:rPr>
              <w:rFonts w:cs="Times New Roman"/>
            </w:rPr>
            <w:delText>est</w:delText>
          </w:r>
        </w:del>
      </w:ins>
      <w:ins w:id="2658" w:author="IO" w:date="2011-06-09T17:46:00Z">
        <w:r>
          <w:rPr>
            <w:rFonts w:cs="Times New Roman"/>
          </w:rPr>
          <w:t>l</w:t>
        </w:r>
      </w:ins>
      <w:ins w:id="2659" w:author="Orion" w:date="2011-05-09T00:27:00Z">
        <w:r w:rsidR="004D1B77">
          <w:rPr>
            <w:rFonts w:cs="Times New Roman"/>
          </w:rPr>
          <w:t>os</w:t>
        </w:r>
      </w:ins>
      <w:ins w:id="2660" w:author="Orion" w:date="2011-06-10T19:12:00Z">
        <w:r w:rsidR="00A77426">
          <w:rPr>
            <w:rFonts w:cs="Times New Roman"/>
          </w:rPr>
          <w:t xml:space="preserve"> </w:t>
        </w:r>
      </w:ins>
      <w:ins w:id="2661" w:author="Orion" w:date="2011-05-09T00:27:00Z">
        <w:r w:rsidR="004D1B77">
          <w:rPr>
            <w:rFonts w:cs="Times New Roman"/>
          </w:rPr>
          <w:t>valores</w:t>
        </w:r>
      </w:ins>
      <w:ins w:id="2662" w:author="IO" w:date="2011-06-09T17:46:00Z">
        <w:r>
          <w:rPr>
            <w:rFonts w:cs="Times New Roman"/>
          </w:rPr>
          <w:t xml:space="preserve"> de </w:t>
        </w:r>
      </w:ins>
      <w:ins w:id="2663" w:author="IO" w:date="2011-06-09T17:47:00Z">
        <w:r>
          <w:rPr>
            <w:rFonts w:cs="Times New Roman"/>
          </w:rPr>
          <w:t>algunos de lo</w:t>
        </w:r>
      </w:ins>
      <w:ins w:id="2664" w:author="IO" w:date="2011-06-09T17:46:00Z">
        <w:r>
          <w:rPr>
            <w:rFonts w:cs="Times New Roman"/>
          </w:rPr>
          <w:t>s atributos</w:t>
        </w:r>
      </w:ins>
      <w:ins w:id="2665" w:author="IO" w:date="2011-06-09T17:47:00Z">
        <w:r>
          <w:rPr>
            <w:rFonts w:cs="Times New Roman"/>
          </w:rPr>
          <w:t xml:space="preserve"> previos</w:t>
        </w:r>
      </w:ins>
      <w:ins w:id="2666" w:author="Orion" w:date="2011-05-09T00:28:00Z">
        <w:r w:rsidR="004D1B77">
          <w:rPr>
            <w:rFonts w:cs="Times New Roman"/>
          </w:rPr>
          <w:t>, en concreto del rumbo, la altura y la velocidad</w:t>
        </w:r>
      </w:ins>
      <w:ins w:id="2667" w:author="IO" w:date="2011-06-09T17:47:00Z">
        <w:r>
          <w:rPr>
            <w:rFonts w:cs="Times New Roman"/>
          </w:rPr>
          <w:t xml:space="preserve">. El resto de los valores de atributos </w:t>
        </w:r>
      </w:ins>
      <w:ins w:id="2668" w:author="Orion" w:date="2011-05-09T00:29:00Z">
        <w:del w:id="2669" w:author="IO" w:date="2011-06-09T17:47:00Z">
          <w:r w:rsidR="004D1B77">
            <w:rPr>
              <w:rFonts w:cs="Times New Roman"/>
            </w:rPr>
            <w:delText xml:space="preserve">, ya que el resto </w:delText>
          </w:r>
        </w:del>
        <w:r w:rsidR="004D1B77">
          <w:rPr>
            <w:rFonts w:cs="Times New Roman"/>
          </w:rPr>
          <w:t xml:space="preserve">se </w:t>
        </w:r>
      </w:ins>
      <w:ins w:id="2670" w:author="Orion" w:date="2011-05-09T00:31:00Z">
        <w:r w:rsidR="00D44A88">
          <w:rPr>
            <w:rFonts w:cs="Times New Roman"/>
          </w:rPr>
          <w:t>actualizarán</w:t>
        </w:r>
      </w:ins>
      <w:ins w:id="2671" w:author="Orion" w:date="2011-05-09T00:29:00Z">
        <w:r w:rsidR="004D1B77">
          <w:rPr>
            <w:rFonts w:cs="Times New Roman"/>
          </w:rPr>
          <w:t xml:space="preserve"> automáticamente</w:t>
        </w:r>
      </w:ins>
      <w:ins w:id="2672" w:author="IO" w:date="2011-06-09T17:47:00Z">
        <w:r>
          <w:rPr>
            <w:rFonts w:cs="Times New Roman"/>
          </w:rPr>
          <w:t xml:space="preserve"> a partir de los ya mencionados.</w:t>
        </w:r>
      </w:ins>
    </w:p>
    <w:p w14:paraId="4723F2B3" w14:textId="47DDC337" w:rsidR="008B712C" w:rsidRDefault="004D1B77">
      <w:pPr>
        <w:jc w:val="both"/>
        <w:rPr>
          <w:ins w:id="2673" w:author="Orion" w:date="2011-05-09T00:14:00Z"/>
          <w:del w:id="2674" w:author="IO" w:date="2011-06-09T17:48:00Z"/>
          <w:rFonts w:cs="Times New Roman"/>
        </w:rPr>
        <w:pPrChange w:id="2675" w:author="Orion" w:date="2011-05-09T00:17:00Z">
          <w:pPr/>
        </w:pPrChange>
      </w:pPr>
      <w:ins w:id="2676" w:author="Orion" w:date="2011-05-09T00:29:00Z">
        <w:del w:id="2677" w:author="IO" w:date="2011-06-09T17:47:00Z">
          <w:r>
            <w:rPr>
              <w:rFonts w:cs="Times New Roman"/>
            </w:rPr>
            <w:delText>.</w:delText>
          </w:r>
        </w:del>
      </w:ins>
      <w:ins w:id="2678" w:author="Orion" w:date="2011-05-09T00:30:00Z">
        <w:del w:id="2679" w:author="IO" w:date="2011-06-09T17:47:00Z">
          <w:r w:rsidR="00D44A88">
            <w:rPr>
              <w:rFonts w:cs="Times New Roman"/>
            </w:rPr>
            <w:delText xml:space="preserve"> </w:delText>
          </w:r>
        </w:del>
        <w:del w:id="2680" w:author="IO" w:date="2011-06-09T17:48:00Z">
          <w:r w:rsidR="00D44A88">
            <w:rPr>
              <w:rFonts w:cs="Times New Roman"/>
            </w:rPr>
            <w:delText>Para ello también se tendrá en cuenta las limitaciones o especificaciones técn</w:delText>
          </w:r>
        </w:del>
      </w:ins>
      <w:ins w:id="2681" w:author="Orion" w:date="2011-05-09T00:31:00Z">
        <w:del w:id="2682" w:author="IO" w:date="2011-06-09T17:48:00Z">
          <w:r w:rsidR="00D44A88">
            <w:rPr>
              <w:rFonts w:cs="Times New Roman"/>
            </w:rPr>
            <w:delText xml:space="preserve">icas del modelo de avión Airbus A-320 </w:delText>
          </w:r>
        </w:del>
      </w:ins>
      <w:customXmlInsRangeStart w:id="2683" w:author="Orion" w:date="2011-05-09T00:31:00Z"/>
      <w:customXmlDelRangeStart w:id="2684" w:author="IO" w:date="2011-06-09T17:48:00Z"/>
      <w:sdt>
        <w:sdtPr>
          <w:rPr>
            <w:rFonts w:cs="Times New Roman"/>
          </w:rPr>
          <w:id w:val="555510808"/>
          <w:citation/>
        </w:sdtPr>
        <w:sdtContent>
          <w:customXmlInsRangeEnd w:id="2683"/>
          <w:customXmlDelRangeEnd w:id="2684"/>
          <w:ins w:id="2685" w:author="Orion" w:date="2011-05-09T00:31:00Z">
            <w:del w:id="2686" w:author="IO" w:date="2011-06-09T17:48:00Z">
              <w:r w:rsidR="00D44A88">
                <w:rPr>
                  <w:rFonts w:cs="Times New Roman"/>
                </w:rPr>
                <w:fldChar w:fldCharType="begin"/>
              </w:r>
              <w:r w:rsidR="00D44A88">
                <w:rPr>
                  <w:rFonts w:cs="Times New Roman"/>
                </w:rPr>
                <w:delInstrText xml:space="preserve"> CITATION Dim \l 3082 </w:delInstrText>
              </w:r>
              <w:r w:rsidR="00D44A88">
                <w:rPr>
                  <w:rFonts w:cs="Times New Roman"/>
                </w:rPr>
                <w:fldChar w:fldCharType="separate"/>
              </w:r>
            </w:del>
          </w:ins>
          <w:del w:id="2687" w:author="IO" w:date="2011-06-09T17:48:00Z">
            <w:r w:rsidR="002B2B1D" w:rsidRPr="002B2B1D">
              <w:rPr>
                <w:rFonts w:cs="Times New Roman"/>
                <w:noProof/>
              </w:rPr>
              <w:delText>(40)</w:delText>
            </w:r>
          </w:del>
          <w:ins w:id="2688" w:author="Orion" w:date="2011-05-09T00:31:00Z">
            <w:del w:id="2689" w:author="IO" w:date="2011-06-09T17:48:00Z">
              <w:r w:rsidR="00D44A88">
                <w:rPr>
                  <w:rFonts w:cs="Times New Roman"/>
                </w:rPr>
                <w:fldChar w:fldCharType="end"/>
              </w:r>
            </w:del>
          </w:ins>
          <w:customXmlInsRangeStart w:id="2690" w:author="Orion" w:date="2011-05-09T00:31:00Z"/>
          <w:customXmlDelRangeStart w:id="2691" w:author="IO" w:date="2011-06-09T17:48:00Z"/>
        </w:sdtContent>
      </w:sdt>
      <w:customXmlInsRangeEnd w:id="2690"/>
      <w:customXmlDelRangeEnd w:id="2691"/>
      <w:ins w:id="2692" w:author="Orion" w:date="2011-05-09T00:31:00Z">
        <w:del w:id="2693" w:author="IO" w:date="2011-06-09T17:48:00Z">
          <w:r w:rsidR="00D44A88">
            <w:rPr>
              <w:rFonts w:cs="Times New Roman"/>
            </w:rPr>
            <w:delText xml:space="preserve"> </w:delText>
          </w:r>
        </w:del>
      </w:ins>
      <w:customXmlInsRangeStart w:id="2694" w:author="Orion" w:date="2011-05-09T00:31:00Z"/>
      <w:customXmlDelRangeStart w:id="2695" w:author="IO" w:date="2011-06-09T17:48:00Z"/>
      <w:sdt>
        <w:sdtPr>
          <w:rPr>
            <w:rFonts w:cs="Times New Roman"/>
          </w:rPr>
          <w:id w:val="515128216"/>
          <w:citation/>
        </w:sdtPr>
        <w:sdtContent>
          <w:customXmlInsRangeEnd w:id="2694"/>
          <w:customXmlDelRangeEnd w:id="2695"/>
          <w:ins w:id="2696" w:author="Orion" w:date="2011-05-09T00:31:00Z">
            <w:del w:id="2697" w:author="IO" w:date="2011-06-09T17:48:00Z">
              <w:r w:rsidR="00D44A88">
                <w:rPr>
                  <w:rFonts w:cs="Times New Roman"/>
                </w:rPr>
                <w:fldChar w:fldCharType="begin"/>
              </w:r>
              <w:r w:rsidR="00D44A88">
                <w:rPr>
                  <w:rFonts w:cs="Times New Roman"/>
                </w:rPr>
                <w:delInstrText xml:space="preserve"> CITATION Air05 \l 3082 </w:delInstrText>
              </w:r>
              <w:r w:rsidR="00D44A88">
                <w:rPr>
                  <w:rFonts w:cs="Times New Roman"/>
                </w:rPr>
                <w:fldChar w:fldCharType="separate"/>
              </w:r>
            </w:del>
          </w:ins>
          <w:del w:id="2698" w:author="IO" w:date="2011-06-09T17:48:00Z">
            <w:r w:rsidR="002B2B1D" w:rsidRPr="002B2B1D">
              <w:rPr>
                <w:rFonts w:cs="Times New Roman"/>
                <w:noProof/>
              </w:rPr>
              <w:delText>(41)</w:delText>
            </w:r>
          </w:del>
          <w:ins w:id="2699" w:author="Orion" w:date="2011-05-09T00:31:00Z">
            <w:del w:id="2700" w:author="IO" w:date="2011-06-09T17:48:00Z">
              <w:r w:rsidR="00D44A88">
                <w:rPr>
                  <w:rFonts w:cs="Times New Roman"/>
                </w:rPr>
                <w:fldChar w:fldCharType="end"/>
              </w:r>
            </w:del>
          </w:ins>
          <w:customXmlInsRangeStart w:id="2701" w:author="Orion" w:date="2011-05-09T00:31:00Z"/>
          <w:customXmlDelRangeStart w:id="2702" w:author="IO" w:date="2011-06-09T17:48:00Z"/>
        </w:sdtContent>
      </w:sdt>
      <w:customXmlInsRangeEnd w:id="2701"/>
      <w:customXmlDelRangeEnd w:id="2702"/>
      <w:ins w:id="2703" w:author="Orion" w:date="2011-05-09T00:31:00Z">
        <w:del w:id="2704" w:author="IO" w:date="2011-06-09T17:48:00Z">
          <w:r w:rsidR="00D44A88">
            <w:rPr>
              <w:rFonts w:cs="Times New Roman"/>
            </w:rPr>
            <w:delText>.</w:delText>
          </w:r>
        </w:del>
      </w:ins>
    </w:p>
    <w:p w14:paraId="216A2864" w14:textId="75BA4195" w:rsidR="001836F1" w:rsidRDefault="006016DF">
      <w:pPr>
        <w:jc w:val="both"/>
        <w:rPr>
          <w:ins w:id="2705" w:author="Orion" w:date="2011-05-05T18:45:00Z"/>
          <w:rFonts w:cs="Times New Roman"/>
        </w:rPr>
        <w:pPrChange w:id="2706" w:author="Orion" w:date="2011-05-09T00:17:00Z">
          <w:pPr/>
        </w:pPrChange>
      </w:pPr>
      <w:ins w:id="2707" w:author="IO" w:date="2011-05-13T12:35:00Z">
        <w:del w:id="2708" w:author="Orion" w:date="2011-06-10T12:48:00Z">
          <w:r w:rsidDel="007A3596">
            <w:rPr>
              <w:rFonts w:cs="Times New Roman"/>
            </w:rPr>
            <w:delText>á</w:delText>
          </w:r>
        </w:del>
      </w:ins>
    </w:p>
    <w:p w14:paraId="009C461F" w14:textId="77777777" w:rsidR="001A6151" w:rsidRPr="0080539F" w:rsidRDefault="00261312">
      <w:pPr>
        <w:pStyle w:val="Subtitle"/>
        <w:rPr>
          <w:ins w:id="2709" w:author="Orion" w:date="2011-05-09T00:39:00Z"/>
        </w:rPr>
        <w:pPrChange w:id="2710" w:author="Orion" w:date="2011-07-04T11:54:00Z">
          <w:pPr/>
        </w:pPrChange>
      </w:pPr>
      <w:ins w:id="2711" w:author="Orion" w:date="2011-05-09T00:39:00Z">
        <w:r w:rsidRPr="009447DD">
          <w:t>Requisitos de los pilotos:</w:t>
        </w:r>
      </w:ins>
    </w:p>
    <w:p w14:paraId="063AB2CF" w14:textId="77777777" w:rsidR="00261312" w:rsidRDefault="00261312">
      <w:pPr>
        <w:jc w:val="both"/>
        <w:rPr>
          <w:ins w:id="2712" w:author="Orion" w:date="2011-05-09T00:45:00Z"/>
          <w:rFonts w:cs="Times New Roman"/>
        </w:rPr>
        <w:pPrChange w:id="2713" w:author="Orion" w:date="2011-05-09T00:17:00Z">
          <w:pPr/>
        </w:pPrChange>
      </w:pPr>
      <w:ins w:id="2714" w:author="Orion" w:date="2011-05-09T00:40:00Z">
        <w:r>
          <w:rPr>
            <w:rFonts w:cs="Times New Roman"/>
          </w:rPr>
          <w:t>Los pilotos son las entidades encargadas de manejar y, por tanto, dar instrucciones a los aviones que estén pilotando.</w:t>
        </w:r>
      </w:ins>
      <w:ins w:id="2715" w:author="Orion" w:date="2011-05-09T00:41:00Z">
        <w:r>
          <w:rPr>
            <w:rFonts w:cs="Times New Roman"/>
          </w:rPr>
          <w:t xml:space="preserve"> </w:t>
        </w:r>
      </w:ins>
      <w:ins w:id="2716" w:author="Orion" w:date="2011-05-09T00:43:00Z">
        <w:r>
          <w:rPr>
            <w:rFonts w:cs="Times New Roman"/>
          </w:rPr>
          <w:t xml:space="preserve">Los pilotos </w:t>
        </w:r>
      </w:ins>
      <w:ins w:id="2717" w:author="Orion" w:date="2011-05-09T00:46:00Z">
        <w:r w:rsidR="003E2ECA">
          <w:rPr>
            <w:rFonts w:cs="Times New Roman"/>
          </w:rPr>
          <w:t>deben ser</w:t>
        </w:r>
      </w:ins>
      <w:ins w:id="2718" w:author="Orion" w:date="2011-05-09T00:43:00Z">
        <w:r w:rsidR="00B170A4">
          <w:rPr>
            <w:rFonts w:cs="Times New Roman"/>
          </w:rPr>
          <w:t xml:space="preserve"> conscientes de su plan de </w:t>
        </w:r>
        <w:r>
          <w:rPr>
            <w:rFonts w:cs="Times New Roman"/>
          </w:rPr>
          <w:t>vuelo</w:t>
        </w:r>
      </w:ins>
      <w:ins w:id="2719" w:author="Orion" w:date="2011-05-09T00:45:00Z">
        <w:r w:rsidR="00B170A4">
          <w:rPr>
            <w:rFonts w:cs="Times New Roman"/>
          </w:rPr>
          <w:t xml:space="preserve"> durante todo el trayecto</w:t>
        </w:r>
      </w:ins>
      <w:ins w:id="2720" w:author="Orion" w:date="2011-05-09T00:43:00Z">
        <w:r>
          <w:rPr>
            <w:rFonts w:cs="Times New Roman"/>
          </w:rPr>
          <w:t xml:space="preserve">, pero deberán acatar las </w:t>
        </w:r>
      </w:ins>
      <w:ins w:id="2721" w:author="Orion" w:date="2011-05-09T00:44:00Z">
        <w:r>
          <w:rPr>
            <w:rFonts w:cs="Times New Roman"/>
          </w:rPr>
          <w:t>órdenes</w:t>
        </w:r>
      </w:ins>
      <w:ins w:id="2722" w:author="Orion" w:date="2011-05-09T00:43:00Z">
        <w:r>
          <w:rPr>
            <w:rFonts w:cs="Times New Roman"/>
          </w:rPr>
          <w:t xml:space="preserve"> les puedan </w:t>
        </w:r>
      </w:ins>
      <w:ins w:id="2723" w:author="Orion" w:date="2011-05-09T00:44:00Z">
        <w:r w:rsidR="00B170A4">
          <w:rPr>
            <w:rFonts w:cs="Times New Roman"/>
          </w:rPr>
          <w:t>dar</w:t>
        </w:r>
      </w:ins>
      <w:ins w:id="2724" w:author="Orion" w:date="2011-05-09T00:43:00Z">
        <w:r>
          <w:rPr>
            <w:rFonts w:cs="Times New Roman"/>
          </w:rPr>
          <w:t xml:space="preserve"> los controladores</w:t>
        </w:r>
      </w:ins>
      <w:ins w:id="2725" w:author="Orion" w:date="2011-05-09T00:47:00Z">
        <w:r w:rsidR="00991DBD" w:rsidRPr="00991DBD">
          <w:rPr>
            <w:rFonts w:cs="Times New Roman"/>
          </w:rPr>
          <w:t xml:space="preserve"> </w:t>
        </w:r>
        <w:r w:rsidR="00991DBD">
          <w:rPr>
            <w:rFonts w:cs="Times New Roman"/>
          </w:rPr>
          <w:t>que en un momento dado</w:t>
        </w:r>
      </w:ins>
      <w:ins w:id="2726" w:author="Orion" w:date="2011-05-09T00:43:00Z">
        <w:r>
          <w:rPr>
            <w:rFonts w:cs="Times New Roman"/>
          </w:rPr>
          <w:t xml:space="preserve">. </w:t>
        </w:r>
      </w:ins>
      <w:ins w:id="2727" w:author="Orion" w:date="2011-05-09T00:45:00Z">
        <w:r w:rsidR="00DA2DBD">
          <w:rPr>
            <w:rFonts w:cs="Times New Roman"/>
          </w:rPr>
          <w:t>Por otro lado, s</w:t>
        </w:r>
      </w:ins>
      <w:ins w:id="2728" w:author="Orion" w:date="2011-05-09T00:41:00Z">
        <w:r>
          <w:rPr>
            <w:rFonts w:cs="Times New Roman"/>
          </w:rPr>
          <w:t xml:space="preserve">e </w:t>
        </w:r>
      </w:ins>
      <w:ins w:id="2729" w:author="Orion" w:date="2011-05-09T00:50:00Z">
        <w:r w:rsidR="00BF3A84">
          <w:rPr>
            <w:rFonts w:cs="Times New Roman"/>
          </w:rPr>
          <w:t>tendr</w:t>
        </w:r>
      </w:ins>
      <w:ins w:id="2730" w:author="Orion" w:date="2011-05-09T00:51:00Z">
        <w:r w:rsidR="00BF3A84">
          <w:rPr>
            <w:rFonts w:cs="Times New Roman"/>
          </w:rPr>
          <w:t>án</w:t>
        </w:r>
      </w:ins>
      <w:ins w:id="2731" w:author="Orion" w:date="2011-05-09T00:41:00Z">
        <w:r>
          <w:rPr>
            <w:rFonts w:cs="Times New Roman"/>
          </w:rPr>
          <w:t xml:space="preserve"> en cuenta algunas características de su comportamiento como pueden ser la experiencia, el </w:t>
        </w:r>
      </w:ins>
      <w:ins w:id="2732" w:author="Orion" w:date="2011-05-09T00:42:00Z">
        <w:r>
          <w:rPr>
            <w:rFonts w:cs="Times New Roman"/>
          </w:rPr>
          <w:t>estrés</w:t>
        </w:r>
      </w:ins>
      <w:ins w:id="2733" w:author="Orion" w:date="2011-05-09T00:41:00Z">
        <w:r w:rsidR="00DA2DBD">
          <w:rPr>
            <w:rFonts w:cs="Times New Roman"/>
          </w:rPr>
          <w:t>, la fatiga</w:t>
        </w:r>
      </w:ins>
      <w:ins w:id="2734" w:author="Orion" w:date="2011-05-09T00:45:00Z">
        <w:r w:rsidR="00DA2DBD">
          <w:rPr>
            <w:rFonts w:cs="Times New Roman"/>
          </w:rPr>
          <w:t xml:space="preserve"> o el tipo de agresividad a la hora de ejecutar las maniobras.</w:t>
        </w:r>
      </w:ins>
    </w:p>
    <w:p w14:paraId="14EA74BD" w14:textId="5147D351" w:rsidR="006A1F8D" w:rsidRDefault="00BF3A84">
      <w:pPr>
        <w:jc w:val="both"/>
        <w:rPr>
          <w:ins w:id="2735" w:author="Orion" w:date="2011-05-06T20:44:00Z"/>
          <w:rFonts w:cs="Times New Roman"/>
        </w:rPr>
        <w:pPrChange w:id="2736" w:author="Orion" w:date="2011-05-09T00:54:00Z">
          <w:pPr/>
        </w:pPrChange>
      </w:pPr>
      <w:ins w:id="2737" w:author="Orion" w:date="2011-05-09T00:49:00Z">
        <w:r>
          <w:rPr>
            <w:rFonts w:cs="Times New Roman"/>
          </w:rPr>
          <w:t>Los UAV serán representados como pilotos donde</w:t>
        </w:r>
      </w:ins>
      <w:ins w:id="2738" w:author="Orion" w:date="2011-05-09T00:51:00Z">
        <w:r>
          <w:rPr>
            <w:rFonts w:cs="Times New Roman"/>
          </w:rPr>
          <w:t>,</w:t>
        </w:r>
      </w:ins>
      <w:ins w:id="2739" w:author="Orion" w:date="2011-05-09T00:49:00Z">
        <w:r>
          <w:rPr>
            <w:rFonts w:cs="Times New Roman"/>
          </w:rPr>
          <w:t xml:space="preserve"> por ejemplo</w:t>
        </w:r>
      </w:ins>
      <w:ins w:id="2740" w:author="Orion" w:date="2011-05-09T00:51:00Z">
        <w:r>
          <w:rPr>
            <w:rFonts w:cs="Times New Roman"/>
          </w:rPr>
          <w:t>,</w:t>
        </w:r>
      </w:ins>
      <w:ins w:id="2741" w:author="Orion" w:date="2011-05-09T00:49:00Z">
        <w:r>
          <w:rPr>
            <w:rFonts w:cs="Times New Roman"/>
          </w:rPr>
          <w:t xml:space="preserve"> tanto la fatiga como el estrés será</w:t>
        </w:r>
      </w:ins>
      <w:ins w:id="2742" w:author="Orion" w:date="2011-05-09T00:51:00Z">
        <w:r>
          <w:rPr>
            <w:rFonts w:cs="Times New Roman"/>
          </w:rPr>
          <w:t>n</w:t>
        </w:r>
      </w:ins>
      <w:ins w:id="2743" w:author="Orion" w:date="2011-05-09T00:49:00Z">
        <w:r>
          <w:rPr>
            <w:rFonts w:cs="Times New Roman"/>
          </w:rPr>
          <w:t xml:space="preserve"> siempre </w:t>
        </w:r>
      </w:ins>
      <w:ins w:id="2744" w:author="Orion" w:date="2011-05-09T00:50:00Z">
        <w:r>
          <w:rPr>
            <w:rFonts w:cs="Times New Roman"/>
          </w:rPr>
          <w:t xml:space="preserve">cero y no se incrementará por muchas horas de vuelo que </w:t>
        </w:r>
      </w:ins>
      <w:ins w:id="2745" w:author="Orion" w:date="2011-05-09T00:51:00Z">
        <w:r>
          <w:rPr>
            <w:rFonts w:cs="Times New Roman"/>
          </w:rPr>
          <w:t>vayan acumulando. Lo cual no será así para los pilotos que son representados por personas</w:t>
        </w:r>
      </w:ins>
      <w:ins w:id="2746" w:author="Orion" w:date="2011-05-09T00:55:00Z">
        <w:r w:rsidR="00A42AE3">
          <w:rPr>
            <w:rFonts w:cs="Times New Roman"/>
          </w:rPr>
          <w:t>,</w:t>
        </w:r>
      </w:ins>
      <w:ins w:id="2747" w:author="Orion" w:date="2011-05-09T00:53:00Z">
        <w:r>
          <w:rPr>
            <w:rFonts w:cs="Times New Roman"/>
          </w:rPr>
          <w:t xml:space="preserve"> donde estos valores</w:t>
        </w:r>
      </w:ins>
      <w:ins w:id="2748" w:author="Orion" w:date="2011-05-10T09:28:00Z">
        <w:r w:rsidR="005E4FAC">
          <w:rPr>
            <w:rFonts w:cs="Times New Roman"/>
          </w:rPr>
          <w:t xml:space="preserve">, asignados </w:t>
        </w:r>
      </w:ins>
      <w:ins w:id="2749" w:author="Orion" w:date="2011-06-29T10:50:00Z">
        <w:r w:rsidR="00EF606A">
          <w:rPr>
            <w:rFonts w:cs="Times New Roman"/>
          </w:rPr>
          <w:t xml:space="preserve">a partir de un fichero </w:t>
        </w:r>
        <w:proofErr w:type="spellStart"/>
        <w:r w:rsidR="00EF606A">
          <w:rPr>
            <w:rFonts w:cs="Times New Roman"/>
          </w:rPr>
          <w:t>xml</w:t>
        </w:r>
        <w:proofErr w:type="spellEnd"/>
        <w:r w:rsidR="00EF606A">
          <w:rPr>
            <w:rFonts w:cs="Times New Roman"/>
          </w:rPr>
          <w:t xml:space="preserve"> que se encontrar</w:t>
        </w:r>
      </w:ins>
      <w:ins w:id="2750" w:author="Orion" w:date="2011-06-29T10:51:00Z">
        <w:r w:rsidR="00EF606A">
          <w:rPr>
            <w:rFonts w:cs="Times New Roman"/>
          </w:rPr>
          <w:t>á en la carpeta “</w:t>
        </w:r>
        <w:proofErr w:type="gramStart"/>
        <w:r w:rsidR="00EF606A">
          <w:rPr>
            <w:rFonts w:cs="Times New Roman"/>
          </w:rPr>
          <w:t>./</w:t>
        </w:r>
        <w:proofErr w:type="spellStart"/>
        <w:proofErr w:type="gramEnd"/>
        <w:r w:rsidR="00EF606A">
          <w:rPr>
            <w:rFonts w:cs="Times New Roman"/>
          </w:rPr>
          <w:t>config</w:t>
        </w:r>
        <w:proofErr w:type="spellEnd"/>
        <w:r w:rsidR="00EF606A">
          <w:rPr>
            <w:rFonts w:cs="Times New Roman"/>
          </w:rPr>
          <w:t>”</w:t>
        </w:r>
      </w:ins>
      <w:ins w:id="2751" w:author="Orion" w:date="2011-05-10T09:28:00Z">
        <w:r w:rsidR="005E4FAC">
          <w:rPr>
            <w:rFonts w:cs="Times New Roman"/>
          </w:rPr>
          <w:t>,</w:t>
        </w:r>
      </w:ins>
      <w:ins w:id="2752" w:author="Orion" w:date="2011-05-09T00:53:00Z">
        <w:r>
          <w:rPr>
            <w:rFonts w:cs="Times New Roman"/>
          </w:rPr>
          <w:t xml:space="preserve"> irán incrementando durante el tiempo </w:t>
        </w:r>
      </w:ins>
      <w:ins w:id="2753" w:author="Orion" w:date="2011-05-09T00:55:00Z">
        <w:r w:rsidR="00375556">
          <w:rPr>
            <w:rFonts w:cs="Times New Roman"/>
          </w:rPr>
          <w:t>e</w:t>
        </w:r>
      </w:ins>
      <w:ins w:id="2754" w:author="Orion" w:date="2011-05-09T00:53:00Z">
        <w:r>
          <w:rPr>
            <w:rFonts w:cs="Times New Roman"/>
          </w:rPr>
          <w:t xml:space="preserve"> </w:t>
        </w:r>
      </w:ins>
      <w:ins w:id="2755" w:author="Orion" w:date="2011-05-09T00:55:00Z">
        <w:r w:rsidR="00161E38">
          <w:rPr>
            <w:rFonts w:cs="Times New Roman"/>
          </w:rPr>
          <w:t>influirán</w:t>
        </w:r>
      </w:ins>
      <w:ins w:id="2756" w:author="Orion" w:date="2011-05-09T00:53:00Z">
        <w:r>
          <w:rPr>
            <w:rFonts w:cs="Times New Roman"/>
          </w:rPr>
          <w:t xml:space="preserve"> negativamente en la toma de decisiones o </w:t>
        </w:r>
      </w:ins>
      <w:ins w:id="2757" w:author="Orion" w:date="2011-05-09T00:54:00Z">
        <w:r>
          <w:rPr>
            <w:rFonts w:cs="Times New Roman"/>
          </w:rPr>
          <w:t xml:space="preserve">a la hora de mandar </w:t>
        </w:r>
      </w:ins>
      <w:ins w:id="2758" w:author="Orion" w:date="2011-05-09T00:53:00Z">
        <w:r>
          <w:rPr>
            <w:rFonts w:cs="Times New Roman"/>
          </w:rPr>
          <w:t>ciertas instrucciones</w:t>
        </w:r>
      </w:ins>
      <w:ins w:id="2759" w:author="Orion" w:date="2011-05-09T00:54:00Z">
        <w:r>
          <w:rPr>
            <w:rFonts w:cs="Times New Roman"/>
          </w:rPr>
          <w:t xml:space="preserve"> al avión</w:t>
        </w:r>
      </w:ins>
      <w:ins w:id="2760" w:author="Orion" w:date="2011-05-09T00:51:00Z">
        <w:r>
          <w:rPr>
            <w:rFonts w:cs="Times New Roman"/>
          </w:rPr>
          <w:t>.</w:t>
        </w:r>
      </w:ins>
    </w:p>
    <w:p w14:paraId="018D24DA" w14:textId="77777777" w:rsidR="002810B1" w:rsidRDefault="002810B1">
      <w:pPr>
        <w:jc w:val="both"/>
        <w:rPr>
          <w:ins w:id="2761" w:author="Orion" w:date="2011-05-09T00:55:00Z"/>
          <w:rFonts w:cs="Times New Roman"/>
        </w:rPr>
        <w:pPrChange w:id="2762" w:author="Orion" w:date="2011-05-09T00:17:00Z">
          <w:pPr/>
        </w:pPrChange>
      </w:pPr>
    </w:p>
    <w:p w14:paraId="1ECB7D85" w14:textId="77777777" w:rsidR="002C624F" w:rsidRPr="0080539F" w:rsidRDefault="002C624F">
      <w:pPr>
        <w:pStyle w:val="Subtitle"/>
        <w:rPr>
          <w:ins w:id="2763" w:author="Orion" w:date="2011-05-09T00:56:00Z"/>
        </w:rPr>
        <w:pPrChange w:id="2764" w:author="Orion" w:date="2011-07-04T11:54:00Z">
          <w:pPr/>
        </w:pPrChange>
      </w:pPr>
      <w:commentRangeStart w:id="2765"/>
      <w:ins w:id="2766" w:author="Orion" w:date="2011-05-09T00:56:00Z">
        <w:r w:rsidRPr="009447DD">
          <w:t>Requisitos de los controladores:</w:t>
        </w:r>
      </w:ins>
    </w:p>
    <w:p w14:paraId="7F9B176F" w14:textId="77777777" w:rsidR="00D7658E" w:rsidRDefault="002C624F">
      <w:pPr>
        <w:jc w:val="both"/>
        <w:rPr>
          <w:ins w:id="2767" w:author="Orion" w:date="2011-05-27T23:32:00Z"/>
          <w:rFonts w:cs="Times New Roman"/>
        </w:rPr>
        <w:pPrChange w:id="2768" w:author="Orion" w:date="2011-05-09T00:17:00Z">
          <w:pPr/>
        </w:pPrChange>
      </w:pPr>
      <w:ins w:id="2769" w:author="Orion" w:date="2011-05-09T00:56:00Z">
        <w:r>
          <w:rPr>
            <w:rFonts w:cs="Times New Roman"/>
          </w:rPr>
          <w:t>Los controladores se limitarán, en esta primera aproximación, a gestionar l</w:t>
        </w:r>
      </w:ins>
      <w:ins w:id="2770" w:author="Orion" w:date="2011-05-09T00:57:00Z">
        <w:r>
          <w:rPr>
            <w:rFonts w:cs="Times New Roman"/>
          </w:rPr>
          <w:t>a</w:t>
        </w:r>
      </w:ins>
      <w:ins w:id="2771" w:author="Orion" w:date="2011-05-09T00:56:00Z">
        <w:r>
          <w:rPr>
            <w:rFonts w:cs="Times New Roman"/>
          </w:rPr>
          <w:t xml:space="preserve">s posibles </w:t>
        </w:r>
      </w:ins>
      <w:ins w:id="2772" w:author="Orion" w:date="2011-05-09T00:57:00Z">
        <w:r>
          <w:rPr>
            <w:rFonts w:cs="Times New Roman"/>
          </w:rPr>
          <w:t>colisiones</w:t>
        </w:r>
      </w:ins>
      <w:ins w:id="2773" w:author="Orion" w:date="2011-05-09T00:56:00Z">
        <w:r>
          <w:rPr>
            <w:rFonts w:cs="Times New Roman"/>
          </w:rPr>
          <w:t xml:space="preserve"> que puedan surgir entre aviones</w:t>
        </w:r>
      </w:ins>
      <w:ins w:id="2774" w:author="Orion" w:date="2011-05-09T00:57:00Z">
        <w:r>
          <w:rPr>
            <w:rFonts w:cs="Times New Roman"/>
          </w:rPr>
          <w:t>.</w:t>
        </w:r>
      </w:ins>
      <w:ins w:id="2775" w:author="Orion" w:date="2011-05-27T23:22:00Z">
        <w:r w:rsidR="006E3841">
          <w:rPr>
            <w:rFonts w:cs="Times New Roman"/>
          </w:rPr>
          <w:t xml:space="preserve"> </w:t>
        </w:r>
      </w:ins>
      <w:ins w:id="2776" w:author="Orion" w:date="2011-05-27T23:25:00Z">
        <w:r w:rsidR="006E3841">
          <w:rPr>
            <w:rFonts w:cs="Times New Roman"/>
          </w:rPr>
          <w:t xml:space="preserve">Dichas gestiones las harán basándose en </w:t>
        </w:r>
      </w:ins>
      <w:ins w:id="2777" w:author="Orion" w:date="2011-05-27T23:26:00Z">
        <w:r w:rsidR="006E3841">
          <w:rPr>
            <w:rFonts w:cs="Times New Roman"/>
          </w:rPr>
          <w:t xml:space="preserve">las regulaciones y procedimientos descritos en el documento </w:t>
        </w:r>
      </w:ins>
      <w:customXmlInsRangeStart w:id="2778" w:author="Orion" w:date="2011-05-27T23:30:00Z"/>
      <w:sdt>
        <w:sdtPr>
          <w:rPr>
            <w:rFonts w:cs="Times New Roman"/>
          </w:rPr>
          <w:id w:val="-1021317923"/>
          <w:citation/>
        </w:sdtPr>
        <w:sdtContent>
          <w:customXmlInsRangeEnd w:id="2778"/>
          <w:ins w:id="2779" w:author="Orion" w:date="2011-05-27T23:30:00Z">
            <w:r w:rsidR="006E3841">
              <w:rPr>
                <w:rFonts w:cs="Times New Roman"/>
              </w:rPr>
              <w:fldChar w:fldCharType="begin"/>
            </w:r>
            <w:r w:rsidR="006E3841">
              <w:rPr>
                <w:rFonts w:cs="Times New Roman"/>
              </w:rPr>
              <w:instrText xml:space="preserve"> CITATION Fed10 \l 3082 </w:instrText>
            </w:r>
          </w:ins>
          <w:r w:rsidR="006E3841">
            <w:rPr>
              <w:rFonts w:cs="Times New Roman"/>
            </w:rPr>
            <w:fldChar w:fldCharType="separate"/>
          </w:r>
          <w:r w:rsidR="00C1157B" w:rsidRPr="00C1157B">
            <w:rPr>
              <w:rFonts w:cs="Times New Roman"/>
              <w:noProof/>
            </w:rPr>
            <w:t>(45)</w:t>
          </w:r>
          <w:ins w:id="2780" w:author="Orion" w:date="2011-05-27T23:30:00Z">
            <w:r w:rsidR="006E3841">
              <w:rPr>
                <w:rFonts w:cs="Times New Roman"/>
              </w:rPr>
              <w:fldChar w:fldCharType="end"/>
            </w:r>
          </w:ins>
          <w:customXmlInsRangeStart w:id="2781" w:author="Orion" w:date="2011-05-27T23:30:00Z"/>
        </w:sdtContent>
      </w:sdt>
      <w:customXmlInsRangeEnd w:id="2781"/>
      <w:ins w:id="2782" w:author="Orion" w:date="2011-05-27T23:32:00Z">
        <w:r w:rsidR="00D7658E">
          <w:rPr>
            <w:rFonts w:cs="Times New Roman"/>
          </w:rPr>
          <w:t xml:space="preserve">, donde se </w:t>
        </w:r>
      </w:ins>
      <w:ins w:id="2783" w:author="Orion" w:date="2011-05-27T23:40:00Z">
        <w:r w:rsidR="005730EA">
          <w:rPr>
            <w:rFonts w:cs="Times New Roman"/>
          </w:rPr>
          <w:t>establecen</w:t>
        </w:r>
      </w:ins>
      <w:ins w:id="2784" w:author="Orion" w:date="2011-05-27T23:32:00Z">
        <w:r w:rsidR="00D7658E">
          <w:rPr>
            <w:rFonts w:cs="Times New Roman"/>
          </w:rPr>
          <w:t xml:space="preserve"> los siguientes valores </w:t>
        </w:r>
      </w:ins>
      <w:ins w:id="2785" w:author="Orion" w:date="2011-05-27T23:40:00Z">
        <w:r w:rsidR="005730EA">
          <w:rPr>
            <w:rFonts w:cs="Times New Roman"/>
          </w:rPr>
          <w:t>mínimos</w:t>
        </w:r>
      </w:ins>
      <w:ins w:id="2786" w:author="Orion" w:date="2011-05-27T23:32:00Z">
        <w:r w:rsidR="00D7658E">
          <w:rPr>
            <w:rFonts w:cs="Times New Roman"/>
          </w:rPr>
          <w:t xml:space="preserve"> de separación</w:t>
        </w:r>
      </w:ins>
      <w:ins w:id="2787" w:author="Orion" w:date="2011-05-27T23:44:00Z">
        <w:r w:rsidR="007B3980">
          <w:rPr>
            <w:rFonts w:cs="Times New Roman"/>
          </w:rPr>
          <w:t xml:space="preserve"> entre aviones</w:t>
        </w:r>
      </w:ins>
      <w:ins w:id="2788" w:author="Orion" w:date="2011-05-27T23:32:00Z">
        <w:r w:rsidR="00D7658E">
          <w:rPr>
            <w:rFonts w:cs="Times New Roman"/>
          </w:rPr>
          <w:t>:</w:t>
        </w:r>
      </w:ins>
    </w:p>
    <w:p w14:paraId="7BDEFD13" w14:textId="77777777" w:rsidR="00D7658E" w:rsidRDefault="00D7658E">
      <w:pPr>
        <w:pStyle w:val="ListParagraph"/>
        <w:numPr>
          <w:ilvl w:val="0"/>
          <w:numId w:val="23"/>
        </w:numPr>
        <w:jc w:val="both"/>
        <w:rPr>
          <w:ins w:id="2789" w:author="Orion" w:date="2011-05-27T23:33:00Z"/>
          <w:rFonts w:cs="Times New Roman"/>
        </w:rPr>
        <w:pPrChange w:id="2790" w:author="Orion" w:date="2011-05-27T23:32:00Z">
          <w:pPr/>
        </w:pPrChange>
      </w:pPr>
      <w:ins w:id="2791" w:author="Orion" w:date="2011-05-27T23:33:00Z">
        <w:r>
          <w:rPr>
            <w:rFonts w:cs="Times New Roman"/>
          </w:rPr>
          <w:t>Separación vertical:</w:t>
        </w:r>
      </w:ins>
    </w:p>
    <w:p w14:paraId="349FB691" w14:textId="77777777" w:rsidR="00D7658E" w:rsidRDefault="00D7658E">
      <w:pPr>
        <w:pStyle w:val="ListParagraph"/>
        <w:numPr>
          <w:ilvl w:val="1"/>
          <w:numId w:val="23"/>
        </w:numPr>
        <w:jc w:val="both"/>
        <w:rPr>
          <w:ins w:id="2792" w:author="Orion" w:date="2011-05-27T23:38:00Z"/>
          <w:rFonts w:cs="Times New Roman"/>
        </w:rPr>
        <w:pPrChange w:id="2793" w:author="Orion" w:date="2011-05-27T23:33:00Z">
          <w:pPr/>
        </w:pPrChange>
      </w:pPr>
      <w:ins w:id="2794" w:author="Orion" w:date="2011-05-27T23:38:00Z">
        <w:r>
          <w:rPr>
            <w:rFonts w:cs="Times New Roman"/>
          </w:rPr>
          <w:t>1000 pies</w:t>
        </w:r>
      </w:ins>
      <w:ins w:id="2795" w:author="Orion" w:date="2011-05-27T23:39:00Z">
        <w:r>
          <w:rPr>
            <w:rFonts w:cs="Times New Roman"/>
          </w:rPr>
          <w:t xml:space="preserve"> </w:t>
        </w:r>
      </w:ins>
      <w:ins w:id="2796" w:author="Orion" w:date="2011-05-27T23:38:00Z">
        <w:r>
          <w:rPr>
            <w:rFonts w:cs="Times New Roman"/>
          </w:rPr>
          <w:t>(</w:t>
        </w:r>
      </w:ins>
      <w:ins w:id="2797" w:author="Orion" w:date="2011-05-27T23:39:00Z">
        <w:r>
          <w:rPr>
            <w:rFonts w:cs="Times New Roman"/>
          </w:rPr>
          <w:t>305 metros</w:t>
        </w:r>
      </w:ins>
      <w:ins w:id="2798" w:author="Orion" w:date="2011-05-27T23:38:00Z">
        <w:r>
          <w:rPr>
            <w:rFonts w:cs="Times New Roman"/>
          </w:rPr>
          <w:t>) cuando se vuela p</w:t>
        </w:r>
      </w:ins>
      <w:ins w:id="2799" w:author="Orion" w:date="2011-05-27T23:35:00Z">
        <w:r>
          <w:rPr>
            <w:rFonts w:cs="Times New Roman"/>
          </w:rPr>
          <w:t>or debajo de los 29</w:t>
        </w:r>
      </w:ins>
      <w:ins w:id="2800" w:author="Orion" w:date="2011-05-27T23:39:00Z">
        <w:r>
          <w:rPr>
            <w:rFonts w:cs="Times New Roman"/>
          </w:rPr>
          <w:t>.</w:t>
        </w:r>
      </w:ins>
      <w:ins w:id="2801" w:author="Orion" w:date="2011-05-27T23:35:00Z">
        <w:r>
          <w:rPr>
            <w:rFonts w:cs="Times New Roman"/>
          </w:rPr>
          <w:t>000 pies (</w:t>
        </w:r>
      </w:ins>
      <w:ins w:id="2802" w:author="Orion" w:date="2011-05-27T23:37:00Z">
        <w:r>
          <w:rPr>
            <w:rFonts w:cs="Times New Roman"/>
          </w:rPr>
          <w:t>8</w:t>
        </w:r>
      </w:ins>
      <w:ins w:id="2803" w:author="Orion" w:date="2011-05-27T23:39:00Z">
        <w:r>
          <w:rPr>
            <w:rFonts w:cs="Times New Roman"/>
          </w:rPr>
          <w:t>.</w:t>
        </w:r>
      </w:ins>
      <w:ins w:id="2804" w:author="Orion" w:date="2011-05-27T23:37:00Z">
        <w:r>
          <w:rPr>
            <w:rFonts w:cs="Times New Roman"/>
          </w:rPr>
          <w:t>839 m</w:t>
        </w:r>
      </w:ins>
      <w:ins w:id="2805" w:author="Orion" w:date="2011-05-27T23:38:00Z">
        <w:r>
          <w:rPr>
            <w:rFonts w:cs="Times New Roman"/>
          </w:rPr>
          <w:t>etros)</w:t>
        </w:r>
      </w:ins>
      <w:ins w:id="2806" w:author="Orion" w:date="2011-05-27T23:39:00Z">
        <w:r>
          <w:rPr>
            <w:rFonts w:cs="Times New Roman"/>
          </w:rPr>
          <w:t>.</w:t>
        </w:r>
      </w:ins>
    </w:p>
    <w:p w14:paraId="6E2BAB78" w14:textId="77777777" w:rsidR="00D7658E" w:rsidRDefault="00D7658E">
      <w:pPr>
        <w:pStyle w:val="ListParagraph"/>
        <w:numPr>
          <w:ilvl w:val="1"/>
          <w:numId w:val="23"/>
        </w:numPr>
        <w:jc w:val="both"/>
        <w:rPr>
          <w:ins w:id="2807" w:author="Orion" w:date="2011-05-27T23:33:00Z"/>
          <w:rFonts w:cs="Times New Roman"/>
        </w:rPr>
        <w:pPrChange w:id="2808" w:author="Orion" w:date="2011-05-27T23:33:00Z">
          <w:pPr/>
        </w:pPrChange>
      </w:pPr>
      <w:ins w:id="2809" w:author="Orion" w:date="2011-05-27T23:39:00Z">
        <w:r>
          <w:rPr>
            <w:rFonts w:cs="Times New Roman"/>
          </w:rPr>
          <w:t>2000 pies (610 metros) cuando se vuela por encima de los 29.000 pies (8.839</w:t>
        </w:r>
      </w:ins>
      <w:ins w:id="2810" w:author="Orion" w:date="2011-05-27T23:40:00Z">
        <w:r>
          <w:rPr>
            <w:rFonts w:cs="Times New Roman"/>
          </w:rPr>
          <w:t>.</w:t>
        </w:r>
      </w:ins>
      <w:ins w:id="2811" w:author="Orion" w:date="2011-05-27T23:39:00Z">
        <w:r>
          <w:rPr>
            <w:rFonts w:cs="Times New Roman"/>
          </w:rPr>
          <w:t>metros)</w:t>
        </w:r>
      </w:ins>
    </w:p>
    <w:p w14:paraId="1C5E0FC9" w14:textId="77777777" w:rsidR="00D7658E" w:rsidRPr="00F650C7" w:rsidRDefault="00D7658E">
      <w:pPr>
        <w:pStyle w:val="ListParagraph"/>
        <w:numPr>
          <w:ilvl w:val="0"/>
          <w:numId w:val="23"/>
        </w:numPr>
        <w:jc w:val="both"/>
        <w:rPr>
          <w:ins w:id="2812" w:author="Orion" w:date="2011-05-27T23:32:00Z"/>
          <w:rFonts w:cs="Times New Roman"/>
        </w:rPr>
        <w:pPrChange w:id="2813" w:author="Orion" w:date="2011-05-27T23:42:00Z">
          <w:pPr/>
        </w:pPrChange>
      </w:pPr>
      <w:ins w:id="2814" w:author="Orion" w:date="2011-05-27T23:34:00Z">
        <w:r>
          <w:rPr>
            <w:rFonts w:cs="Times New Roman"/>
          </w:rPr>
          <w:t>Separación longitudinal:</w:t>
        </w:r>
      </w:ins>
      <w:ins w:id="2815" w:author="Orion" w:date="2011-05-27T23:40:00Z">
        <w:r w:rsidR="005730EA">
          <w:rPr>
            <w:rFonts w:cs="Times New Roman"/>
          </w:rPr>
          <w:t xml:space="preserve"> 5</w:t>
        </w:r>
      </w:ins>
      <w:ins w:id="2816" w:author="Orion" w:date="2011-05-27T23:43:00Z">
        <w:r w:rsidR="00C337A2">
          <w:rPr>
            <w:rFonts w:cs="Times New Roman"/>
          </w:rPr>
          <w:t>-10</w:t>
        </w:r>
      </w:ins>
      <w:ins w:id="2817" w:author="Orion" w:date="2011-05-27T23:40:00Z">
        <w:r w:rsidR="005730EA">
          <w:rPr>
            <w:rFonts w:cs="Times New Roman"/>
          </w:rPr>
          <w:t xml:space="preserve"> millas </w:t>
        </w:r>
      </w:ins>
      <w:ins w:id="2818" w:author="Orion" w:date="2011-05-27T23:41:00Z">
        <w:r w:rsidR="005730EA">
          <w:rPr>
            <w:rFonts w:cs="Times New Roman"/>
          </w:rPr>
          <w:t>náuticas (9.260</w:t>
        </w:r>
      </w:ins>
      <w:ins w:id="2819" w:author="Orion" w:date="2011-05-27T23:43:00Z">
        <w:r w:rsidR="00830438">
          <w:rPr>
            <w:rFonts w:cs="Times New Roman"/>
          </w:rPr>
          <w:t xml:space="preserve"> - 18520</w:t>
        </w:r>
      </w:ins>
      <w:ins w:id="2820" w:author="Orion" w:date="2011-05-27T23:41:00Z">
        <w:r w:rsidR="005730EA">
          <w:rPr>
            <w:rFonts w:cs="Times New Roman"/>
          </w:rPr>
          <w:t xml:space="preserve"> metros).</w:t>
        </w:r>
      </w:ins>
    </w:p>
    <w:p w14:paraId="5F9048CA" w14:textId="00CAF5B6" w:rsidR="002C624F" w:rsidRDefault="0093428E">
      <w:pPr>
        <w:jc w:val="both"/>
        <w:rPr>
          <w:ins w:id="2821" w:author="Orion" w:date="2011-05-09T00:57:00Z"/>
          <w:rFonts w:cs="Times New Roman"/>
        </w:rPr>
        <w:pPrChange w:id="2822" w:author="Orion" w:date="2011-05-09T00:17:00Z">
          <w:pPr/>
        </w:pPrChange>
      </w:pPr>
      <w:ins w:id="2823" w:author="Orion" w:date="2011-05-27T23:45:00Z">
        <w:r>
          <w:rPr>
            <w:rFonts w:cs="Times New Roman"/>
          </w:rPr>
          <w:t xml:space="preserve">No </w:t>
        </w:r>
      </w:ins>
      <w:ins w:id="2824" w:author="Orion" w:date="2011-06-10T21:32:00Z">
        <w:r w:rsidR="003E54EC">
          <w:rPr>
            <w:rFonts w:cs="Times New Roman"/>
          </w:rPr>
          <w:t>considerándose</w:t>
        </w:r>
      </w:ins>
      <w:ins w:id="2825" w:author="Orion" w:date="2011-05-09T00:58:00Z">
        <w:r w:rsidR="002C624F">
          <w:rPr>
            <w:rFonts w:cs="Times New Roman"/>
          </w:rPr>
          <w:t xml:space="preserve"> muy relevantes para el estudio de este </w:t>
        </w:r>
      </w:ins>
      <w:ins w:id="2826" w:author="Orion" w:date="2011-05-16T11:37:00Z">
        <w:r w:rsidR="00482521">
          <w:rPr>
            <w:rFonts w:cs="Times New Roman"/>
          </w:rPr>
          <w:t>trabajo</w:t>
        </w:r>
      </w:ins>
      <w:ins w:id="2827" w:author="Orion" w:date="2011-05-09T00:59:00Z">
        <w:r w:rsidR="002C624F">
          <w:rPr>
            <w:rFonts w:cs="Times New Roman"/>
          </w:rPr>
          <w:t xml:space="preserve"> </w:t>
        </w:r>
      </w:ins>
      <w:ins w:id="2828" w:author="Orion" w:date="2011-05-09T00:57:00Z">
        <w:r w:rsidR="002C624F">
          <w:rPr>
            <w:rFonts w:cs="Times New Roman"/>
          </w:rPr>
          <w:t xml:space="preserve">otras posibles tareas que </w:t>
        </w:r>
      </w:ins>
      <w:ins w:id="2829" w:author="Orion" w:date="2011-05-27T23:31:00Z">
        <w:r w:rsidR="006E3841">
          <w:rPr>
            <w:rFonts w:cs="Times New Roman"/>
          </w:rPr>
          <w:t xml:space="preserve">los controladores </w:t>
        </w:r>
      </w:ins>
      <w:ins w:id="2830" w:author="Orion" w:date="2011-05-09T00:57:00Z">
        <w:r w:rsidR="002C624F">
          <w:rPr>
            <w:rFonts w:cs="Times New Roman"/>
          </w:rPr>
          <w:t>suelen tener en la realidad</w:t>
        </w:r>
      </w:ins>
      <w:ins w:id="2831" w:author="Orion" w:date="2011-05-09T01:02:00Z">
        <w:r w:rsidR="00BE436B">
          <w:rPr>
            <w:rFonts w:cs="Times New Roman"/>
          </w:rPr>
          <w:t>,</w:t>
        </w:r>
      </w:ins>
      <w:ins w:id="2832" w:author="Orion" w:date="2011-05-09T00:59:00Z">
        <w:r w:rsidR="002C624F">
          <w:rPr>
            <w:rFonts w:cs="Times New Roman"/>
          </w:rPr>
          <w:t xml:space="preserve"> como pueden ser la gestión de las aproximaciones a los aeropuertos o la gesti</w:t>
        </w:r>
      </w:ins>
      <w:ins w:id="2833" w:author="Orion" w:date="2011-05-09T01:00:00Z">
        <w:r w:rsidR="002C624F">
          <w:rPr>
            <w:rFonts w:cs="Times New Roman"/>
          </w:rPr>
          <w:t>ón de aterrizajes y despegues.</w:t>
        </w:r>
      </w:ins>
      <w:commentRangeEnd w:id="2765"/>
      <w:r w:rsidR="006016DF">
        <w:rPr>
          <w:rStyle w:val="CommentReference"/>
        </w:rPr>
        <w:commentReference w:id="2765"/>
      </w:r>
    </w:p>
    <w:p w14:paraId="3D45651E" w14:textId="77777777" w:rsidR="002F3025" w:rsidRDefault="002F3025">
      <w:pPr>
        <w:jc w:val="both"/>
        <w:rPr>
          <w:ins w:id="2834" w:author="Orion" w:date="2011-05-09T01:00:00Z"/>
          <w:rFonts w:cs="Times New Roman"/>
        </w:rPr>
        <w:pPrChange w:id="2835" w:author="Orion" w:date="2011-05-09T00:17:00Z">
          <w:pPr/>
        </w:pPrChange>
      </w:pPr>
    </w:p>
    <w:p w14:paraId="2A4513C8" w14:textId="77777777" w:rsidR="0015736B" w:rsidRPr="008F597E" w:rsidRDefault="001D2364" w:rsidP="0015736B">
      <w:pPr>
        <w:outlineLvl w:val="1"/>
        <w:rPr>
          <w:ins w:id="2836" w:author="Orion" w:date="2011-05-05T17:42:00Z"/>
          <w:rFonts w:eastAsiaTheme="majorEastAsia" w:cs="Times New Roman"/>
          <w:color w:val="1F497D" w:themeColor="text2"/>
          <w:spacing w:val="15"/>
          <w:szCs w:val="21"/>
          <w:u w:val="single"/>
          <w:rPrChange w:id="2837" w:author="Orion" w:date="2011-07-04T11:51:00Z">
            <w:rPr>
              <w:ins w:id="2838" w:author="Orion" w:date="2011-05-05T17:42:00Z"/>
              <w:rFonts w:cs="Times New Roman"/>
            </w:rPr>
          </w:rPrChange>
        </w:rPr>
      </w:pPr>
      <w:bookmarkStart w:id="2839" w:name="_Toc297726956"/>
      <w:commentRangeStart w:id="2840"/>
      <w:ins w:id="2841" w:author="Orion" w:date="2011-05-17T18:34:00Z">
        <w:r w:rsidRPr="008F597E">
          <w:rPr>
            <w:rFonts w:eastAsiaTheme="majorEastAsia" w:cs="Times New Roman"/>
            <w:color w:val="1F497D" w:themeColor="text2"/>
            <w:spacing w:val="15"/>
            <w:szCs w:val="21"/>
            <w:u w:val="single"/>
            <w:rPrChange w:id="2842" w:author="Orion" w:date="2011-07-04T11:51:00Z">
              <w:rPr/>
            </w:rPrChange>
          </w:rPr>
          <w:t>Infraestructura y desarroll</w:t>
        </w:r>
      </w:ins>
      <w:ins w:id="2843" w:author="Orion" w:date="2011-05-17T18:35:00Z">
        <w:r w:rsidRPr="008F597E">
          <w:rPr>
            <w:rFonts w:eastAsiaTheme="majorEastAsia" w:cs="Times New Roman"/>
            <w:color w:val="1F497D" w:themeColor="text2"/>
            <w:spacing w:val="15"/>
            <w:szCs w:val="21"/>
            <w:u w:val="single"/>
            <w:rPrChange w:id="2844" w:author="Orion" w:date="2011-07-04T11:51:00Z">
              <w:rPr/>
            </w:rPrChange>
          </w:rPr>
          <w:t>o</w:t>
        </w:r>
      </w:ins>
      <w:bookmarkEnd w:id="2839"/>
    </w:p>
    <w:p w14:paraId="37149801" w14:textId="02C83745" w:rsidR="0083202F" w:rsidRDefault="0083202F" w:rsidP="00A74327">
      <w:pPr>
        <w:spacing w:before="120"/>
        <w:jc w:val="both"/>
        <w:rPr>
          <w:ins w:id="2845" w:author="Orion" w:date="2011-05-09T11:57:00Z"/>
        </w:rPr>
      </w:pPr>
      <w:ins w:id="2846" w:author="Orion" w:date="2011-05-09T11:57:00Z">
        <w:r>
          <w:t xml:space="preserve">La aplicación ha sido desarrollada siguiendo la metodología INGENIAS </w:t>
        </w:r>
      </w:ins>
      <w:customXmlInsRangeStart w:id="2847" w:author="Orion" w:date="2011-05-09T12:15:00Z"/>
      <w:sdt>
        <w:sdtPr>
          <w:id w:val="1913111022"/>
          <w:citation/>
        </w:sdtPr>
        <w:sdtContent>
          <w:customXmlInsRangeEnd w:id="2847"/>
          <w:ins w:id="2848" w:author="Orion" w:date="2011-05-09T12:15:00Z">
            <w:r w:rsidR="00EA225F">
              <w:fldChar w:fldCharType="begin"/>
            </w:r>
            <w:r w:rsidR="00EA225F">
              <w:instrText xml:space="preserve"> CITATION Pav05 \l 3082 </w:instrText>
            </w:r>
          </w:ins>
          <w:r w:rsidR="00EA225F">
            <w:fldChar w:fldCharType="separate"/>
          </w:r>
          <w:r w:rsidR="00C1157B">
            <w:rPr>
              <w:noProof/>
            </w:rPr>
            <w:t>(46)</w:t>
          </w:r>
          <w:ins w:id="2849" w:author="Orion" w:date="2011-05-09T12:15:00Z">
            <w:r w:rsidR="00EA225F">
              <w:fldChar w:fldCharType="end"/>
            </w:r>
          </w:ins>
          <w:customXmlInsRangeStart w:id="2850" w:author="Orion" w:date="2011-05-09T12:15:00Z"/>
        </w:sdtContent>
      </w:sdt>
      <w:customXmlInsRangeEnd w:id="2850"/>
      <w:customXmlInsRangeStart w:id="2851" w:author="Orion" w:date="2011-05-09T12:15:00Z"/>
      <w:sdt>
        <w:sdtPr>
          <w:id w:val="-416102767"/>
          <w:citation/>
        </w:sdtPr>
        <w:sdtContent>
          <w:customXmlInsRangeEnd w:id="2851"/>
          <w:ins w:id="2852" w:author="Orion" w:date="2011-05-09T12:15:00Z">
            <w:r w:rsidR="00EA225F">
              <w:fldChar w:fldCharType="begin"/>
            </w:r>
            <w:r w:rsidR="00EA225F">
              <w:instrText xml:space="preserve"> CITATION Bot08 \l 3082 </w:instrText>
            </w:r>
          </w:ins>
          <w:r w:rsidR="00EA225F">
            <w:fldChar w:fldCharType="separate"/>
          </w:r>
          <w:r w:rsidR="00C1157B">
            <w:rPr>
              <w:noProof/>
            </w:rPr>
            <w:t xml:space="preserve"> (47)</w:t>
          </w:r>
          <w:ins w:id="2853" w:author="Orion" w:date="2011-05-09T12:15:00Z">
            <w:r w:rsidR="00EA225F">
              <w:fldChar w:fldCharType="end"/>
            </w:r>
          </w:ins>
          <w:customXmlInsRangeStart w:id="2854" w:author="Orion" w:date="2011-05-09T12:15:00Z"/>
        </w:sdtContent>
      </w:sdt>
      <w:customXmlInsRangeEnd w:id="2854"/>
      <w:ins w:id="2855" w:author="Orion" w:date="2011-05-09T11:57:00Z">
        <w:r>
          <w:t xml:space="preserve"> y usando JAVA como lenguaje de programación. INGENIAS proporciona un lenguaje de modelado y un proceso software para la especificación de </w:t>
        </w:r>
        <w:r w:rsidRPr="00877C7B">
          <w:t>los agentes</w:t>
        </w:r>
        <w:r>
          <w:t>,</w:t>
        </w:r>
        <w:r w:rsidRPr="00877C7B">
          <w:t xml:space="preserve"> </w:t>
        </w:r>
        <w:r>
          <w:t>su entorno,</w:t>
        </w:r>
        <w:r w:rsidRPr="00877C7B">
          <w:t xml:space="preserve"> </w:t>
        </w:r>
        <w:r>
          <w:t xml:space="preserve">y el código asociado </w:t>
        </w:r>
      </w:ins>
      <w:customXmlInsRangeStart w:id="2856" w:author="Orion" w:date="2011-05-09T12:15:00Z"/>
      <w:sdt>
        <w:sdtPr>
          <w:id w:val="-1027635427"/>
          <w:citation/>
        </w:sdtPr>
        <w:sdtContent>
          <w:customXmlInsRangeEnd w:id="2856"/>
          <w:ins w:id="2857" w:author="Orion" w:date="2011-05-09T12:15:00Z">
            <w:r w:rsidR="00EA225F">
              <w:fldChar w:fldCharType="begin"/>
            </w:r>
            <w:r w:rsidR="00EA225F">
              <w:instrText xml:space="preserve"> CITATION Sot06 \l 3082 </w:instrText>
            </w:r>
          </w:ins>
          <w:r w:rsidR="00EA225F">
            <w:fldChar w:fldCharType="separate"/>
          </w:r>
          <w:r w:rsidR="00C1157B">
            <w:rPr>
              <w:noProof/>
            </w:rPr>
            <w:t>(48)</w:t>
          </w:r>
          <w:ins w:id="2858" w:author="Orion" w:date="2011-05-09T12:15:00Z">
            <w:r w:rsidR="00EA225F">
              <w:fldChar w:fldCharType="end"/>
            </w:r>
          </w:ins>
          <w:customXmlInsRangeStart w:id="2859" w:author="Orion" w:date="2011-05-09T12:15:00Z"/>
        </w:sdtContent>
      </w:sdt>
      <w:customXmlInsRangeEnd w:id="2859"/>
      <w:ins w:id="2860" w:author="Orion" w:date="2011-05-09T12:15:00Z">
        <w:r w:rsidR="00EA225F">
          <w:t>.</w:t>
        </w:r>
      </w:ins>
      <w:ins w:id="2861" w:author="Orion" w:date="2011-05-09T11:57:00Z">
        <w:r>
          <w:t xml:space="preserve"> Además dispone de la herramienta IDK</w:t>
        </w:r>
      </w:ins>
      <w:ins w:id="2862" w:author="Orion" w:date="2011-05-09T13:25:00Z">
        <w:r w:rsidR="0096144B">
          <w:t>,</w:t>
        </w:r>
      </w:ins>
      <w:ins w:id="2863" w:author="Orion" w:date="2011-05-09T13:24:00Z">
        <w:r w:rsidR="00DC5C66">
          <w:t xml:space="preserve"> </w:t>
        </w:r>
      </w:ins>
      <w:ins w:id="2864" w:author="Orion" w:date="2011-05-09T11:57:00Z">
        <w:r>
          <w:t>la cual soporta tanto el modelado</w:t>
        </w:r>
        <w:r w:rsidRPr="00877C7B">
          <w:t xml:space="preserve"> </w:t>
        </w:r>
        <w:r>
          <w:t xml:space="preserve">como </w:t>
        </w:r>
        <w:r w:rsidRPr="00877C7B">
          <w:t xml:space="preserve">la generación de código de manera automática </w:t>
        </w:r>
        <w:r>
          <w:t xml:space="preserve">además de la </w:t>
        </w:r>
        <w:r w:rsidRPr="00877C7B">
          <w:t>creación de documentación HTML.</w:t>
        </w:r>
      </w:ins>
    </w:p>
    <w:p w14:paraId="2C18289E" w14:textId="77777777" w:rsidR="0015736B" w:rsidRDefault="00C757E1">
      <w:pPr>
        <w:jc w:val="both"/>
        <w:rPr>
          <w:ins w:id="2865" w:author="Orion" w:date="2011-05-17T18:39:00Z"/>
          <w:rStyle w:val="apple-style-span"/>
          <w:rFonts w:cs="Times New Roman"/>
          <w:color w:val="000000"/>
        </w:rPr>
        <w:pPrChange w:id="2866" w:author="Orion" w:date="2011-05-09T12:53:00Z">
          <w:pPr/>
        </w:pPrChange>
      </w:pPr>
      <w:ins w:id="2867" w:author="Orion" w:date="2011-05-09T12:19:00Z">
        <w:r>
          <w:rPr>
            <w:rFonts w:cs="Times New Roman"/>
          </w:rPr>
          <w:t xml:space="preserve">Las últimas versiones de </w:t>
        </w:r>
      </w:ins>
      <w:ins w:id="2868" w:author="Orion" w:date="2011-05-09T12:17:00Z">
        <w:r w:rsidR="002E2310">
          <w:rPr>
            <w:rFonts w:cs="Times New Roman"/>
          </w:rPr>
          <w:t>INGENIAS se basa</w:t>
        </w:r>
      </w:ins>
      <w:ins w:id="2869" w:author="Orion" w:date="2011-05-09T12:19:00Z">
        <w:r>
          <w:rPr>
            <w:rFonts w:cs="Times New Roman"/>
          </w:rPr>
          <w:t>n</w:t>
        </w:r>
      </w:ins>
      <w:ins w:id="2870" w:author="Orion" w:date="2011-05-09T12:17:00Z">
        <w:r w:rsidR="002E2310">
          <w:rPr>
            <w:rFonts w:cs="Times New Roman"/>
          </w:rPr>
          <w:t xml:space="preserve"> en la </w:t>
        </w:r>
        <w:del w:id="2871" w:author="IO" w:date="2011-05-13T12:50:00Z">
          <w:r w:rsidR="002E2310" w:rsidDel="004B5D0F">
            <w:rPr>
              <w:rFonts w:cs="Times New Roman"/>
            </w:rPr>
            <w:delText>metodología</w:delText>
          </w:r>
        </w:del>
      </w:ins>
      <w:ins w:id="2872" w:author="IO" w:date="2011-05-13T12:50:00Z">
        <w:r w:rsidR="004B5D0F">
          <w:rPr>
            <w:rFonts w:cs="Times New Roman"/>
          </w:rPr>
          <w:t>aproximación</w:t>
        </w:r>
      </w:ins>
      <w:ins w:id="2873" w:author="Orion" w:date="2011-05-09T12:25:00Z">
        <w:r>
          <w:rPr>
            <w:rFonts w:cs="Times New Roman"/>
          </w:rPr>
          <w:t xml:space="preserve"> MDE</w:t>
        </w:r>
      </w:ins>
      <w:ins w:id="2874" w:author="Orion" w:date="2011-05-09T12:19:00Z">
        <w:r>
          <w:rPr>
            <w:rFonts w:cs="Times New Roman"/>
          </w:rPr>
          <w:t xml:space="preserve">, </w:t>
        </w:r>
        <w:r w:rsidRPr="00C757E1">
          <w:rPr>
            <w:rFonts w:cs="Times New Roman"/>
          </w:rPr>
          <w:t xml:space="preserve">que es un paradigma de desarrollo de software que </w:t>
        </w:r>
      </w:ins>
      <w:ins w:id="2875" w:author="Orion" w:date="2011-05-09T12:21:00Z">
        <w:r w:rsidRPr="00C757E1">
          <w:rPr>
            <w:rStyle w:val="apple-style-span"/>
            <w:rFonts w:cs="Times New Roman"/>
            <w:color w:val="000000"/>
            <w:rPrChange w:id="2876" w:author="Orion" w:date="2011-05-09T12:21:00Z">
              <w:rPr>
                <w:rStyle w:val="apple-style-span"/>
                <w:rFonts w:ascii="Arial" w:hAnsi="Arial" w:cs="Arial"/>
                <w:color w:val="000000"/>
                <w:sz w:val="20"/>
                <w:szCs w:val="20"/>
              </w:rPr>
            </w:rPrChange>
          </w:rPr>
          <w:t>se centra en la creación y explotación de modelos de dominio (es decir, representaciones abstractas de los conocimientos y actividades que rigen un dominio de aplicación particular), más que en conceptos informáticos (o algoritmos)</w:t>
        </w:r>
      </w:ins>
      <w:customXmlInsRangeStart w:id="2877" w:author="Orion" w:date="2011-05-09T12:35:00Z"/>
      <w:sdt>
        <w:sdtPr>
          <w:rPr>
            <w:rStyle w:val="apple-style-span"/>
            <w:rFonts w:cs="Times New Roman"/>
            <w:color w:val="000000"/>
          </w:rPr>
          <w:id w:val="1080033518"/>
          <w:citation/>
        </w:sdtPr>
        <w:sdtContent>
          <w:customXmlInsRangeEnd w:id="2877"/>
          <w:ins w:id="2878" w:author="Orion" w:date="2011-05-09T12:35:00Z">
            <w:r w:rsidR="006920FF">
              <w:rPr>
                <w:rStyle w:val="apple-style-span"/>
                <w:rFonts w:cs="Times New Roman"/>
                <w:color w:val="000000"/>
              </w:rPr>
              <w:fldChar w:fldCharType="begin"/>
            </w:r>
            <w:r w:rsidR="006920FF">
              <w:rPr>
                <w:rStyle w:val="apple-style-span"/>
                <w:rFonts w:cs="Times New Roman"/>
                <w:color w:val="000000"/>
              </w:rPr>
              <w:instrText xml:space="preserve"> CITATION Fra03 \l 3082 </w:instrText>
            </w:r>
          </w:ins>
          <w:r w:rsidR="006920FF">
            <w:rPr>
              <w:rStyle w:val="apple-style-span"/>
              <w:rFonts w:cs="Times New Roman"/>
              <w:color w:val="000000"/>
            </w:rPr>
            <w:fldChar w:fldCharType="separate"/>
          </w:r>
          <w:r w:rsidR="00C1157B">
            <w:rPr>
              <w:rStyle w:val="apple-style-span"/>
              <w:rFonts w:cs="Times New Roman"/>
              <w:noProof/>
              <w:color w:val="000000"/>
            </w:rPr>
            <w:t xml:space="preserve"> </w:t>
          </w:r>
          <w:r w:rsidR="00C1157B" w:rsidRPr="00C1157B">
            <w:rPr>
              <w:rFonts w:cs="Times New Roman"/>
              <w:noProof/>
              <w:color w:val="000000"/>
            </w:rPr>
            <w:t>(11)</w:t>
          </w:r>
          <w:ins w:id="2879" w:author="Orion" w:date="2011-05-09T12:35:00Z">
            <w:r w:rsidR="006920FF">
              <w:rPr>
                <w:rStyle w:val="apple-style-span"/>
                <w:rFonts w:cs="Times New Roman"/>
                <w:color w:val="000000"/>
              </w:rPr>
              <w:fldChar w:fldCharType="end"/>
            </w:r>
          </w:ins>
          <w:customXmlInsRangeStart w:id="2880" w:author="Orion" w:date="2011-05-09T12:35:00Z"/>
        </w:sdtContent>
      </w:sdt>
      <w:customXmlInsRangeEnd w:id="2880"/>
      <w:ins w:id="2881" w:author="Orion" w:date="2011-05-09T12:21:00Z">
        <w:r w:rsidRPr="00C757E1">
          <w:rPr>
            <w:rStyle w:val="apple-style-span"/>
            <w:rFonts w:cs="Times New Roman"/>
            <w:color w:val="000000"/>
            <w:rPrChange w:id="2882" w:author="Orion" w:date="2011-05-09T12:21:00Z">
              <w:rPr>
                <w:rStyle w:val="apple-style-span"/>
                <w:rFonts w:ascii="Arial" w:hAnsi="Arial" w:cs="Arial"/>
                <w:color w:val="000000"/>
                <w:sz w:val="20"/>
                <w:szCs w:val="20"/>
              </w:rPr>
            </w:rPrChange>
          </w:rPr>
          <w:t xml:space="preserve">. </w:t>
        </w:r>
      </w:ins>
      <w:ins w:id="2883" w:author="Orion" w:date="2011-05-09T12:42:00Z">
        <w:r w:rsidR="00B8369E">
          <w:rPr>
            <w:rStyle w:val="apple-style-span"/>
            <w:rFonts w:cs="Times New Roman"/>
            <w:color w:val="000000"/>
          </w:rPr>
          <w:t xml:space="preserve">Por lo tanto, </w:t>
        </w:r>
      </w:ins>
      <w:ins w:id="2884" w:author="Orion" w:date="2011-05-09T12:38:00Z">
        <w:r w:rsidR="00B8369E">
          <w:rPr>
            <w:rStyle w:val="apple-style-span"/>
            <w:rFonts w:cs="Times New Roman"/>
            <w:color w:val="000000"/>
          </w:rPr>
          <w:t>INGENIAS se basa en la programaci</w:t>
        </w:r>
      </w:ins>
      <w:ins w:id="2885" w:author="Orion" w:date="2011-05-09T12:39:00Z">
        <w:r w:rsidR="00B8369E">
          <w:rPr>
            <w:rStyle w:val="apple-style-span"/>
            <w:rFonts w:cs="Times New Roman"/>
            <w:color w:val="000000"/>
          </w:rPr>
          <w:t>ón por modelos como principal forma de expresión</w:t>
        </w:r>
      </w:ins>
      <w:ins w:id="2886" w:author="Orion" w:date="2011-05-09T12:47:00Z">
        <w:r w:rsidR="00B8369E">
          <w:rPr>
            <w:rStyle w:val="apple-style-span"/>
            <w:rFonts w:cs="Times New Roman"/>
            <w:color w:val="000000"/>
          </w:rPr>
          <w:t>. E</w:t>
        </w:r>
      </w:ins>
      <w:ins w:id="2887" w:author="Orion" w:date="2011-05-09T12:40:00Z">
        <w:r w:rsidR="00B8369E">
          <w:rPr>
            <w:rStyle w:val="apple-style-span"/>
            <w:rFonts w:cs="Times New Roman"/>
            <w:color w:val="000000"/>
          </w:rPr>
          <w:t xml:space="preserve">stos modelos son creados </w:t>
        </w:r>
        <w:r w:rsidR="00B8369E">
          <w:rPr>
            <w:rStyle w:val="apple-style-span"/>
            <w:rFonts w:cs="Times New Roman"/>
            <w:color w:val="000000"/>
          </w:rPr>
          <w:lastRenderedPageBreak/>
          <w:t>incluyendo acciones de ejecuci</w:t>
        </w:r>
      </w:ins>
      <w:ins w:id="2888" w:author="Orion" w:date="2011-05-09T12:41:00Z">
        <w:r w:rsidR="00B8369E">
          <w:rPr>
            <w:rStyle w:val="apple-style-span"/>
            <w:rFonts w:cs="Times New Roman"/>
            <w:color w:val="000000"/>
          </w:rPr>
          <w:t xml:space="preserve">ón </w:t>
        </w:r>
      </w:ins>
      <w:ins w:id="2889" w:author="Orion" w:date="2011-05-09T12:44:00Z">
        <w:r w:rsidR="00B8369E">
          <w:rPr>
            <w:rStyle w:val="apple-style-span"/>
            <w:rFonts w:cs="Times New Roman"/>
            <w:color w:val="000000"/>
          </w:rPr>
          <w:t xml:space="preserve">y </w:t>
        </w:r>
      </w:ins>
      <w:ins w:id="2890" w:author="Orion" w:date="2011-05-09T12:48:00Z">
        <w:r w:rsidR="00B8369E">
          <w:rPr>
            <w:rStyle w:val="apple-style-span"/>
            <w:rFonts w:cs="Times New Roman"/>
            <w:color w:val="000000"/>
          </w:rPr>
          <w:t xml:space="preserve">a partir de </w:t>
        </w:r>
      </w:ins>
      <w:ins w:id="2891" w:author="Orion" w:date="2011-05-09T12:50:00Z">
        <w:r w:rsidR="00A276BA">
          <w:rPr>
            <w:rStyle w:val="apple-style-span"/>
            <w:rFonts w:cs="Times New Roman"/>
            <w:color w:val="000000"/>
          </w:rPr>
          <w:t>ellos</w:t>
        </w:r>
      </w:ins>
      <w:ins w:id="2892" w:author="Orion" w:date="2011-05-09T12:48:00Z">
        <w:r w:rsidR="00B8369E">
          <w:rPr>
            <w:rStyle w:val="apple-style-span"/>
            <w:rFonts w:cs="Times New Roman"/>
            <w:color w:val="000000"/>
          </w:rPr>
          <w:t xml:space="preserve"> </w:t>
        </w:r>
      </w:ins>
      <w:ins w:id="2893" w:author="Orion" w:date="2011-05-09T12:44:00Z">
        <w:r w:rsidR="00B8369E">
          <w:rPr>
            <w:rStyle w:val="apple-style-span"/>
            <w:rFonts w:cs="Times New Roman"/>
            <w:color w:val="000000"/>
          </w:rPr>
          <w:t xml:space="preserve">se </w:t>
        </w:r>
      </w:ins>
      <w:ins w:id="2894" w:author="Orion" w:date="2011-05-09T12:42:00Z">
        <w:r w:rsidR="00B8369E">
          <w:rPr>
            <w:rStyle w:val="apple-style-span"/>
            <w:rFonts w:cs="Times New Roman"/>
            <w:color w:val="000000"/>
          </w:rPr>
          <w:t>genera</w:t>
        </w:r>
      </w:ins>
      <w:ins w:id="2895" w:author="Orion" w:date="2011-05-09T12:41:00Z">
        <w:r w:rsidR="00B8369E">
          <w:rPr>
            <w:rStyle w:val="apple-style-span"/>
            <w:rFonts w:cs="Times New Roman"/>
            <w:color w:val="000000"/>
          </w:rPr>
          <w:t xml:space="preserve"> el código</w:t>
        </w:r>
      </w:ins>
      <w:ins w:id="2896" w:author="Orion" w:date="2011-05-09T12:44:00Z">
        <w:r w:rsidR="00B8369E">
          <w:rPr>
            <w:rStyle w:val="apple-style-span"/>
            <w:rFonts w:cs="Times New Roman"/>
            <w:color w:val="000000"/>
          </w:rPr>
          <w:t xml:space="preserve">, pudiéndose modificar o añadir </w:t>
        </w:r>
      </w:ins>
      <w:ins w:id="2897" w:author="Orion" w:date="2011-05-09T12:45:00Z">
        <w:r w:rsidR="00B8369E">
          <w:rPr>
            <w:rStyle w:val="apple-style-span"/>
            <w:rFonts w:cs="Times New Roman"/>
            <w:color w:val="000000"/>
          </w:rPr>
          <w:t>código</w:t>
        </w:r>
      </w:ins>
      <w:ins w:id="2898" w:author="Orion" w:date="2011-05-09T12:44:00Z">
        <w:r w:rsidR="00B8369E">
          <w:rPr>
            <w:rStyle w:val="apple-style-span"/>
            <w:rFonts w:cs="Times New Roman"/>
            <w:color w:val="000000"/>
          </w:rPr>
          <w:t xml:space="preserve"> a mano</w:t>
        </w:r>
      </w:ins>
      <w:ins w:id="2899" w:author="Orion" w:date="2011-05-09T12:51:00Z">
        <w:r w:rsidR="000572CC">
          <w:rPr>
            <w:rStyle w:val="apple-style-span"/>
            <w:rFonts w:cs="Times New Roman"/>
            <w:color w:val="000000"/>
          </w:rPr>
          <w:t xml:space="preserve"> a posteriori</w:t>
        </w:r>
      </w:ins>
      <w:ins w:id="2900" w:author="Orion" w:date="2011-05-09T12:45:00Z">
        <w:r w:rsidR="00B8369E">
          <w:rPr>
            <w:rStyle w:val="apple-style-span"/>
            <w:rFonts w:cs="Times New Roman"/>
            <w:color w:val="000000"/>
          </w:rPr>
          <w:t xml:space="preserve"> para </w:t>
        </w:r>
      </w:ins>
      <w:ins w:id="2901" w:author="Orion" w:date="2011-05-09T12:47:00Z">
        <w:r w:rsidR="00B8369E">
          <w:rPr>
            <w:rStyle w:val="apple-style-span"/>
            <w:rFonts w:cs="Times New Roman"/>
            <w:color w:val="000000"/>
          </w:rPr>
          <w:t>especificar acciones concretas</w:t>
        </w:r>
      </w:ins>
      <w:ins w:id="2902" w:author="Orion" w:date="2011-05-09T12:40:00Z">
        <w:r w:rsidR="00B8369E">
          <w:rPr>
            <w:rStyle w:val="apple-style-span"/>
            <w:rFonts w:cs="Times New Roman"/>
            <w:color w:val="000000"/>
          </w:rPr>
          <w:t>.</w:t>
        </w:r>
      </w:ins>
      <w:ins w:id="2903" w:author="Orion" w:date="2011-05-09T12:42:00Z">
        <w:r w:rsidR="00B8369E">
          <w:rPr>
            <w:rStyle w:val="apple-style-span"/>
            <w:rFonts w:cs="Times New Roman"/>
            <w:color w:val="000000"/>
          </w:rPr>
          <w:t xml:space="preserve"> </w:t>
        </w:r>
      </w:ins>
    </w:p>
    <w:p w14:paraId="35DB0F77" w14:textId="77777777" w:rsidR="00DA06DD" w:rsidRDefault="00DA06DD">
      <w:pPr>
        <w:jc w:val="both"/>
        <w:rPr>
          <w:ins w:id="2904" w:author="Orion" w:date="2011-05-10T18:21:00Z"/>
          <w:rStyle w:val="apple-style-span"/>
          <w:rFonts w:cs="Times New Roman"/>
          <w:color w:val="000000"/>
        </w:rPr>
        <w:pPrChange w:id="2905" w:author="Orion" w:date="2011-05-09T12:53:00Z">
          <w:pPr/>
        </w:pPrChange>
      </w:pPr>
    </w:p>
    <w:p w14:paraId="2FED0872" w14:textId="77777777" w:rsidR="00B70619" w:rsidRDefault="00DA06DD">
      <w:pPr>
        <w:jc w:val="both"/>
        <w:rPr>
          <w:ins w:id="2906" w:author="Orion" w:date="2011-05-10T18:26:00Z"/>
          <w:rFonts w:cs="Times New Roman"/>
        </w:rPr>
        <w:pPrChange w:id="2907" w:author="Orion" w:date="2011-05-09T12:53:00Z">
          <w:pPr/>
        </w:pPrChange>
      </w:pPr>
      <w:ins w:id="2908" w:author="Orion" w:date="2011-05-17T18:39:00Z">
        <w:r>
          <w:rPr>
            <w:rFonts w:cs="Times New Roman"/>
          </w:rPr>
          <w:t xml:space="preserve">De esta forma </w:t>
        </w:r>
      </w:ins>
      <w:ins w:id="2909" w:author="Orion" w:date="2011-05-10T18:28:00Z">
        <w:del w:id="2910" w:author="IO" w:date="2011-05-13T12:52:00Z">
          <w:r w:rsidR="00F256A8" w:rsidDel="004B5D0F">
            <w:rPr>
              <w:rFonts w:cs="Times New Roman"/>
            </w:rPr>
            <w:delText>Esta metodolog</w:delText>
          </w:r>
        </w:del>
      </w:ins>
      <w:ins w:id="2911" w:author="Orion" w:date="2011-05-10T18:29:00Z">
        <w:del w:id="2912" w:author="IO" w:date="2011-05-13T12:52:00Z">
          <w:r w:rsidR="00F256A8" w:rsidDel="004B5D0F">
            <w:rPr>
              <w:rFonts w:cs="Times New Roman"/>
            </w:rPr>
            <w:delText>ía nos</w:delText>
          </w:r>
        </w:del>
      </w:ins>
      <w:ins w:id="2913" w:author="IO" w:date="2011-05-13T12:52:00Z">
        <w:r w:rsidR="004B5D0F">
          <w:rPr>
            <w:rFonts w:cs="Times New Roman"/>
          </w:rPr>
          <w:t xml:space="preserve">INGENIAS </w:t>
        </w:r>
      </w:ins>
      <w:ins w:id="2914" w:author="Orion" w:date="2011-05-10T18:29:00Z">
        <w:del w:id="2915" w:author="IO" w:date="2011-05-13T12:52:00Z">
          <w:r w:rsidR="00F256A8" w:rsidDel="004B5D0F">
            <w:rPr>
              <w:rFonts w:cs="Times New Roman"/>
            </w:rPr>
            <w:delText xml:space="preserve"> </w:delText>
          </w:r>
        </w:del>
        <w:r w:rsidR="00F256A8">
          <w:rPr>
            <w:rFonts w:cs="Times New Roman"/>
          </w:rPr>
          <w:t>permite</w:t>
        </w:r>
      </w:ins>
      <w:ins w:id="2916" w:author="Orion" w:date="2011-05-10T18:27:00Z">
        <w:r w:rsidR="00F256A8">
          <w:rPr>
            <w:rFonts w:cs="Times New Roman"/>
          </w:rPr>
          <w:t xml:space="preserve"> desarrollar sistemas distribuidos complejos </w:t>
        </w:r>
      </w:ins>
      <w:ins w:id="2917" w:author="Orion" w:date="2011-05-10T18:28:00Z">
        <w:r w:rsidR="00F256A8">
          <w:rPr>
            <w:rFonts w:cs="Times New Roman"/>
          </w:rPr>
          <w:t>y</w:t>
        </w:r>
      </w:ins>
      <w:ins w:id="2918" w:author="Orion" w:date="2011-05-10T18:27:00Z">
        <w:r w:rsidR="00F256A8">
          <w:rPr>
            <w:rFonts w:cs="Times New Roman"/>
          </w:rPr>
          <w:t xml:space="preserve"> din</w:t>
        </w:r>
      </w:ins>
      <w:ins w:id="2919" w:author="Orion" w:date="2011-05-10T18:28:00Z">
        <w:r w:rsidR="00F256A8">
          <w:rPr>
            <w:rFonts w:cs="Times New Roman"/>
          </w:rPr>
          <w:t>ámicos usando el paradigma de agentes.</w:t>
        </w:r>
      </w:ins>
      <w:ins w:id="2920" w:author="Orion" w:date="2011-05-10T18:30:00Z">
        <w:r w:rsidR="00F256A8">
          <w:rPr>
            <w:rFonts w:cs="Times New Roman"/>
          </w:rPr>
          <w:t xml:space="preserve"> Un agente es una entidad software que contiene su propio hilo de control y esta modelada </w:t>
        </w:r>
      </w:ins>
      <w:ins w:id="2921" w:author="Orion" w:date="2011-05-10T18:39:00Z">
        <w:r w:rsidR="00B57D58">
          <w:rPr>
            <w:rFonts w:cs="Times New Roman"/>
          </w:rPr>
          <w:t xml:space="preserve">en </w:t>
        </w:r>
      </w:ins>
      <w:ins w:id="2922" w:author="Orion" w:date="2011-05-10T18:30:00Z">
        <w:r w:rsidR="00F256A8">
          <w:rPr>
            <w:rFonts w:cs="Times New Roman"/>
          </w:rPr>
          <w:t>cuanto a su comportamiento y conceptos sociales como objetivos, intenciones, tareas, roles, etc</w:t>
        </w:r>
      </w:ins>
      <w:ins w:id="2923" w:author="Orion" w:date="2011-05-10T18:40:00Z">
        <w:r w:rsidR="00927826">
          <w:rPr>
            <w:rFonts w:cs="Times New Roman"/>
          </w:rPr>
          <w:t>.</w:t>
        </w:r>
      </w:ins>
      <w:ins w:id="2924" w:author="Orion" w:date="2011-05-10T18:41:00Z">
        <w:r w:rsidR="00927826">
          <w:rPr>
            <w:rFonts w:cs="Times New Roman"/>
          </w:rPr>
          <w:t xml:space="preserve"> </w:t>
        </w:r>
      </w:ins>
      <w:ins w:id="2925" w:author="Orion" w:date="2011-05-10T18:40:00Z">
        <w:r w:rsidR="00927826">
          <w:rPr>
            <w:rFonts w:cs="Times New Roman"/>
          </w:rPr>
          <w:t xml:space="preserve">Todos estos conceptos serán representados </w:t>
        </w:r>
      </w:ins>
      <w:ins w:id="2926" w:author="Orion" w:date="2011-05-10T18:41:00Z">
        <w:r w:rsidR="00927826">
          <w:rPr>
            <w:rFonts w:cs="Times New Roman"/>
          </w:rPr>
          <w:t>como ciertos componentes que se pueden añadir a los modelos</w:t>
        </w:r>
      </w:ins>
      <w:ins w:id="2927" w:author="Orion" w:date="2011-05-10T18:30:00Z">
        <w:r w:rsidR="00F256A8">
          <w:rPr>
            <w:rFonts w:cs="Times New Roman"/>
          </w:rPr>
          <w:t>.</w:t>
        </w:r>
      </w:ins>
      <w:ins w:id="2928" w:author="Orion" w:date="2011-05-10T18:32:00Z">
        <w:r w:rsidR="00F256A8">
          <w:rPr>
            <w:rFonts w:cs="Times New Roman"/>
          </w:rPr>
          <w:t xml:space="preserve"> </w:t>
        </w:r>
        <w:commentRangeStart w:id="2929"/>
        <w:r w:rsidR="00F256A8">
          <w:rPr>
            <w:rFonts w:cs="Times New Roman"/>
          </w:rPr>
          <w:t xml:space="preserve">El hecho de usar los conceptos de modelado de agentes hace que el </w:t>
        </w:r>
      </w:ins>
      <w:ins w:id="2930" w:author="Orion" w:date="2011-05-10T18:33:00Z">
        <w:r w:rsidR="00F256A8">
          <w:rPr>
            <w:rFonts w:cs="Times New Roman"/>
          </w:rPr>
          <w:t>diseño</w:t>
        </w:r>
      </w:ins>
      <w:ins w:id="2931" w:author="Orion" w:date="2011-05-10T18:32:00Z">
        <w:r w:rsidR="00F256A8">
          <w:rPr>
            <w:rFonts w:cs="Times New Roman"/>
          </w:rPr>
          <w:t xml:space="preserve"> </w:t>
        </w:r>
      </w:ins>
      <w:ins w:id="2932" w:author="Orion" w:date="2011-05-10T18:33:00Z">
        <w:r w:rsidR="00F256A8">
          <w:rPr>
            <w:rFonts w:cs="Times New Roman"/>
          </w:rPr>
          <w:t>y el análisis sean más fáciles de entender ya que estos conceptos son más cercanos a los comportamientos humanos</w:t>
        </w:r>
      </w:ins>
      <w:ins w:id="2933" w:author="Orion" w:date="2011-05-10T18:29:00Z">
        <w:r w:rsidR="00F256A8">
          <w:rPr>
            <w:rFonts w:cs="Times New Roman"/>
          </w:rPr>
          <w:t xml:space="preserve"> </w:t>
        </w:r>
      </w:ins>
      <w:customXmlInsRangeStart w:id="2934" w:author="Orion" w:date="2011-05-10T18:37:00Z"/>
      <w:sdt>
        <w:sdtPr>
          <w:rPr>
            <w:rFonts w:cs="Times New Roman"/>
          </w:rPr>
          <w:id w:val="564761202"/>
          <w:citation/>
        </w:sdtPr>
        <w:sdtContent>
          <w:customXmlInsRangeEnd w:id="2934"/>
          <w:ins w:id="2935" w:author="Orion" w:date="2011-05-10T18:37:00Z">
            <w:r w:rsidR="009F3DCC">
              <w:rPr>
                <w:rFonts w:cs="Times New Roman"/>
              </w:rPr>
              <w:fldChar w:fldCharType="begin"/>
            </w:r>
            <w:r w:rsidR="009F3DCC">
              <w:rPr>
                <w:rFonts w:cs="Times New Roman"/>
              </w:rPr>
              <w:instrText xml:space="preserve"> CITATION Pav06 \l 3082 </w:instrText>
            </w:r>
          </w:ins>
          <w:r w:rsidR="009F3DCC">
            <w:rPr>
              <w:rFonts w:cs="Times New Roman"/>
            </w:rPr>
            <w:fldChar w:fldCharType="separate"/>
          </w:r>
          <w:r w:rsidR="00C1157B" w:rsidRPr="00C1157B">
            <w:rPr>
              <w:rFonts w:cs="Times New Roman"/>
              <w:noProof/>
            </w:rPr>
            <w:t>(49)</w:t>
          </w:r>
          <w:ins w:id="2936" w:author="Orion" w:date="2011-05-10T18:37:00Z">
            <w:r w:rsidR="009F3DCC">
              <w:rPr>
                <w:rFonts w:cs="Times New Roman"/>
              </w:rPr>
              <w:fldChar w:fldCharType="end"/>
            </w:r>
          </w:ins>
          <w:customXmlInsRangeStart w:id="2937" w:author="Orion" w:date="2011-05-10T18:37:00Z"/>
        </w:sdtContent>
      </w:sdt>
      <w:customXmlInsRangeEnd w:id="2937"/>
      <w:ins w:id="2938" w:author="Orion" w:date="2011-05-10T18:37:00Z">
        <w:r w:rsidR="009F3DCC">
          <w:rPr>
            <w:rFonts w:cs="Times New Roman"/>
          </w:rPr>
          <w:t>.</w:t>
        </w:r>
      </w:ins>
      <w:ins w:id="2939" w:author="Orion" w:date="2011-05-10T18:38:00Z">
        <w:r w:rsidR="009F3DCC">
          <w:rPr>
            <w:rFonts w:cs="Times New Roman"/>
          </w:rPr>
          <w:t xml:space="preserve"> </w:t>
        </w:r>
      </w:ins>
      <w:commentRangeEnd w:id="2929"/>
      <w:r w:rsidR="004B5D0F">
        <w:rPr>
          <w:rStyle w:val="CommentReference"/>
        </w:rPr>
        <w:commentReference w:id="2929"/>
      </w:r>
      <w:ins w:id="2940" w:author="Orion" w:date="2011-05-10T18:38:00Z">
        <w:r w:rsidR="009F3DCC">
          <w:rPr>
            <w:rFonts w:cs="Times New Roman"/>
          </w:rPr>
          <w:t>De esta manera en INGENIAS cuando un determinado agente puede satisfacer un objetivo, es decir, se dan todas las condiciones para que un objetivo pueda ser cumplido, entonces la correspondiente tarea</w:t>
        </w:r>
      </w:ins>
      <w:ins w:id="2941" w:author="Orion" w:date="2011-05-10T18:42:00Z">
        <w:r w:rsidR="00927826">
          <w:rPr>
            <w:rFonts w:cs="Times New Roman"/>
          </w:rPr>
          <w:t xml:space="preserve">, </w:t>
        </w:r>
      </w:ins>
      <w:ins w:id="2942" w:author="Orion" w:date="2011-05-10T18:38:00Z">
        <w:r w:rsidR="009F3DCC">
          <w:rPr>
            <w:rFonts w:cs="Times New Roman"/>
          </w:rPr>
          <w:t>que</w:t>
        </w:r>
      </w:ins>
      <w:ins w:id="2943" w:author="Orion" w:date="2011-05-17T18:41:00Z">
        <w:r w:rsidRPr="00DA06DD">
          <w:rPr>
            <w:rFonts w:cs="Times New Roman"/>
          </w:rPr>
          <w:t xml:space="preserve"> </w:t>
        </w:r>
        <w:r>
          <w:rPr>
            <w:rFonts w:cs="Times New Roman"/>
          </w:rPr>
          <w:t>tiene asociada el agente en el modelo y</w:t>
        </w:r>
      </w:ins>
      <w:ins w:id="2944" w:author="Orion" w:date="2011-05-17T18:40:00Z">
        <w:r>
          <w:rPr>
            <w:rFonts w:cs="Times New Roman"/>
          </w:rPr>
          <w:t xml:space="preserve"> puede </w:t>
        </w:r>
      </w:ins>
      <w:ins w:id="2945" w:author="Orion" w:date="2011-05-10T18:38:00Z">
        <w:r w:rsidR="009F3DCC">
          <w:rPr>
            <w:rFonts w:cs="Times New Roman"/>
          </w:rPr>
          <w:t>satisface</w:t>
        </w:r>
      </w:ins>
      <w:ins w:id="2946" w:author="Orion" w:date="2011-05-17T18:40:00Z">
        <w:r>
          <w:rPr>
            <w:rFonts w:cs="Times New Roman"/>
          </w:rPr>
          <w:t>r</w:t>
        </w:r>
      </w:ins>
      <w:ins w:id="2947" w:author="Orion" w:date="2011-05-10T18:38:00Z">
        <w:r w:rsidR="009F3DCC">
          <w:rPr>
            <w:rFonts w:cs="Times New Roman"/>
          </w:rPr>
          <w:t xml:space="preserve"> ese objetivo</w:t>
        </w:r>
      </w:ins>
      <w:ins w:id="2948" w:author="Orion" w:date="2011-05-17T18:40:00Z">
        <w:r>
          <w:rPr>
            <w:rFonts w:cs="Times New Roman"/>
          </w:rPr>
          <w:t xml:space="preserve"> potencialmente</w:t>
        </w:r>
      </w:ins>
      <w:ins w:id="2949" w:author="Orion" w:date="2011-05-10T18:42:00Z">
        <w:r w:rsidR="00927826">
          <w:rPr>
            <w:rFonts w:cs="Times New Roman"/>
          </w:rPr>
          <w:t>,</w:t>
        </w:r>
      </w:ins>
      <w:ins w:id="2950" w:author="Orion" w:date="2011-05-10T18:38:00Z">
        <w:r w:rsidR="009F3DCC">
          <w:rPr>
            <w:rFonts w:cs="Times New Roman"/>
          </w:rPr>
          <w:t xml:space="preserve"> es ejecutada.</w:t>
        </w:r>
      </w:ins>
      <w:commentRangeEnd w:id="2840"/>
      <w:r w:rsidR="00B7162E">
        <w:rPr>
          <w:rStyle w:val="CommentReference"/>
        </w:rPr>
        <w:commentReference w:id="2840"/>
      </w:r>
    </w:p>
    <w:p w14:paraId="3369CA71" w14:textId="77777777" w:rsidR="00B937FD" w:rsidRPr="00927826" w:rsidRDefault="00B937FD" w:rsidP="007A6E14">
      <w:pPr>
        <w:rPr>
          <w:ins w:id="2951" w:author="Orion" w:date="2011-05-04T19:48:00Z"/>
          <w:rFonts w:cs="Times New Roman"/>
        </w:rPr>
      </w:pPr>
    </w:p>
    <w:p w14:paraId="7C882065" w14:textId="77777777" w:rsidR="00CE1499" w:rsidRDefault="00B937FD" w:rsidP="00B80CD3">
      <w:pPr>
        <w:pStyle w:val="Title"/>
        <w:outlineLvl w:val="0"/>
        <w:rPr>
          <w:rFonts w:cs="Times New Roman"/>
        </w:rPr>
      </w:pPr>
      <w:bookmarkStart w:id="2952" w:name="_Toc297726957"/>
      <w:r>
        <w:rPr>
          <w:rFonts w:ascii="Times New Roman" w:hAnsi="Times New Roman" w:cs="Times New Roman"/>
        </w:rPr>
        <w:t>Plataforma</w:t>
      </w:r>
      <w:bookmarkEnd w:id="2952"/>
    </w:p>
    <w:p w14:paraId="38124BEB" w14:textId="41C059BD" w:rsidR="00ED0467" w:rsidRDefault="00F14C11" w:rsidP="00B80CD3">
      <w:pPr>
        <w:spacing w:before="120"/>
        <w:jc w:val="both"/>
      </w:pPr>
      <w:r>
        <w:t>Dada la aproximación MDE y ABM adoptada, el trabajo propuesto tiene como elemento clave los modelos bas</w:t>
      </w:r>
      <w:r w:rsidR="00ED0467">
        <w:t>ados en agentes de estos sistemas. A partir de estas especificaciones se genera la simulación en sí, cuyo diseño se basa en una arquitectura</w:t>
      </w:r>
      <w:r w:rsidR="003D1DFD">
        <w:t xml:space="preserve"> </w:t>
      </w:r>
      <w:ins w:id="2953" w:author="Orion" w:date="2011-06-10T12:22:00Z">
        <w:r w:rsidR="003D1DFD">
          <w:t>Modelo-Vista-Controlador (</w:t>
        </w:r>
        <w:r w:rsidR="003D1DFD" w:rsidRPr="00440F66">
          <w:t>MVC</w:t>
        </w:r>
        <w:r w:rsidR="003D1DFD">
          <w:t xml:space="preserve">, </w:t>
        </w:r>
        <w:proofErr w:type="spellStart"/>
        <w:r w:rsidR="003D1DFD" w:rsidRPr="00090943">
          <w:t>Model</w:t>
        </w:r>
        <w:proofErr w:type="spellEnd"/>
        <w:r w:rsidR="003D1DFD" w:rsidRPr="00090943">
          <w:t>–</w:t>
        </w:r>
        <w:proofErr w:type="spellStart"/>
        <w:r w:rsidR="003D1DFD" w:rsidRPr="00090943">
          <w:t>view</w:t>
        </w:r>
        <w:proofErr w:type="spellEnd"/>
        <w:r w:rsidR="003D1DFD" w:rsidRPr="00090943">
          <w:t>–</w:t>
        </w:r>
        <w:proofErr w:type="spellStart"/>
        <w:r w:rsidR="003D1DFD" w:rsidRPr="00090943">
          <w:t>controller</w:t>
        </w:r>
        <w:proofErr w:type="spellEnd"/>
        <w:r w:rsidR="003D1DFD">
          <w:t>)</w:t>
        </w:r>
      </w:ins>
      <w:customXmlInsRangeStart w:id="2954" w:author="Orion" w:date="2011-06-10T12:22:00Z"/>
      <w:sdt>
        <w:sdtPr>
          <w:id w:val="-1454016864"/>
          <w:citation/>
        </w:sdtPr>
        <w:sdtContent>
          <w:customXmlInsRangeEnd w:id="2954"/>
          <w:ins w:id="2955" w:author="Orion" w:date="2011-06-10T12:22:00Z">
            <w:r w:rsidR="003D1DFD">
              <w:fldChar w:fldCharType="begin"/>
            </w:r>
            <w:r w:rsidR="003D1DFD">
              <w:instrText xml:space="preserve"> CITATION TMH \l 3082 </w:instrText>
            </w:r>
            <w:r w:rsidR="003D1DFD">
              <w:fldChar w:fldCharType="separate"/>
            </w:r>
          </w:ins>
          <w:r w:rsidR="00C1157B">
            <w:rPr>
              <w:noProof/>
            </w:rPr>
            <w:t xml:space="preserve"> (50)</w:t>
          </w:r>
          <w:ins w:id="2956" w:author="Orion" w:date="2011-06-10T12:22:00Z">
            <w:r w:rsidR="003D1DFD">
              <w:fldChar w:fldCharType="end"/>
            </w:r>
          </w:ins>
          <w:customXmlInsRangeStart w:id="2957" w:author="Orion" w:date="2011-06-10T12:22:00Z"/>
        </w:sdtContent>
      </w:sdt>
      <w:customXmlInsRangeEnd w:id="2957"/>
      <w:ins w:id="2958" w:author="IO" w:date="2011-06-09T18:26:00Z">
        <w:r w:rsidR="00ED0467">
          <w:t xml:space="preserve"> </w:t>
        </w:r>
      </w:ins>
      <w:r w:rsidR="00ED0467">
        <w:t>de tres capas: lógica, directamente relacionada con los anteriores modelos; visualización, dependiente de la plataforma de destino; controlador, que sincroniza a los anteriores. Las siguientes secciones detallan estos componentes.</w:t>
      </w:r>
    </w:p>
    <w:p w14:paraId="208F2397" w14:textId="3E377B2A" w:rsidR="00175D94" w:rsidRPr="00440F66" w:rsidRDefault="00E8071A" w:rsidP="00F7325E">
      <w:pPr>
        <w:spacing w:before="120"/>
        <w:jc w:val="both"/>
      </w:pPr>
      <w:r>
        <w:t>En esta sección se presenta</w:t>
      </w:r>
      <w:r w:rsidR="008707D8">
        <w:t>n</w:t>
      </w:r>
      <w:r>
        <w:t xml:space="preserve"> los distintos diagramas del modelo diseñado en el IDK</w:t>
      </w:r>
      <w:r w:rsidR="008707D8">
        <w:t xml:space="preserve"> y la </w:t>
      </w:r>
      <w:r>
        <w:t xml:space="preserve"> arquitectura del programa global y su interacción con la simulación. </w:t>
      </w:r>
      <w:r w:rsidR="00CF2357">
        <w:t>En primer lugar</w:t>
      </w:r>
      <w:r w:rsidR="00A22736">
        <w:t xml:space="preserve"> indica</w:t>
      </w:r>
      <w:r w:rsidR="00CF2357">
        <w:t>r</w:t>
      </w:r>
      <w:r w:rsidR="00A22736">
        <w:t xml:space="preserve"> que el sistema desarrollado</w:t>
      </w:r>
      <w:r w:rsidR="00A22736" w:rsidRPr="00440F66">
        <w:t xml:space="preserve"> </w:t>
      </w:r>
      <w:r w:rsidR="00A22736">
        <w:t xml:space="preserve">es un </w:t>
      </w:r>
      <w:r w:rsidR="008419B7">
        <w:t>MAS,</w:t>
      </w:r>
      <w:r w:rsidR="00CF1DC9">
        <w:rPr>
          <w:rFonts w:eastAsia="Times New Roman" w:cs="Times New Roman"/>
        </w:rPr>
        <w:t xml:space="preserve"> por lo que los diagramas</w:t>
      </w:r>
      <w:r w:rsidR="008707D8">
        <w:rPr>
          <w:rFonts w:eastAsia="Times New Roman" w:cs="Times New Roman"/>
        </w:rPr>
        <w:t xml:space="preserve"> </w:t>
      </w:r>
      <w:r w:rsidR="00CF1DC9">
        <w:rPr>
          <w:rFonts w:eastAsia="Times New Roman" w:cs="Times New Roman"/>
        </w:rPr>
        <w:t>se centran principalmente en como los agentes realizan las distintas operaciones</w:t>
      </w:r>
      <w:r w:rsidR="00A22736">
        <w:t>.</w:t>
      </w:r>
      <w:r w:rsidR="00CE1B22">
        <w:t xml:space="preserve"> </w:t>
      </w:r>
      <w:r w:rsidR="008707D8">
        <w:t xml:space="preserve">Con la herramienta de IDK se ha generado una especificación donde se pueden ver y modificar todos estos diagramas. En el siguiente apartado de esta sección </w:t>
      </w:r>
      <w:r w:rsidR="0096700B">
        <w:t>se entrará</w:t>
      </w:r>
      <w:r w:rsidR="008707D8">
        <w:t xml:space="preserve"> más en detalle en la especificación y en la explicación de cada uno de los diagramas.</w:t>
      </w:r>
      <w:r w:rsidR="003D1DFD" w:rsidDel="003D1DFD">
        <w:t xml:space="preserve"> </w:t>
      </w:r>
    </w:p>
    <w:p w14:paraId="2E5511A0" w14:textId="77777777" w:rsidR="00A22736" w:rsidRDefault="00A22736" w:rsidP="00B937FD">
      <w:pPr>
        <w:rPr>
          <w:rFonts w:cs="Times New Roman"/>
        </w:rPr>
      </w:pPr>
    </w:p>
    <w:p w14:paraId="109202B1" w14:textId="77777777" w:rsidR="00B937FD" w:rsidRDefault="00B937FD" w:rsidP="00B937FD">
      <w:pPr>
        <w:rPr>
          <w:rFonts w:cs="Times New Roman"/>
        </w:rPr>
      </w:pPr>
    </w:p>
    <w:p w14:paraId="4C7DF26D" w14:textId="77777777" w:rsidR="00B937FD" w:rsidRPr="008F597E" w:rsidRDefault="00B937FD" w:rsidP="00B937FD">
      <w:pPr>
        <w:outlineLvl w:val="1"/>
        <w:rPr>
          <w:rFonts w:eastAsiaTheme="majorEastAsia" w:cs="Times New Roman"/>
          <w:color w:val="1F497D" w:themeColor="text2"/>
          <w:spacing w:val="15"/>
          <w:szCs w:val="21"/>
          <w:u w:val="single"/>
          <w:rPrChange w:id="2959" w:author="Orion" w:date="2011-07-04T11:52:00Z">
            <w:rPr>
              <w:rFonts w:cs="Times New Roman"/>
            </w:rPr>
          </w:rPrChange>
        </w:rPr>
      </w:pPr>
      <w:bookmarkStart w:id="2960" w:name="_Toc297726958"/>
      <w:r w:rsidRPr="008F597E">
        <w:rPr>
          <w:rFonts w:eastAsiaTheme="majorEastAsia" w:cs="Times New Roman"/>
          <w:color w:val="1F497D" w:themeColor="text2"/>
          <w:spacing w:val="15"/>
          <w:szCs w:val="21"/>
          <w:u w:val="single"/>
          <w:rPrChange w:id="2961" w:author="Orion" w:date="2011-07-04T11:52:00Z">
            <w:rPr>
              <w:rFonts w:cs="Times New Roman"/>
            </w:rPr>
          </w:rPrChange>
        </w:rPr>
        <w:t>Especificación</w:t>
      </w:r>
      <w:bookmarkEnd w:id="2960"/>
    </w:p>
    <w:p w14:paraId="385BB520" w14:textId="34DDEE92" w:rsidR="00C91DD8" w:rsidRDefault="00C91DD8" w:rsidP="00252D3F">
      <w:pPr>
        <w:keepNext/>
        <w:jc w:val="both"/>
        <w:rPr>
          <w:ins w:id="2962" w:author="Orion" w:date="2011-06-22T18:57:00Z"/>
          <w:rFonts w:cs="Times New Roman"/>
        </w:rPr>
      </w:pPr>
      <w:ins w:id="2963" w:author="Orion" w:date="2011-06-22T18:58:00Z">
        <w:r>
          <w:rPr>
            <w:rFonts w:cs="Times New Roman"/>
          </w:rPr>
          <w:t xml:space="preserve">En esta sección </w:t>
        </w:r>
      </w:ins>
      <w:ins w:id="2964" w:author="Orion" w:date="2011-06-22T18:59:00Z">
        <w:r>
          <w:rPr>
            <w:rFonts w:cs="Times New Roman"/>
          </w:rPr>
          <w:t>se presentarán</w:t>
        </w:r>
      </w:ins>
      <w:ins w:id="2965" w:author="Orion" w:date="2011-06-22T18:58:00Z">
        <w:r>
          <w:rPr>
            <w:rFonts w:cs="Times New Roman"/>
          </w:rPr>
          <w:t xml:space="preserve"> los flujos y diagramas más importantes, </w:t>
        </w:r>
      </w:ins>
      <w:ins w:id="2966" w:author="Orion" w:date="2011-06-22T18:59:00Z">
        <w:r>
          <w:rPr>
            <w:rFonts w:cs="Times New Roman"/>
          </w:rPr>
          <w:t>con el objetivo de que se pueda tener una idea bastante detallada del funcionamiento del sistema</w:t>
        </w:r>
      </w:ins>
      <w:ins w:id="2967" w:author="Orion" w:date="2011-06-22T19:00:00Z">
        <w:r>
          <w:rPr>
            <w:rFonts w:cs="Times New Roman"/>
          </w:rPr>
          <w:t>.</w:t>
        </w:r>
      </w:ins>
      <w:ins w:id="2968" w:author="Orion" w:date="2011-06-22T19:08:00Z">
        <w:r w:rsidR="001C001A">
          <w:rPr>
            <w:rFonts w:cs="Times New Roman"/>
          </w:rPr>
          <w:t xml:space="preserve"> </w:t>
        </w:r>
      </w:ins>
    </w:p>
    <w:p w14:paraId="022CD457" w14:textId="77777777" w:rsidR="00C91DD8" w:rsidRDefault="00C91DD8" w:rsidP="00C91DD8">
      <w:pPr>
        <w:jc w:val="both"/>
        <w:rPr>
          <w:ins w:id="2969" w:author="Orion" w:date="2011-06-22T18:57:00Z"/>
          <w:rFonts w:cs="Times New Roman"/>
        </w:rPr>
      </w:pPr>
    </w:p>
    <w:p w14:paraId="0CDACA9A" w14:textId="3E5FA9A8" w:rsidR="00C91DD8" w:rsidRPr="002C65B4" w:rsidRDefault="00C91DD8">
      <w:pPr>
        <w:pStyle w:val="Subtitle"/>
        <w:rPr>
          <w:ins w:id="2970" w:author="Orion" w:date="2011-06-22T18:57:00Z"/>
        </w:rPr>
        <w:pPrChange w:id="2971" w:author="Orion" w:date="2011-07-04T11:54:00Z">
          <w:pPr/>
        </w:pPrChange>
      </w:pPr>
      <w:ins w:id="2972" w:author="Orion" w:date="2011-06-22T19:00:00Z">
        <w:r>
          <w:t>Casos de uso</w:t>
        </w:r>
      </w:ins>
    </w:p>
    <w:p w14:paraId="16CA2D4C" w14:textId="5E8A98C6" w:rsidR="00FF1E18" w:rsidRDefault="00B70619" w:rsidP="00252D3F">
      <w:pPr>
        <w:keepNext/>
        <w:jc w:val="both"/>
        <w:rPr>
          <w:rFonts w:cs="Times New Roman"/>
        </w:rPr>
      </w:pPr>
      <w:r>
        <w:rPr>
          <w:rFonts w:cs="Times New Roman"/>
        </w:rPr>
        <w:t xml:space="preserve">En primer lugar </w:t>
      </w:r>
      <w:del w:id="2973" w:author="Orion" w:date="2011-06-22T19:07:00Z">
        <w:r w:rsidR="007F1F70" w:rsidDel="008D48D8">
          <w:rPr>
            <w:rFonts w:cs="Times New Roman"/>
          </w:rPr>
          <w:delText xml:space="preserve">vamos </w:delText>
        </w:r>
      </w:del>
      <w:ins w:id="2974" w:author="Orion" w:date="2011-06-22T19:07:00Z">
        <w:r w:rsidR="008D48D8">
          <w:rPr>
            <w:rFonts w:cs="Times New Roman"/>
          </w:rPr>
          <w:t xml:space="preserve">se van </w:t>
        </w:r>
      </w:ins>
      <w:r w:rsidR="007F1F70">
        <w:rPr>
          <w:rFonts w:cs="Times New Roman"/>
        </w:rPr>
        <w:t xml:space="preserve">a presentar los casos de uso principales para el agente piloto, que es el agente principal de este estudio. Como </w:t>
      </w:r>
      <w:r w:rsidR="00AB052D">
        <w:rPr>
          <w:rFonts w:cs="Times New Roman"/>
        </w:rPr>
        <w:t>se puede</w:t>
      </w:r>
      <w:r w:rsidR="007F1F70">
        <w:rPr>
          <w:rFonts w:cs="Times New Roman"/>
        </w:rPr>
        <w:t xml:space="preserve"> observar</w:t>
      </w:r>
      <w:r w:rsidR="00BC701B">
        <w:rPr>
          <w:rFonts w:cs="Times New Roman"/>
        </w:rPr>
        <w:t xml:space="preserve"> en la </w:t>
      </w:r>
      <w:r w:rsidR="00BC701B">
        <w:rPr>
          <w:rFonts w:cs="Times New Roman"/>
        </w:rPr>
        <w:fldChar w:fldCharType="begin"/>
      </w:r>
      <w:r w:rsidR="00BC701B">
        <w:rPr>
          <w:rFonts w:cs="Times New Roman"/>
        </w:rPr>
        <w:instrText xml:space="preserve"> REF _Ref292833383 \h </w:instrText>
      </w:r>
      <w:r w:rsidR="00AB052D">
        <w:rPr>
          <w:rFonts w:cs="Times New Roman"/>
        </w:rPr>
        <w:instrText xml:space="preserve"> \* MERGEFORMAT </w:instrText>
      </w:r>
      <w:r w:rsidR="00BC701B">
        <w:rPr>
          <w:rFonts w:cs="Times New Roman"/>
        </w:rPr>
      </w:r>
      <w:r w:rsidR="00BC701B">
        <w:rPr>
          <w:rFonts w:cs="Times New Roman"/>
        </w:rPr>
        <w:fldChar w:fldCharType="separate"/>
      </w:r>
      <w:r w:rsidR="00A74327">
        <w:t xml:space="preserve">Figura </w:t>
      </w:r>
      <w:r w:rsidR="00A74327">
        <w:rPr>
          <w:noProof/>
        </w:rPr>
        <w:t>1</w:t>
      </w:r>
      <w:r w:rsidR="00BC701B">
        <w:rPr>
          <w:rFonts w:cs="Times New Roman"/>
        </w:rPr>
        <w:fldChar w:fldCharType="end"/>
      </w:r>
      <w:r w:rsidR="00266A4F">
        <w:t>,</w:t>
      </w:r>
      <w:r w:rsidR="003F0E57">
        <w:t xml:space="preserve"> el objetivo principal del piloto será llegar al destino sin sufrir ningún incidente grave, es decir, que la </w:t>
      </w:r>
      <w:r w:rsidR="003F0E57">
        <w:rPr>
          <w:rFonts w:cs="Times New Roman"/>
        </w:rPr>
        <w:t>tripulación llegue al destino sana y salvo</w:t>
      </w:r>
      <w:r w:rsidR="003F0E57">
        <w:t xml:space="preserve"> (“</w:t>
      </w:r>
      <w:proofErr w:type="spellStart"/>
      <w:r w:rsidR="003F0E57">
        <w:t>Arrive</w:t>
      </w:r>
      <w:proofErr w:type="spellEnd"/>
      <w:r w:rsidR="003F0E57">
        <w:t xml:space="preserve"> </w:t>
      </w:r>
      <w:proofErr w:type="spellStart"/>
      <w:r w:rsidR="003F0E57">
        <w:t>Safe</w:t>
      </w:r>
      <w:proofErr w:type="spellEnd"/>
      <w:r w:rsidR="003F0E57">
        <w:t xml:space="preserve"> And </w:t>
      </w:r>
      <w:proofErr w:type="spellStart"/>
      <w:r w:rsidR="003F0E57">
        <w:t>Sound</w:t>
      </w:r>
      <w:proofErr w:type="spellEnd"/>
      <w:r w:rsidR="003F0E57">
        <w:t>”). Para ello el piloto participará en tres casos de uso principales, que se corresponden con tres partes claramente diferenciadas del vuelo.</w:t>
      </w:r>
      <w:r w:rsidR="007F1F70">
        <w:rPr>
          <w:rFonts w:cs="Times New Roman"/>
        </w:rPr>
        <w:t xml:space="preserve"> </w:t>
      </w:r>
      <w:r w:rsidR="00FF1E18">
        <w:rPr>
          <w:rFonts w:cs="Times New Roman"/>
        </w:rPr>
        <w:t>Dichos casos de uso serán:</w:t>
      </w:r>
    </w:p>
    <w:p w14:paraId="65386D16" w14:textId="67668F5D" w:rsidR="00FF1E18" w:rsidRDefault="00FF1E18" w:rsidP="00252D3F">
      <w:pPr>
        <w:pStyle w:val="ListParagraph"/>
        <w:keepNext/>
        <w:numPr>
          <w:ilvl w:val="0"/>
          <w:numId w:val="25"/>
        </w:numPr>
        <w:jc w:val="both"/>
        <w:rPr>
          <w:rFonts w:cs="Times New Roman"/>
        </w:rPr>
      </w:pPr>
      <w:r>
        <w:rPr>
          <w:rFonts w:cs="Times New Roman"/>
        </w:rPr>
        <w:t>El despegue del avión.</w:t>
      </w:r>
      <w:r w:rsidR="00E24403">
        <w:rPr>
          <w:rFonts w:cs="Times New Roman"/>
        </w:rPr>
        <w:t xml:space="preserve"> Donde se englobar</w:t>
      </w:r>
      <w:r w:rsidR="00ED0467">
        <w:rPr>
          <w:rFonts w:cs="Times New Roman"/>
        </w:rPr>
        <w:t>á</w:t>
      </w:r>
      <w:r w:rsidR="00E24403">
        <w:rPr>
          <w:rFonts w:cs="Times New Roman"/>
        </w:rPr>
        <w:t>n</w:t>
      </w:r>
      <w:del w:id="2975" w:author="Orion" w:date="2011-06-10T21:32:00Z">
        <w:r w:rsidR="00E24403" w:rsidDel="003E54EC">
          <w:rPr>
            <w:rFonts w:cs="Times New Roman"/>
          </w:rPr>
          <w:delText>englobaran</w:delText>
        </w:r>
      </w:del>
      <w:r w:rsidR="00E24403">
        <w:rPr>
          <w:rFonts w:cs="Times New Roman"/>
        </w:rPr>
        <w:t xml:space="preserve"> todas las tareas previas al arranque del avión y despegue del mismo. En esta apartado se incluiría, por ejemplo, el suministro de los planes de vuelo a cada piloto.</w:t>
      </w:r>
    </w:p>
    <w:p w14:paraId="40BDD2D6" w14:textId="77777777" w:rsidR="00E24403" w:rsidRDefault="00E24403" w:rsidP="00252D3F">
      <w:pPr>
        <w:pStyle w:val="ListParagraph"/>
        <w:keepNext/>
        <w:numPr>
          <w:ilvl w:val="0"/>
          <w:numId w:val="25"/>
        </w:numPr>
        <w:jc w:val="both"/>
        <w:rPr>
          <w:rFonts w:cs="Times New Roman"/>
        </w:rPr>
      </w:pPr>
      <w:r>
        <w:rPr>
          <w:rFonts w:cs="Times New Roman"/>
        </w:rPr>
        <w:t xml:space="preserve">La interacción con el entorno. Proceso que podría </w:t>
      </w:r>
      <w:r w:rsidR="007F1F70" w:rsidRPr="00FF1E18">
        <w:rPr>
          <w:rFonts w:cs="Times New Roman"/>
        </w:rPr>
        <w:t xml:space="preserve">traducirse como pilotar el avión </w:t>
      </w:r>
      <w:r>
        <w:rPr>
          <w:rFonts w:cs="Times New Roman"/>
        </w:rPr>
        <w:t>durante</w:t>
      </w:r>
      <w:r w:rsidR="007F1F70" w:rsidRPr="00FF1E18">
        <w:rPr>
          <w:rFonts w:cs="Times New Roman"/>
        </w:rPr>
        <w:t xml:space="preserve"> toda la ruta del vuelo, recibiendo señales externas y emitiend</w:t>
      </w:r>
      <w:r>
        <w:rPr>
          <w:rFonts w:cs="Times New Roman"/>
        </w:rPr>
        <w:t>o señales al exterior.</w:t>
      </w:r>
    </w:p>
    <w:p w14:paraId="4D4E4085" w14:textId="77777777" w:rsidR="00FF1E18" w:rsidRDefault="00E24403" w:rsidP="00252D3F">
      <w:pPr>
        <w:pStyle w:val="ListParagraph"/>
        <w:keepNext/>
        <w:numPr>
          <w:ilvl w:val="0"/>
          <w:numId w:val="25"/>
        </w:numPr>
        <w:jc w:val="both"/>
        <w:rPr>
          <w:rFonts w:cs="Times New Roman"/>
        </w:rPr>
      </w:pPr>
      <w:r>
        <w:rPr>
          <w:rFonts w:cs="Times New Roman"/>
        </w:rPr>
        <w:t>El aterrizaje del</w:t>
      </w:r>
      <w:r w:rsidR="007F1F70" w:rsidRPr="00FF1E18">
        <w:rPr>
          <w:rFonts w:cs="Times New Roman"/>
        </w:rPr>
        <w:t xml:space="preserve"> avi</w:t>
      </w:r>
      <w:r>
        <w:rPr>
          <w:rFonts w:cs="Times New Roman"/>
        </w:rPr>
        <w:t xml:space="preserve">ón. Que en este trabajo tan sólo </w:t>
      </w:r>
      <w:r w:rsidR="00F7217F">
        <w:rPr>
          <w:rFonts w:cs="Times New Roman"/>
        </w:rPr>
        <w:t>va a consistir</w:t>
      </w:r>
      <w:r>
        <w:rPr>
          <w:rFonts w:cs="Times New Roman"/>
        </w:rPr>
        <w:t xml:space="preserve"> en parar el avión.</w:t>
      </w:r>
    </w:p>
    <w:p w14:paraId="4E0E13EB" w14:textId="77777777" w:rsidR="00FF1E18" w:rsidRDefault="00FF1E18" w:rsidP="00252D3F">
      <w:pPr>
        <w:pStyle w:val="ListParagraph"/>
        <w:keepNext/>
        <w:ind w:left="780"/>
        <w:jc w:val="both"/>
        <w:rPr>
          <w:rFonts w:cs="Times New Roman"/>
        </w:rPr>
      </w:pPr>
    </w:p>
    <w:p w14:paraId="0D1F03E7" w14:textId="77777777" w:rsidR="00B70619" w:rsidRPr="00FF1E18" w:rsidRDefault="007F1F70">
      <w:pPr>
        <w:keepNext/>
        <w:jc w:val="both"/>
        <w:rPr>
          <w:rFonts w:cs="Times New Roman"/>
        </w:rPr>
        <w:pPrChange w:id="2976" w:author="Orion" w:date="2011-06-22T18:57:00Z">
          <w:pPr>
            <w:keepNext/>
            <w:ind w:left="420"/>
            <w:jc w:val="both"/>
          </w:pPr>
        </w:pPrChange>
      </w:pPr>
      <w:r w:rsidRPr="00FF1E18">
        <w:rPr>
          <w:rFonts w:cs="Times New Roman"/>
        </w:rPr>
        <w:t xml:space="preserve">Como se ha especificado en los requisitos y como se verá a continuación, este </w:t>
      </w:r>
      <w:r w:rsidR="00E24403">
        <w:rPr>
          <w:rFonts w:cs="Times New Roman"/>
        </w:rPr>
        <w:t>trabajo</w:t>
      </w:r>
      <w:r w:rsidRPr="00FF1E18">
        <w:rPr>
          <w:rFonts w:cs="Times New Roman"/>
        </w:rPr>
        <w:t xml:space="preserve"> se ha centrado </w:t>
      </w:r>
      <w:r w:rsidRPr="00FF1E18">
        <w:rPr>
          <w:rFonts w:cs="Times New Roman"/>
        </w:rPr>
        <w:lastRenderedPageBreak/>
        <w:t>principalmente en el</w:t>
      </w:r>
      <w:r w:rsidR="0099015C">
        <w:rPr>
          <w:rFonts w:cs="Times New Roman"/>
        </w:rPr>
        <w:t xml:space="preserve"> estudio del</w:t>
      </w:r>
      <w:r w:rsidRPr="00FF1E18">
        <w:rPr>
          <w:rFonts w:cs="Times New Roman"/>
        </w:rPr>
        <w:t xml:space="preserve"> pilotaje del avión durante la realización del trayecto y las interacciones </w:t>
      </w:r>
      <w:r w:rsidR="003F0E57" w:rsidRPr="00FF1E18">
        <w:rPr>
          <w:rFonts w:cs="Times New Roman"/>
        </w:rPr>
        <w:t xml:space="preserve">de los pilotos </w:t>
      </w:r>
      <w:r w:rsidRPr="00FF1E18">
        <w:rPr>
          <w:rFonts w:cs="Times New Roman"/>
        </w:rPr>
        <w:t>con el exterior que durante</w:t>
      </w:r>
      <w:r w:rsidR="003F0E57" w:rsidRPr="00FF1E18">
        <w:rPr>
          <w:rFonts w:cs="Times New Roman"/>
        </w:rPr>
        <w:t xml:space="preserve"> el vuelo</w:t>
      </w:r>
      <w:r w:rsidRPr="00FF1E18">
        <w:rPr>
          <w:rFonts w:cs="Times New Roman"/>
        </w:rPr>
        <w:t xml:space="preserve"> puedan surgir.</w:t>
      </w:r>
    </w:p>
    <w:p w14:paraId="79E56D1C" w14:textId="77777777" w:rsidR="007F1F70" w:rsidRDefault="007F1F70" w:rsidP="007A6E14">
      <w:pPr>
        <w:rPr>
          <w:rFonts w:cs="Times New Roman"/>
        </w:rPr>
      </w:pPr>
    </w:p>
    <w:p w14:paraId="7197D437" w14:textId="77777777" w:rsidR="007F1F70" w:rsidRDefault="007F1F70" w:rsidP="007A6E14">
      <w:pPr>
        <w:rPr>
          <w:rFonts w:cs="Times New Roman"/>
        </w:rPr>
      </w:pPr>
    </w:p>
    <w:p w14:paraId="68B5245C" w14:textId="4801C979" w:rsidR="00B70619" w:rsidRDefault="00B70619" w:rsidP="007A6E14">
      <w:pPr>
        <w:rPr>
          <w:rFonts w:cs="Times New Roman"/>
        </w:rPr>
      </w:pPr>
    </w:p>
    <w:p w14:paraId="0840CA4C" w14:textId="4954F2BB" w:rsidR="00FE466F" w:rsidRDefault="00C72FAF" w:rsidP="00252D3F">
      <w:pPr>
        <w:pStyle w:val="Caption"/>
        <w:rPr>
          <w:rFonts w:cs="Times New Roman"/>
        </w:rPr>
      </w:pPr>
      <w:bookmarkStart w:id="2977" w:name="_Ref292833383"/>
      <w:bookmarkStart w:id="2978" w:name="_Ref292833218"/>
      <w:bookmarkStart w:id="2979" w:name="_Toc295124195"/>
      <w:bookmarkStart w:id="2980" w:name="_Toc297663499"/>
      <w:r w:rsidRPr="00F329DF">
        <w:rPr>
          <w:rFonts w:cs="Times New Roman"/>
          <w:noProof/>
          <w:lang w:eastAsia="es-ES" w:bidi="ar-SA"/>
        </w:rPr>
        <w:drawing>
          <wp:anchor distT="0" distB="0" distL="114300" distR="114300" simplePos="0" relativeHeight="251671552" behindDoc="0" locked="0" layoutInCell="1" allowOverlap="1" wp14:anchorId="6D436367" wp14:editId="611AD261">
            <wp:simplePos x="0" y="0"/>
            <wp:positionH relativeFrom="column">
              <wp:posOffset>3810</wp:posOffset>
            </wp:positionH>
            <wp:positionV relativeFrom="paragraph">
              <wp:posOffset>3810</wp:posOffset>
            </wp:positionV>
            <wp:extent cx="6115050" cy="233362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5050" cy="2333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466F">
        <w:t xml:space="preserve">Figura </w:t>
      </w:r>
      <w:fldSimple w:instr=" SEQ Figura \* ARABIC ">
        <w:r w:rsidR="00F50FDD">
          <w:rPr>
            <w:noProof/>
          </w:rPr>
          <w:t>1</w:t>
        </w:r>
      </w:fldSimple>
      <w:bookmarkEnd w:id="2977"/>
      <w:r w:rsidR="00FE466F">
        <w:t>:</w:t>
      </w:r>
      <w:r w:rsidR="00266A4F">
        <w:t xml:space="preserve"> </w:t>
      </w:r>
      <w:r w:rsidR="00FE466F">
        <w:t>Casos de Uso</w:t>
      </w:r>
      <w:bookmarkEnd w:id="2978"/>
      <w:bookmarkEnd w:id="2979"/>
      <w:bookmarkEnd w:id="2980"/>
    </w:p>
    <w:p w14:paraId="52F39C85" w14:textId="77777777" w:rsidR="00DF1861" w:rsidRDefault="00DF1861" w:rsidP="00DF1861">
      <w:pPr>
        <w:jc w:val="both"/>
        <w:rPr>
          <w:ins w:id="2981" w:author="Orion" w:date="2011-06-22T19:00:00Z"/>
          <w:rFonts w:cs="Times New Roman"/>
        </w:rPr>
      </w:pPr>
    </w:p>
    <w:p w14:paraId="61CB6521" w14:textId="00099E10" w:rsidR="00DF1861" w:rsidRDefault="00DF1861">
      <w:pPr>
        <w:pStyle w:val="Subtitle"/>
        <w:rPr>
          <w:ins w:id="2982" w:author="Orion" w:date="2011-06-22T19:07:00Z"/>
        </w:rPr>
        <w:pPrChange w:id="2983" w:author="Orion" w:date="2011-07-04T11:54:00Z">
          <w:pPr>
            <w:jc w:val="both"/>
          </w:pPr>
        </w:pPrChange>
      </w:pPr>
      <w:ins w:id="2984" w:author="Orion" w:date="2011-06-22T19:01:00Z">
        <w:r>
          <w:t>Objetivos principales del sistema</w:t>
        </w:r>
      </w:ins>
    </w:p>
    <w:p w14:paraId="389D762A" w14:textId="77777777" w:rsidR="008329B4" w:rsidRDefault="00174069" w:rsidP="00252D3F">
      <w:pPr>
        <w:jc w:val="both"/>
        <w:rPr>
          <w:rFonts w:cs="Times New Roman"/>
        </w:rPr>
      </w:pPr>
      <w:r>
        <w:t>La participación del piloto en los caso de uso anteriores viene dirigida por su persecución de varios objetivos</w:t>
      </w:r>
      <w:r>
        <w:rPr>
          <w:rFonts w:cs="Times New Roman"/>
        </w:rPr>
        <w:t xml:space="preserve"> </w:t>
      </w:r>
      <w:r w:rsidR="00AB052D">
        <w:rPr>
          <w:rFonts w:cs="Times New Roman"/>
        </w:rPr>
        <w:t xml:space="preserve">De este modo en la </w:t>
      </w:r>
      <w:r w:rsidR="00AB052D">
        <w:rPr>
          <w:rFonts w:cs="Times New Roman"/>
        </w:rPr>
        <w:fldChar w:fldCharType="begin"/>
      </w:r>
      <w:r w:rsidR="00AB052D">
        <w:rPr>
          <w:rFonts w:cs="Times New Roman"/>
        </w:rPr>
        <w:instrText xml:space="preserve"> REF _Ref292833412 \h  \* MERGEFORMAT </w:instrText>
      </w:r>
      <w:r w:rsidR="00AB052D">
        <w:rPr>
          <w:rFonts w:cs="Times New Roman"/>
        </w:rPr>
      </w:r>
      <w:r w:rsidR="00AB052D">
        <w:rPr>
          <w:rFonts w:cs="Times New Roman"/>
        </w:rPr>
        <w:fldChar w:fldCharType="separate"/>
      </w:r>
      <w:r w:rsidR="00A74327">
        <w:t xml:space="preserve">Figura </w:t>
      </w:r>
      <w:r w:rsidR="00A74327">
        <w:rPr>
          <w:noProof/>
        </w:rPr>
        <w:t>2</w:t>
      </w:r>
      <w:r w:rsidR="00AB052D">
        <w:rPr>
          <w:rFonts w:cs="Times New Roman"/>
        </w:rPr>
        <w:fldChar w:fldCharType="end"/>
      </w:r>
      <w:r w:rsidR="00AB052D">
        <w:rPr>
          <w:rFonts w:cs="Times New Roman"/>
        </w:rPr>
        <w:t xml:space="preserve"> se puede ver que lo primero que un piloto tendría que hacer antes de poder satisfacer el objetivo “</w:t>
      </w:r>
      <w:proofErr w:type="spellStart"/>
      <w:r w:rsidR="00AB052D">
        <w:rPr>
          <w:rFonts w:cs="Times New Roman"/>
        </w:rPr>
        <w:t>Arrive</w:t>
      </w:r>
      <w:proofErr w:type="spellEnd"/>
      <w:r w:rsidR="00AB052D">
        <w:rPr>
          <w:rFonts w:cs="Times New Roman"/>
        </w:rPr>
        <w:t xml:space="preserve"> </w:t>
      </w:r>
      <w:proofErr w:type="spellStart"/>
      <w:r w:rsidR="00AB052D">
        <w:rPr>
          <w:rFonts w:cs="Times New Roman"/>
        </w:rPr>
        <w:t>Safe</w:t>
      </w:r>
      <w:proofErr w:type="spellEnd"/>
      <w:r w:rsidR="00AB052D">
        <w:rPr>
          <w:rFonts w:cs="Times New Roman"/>
        </w:rPr>
        <w:t xml:space="preserve"> And </w:t>
      </w:r>
      <w:proofErr w:type="spellStart"/>
      <w:r w:rsidR="00AB052D">
        <w:rPr>
          <w:rFonts w:cs="Times New Roman"/>
        </w:rPr>
        <w:t>Sound</w:t>
      </w:r>
      <w:proofErr w:type="spellEnd"/>
      <w:r w:rsidR="00AB052D">
        <w:rPr>
          <w:rFonts w:cs="Times New Roman"/>
        </w:rPr>
        <w:t>” es obtener el plan de vuelo (</w:t>
      </w:r>
      <w:r w:rsidR="00055AC8">
        <w:rPr>
          <w:rFonts w:cs="Times New Roman"/>
        </w:rPr>
        <w:t>“</w:t>
      </w:r>
      <w:r w:rsidR="00AB052D">
        <w:rPr>
          <w:rFonts w:cs="Times New Roman"/>
        </w:rPr>
        <w:t xml:space="preserve">Flight Plan </w:t>
      </w:r>
      <w:proofErr w:type="spellStart"/>
      <w:r w:rsidR="00AB052D">
        <w:rPr>
          <w:rFonts w:cs="Times New Roman"/>
        </w:rPr>
        <w:t>Take</w:t>
      </w:r>
      <w:proofErr w:type="spellEnd"/>
      <w:r w:rsidR="00055AC8">
        <w:rPr>
          <w:rFonts w:cs="Times New Roman"/>
        </w:rPr>
        <w:t>”</w:t>
      </w:r>
      <w:r w:rsidR="00AB052D">
        <w:rPr>
          <w:rFonts w:cs="Times New Roman"/>
        </w:rPr>
        <w:t xml:space="preserve">). Esto se </w:t>
      </w:r>
      <w:r w:rsidR="008329B4">
        <w:rPr>
          <w:rFonts w:cs="Times New Roman"/>
        </w:rPr>
        <w:t xml:space="preserve">debe a que ningún piloto (y por consiguiente avión) puede iniciar su vuelo sin que antes la empresa (en nuestro caso será un agente que explicaremos más adelante) haya suministrado un plan de vuelo a </w:t>
      </w:r>
      <w:r w:rsidR="00373FD0">
        <w:rPr>
          <w:rFonts w:cs="Times New Roman"/>
        </w:rPr>
        <w:t>este</w:t>
      </w:r>
      <w:r w:rsidR="008329B4">
        <w:rPr>
          <w:rFonts w:cs="Times New Roman"/>
        </w:rPr>
        <w:t xml:space="preserve"> piloto.</w:t>
      </w:r>
      <w:r w:rsidR="00265261">
        <w:rPr>
          <w:rFonts w:cs="Times New Roman"/>
        </w:rPr>
        <w:t xml:space="preserve"> Una vez que el piloto dispone de su plan de vuelo su </w:t>
      </w:r>
      <w:r w:rsidR="0024346B">
        <w:rPr>
          <w:rFonts w:cs="Times New Roman"/>
        </w:rPr>
        <w:t xml:space="preserve">próximo objetivo sería llegar al destino, siempre y cuando </w:t>
      </w:r>
      <w:r w:rsidR="00A743A2">
        <w:rPr>
          <w:rFonts w:cs="Times New Roman"/>
        </w:rPr>
        <w:t>se eviten las colisiones con otros aviones y los conflictos que se puedan tener con obstáculos</w:t>
      </w:r>
      <w:r w:rsidR="001E41E1">
        <w:rPr>
          <w:rFonts w:cs="Times New Roman"/>
        </w:rPr>
        <w:t xml:space="preserve"> que se interpongan en la trayectoria de avión,</w:t>
      </w:r>
      <w:r w:rsidR="00A743A2">
        <w:rPr>
          <w:rFonts w:cs="Times New Roman"/>
        </w:rPr>
        <w:t xml:space="preserve"> </w:t>
      </w:r>
      <w:r w:rsidR="009D5088">
        <w:rPr>
          <w:rFonts w:cs="Times New Roman"/>
        </w:rPr>
        <w:t>como podrían</w:t>
      </w:r>
      <w:r w:rsidR="00A743A2">
        <w:rPr>
          <w:rFonts w:cs="Times New Roman"/>
        </w:rPr>
        <w:t xml:space="preserve"> ser montañas</w:t>
      </w:r>
      <w:r w:rsidR="0049076F">
        <w:rPr>
          <w:rFonts w:cs="Times New Roman"/>
        </w:rPr>
        <w:t xml:space="preserve"> elevadas o</w:t>
      </w:r>
      <w:r w:rsidR="00A743A2">
        <w:rPr>
          <w:rFonts w:cs="Times New Roman"/>
        </w:rPr>
        <w:t xml:space="preserve"> zonas restringidas. Esto último se ve representado en el diagrama por los objetivos “</w:t>
      </w:r>
      <w:proofErr w:type="spellStart"/>
      <w:r w:rsidR="00A743A2">
        <w:rPr>
          <w:rFonts w:cs="Times New Roman"/>
        </w:rPr>
        <w:t>Collision</w:t>
      </w:r>
      <w:proofErr w:type="spellEnd"/>
      <w:r w:rsidR="00A743A2">
        <w:rPr>
          <w:rFonts w:cs="Times New Roman"/>
        </w:rPr>
        <w:t xml:space="preserve"> </w:t>
      </w:r>
      <w:proofErr w:type="spellStart"/>
      <w:r w:rsidR="00A743A2">
        <w:rPr>
          <w:rFonts w:cs="Times New Roman"/>
        </w:rPr>
        <w:t>Avoided</w:t>
      </w:r>
      <w:proofErr w:type="spellEnd"/>
      <w:r w:rsidR="00A743A2">
        <w:rPr>
          <w:rFonts w:cs="Times New Roman"/>
        </w:rPr>
        <w:t>” y “</w:t>
      </w:r>
      <w:proofErr w:type="spellStart"/>
      <w:r w:rsidR="00A743A2">
        <w:rPr>
          <w:rFonts w:cs="Times New Roman"/>
        </w:rPr>
        <w:t>Conflict</w:t>
      </w:r>
      <w:proofErr w:type="spellEnd"/>
      <w:r w:rsidR="00A743A2">
        <w:rPr>
          <w:rFonts w:cs="Times New Roman"/>
        </w:rPr>
        <w:t xml:space="preserve"> </w:t>
      </w:r>
      <w:proofErr w:type="spellStart"/>
      <w:r w:rsidR="00A743A2">
        <w:rPr>
          <w:rFonts w:cs="Times New Roman"/>
        </w:rPr>
        <w:t>Flag</w:t>
      </w:r>
      <w:proofErr w:type="spellEnd"/>
      <w:r w:rsidR="00A743A2">
        <w:rPr>
          <w:rFonts w:cs="Times New Roman"/>
        </w:rPr>
        <w:t xml:space="preserve"> </w:t>
      </w:r>
      <w:proofErr w:type="spellStart"/>
      <w:r w:rsidR="00A743A2">
        <w:rPr>
          <w:rFonts w:cs="Times New Roman"/>
        </w:rPr>
        <w:t>Generated</w:t>
      </w:r>
      <w:proofErr w:type="spellEnd"/>
      <w:r w:rsidR="00A743A2">
        <w:rPr>
          <w:rFonts w:cs="Times New Roman"/>
        </w:rPr>
        <w:t>”</w:t>
      </w:r>
      <w:r w:rsidR="001E41E1">
        <w:rPr>
          <w:rFonts w:cs="Times New Roman"/>
        </w:rPr>
        <w:t>, y la satisfacción de estos es prioritaria al de la satisfacción del objetivo de llegar al destino “</w:t>
      </w:r>
      <w:proofErr w:type="spellStart"/>
      <w:r w:rsidR="001E41E1">
        <w:rPr>
          <w:rFonts w:cs="Times New Roman"/>
        </w:rPr>
        <w:t>Arrive</w:t>
      </w:r>
      <w:proofErr w:type="spellEnd"/>
      <w:r w:rsidR="001E41E1">
        <w:rPr>
          <w:rFonts w:cs="Times New Roman"/>
        </w:rPr>
        <w:t xml:space="preserve"> </w:t>
      </w:r>
      <w:proofErr w:type="spellStart"/>
      <w:r w:rsidR="001E41E1">
        <w:rPr>
          <w:rFonts w:cs="Times New Roman"/>
        </w:rPr>
        <w:t>to</w:t>
      </w:r>
      <w:proofErr w:type="spellEnd"/>
      <w:r w:rsidR="001E41E1">
        <w:rPr>
          <w:rFonts w:cs="Times New Roman"/>
        </w:rPr>
        <w:t xml:space="preserve"> </w:t>
      </w:r>
      <w:proofErr w:type="spellStart"/>
      <w:r w:rsidR="001E41E1">
        <w:rPr>
          <w:rFonts w:cs="Times New Roman"/>
        </w:rPr>
        <w:t>Destination</w:t>
      </w:r>
      <w:proofErr w:type="spellEnd"/>
      <w:r w:rsidR="001E41E1">
        <w:rPr>
          <w:rFonts w:cs="Times New Roman"/>
        </w:rPr>
        <w:t>”</w:t>
      </w:r>
      <w:r w:rsidR="00A743A2">
        <w:rPr>
          <w:rFonts w:cs="Times New Roman"/>
        </w:rPr>
        <w:t>.</w:t>
      </w:r>
      <w:r w:rsidR="0092440F">
        <w:rPr>
          <w:rFonts w:cs="Times New Roman"/>
        </w:rPr>
        <w:t xml:space="preserve">Este </w:t>
      </w:r>
      <w:r w:rsidR="004B01EE">
        <w:rPr>
          <w:rFonts w:cs="Times New Roman"/>
        </w:rPr>
        <w:t xml:space="preserve">último </w:t>
      </w:r>
      <w:r w:rsidR="0092440F">
        <w:rPr>
          <w:rFonts w:cs="Times New Roman"/>
        </w:rPr>
        <w:t xml:space="preserve">objetivo se viene a descomponer </w:t>
      </w:r>
      <w:r w:rsidR="00085086">
        <w:rPr>
          <w:rFonts w:cs="Times New Roman"/>
        </w:rPr>
        <w:t>a  su vez en otro</w:t>
      </w:r>
      <w:r w:rsidR="0092440F">
        <w:rPr>
          <w:rFonts w:cs="Times New Roman"/>
        </w:rPr>
        <w:t xml:space="preserve"> tres </w:t>
      </w:r>
      <w:r w:rsidR="00085086">
        <w:rPr>
          <w:rFonts w:cs="Times New Roman"/>
        </w:rPr>
        <w:t>objetivos</w:t>
      </w:r>
      <w:r w:rsidR="0092440F">
        <w:rPr>
          <w:rFonts w:cs="Times New Roman"/>
        </w:rPr>
        <w:t>.</w:t>
      </w:r>
      <w:r w:rsidR="00085086">
        <w:rPr>
          <w:rFonts w:cs="Times New Roman"/>
        </w:rPr>
        <w:t xml:space="preserve"> Dichos objetivos son:</w:t>
      </w:r>
    </w:p>
    <w:p w14:paraId="0BCAF7B6" w14:textId="77777777" w:rsidR="00431DBD" w:rsidRPr="007D4BE4" w:rsidRDefault="00085086" w:rsidP="00252D3F">
      <w:pPr>
        <w:pStyle w:val="ListParagraph"/>
        <w:numPr>
          <w:ilvl w:val="0"/>
          <w:numId w:val="21"/>
        </w:numPr>
        <w:jc w:val="both"/>
        <w:rPr>
          <w:rFonts w:cs="Times New Roman"/>
        </w:rPr>
      </w:pPr>
      <w:r w:rsidRPr="00491715">
        <w:rPr>
          <w:rFonts w:cs="Times New Roman"/>
        </w:rPr>
        <w:t>Descomponer el plan de vuelo</w:t>
      </w:r>
      <w:r w:rsidR="008F2DDC" w:rsidRPr="00F650C7">
        <w:rPr>
          <w:rFonts w:cs="Times New Roman"/>
        </w:rPr>
        <w:t>,</w:t>
      </w:r>
      <w:r w:rsidRPr="007D4BE4">
        <w:rPr>
          <w:rFonts w:cs="Times New Roman"/>
        </w:rPr>
        <w:t xml:space="preserve"> “Flight Plan </w:t>
      </w:r>
      <w:proofErr w:type="spellStart"/>
      <w:r w:rsidRPr="00055AC8">
        <w:rPr>
          <w:rFonts w:cs="Times New Roman"/>
        </w:rPr>
        <w:t>Descomposed</w:t>
      </w:r>
      <w:proofErr w:type="spellEnd"/>
      <w:r w:rsidRPr="00B61CD5">
        <w:rPr>
          <w:rFonts w:cs="Times New Roman"/>
        </w:rPr>
        <w:t xml:space="preserve">”. Donde </w:t>
      </w:r>
      <w:r w:rsidRPr="009B38D2">
        <w:rPr>
          <w:rFonts w:cs="Times New Roman"/>
        </w:rPr>
        <w:t>el pla</w:t>
      </w:r>
      <w:r w:rsidR="002471D1" w:rsidRPr="004F2769">
        <w:rPr>
          <w:rFonts w:cs="Times New Roman"/>
        </w:rPr>
        <w:t>n</w:t>
      </w:r>
      <w:r w:rsidRPr="003461F7">
        <w:rPr>
          <w:rFonts w:cs="Times New Roman"/>
        </w:rPr>
        <w:t xml:space="preserve"> de vuelo se descompondrá en una serie de tramos</w:t>
      </w:r>
      <w:r w:rsidR="00431DBD" w:rsidRPr="003461F7">
        <w:rPr>
          <w:rFonts w:cs="Times New Roman"/>
        </w:rPr>
        <w:t xml:space="preserve">. </w:t>
      </w:r>
      <w:r w:rsidR="00431DBD">
        <w:rPr>
          <w:rFonts w:cs="Times New Roman"/>
        </w:rPr>
        <w:t>A su vez se puede ver</w:t>
      </w:r>
      <w:r w:rsidR="00431DBD" w:rsidRPr="00491715">
        <w:rPr>
          <w:rFonts w:cs="Times New Roman"/>
        </w:rPr>
        <w:t xml:space="preserve"> que</w:t>
      </w:r>
      <w:r w:rsidR="002E7BDA">
        <w:rPr>
          <w:rFonts w:cs="Times New Roman"/>
        </w:rPr>
        <w:t>,</w:t>
      </w:r>
      <w:r w:rsidR="00431DBD" w:rsidRPr="00491715">
        <w:rPr>
          <w:rFonts w:cs="Times New Roman"/>
        </w:rPr>
        <w:t xml:space="preserve">  una vez se ha descompuesto el plan de vuelo en tramos, el piloto intentará satisfacer el objetivo</w:t>
      </w:r>
      <w:r w:rsidR="002E7BDA">
        <w:rPr>
          <w:rFonts w:cs="Times New Roman"/>
        </w:rPr>
        <w:t xml:space="preserve"> “</w:t>
      </w:r>
      <w:proofErr w:type="spellStart"/>
      <w:r w:rsidR="00D95D96">
        <w:rPr>
          <w:rFonts w:cs="Times New Roman"/>
        </w:rPr>
        <w:t>DecisionsForLe</w:t>
      </w:r>
      <w:r w:rsidR="002E7BDA">
        <w:rPr>
          <w:rFonts w:cs="Times New Roman"/>
        </w:rPr>
        <w:t>gMade</w:t>
      </w:r>
      <w:proofErr w:type="spellEnd"/>
      <w:r w:rsidR="002E7BDA">
        <w:rPr>
          <w:rFonts w:cs="Times New Roman"/>
        </w:rPr>
        <w:t xml:space="preserve">”. Dicho objetivo consistirá en </w:t>
      </w:r>
      <w:r w:rsidR="00431DBD" w:rsidRPr="00491715">
        <w:rPr>
          <w:rFonts w:cs="Times New Roman"/>
        </w:rPr>
        <w:t xml:space="preserve">crear las decisiones pertinentes para </w:t>
      </w:r>
      <w:r w:rsidR="008818A2" w:rsidRPr="00F650C7">
        <w:rPr>
          <w:rFonts w:cs="Times New Roman"/>
        </w:rPr>
        <w:t>completar el tramo.</w:t>
      </w:r>
    </w:p>
    <w:p w14:paraId="048DBB6A" w14:textId="77777777" w:rsidR="00085086" w:rsidRDefault="00085086" w:rsidP="00252D3F">
      <w:pPr>
        <w:pStyle w:val="ListParagraph"/>
        <w:numPr>
          <w:ilvl w:val="0"/>
          <w:numId w:val="21"/>
        </w:numPr>
        <w:jc w:val="both"/>
        <w:rPr>
          <w:rFonts w:cs="Times New Roman"/>
        </w:rPr>
      </w:pPr>
      <w:r>
        <w:rPr>
          <w:rFonts w:cs="Times New Roman"/>
        </w:rPr>
        <w:t>Actualizar la posición del avión</w:t>
      </w:r>
      <w:r w:rsidR="008F2DDC">
        <w:rPr>
          <w:rFonts w:cs="Times New Roman"/>
        </w:rPr>
        <w:t>,</w:t>
      </w:r>
      <w:r>
        <w:rPr>
          <w:rFonts w:cs="Times New Roman"/>
        </w:rPr>
        <w:t xml:space="preserve"> “</w:t>
      </w:r>
      <w:proofErr w:type="spellStart"/>
      <w:r>
        <w:rPr>
          <w:rFonts w:cs="Times New Roman"/>
        </w:rPr>
        <w:t>Plane</w:t>
      </w:r>
      <w:proofErr w:type="spellEnd"/>
      <w:r>
        <w:rPr>
          <w:rFonts w:cs="Times New Roman"/>
        </w:rPr>
        <w:t xml:space="preserve"> Position </w:t>
      </w:r>
      <w:proofErr w:type="spellStart"/>
      <w:r>
        <w:rPr>
          <w:rFonts w:cs="Times New Roman"/>
        </w:rPr>
        <w:t>Updated</w:t>
      </w:r>
      <w:proofErr w:type="spellEnd"/>
      <w:r>
        <w:rPr>
          <w:rFonts w:cs="Times New Roman"/>
        </w:rPr>
        <w:t>”</w:t>
      </w:r>
      <w:r w:rsidR="00DD4556">
        <w:rPr>
          <w:rFonts w:cs="Times New Roman"/>
        </w:rPr>
        <w:t>. Que consistir</w:t>
      </w:r>
      <w:r w:rsidR="00380642">
        <w:rPr>
          <w:rFonts w:cs="Times New Roman"/>
        </w:rPr>
        <w:t>á en una serie</w:t>
      </w:r>
      <w:r w:rsidR="00DD4556">
        <w:rPr>
          <w:rFonts w:cs="Times New Roman"/>
        </w:rPr>
        <w:t xml:space="preserve"> de tareas donde se tendrá en cuenta la velocidad, altura y orientación del avión para calcular la siguiente posición de la aeronave.</w:t>
      </w:r>
    </w:p>
    <w:p w14:paraId="4C5B911F" w14:textId="77777777" w:rsidR="00085086" w:rsidRPr="00491715" w:rsidRDefault="00085086" w:rsidP="00252D3F">
      <w:pPr>
        <w:pStyle w:val="ListParagraph"/>
        <w:numPr>
          <w:ilvl w:val="0"/>
          <w:numId w:val="21"/>
        </w:numPr>
        <w:jc w:val="both"/>
        <w:rPr>
          <w:rFonts w:cs="Times New Roman"/>
        </w:rPr>
      </w:pPr>
      <w:r>
        <w:rPr>
          <w:rFonts w:cs="Times New Roman"/>
        </w:rPr>
        <w:t>Comprobar que se ha llegado al destino</w:t>
      </w:r>
      <w:r w:rsidR="008F2DDC">
        <w:rPr>
          <w:rFonts w:cs="Times New Roman"/>
        </w:rPr>
        <w:t>,</w:t>
      </w:r>
      <w:r>
        <w:rPr>
          <w:rFonts w:cs="Times New Roman"/>
        </w:rPr>
        <w:t xml:space="preserve"> “Flight</w:t>
      </w:r>
      <w:r w:rsidR="000A26F6">
        <w:rPr>
          <w:rFonts w:cs="Times New Roman"/>
        </w:rPr>
        <w:t xml:space="preserve"> </w:t>
      </w:r>
      <w:r>
        <w:rPr>
          <w:rFonts w:cs="Times New Roman"/>
        </w:rPr>
        <w:t xml:space="preserve">Plan </w:t>
      </w:r>
      <w:proofErr w:type="spellStart"/>
      <w:r>
        <w:rPr>
          <w:rFonts w:cs="Times New Roman"/>
        </w:rPr>
        <w:t>Completed</w:t>
      </w:r>
      <w:proofErr w:type="spellEnd"/>
      <w:r>
        <w:rPr>
          <w:rFonts w:cs="Times New Roman"/>
        </w:rPr>
        <w:t>”.</w:t>
      </w:r>
      <w:r w:rsidR="000A26F6">
        <w:rPr>
          <w:rFonts w:cs="Times New Roman"/>
        </w:rPr>
        <w:t xml:space="preserve"> D</w:t>
      </w:r>
      <w:r w:rsidR="00845EFF">
        <w:rPr>
          <w:rFonts w:cs="Times New Roman"/>
        </w:rPr>
        <w:t>onde, cada vez que se complete uno de los tramos del vuelo, se comprobará si ese era el último tramo y se ha llegado ya al destino.</w:t>
      </w:r>
      <w:r w:rsidR="00760B28">
        <w:rPr>
          <w:rFonts w:cs="Times New Roman"/>
        </w:rPr>
        <w:t xml:space="preserve"> Es por ello</w:t>
      </w:r>
      <w:r w:rsidR="00BD0CC8">
        <w:rPr>
          <w:rFonts w:cs="Times New Roman"/>
        </w:rPr>
        <w:t>,</w:t>
      </w:r>
      <w:r w:rsidR="00760B28">
        <w:rPr>
          <w:rFonts w:cs="Times New Roman"/>
        </w:rPr>
        <w:t xml:space="preserve"> por lo que </w:t>
      </w:r>
      <w:r w:rsidR="00BD0CC8">
        <w:rPr>
          <w:rFonts w:cs="Times New Roman"/>
        </w:rPr>
        <w:t xml:space="preserve">este objetivo depende de que se haya cumplido el objetivo de tramo completado “Flight </w:t>
      </w:r>
      <w:proofErr w:type="spellStart"/>
      <w:r w:rsidR="00BD0CC8">
        <w:rPr>
          <w:rFonts w:cs="Times New Roman"/>
        </w:rPr>
        <w:t>Leg</w:t>
      </w:r>
      <w:proofErr w:type="spellEnd"/>
      <w:r w:rsidR="00BD0CC8">
        <w:rPr>
          <w:rFonts w:cs="Times New Roman"/>
        </w:rPr>
        <w:t xml:space="preserve"> </w:t>
      </w:r>
      <w:proofErr w:type="spellStart"/>
      <w:r w:rsidR="00BD0CC8">
        <w:rPr>
          <w:rFonts w:cs="Times New Roman"/>
        </w:rPr>
        <w:t>Completed</w:t>
      </w:r>
      <w:proofErr w:type="spellEnd"/>
      <w:r w:rsidR="00BD0CC8">
        <w:rPr>
          <w:rFonts w:cs="Times New Roman"/>
        </w:rPr>
        <w:t>”.</w:t>
      </w:r>
    </w:p>
    <w:p w14:paraId="6FDB3444" w14:textId="36FDD1D3" w:rsidR="00085086" w:rsidDel="00F10B14" w:rsidRDefault="00085086" w:rsidP="00252D3F">
      <w:pPr>
        <w:jc w:val="both"/>
        <w:rPr>
          <w:del w:id="2985" w:author="Orion" w:date="2011-06-22T19:18:00Z"/>
          <w:rFonts w:cs="Times New Roman"/>
        </w:rPr>
      </w:pPr>
    </w:p>
    <w:p w14:paraId="19EB6BAF" w14:textId="57A62A00" w:rsidR="00F10B14" w:rsidRDefault="008329B4" w:rsidP="00252D3F">
      <w:pPr>
        <w:jc w:val="both"/>
        <w:rPr>
          <w:ins w:id="2986" w:author="Orion" w:date="2011-06-22T19:18:00Z"/>
          <w:rFonts w:cs="Times New Roman"/>
        </w:rPr>
      </w:pPr>
      <w:del w:id="2987" w:author="Orion" w:date="2011-06-22T19:18:00Z">
        <w:r w:rsidDel="00F10B14">
          <w:rPr>
            <w:rFonts w:cs="Times New Roman"/>
          </w:rPr>
          <w:delText xml:space="preserve"> </w:delText>
        </w:r>
      </w:del>
    </w:p>
    <w:p w14:paraId="4BE8A48F" w14:textId="77777777" w:rsidR="00F10B14" w:rsidRDefault="00F10B14" w:rsidP="00252D3F">
      <w:pPr>
        <w:jc w:val="both"/>
        <w:rPr>
          <w:rFonts w:cs="Times New Roman"/>
        </w:rPr>
      </w:pPr>
    </w:p>
    <w:p w14:paraId="2910A40C" w14:textId="77777777" w:rsidR="00F10B14" w:rsidRDefault="00F10B14" w:rsidP="00FD25D2">
      <w:pPr>
        <w:pStyle w:val="Caption"/>
        <w:rPr>
          <w:ins w:id="2988" w:author="Orion" w:date="2011-06-22T19:19:00Z"/>
        </w:rPr>
      </w:pPr>
      <w:bookmarkStart w:id="2989" w:name="_Ref292833412"/>
      <w:bookmarkStart w:id="2990" w:name="_Ref292833348"/>
      <w:bookmarkStart w:id="2991" w:name="_Toc295124196"/>
      <w:r w:rsidRPr="00F329DF">
        <w:rPr>
          <w:rFonts w:cs="Times New Roman"/>
          <w:noProof/>
          <w:lang w:eastAsia="es-ES" w:bidi="ar-SA"/>
        </w:rPr>
        <w:lastRenderedPageBreak/>
        <w:drawing>
          <wp:inline distT="0" distB="0" distL="0" distR="0" wp14:anchorId="4E538EF4" wp14:editId="75250A7F">
            <wp:extent cx="5608800" cy="3258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608800" cy="3258000"/>
                    </a:xfrm>
                    <a:prstGeom prst="rect">
                      <a:avLst/>
                    </a:prstGeom>
                  </pic:spPr>
                </pic:pic>
              </a:graphicData>
            </a:graphic>
          </wp:inline>
        </w:drawing>
      </w:r>
    </w:p>
    <w:p w14:paraId="55DA7572" w14:textId="7E722836" w:rsidR="00FD25D2" w:rsidRDefault="00FD25D2" w:rsidP="00FD25D2">
      <w:pPr>
        <w:pStyle w:val="Caption"/>
      </w:pPr>
      <w:bookmarkStart w:id="2992" w:name="_Toc297663500"/>
      <w:r>
        <w:t xml:space="preserve">Figura </w:t>
      </w:r>
      <w:fldSimple w:instr=" SEQ Figura \* ARABIC ">
        <w:r w:rsidR="00F50FDD">
          <w:rPr>
            <w:noProof/>
          </w:rPr>
          <w:t>2</w:t>
        </w:r>
      </w:fldSimple>
      <w:bookmarkEnd w:id="2989"/>
      <w:r>
        <w:t>: Diagrama de Objetivos</w:t>
      </w:r>
      <w:bookmarkEnd w:id="2990"/>
      <w:bookmarkEnd w:id="2991"/>
      <w:bookmarkEnd w:id="2992"/>
    </w:p>
    <w:p w14:paraId="1D369AA7" w14:textId="77777777" w:rsidR="00F467D2" w:rsidRDefault="00F467D2" w:rsidP="00F467D2">
      <w:pPr>
        <w:jc w:val="both"/>
        <w:rPr>
          <w:ins w:id="2993" w:author="Orion" w:date="2011-06-22T19:01:00Z"/>
          <w:rFonts w:cs="Times New Roman"/>
        </w:rPr>
      </w:pPr>
    </w:p>
    <w:p w14:paraId="04ADDE52" w14:textId="606D89B4" w:rsidR="00F467D2" w:rsidRPr="006E27FE" w:rsidRDefault="00F467D2">
      <w:pPr>
        <w:pStyle w:val="Subtitle"/>
        <w:rPr>
          <w:ins w:id="2994" w:author="Orion" w:date="2011-06-22T19:01:00Z"/>
          <w:rPrChange w:id="2995" w:author="Orion" w:date="2011-07-04T11:54:00Z">
            <w:rPr>
              <w:ins w:id="2996" w:author="Orion" w:date="2011-06-22T19:01:00Z"/>
              <w:rFonts w:cs="Times New Roman"/>
              <w:i w:val="0"/>
            </w:rPr>
          </w:rPrChange>
        </w:rPr>
        <w:pPrChange w:id="2997" w:author="Orion" w:date="2011-07-04T11:54:00Z">
          <w:pPr>
            <w:pStyle w:val="Caption"/>
            <w:jc w:val="both"/>
          </w:pPr>
        </w:pPrChange>
      </w:pPr>
      <w:ins w:id="2998" w:author="Orion" w:date="2011-06-22T19:01:00Z">
        <w:r>
          <w:t>Generación y obtenci</w:t>
        </w:r>
      </w:ins>
      <w:ins w:id="2999" w:author="Orion" w:date="2011-06-22T19:02:00Z">
        <w:r>
          <w:t>ón del plan de vuelo</w:t>
        </w:r>
      </w:ins>
    </w:p>
    <w:p w14:paraId="38D86E15" w14:textId="5D477389" w:rsidR="00055AC8" w:rsidRDefault="00055AC8" w:rsidP="00252D3F">
      <w:pPr>
        <w:pStyle w:val="Caption"/>
        <w:jc w:val="both"/>
        <w:rPr>
          <w:rFonts w:cs="Times New Roman"/>
          <w:i w:val="0"/>
        </w:rPr>
      </w:pPr>
      <w:r>
        <w:rPr>
          <w:rFonts w:cs="Times New Roman"/>
          <w:i w:val="0"/>
        </w:rPr>
        <w:t xml:space="preserve">En primer lugar, se explicará todos los procesos que se van a llevar a cabo hasta que el piloto pueda satisfacer el objetivo “Flight Plan </w:t>
      </w:r>
      <w:proofErr w:type="spellStart"/>
      <w:r>
        <w:rPr>
          <w:rFonts w:cs="Times New Roman"/>
          <w:i w:val="0"/>
        </w:rPr>
        <w:t>Taken</w:t>
      </w:r>
      <w:proofErr w:type="spellEnd"/>
      <w:r>
        <w:rPr>
          <w:rFonts w:cs="Times New Roman"/>
          <w:i w:val="0"/>
        </w:rPr>
        <w:t xml:space="preserve">”. Para ello se ha de explicar que, como se </w:t>
      </w:r>
      <w:r w:rsidR="00AD4DE1">
        <w:rPr>
          <w:rFonts w:cs="Times New Roman"/>
          <w:i w:val="0"/>
        </w:rPr>
        <w:t>introdujo en los requisitos, habrá</w:t>
      </w:r>
      <w:r>
        <w:rPr>
          <w:rFonts w:cs="Times New Roman"/>
          <w:i w:val="0"/>
        </w:rPr>
        <w:t xml:space="preserve"> un agente encargado de suministrar los planes de vuelo a cada uno de los pilotos. Este agente se denominará</w:t>
      </w:r>
      <w:r w:rsidR="00AD4DE1">
        <w:rPr>
          <w:rFonts w:cs="Times New Roman"/>
          <w:i w:val="0"/>
        </w:rPr>
        <w:t xml:space="preserve"> “</w:t>
      </w:r>
      <w:proofErr w:type="spellStart"/>
      <w:r w:rsidR="00AD4DE1">
        <w:rPr>
          <w:rFonts w:cs="Times New Roman"/>
          <w:i w:val="0"/>
        </w:rPr>
        <w:t>FlightPlanner</w:t>
      </w:r>
      <w:proofErr w:type="spellEnd"/>
      <w:r w:rsidR="00AD4DE1">
        <w:rPr>
          <w:rFonts w:cs="Times New Roman"/>
          <w:i w:val="0"/>
        </w:rPr>
        <w:t xml:space="preserve">” y, como se muestra en la </w:t>
      </w:r>
      <w:r w:rsidR="00AD4DE1">
        <w:rPr>
          <w:rFonts w:cs="Times New Roman"/>
          <w:i w:val="0"/>
        </w:rPr>
        <w:fldChar w:fldCharType="begin"/>
      </w:r>
      <w:r w:rsidR="00AD4DE1">
        <w:rPr>
          <w:rFonts w:cs="Times New Roman"/>
          <w:i w:val="0"/>
        </w:rPr>
        <w:instrText xml:space="preserve"> REF _Ref294472009 \h </w:instrText>
      </w:r>
      <w:r w:rsidR="00AD4DE1">
        <w:rPr>
          <w:rFonts w:cs="Times New Roman"/>
          <w:i w:val="0"/>
        </w:rPr>
      </w:r>
      <w:r w:rsidR="00AD4DE1">
        <w:rPr>
          <w:rFonts w:cs="Times New Roman"/>
          <w:i w:val="0"/>
        </w:rPr>
        <w:fldChar w:fldCharType="separate"/>
      </w:r>
      <w:r w:rsidR="00AD4DE1">
        <w:t xml:space="preserve">Figura </w:t>
      </w:r>
      <w:r w:rsidR="00AD4DE1">
        <w:rPr>
          <w:noProof/>
        </w:rPr>
        <w:t>3</w:t>
      </w:r>
      <w:r w:rsidR="00AD4DE1">
        <w:rPr>
          <w:rFonts w:cs="Times New Roman"/>
          <w:i w:val="0"/>
        </w:rPr>
        <w:fldChar w:fldCharType="end"/>
      </w:r>
      <w:r w:rsidR="00AD4DE1">
        <w:rPr>
          <w:rFonts w:cs="Times New Roman"/>
          <w:i w:val="0"/>
        </w:rPr>
        <w:t>, inicialmente tendrá en su estado mental crear los planes de vuelo.</w:t>
      </w:r>
    </w:p>
    <w:p w14:paraId="6203E309" w14:textId="4AC197FD" w:rsidR="00AD4DE1" w:rsidRDefault="00AD4DE1" w:rsidP="00252D3F">
      <w:pPr>
        <w:pStyle w:val="Caption"/>
        <w:jc w:val="both"/>
        <w:rPr>
          <w:rFonts w:cs="Times New Roman"/>
          <w:i w:val="0"/>
        </w:rPr>
      </w:pPr>
      <w:r w:rsidRPr="00252D3F">
        <w:rPr>
          <w:rFonts w:cs="Times New Roman"/>
          <w:i w:val="0"/>
          <w:noProof/>
          <w:lang w:eastAsia="es-ES" w:bidi="ar-SA"/>
        </w:rPr>
        <w:drawing>
          <wp:inline distT="0" distB="0" distL="0" distR="0" wp14:anchorId="1875E93F" wp14:editId="7E81CDEE">
            <wp:extent cx="4829175" cy="6286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829175" cy="628650"/>
                    </a:xfrm>
                    <a:prstGeom prst="rect">
                      <a:avLst/>
                    </a:prstGeom>
                  </pic:spPr>
                </pic:pic>
              </a:graphicData>
            </a:graphic>
          </wp:inline>
        </w:drawing>
      </w:r>
    </w:p>
    <w:p w14:paraId="4A29AE14" w14:textId="77777777" w:rsidR="00055AC8" w:rsidRDefault="00AD4DE1" w:rsidP="00B61CD5">
      <w:pPr>
        <w:pStyle w:val="Caption"/>
        <w:rPr>
          <w:rFonts w:cs="Times New Roman"/>
          <w:i w:val="0"/>
        </w:rPr>
      </w:pPr>
      <w:bookmarkStart w:id="3000" w:name="_Ref294472009"/>
      <w:bookmarkStart w:id="3001" w:name="_Toc295124197"/>
      <w:bookmarkStart w:id="3002" w:name="_Toc297663501"/>
      <w:r>
        <w:t xml:space="preserve">Figura </w:t>
      </w:r>
      <w:fldSimple w:instr=" SEQ Figura \* ARABIC ">
        <w:r w:rsidR="00F50FDD">
          <w:rPr>
            <w:noProof/>
          </w:rPr>
          <w:t>3</w:t>
        </w:r>
      </w:fldSimple>
      <w:bookmarkEnd w:id="3000"/>
      <w:r>
        <w:t>: Estado Mental "</w:t>
      </w:r>
      <w:proofErr w:type="spellStart"/>
      <w:r>
        <w:t>FlightPlanner</w:t>
      </w:r>
      <w:proofErr w:type="spellEnd"/>
      <w:r>
        <w:t>"</w:t>
      </w:r>
      <w:bookmarkEnd w:id="3001"/>
      <w:bookmarkEnd w:id="3002"/>
    </w:p>
    <w:p w14:paraId="3C081EFD" w14:textId="42386F64" w:rsidR="004E6D87" w:rsidRDefault="004E6D87" w:rsidP="00252D3F">
      <w:pPr>
        <w:pStyle w:val="Caption"/>
        <w:jc w:val="both"/>
        <w:rPr>
          <w:rFonts w:cs="Times New Roman"/>
          <w:i w:val="0"/>
        </w:rPr>
      </w:pPr>
      <w:r>
        <w:rPr>
          <w:rFonts w:cs="Times New Roman"/>
          <w:i w:val="0"/>
        </w:rPr>
        <w:t>A partir de este hecho</w:t>
      </w:r>
      <w:r w:rsidR="00CA7D37">
        <w:rPr>
          <w:rFonts w:cs="Times New Roman"/>
          <w:i w:val="0"/>
        </w:rPr>
        <w:t xml:space="preserve">, y como se muestra en la </w:t>
      </w:r>
      <w:r w:rsidR="00CA7D37">
        <w:rPr>
          <w:rFonts w:cs="Times New Roman"/>
          <w:i w:val="0"/>
        </w:rPr>
        <w:fldChar w:fldCharType="begin"/>
      </w:r>
      <w:r w:rsidR="00CA7D37">
        <w:rPr>
          <w:rFonts w:cs="Times New Roman"/>
          <w:i w:val="0"/>
        </w:rPr>
        <w:instrText xml:space="preserve"> REF _Ref294472331 \h </w:instrText>
      </w:r>
      <w:r w:rsidR="00CA7D37">
        <w:rPr>
          <w:rFonts w:cs="Times New Roman"/>
          <w:i w:val="0"/>
        </w:rPr>
      </w:r>
      <w:r w:rsidR="00CA7D37">
        <w:rPr>
          <w:rFonts w:cs="Times New Roman"/>
          <w:i w:val="0"/>
        </w:rPr>
        <w:fldChar w:fldCharType="separate"/>
      </w:r>
      <w:r w:rsidR="00CA7D37">
        <w:t xml:space="preserve">Figura </w:t>
      </w:r>
      <w:r w:rsidR="00CA7D37">
        <w:rPr>
          <w:noProof/>
        </w:rPr>
        <w:t>4</w:t>
      </w:r>
      <w:r w:rsidR="00CA7D37">
        <w:rPr>
          <w:rFonts w:cs="Times New Roman"/>
          <w:i w:val="0"/>
        </w:rPr>
        <w:fldChar w:fldCharType="end"/>
      </w:r>
      <w:r w:rsidR="00CA7D37">
        <w:rPr>
          <w:rFonts w:cs="Times New Roman"/>
          <w:i w:val="0"/>
        </w:rPr>
        <w:t xml:space="preserve">, </w:t>
      </w:r>
      <w:r w:rsidR="006675D3">
        <w:rPr>
          <w:rFonts w:cs="Times New Roman"/>
          <w:i w:val="0"/>
        </w:rPr>
        <w:t xml:space="preserve">el agente procederá a crear los planes de vuelo para los distintos pilotos-avión que </w:t>
      </w:r>
      <w:r w:rsidR="00CA7D37">
        <w:rPr>
          <w:rFonts w:cs="Times New Roman"/>
          <w:i w:val="0"/>
        </w:rPr>
        <w:t>existan.</w:t>
      </w:r>
      <w:r w:rsidR="006954C8">
        <w:rPr>
          <w:rFonts w:cs="Times New Roman"/>
          <w:i w:val="0"/>
        </w:rPr>
        <w:t xml:space="preserve"> </w:t>
      </w:r>
      <w:r w:rsidR="005437D7">
        <w:rPr>
          <w:rFonts w:cs="Times New Roman"/>
          <w:i w:val="0"/>
        </w:rPr>
        <w:t>Será dentro de estos</w:t>
      </w:r>
      <w:r w:rsidR="006954C8">
        <w:rPr>
          <w:rFonts w:cs="Times New Roman"/>
          <w:i w:val="0"/>
        </w:rPr>
        <w:t xml:space="preserve"> planes de vuelo</w:t>
      </w:r>
      <w:r w:rsidR="00950A84">
        <w:rPr>
          <w:rFonts w:cs="Times New Roman"/>
          <w:i w:val="0"/>
        </w:rPr>
        <w:t xml:space="preserve"> donde se almacenará</w:t>
      </w:r>
      <w:r w:rsidR="005437D7">
        <w:rPr>
          <w:rFonts w:cs="Times New Roman"/>
          <w:i w:val="0"/>
        </w:rPr>
        <w:t xml:space="preserve"> esta</w:t>
      </w:r>
      <w:r w:rsidR="006954C8">
        <w:rPr>
          <w:rFonts w:cs="Times New Roman"/>
          <w:i w:val="0"/>
        </w:rPr>
        <w:t xml:space="preserve"> información</w:t>
      </w:r>
      <w:r w:rsidR="005437D7">
        <w:rPr>
          <w:rFonts w:cs="Times New Roman"/>
          <w:i w:val="0"/>
        </w:rPr>
        <w:t>, es decir, a que piloto-</w:t>
      </w:r>
      <w:r w:rsidR="006954C8">
        <w:rPr>
          <w:rFonts w:cs="Times New Roman"/>
          <w:i w:val="0"/>
        </w:rPr>
        <w:t xml:space="preserve">avión </w:t>
      </w:r>
      <w:r w:rsidR="005437D7">
        <w:rPr>
          <w:rFonts w:cs="Times New Roman"/>
          <w:i w:val="0"/>
        </w:rPr>
        <w:t>se ha de enviar el mencionado plan de vuelo.</w:t>
      </w:r>
    </w:p>
    <w:p w14:paraId="1E99B511" w14:textId="20BBC6DF" w:rsidR="004E6D87" w:rsidRDefault="006954C8" w:rsidP="00252D3F">
      <w:pPr>
        <w:pStyle w:val="Caption"/>
        <w:jc w:val="both"/>
        <w:rPr>
          <w:rFonts w:cs="Times New Roman"/>
          <w:i w:val="0"/>
        </w:rPr>
      </w:pPr>
      <w:r w:rsidRPr="00252D3F">
        <w:rPr>
          <w:rFonts w:cs="Times New Roman"/>
          <w:i w:val="0"/>
          <w:noProof/>
          <w:lang w:eastAsia="es-ES" w:bidi="ar-SA"/>
        </w:rPr>
        <w:drawing>
          <wp:inline distT="0" distB="0" distL="0" distR="0" wp14:anchorId="54C62CEF" wp14:editId="51B6BA72">
            <wp:extent cx="5612130" cy="122110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1221105"/>
                    </a:xfrm>
                    <a:prstGeom prst="rect">
                      <a:avLst/>
                    </a:prstGeom>
                  </pic:spPr>
                </pic:pic>
              </a:graphicData>
            </a:graphic>
          </wp:inline>
        </w:drawing>
      </w:r>
    </w:p>
    <w:p w14:paraId="09C408E6" w14:textId="1B8426A9" w:rsidR="006675D3" w:rsidRDefault="006675D3" w:rsidP="00B61CD5">
      <w:pPr>
        <w:pStyle w:val="Caption"/>
        <w:rPr>
          <w:rFonts w:cs="Times New Roman"/>
          <w:i w:val="0"/>
        </w:rPr>
      </w:pPr>
      <w:bookmarkStart w:id="3003" w:name="_Ref294472331"/>
      <w:bookmarkStart w:id="3004" w:name="_Toc295124198"/>
      <w:bookmarkStart w:id="3005" w:name="_Toc297663502"/>
      <w:r>
        <w:t xml:space="preserve">Figura </w:t>
      </w:r>
      <w:fldSimple w:instr=" SEQ Figura \* ARABIC ">
        <w:r w:rsidR="00F50FDD">
          <w:rPr>
            <w:noProof/>
          </w:rPr>
          <w:t>4</w:t>
        </w:r>
      </w:fldSimple>
      <w:bookmarkEnd w:id="3003"/>
      <w:r>
        <w:t>: Tarea de Crear</w:t>
      </w:r>
      <w:r w:rsidR="004772D5">
        <w:t xml:space="preserve"> </w:t>
      </w:r>
      <w:r>
        <w:t>Planes de Vuelo</w:t>
      </w:r>
      <w:bookmarkEnd w:id="3004"/>
      <w:bookmarkEnd w:id="3005"/>
    </w:p>
    <w:p w14:paraId="40960A1D" w14:textId="3E1948BA" w:rsidR="00950A84" w:rsidRDefault="00950A84" w:rsidP="00950A84">
      <w:pPr>
        <w:pStyle w:val="Caption"/>
        <w:jc w:val="both"/>
        <w:rPr>
          <w:rFonts w:cs="Times New Roman"/>
          <w:i w:val="0"/>
        </w:rPr>
      </w:pPr>
      <w:r>
        <w:rPr>
          <w:rFonts w:cs="Times New Roman"/>
          <w:i w:val="0"/>
        </w:rPr>
        <w:t xml:space="preserve">De este modo, una vez se tengan todos los planes de vuelo de los pilotos en activo, se procederá al </w:t>
      </w:r>
      <w:r w:rsidR="002944E7">
        <w:rPr>
          <w:rFonts w:cs="Times New Roman"/>
          <w:i w:val="0"/>
        </w:rPr>
        <w:t>envió</w:t>
      </w:r>
      <w:r>
        <w:rPr>
          <w:rFonts w:cs="Times New Roman"/>
          <w:i w:val="0"/>
        </w:rPr>
        <w:t xml:space="preserve"> de cada uno de ellos. Para </w:t>
      </w:r>
      <w:r w:rsidR="002944E7">
        <w:rPr>
          <w:rFonts w:cs="Times New Roman"/>
          <w:i w:val="0"/>
        </w:rPr>
        <w:t>ello</w:t>
      </w:r>
      <w:r>
        <w:rPr>
          <w:rFonts w:cs="Times New Roman"/>
          <w:i w:val="0"/>
        </w:rPr>
        <w:t xml:space="preserve"> se creará una interacción</w:t>
      </w:r>
      <w:r w:rsidR="002944E7">
        <w:rPr>
          <w:rFonts w:cs="Times New Roman"/>
          <w:i w:val="0"/>
        </w:rPr>
        <w:t xml:space="preserve">, como muestra la </w:t>
      </w:r>
      <w:r w:rsidR="002944E7">
        <w:rPr>
          <w:rFonts w:cs="Times New Roman"/>
          <w:i w:val="0"/>
        </w:rPr>
        <w:fldChar w:fldCharType="begin"/>
      </w:r>
      <w:r w:rsidR="002944E7">
        <w:rPr>
          <w:rFonts w:cs="Times New Roman"/>
          <w:i w:val="0"/>
        </w:rPr>
        <w:instrText xml:space="preserve"> REF _Ref294473939 \h </w:instrText>
      </w:r>
      <w:r w:rsidR="002944E7">
        <w:rPr>
          <w:rFonts w:cs="Times New Roman"/>
          <w:i w:val="0"/>
        </w:rPr>
      </w:r>
      <w:r w:rsidR="002944E7">
        <w:rPr>
          <w:rFonts w:cs="Times New Roman"/>
          <w:i w:val="0"/>
        </w:rPr>
        <w:fldChar w:fldCharType="separate"/>
      </w:r>
      <w:r w:rsidR="002944E7">
        <w:t xml:space="preserve">Figura </w:t>
      </w:r>
      <w:r w:rsidR="002944E7">
        <w:rPr>
          <w:noProof/>
        </w:rPr>
        <w:t>5</w:t>
      </w:r>
      <w:r w:rsidR="002944E7">
        <w:rPr>
          <w:rFonts w:cs="Times New Roman"/>
          <w:i w:val="0"/>
        </w:rPr>
        <w:fldChar w:fldCharType="end"/>
      </w:r>
      <w:r w:rsidR="002944E7">
        <w:rPr>
          <w:rFonts w:cs="Times New Roman"/>
          <w:i w:val="0"/>
        </w:rPr>
        <w:t>,</w:t>
      </w:r>
      <w:r>
        <w:rPr>
          <w:rFonts w:cs="Times New Roman"/>
          <w:i w:val="0"/>
        </w:rPr>
        <w:t xml:space="preserve"> donde el “</w:t>
      </w:r>
      <w:proofErr w:type="spellStart"/>
      <w:r>
        <w:rPr>
          <w:rFonts w:cs="Times New Roman"/>
          <w:i w:val="0"/>
        </w:rPr>
        <w:t>FlightPlanner</w:t>
      </w:r>
      <w:proofErr w:type="spellEnd"/>
      <w:r>
        <w:rPr>
          <w:rFonts w:cs="Times New Roman"/>
          <w:i w:val="0"/>
        </w:rPr>
        <w:t>” tomará el rol de iniciador de la comunicación y el piloto será el colaborador de esta. De esta forma el “</w:t>
      </w:r>
      <w:proofErr w:type="spellStart"/>
      <w:r>
        <w:rPr>
          <w:rFonts w:cs="Times New Roman"/>
          <w:i w:val="0"/>
        </w:rPr>
        <w:t>FlightPlanner</w:t>
      </w:r>
      <w:proofErr w:type="spellEnd"/>
      <w:r>
        <w:rPr>
          <w:rFonts w:cs="Times New Roman"/>
          <w:i w:val="0"/>
        </w:rPr>
        <w:t>” pasará el plan de vuelo al piloto encapsulándolo en un campo del hecho denominado “</w:t>
      </w:r>
      <w:proofErr w:type="spellStart"/>
      <w:r>
        <w:rPr>
          <w:rFonts w:cs="Times New Roman"/>
          <w:i w:val="0"/>
        </w:rPr>
        <w:t>PlanAnswer</w:t>
      </w:r>
      <w:proofErr w:type="spellEnd"/>
      <w:r>
        <w:rPr>
          <w:rFonts w:cs="Times New Roman"/>
          <w:i w:val="0"/>
        </w:rPr>
        <w:t>”.</w:t>
      </w:r>
      <w:r w:rsidR="00F1265A">
        <w:rPr>
          <w:rFonts w:cs="Times New Roman"/>
          <w:i w:val="0"/>
        </w:rPr>
        <w:t xml:space="preserve"> El piloto, accediendo a la interacción, consumirá este hecho y </w:t>
      </w:r>
      <w:r w:rsidR="00F1265A">
        <w:rPr>
          <w:rFonts w:cs="Times New Roman"/>
          <w:i w:val="0"/>
        </w:rPr>
        <w:lastRenderedPageBreak/>
        <w:t xml:space="preserve">creará </w:t>
      </w:r>
      <w:r w:rsidR="00FA5BAF">
        <w:rPr>
          <w:rFonts w:cs="Times New Roman"/>
          <w:i w:val="0"/>
        </w:rPr>
        <w:t>dos</w:t>
      </w:r>
      <w:r w:rsidR="00F1265A">
        <w:rPr>
          <w:rFonts w:cs="Times New Roman"/>
          <w:i w:val="0"/>
        </w:rPr>
        <w:t xml:space="preserve"> hechos en su estado mental:</w:t>
      </w:r>
    </w:p>
    <w:p w14:paraId="570EDAF7" w14:textId="77777777" w:rsidR="00F1265A" w:rsidRDefault="00F1265A" w:rsidP="00252D3F">
      <w:pPr>
        <w:pStyle w:val="Caption"/>
        <w:numPr>
          <w:ilvl w:val="0"/>
          <w:numId w:val="24"/>
        </w:numPr>
        <w:jc w:val="both"/>
        <w:rPr>
          <w:rFonts w:cs="Times New Roman"/>
          <w:i w:val="0"/>
        </w:rPr>
      </w:pPr>
      <w:r>
        <w:rPr>
          <w:rFonts w:cs="Times New Roman"/>
          <w:i w:val="0"/>
        </w:rPr>
        <w:t>Un hecho que representa</w:t>
      </w:r>
      <w:r w:rsidR="00FA5BAF">
        <w:rPr>
          <w:rFonts w:cs="Times New Roman"/>
          <w:i w:val="0"/>
        </w:rPr>
        <w:t>rá</w:t>
      </w:r>
      <w:r>
        <w:rPr>
          <w:rFonts w:cs="Times New Roman"/>
          <w:i w:val="0"/>
        </w:rPr>
        <w:t xml:space="preserve"> el plan de vuelo (“Flight Plan”) que ha de seguir el piloto durante todo el trayecto, salvo que alguna circunstancia especial lo impida.</w:t>
      </w:r>
      <w:r w:rsidR="00F109C5">
        <w:rPr>
          <w:rFonts w:cs="Times New Roman"/>
          <w:i w:val="0"/>
        </w:rPr>
        <w:t xml:space="preserve"> Este plan de vuelo el piloto lo encapsulará</w:t>
      </w:r>
      <w:r w:rsidR="00851C56">
        <w:rPr>
          <w:rFonts w:cs="Times New Roman"/>
          <w:i w:val="0"/>
        </w:rPr>
        <w:t xml:space="preserve">, como puede verse en </w:t>
      </w:r>
      <w:r w:rsidR="00851C56">
        <w:rPr>
          <w:rFonts w:cs="Times New Roman"/>
          <w:i w:val="0"/>
        </w:rPr>
        <w:fldChar w:fldCharType="begin"/>
      </w:r>
      <w:r w:rsidR="00851C56">
        <w:rPr>
          <w:rFonts w:cs="Times New Roman"/>
          <w:i w:val="0"/>
        </w:rPr>
        <w:instrText xml:space="preserve"> REF _Ref294475600 \h </w:instrText>
      </w:r>
      <w:r w:rsidR="00851C56">
        <w:rPr>
          <w:rFonts w:cs="Times New Roman"/>
          <w:i w:val="0"/>
        </w:rPr>
      </w:r>
      <w:r w:rsidR="00851C56">
        <w:rPr>
          <w:rFonts w:cs="Times New Roman"/>
          <w:i w:val="0"/>
        </w:rPr>
        <w:fldChar w:fldCharType="separate"/>
      </w:r>
      <w:r w:rsidR="00851C56">
        <w:t xml:space="preserve">Figura </w:t>
      </w:r>
      <w:r w:rsidR="00851C56">
        <w:rPr>
          <w:noProof/>
        </w:rPr>
        <w:t>6</w:t>
      </w:r>
      <w:r w:rsidR="00851C56">
        <w:rPr>
          <w:rFonts w:cs="Times New Roman"/>
          <w:i w:val="0"/>
        </w:rPr>
        <w:fldChar w:fldCharType="end"/>
      </w:r>
      <w:r w:rsidR="00851C56">
        <w:rPr>
          <w:rFonts w:cs="Times New Roman"/>
          <w:i w:val="0"/>
        </w:rPr>
        <w:t xml:space="preserve">, </w:t>
      </w:r>
      <w:r w:rsidR="00F109C5">
        <w:rPr>
          <w:rFonts w:cs="Times New Roman"/>
          <w:i w:val="0"/>
        </w:rPr>
        <w:t>como un campo de su estado mental “</w:t>
      </w:r>
      <w:proofErr w:type="spellStart"/>
      <w:r w:rsidR="00F109C5">
        <w:rPr>
          <w:rFonts w:cs="Times New Roman"/>
          <w:i w:val="0"/>
        </w:rPr>
        <w:t>Pilot</w:t>
      </w:r>
      <w:proofErr w:type="spellEnd"/>
      <w:r w:rsidR="00F109C5">
        <w:rPr>
          <w:rFonts w:cs="Times New Roman"/>
          <w:i w:val="0"/>
        </w:rPr>
        <w:t xml:space="preserve"> </w:t>
      </w:r>
      <w:proofErr w:type="spellStart"/>
      <w:r w:rsidR="00F109C5">
        <w:rPr>
          <w:rFonts w:cs="Times New Roman"/>
          <w:i w:val="0"/>
        </w:rPr>
        <w:t>Mind</w:t>
      </w:r>
      <w:proofErr w:type="spellEnd"/>
      <w:r w:rsidR="00F109C5">
        <w:rPr>
          <w:rFonts w:cs="Times New Roman"/>
          <w:i w:val="0"/>
        </w:rPr>
        <w:t>”</w:t>
      </w:r>
      <w:r w:rsidR="006E60EE">
        <w:rPr>
          <w:rFonts w:cs="Times New Roman"/>
          <w:i w:val="0"/>
        </w:rPr>
        <w:t xml:space="preserve"> para poder acceder a él en todo momento</w:t>
      </w:r>
      <w:r w:rsidR="00F109C5">
        <w:rPr>
          <w:rFonts w:cs="Times New Roman"/>
          <w:i w:val="0"/>
        </w:rPr>
        <w:t>.</w:t>
      </w:r>
      <w:r w:rsidR="00A16526">
        <w:rPr>
          <w:rFonts w:cs="Times New Roman"/>
          <w:i w:val="0"/>
        </w:rPr>
        <w:t xml:space="preserve"> Conviene decir</w:t>
      </w:r>
      <w:r w:rsidR="00E93E99">
        <w:rPr>
          <w:rFonts w:cs="Times New Roman"/>
          <w:i w:val="0"/>
        </w:rPr>
        <w:t xml:space="preserve"> que</w:t>
      </w:r>
      <w:r w:rsidR="00A16526">
        <w:rPr>
          <w:rFonts w:cs="Times New Roman"/>
          <w:i w:val="0"/>
        </w:rPr>
        <w:t xml:space="preserve"> la tarea de “</w:t>
      </w:r>
      <w:proofErr w:type="spellStart"/>
      <w:r w:rsidR="00A16526">
        <w:rPr>
          <w:rFonts w:cs="Times New Roman"/>
          <w:i w:val="0"/>
        </w:rPr>
        <w:t>CreatePilotMind</w:t>
      </w:r>
      <w:proofErr w:type="spellEnd"/>
      <w:r w:rsidR="00A16526">
        <w:rPr>
          <w:rFonts w:cs="Times New Roman"/>
          <w:i w:val="0"/>
        </w:rPr>
        <w:t>”</w:t>
      </w:r>
      <w:r w:rsidR="00E93E99">
        <w:rPr>
          <w:rFonts w:cs="Times New Roman"/>
          <w:i w:val="0"/>
        </w:rPr>
        <w:t xml:space="preserve">, mostrada en la </w:t>
      </w:r>
      <w:r w:rsidR="00E93E99">
        <w:rPr>
          <w:rFonts w:cs="Times New Roman"/>
          <w:i w:val="0"/>
        </w:rPr>
        <w:fldChar w:fldCharType="begin"/>
      </w:r>
      <w:r w:rsidR="00E93E99">
        <w:rPr>
          <w:rFonts w:cs="Times New Roman"/>
          <w:i w:val="0"/>
        </w:rPr>
        <w:instrText xml:space="preserve"> REF _Ref294475600 \h </w:instrText>
      </w:r>
      <w:r w:rsidR="00E93E99">
        <w:rPr>
          <w:rFonts w:cs="Times New Roman"/>
          <w:i w:val="0"/>
        </w:rPr>
      </w:r>
      <w:r w:rsidR="00E93E99">
        <w:rPr>
          <w:rFonts w:cs="Times New Roman"/>
          <w:i w:val="0"/>
        </w:rPr>
        <w:fldChar w:fldCharType="separate"/>
      </w:r>
      <w:r w:rsidR="00E93E99">
        <w:t xml:space="preserve">Figura </w:t>
      </w:r>
      <w:r w:rsidR="00E93E99">
        <w:rPr>
          <w:noProof/>
        </w:rPr>
        <w:t>6</w:t>
      </w:r>
      <w:r w:rsidR="00E93E99">
        <w:rPr>
          <w:rFonts w:cs="Times New Roman"/>
          <w:i w:val="0"/>
        </w:rPr>
        <w:fldChar w:fldCharType="end"/>
      </w:r>
      <w:r w:rsidR="00E93E99">
        <w:rPr>
          <w:rFonts w:cs="Times New Roman"/>
          <w:i w:val="0"/>
        </w:rPr>
        <w:t>,</w:t>
      </w:r>
      <w:r w:rsidR="00A16526">
        <w:rPr>
          <w:rFonts w:cs="Times New Roman"/>
          <w:i w:val="0"/>
        </w:rPr>
        <w:t xml:space="preserve"> también tendrá la finalidad de suministrar los valores </w:t>
      </w:r>
      <w:r w:rsidR="008D4C32">
        <w:rPr>
          <w:rFonts w:cs="Times New Roman"/>
          <w:i w:val="0"/>
        </w:rPr>
        <w:t xml:space="preserve">iniciales </w:t>
      </w:r>
      <w:r w:rsidR="00A16526">
        <w:rPr>
          <w:rFonts w:cs="Times New Roman"/>
          <w:i w:val="0"/>
        </w:rPr>
        <w:t>de experiencia, estrés y fatiga del piloto</w:t>
      </w:r>
      <w:r w:rsidR="00851C56">
        <w:rPr>
          <w:rFonts w:cs="Times New Roman"/>
          <w:i w:val="0"/>
        </w:rPr>
        <w:t xml:space="preserve"> dependiendo de su perfil inicial</w:t>
      </w:r>
      <w:r w:rsidR="00A16526">
        <w:rPr>
          <w:rFonts w:cs="Times New Roman"/>
          <w:i w:val="0"/>
        </w:rPr>
        <w:t>.</w:t>
      </w:r>
    </w:p>
    <w:p w14:paraId="6FF32D2A" w14:textId="77777777" w:rsidR="00F1265A" w:rsidRDefault="00F1265A" w:rsidP="00252D3F">
      <w:pPr>
        <w:pStyle w:val="Caption"/>
        <w:numPr>
          <w:ilvl w:val="0"/>
          <w:numId w:val="24"/>
        </w:numPr>
        <w:jc w:val="both"/>
        <w:rPr>
          <w:rFonts w:cs="Times New Roman"/>
          <w:i w:val="0"/>
        </w:rPr>
      </w:pPr>
      <w:r>
        <w:rPr>
          <w:rFonts w:cs="Times New Roman"/>
          <w:i w:val="0"/>
        </w:rPr>
        <w:t>Un hecho para arrancar el avión (“</w:t>
      </w:r>
      <w:proofErr w:type="spellStart"/>
      <w:r>
        <w:rPr>
          <w:rFonts w:cs="Times New Roman"/>
          <w:i w:val="0"/>
        </w:rPr>
        <w:t>CanInitiateStartPlane</w:t>
      </w:r>
      <w:proofErr w:type="spellEnd"/>
      <w:r>
        <w:rPr>
          <w:rFonts w:cs="Times New Roman"/>
          <w:i w:val="0"/>
        </w:rPr>
        <w:t>”)</w:t>
      </w:r>
      <w:r w:rsidR="008C1C4B">
        <w:rPr>
          <w:rFonts w:cs="Times New Roman"/>
          <w:i w:val="0"/>
        </w:rPr>
        <w:t xml:space="preserve">. </w:t>
      </w:r>
      <w:r w:rsidR="003F0E39">
        <w:rPr>
          <w:rFonts w:cs="Times New Roman"/>
          <w:i w:val="0"/>
        </w:rPr>
        <w:t>Hecho</w:t>
      </w:r>
      <w:r w:rsidR="008C1C4B">
        <w:rPr>
          <w:rFonts w:cs="Times New Roman"/>
          <w:i w:val="0"/>
        </w:rPr>
        <w:t xml:space="preserve"> que el piloto tendrá presente hasta que la hora de salida del vuelo que suministra en el plan coincida con la hora actual.</w:t>
      </w:r>
    </w:p>
    <w:p w14:paraId="5F1892A0" w14:textId="77777777" w:rsidR="00FA5BAF" w:rsidRDefault="00FA5BAF" w:rsidP="00B61CD5">
      <w:pPr>
        <w:pStyle w:val="Caption"/>
        <w:jc w:val="both"/>
        <w:rPr>
          <w:rFonts w:cs="Times New Roman"/>
          <w:i w:val="0"/>
        </w:rPr>
      </w:pPr>
      <w:r>
        <w:rPr>
          <w:rFonts w:cs="Times New Roman"/>
          <w:i w:val="0"/>
        </w:rPr>
        <w:t>Por otro lado, el piloto creará otro hecho (“</w:t>
      </w:r>
      <w:proofErr w:type="spellStart"/>
      <w:r>
        <w:rPr>
          <w:rFonts w:cs="Times New Roman"/>
          <w:i w:val="0"/>
        </w:rPr>
        <w:t>PlanReceived</w:t>
      </w:r>
      <w:proofErr w:type="spellEnd"/>
      <w:r>
        <w:rPr>
          <w:rFonts w:cs="Times New Roman"/>
          <w:i w:val="0"/>
        </w:rPr>
        <w:t>”) en la interacción, cuya finalidad será indicar que ha recibido el plan de vuelo y lo ha procesado satisfactoriamente. Una vez el “</w:t>
      </w:r>
      <w:proofErr w:type="spellStart"/>
      <w:r>
        <w:rPr>
          <w:rFonts w:cs="Times New Roman"/>
          <w:i w:val="0"/>
        </w:rPr>
        <w:t>FlightPlanner</w:t>
      </w:r>
      <w:proofErr w:type="spellEnd"/>
      <w:r>
        <w:rPr>
          <w:rFonts w:cs="Times New Roman"/>
          <w:i w:val="0"/>
        </w:rPr>
        <w:t>” haya recibido el mencionado hecho</w:t>
      </w:r>
      <w:r w:rsidR="007D0567">
        <w:rPr>
          <w:rFonts w:cs="Times New Roman"/>
          <w:i w:val="0"/>
        </w:rPr>
        <w:t>, este</w:t>
      </w:r>
      <w:r>
        <w:rPr>
          <w:rFonts w:cs="Times New Roman"/>
          <w:i w:val="0"/>
        </w:rPr>
        <w:t xml:space="preserve"> proceder</w:t>
      </w:r>
      <w:r w:rsidR="007D0567">
        <w:rPr>
          <w:rFonts w:cs="Times New Roman"/>
          <w:i w:val="0"/>
        </w:rPr>
        <w:t>á</w:t>
      </w:r>
      <w:r>
        <w:rPr>
          <w:rFonts w:cs="Times New Roman"/>
          <w:i w:val="0"/>
        </w:rPr>
        <w:t xml:space="preserve"> a finalizar la comunicación.</w:t>
      </w:r>
      <w:r w:rsidR="007D0567">
        <w:rPr>
          <w:rFonts w:cs="Times New Roman"/>
          <w:i w:val="0"/>
        </w:rPr>
        <w:t xml:space="preserve"> En este momento se podría decir que el proceso de suministrar el plan de vuelo habría concluido y el objetivo de “Flight Plan </w:t>
      </w:r>
      <w:proofErr w:type="spellStart"/>
      <w:r w:rsidR="007D0567">
        <w:rPr>
          <w:rFonts w:cs="Times New Roman"/>
          <w:i w:val="0"/>
        </w:rPr>
        <w:t>Taken</w:t>
      </w:r>
      <w:proofErr w:type="spellEnd"/>
      <w:r w:rsidR="007D0567">
        <w:rPr>
          <w:rFonts w:cs="Times New Roman"/>
          <w:i w:val="0"/>
        </w:rPr>
        <w:t>” se habría satisfecho.</w:t>
      </w:r>
    </w:p>
    <w:p w14:paraId="4CBDF365" w14:textId="77777777" w:rsidR="00950A84" w:rsidRDefault="00950A84" w:rsidP="00950A84">
      <w:pPr>
        <w:pStyle w:val="Caption"/>
        <w:jc w:val="both"/>
        <w:rPr>
          <w:rFonts w:cs="Times New Roman"/>
          <w:i w:val="0"/>
        </w:rPr>
      </w:pPr>
    </w:p>
    <w:p w14:paraId="2E2F396B" w14:textId="77777777" w:rsidR="00950A84" w:rsidRDefault="00950A84" w:rsidP="00950A84">
      <w:pPr>
        <w:pStyle w:val="Caption"/>
        <w:jc w:val="both"/>
        <w:rPr>
          <w:rFonts w:cs="Times New Roman"/>
          <w:i w:val="0"/>
        </w:rPr>
      </w:pPr>
      <w:r w:rsidRPr="00252D3F">
        <w:rPr>
          <w:rFonts w:cs="Times New Roman"/>
          <w:i w:val="0"/>
          <w:noProof/>
          <w:lang w:eastAsia="es-ES" w:bidi="ar-SA"/>
        </w:rPr>
        <w:drawing>
          <wp:inline distT="0" distB="0" distL="0" distR="0" wp14:anchorId="6A1B7749" wp14:editId="3ABC1D7C">
            <wp:extent cx="5612130" cy="3881755"/>
            <wp:effectExtent l="0" t="0" r="762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2130" cy="3881755"/>
                    </a:xfrm>
                    <a:prstGeom prst="rect">
                      <a:avLst/>
                    </a:prstGeom>
                  </pic:spPr>
                </pic:pic>
              </a:graphicData>
            </a:graphic>
          </wp:inline>
        </w:drawing>
      </w:r>
    </w:p>
    <w:p w14:paraId="64BA7B89" w14:textId="77777777" w:rsidR="002944E7" w:rsidRDefault="002944E7" w:rsidP="00252D3F">
      <w:pPr>
        <w:pStyle w:val="Caption"/>
        <w:rPr>
          <w:rFonts w:cs="Times New Roman"/>
          <w:i w:val="0"/>
        </w:rPr>
      </w:pPr>
      <w:bookmarkStart w:id="3006" w:name="_Ref294473939"/>
      <w:bookmarkStart w:id="3007" w:name="_Toc295124199"/>
      <w:bookmarkStart w:id="3008" w:name="_Toc297663503"/>
      <w:r>
        <w:t xml:space="preserve">Figura </w:t>
      </w:r>
      <w:fldSimple w:instr=" SEQ Figura \* ARABIC ">
        <w:r w:rsidR="00F50FDD">
          <w:rPr>
            <w:noProof/>
          </w:rPr>
          <w:t>5</w:t>
        </w:r>
      </w:fldSimple>
      <w:bookmarkEnd w:id="3006"/>
      <w:r>
        <w:t>: Diagrama de Interacción</w:t>
      </w:r>
      <w:r>
        <w:rPr>
          <w:noProof/>
        </w:rPr>
        <w:t xml:space="preserve"> Para Recibir el Plan de Vuelo Inicial</w:t>
      </w:r>
      <w:bookmarkEnd w:id="3007"/>
      <w:bookmarkEnd w:id="3008"/>
    </w:p>
    <w:p w14:paraId="6122236A" w14:textId="77777777" w:rsidR="002944E7" w:rsidRDefault="002944E7" w:rsidP="00252D3F">
      <w:pPr>
        <w:pStyle w:val="Caption"/>
        <w:jc w:val="both"/>
        <w:rPr>
          <w:rFonts w:cs="Times New Roman"/>
          <w:i w:val="0"/>
        </w:rPr>
      </w:pPr>
    </w:p>
    <w:p w14:paraId="75B581E1" w14:textId="77777777" w:rsidR="002259DD" w:rsidRDefault="002259DD" w:rsidP="00252D3F">
      <w:pPr>
        <w:pStyle w:val="Caption"/>
        <w:jc w:val="both"/>
        <w:rPr>
          <w:rFonts w:cs="Times New Roman"/>
          <w:i w:val="0"/>
        </w:rPr>
      </w:pPr>
    </w:p>
    <w:p w14:paraId="4F4495EA" w14:textId="77777777" w:rsidR="002259DD" w:rsidRDefault="002259DD" w:rsidP="00252D3F">
      <w:pPr>
        <w:pStyle w:val="Caption"/>
        <w:jc w:val="both"/>
        <w:rPr>
          <w:rFonts w:cs="Times New Roman"/>
          <w:i w:val="0"/>
        </w:rPr>
      </w:pPr>
    </w:p>
    <w:p w14:paraId="1538118B" w14:textId="77777777" w:rsidR="00F109C5" w:rsidRDefault="00F109C5" w:rsidP="00252D3F">
      <w:pPr>
        <w:pStyle w:val="Caption"/>
        <w:jc w:val="both"/>
        <w:rPr>
          <w:rFonts w:cs="Times New Roman"/>
          <w:i w:val="0"/>
        </w:rPr>
      </w:pPr>
      <w:r w:rsidRPr="00252D3F">
        <w:rPr>
          <w:rFonts w:cs="Times New Roman"/>
          <w:i w:val="0"/>
          <w:noProof/>
          <w:lang w:eastAsia="es-ES" w:bidi="ar-SA"/>
        </w:rPr>
        <w:lastRenderedPageBreak/>
        <w:drawing>
          <wp:inline distT="0" distB="0" distL="0" distR="0" wp14:anchorId="5DC40273" wp14:editId="439EDEE7">
            <wp:extent cx="5172075" cy="12858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72075" cy="1285875"/>
                    </a:xfrm>
                    <a:prstGeom prst="rect">
                      <a:avLst/>
                    </a:prstGeom>
                  </pic:spPr>
                </pic:pic>
              </a:graphicData>
            </a:graphic>
          </wp:inline>
        </w:drawing>
      </w:r>
    </w:p>
    <w:p w14:paraId="2305CBAD" w14:textId="77777777" w:rsidR="00F109C5" w:rsidRDefault="00F109C5" w:rsidP="00B61CD5">
      <w:pPr>
        <w:pStyle w:val="Caption"/>
        <w:rPr>
          <w:rFonts w:cs="Times New Roman"/>
          <w:i w:val="0"/>
        </w:rPr>
      </w:pPr>
      <w:bookmarkStart w:id="3009" w:name="_Ref294475600"/>
      <w:bookmarkStart w:id="3010" w:name="_Toc295124200"/>
      <w:bookmarkStart w:id="3011" w:name="_Toc297663504"/>
      <w:r>
        <w:t xml:space="preserve">Figura </w:t>
      </w:r>
      <w:fldSimple w:instr=" SEQ Figura \* ARABIC ">
        <w:r w:rsidR="00F50FDD">
          <w:rPr>
            <w:noProof/>
          </w:rPr>
          <w:t>6</w:t>
        </w:r>
      </w:fldSimple>
      <w:bookmarkEnd w:id="3009"/>
      <w:r>
        <w:t>: Creación del Estado Mental Inicial del Piloto</w:t>
      </w:r>
      <w:bookmarkEnd w:id="3010"/>
      <w:bookmarkEnd w:id="3011"/>
    </w:p>
    <w:p w14:paraId="1CB1AD35" w14:textId="77777777" w:rsidR="00AC253C" w:rsidRDefault="00AC253C" w:rsidP="00AC253C">
      <w:pPr>
        <w:jc w:val="both"/>
        <w:rPr>
          <w:ins w:id="3012" w:author="Orion" w:date="2011-06-22T19:02:00Z"/>
          <w:rFonts w:cs="Times New Roman"/>
        </w:rPr>
      </w:pPr>
    </w:p>
    <w:p w14:paraId="30637EF2" w14:textId="43E1D034" w:rsidR="00F109C5" w:rsidRPr="006E27FE" w:rsidRDefault="00AC253C">
      <w:pPr>
        <w:pStyle w:val="Subtitle"/>
        <w:rPr>
          <w:rPrChange w:id="3013" w:author="Orion" w:date="2011-07-04T11:54:00Z">
            <w:rPr>
              <w:rFonts w:cs="Times New Roman"/>
              <w:i w:val="0"/>
            </w:rPr>
          </w:rPrChange>
        </w:rPr>
        <w:pPrChange w:id="3014" w:author="Orion" w:date="2011-07-04T11:54:00Z">
          <w:pPr>
            <w:pStyle w:val="Caption"/>
            <w:jc w:val="both"/>
          </w:pPr>
        </w:pPrChange>
      </w:pPr>
      <w:ins w:id="3015" w:author="Orion" w:date="2011-06-22T19:02:00Z">
        <w:r>
          <w:t>Seguimiento del plan de vuelo</w:t>
        </w:r>
      </w:ins>
    </w:p>
    <w:p w14:paraId="7409CE3F" w14:textId="2B3AA5EB" w:rsidR="00F832C3" w:rsidRDefault="00B25AB5" w:rsidP="00252D3F">
      <w:pPr>
        <w:pStyle w:val="Caption"/>
        <w:jc w:val="both"/>
        <w:rPr>
          <w:rFonts w:cs="Times New Roman"/>
          <w:i w:val="0"/>
        </w:rPr>
      </w:pPr>
      <w:r>
        <w:rPr>
          <w:rFonts w:cs="Times New Roman"/>
          <w:i w:val="0"/>
        </w:rPr>
        <w:t>Una vez el piloto dispone de su plan de vuelo su siguiente prioridad sería la de llegar al destino. Par</w:t>
      </w:r>
      <w:r w:rsidR="00FE33B0">
        <w:rPr>
          <w:rFonts w:cs="Times New Roman"/>
          <w:i w:val="0"/>
        </w:rPr>
        <w:t xml:space="preserve">a </w:t>
      </w:r>
      <w:r>
        <w:rPr>
          <w:rFonts w:cs="Times New Roman"/>
          <w:i w:val="0"/>
        </w:rPr>
        <w:t xml:space="preserve">explicar este proceso se ha hecho uso del siguiente </w:t>
      </w:r>
      <w:r w:rsidR="000040DF">
        <w:rPr>
          <w:rFonts w:cs="Times New Roman"/>
          <w:i w:val="0"/>
        </w:rPr>
        <w:t>diagrama de actividad</w:t>
      </w:r>
      <w:r w:rsidR="00C45A20">
        <w:rPr>
          <w:rFonts w:cs="Times New Roman"/>
          <w:i w:val="0"/>
        </w:rPr>
        <w:t xml:space="preserve"> (</w:t>
      </w:r>
      <w:r w:rsidR="00C45A20">
        <w:rPr>
          <w:rFonts w:cs="Times New Roman"/>
          <w:i w:val="0"/>
        </w:rPr>
        <w:fldChar w:fldCharType="begin"/>
      </w:r>
      <w:r w:rsidR="00C45A20">
        <w:rPr>
          <w:rFonts w:cs="Times New Roman"/>
          <w:i w:val="0"/>
        </w:rPr>
        <w:instrText xml:space="preserve"> REF _Ref294474865 \h </w:instrText>
      </w:r>
      <w:r w:rsidR="00C45A20">
        <w:rPr>
          <w:rFonts w:cs="Times New Roman"/>
          <w:i w:val="0"/>
        </w:rPr>
      </w:r>
      <w:r w:rsidR="00C45A20">
        <w:rPr>
          <w:rFonts w:cs="Times New Roman"/>
          <w:i w:val="0"/>
        </w:rPr>
        <w:fldChar w:fldCharType="separate"/>
      </w:r>
      <w:r w:rsidR="002259DD">
        <w:t xml:space="preserve">Figura </w:t>
      </w:r>
      <w:r w:rsidR="002259DD">
        <w:rPr>
          <w:noProof/>
        </w:rPr>
        <w:t>7</w:t>
      </w:r>
      <w:r w:rsidR="00C45A20">
        <w:rPr>
          <w:rFonts w:cs="Times New Roman"/>
          <w:i w:val="0"/>
        </w:rPr>
        <w:fldChar w:fldCharType="end"/>
      </w:r>
      <w:r w:rsidR="00C45A20">
        <w:rPr>
          <w:rFonts w:cs="Times New Roman"/>
          <w:i w:val="0"/>
        </w:rPr>
        <w:t>)</w:t>
      </w:r>
      <w:r>
        <w:rPr>
          <w:rFonts w:cs="Times New Roman"/>
          <w:i w:val="0"/>
        </w:rPr>
        <w:t>,</w:t>
      </w:r>
      <w:r w:rsidR="000040DF">
        <w:rPr>
          <w:rFonts w:cs="Times New Roman"/>
          <w:i w:val="0"/>
        </w:rPr>
        <w:t xml:space="preserve"> donde se muestra el desarrollo general del sistema en caso de que el trayecto no sufra ningún improvisto. De esta manera lo primero </w:t>
      </w:r>
      <w:r w:rsidR="00C73A01">
        <w:rPr>
          <w:rFonts w:cs="Times New Roman"/>
          <w:i w:val="0"/>
        </w:rPr>
        <w:t>que hará</w:t>
      </w:r>
      <w:r w:rsidR="000040DF">
        <w:rPr>
          <w:rFonts w:cs="Times New Roman"/>
          <w:i w:val="0"/>
        </w:rPr>
        <w:t xml:space="preserve"> un piloto sería recibir el plan de vuelo</w:t>
      </w:r>
      <w:r w:rsidR="00D34328">
        <w:rPr>
          <w:rFonts w:cs="Times New Roman"/>
          <w:i w:val="0"/>
        </w:rPr>
        <w:t xml:space="preserve"> (“</w:t>
      </w:r>
      <w:proofErr w:type="spellStart"/>
      <w:r w:rsidR="00D34328">
        <w:rPr>
          <w:rFonts w:cs="Times New Roman"/>
          <w:i w:val="0"/>
        </w:rPr>
        <w:t>Take</w:t>
      </w:r>
      <w:proofErr w:type="spellEnd"/>
      <w:r w:rsidR="00D34328">
        <w:rPr>
          <w:rFonts w:cs="Times New Roman"/>
          <w:i w:val="0"/>
        </w:rPr>
        <w:t xml:space="preserve"> </w:t>
      </w:r>
      <w:proofErr w:type="spellStart"/>
      <w:r w:rsidR="00D34328">
        <w:rPr>
          <w:rFonts w:cs="Times New Roman"/>
          <w:i w:val="0"/>
        </w:rPr>
        <w:t>Initial</w:t>
      </w:r>
      <w:proofErr w:type="spellEnd"/>
      <w:r w:rsidR="00D34328">
        <w:rPr>
          <w:rFonts w:cs="Times New Roman"/>
          <w:i w:val="0"/>
        </w:rPr>
        <w:t xml:space="preserve"> Plan”)</w:t>
      </w:r>
      <w:r>
        <w:rPr>
          <w:rFonts w:cs="Times New Roman"/>
          <w:i w:val="0"/>
        </w:rPr>
        <w:t xml:space="preserve">, y </w:t>
      </w:r>
      <w:r w:rsidR="00AF0D43">
        <w:rPr>
          <w:rFonts w:cs="Times New Roman"/>
          <w:i w:val="0"/>
        </w:rPr>
        <w:t>que sería el resultado final de lo que se ha explicado anteriormente</w:t>
      </w:r>
      <w:r w:rsidR="003F1EB8">
        <w:rPr>
          <w:rFonts w:cs="Times New Roman"/>
          <w:i w:val="0"/>
        </w:rPr>
        <w:t xml:space="preserve">. A continuación </w:t>
      </w:r>
      <w:r w:rsidR="00C73A01">
        <w:rPr>
          <w:rFonts w:cs="Times New Roman"/>
          <w:i w:val="0"/>
        </w:rPr>
        <w:t>e</w:t>
      </w:r>
      <w:r w:rsidR="003F1EB8">
        <w:rPr>
          <w:rFonts w:cs="Times New Roman"/>
          <w:i w:val="0"/>
        </w:rPr>
        <w:t>l piloto</w:t>
      </w:r>
      <w:r w:rsidR="00C73A01">
        <w:rPr>
          <w:rFonts w:cs="Times New Roman"/>
          <w:i w:val="0"/>
        </w:rPr>
        <w:t xml:space="preserve"> </w:t>
      </w:r>
      <w:r w:rsidR="003F1EB8">
        <w:rPr>
          <w:rFonts w:cs="Times New Roman"/>
          <w:i w:val="0"/>
        </w:rPr>
        <w:t>arrancar</w:t>
      </w:r>
      <w:r w:rsidR="00C73A01">
        <w:rPr>
          <w:rFonts w:cs="Times New Roman"/>
          <w:i w:val="0"/>
        </w:rPr>
        <w:t>á</w:t>
      </w:r>
      <w:r w:rsidR="003F1EB8">
        <w:rPr>
          <w:rFonts w:cs="Times New Roman"/>
          <w:i w:val="0"/>
        </w:rPr>
        <w:t xml:space="preserve"> el avión a la hora que </w:t>
      </w:r>
      <w:r w:rsidR="00B02D38">
        <w:rPr>
          <w:rFonts w:cs="Times New Roman"/>
          <w:i w:val="0"/>
        </w:rPr>
        <w:t xml:space="preserve">el </w:t>
      </w:r>
      <w:r w:rsidR="003F1EB8">
        <w:rPr>
          <w:rFonts w:cs="Times New Roman"/>
          <w:i w:val="0"/>
        </w:rPr>
        <w:t>plan de vuelo indique debe partir</w:t>
      </w:r>
      <w:r w:rsidR="00D34328">
        <w:rPr>
          <w:rFonts w:cs="Times New Roman"/>
          <w:i w:val="0"/>
        </w:rPr>
        <w:t xml:space="preserve"> (“</w:t>
      </w:r>
      <w:proofErr w:type="spellStart"/>
      <w:r w:rsidR="00D34328">
        <w:rPr>
          <w:rFonts w:cs="Times New Roman"/>
          <w:i w:val="0"/>
        </w:rPr>
        <w:t>Start</w:t>
      </w:r>
      <w:proofErr w:type="spellEnd"/>
      <w:r w:rsidR="00D34328">
        <w:rPr>
          <w:rFonts w:cs="Times New Roman"/>
          <w:i w:val="0"/>
        </w:rPr>
        <w:t xml:space="preserve"> </w:t>
      </w:r>
      <w:proofErr w:type="spellStart"/>
      <w:r w:rsidR="00D34328">
        <w:rPr>
          <w:rFonts w:cs="Times New Roman"/>
          <w:i w:val="0"/>
        </w:rPr>
        <w:t>Plane</w:t>
      </w:r>
      <w:proofErr w:type="spellEnd"/>
      <w:r w:rsidR="00D34328">
        <w:rPr>
          <w:rFonts w:cs="Times New Roman"/>
          <w:i w:val="0"/>
        </w:rPr>
        <w:t>”)</w:t>
      </w:r>
      <w:r w:rsidR="003F1EB8">
        <w:rPr>
          <w:rFonts w:cs="Times New Roman"/>
          <w:i w:val="0"/>
        </w:rPr>
        <w:t>. Una vez arrancado el avión se entra en un proceso iterativo hasta que se llegue al destino. Dicho proceso empieza con obtener el siguiente tramo a partir del plan de vuelo</w:t>
      </w:r>
      <w:r w:rsidR="00763427">
        <w:rPr>
          <w:rFonts w:cs="Times New Roman"/>
          <w:i w:val="0"/>
        </w:rPr>
        <w:t xml:space="preserve"> (“Flight Plan </w:t>
      </w:r>
      <w:proofErr w:type="spellStart"/>
      <w:r w:rsidR="00763427">
        <w:rPr>
          <w:rFonts w:cs="Times New Roman"/>
          <w:i w:val="0"/>
        </w:rPr>
        <w:t>Monitoring</w:t>
      </w:r>
      <w:proofErr w:type="spellEnd"/>
      <w:r w:rsidR="00763427">
        <w:rPr>
          <w:rFonts w:cs="Times New Roman"/>
          <w:i w:val="0"/>
        </w:rPr>
        <w:t>”)</w:t>
      </w:r>
      <w:r w:rsidR="003F1EB8">
        <w:rPr>
          <w:rFonts w:cs="Times New Roman"/>
          <w:i w:val="0"/>
        </w:rPr>
        <w:t xml:space="preserve">. </w:t>
      </w:r>
      <w:r w:rsidR="00611FA4">
        <w:rPr>
          <w:rFonts w:cs="Times New Roman"/>
          <w:i w:val="0"/>
        </w:rPr>
        <w:t>Posteriormente</w:t>
      </w:r>
      <w:r w:rsidR="00AE53E6">
        <w:rPr>
          <w:rFonts w:cs="Times New Roman"/>
          <w:i w:val="0"/>
        </w:rPr>
        <w:t xml:space="preserve"> </w:t>
      </w:r>
      <w:r w:rsidR="00611FA4">
        <w:rPr>
          <w:rFonts w:cs="Times New Roman"/>
          <w:i w:val="0"/>
        </w:rPr>
        <w:t xml:space="preserve">se </w:t>
      </w:r>
      <w:r w:rsidR="003F1EB8">
        <w:rPr>
          <w:rFonts w:cs="Times New Roman"/>
          <w:i w:val="0"/>
        </w:rPr>
        <w:t>actualizar</w:t>
      </w:r>
      <w:r w:rsidR="001C035E">
        <w:rPr>
          <w:rFonts w:cs="Times New Roman"/>
          <w:i w:val="0"/>
        </w:rPr>
        <w:t>á</w:t>
      </w:r>
      <w:r w:rsidR="003F1EB8">
        <w:rPr>
          <w:rFonts w:cs="Times New Roman"/>
          <w:i w:val="0"/>
        </w:rPr>
        <w:t xml:space="preserve"> la posición del avión </w:t>
      </w:r>
      <w:r w:rsidR="00302E18">
        <w:rPr>
          <w:rFonts w:cs="Times New Roman"/>
          <w:i w:val="0"/>
        </w:rPr>
        <w:t>(“</w:t>
      </w:r>
      <w:proofErr w:type="spellStart"/>
      <w:r w:rsidR="00302E18">
        <w:rPr>
          <w:rFonts w:cs="Times New Roman"/>
          <w:i w:val="0"/>
        </w:rPr>
        <w:t>Update</w:t>
      </w:r>
      <w:proofErr w:type="spellEnd"/>
      <w:r w:rsidR="00302E18">
        <w:rPr>
          <w:rFonts w:cs="Times New Roman"/>
          <w:i w:val="0"/>
        </w:rPr>
        <w:t xml:space="preserve"> </w:t>
      </w:r>
      <w:proofErr w:type="spellStart"/>
      <w:r w:rsidR="00302E18">
        <w:rPr>
          <w:rFonts w:cs="Times New Roman"/>
          <w:i w:val="0"/>
        </w:rPr>
        <w:t>Plane</w:t>
      </w:r>
      <w:proofErr w:type="spellEnd"/>
      <w:r w:rsidR="00302E18">
        <w:rPr>
          <w:rFonts w:cs="Times New Roman"/>
          <w:i w:val="0"/>
        </w:rPr>
        <w:t xml:space="preserve"> Status”) </w:t>
      </w:r>
      <w:r w:rsidR="00611FA4">
        <w:rPr>
          <w:rFonts w:cs="Times New Roman"/>
          <w:i w:val="0"/>
        </w:rPr>
        <w:t xml:space="preserve">y </w:t>
      </w:r>
      <w:r w:rsidR="002D1A53">
        <w:rPr>
          <w:rFonts w:cs="Times New Roman"/>
          <w:i w:val="0"/>
        </w:rPr>
        <w:t>consulta</w:t>
      </w:r>
      <w:r w:rsidR="001C035E">
        <w:rPr>
          <w:rFonts w:cs="Times New Roman"/>
          <w:i w:val="0"/>
        </w:rPr>
        <w:t>rá</w:t>
      </w:r>
      <w:r w:rsidR="003F1EB8">
        <w:rPr>
          <w:rFonts w:cs="Times New Roman"/>
          <w:i w:val="0"/>
        </w:rPr>
        <w:t xml:space="preserve"> si el tramo se ha completado</w:t>
      </w:r>
      <w:r w:rsidR="00302E18">
        <w:rPr>
          <w:rFonts w:cs="Times New Roman"/>
          <w:i w:val="0"/>
        </w:rPr>
        <w:t xml:space="preserve"> (“</w:t>
      </w:r>
      <w:proofErr w:type="spellStart"/>
      <w:r w:rsidR="00302E18">
        <w:rPr>
          <w:rFonts w:cs="Times New Roman"/>
          <w:i w:val="0"/>
        </w:rPr>
        <w:t>Check</w:t>
      </w:r>
      <w:proofErr w:type="spellEnd"/>
      <w:r w:rsidR="00302E18">
        <w:rPr>
          <w:rFonts w:cs="Times New Roman"/>
          <w:i w:val="0"/>
        </w:rPr>
        <w:t xml:space="preserve"> </w:t>
      </w:r>
      <w:proofErr w:type="spellStart"/>
      <w:r w:rsidR="00302E18">
        <w:rPr>
          <w:rFonts w:cs="Times New Roman"/>
          <w:i w:val="0"/>
        </w:rPr>
        <w:t>Leg</w:t>
      </w:r>
      <w:proofErr w:type="spellEnd"/>
      <w:r w:rsidR="00302E18">
        <w:rPr>
          <w:rFonts w:cs="Times New Roman"/>
          <w:i w:val="0"/>
        </w:rPr>
        <w:t xml:space="preserve"> </w:t>
      </w:r>
      <w:proofErr w:type="spellStart"/>
      <w:r w:rsidR="00302E18">
        <w:rPr>
          <w:rFonts w:cs="Times New Roman"/>
          <w:i w:val="0"/>
        </w:rPr>
        <w:t>Completed</w:t>
      </w:r>
      <w:proofErr w:type="spellEnd"/>
      <w:r w:rsidR="00302E18">
        <w:rPr>
          <w:rFonts w:cs="Times New Roman"/>
          <w:i w:val="0"/>
        </w:rPr>
        <w:t>”)</w:t>
      </w:r>
      <w:r w:rsidR="003F1EB8">
        <w:rPr>
          <w:rFonts w:cs="Times New Roman"/>
          <w:i w:val="0"/>
        </w:rPr>
        <w:t>. En caso de que el tramo se</w:t>
      </w:r>
      <w:r w:rsidR="00302E18">
        <w:rPr>
          <w:rFonts w:cs="Times New Roman"/>
          <w:i w:val="0"/>
        </w:rPr>
        <w:t xml:space="preserve"> haya co</w:t>
      </w:r>
      <w:r w:rsidR="003F1EB8">
        <w:rPr>
          <w:rFonts w:cs="Times New Roman"/>
          <w:i w:val="0"/>
        </w:rPr>
        <w:t>mpletado</w:t>
      </w:r>
      <w:r w:rsidR="000227E4">
        <w:rPr>
          <w:rFonts w:cs="Times New Roman"/>
          <w:i w:val="0"/>
        </w:rPr>
        <w:t xml:space="preserve"> pueden pasar </w:t>
      </w:r>
      <w:del w:id="3016" w:author="Orion" w:date="2011-07-05T20:01:00Z">
        <w:r w:rsidR="000227E4" w:rsidDel="00B875B6">
          <w:rPr>
            <w:rFonts w:cs="Times New Roman"/>
            <w:i w:val="0"/>
          </w:rPr>
          <w:delText xml:space="preserve">dos </w:delText>
        </w:r>
      </w:del>
      <w:ins w:id="3017" w:author="Orion" w:date="2011-07-05T20:01:00Z">
        <w:r w:rsidR="00B875B6">
          <w:rPr>
            <w:rFonts w:cs="Times New Roman"/>
            <w:i w:val="0"/>
          </w:rPr>
          <w:t xml:space="preserve">tres </w:t>
        </w:r>
      </w:ins>
      <w:r w:rsidR="000227E4">
        <w:rPr>
          <w:rFonts w:cs="Times New Roman"/>
          <w:i w:val="0"/>
        </w:rPr>
        <w:t xml:space="preserve">cosas: </w:t>
      </w:r>
    </w:p>
    <w:p w14:paraId="373A39E7" w14:textId="77777777" w:rsidR="00F832C3" w:rsidRDefault="00F832C3" w:rsidP="00252D3F">
      <w:pPr>
        <w:pStyle w:val="Caption"/>
        <w:numPr>
          <w:ilvl w:val="0"/>
          <w:numId w:val="22"/>
        </w:numPr>
        <w:jc w:val="both"/>
        <w:rPr>
          <w:ins w:id="3018" w:author="Orion" w:date="2011-07-05T20:02:00Z"/>
          <w:rFonts w:cs="Times New Roman"/>
          <w:i w:val="0"/>
        </w:rPr>
      </w:pPr>
      <w:r>
        <w:rPr>
          <w:rFonts w:cs="Times New Roman"/>
          <w:i w:val="0"/>
        </w:rPr>
        <w:t>E</w:t>
      </w:r>
      <w:r w:rsidR="000227E4">
        <w:rPr>
          <w:rFonts w:cs="Times New Roman"/>
          <w:i w:val="0"/>
        </w:rPr>
        <w:t>l tramo que se complet</w:t>
      </w:r>
      <w:r>
        <w:rPr>
          <w:rFonts w:cs="Times New Roman"/>
          <w:i w:val="0"/>
        </w:rPr>
        <w:t>ó es</w:t>
      </w:r>
      <w:r w:rsidR="000227E4">
        <w:rPr>
          <w:rFonts w:cs="Times New Roman"/>
          <w:i w:val="0"/>
        </w:rPr>
        <w:t xml:space="preserve"> el último del plan de vuelo</w:t>
      </w:r>
      <w:r>
        <w:rPr>
          <w:rFonts w:cs="Times New Roman"/>
          <w:i w:val="0"/>
        </w:rPr>
        <w:t>, por lo que se satisface el objetivo de plan de vuelo completado</w:t>
      </w:r>
      <w:r w:rsidR="00953585">
        <w:rPr>
          <w:rFonts w:cs="Times New Roman"/>
          <w:i w:val="0"/>
        </w:rPr>
        <w:t xml:space="preserve"> y se procede</w:t>
      </w:r>
      <w:r w:rsidR="001C035E">
        <w:rPr>
          <w:rFonts w:cs="Times New Roman"/>
          <w:i w:val="0"/>
        </w:rPr>
        <w:t>rá</w:t>
      </w:r>
      <w:r w:rsidR="00953585">
        <w:rPr>
          <w:rFonts w:cs="Times New Roman"/>
          <w:i w:val="0"/>
        </w:rPr>
        <w:t xml:space="preserve"> a parar el avión (“Stop </w:t>
      </w:r>
      <w:proofErr w:type="spellStart"/>
      <w:r w:rsidR="00953585">
        <w:rPr>
          <w:rFonts w:cs="Times New Roman"/>
          <w:i w:val="0"/>
        </w:rPr>
        <w:t>Plane</w:t>
      </w:r>
      <w:proofErr w:type="spellEnd"/>
      <w:r w:rsidR="00953585">
        <w:rPr>
          <w:rFonts w:cs="Times New Roman"/>
          <w:i w:val="0"/>
        </w:rPr>
        <w:t>”)</w:t>
      </w:r>
      <w:r>
        <w:rPr>
          <w:rFonts w:cs="Times New Roman"/>
          <w:i w:val="0"/>
        </w:rPr>
        <w:t>.</w:t>
      </w:r>
    </w:p>
    <w:p w14:paraId="03FC013D" w14:textId="1D1B73B8" w:rsidR="00B875B6" w:rsidRDefault="00B875B6" w:rsidP="00252D3F">
      <w:pPr>
        <w:pStyle w:val="Caption"/>
        <w:numPr>
          <w:ilvl w:val="0"/>
          <w:numId w:val="22"/>
        </w:numPr>
        <w:jc w:val="both"/>
        <w:rPr>
          <w:rFonts w:cs="Times New Roman"/>
          <w:i w:val="0"/>
        </w:rPr>
      </w:pPr>
      <w:ins w:id="3019" w:author="Orion" w:date="2011-07-05T20:06:00Z">
        <w:r>
          <w:rPr>
            <w:rFonts w:cs="Times New Roman"/>
            <w:i w:val="0"/>
          </w:rPr>
          <w:t>El</w:t>
        </w:r>
      </w:ins>
      <w:ins w:id="3020" w:author="Orion" w:date="2011-07-05T20:02:00Z">
        <w:r>
          <w:rPr>
            <w:rFonts w:cs="Times New Roman"/>
            <w:i w:val="0"/>
          </w:rPr>
          <w:t xml:space="preserve"> tramo se ha completado mientras el piloto se encontraba lidiando con una situación de riesgo de conflicto.</w:t>
        </w:r>
      </w:ins>
      <w:ins w:id="3021" w:author="Orion" w:date="2011-07-05T20:06:00Z">
        <w:r w:rsidR="005A4636">
          <w:rPr>
            <w:rFonts w:cs="Times New Roman"/>
            <w:i w:val="0"/>
          </w:rPr>
          <w:t xml:space="preserve"> En este caso se pasará al siguiente tramo pe</w:t>
        </w:r>
      </w:ins>
      <w:ins w:id="3022" w:author="Orion" w:date="2011-07-05T20:08:00Z">
        <w:r w:rsidR="00E903B4">
          <w:rPr>
            <w:rFonts w:cs="Times New Roman"/>
            <w:i w:val="0"/>
          </w:rPr>
          <w:t>r</w:t>
        </w:r>
      </w:ins>
      <w:ins w:id="3023" w:author="Orion" w:date="2011-07-05T20:06:00Z">
        <w:r w:rsidR="005A4636">
          <w:rPr>
            <w:rFonts w:cs="Times New Roman"/>
            <w:i w:val="0"/>
          </w:rPr>
          <w:t>o con las condiciones de vuelo que el controlador estableció para el tramo anterior</w:t>
        </w:r>
      </w:ins>
      <w:ins w:id="3024" w:author="Orion" w:date="2011-07-05T20:07:00Z">
        <w:r w:rsidR="00BE0D75">
          <w:rPr>
            <w:rFonts w:cs="Times New Roman"/>
            <w:i w:val="0"/>
          </w:rPr>
          <w:t xml:space="preserve"> (“</w:t>
        </w:r>
        <w:proofErr w:type="spellStart"/>
        <w:r w:rsidR="00BE0D75">
          <w:rPr>
            <w:rFonts w:cs="Times New Roman"/>
            <w:i w:val="0"/>
          </w:rPr>
          <w:t>GoingNextLegWithConflict</w:t>
        </w:r>
        <w:proofErr w:type="spellEnd"/>
        <w:r w:rsidR="00BE0D75">
          <w:rPr>
            <w:rFonts w:cs="Times New Roman"/>
            <w:i w:val="0"/>
          </w:rPr>
          <w:t>”)</w:t>
        </w:r>
      </w:ins>
      <w:ins w:id="3025" w:author="Orion" w:date="2011-07-05T20:06:00Z">
        <w:r w:rsidR="005A4636">
          <w:rPr>
            <w:rFonts w:cs="Times New Roman"/>
            <w:i w:val="0"/>
          </w:rPr>
          <w:t>.</w:t>
        </w:r>
      </w:ins>
    </w:p>
    <w:p w14:paraId="4FCC25DD" w14:textId="28CC435D" w:rsidR="000040DF" w:rsidRDefault="00F832C3" w:rsidP="00252D3F">
      <w:pPr>
        <w:pStyle w:val="Caption"/>
        <w:numPr>
          <w:ilvl w:val="0"/>
          <w:numId w:val="22"/>
        </w:numPr>
        <w:jc w:val="both"/>
        <w:rPr>
          <w:rFonts w:cs="Times New Roman"/>
          <w:i w:val="0"/>
        </w:rPr>
      </w:pPr>
      <w:r>
        <w:rPr>
          <w:rFonts w:cs="Times New Roman"/>
          <w:i w:val="0"/>
        </w:rPr>
        <w:t>En caso contrari</w:t>
      </w:r>
      <w:ins w:id="3026" w:author="Orion" w:date="2011-07-05T20:03:00Z">
        <w:r w:rsidR="00B875B6">
          <w:rPr>
            <w:rFonts w:cs="Times New Roman"/>
            <w:i w:val="0"/>
          </w:rPr>
          <w:t>o, es decir no haya conflicto</w:t>
        </w:r>
      </w:ins>
      <w:del w:id="3027" w:author="Orion" w:date="2011-07-05T20:03:00Z">
        <w:r w:rsidDel="00B875B6">
          <w:rPr>
            <w:rFonts w:cs="Times New Roman"/>
            <w:i w:val="0"/>
          </w:rPr>
          <w:delText>o</w:delText>
        </w:r>
      </w:del>
      <w:r>
        <w:rPr>
          <w:rFonts w:cs="Times New Roman"/>
          <w:i w:val="0"/>
        </w:rPr>
        <w:t>, s</w:t>
      </w:r>
      <w:r w:rsidR="003F1EB8">
        <w:rPr>
          <w:rFonts w:cs="Times New Roman"/>
          <w:i w:val="0"/>
        </w:rPr>
        <w:t>e intentará generar y pasar al siguiente tramo</w:t>
      </w:r>
      <w:r>
        <w:rPr>
          <w:rFonts w:cs="Times New Roman"/>
          <w:i w:val="0"/>
        </w:rPr>
        <w:t>.</w:t>
      </w:r>
    </w:p>
    <w:p w14:paraId="65D56C0B" w14:textId="77777777" w:rsidR="00920191" w:rsidRPr="00252D3F" w:rsidRDefault="006B3364" w:rsidP="00252D3F">
      <w:pPr>
        <w:pStyle w:val="Caption"/>
        <w:jc w:val="both"/>
        <w:rPr>
          <w:rFonts w:cs="Times New Roman"/>
          <w:i w:val="0"/>
        </w:rPr>
      </w:pPr>
      <w:r>
        <w:rPr>
          <w:rFonts w:cs="Times New Roman"/>
          <w:i w:val="0"/>
        </w:rPr>
        <w:t xml:space="preserve">En otro </w:t>
      </w:r>
      <w:r w:rsidR="0080393A">
        <w:rPr>
          <w:rFonts w:cs="Times New Roman"/>
          <w:i w:val="0"/>
        </w:rPr>
        <w:t xml:space="preserve">caso, es decir, cuando el </w:t>
      </w:r>
      <w:r w:rsidR="00920191">
        <w:rPr>
          <w:rFonts w:cs="Times New Roman"/>
          <w:i w:val="0"/>
        </w:rPr>
        <w:t>tramo</w:t>
      </w:r>
      <w:r w:rsidR="0080393A">
        <w:rPr>
          <w:rFonts w:cs="Times New Roman"/>
          <w:i w:val="0"/>
        </w:rPr>
        <w:t xml:space="preserve"> todavía</w:t>
      </w:r>
      <w:r w:rsidR="00920191">
        <w:rPr>
          <w:rFonts w:cs="Times New Roman"/>
          <w:i w:val="0"/>
        </w:rPr>
        <w:t xml:space="preserve"> no se ha completado </w:t>
      </w:r>
      <w:r w:rsidR="00E54CFB">
        <w:rPr>
          <w:rFonts w:cs="Times New Roman"/>
          <w:i w:val="0"/>
        </w:rPr>
        <w:t xml:space="preserve">y </w:t>
      </w:r>
      <w:r w:rsidR="0080393A">
        <w:rPr>
          <w:rFonts w:cs="Times New Roman"/>
          <w:i w:val="0"/>
        </w:rPr>
        <w:t>después de actualizar</w:t>
      </w:r>
      <w:r w:rsidR="00E54CFB">
        <w:rPr>
          <w:rFonts w:cs="Times New Roman"/>
          <w:i w:val="0"/>
        </w:rPr>
        <w:t xml:space="preserve"> la posición de la aeronave, </w:t>
      </w:r>
      <w:r w:rsidR="009B5707">
        <w:rPr>
          <w:rFonts w:cs="Times New Roman"/>
          <w:i w:val="0"/>
        </w:rPr>
        <w:t>el piloto</w:t>
      </w:r>
      <w:r w:rsidR="00E54CFB">
        <w:rPr>
          <w:rFonts w:cs="Times New Roman"/>
          <w:i w:val="0"/>
        </w:rPr>
        <w:t xml:space="preserve"> creará las decisiones correspondientes para completar </w:t>
      </w:r>
      <w:r w:rsidR="0080393A">
        <w:rPr>
          <w:rFonts w:cs="Times New Roman"/>
          <w:i w:val="0"/>
        </w:rPr>
        <w:t>con éxito dicho</w:t>
      </w:r>
      <w:r w:rsidR="00E54CFB">
        <w:rPr>
          <w:rFonts w:cs="Times New Roman"/>
          <w:i w:val="0"/>
        </w:rPr>
        <w:t xml:space="preserve"> tramo. Dichas decisiones</w:t>
      </w:r>
      <w:r>
        <w:rPr>
          <w:rFonts w:cs="Times New Roman"/>
          <w:i w:val="0"/>
        </w:rPr>
        <w:t xml:space="preserve"> posteriormente</w:t>
      </w:r>
      <w:r w:rsidR="00E54CFB">
        <w:rPr>
          <w:rFonts w:cs="Times New Roman"/>
          <w:i w:val="0"/>
        </w:rPr>
        <w:t xml:space="preserve"> serán descompuestas (“</w:t>
      </w:r>
      <w:proofErr w:type="spellStart"/>
      <w:r>
        <w:rPr>
          <w:rFonts w:cs="Times New Roman"/>
          <w:i w:val="0"/>
        </w:rPr>
        <w:t>Make</w:t>
      </w:r>
      <w:proofErr w:type="spellEnd"/>
      <w:r>
        <w:rPr>
          <w:rFonts w:cs="Times New Roman"/>
          <w:i w:val="0"/>
        </w:rPr>
        <w:t xml:space="preserve"> and </w:t>
      </w:r>
      <w:proofErr w:type="spellStart"/>
      <w:r w:rsidR="00E54CFB">
        <w:rPr>
          <w:rFonts w:cs="Times New Roman"/>
          <w:i w:val="0"/>
        </w:rPr>
        <w:t>Descompose</w:t>
      </w:r>
      <w:proofErr w:type="spellEnd"/>
      <w:r w:rsidR="00E54CFB">
        <w:rPr>
          <w:rFonts w:cs="Times New Roman"/>
          <w:i w:val="0"/>
        </w:rPr>
        <w:t xml:space="preserve"> </w:t>
      </w:r>
      <w:proofErr w:type="spellStart"/>
      <w:r w:rsidR="00E54CFB">
        <w:rPr>
          <w:rFonts w:cs="Times New Roman"/>
          <w:i w:val="0"/>
        </w:rPr>
        <w:t>Decision</w:t>
      </w:r>
      <w:r>
        <w:rPr>
          <w:rFonts w:cs="Times New Roman"/>
          <w:i w:val="0"/>
        </w:rPr>
        <w:t>s</w:t>
      </w:r>
      <w:proofErr w:type="spellEnd"/>
      <w:r w:rsidR="00E54CFB">
        <w:rPr>
          <w:rFonts w:cs="Times New Roman"/>
          <w:i w:val="0"/>
        </w:rPr>
        <w:t xml:space="preserve">”) en una serie de instrucciones que el piloto </w:t>
      </w:r>
      <w:r w:rsidR="00C71ABF">
        <w:rPr>
          <w:rFonts w:cs="Times New Roman"/>
          <w:i w:val="0"/>
        </w:rPr>
        <w:t>ejecutará</w:t>
      </w:r>
      <w:r w:rsidR="000977BC">
        <w:rPr>
          <w:rFonts w:cs="Times New Roman"/>
          <w:i w:val="0"/>
        </w:rPr>
        <w:t>. Dicha ejecución consistirá en iniciar una interacción con el avión</w:t>
      </w:r>
      <w:r w:rsidR="00CB09D3">
        <w:rPr>
          <w:rFonts w:cs="Times New Roman"/>
          <w:i w:val="0"/>
        </w:rPr>
        <w:t>,</w:t>
      </w:r>
      <w:r w:rsidR="000977BC">
        <w:rPr>
          <w:rFonts w:cs="Times New Roman"/>
          <w:i w:val="0"/>
        </w:rPr>
        <w:t xml:space="preserve"> donde el piloto le mandará las maniobras a ejecutar y </w:t>
      </w:r>
      <w:r w:rsidR="00CB09D3">
        <w:rPr>
          <w:rFonts w:cs="Times New Roman"/>
          <w:i w:val="0"/>
        </w:rPr>
        <w:t xml:space="preserve">chequeará que se hayan ejecutado con éxito </w:t>
      </w:r>
      <w:r w:rsidR="00E54CFB">
        <w:rPr>
          <w:rFonts w:cs="Times New Roman"/>
          <w:i w:val="0"/>
        </w:rPr>
        <w:t>(“</w:t>
      </w:r>
      <w:proofErr w:type="spellStart"/>
      <w:r w:rsidR="00CB09D3" w:rsidRPr="00CB09D3">
        <w:rPr>
          <w:rFonts w:cs="Times New Roman"/>
          <w:i w:val="0"/>
        </w:rPr>
        <w:t>Interaction</w:t>
      </w:r>
      <w:proofErr w:type="spellEnd"/>
      <w:r w:rsidR="00CB09D3" w:rsidRPr="00CB09D3">
        <w:rPr>
          <w:rFonts w:cs="Times New Roman"/>
          <w:i w:val="0"/>
        </w:rPr>
        <w:t xml:space="preserve"> </w:t>
      </w:r>
      <w:proofErr w:type="spellStart"/>
      <w:r w:rsidR="00CB09D3" w:rsidRPr="00CB09D3">
        <w:rPr>
          <w:rFonts w:cs="Times New Roman"/>
          <w:i w:val="0"/>
        </w:rPr>
        <w:t>Pilot-Plane</w:t>
      </w:r>
      <w:proofErr w:type="spellEnd"/>
      <w:r w:rsidR="00CB09D3">
        <w:rPr>
          <w:rFonts w:cs="Times New Roman"/>
          <w:i w:val="0"/>
        </w:rPr>
        <w:t>”)</w:t>
      </w:r>
      <w:r w:rsidR="00E54CFB">
        <w:rPr>
          <w:rFonts w:cs="Times New Roman"/>
          <w:i w:val="0"/>
        </w:rPr>
        <w:t xml:space="preserve">. </w:t>
      </w:r>
      <w:r w:rsidR="00CB09D3">
        <w:rPr>
          <w:rFonts w:cs="Times New Roman"/>
          <w:i w:val="0"/>
        </w:rPr>
        <w:t xml:space="preserve">Seguidamente se procederá </w:t>
      </w:r>
      <w:r w:rsidR="00E9075B">
        <w:rPr>
          <w:rFonts w:cs="Times New Roman"/>
          <w:i w:val="0"/>
        </w:rPr>
        <w:t>a la actualización de</w:t>
      </w:r>
      <w:r w:rsidR="00E54CFB">
        <w:rPr>
          <w:rFonts w:cs="Times New Roman"/>
          <w:i w:val="0"/>
        </w:rPr>
        <w:t xml:space="preserve"> la posición de </w:t>
      </w:r>
      <w:r w:rsidR="00CB09D3">
        <w:rPr>
          <w:rFonts w:cs="Times New Roman"/>
          <w:i w:val="0"/>
        </w:rPr>
        <w:t>la aeronave de nuevo</w:t>
      </w:r>
      <w:r w:rsidR="00E54CFB">
        <w:rPr>
          <w:rFonts w:cs="Times New Roman"/>
          <w:i w:val="0"/>
        </w:rPr>
        <w:t xml:space="preserve">. Hay que decir que, aunque el diagrama pueda llevar a pensar lo contrario, la actualización de la posición del avión no es dependiente de la ejecución de las instrucciones. Es decir, que esta posición será actualizada tanto si el piloto tiene que ejecutar instrucciones como si no tiene </w:t>
      </w:r>
      <w:r w:rsidR="003C05EA">
        <w:rPr>
          <w:rFonts w:cs="Times New Roman"/>
          <w:i w:val="0"/>
        </w:rPr>
        <w:t>ninguna</w:t>
      </w:r>
      <w:r w:rsidR="00E54CFB">
        <w:rPr>
          <w:rFonts w:cs="Times New Roman"/>
          <w:i w:val="0"/>
        </w:rPr>
        <w:t xml:space="preserve"> para ejecutar.</w:t>
      </w:r>
    </w:p>
    <w:p w14:paraId="479EDD41" w14:textId="6CF2245E" w:rsidR="00FD25D2" w:rsidRDefault="00621D6E" w:rsidP="00252D3F">
      <w:pPr>
        <w:jc w:val="both"/>
        <w:rPr>
          <w:ins w:id="3028" w:author="Orion" w:date="2011-07-05T19:46:00Z"/>
          <w:rFonts w:cs="Times New Roman"/>
        </w:rPr>
      </w:pPr>
      <w:del w:id="3029" w:author="Orion" w:date="2011-07-05T20:07:00Z">
        <w:r w:rsidRPr="00547764" w:rsidDel="00FC70E9">
          <w:rPr>
            <w:rFonts w:cs="Times New Roman"/>
            <w:noProof/>
            <w:lang w:eastAsia="es-ES" w:bidi="ar-SA"/>
          </w:rPr>
          <w:drawing>
            <wp:inline distT="0" distB="0" distL="0" distR="0" wp14:anchorId="40DA17B0" wp14:editId="206A23E9">
              <wp:extent cx="5524500" cy="5734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524500" cy="5734050"/>
                      </a:xfrm>
                      <a:prstGeom prst="rect">
                        <a:avLst/>
                      </a:prstGeom>
                    </pic:spPr>
                  </pic:pic>
                </a:graphicData>
              </a:graphic>
            </wp:inline>
          </w:drawing>
        </w:r>
      </w:del>
    </w:p>
    <w:p w14:paraId="662AE285" w14:textId="761C641C" w:rsidR="001A6225" w:rsidRDefault="001A6225" w:rsidP="00252D3F">
      <w:pPr>
        <w:jc w:val="both"/>
        <w:rPr>
          <w:rFonts w:cs="Times New Roman"/>
        </w:rPr>
      </w:pPr>
      <w:ins w:id="3030" w:author="Orion" w:date="2011-07-05T19:46:00Z">
        <w:r w:rsidRPr="00547764">
          <w:rPr>
            <w:rFonts w:cs="Times New Roman"/>
            <w:noProof/>
            <w:lang w:eastAsia="es-ES" w:bidi="ar-SA"/>
          </w:rPr>
          <w:lastRenderedPageBreak/>
          <w:drawing>
            <wp:inline distT="0" distB="0" distL="0" distR="0" wp14:anchorId="13C30A25" wp14:editId="712D68DA">
              <wp:extent cx="5730875" cy="5805170"/>
              <wp:effectExtent l="0" t="0" r="3175" b="5080"/>
              <wp:docPr id="35" name="Picture 35" descr="E:\Master SI\TFM\doc\img\Figur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Figure7.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875" cy="5805170"/>
                      </a:xfrm>
                      <a:prstGeom prst="rect">
                        <a:avLst/>
                      </a:prstGeom>
                      <a:noFill/>
                      <a:ln>
                        <a:noFill/>
                      </a:ln>
                    </pic:spPr>
                  </pic:pic>
                </a:graphicData>
              </a:graphic>
            </wp:inline>
          </w:drawing>
        </w:r>
      </w:ins>
    </w:p>
    <w:p w14:paraId="349AD8BC" w14:textId="77777777" w:rsidR="001244FA" w:rsidRDefault="004B01EE" w:rsidP="00252D3F">
      <w:pPr>
        <w:pStyle w:val="Caption"/>
        <w:rPr>
          <w:rFonts w:cs="Times New Roman"/>
        </w:rPr>
      </w:pPr>
      <w:bookmarkStart w:id="3031" w:name="_Ref294474865"/>
      <w:bookmarkStart w:id="3032" w:name="_Toc295124201"/>
      <w:bookmarkStart w:id="3033" w:name="_Toc297663505"/>
      <w:r>
        <w:t xml:space="preserve">Figura </w:t>
      </w:r>
      <w:fldSimple w:instr=" SEQ Figura \* ARABIC ">
        <w:r w:rsidR="00F50FDD">
          <w:rPr>
            <w:noProof/>
          </w:rPr>
          <w:t>7</w:t>
        </w:r>
      </w:fldSimple>
      <w:bookmarkEnd w:id="3031"/>
      <w:r w:rsidRPr="00B101B7">
        <w:t xml:space="preserve">: Diagrama de </w:t>
      </w:r>
      <w:r w:rsidR="009E42B3">
        <w:t>Actividad</w:t>
      </w:r>
      <w:r w:rsidRPr="00B101B7">
        <w:t xml:space="preserve"> General</w:t>
      </w:r>
      <w:bookmarkEnd w:id="3032"/>
      <w:bookmarkEnd w:id="3033"/>
    </w:p>
    <w:p w14:paraId="33798122" w14:textId="77777777" w:rsidR="00055AC8" w:rsidRDefault="00976350" w:rsidP="00252D3F">
      <w:pPr>
        <w:jc w:val="both"/>
        <w:rPr>
          <w:rFonts w:cs="Times New Roman"/>
        </w:rPr>
      </w:pPr>
      <w:r>
        <w:rPr>
          <w:rFonts w:cs="Times New Roman"/>
        </w:rPr>
        <w:t xml:space="preserve">Conviene entrar más en </w:t>
      </w:r>
      <w:r w:rsidR="00D72DAF">
        <w:rPr>
          <w:rFonts w:cs="Times New Roman"/>
        </w:rPr>
        <w:t>profundidad en</w:t>
      </w:r>
      <w:r>
        <w:rPr>
          <w:rFonts w:cs="Times New Roman"/>
        </w:rPr>
        <w:t xml:space="preserve"> alguna</w:t>
      </w:r>
      <w:r w:rsidR="00D72DAF">
        <w:rPr>
          <w:rFonts w:cs="Times New Roman"/>
        </w:rPr>
        <w:t>s</w:t>
      </w:r>
      <w:r>
        <w:rPr>
          <w:rFonts w:cs="Times New Roman"/>
        </w:rPr>
        <w:t xml:space="preserve"> de las tareas </w:t>
      </w:r>
      <w:r w:rsidR="00D72DAF">
        <w:rPr>
          <w:rFonts w:cs="Times New Roman"/>
        </w:rPr>
        <w:t>mostradas anteriormente</w:t>
      </w:r>
      <w:r>
        <w:rPr>
          <w:rFonts w:cs="Times New Roman"/>
        </w:rPr>
        <w:t xml:space="preserve"> para poder saber en qué consiste realmente cada una de estas acciones.</w:t>
      </w:r>
      <w:r w:rsidR="00F109C5">
        <w:rPr>
          <w:rFonts w:cs="Times New Roman"/>
        </w:rPr>
        <w:t xml:space="preserve"> Así</w:t>
      </w:r>
      <w:r w:rsidR="009B38D2">
        <w:rPr>
          <w:rFonts w:cs="Times New Roman"/>
        </w:rPr>
        <w:t>,</w:t>
      </w:r>
      <w:r w:rsidR="00F109C5">
        <w:rPr>
          <w:rFonts w:cs="Times New Roman"/>
        </w:rPr>
        <w:t xml:space="preserve"> por ejemplo</w:t>
      </w:r>
      <w:r w:rsidR="009B38D2">
        <w:rPr>
          <w:rFonts w:cs="Times New Roman"/>
        </w:rPr>
        <w:t>,</w:t>
      </w:r>
      <w:r w:rsidR="00F109C5">
        <w:rPr>
          <w:rFonts w:cs="Times New Roman"/>
        </w:rPr>
        <w:t xml:space="preserve"> se empezará por explicar cómo se realiza el arranque del avión.</w:t>
      </w:r>
      <w:r w:rsidR="00D72DAF">
        <w:rPr>
          <w:rFonts w:cs="Times New Roman"/>
        </w:rPr>
        <w:t xml:space="preserve"> Como se comentó hace unos párrafos, el piloto, a la vez que recibe el plan de vuelo y, posteriormente, lo encapsula en su estado mental, crea un hecho denominado “</w:t>
      </w:r>
      <w:proofErr w:type="spellStart"/>
      <w:r w:rsidR="00D72DAF">
        <w:rPr>
          <w:rFonts w:cs="Times New Roman"/>
        </w:rPr>
        <w:t>CanInitiateStartPlane</w:t>
      </w:r>
      <w:proofErr w:type="spellEnd"/>
      <w:r w:rsidR="00D72DAF">
        <w:rPr>
          <w:rFonts w:cs="Times New Roman"/>
        </w:rPr>
        <w:t>”. Dicho hecho le servirá al piloto, ayudándose de su estado mental para acceder al plan de vuelo, para iniciar una tarea que consistirá en comprobar si</w:t>
      </w:r>
      <w:r w:rsidR="00573189">
        <w:rPr>
          <w:rFonts w:cs="Times New Roman"/>
        </w:rPr>
        <w:t xml:space="preserve"> se ha cumplido</w:t>
      </w:r>
      <w:r w:rsidR="00D72DAF">
        <w:rPr>
          <w:rFonts w:cs="Times New Roman"/>
        </w:rPr>
        <w:t xml:space="preserve"> </w:t>
      </w:r>
      <w:r w:rsidR="00573189">
        <w:rPr>
          <w:rFonts w:cs="Times New Roman"/>
        </w:rPr>
        <w:t xml:space="preserve">la hora a la que el vuelo tenía programada </w:t>
      </w:r>
      <w:r w:rsidR="0024780B">
        <w:rPr>
          <w:rFonts w:cs="Times New Roman"/>
        </w:rPr>
        <w:t xml:space="preserve">su </w:t>
      </w:r>
      <w:r w:rsidR="00573189">
        <w:rPr>
          <w:rFonts w:cs="Times New Roman"/>
        </w:rPr>
        <w:t>salida y así</w:t>
      </w:r>
      <w:r w:rsidR="00D72DAF">
        <w:rPr>
          <w:rFonts w:cs="Times New Roman"/>
        </w:rPr>
        <w:t xml:space="preserve"> proceder a arrancar el avión.</w:t>
      </w:r>
      <w:r w:rsidR="00CB43DA">
        <w:rPr>
          <w:rFonts w:cs="Times New Roman"/>
        </w:rPr>
        <w:t xml:space="preserve"> Este proceso se lleva a cabo en el diagrama mostrado en la </w:t>
      </w:r>
      <w:r w:rsidR="00CB43DA">
        <w:rPr>
          <w:rFonts w:cs="Times New Roman"/>
        </w:rPr>
        <w:fldChar w:fldCharType="begin"/>
      </w:r>
      <w:r w:rsidR="00CB43DA">
        <w:rPr>
          <w:rFonts w:cs="Times New Roman"/>
        </w:rPr>
        <w:instrText xml:space="preserve"> REF _Ref294477542 \h </w:instrText>
      </w:r>
      <w:r w:rsidR="00CB43DA">
        <w:rPr>
          <w:rFonts w:cs="Times New Roman"/>
        </w:rPr>
      </w:r>
      <w:r w:rsidR="00CB43DA">
        <w:rPr>
          <w:rFonts w:cs="Times New Roman"/>
        </w:rPr>
        <w:fldChar w:fldCharType="separate"/>
      </w:r>
      <w:r w:rsidR="00CB43DA">
        <w:t xml:space="preserve">Figura </w:t>
      </w:r>
      <w:r w:rsidR="00CB43DA">
        <w:rPr>
          <w:noProof/>
        </w:rPr>
        <w:t>8</w:t>
      </w:r>
      <w:r w:rsidR="00CB43DA">
        <w:rPr>
          <w:rFonts w:cs="Times New Roman"/>
        </w:rPr>
        <w:fldChar w:fldCharType="end"/>
      </w:r>
      <w:r w:rsidR="00CB43DA">
        <w:rPr>
          <w:rFonts w:cs="Times New Roman"/>
        </w:rPr>
        <w:t>.</w:t>
      </w:r>
    </w:p>
    <w:p w14:paraId="575BD136" w14:textId="77777777" w:rsidR="00D72DAF" w:rsidRDefault="00D72DAF" w:rsidP="00252D3F">
      <w:pPr>
        <w:jc w:val="both"/>
        <w:rPr>
          <w:rFonts w:cs="Times New Roman"/>
        </w:rPr>
      </w:pPr>
    </w:p>
    <w:p w14:paraId="7875F8FA" w14:textId="77777777" w:rsidR="00D72DAF" w:rsidRDefault="00D72DAF" w:rsidP="00252D3F">
      <w:pPr>
        <w:jc w:val="both"/>
        <w:rPr>
          <w:rFonts w:cs="Times New Roman"/>
        </w:rPr>
      </w:pPr>
      <w:r w:rsidRPr="00F329DF">
        <w:rPr>
          <w:rFonts w:cs="Times New Roman"/>
          <w:noProof/>
          <w:lang w:eastAsia="es-ES" w:bidi="ar-SA"/>
        </w:rPr>
        <w:drawing>
          <wp:inline distT="0" distB="0" distL="0" distR="0" wp14:anchorId="6284A30C" wp14:editId="156FFFF8">
            <wp:extent cx="5143500" cy="14192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143500" cy="1419225"/>
                    </a:xfrm>
                    <a:prstGeom prst="rect">
                      <a:avLst/>
                    </a:prstGeom>
                  </pic:spPr>
                </pic:pic>
              </a:graphicData>
            </a:graphic>
          </wp:inline>
        </w:drawing>
      </w:r>
    </w:p>
    <w:p w14:paraId="60DD9265" w14:textId="77777777" w:rsidR="00CB43DA" w:rsidRDefault="00CB43DA" w:rsidP="00252D3F">
      <w:pPr>
        <w:pStyle w:val="Caption"/>
        <w:rPr>
          <w:rFonts w:cs="Times New Roman"/>
        </w:rPr>
      </w:pPr>
      <w:bookmarkStart w:id="3034" w:name="_Ref294477542"/>
      <w:bookmarkStart w:id="3035" w:name="_Toc295124202"/>
      <w:bookmarkStart w:id="3036" w:name="_Toc297663506"/>
      <w:r>
        <w:lastRenderedPageBreak/>
        <w:t xml:space="preserve">Figura </w:t>
      </w:r>
      <w:fldSimple w:instr=" SEQ Figura \* ARABIC ">
        <w:r w:rsidR="00F50FDD">
          <w:rPr>
            <w:noProof/>
          </w:rPr>
          <w:t>8</w:t>
        </w:r>
      </w:fldSimple>
      <w:bookmarkEnd w:id="3034"/>
      <w:r>
        <w:t>: Comproba</w:t>
      </w:r>
      <w:r w:rsidR="00692D78">
        <w:t>ción de la</w:t>
      </w:r>
      <w:r>
        <w:rPr>
          <w:noProof/>
        </w:rPr>
        <w:t xml:space="preserve"> Hora de Salida del Vuelo</w:t>
      </w:r>
      <w:bookmarkEnd w:id="3035"/>
      <w:bookmarkEnd w:id="3036"/>
    </w:p>
    <w:p w14:paraId="2F460509" w14:textId="77777777" w:rsidR="00AD515A" w:rsidRDefault="00306CAF" w:rsidP="00252D3F">
      <w:pPr>
        <w:jc w:val="both"/>
        <w:rPr>
          <w:rFonts w:cs="Times New Roman"/>
        </w:rPr>
      </w:pPr>
      <w:r>
        <w:rPr>
          <w:rFonts w:cs="Times New Roman"/>
        </w:rPr>
        <w:t xml:space="preserve">Una vez que el piloto vea que la hora para iniciar el vuelo se haya cumplido, iniciará el arranque de los motores del avión y su </w:t>
      </w:r>
      <w:r w:rsidR="00DB0C5E">
        <w:rPr>
          <w:rFonts w:cs="Times New Roman"/>
        </w:rPr>
        <w:t>puesta en marcha</w:t>
      </w:r>
      <w:r w:rsidR="004F2769">
        <w:rPr>
          <w:rFonts w:cs="Times New Roman"/>
        </w:rPr>
        <w:t>.</w:t>
      </w:r>
      <w:r w:rsidR="00AD515A">
        <w:rPr>
          <w:rFonts w:cs="Times New Roman"/>
        </w:rPr>
        <w:t xml:space="preserve"> Esto se traducir</w:t>
      </w:r>
      <w:r w:rsidR="000B3D0C">
        <w:rPr>
          <w:rFonts w:cs="Times New Roman"/>
        </w:rPr>
        <w:t xml:space="preserve">á en el </w:t>
      </w:r>
      <w:r w:rsidR="00AD515A">
        <w:rPr>
          <w:rFonts w:cs="Times New Roman"/>
        </w:rPr>
        <w:t xml:space="preserve">diseño como la inicialización de </w:t>
      </w:r>
      <w:r w:rsidR="00A86A41">
        <w:rPr>
          <w:rFonts w:cs="Times New Roman"/>
        </w:rPr>
        <w:t>la</w:t>
      </w:r>
      <w:r w:rsidR="00AD515A">
        <w:rPr>
          <w:rFonts w:cs="Times New Roman"/>
        </w:rPr>
        <w:t xml:space="preserve"> interacción entre el piloto y el avión</w:t>
      </w:r>
      <w:r w:rsidR="00A86A41">
        <w:rPr>
          <w:rFonts w:cs="Times New Roman"/>
        </w:rPr>
        <w:t xml:space="preserve"> que</w:t>
      </w:r>
      <w:r w:rsidR="00AD515A">
        <w:rPr>
          <w:rFonts w:cs="Times New Roman"/>
        </w:rPr>
        <w:t xml:space="preserve"> se muestra en la</w:t>
      </w:r>
      <w:r w:rsidR="00CD5162">
        <w:rPr>
          <w:rFonts w:cs="Times New Roman"/>
        </w:rPr>
        <w:t xml:space="preserve"> </w:t>
      </w:r>
      <w:r w:rsidR="00CD5162">
        <w:rPr>
          <w:rFonts w:cs="Times New Roman"/>
        </w:rPr>
        <w:fldChar w:fldCharType="begin"/>
      </w:r>
      <w:r w:rsidR="00CD5162">
        <w:rPr>
          <w:rFonts w:cs="Times New Roman"/>
        </w:rPr>
        <w:instrText xml:space="preserve"> REF _Ref294528119 \h </w:instrText>
      </w:r>
      <w:r w:rsidR="00CD5162">
        <w:rPr>
          <w:rFonts w:cs="Times New Roman"/>
        </w:rPr>
      </w:r>
      <w:r w:rsidR="00CD5162">
        <w:rPr>
          <w:rFonts w:cs="Times New Roman"/>
        </w:rPr>
        <w:fldChar w:fldCharType="separate"/>
      </w:r>
      <w:r w:rsidR="00CD5162">
        <w:t xml:space="preserve">Figura </w:t>
      </w:r>
      <w:r w:rsidR="00CD5162">
        <w:rPr>
          <w:noProof/>
        </w:rPr>
        <w:t>9</w:t>
      </w:r>
      <w:r w:rsidR="00CD5162">
        <w:rPr>
          <w:rFonts w:cs="Times New Roman"/>
        </w:rPr>
        <w:fldChar w:fldCharType="end"/>
      </w:r>
      <w:r w:rsidR="00AD515A">
        <w:rPr>
          <w:rFonts w:cs="Times New Roman"/>
        </w:rPr>
        <w:t>.</w:t>
      </w:r>
      <w:r w:rsidR="00A86A41">
        <w:rPr>
          <w:rFonts w:cs="Times New Roman"/>
        </w:rPr>
        <w:t xml:space="preserve"> En esta interacción el piloto, que tomará el rol de iniciador de la conversación, primeramente accederá al plan de vuelo que dispone en su estado mental para saber que avión se le ha asignado para pilotar o, lo que es lo mismo, saber con qué avión tiene que comunicarse. A continuación creará la conversación con dicho avión y le pasará, a través de ella, el hecho</w:t>
      </w:r>
      <w:r w:rsidR="009520D5">
        <w:rPr>
          <w:rFonts w:cs="Times New Roman"/>
        </w:rPr>
        <w:t xml:space="preserve"> (“</w:t>
      </w:r>
      <w:proofErr w:type="spellStart"/>
      <w:r w:rsidR="009520D5">
        <w:rPr>
          <w:rFonts w:cs="Times New Roman"/>
        </w:rPr>
        <w:t>TurningOnPlane</w:t>
      </w:r>
      <w:proofErr w:type="spellEnd"/>
      <w:r w:rsidR="009520D5">
        <w:rPr>
          <w:rFonts w:cs="Times New Roman"/>
        </w:rPr>
        <w:t>”)</w:t>
      </w:r>
      <w:r w:rsidR="00A86A41">
        <w:rPr>
          <w:rFonts w:cs="Times New Roman"/>
        </w:rPr>
        <w:t xml:space="preserve"> que indi</w:t>
      </w:r>
      <w:r w:rsidR="009520D5">
        <w:rPr>
          <w:rFonts w:cs="Times New Roman"/>
        </w:rPr>
        <w:t>ca que el avión debe arrancarse y las coordenadas del aeropuerto de salida</w:t>
      </w:r>
      <w:r w:rsidR="00A86A41">
        <w:rPr>
          <w:rFonts w:cs="Times New Roman"/>
        </w:rPr>
        <w:t>.</w:t>
      </w:r>
      <w:r w:rsidR="009520D5">
        <w:rPr>
          <w:rFonts w:cs="Times New Roman"/>
        </w:rPr>
        <w:t xml:space="preserve"> Una vez el avión ha recibido este hecho </w:t>
      </w:r>
      <w:r w:rsidR="00626D1D">
        <w:rPr>
          <w:rFonts w:cs="Times New Roman"/>
        </w:rPr>
        <w:t>actualizará su posición inicial</w:t>
      </w:r>
      <w:r w:rsidR="00925C0E">
        <w:rPr>
          <w:rFonts w:cs="Times New Roman"/>
        </w:rPr>
        <w:t xml:space="preserve"> e indicará con el hecho (“</w:t>
      </w:r>
      <w:proofErr w:type="spellStart"/>
      <w:r w:rsidR="00925C0E">
        <w:rPr>
          <w:rFonts w:cs="Times New Roman"/>
        </w:rPr>
        <w:t>IniciateUpdateStatus</w:t>
      </w:r>
      <w:proofErr w:type="spellEnd"/>
      <w:r w:rsidR="00925C0E">
        <w:rPr>
          <w:rFonts w:cs="Times New Roman"/>
        </w:rPr>
        <w:t>”) que los valores de su estado mental se pueden empezar a actualizar teniendo en cuenta la velocidad y orientación que tiene éste en cada momento.</w:t>
      </w:r>
      <w:r w:rsidR="008D35CC">
        <w:rPr>
          <w:rFonts w:cs="Times New Roman"/>
        </w:rPr>
        <w:t xml:space="preserve"> Como última acción, el avión comunicará</w:t>
      </w:r>
      <w:r w:rsidR="0060234E">
        <w:rPr>
          <w:rFonts w:cs="Times New Roman"/>
        </w:rPr>
        <w:t>,</w:t>
      </w:r>
      <w:r w:rsidR="008D35CC">
        <w:rPr>
          <w:rFonts w:cs="Times New Roman"/>
        </w:rPr>
        <w:t xml:space="preserve"> a través de la interacción,</w:t>
      </w:r>
      <w:r w:rsidR="0060234E">
        <w:rPr>
          <w:rFonts w:cs="Times New Roman"/>
        </w:rPr>
        <w:t xml:space="preserve"> que la realización de</w:t>
      </w:r>
      <w:r w:rsidR="008D35CC">
        <w:rPr>
          <w:rFonts w:cs="Times New Roman"/>
        </w:rPr>
        <w:t xml:space="preserve"> las tareas correspondientes a la inicialización del avión </w:t>
      </w:r>
      <w:r w:rsidR="0060234E">
        <w:rPr>
          <w:rFonts w:cs="Times New Roman"/>
        </w:rPr>
        <w:t xml:space="preserve">ha finalizado </w:t>
      </w:r>
      <w:r w:rsidR="008D35CC">
        <w:rPr>
          <w:rFonts w:cs="Times New Roman"/>
        </w:rPr>
        <w:t>(“</w:t>
      </w:r>
      <w:proofErr w:type="spellStart"/>
      <w:r w:rsidR="008D35CC">
        <w:rPr>
          <w:rFonts w:cs="Times New Roman"/>
        </w:rPr>
        <w:t>PlaneOn</w:t>
      </w:r>
      <w:proofErr w:type="spellEnd"/>
      <w:r w:rsidR="008D35CC">
        <w:rPr>
          <w:rFonts w:cs="Times New Roman"/>
        </w:rPr>
        <w:t>”).</w:t>
      </w:r>
      <w:r w:rsidR="0060234E">
        <w:rPr>
          <w:rFonts w:cs="Times New Roman"/>
        </w:rPr>
        <w:t xml:space="preserve"> Una vez que el  piloto ha recibido esta información éste podrá iniciar la descomposición del plan de vuelo y obtener el primer tramo que ha de realizar para completar el trayecto (“</w:t>
      </w:r>
      <w:proofErr w:type="spellStart"/>
      <w:r w:rsidR="0060234E">
        <w:rPr>
          <w:rFonts w:cs="Times New Roman"/>
        </w:rPr>
        <w:t>GetNextLeg</w:t>
      </w:r>
      <w:proofErr w:type="spellEnd"/>
      <w:r w:rsidR="0060234E">
        <w:rPr>
          <w:rFonts w:cs="Times New Roman"/>
        </w:rPr>
        <w:t xml:space="preserve">”). </w:t>
      </w:r>
    </w:p>
    <w:p w14:paraId="2C3BE3AB" w14:textId="77777777" w:rsidR="00AD515A" w:rsidRDefault="007102F1" w:rsidP="00252D3F">
      <w:pPr>
        <w:jc w:val="both"/>
        <w:rPr>
          <w:rFonts w:cs="Times New Roman"/>
        </w:rPr>
      </w:pPr>
      <w:r w:rsidRPr="00F329DF">
        <w:rPr>
          <w:rFonts w:cs="Times New Roman"/>
          <w:noProof/>
          <w:lang w:eastAsia="es-ES" w:bidi="ar-SA"/>
        </w:rPr>
        <w:drawing>
          <wp:inline distT="0" distB="0" distL="0" distR="0" wp14:anchorId="04BB8332" wp14:editId="28A4CE30">
            <wp:extent cx="5612130" cy="497205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12130" cy="4972050"/>
                    </a:xfrm>
                    <a:prstGeom prst="rect">
                      <a:avLst/>
                    </a:prstGeom>
                  </pic:spPr>
                </pic:pic>
              </a:graphicData>
            </a:graphic>
          </wp:inline>
        </w:drawing>
      </w:r>
    </w:p>
    <w:p w14:paraId="1099CFD8" w14:textId="77777777" w:rsidR="00AD515A" w:rsidRDefault="00AD515A" w:rsidP="00252D3F">
      <w:pPr>
        <w:pStyle w:val="Caption"/>
        <w:rPr>
          <w:rFonts w:cs="Times New Roman"/>
        </w:rPr>
      </w:pPr>
      <w:bookmarkStart w:id="3037" w:name="_Ref294528119"/>
      <w:bookmarkStart w:id="3038" w:name="_Ref294528052"/>
      <w:bookmarkStart w:id="3039" w:name="_Toc295124203"/>
      <w:bookmarkStart w:id="3040" w:name="_Toc297663507"/>
      <w:r>
        <w:t xml:space="preserve">Figura </w:t>
      </w:r>
      <w:fldSimple w:instr=" SEQ Figura \* ARABIC ">
        <w:r w:rsidR="00F50FDD">
          <w:rPr>
            <w:noProof/>
          </w:rPr>
          <w:t>9</w:t>
        </w:r>
      </w:fldSimple>
      <w:bookmarkEnd w:id="3037"/>
      <w:r>
        <w:t>: Interacción para Arrancar el Avión</w:t>
      </w:r>
      <w:bookmarkEnd w:id="3038"/>
      <w:bookmarkEnd w:id="3039"/>
      <w:bookmarkEnd w:id="3040"/>
    </w:p>
    <w:p w14:paraId="77C75833" w14:textId="6B3DE63C" w:rsidR="00AD515A" w:rsidRDefault="00404C16" w:rsidP="00252D3F">
      <w:pPr>
        <w:jc w:val="both"/>
        <w:rPr>
          <w:rFonts w:cs="Times New Roman"/>
        </w:rPr>
      </w:pPr>
      <w:r>
        <w:rPr>
          <w:rFonts w:cs="Times New Roman"/>
        </w:rPr>
        <w:t>El siguiente proceso que se va a explicar es el de la descomposición en tramos del plan de vuelo (</w:t>
      </w:r>
      <w:ins w:id="3041" w:author="Orion" w:date="2011-07-05T20:25:00Z">
        <w:r w:rsidR="00564738">
          <w:rPr>
            <w:rFonts w:cs="Times New Roman"/>
          </w:rPr>
          <w:t>“</w:t>
        </w:r>
      </w:ins>
      <w:r>
        <w:rPr>
          <w:rFonts w:cs="Times New Roman"/>
        </w:rPr>
        <w:t xml:space="preserve">Flight Plan </w:t>
      </w:r>
      <w:proofErr w:type="spellStart"/>
      <w:r>
        <w:rPr>
          <w:rFonts w:cs="Times New Roman"/>
        </w:rPr>
        <w:t>Monitoring</w:t>
      </w:r>
      <w:proofErr w:type="spellEnd"/>
      <w:r>
        <w:rPr>
          <w:rFonts w:cs="Times New Roman"/>
        </w:rPr>
        <w:t xml:space="preserve">”). </w:t>
      </w:r>
      <w:r w:rsidR="00AD2753">
        <w:rPr>
          <w:rFonts w:cs="Times New Roman"/>
        </w:rPr>
        <w:t xml:space="preserve">En dicho </w:t>
      </w:r>
      <w:r>
        <w:rPr>
          <w:rFonts w:cs="Times New Roman"/>
        </w:rPr>
        <w:t>proceso</w:t>
      </w:r>
      <w:r w:rsidR="00AD2753">
        <w:rPr>
          <w:rFonts w:cs="Times New Roman"/>
        </w:rPr>
        <w:t xml:space="preserve"> realmente el piloto procederá a extraer el siguiente tramo a realizar del plan de vuelo, como se ve en la  </w:t>
      </w:r>
      <w:r w:rsidR="00AD2753">
        <w:rPr>
          <w:rFonts w:cs="Times New Roman"/>
        </w:rPr>
        <w:fldChar w:fldCharType="begin"/>
      </w:r>
      <w:r w:rsidR="00AD2753">
        <w:rPr>
          <w:rFonts w:cs="Times New Roman"/>
        </w:rPr>
        <w:instrText xml:space="preserve"> REF _Ref294819583 \h </w:instrText>
      </w:r>
      <w:r w:rsidR="00AD2753">
        <w:rPr>
          <w:rFonts w:cs="Times New Roman"/>
        </w:rPr>
      </w:r>
      <w:r w:rsidR="00AD2753">
        <w:rPr>
          <w:rFonts w:cs="Times New Roman"/>
        </w:rPr>
        <w:fldChar w:fldCharType="separate"/>
      </w:r>
      <w:r w:rsidR="00AD2753">
        <w:t xml:space="preserve">Figura </w:t>
      </w:r>
      <w:r w:rsidR="00AD2753">
        <w:rPr>
          <w:noProof/>
        </w:rPr>
        <w:t>10</w:t>
      </w:r>
      <w:r w:rsidR="00AD2753">
        <w:rPr>
          <w:rFonts w:cs="Times New Roman"/>
        </w:rPr>
        <w:fldChar w:fldCharType="end"/>
      </w:r>
      <w:r w:rsidR="00AD2753">
        <w:rPr>
          <w:rFonts w:cs="Times New Roman"/>
        </w:rPr>
        <w:t>. Para ello el piloto, una vez recibe el hecho que indica que puede proceder a obtener el próximo tramo</w:t>
      </w:r>
      <w:r w:rsidR="0028425B">
        <w:rPr>
          <w:rFonts w:cs="Times New Roman"/>
        </w:rPr>
        <w:t xml:space="preserve"> (“</w:t>
      </w:r>
      <w:proofErr w:type="spellStart"/>
      <w:r w:rsidR="0028425B">
        <w:rPr>
          <w:rFonts w:cs="Times New Roman"/>
        </w:rPr>
        <w:t>GetNextLeg</w:t>
      </w:r>
      <w:proofErr w:type="spellEnd"/>
      <w:r w:rsidR="0028425B">
        <w:rPr>
          <w:rFonts w:cs="Times New Roman"/>
        </w:rPr>
        <w:t>”)</w:t>
      </w:r>
      <w:r w:rsidR="00AD2753">
        <w:rPr>
          <w:rFonts w:cs="Times New Roman"/>
        </w:rPr>
        <w:t xml:space="preserve">, accederá a su estado mental para obtener el plan de vuelo y saber cuál ha sido el último tramo completado. A </w:t>
      </w:r>
      <w:r w:rsidR="00AD2753">
        <w:rPr>
          <w:rFonts w:cs="Times New Roman"/>
        </w:rPr>
        <w:lastRenderedPageBreak/>
        <w:t xml:space="preserve">partir de esta información el piloto construirá el siguiente tramo que tiene que cubrir y producirá un hecho que iniciará </w:t>
      </w:r>
      <w:r w:rsidR="000E3773">
        <w:rPr>
          <w:rFonts w:cs="Times New Roman"/>
        </w:rPr>
        <w:t>el</w:t>
      </w:r>
      <w:r w:rsidR="00AD2753">
        <w:rPr>
          <w:rFonts w:cs="Times New Roman"/>
        </w:rPr>
        <w:t xml:space="preserve"> proceso que</w:t>
      </w:r>
      <w:ins w:id="3042" w:author="Orion" w:date="2011-07-05T21:21:00Z">
        <w:r w:rsidR="00E4588E">
          <w:rPr>
            <w:rFonts w:cs="Times New Roman"/>
          </w:rPr>
          <w:t xml:space="preserve"> ir</w:t>
        </w:r>
        <w:r w:rsidR="00994D3A">
          <w:rPr>
            <w:rFonts w:cs="Times New Roman"/>
          </w:rPr>
          <w:t>á c</w:t>
        </w:r>
        <w:r w:rsidR="00E4588E">
          <w:rPr>
            <w:rFonts w:cs="Times New Roman"/>
          </w:rPr>
          <w:t>omprobando</w:t>
        </w:r>
      </w:ins>
      <w:del w:id="3043" w:author="Orion" w:date="2011-07-05T21:21:00Z">
        <w:r w:rsidR="00AD2753" w:rsidDel="00E4588E">
          <w:rPr>
            <w:rFonts w:cs="Times New Roman"/>
          </w:rPr>
          <w:delText xml:space="preserve"> </w:delText>
        </w:r>
        <w:r w:rsidR="007C25A6" w:rsidDel="00E4588E">
          <w:rPr>
            <w:rFonts w:cs="Times New Roman"/>
          </w:rPr>
          <w:delText>comprueba</w:delText>
        </w:r>
      </w:del>
      <w:r w:rsidR="00AD2753">
        <w:rPr>
          <w:rFonts w:cs="Times New Roman"/>
        </w:rPr>
        <w:t xml:space="preserve"> si el tramo </w:t>
      </w:r>
      <w:r w:rsidR="007C25A6">
        <w:rPr>
          <w:rFonts w:cs="Times New Roman"/>
        </w:rPr>
        <w:t xml:space="preserve">se ha completado </w:t>
      </w:r>
      <w:r w:rsidR="00AD2753">
        <w:rPr>
          <w:rFonts w:cs="Times New Roman"/>
        </w:rPr>
        <w:t>con éxito (“</w:t>
      </w:r>
      <w:proofErr w:type="spellStart"/>
      <w:r w:rsidR="00AD2753">
        <w:rPr>
          <w:rFonts w:cs="Times New Roman"/>
        </w:rPr>
        <w:t>StartLegCheck</w:t>
      </w:r>
      <w:proofErr w:type="spellEnd"/>
      <w:r w:rsidR="00AD2753">
        <w:rPr>
          <w:rFonts w:cs="Times New Roman"/>
        </w:rPr>
        <w:t>”).</w:t>
      </w:r>
    </w:p>
    <w:p w14:paraId="358F885A" w14:textId="60AFE415" w:rsidR="00AD2753" w:rsidDel="00323F6E" w:rsidRDefault="00AD2753" w:rsidP="00252D3F">
      <w:pPr>
        <w:jc w:val="both"/>
        <w:rPr>
          <w:del w:id="3044" w:author="Orion" w:date="2011-06-22T19:14:00Z"/>
          <w:rFonts w:cs="Times New Roman"/>
        </w:rPr>
      </w:pPr>
    </w:p>
    <w:p w14:paraId="5E6EA6DB" w14:textId="22B1A719" w:rsidR="00AD2753" w:rsidRDefault="00AD2753" w:rsidP="00252D3F">
      <w:pPr>
        <w:jc w:val="both"/>
        <w:rPr>
          <w:rFonts w:cs="Times New Roman"/>
        </w:rPr>
      </w:pPr>
    </w:p>
    <w:p w14:paraId="5604084F" w14:textId="182A75B2" w:rsidR="00AD2753" w:rsidRDefault="00691ECD" w:rsidP="00252D3F">
      <w:pPr>
        <w:pStyle w:val="Caption"/>
        <w:rPr>
          <w:rFonts w:cs="Times New Roman"/>
        </w:rPr>
      </w:pPr>
      <w:bookmarkStart w:id="3045" w:name="_Ref294819583"/>
      <w:bookmarkStart w:id="3046" w:name="_Toc295124204"/>
      <w:bookmarkStart w:id="3047" w:name="_Toc297663508"/>
      <w:r w:rsidRPr="00F329DF">
        <w:rPr>
          <w:rFonts w:cs="Times New Roman"/>
          <w:noProof/>
          <w:lang w:eastAsia="es-ES" w:bidi="ar-SA"/>
        </w:rPr>
        <w:drawing>
          <wp:anchor distT="0" distB="0" distL="114300" distR="114300" simplePos="0" relativeHeight="251670528" behindDoc="0" locked="0" layoutInCell="1" allowOverlap="1" wp14:anchorId="0E245792" wp14:editId="2FF1DB26">
            <wp:simplePos x="0" y="0"/>
            <wp:positionH relativeFrom="column">
              <wp:posOffset>-5715</wp:posOffset>
            </wp:positionH>
            <wp:positionV relativeFrom="paragraph">
              <wp:posOffset>201930</wp:posOffset>
            </wp:positionV>
            <wp:extent cx="5610225" cy="2619375"/>
            <wp:effectExtent l="0" t="0" r="9525"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610225" cy="2619375"/>
                    </a:xfrm>
                    <a:prstGeom prst="rect">
                      <a:avLst/>
                    </a:prstGeom>
                  </pic:spPr>
                </pic:pic>
              </a:graphicData>
            </a:graphic>
            <wp14:sizeRelH relativeFrom="margin">
              <wp14:pctWidth>0</wp14:pctWidth>
            </wp14:sizeRelH>
            <wp14:sizeRelV relativeFrom="margin">
              <wp14:pctHeight>0</wp14:pctHeight>
            </wp14:sizeRelV>
          </wp:anchor>
        </w:drawing>
      </w:r>
      <w:r w:rsidR="00AD2753">
        <w:t xml:space="preserve">Figura </w:t>
      </w:r>
      <w:fldSimple w:instr=" SEQ Figura \* ARABIC ">
        <w:r w:rsidR="00F50FDD">
          <w:rPr>
            <w:noProof/>
          </w:rPr>
          <w:t>10</w:t>
        </w:r>
      </w:fldSimple>
      <w:bookmarkEnd w:id="3045"/>
      <w:r w:rsidR="00AD2753">
        <w:t>: Descomposición del Plan de Vuelo</w:t>
      </w:r>
      <w:bookmarkEnd w:id="3046"/>
      <w:bookmarkEnd w:id="3047"/>
    </w:p>
    <w:p w14:paraId="73BF95FD" w14:textId="34F53802" w:rsidR="003D52F1" w:rsidRDefault="003D52F1" w:rsidP="00252D3F">
      <w:pPr>
        <w:jc w:val="both"/>
        <w:rPr>
          <w:rFonts w:cs="Times New Roman"/>
        </w:rPr>
      </w:pPr>
      <w:r>
        <w:rPr>
          <w:rFonts w:cs="Times New Roman"/>
        </w:rPr>
        <w:t>En caso de que el tramo no se haya completado todavía</w:t>
      </w:r>
      <w:r w:rsidR="00965079">
        <w:rPr>
          <w:rFonts w:cs="Times New Roman"/>
        </w:rPr>
        <w:t>,</w:t>
      </w:r>
      <w:r>
        <w:rPr>
          <w:rFonts w:cs="Times New Roman"/>
        </w:rPr>
        <w:t xml:space="preserve"> el piloto </w:t>
      </w:r>
      <w:r w:rsidR="006F013B">
        <w:rPr>
          <w:rFonts w:cs="Times New Roman"/>
        </w:rPr>
        <w:t>pasará a tomar las decisiones oportunas para llegar al final del tramo.</w:t>
      </w:r>
      <w:r w:rsidR="005C0FC8">
        <w:rPr>
          <w:rFonts w:cs="Times New Roman"/>
        </w:rPr>
        <w:t xml:space="preserve"> </w:t>
      </w:r>
      <w:r w:rsidR="004A6F72">
        <w:rPr>
          <w:rFonts w:cs="Times New Roman"/>
        </w:rPr>
        <w:t xml:space="preserve">Pensar las decisiones correctas supone un tiempo para </w:t>
      </w:r>
      <w:r w:rsidR="002930B4">
        <w:rPr>
          <w:rFonts w:cs="Times New Roman"/>
        </w:rPr>
        <w:t>estos</w:t>
      </w:r>
      <w:r w:rsidR="004A6F72">
        <w:rPr>
          <w:rFonts w:cs="Times New Roman"/>
        </w:rPr>
        <w:t xml:space="preserve"> pilotos. Tiempo que dependerá de característicos como el estrés, la fatiga, la experiencia y el tipo de personalidad de dicho piloto.</w:t>
      </w:r>
      <w:r w:rsidR="009D0BA7">
        <w:rPr>
          <w:rFonts w:cs="Times New Roman"/>
        </w:rPr>
        <w:t xml:space="preserve"> Es por ello, por lo que</w:t>
      </w:r>
      <w:r w:rsidR="002800BB">
        <w:rPr>
          <w:rFonts w:cs="Times New Roman"/>
        </w:rPr>
        <w:t>,</w:t>
      </w:r>
      <w:r w:rsidR="009D0BA7">
        <w:rPr>
          <w:rFonts w:cs="Times New Roman"/>
        </w:rPr>
        <w:t xml:space="preserve"> se ha implementado un tarea que representa este tiempo como puede verse en la </w:t>
      </w:r>
      <w:r w:rsidR="009D0BA7">
        <w:rPr>
          <w:rFonts w:cs="Times New Roman"/>
        </w:rPr>
        <w:fldChar w:fldCharType="begin"/>
      </w:r>
      <w:r w:rsidR="009D0BA7">
        <w:rPr>
          <w:rFonts w:cs="Times New Roman"/>
        </w:rPr>
        <w:instrText xml:space="preserve"> REF _Ref295084157 \h </w:instrText>
      </w:r>
      <w:r w:rsidR="009D0BA7">
        <w:rPr>
          <w:rFonts w:cs="Times New Roman"/>
        </w:rPr>
      </w:r>
      <w:r w:rsidR="009D0BA7">
        <w:rPr>
          <w:rFonts w:cs="Times New Roman"/>
        </w:rPr>
        <w:fldChar w:fldCharType="separate"/>
      </w:r>
      <w:r w:rsidR="009D0BA7">
        <w:t xml:space="preserve">Figura </w:t>
      </w:r>
      <w:r w:rsidR="009D0BA7">
        <w:rPr>
          <w:noProof/>
        </w:rPr>
        <w:t>11</w:t>
      </w:r>
      <w:r w:rsidR="009D0BA7">
        <w:rPr>
          <w:rFonts w:cs="Times New Roman"/>
        </w:rPr>
        <w:fldChar w:fldCharType="end"/>
      </w:r>
      <w:r w:rsidR="009D0BA7">
        <w:rPr>
          <w:rFonts w:cs="Times New Roman"/>
        </w:rPr>
        <w:t>.</w:t>
      </w:r>
      <w:r w:rsidR="00E75AD4">
        <w:rPr>
          <w:rFonts w:cs="Times New Roman"/>
        </w:rPr>
        <w:t xml:space="preserve"> Para ello el piloto </w:t>
      </w:r>
      <w:r w:rsidR="002930B4">
        <w:rPr>
          <w:rFonts w:cs="Times New Roman"/>
        </w:rPr>
        <w:t>en primer lugar consumirá un</w:t>
      </w:r>
      <w:r w:rsidR="00027D36">
        <w:rPr>
          <w:rFonts w:cs="Times New Roman"/>
        </w:rPr>
        <w:t xml:space="preserve"> hecho que dispara la tarea (</w:t>
      </w:r>
      <w:r w:rsidR="002930B4">
        <w:rPr>
          <w:rFonts w:cs="Times New Roman"/>
        </w:rPr>
        <w:t>“</w:t>
      </w:r>
      <w:proofErr w:type="spellStart"/>
      <w:r w:rsidR="00027D36">
        <w:rPr>
          <w:rFonts w:cs="Times New Roman"/>
        </w:rPr>
        <w:t>StartThinkNewDecision</w:t>
      </w:r>
      <w:proofErr w:type="spellEnd"/>
      <w:r w:rsidR="00027D36">
        <w:rPr>
          <w:rFonts w:cs="Times New Roman"/>
        </w:rPr>
        <w:t>”),</w:t>
      </w:r>
      <w:r w:rsidR="00171862">
        <w:rPr>
          <w:rFonts w:cs="Times New Roman"/>
        </w:rPr>
        <w:t xml:space="preserve"> accederá a</w:t>
      </w:r>
      <w:r w:rsidR="00E75AD4">
        <w:rPr>
          <w:rFonts w:cs="Times New Roman"/>
        </w:rPr>
        <w:t>l t</w:t>
      </w:r>
      <w:r w:rsidR="00171862">
        <w:rPr>
          <w:rFonts w:cs="Times New Roman"/>
        </w:rPr>
        <w:t xml:space="preserve">ramo en cuestión (“Flight </w:t>
      </w:r>
      <w:proofErr w:type="spellStart"/>
      <w:r w:rsidR="00171862">
        <w:rPr>
          <w:rFonts w:cs="Times New Roman"/>
        </w:rPr>
        <w:t>Leg</w:t>
      </w:r>
      <w:proofErr w:type="spellEnd"/>
      <w:r w:rsidR="00171862">
        <w:rPr>
          <w:rFonts w:cs="Times New Roman"/>
        </w:rPr>
        <w:t xml:space="preserve">”) y </w:t>
      </w:r>
      <w:r w:rsidR="00C36118">
        <w:rPr>
          <w:rFonts w:cs="Times New Roman"/>
        </w:rPr>
        <w:t xml:space="preserve">a su estado mental, para saber los valores de sus características, </w:t>
      </w:r>
      <w:del w:id="3048" w:author="Orion" w:date="2011-06-29T16:40:00Z">
        <w:r w:rsidR="00C36118" w:rsidDel="006E47BF">
          <w:rPr>
            <w:rFonts w:cs="Times New Roman"/>
          </w:rPr>
          <w:delText xml:space="preserve">características </w:delText>
        </w:r>
      </w:del>
      <w:r w:rsidR="00C36118">
        <w:rPr>
          <w:rFonts w:cs="Times New Roman"/>
        </w:rPr>
        <w:t xml:space="preserve">de las que hemos hablado anteriormente. Posteriormente, tras un tiempo que representará </w:t>
      </w:r>
      <w:r w:rsidR="00171862">
        <w:rPr>
          <w:rFonts w:cs="Times New Roman"/>
        </w:rPr>
        <w:t>el tiempo que el piloto se ha tomado para procesar</w:t>
      </w:r>
      <w:r w:rsidR="00C36118">
        <w:rPr>
          <w:rFonts w:cs="Times New Roman"/>
        </w:rPr>
        <w:t xml:space="preserve"> la información </w:t>
      </w:r>
      <w:r w:rsidR="00171862">
        <w:rPr>
          <w:rFonts w:cs="Times New Roman"/>
        </w:rPr>
        <w:t>y</w:t>
      </w:r>
      <w:r w:rsidR="00C36118">
        <w:rPr>
          <w:rFonts w:cs="Times New Roman"/>
        </w:rPr>
        <w:t xml:space="preserve"> producir la decisión, se producirá el hecho que indicará que ya </w:t>
      </w:r>
      <w:r w:rsidR="003D0A28">
        <w:rPr>
          <w:rFonts w:cs="Times New Roman"/>
        </w:rPr>
        <w:t xml:space="preserve">se </w:t>
      </w:r>
      <w:r w:rsidR="00C36118">
        <w:rPr>
          <w:rFonts w:cs="Times New Roman"/>
        </w:rPr>
        <w:t>pueden crear las decisiones (</w:t>
      </w:r>
      <w:r w:rsidR="00FE27FE">
        <w:rPr>
          <w:rFonts w:cs="Times New Roman"/>
        </w:rPr>
        <w:t>“</w:t>
      </w:r>
      <w:proofErr w:type="spellStart"/>
      <w:r w:rsidR="00C36118">
        <w:rPr>
          <w:rFonts w:cs="Times New Roman"/>
        </w:rPr>
        <w:t>CanCreateDecision</w:t>
      </w:r>
      <w:proofErr w:type="spellEnd"/>
      <w:r w:rsidR="00C36118">
        <w:rPr>
          <w:rFonts w:cs="Times New Roman"/>
        </w:rPr>
        <w:t>”).</w:t>
      </w:r>
    </w:p>
    <w:p w14:paraId="17E9FC34" w14:textId="180A2F36" w:rsidR="001E208C" w:rsidRDefault="001E208C" w:rsidP="00252D3F">
      <w:pPr>
        <w:jc w:val="both"/>
        <w:rPr>
          <w:rFonts w:cs="Times New Roman"/>
        </w:rPr>
      </w:pPr>
    </w:p>
    <w:p w14:paraId="067D22F2" w14:textId="59C1E163" w:rsidR="009D0BA7" w:rsidRDefault="009F675E" w:rsidP="00252D3F">
      <w:pPr>
        <w:pStyle w:val="Caption"/>
        <w:rPr>
          <w:rFonts w:cs="Times New Roman"/>
        </w:rPr>
      </w:pPr>
      <w:bookmarkStart w:id="3049" w:name="_Ref295084157"/>
      <w:bookmarkStart w:id="3050" w:name="_Toc295124205"/>
      <w:bookmarkStart w:id="3051" w:name="_Toc297663509"/>
      <w:r w:rsidRPr="00F329DF">
        <w:rPr>
          <w:rFonts w:cs="Times New Roman"/>
          <w:noProof/>
          <w:lang w:eastAsia="es-ES" w:bidi="ar-SA"/>
        </w:rPr>
        <w:lastRenderedPageBreak/>
        <w:drawing>
          <wp:anchor distT="0" distB="0" distL="114300" distR="114300" simplePos="0" relativeHeight="251669504" behindDoc="0" locked="0" layoutInCell="1" allowOverlap="1" wp14:anchorId="0A379984" wp14:editId="1A9E2C67">
            <wp:simplePos x="0" y="0"/>
            <wp:positionH relativeFrom="column">
              <wp:posOffset>3810</wp:posOffset>
            </wp:positionH>
            <wp:positionV relativeFrom="paragraph">
              <wp:posOffset>-171450</wp:posOffset>
            </wp:positionV>
            <wp:extent cx="5610225" cy="320040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610225" cy="3200400"/>
                    </a:xfrm>
                    <a:prstGeom prst="rect">
                      <a:avLst/>
                    </a:prstGeom>
                  </pic:spPr>
                </pic:pic>
              </a:graphicData>
            </a:graphic>
            <wp14:sizeRelH relativeFrom="margin">
              <wp14:pctWidth>0</wp14:pctWidth>
            </wp14:sizeRelH>
            <wp14:sizeRelV relativeFrom="margin">
              <wp14:pctHeight>0</wp14:pctHeight>
            </wp14:sizeRelV>
          </wp:anchor>
        </w:drawing>
      </w:r>
      <w:r w:rsidR="009D0BA7">
        <w:t xml:space="preserve">Figura </w:t>
      </w:r>
      <w:fldSimple w:instr=" SEQ Figura \* ARABIC ">
        <w:r w:rsidR="00F50FDD">
          <w:rPr>
            <w:noProof/>
          </w:rPr>
          <w:t>11</w:t>
        </w:r>
      </w:fldSimple>
      <w:bookmarkEnd w:id="3049"/>
      <w:r w:rsidR="009D0BA7">
        <w:t>: Tiempo de Creación de las Decisiones</w:t>
      </w:r>
      <w:bookmarkEnd w:id="3050"/>
      <w:bookmarkEnd w:id="3051"/>
    </w:p>
    <w:p w14:paraId="09B25F68" w14:textId="77777777" w:rsidR="001E208C" w:rsidRDefault="00BA7887" w:rsidP="00252D3F">
      <w:pPr>
        <w:jc w:val="both"/>
        <w:rPr>
          <w:rFonts w:cs="Times New Roman"/>
        </w:rPr>
      </w:pPr>
      <w:r>
        <w:rPr>
          <w:rFonts w:cs="Times New Roman"/>
        </w:rPr>
        <w:t xml:space="preserve">Una vez el piloto se haya tomado su tiempo para decidir qué hacer para poder completar el tramo, pasará a crear dichas decisiones. De este </w:t>
      </w:r>
      <w:r w:rsidR="0041786B">
        <w:rPr>
          <w:rFonts w:cs="Times New Roman"/>
        </w:rPr>
        <w:t>modo</w:t>
      </w:r>
      <w:r>
        <w:rPr>
          <w:rFonts w:cs="Times New Roman"/>
        </w:rPr>
        <w:t>, como</w:t>
      </w:r>
      <w:r w:rsidR="0041786B">
        <w:rPr>
          <w:rFonts w:cs="Times New Roman"/>
        </w:rPr>
        <w:t xml:space="preserve"> </w:t>
      </w:r>
      <w:r>
        <w:rPr>
          <w:rFonts w:cs="Times New Roman"/>
        </w:rPr>
        <w:t>podemos observar en la siguiente figura (</w:t>
      </w:r>
      <w:r>
        <w:rPr>
          <w:rFonts w:cs="Times New Roman"/>
        </w:rPr>
        <w:fldChar w:fldCharType="begin"/>
      </w:r>
      <w:r>
        <w:rPr>
          <w:rFonts w:cs="Times New Roman"/>
        </w:rPr>
        <w:instrText xml:space="preserve"> REF _Ref295124321 \h </w:instrText>
      </w:r>
      <w:r>
        <w:rPr>
          <w:rFonts w:cs="Times New Roman"/>
        </w:rPr>
      </w:r>
      <w:r>
        <w:rPr>
          <w:rFonts w:cs="Times New Roman"/>
        </w:rPr>
        <w:fldChar w:fldCharType="separate"/>
      </w:r>
      <w:r>
        <w:t xml:space="preserve">Figura </w:t>
      </w:r>
      <w:r>
        <w:rPr>
          <w:noProof/>
        </w:rPr>
        <w:t>12</w:t>
      </w:r>
      <w:r>
        <w:rPr>
          <w:rFonts w:cs="Times New Roman"/>
        </w:rPr>
        <w:fldChar w:fldCharType="end"/>
      </w:r>
      <w:r>
        <w:rPr>
          <w:rFonts w:cs="Times New Roman"/>
        </w:rPr>
        <w:t>)</w:t>
      </w:r>
      <w:r w:rsidR="0041786B">
        <w:rPr>
          <w:rFonts w:cs="Times New Roman"/>
        </w:rPr>
        <w:t>,</w:t>
      </w:r>
      <w:r w:rsidR="004C7452">
        <w:rPr>
          <w:rFonts w:cs="Times New Roman"/>
        </w:rPr>
        <w:t xml:space="preserve"> el piloto creará las decisiones valiéndose del tramo  a completar (“Flight </w:t>
      </w:r>
      <w:proofErr w:type="spellStart"/>
      <w:r w:rsidR="004C7452">
        <w:rPr>
          <w:rFonts w:cs="Times New Roman"/>
        </w:rPr>
        <w:t>Leg</w:t>
      </w:r>
      <w:proofErr w:type="spellEnd"/>
      <w:r w:rsidR="004C7452">
        <w:rPr>
          <w:rFonts w:cs="Times New Roman"/>
        </w:rPr>
        <w:t>”) y accediendo a la aplicación del avión</w:t>
      </w:r>
      <w:r w:rsidR="00B37CFC">
        <w:rPr>
          <w:rFonts w:cs="Times New Roman"/>
        </w:rPr>
        <w:t xml:space="preserve"> (“</w:t>
      </w:r>
      <w:proofErr w:type="spellStart"/>
      <w:r w:rsidR="00B37CFC">
        <w:rPr>
          <w:rFonts w:cs="Times New Roman"/>
        </w:rPr>
        <w:t>Plane</w:t>
      </w:r>
      <w:proofErr w:type="spellEnd"/>
      <w:r w:rsidR="00B37CFC">
        <w:rPr>
          <w:rFonts w:cs="Times New Roman"/>
        </w:rPr>
        <w:t xml:space="preserve"> Position </w:t>
      </w:r>
      <w:proofErr w:type="spellStart"/>
      <w:r w:rsidR="00B37CFC">
        <w:rPr>
          <w:rFonts w:cs="Times New Roman"/>
        </w:rPr>
        <w:t>Service</w:t>
      </w:r>
      <w:proofErr w:type="spellEnd"/>
      <w:r w:rsidR="00B37CFC">
        <w:rPr>
          <w:rFonts w:cs="Times New Roman"/>
        </w:rPr>
        <w:t>”)</w:t>
      </w:r>
      <w:r w:rsidR="004C7452">
        <w:rPr>
          <w:rFonts w:cs="Times New Roman"/>
        </w:rPr>
        <w:t xml:space="preserve"> donde puede obtener los valores de su estado actual, estado  que vendría representado por la posición, la orientación y la </w:t>
      </w:r>
      <w:r w:rsidR="00A07C89">
        <w:rPr>
          <w:rFonts w:cs="Times New Roman"/>
        </w:rPr>
        <w:t>velocidad</w:t>
      </w:r>
      <w:r w:rsidR="004C7452">
        <w:rPr>
          <w:rFonts w:cs="Times New Roman"/>
        </w:rPr>
        <w:t xml:space="preserve"> del avión.</w:t>
      </w:r>
    </w:p>
    <w:p w14:paraId="1B02C2D2" w14:textId="3A3230B7" w:rsidR="00F35D4A" w:rsidRDefault="00F35D4A" w:rsidP="00252D3F">
      <w:pPr>
        <w:jc w:val="both"/>
        <w:rPr>
          <w:rFonts w:cs="Times New Roman"/>
        </w:rPr>
      </w:pPr>
    </w:p>
    <w:p w14:paraId="53F8A1F1" w14:textId="3283A709" w:rsidR="00F35D4A" w:rsidRDefault="009F675E" w:rsidP="00252D3F">
      <w:pPr>
        <w:pStyle w:val="Caption"/>
        <w:rPr>
          <w:rFonts w:cs="Times New Roman"/>
        </w:rPr>
      </w:pPr>
      <w:bookmarkStart w:id="3052" w:name="_Ref295124321"/>
      <w:bookmarkStart w:id="3053" w:name="_Toc295124206"/>
      <w:bookmarkStart w:id="3054" w:name="_Toc297663510"/>
      <w:r w:rsidRPr="00646653">
        <w:rPr>
          <w:rFonts w:cs="Times New Roman"/>
          <w:noProof/>
          <w:lang w:eastAsia="es-ES" w:bidi="ar-SA"/>
        </w:rPr>
        <w:drawing>
          <wp:anchor distT="0" distB="0" distL="114300" distR="114300" simplePos="0" relativeHeight="251668480" behindDoc="0" locked="0" layoutInCell="1" allowOverlap="1" wp14:anchorId="447DE740" wp14:editId="374E6651">
            <wp:simplePos x="0" y="0"/>
            <wp:positionH relativeFrom="column">
              <wp:posOffset>3810</wp:posOffset>
            </wp:positionH>
            <wp:positionV relativeFrom="paragraph">
              <wp:posOffset>-171450</wp:posOffset>
            </wp:positionV>
            <wp:extent cx="5610225" cy="1733550"/>
            <wp:effectExtent l="0" t="0" r="952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610225" cy="1733550"/>
                    </a:xfrm>
                    <a:prstGeom prst="rect">
                      <a:avLst/>
                    </a:prstGeom>
                  </pic:spPr>
                </pic:pic>
              </a:graphicData>
            </a:graphic>
            <wp14:sizeRelH relativeFrom="margin">
              <wp14:pctWidth>0</wp14:pctWidth>
            </wp14:sizeRelH>
            <wp14:sizeRelV relativeFrom="margin">
              <wp14:pctHeight>0</wp14:pctHeight>
            </wp14:sizeRelV>
          </wp:anchor>
        </w:drawing>
      </w:r>
      <w:r w:rsidR="00F35D4A">
        <w:t xml:space="preserve">Figura </w:t>
      </w:r>
      <w:fldSimple w:instr=" SEQ Figura \* ARABIC ">
        <w:r w:rsidR="00F50FDD">
          <w:rPr>
            <w:noProof/>
          </w:rPr>
          <w:t>12</w:t>
        </w:r>
      </w:fldSimple>
      <w:bookmarkEnd w:id="3052"/>
      <w:r w:rsidR="00F35D4A">
        <w:t>: Creación de las Decisiones</w:t>
      </w:r>
      <w:bookmarkEnd w:id="3053"/>
      <w:bookmarkEnd w:id="3054"/>
    </w:p>
    <w:p w14:paraId="04698879" w14:textId="77777777" w:rsidR="003B0805" w:rsidRDefault="001C37B5">
      <w:pPr>
        <w:jc w:val="both"/>
        <w:rPr>
          <w:ins w:id="3055" w:author="Orion" w:date="2011-06-08T00:05:00Z"/>
          <w:rFonts w:cs="Times New Roman"/>
        </w:rPr>
        <w:pPrChange w:id="3056" w:author="Orion" w:date="2011-05-10T23:28:00Z">
          <w:pPr/>
        </w:pPrChange>
      </w:pPr>
      <w:ins w:id="3057" w:author="Orion" w:date="2011-06-07T23:45:00Z">
        <w:r>
          <w:rPr>
            <w:rFonts w:cs="Times New Roman"/>
          </w:rPr>
          <w:t xml:space="preserve">Una vez el piloto ha tomado las decisiones para llevar el avión a su objetivo temporal y completar el tramo correspondiente en un determinado momento, pasará a descomponer estas decisiones en </w:t>
        </w:r>
      </w:ins>
      <w:ins w:id="3058" w:author="Orion" w:date="2011-06-07T23:46:00Z">
        <w:r>
          <w:rPr>
            <w:rFonts w:cs="Times New Roman"/>
          </w:rPr>
          <w:t>instrucciones</w:t>
        </w:r>
      </w:ins>
      <w:ins w:id="3059" w:author="Orion" w:date="2011-06-07T23:45:00Z">
        <w:r>
          <w:rPr>
            <w:rFonts w:cs="Times New Roman"/>
          </w:rPr>
          <w:t xml:space="preserve"> </w:t>
        </w:r>
      </w:ins>
      <w:ins w:id="3060" w:author="Orion" w:date="2011-06-07T23:46:00Z">
        <w:r>
          <w:rPr>
            <w:rFonts w:cs="Times New Roman"/>
          </w:rPr>
          <w:t>a dar al avión. De esto se encarga la siguiente tarea (</w:t>
        </w:r>
      </w:ins>
      <w:ins w:id="3061" w:author="Orion" w:date="2011-06-07T23:47:00Z">
        <w:r>
          <w:rPr>
            <w:rFonts w:cs="Times New Roman"/>
          </w:rPr>
          <w:fldChar w:fldCharType="begin"/>
        </w:r>
        <w:r>
          <w:rPr>
            <w:rFonts w:cs="Times New Roman"/>
          </w:rPr>
          <w:instrText xml:space="preserve"> REF _Ref295253773 \h </w:instrText>
        </w:r>
      </w:ins>
      <w:r>
        <w:rPr>
          <w:rFonts w:cs="Times New Roman"/>
        </w:rPr>
      </w:r>
      <w:r>
        <w:rPr>
          <w:rFonts w:cs="Times New Roman"/>
        </w:rPr>
        <w:fldChar w:fldCharType="separate"/>
      </w:r>
      <w:ins w:id="3062" w:author="Orion" w:date="2011-06-07T23:47:00Z">
        <w:r>
          <w:t xml:space="preserve">Figura </w:t>
        </w:r>
        <w:r>
          <w:rPr>
            <w:noProof/>
          </w:rPr>
          <w:t>13</w:t>
        </w:r>
        <w:r>
          <w:rPr>
            <w:rFonts w:cs="Times New Roman"/>
          </w:rPr>
          <w:fldChar w:fldCharType="end"/>
        </w:r>
      </w:ins>
      <w:ins w:id="3063" w:author="Orion" w:date="2011-06-07T23:46:00Z">
        <w:r>
          <w:rPr>
            <w:rFonts w:cs="Times New Roman"/>
          </w:rPr>
          <w:t>)</w:t>
        </w:r>
      </w:ins>
      <w:ins w:id="3064" w:author="Orion" w:date="2011-06-07T23:47:00Z">
        <w:r>
          <w:rPr>
            <w:rFonts w:cs="Times New Roman"/>
          </w:rPr>
          <w:t xml:space="preserve">, donde podemos observar que se </w:t>
        </w:r>
      </w:ins>
      <w:ins w:id="3065" w:author="Orion" w:date="2011-06-07T23:52:00Z">
        <w:r>
          <w:rPr>
            <w:rFonts w:cs="Times New Roman"/>
          </w:rPr>
          <w:t xml:space="preserve">hace uso de </w:t>
        </w:r>
      </w:ins>
      <w:ins w:id="3066" w:author="Orion" w:date="2011-06-07T23:47:00Z">
        <w:r>
          <w:rPr>
            <w:rFonts w:cs="Times New Roman"/>
          </w:rPr>
          <w:t xml:space="preserve">la </w:t>
        </w:r>
      </w:ins>
      <w:ins w:id="3067" w:author="Orion" w:date="2011-06-07T23:48:00Z">
        <w:r>
          <w:rPr>
            <w:rFonts w:cs="Times New Roman"/>
          </w:rPr>
          <w:t>decisión</w:t>
        </w:r>
      </w:ins>
      <w:ins w:id="3068" w:author="Orion" w:date="2011-06-07T23:47:00Z">
        <w:r>
          <w:rPr>
            <w:rFonts w:cs="Times New Roman"/>
          </w:rPr>
          <w:t xml:space="preserve"> </w:t>
        </w:r>
      </w:ins>
      <w:ins w:id="3069" w:author="Orion" w:date="2011-06-07T23:48:00Z">
        <w:r>
          <w:rPr>
            <w:rFonts w:cs="Times New Roman"/>
          </w:rPr>
          <w:t>tomada y</w:t>
        </w:r>
      </w:ins>
      <w:ins w:id="3070" w:author="Orion" w:date="2011-06-07T23:52:00Z">
        <w:r>
          <w:rPr>
            <w:rFonts w:cs="Times New Roman"/>
          </w:rPr>
          <w:t xml:space="preserve"> se produce una</w:t>
        </w:r>
      </w:ins>
      <w:ins w:id="3071" w:author="Orion" w:date="2011-06-08T00:00:00Z">
        <w:r w:rsidR="00E668D6">
          <w:rPr>
            <w:rFonts w:cs="Times New Roman"/>
          </w:rPr>
          <w:t xml:space="preserve"> seria de </w:t>
        </w:r>
      </w:ins>
      <w:proofErr w:type="spellStart"/>
      <w:ins w:id="3072" w:author="Orion" w:date="2011-06-07T23:52:00Z">
        <w:r w:rsidR="00E668D6">
          <w:rPr>
            <w:rFonts w:cs="Times New Roman"/>
          </w:rPr>
          <w:t>instrucc</w:t>
        </w:r>
      </w:ins>
      <w:ins w:id="3073" w:author="Orion" w:date="2011-06-08T00:00:00Z">
        <w:r w:rsidR="00E668D6">
          <w:rPr>
            <w:rFonts w:cs="Times New Roman"/>
          </w:rPr>
          <w:t>ones</w:t>
        </w:r>
      </w:ins>
      <w:proofErr w:type="spellEnd"/>
      <w:ins w:id="3074" w:author="Orion" w:date="2011-06-07T23:52:00Z">
        <w:r>
          <w:rPr>
            <w:rFonts w:cs="Times New Roman"/>
          </w:rPr>
          <w:t xml:space="preserve"> (“</w:t>
        </w:r>
        <w:proofErr w:type="spellStart"/>
        <w:r>
          <w:rPr>
            <w:rFonts w:cs="Times New Roman"/>
          </w:rPr>
          <w:t>Throw</w:t>
        </w:r>
        <w:proofErr w:type="spellEnd"/>
        <w:r>
          <w:rPr>
            <w:rFonts w:cs="Times New Roman"/>
          </w:rPr>
          <w:t xml:space="preserve"> </w:t>
        </w:r>
        <w:proofErr w:type="spellStart"/>
        <w:r>
          <w:rPr>
            <w:rFonts w:cs="Times New Roman"/>
          </w:rPr>
          <w:t>Instruction</w:t>
        </w:r>
      </w:ins>
      <w:proofErr w:type="spellEnd"/>
      <w:ins w:id="3075" w:author="Orion" w:date="2011-06-07T23:53:00Z">
        <w:r>
          <w:rPr>
            <w:rFonts w:cs="Times New Roman"/>
          </w:rPr>
          <w:t>”)</w:t>
        </w:r>
      </w:ins>
      <w:ins w:id="3076" w:author="Orion" w:date="2011-06-07T23:48:00Z">
        <w:r>
          <w:rPr>
            <w:rFonts w:cs="Times New Roman"/>
          </w:rPr>
          <w:t xml:space="preserve">, </w:t>
        </w:r>
      </w:ins>
      <w:ins w:id="3077" w:author="Orion" w:date="2011-06-07T23:53:00Z">
        <w:r>
          <w:rPr>
            <w:rFonts w:cs="Times New Roman"/>
          </w:rPr>
          <w:t>que contiene</w:t>
        </w:r>
      </w:ins>
      <w:ins w:id="3078" w:author="Orion" w:date="2011-06-08T00:00:00Z">
        <w:r w:rsidR="00E668D6">
          <w:rPr>
            <w:rFonts w:cs="Times New Roman"/>
          </w:rPr>
          <w:t>n</w:t>
        </w:r>
      </w:ins>
      <w:ins w:id="3079" w:author="Orion" w:date="2011-06-07T23:53:00Z">
        <w:r>
          <w:rPr>
            <w:rFonts w:cs="Times New Roman"/>
          </w:rPr>
          <w:t xml:space="preserve"> la información para generar la maniobra y a</w:t>
        </w:r>
      </w:ins>
      <w:ins w:id="3080" w:author="Orion" w:date="2011-06-07T23:48:00Z">
        <w:r>
          <w:rPr>
            <w:rFonts w:cs="Times New Roman"/>
          </w:rPr>
          <w:t xml:space="preserve"> su vez iniciar</w:t>
        </w:r>
      </w:ins>
      <w:ins w:id="3081" w:author="Orion" w:date="2011-06-07T23:53:00Z">
        <w:r>
          <w:rPr>
            <w:rFonts w:cs="Times New Roman"/>
          </w:rPr>
          <w:t>á</w:t>
        </w:r>
      </w:ins>
      <w:ins w:id="3082" w:author="Orion" w:date="2011-06-08T00:00:00Z">
        <w:r w:rsidR="00E668D6">
          <w:rPr>
            <w:rFonts w:cs="Times New Roman"/>
          </w:rPr>
          <w:t>n</w:t>
        </w:r>
      </w:ins>
      <w:ins w:id="3083" w:author="Orion" w:date="2011-06-07T23:53:00Z">
        <w:r>
          <w:rPr>
            <w:rFonts w:cs="Times New Roman"/>
          </w:rPr>
          <w:t xml:space="preserve"> la interacción entre piloto y avión</w:t>
        </w:r>
      </w:ins>
      <w:ins w:id="3084" w:author="Orion" w:date="2011-06-08T00:03:00Z">
        <w:r w:rsidR="00EB2DC4">
          <w:rPr>
            <w:rFonts w:cs="Times New Roman"/>
          </w:rPr>
          <w:t>.</w:t>
        </w:r>
      </w:ins>
      <w:ins w:id="3085" w:author="Orion" w:date="2011-06-08T00:00:00Z">
        <w:r w:rsidR="00EB2DC4">
          <w:rPr>
            <w:rFonts w:cs="Times New Roman"/>
          </w:rPr>
          <w:t xml:space="preserve"> </w:t>
        </w:r>
      </w:ins>
      <w:ins w:id="3086" w:author="Orion" w:date="2011-06-08T00:03:00Z">
        <w:r w:rsidR="00EB2DC4">
          <w:rPr>
            <w:rFonts w:cs="Times New Roman"/>
          </w:rPr>
          <w:t>P</w:t>
        </w:r>
      </w:ins>
      <w:ins w:id="3087" w:author="Orion" w:date="2011-06-08T00:00:00Z">
        <w:r w:rsidR="00E668D6">
          <w:rPr>
            <w:rFonts w:cs="Times New Roman"/>
          </w:rPr>
          <w:t xml:space="preserve">or otro lado, </w:t>
        </w:r>
      </w:ins>
      <w:ins w:id="3088" w:author="Orion" w:date="2011-06-08T00:03:00Z">
        <w:r w:rsidR="00EB2DC4">
          <w:rPr>
            <w:rFonts w:cs="Times New Roman"/>
          </w:rPr>
          <w:t xml:space="preserve">también </w:t>
        </w:r>
      </w:ins>
      <w:ins w:id="3089" w:author="Orion" w:date="2011-06-08T00:00:00Z">
        <w:r w:rsidR="00E668D6">
          <w:rPr>
            <w:rFonts w:cs="Times New Roman"/>
          </w:rPr>
          <w:t>se</w:t>
        </w:r>
      </w:ins>
      <w:ins w:id="3090" w:author="Orion" w:date="2011-06-07T23:54:00Z">
        <w:r>
          <w:rPr>
            <w:rFonts w:cs="Times New Roman"/>
          </w:rPr>
          <w:t xml:space="preserve"> crea un hecho </w:t>
        </w:r>
      </w:ins>
      <w:ins w:id="3091" w:author="Orion" w:date="2011-06-08T00:04:00Z">
        <w:r w:rsidR="004B6482">
          <w:rPr>
            <w:rFonts w:cs="Times New Roman"/>
          </w:rPr>
          <w:t>que indica</w:t>
        </w:r>
      </w:ins>
      <w:ins w:id="3092" w:author="Orion" w:date="2011-06-07T23:54:00Z">
        <w:r>
          <w:rPr>
            <w:rFonts w:cs="Times New Roman"/>
          </w:rPr>
          <w:t xml:space="preserve"> que se puede proceder a pensar la</w:t>
        </w:r>
      </w:ins>
      <w:ins w:id="3093" w:author="Orion" w:date="2011-06-08T00:04:00Z">
        <w:r w:rsidR="00EB2DC4">
          <w:rPr>
            <w:rFonts w:cs="Times New Roman"/>
          </w:rPr>
          <w:t>s</w:t>
        </w:r>
      </w:ins>
      <w:ins w:id="3094" w:author="Orion" w:date="2011-06-07T23:54:00Z">
        <w:r>
          <w:rPr>
            <w:rFonts w:cs="Times New Roman"/>
          </w:rPr>
          <w:t xml:space="preserve"> siguiente</w:t>
        </w:r>
      </w:ins>
      <w:ins w:id="3095" w:author="Orion" w:date="2011-06-08T00:04:00Z">
        <w:r w:rsidR="00EB2DC4">
          <w:rPr>
            <w:rFonts w:cs="Times New Roman"/>
          </w:rPr>
          <w:t>s</w:t>
        </w:r>
      </w:ins>
      <w:ins w:id="3096" w:author="Orion" w:date="2011-06-07T23:54:00Z">
        <w:r>
          <w:rPr>
            <w:rFonts w:cs="Times New Roman"/>
          </w:rPr>
          <w:t xml:space="preserve"> decisi</w:t>
        </w:r>
      </w:ins>
      <w:ins w:id="3097" w:author="Orion" w:date="2011-06-08T00:04:00Z">
        <w:r w:rsidR="00EB2DC4">
          <w:rPr>
            <w:rFonts w:cs="Times New Roman"/>
          </w:rPr>
          <w:t>ones</w:t>
        </w:r>
      </w:ins>
      <w:ins w:id="3098" w:author="Orion" w:date="2011-06-07T23:54:00Z">
        <w:r>
          <w:rPr>
            <w:rFonts w:cs="Times New Roman"/>
          </w:rPr>
          <w:t xml:space="preserve"> que se va</w:t>
        </w:r>
      </w:ins>
      <w:ins w:id="3099" w:author="Orion" w:date="2011-06-08T00:04:00Z">
        <w:r w:rsidR="00EB2DC4">
          <w:rPr>
            <w:rFonts w:cs="Times New Roman"/>
          </w:rPr>
          <w:t>n</w:t>
        </w:r>
      </w:ins>
      <w:ins w:id="3100" w:author="Orion" w:date="2011-06-07T23:54:00Z">
        <w:r>
          <w:rPr>
            <w:rFonts w:cs="Times New Roman"/>
          </w:rPr>
          <w:t xml:space="preserve"> a llevar a cabo (“</w:t>
        </w:r>
        <w:proofErr w:type="spellStart"/>
        <w:r>
          <w:rPr>
            <w:rFonts w:cs="Times New Roman"/>
          </w:rPr>
          <w:t>StartThink</w:t>
        </w:r>
      </w:ins>
      <w:ins w:id="3101" w:author="Orion" w:date="2011-06-07T23:55:00Z">
        <w:r>
          <w:rPr>
            <w:rFonts w:cs="Times New Roman"/>
          </w:rPr>
          <w:t>NewDecision</w:t>
        </w:r>
        <w:proofErr w:type="spellEnd"/>
        <w:r>
          <w:rPr>
            <w:rFonts w:cs="Times New Roman"/>
          </w:rPr>
          <w:t>”)</w:t>
        </w:r>
      </w:ins>
      <w:ins w:id="3102" w:author="Orion" w:date="2011-06-07T23:48:00Z">
        <w:r>
          <w:rPr>
            <w:rFonts w:cs="Times New Roman"/>
          </w:rPr>
          <w:t xml:space="preserve">. </w:t>
        </w:r>
      </w:ins>
      <w:ins w:id="3103" w:author="Orion" w:date="2011-06-07T23:49:00Z">
        <w:r>
          <w:rPr>
            <w:rFonts w:cs="Times New Roman"/>
          </w:rPr>
          <w:t>E</w:t>
        </w:r>
      </w:ins>
      <w:ins w:id="3104" w:author="Orion" w:date="2011-06-07T23:48:00Z">
        <w:r>
          <w:rPr>
            <w:rFonts w:cs="Times New Roman"/>
          </w:rPr>
          <w:t xml:space="preserve">sta tarea hace uso </w:t>
        </w:r>
      </w:ins>
      <w:ins w:id="3105" w:author="Orion" w:date="2011-06-08T00:01:00Z">
        <w:r w:rsidR="00E668D6">
          <w:rPr>
            <w:rFonts w:cs="Times New Roman"/>
          </w:rPr>
          <w:t xml:space="preserve">a su vez, </w:t>
        </w:r>
      </w:ins>
      <w:ins w:id="3106" w:author="Orion" w:date="2011-06-07T23:48:00Z">
        <w:r>
          <w:rPr>
            <w:rFonts w:cs="Times New Roman"/>
          </w:rPr>
          <w:t xml:space="preserve">del estado mental </w:t>
        </w:r>
      </w:ins>
      <w:ins w:id="3107" w:author="Orion" w:date="2011-06-07T23:55:00Z">
        <w:r w:rsidR="00C80FA9">
          <w:rPr>
            <w:rFonts w:cs="Times New Roman"/>
          </w:rPr>
          <w:t xml:space="preserve">del piloto </w:t>
        </w:r>
      </w:ins>
      <w:ins w:id="3108" w:author="Orion" w:date="2011-06-07T23:48:00Z">
        <w:r>
          <w:rPr>
            <w:rFonts w:cs="Times New Roman"/>
          </w:rPr>
          <w:t>para saber si hay alguna instrucción que se est</w:t>
        </w:r>
      </w:ins>
      <w:ins w:id="3109" w:author="Orion" w:date="2011-06-07T23:50:00Z">
        <w:r>
          <w:rPr>
            <w:rFonts w:cs="Times New Roman"/>
          </w:rPr>
          <w:t>é ejecutando al mismo tiempo (</w:t>
        </w:r>
      </w:ins>
      <w:ins w:id="3110" w:author="Orion" w:date="2011-06-07T23:55:00Z">
        <w:r w:rsidR="00B46823">
          <w:rPr>
            <w:rFonts w:cs="Times New Roman"/>
          </w:rPr>
          <w:t xml:space="preserve">campo </w:t>
        </w:r>
      </w:ins>
      <w:ins w:id="3111" w:author="Orion" w:date="2011-06-07T23:50:00Z">
        <w:r>
          <w:rPr>
            <w:rFonts w:cs="Times New Roman"/>
          </w:rPr>
          <w:t>“</w:t>
        </w:r>
        <w:proofErr w:type="spellStart"/>
        <w:r>
          <w:rPr>
            <w:rFonts w:cs="Times New Roman"/>
          </w:rPr>
          <w:t>InstructionRunning</w:t>
        </w:r>
        <w:proofErr w:type="spellEnd"/>
        <w:r>
          <w:rPr>
            <w:rFonts w:cs="Times New Roman"/>
          </w:rPr>
          <w:t xml:space="preserve">”). En </w:t>
        </w:r>
        <w:r w:rsidR="00B46823">
          <w:rPr>
            <w:rFonts w:cs="Times New Roman"/>
          </w:rPr>
          <w:t>caso afirmativo se comprobar</w:t>
        </w:r>
      </w:ins>
      <w:ins w:id="3112" w:author="Orion" w:date="2011-06-07T23:55:00Z">
        <w:r w:rsidR="00B46823">
          <w:rPr>
            <w:rFonts w:cs="Times New Roman"/>
          </w:rPr>
          <w:t>á</w:t>
        </w:r>
      </w:ins>
      <w:ins w:id="3113" w:author="Orion" w:date="2011-06-07T23:50:00Z">
        <w:r>
          <w:rPr>
            <w:rFonts w:cs="Times New Roman"/>
          </w:rPr>
          <w:t xml:space="preserve"> la prioridad de las instrucciones </w:t>
        </w:r>
      </w:ins>
      <w:ins w:id="3114" w:author="Orion" w:date="2011-06-07T23:55:00Z">
        <w:r w:rsidR="00B46823">
          <w:rPr>
            <w:rFonts w:cs="Times New Roman"/>
          </w:rPr>
          <w:t xml:space="preserve"> que se están ejecutando</w:t>
        </w:r>
      </w:ins>
      <w:ins w:id="3115" w:author="Orion" w:date="2011-06-07T23:50:00Z">
        <w:r>
          <w:rPr>
            <w:rFonts w:cs="Times New Roman"/>
          </w:rPr>
          <w:t xml:space="preserve">, </w:t>
        </w:r>
      </w:ins>
      <w:ins w:id="3116" w:author="Orion" w:date="2011-06-07T23:58:00Z">
        <w:r w:rsidR="0014566E">
          <w:rPr>
            <w:rFonts w:cs="Times New Roman"/>
          </w:rPr>
          <w:t>y se detendrán</w:t>
        </w:r>
      </w:ins>
      <w:ins w:id="3117" w:author="Orion" w:date="2011-06-07T23:50:00Z">
        <w:r>
          <w:rPr>
            <w:rFonts w:cs="Times New Roman"/>
          </w:rPr>
          <w:t xml:space="preserve"> todas aquellas </w:t>
        </w:r>
      </w:ins>
      <w:ins w:id="3118" w:author="Orion" w:date="2011-06-07T23:58:00Z">
        <w:r w:rsidR="0014566E">
          <w:rPr>
            <w:rFonts w:cs="Times New Roman"/>
          </w:rPr>
          <w:t xml:space="preserve">instrucciones que tengan una prioridad menor que </w:t>
        </w:r>
      </w:ins>
      <w:ins w:id="3119" w:author="Orion" w:date="2011-06-07T23:57:00Z">
        <w:r w:rsidR="00B46823">
          <w:rPr>
            <w:rFonts w:cs="Times New Roman"/>
          </w:rPr>
          <w:t>l</w:t>
        </w:r>
      </w:ins>
      <w:ins w:id="3120" w:author="Orion" w:date="2011-06-07T23:56:00Z">
        <w:r w:rsidR="00B46823">
          <w:rPr>
            <w:rFonts w:cs="Times New Roman"/>
          </w:rPr>
          <w:t>a</w:t>
        </w:r>
      </w:ins>
      <w:ins w:id="3121" w:author="Orion" w:date="2011-06-08T00:02:00Z">
        <w:r w:rsidR="0041005A">
          <w:rPr>
            <w:rFonts w:cs="Times New Roman"/>
          </w:rPr>
          <w:t>s</w:t>
        </w:r>
      </w:ins>
      <w:ins w:id="3122" w:author="Orion" w:date="2011-06-07T23:56:00Z">
        <w:r w:rsidR="00B46823">
          <w:rPr>
            <w:rFonts w:cs="Times New Roman"/>
          </w:rPr>
          <w:t xml:space="preserve"> instrucci</w:t>
        </w:r>
      </w:ins>
      <w:ins w:id="3123" w:author="Orion" w:date="2011-06-08T00:02:00Z">
        <w:r w:rsidR="0041005A">
          <w:rPr>
            <w:rFonts w:cs="Times New Roman"/>
          </w:rPr>
          <w:t>ones</w:t>
        </w:r>
      </w:ins>
      <w:ins w:id="3124" w:author="Orion" w:date="2011-06-07T23:56:00Z">
        <w:r w:rsidR="00B46823">
          <w:rPr>
            <w:rFonts w:cs="Times New Roman"/>
          </w:rPr>
          <w:t xml:space="preserve"> </w:t>
        </w:r>
      </w:ins>
      <w:ins w:id="3125" w:author="Orion" w:date="2011-06-07T23:50:00Z">
        <w:r>
          <w:rPr>
            <w:rFonts w:cs="Times New Roman"/>
          </w:rPr>
          <w:t xml:space="preserve">que </w:t>
        </w:r>
      </w:ins>
      <w:ins w:id="3126" w:author="Orion" w:date="2011-06-08T00:01:00Z">
        <w:r w:rsidR="00E668D6">
          <w:rPr>
            <w:rFonts w:cs="Times New Roman"/>
          </w:rPr>
          <w:t>genera</w:t>
        </w:r>
      </w:ins>
      <w:ins w:id="3127" w:author="Orion" w:date="2011-06-07T23:50:00Z">
        <w:r>
          <w:rPr>
            <w:rFonts w:cs="Times New Roman"/>
          </w:rPr>
          <w:t xml:space="preserve"> esta tarea.</w:t>
        </w:r>
      </w:ins>
      <w:ins w:id="3128" w:author="Orion" w:date="2011-06-08T00:05:00Z">
        <w:r w:rsidR="00A8266D">
          <w:rPr>
            <w:rFonts w:cs="Times New Roman"/>
          </w:rPr>
          <w:t xml:space="preserve"> En principio sólo hay tres tipos de prioridades </w:t>
        </w:r>
      </w:ins>
      <w:ins w:id="3129" w:author="Orion" w:date="2011-06-08T00:08:00Z">
        <w:r w:rsidR="00832F65">
          <w:rPr>
            <w:rFonts w:cs="Times New Roman"/>
          </w:rPr>
          <w:t>en nuestro sistema. E</w:t>
        </w:r>
      </w:ins>
      <w:ins w:id="3130" w:author="Orion" w:date="2011-06-08T00:05:00Z">
        <w:r w:rsidR="00A8266D">
          <w:rPr>
            <w:rFonts w:cs="Times New Roman"/>
          </w:rPr>
          <w:t>stas son:</w:t>
        </w:r>
      </w:ins>
    </w:p>
    <w:p w14:paraId="5FA54F57" w14:textId="77777777" w:rsidR="00A8266D" w:rsidRDefault="00A8266D">
      <w:pPr>
        <w:pStyle w:val="ListParagraph"/>
        <w:numPr>
          <w:ilvl w:val="0"/>
          <w:numId w:val="26"/>
        </w:numPr>
        <w:jc w:val="both"/>
        <w:rPr>
          <w:ins w:id="3131" w:author="Orion" w:date="2011-06-08T00:07:00Z"/>
          <w:rFonts w:cs="Times New Roman"/>
        </w:rPr>
        <w:pPrChange w:id="3132" w:author="Orion" w:date="2011-06-08T00:06:00Z">
          <w:pPr/>
        </w:pPrChange>
      </w:pPr>
      <w:ins w:id="3133" w:author="Orion" w:date="2011-06-08T00:06:00Z">
        <w:r>
          <w:rPr>
            <w:rFonts w:cs="Times New Roman"/>
          </w:rPr>
          <w:t xml:space="preserve">Prioridad con valor 0: </w:t>
        </w:r>
      </w:ins>
      <w:ins w:id="3134" w:author="Orion" w:date="2011-06-08T00:07:00Z">
        <w:r>
          <w:rPr>
            <w:rFonts w:cs="Times New Roman"/>
          </w:rPr>
          <w:t>d</w:t>
        </w:r>
      </w:ins>
      <w:ins w:id="3135" w:author="Orion" w:date="2011-06-08T00:06:00Z">
        <w:r>
          <w:rPr>
            <w:rFonts w:cs="Times New Roman"/>
          </w:rPr>
          <w:t>ecisiones y/o</w:t>
        </w:r>
      </w:ins>
      <w:ins w:id="3136" w:author="Orion" w:date="2011-06-08T00:07:00Z">
        <w:r>
          <w:rPr>
            <w:rFonts w:cs="Times New Roman"/>
          </w:rPr>
          <w:t xml:space="preserve"> instrucciones que provienen de los pilotos.</w:t>
        </w:r>
      </w:ins>
    </w:p>
    <w:p w14:paraId="63E19E16" w14:textId="77777777" w:rsidR="00A8266D" w:rsidRDefault="00A8266D">
      <w:pPr>
        <w:pStyle w:val="ListParagraph"/>
        <w:numPr>
          <w:ilvl w:val="0"/>
          <w:numId w:val="26"/>
        </w:numPr>
        <w:jc w:val="both"/>
        <w:rPr>
          <w:ins w:id="3137" w:author="Orion" w:date="2011-06-08T00:07:00Z"/>
          <w:rFonts w:cs="Times New Roman"/>
        </w:rPr>
        <w:pPrChange w:id="3138" w:author="Orion" w:date="2011-06-08T00:06:00Z">
          <w:pPr/>
        </w:pPrChange>
      </w:pPr>
      <w:ins w:id="3139" w:author="Orion" w:date="2011-06-08T00:07:00Z">
        <w:r>
          <w:rPr>
            <w:rFonts w:cs="Times New Roman"/>
          </w:rPr>
          <w:t xml:space="preserve">Prioridad con valor 9: </w:t>
        </w:r>
      </w:ins>
      <w:ins w:id="3140" w:author="Orion" w:date="2011-06-08T00:08:00Z">
        <w:r>
          <w:rPr>
            <w:rFonts w:cs="Times New Roman"/>
          </w:rPr>
          <w:t>órdenes</w:t>
        </w:r>
      </w:ins>
      <w:ins w:id="3141" w:author="Orion" w:date="2011-06-08T00:07:00Z">
        <w:r>
          <w:rPr>
            <w:rFonts w:cs="Times New Roman"/>
          </w:rPr>
          <w:t xml:space="preserve"> que vienen de los controladores.</w:t>
        </w:r>
      </w:ins>
    </w:p>
    <w:p w14:paraId="617A97E5" w14:textId="77777777" w:rsidR="00A8266D" w:rsidRPr="001D111C" w:rsidRDefault="00A8266D">
      <w:pPr>
        <w:pStyle w:val="ListParagraph"/>
        <w:numPr>
          <w:ilvl w:val="0"/>
          <w:numId w:val="26"/>
        </w:numPr>
        <w:jc w:val="both"/>
        <w:rPr>
          <w:ins w:id="3142" w:author="Orion" w:date="2011-06-07T23:46:00Z"/>
          <w:rFonts w:cs="Times New Roman"/>
        </w:rPr>
        <w:pPrChange w:id="3143" w:author="Orion" w:date="2011-06-08T00:06:00Z">
          <w:pPr/>
        </w:pPrChange>
      </w:pPr>
      <w:ins w:id="3144" w:author="Orion" w:date="2011-06-08T00:07:00Z">
        <w:r>
          <w:rPr>
            <w:rFonts w:cs="Times New Roman"/>
          </w:rPr>
          <w:lastRenderedPageBreak/>
          <w:t>Prioridad con valor 10:</w:t>
        </w:r>
      </w:ins>
      <w:ins w:id="3145" w:author="Orion" w:date="2011-06-08T00:08:00Z">
        <w:r>
          <w:rPr>
            <w:rFonts w:cs="Times New Roman"/>
          </w:rPr>
          <w:t xml:space="preserve"> instrucción de parar o aterrizar el avión.</w:t>
        </w:r>
      </w:ins>
    </w:p>
    <w:p w14:paraId="3722073B" w14:textId="77777777" w:rsidR="001C37B5" w:rsidRDefault="001C37B5">
      <w:pPr>
        <w:jc w:val="both"/>
        <w:rPr>
          <w:ins w:id="3146" w:author="Orion" w:date="2011-06-07T23:15:00Z"/>
          <w:rFonts w:cs="Times New Roman"/>
        </w:rPr>
        <w:pPrChange w:id="3147" w:author="Orion" w:date="2011-05-10T23:28:00Z">
          <w:pPr/>
        </w:pPrChange>
      </w:pPr>
    </w:p>
    <w:p w14:paraId="2F7C3083" w14:textId="72A42133" w:rsidR="00D03232" w:rsidRDefault="00D03232">
      <w:pPr>
        <w:jc w:val="both"/>
        <w:rPr>
          <w:ins w:id="3148" w:author="Orion" w:date="2011-06-07T23:16:00Z"/>
          <w:rFonts w:cs="Times New Roman"/>
        </w:rPr>
        <w:pPrChange w:id="3149" w:author="Orion" w:date="2011-05-10T23:28:00Z">
          <w:pPr/>
        </w:pPrChange>
      </w:pPr>
    </w:p>
    <w:p w14:paraId="4A5DCF68" w14:textId="1D9A9BAA" w:rsidR="00D03232" w:rsidRDefault="009F675E">
      <w:pPr>
        <w:pStyle w:val="Caption"/>
        <w:rPr>
          <w:ins w:id="3150" w:author="Orion" w:date="2011-06-07T23:46:00Z"/>
          <w:rFonts w:cs="Times New Roman"/>
        </w:rPr>
        <w:pPrChange w:id="3151" w:author="Orion" w:date="2011-06-07T23:47:00Z">
          <w:pPr/>
        </w:pPrChange>
      </w:pPr>
      <w:bookmarkStart w:id="3152" w:name="_Ref295253773"/>
      <w:bookmarkStart w:id="3153" w:name="_Toc297663511"/>
      <w:ins w:id="3154" w:author="Orion" w:date="2011-06-08T00:10:00Z">
        <w:r w:rsidRPr="00547764">
          <w:rPr>
            <w:rFonts w:cs="Times New Roman"/>
            <w:noProof/>
            <w:lang w:eastAsia="es-ES" w:bidi="ar-SA"/>
          </w:rPr>
          <w:drawing>
            <wp:anchor distT="0" distB="0" distL="114300" distR="114300" simplePos="0" relativeHeight="251667456" behindDoc="0" locked="0" layoutInCell="1" allowOverlap="1" wp14:anchorId="53A7EE5A" wp14:editId="0D3910E3">
              <wp:simplePos x="0" y="0"/>
              <wp:positionH relativeFrom="column">
                <wp:posOffset>3810</wp:posOffset>
              </wp:positionH>
              <wp:positionV relativeFrom="paragraph">
                <wp:posOffset>3810</wp:posOffset>
              </wp:positionV>
              <wp:extent cx="5610225" cy="3790950"/>
              <wp:effectExtent l="0" t="0" r="952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610225" cy="3790950"/>
                      </a:xfrm>
                      <a:prstGeom prst="rect">
                        <a:avLst/>
                      </a:prstGeom>
                    </pic:spPr>
                  </pic:pic>
                </a:graphicData>
              </a:graphic>
              <wp14:sizeRelH relativeFrom="margin">
                <wp14:pctWidth>0</wp14:pctWidth>
              </wp14:sizeRelH>
              <wp14:sizeRelV relativeFrom="margin">
                <wp14:pctHeight>0</wp14:pctHeight>
              </wp14:sizeRelV>
            </wp:anchor>
          </w:drawing>
        </w:r>
      </w:ins>
      <w:ins w:id="3155" w:author="Orion" w:date="2011-06-07T23:47:00Z">
        <w:r w:rsidR="001C37B5">
          <w:t xml:space="preserve">Figura </w:t>
        </w:r>
        <w:r w:rsidR="001C37B5">
          <w:fldChar w:fldCharType="begin"/>
        </w:r>
        <w:r w:rsidR="001C37B5">
          <w:instrText xml:space="preserve"> SEQ Figura \* ARABIC </w:instrText>
        </w:r>
      </w:ins>
      <w:r w:rsidR="001C37B5">
        <w:fldChar w:fldCharType="separate"/>
      </w:r>
      <w:ins w:id="3156" w:author="Orion" w:date="2011-07-05T20:36:00Z">
        <w:r w:rsidR="00F50FDD">
          <w:rPr>
            <w:noProof/>
          </w:rPr>
          <w:t>13</w:t>
        </w:r>
      </w:ins>
      <w:ins w:id="3157" w:author="Orion" w:date="2011-06-07T23:47:00Z">
        <w:r w:rsidR="001C37B5">
          <w:fldChar w:fldCharType="end"/>
        </w:r>
        <w:bookmarkEnd w:id="3152"/>
        <w:r w:rsidR="001C37B5">
          <w:t xml:space="preserve">: </w:t>
        </w:r>
      </w:ins>
      <w:ins w:id="3158" w:author="Orion" w:date="2011-06-08T00:09:00Z">
        <w:r w:rsidR="00694121">
          <w:t>Descomposición</w:t>
        </w:r>
      </w:ins>
      <w:ins w:id="3159" w:author="Orion" w:date="2011-06-07T23:47:00Z">
        <w:r w:rsidR="001C37B5">
          <w:t xml:space="preserve"> de Decisiones</w:t>
        </w:r>
      </w:ins>
      <w:bookmarkEnd w:id="3153"/>
    </w:p>
    <w:p w14:paraId="0BEA9D01" w14:textId="77777777" w:rsidR="001C37B5" w:rsidRDefault="001C37B5">
      <w:pPr>
        <w:jc w:val="both"/>
        <w:rPr>
          <w:ins w:id="3160" w:author="Orion" w:date="2011-06-20T11:46:00Z"/>
          <w:rFonts w:cs="Times New Roman"/>
        </w:rPr>
        <w:pPrChange w:id="3161" w:author="Orion" w:date="2011-05-10T23:28:00Z">
          <w:pPr/>
        </w:pPrChange>
      </w:pPr>
    </w:p>
    <w:p w14:paraId="2DC432F6" w14:textId="40818309" w:rsidR="000146FD" w:rsidRDefault="000146FD">
      <w:pPr>
        <w:jc w:val="both"/>
        <w:rPr>
          <w:ins w:id="3162" w:author="Orion" w:date="2011-06-20T12:02:00Z"/>
          <w:rFonts w:cs="Times New Roman"/>
        </w:rPr>
        <w:pPrChange w:id="3163" w:author="Orion" w:date="2011-05-10T23:28:00Z">
          <w:pPr/>
        </w:pPrChange>
      </w:pPr>
      <w:ins w:id="3164" w:author="Orion" w:date="2011-06-20T11:49:00Z">
        <w:r>
          <w:rPr>
            <w:rFonts w:cs="Times New Roman"/>
          </w:rPr>
          <w:t>La siguiente figura (</w:t>
        </w:r>
      </w:ins>
      <w:ins w:id="3165" w:author="Orion" w:date="2011-06-20T12:48:00Z">
        <w:r w:rsidR="008823B6">
          <w:rPr>
            <w:rFonts w:cs="Times New Roman"/>
          </w:rPr>
          <w:fldChar w:fldCharType="begin"/>
        </w:r>
        <w:r w:rsidR="008823B6">
          <w:rPr>
            <w:rFonts w:cs="Times New Roman"/>
          </w:rPr>
          <w:instrText xml:space="preserve"> REF _Ref296337417 \h </w:instrText>
        </w:r>
      </w:ins>
      <w:r w:rsidR="008823B6">
        <w:rPr>
          <w:rFonts w:cs="Times New Roman"/>
        </w:rPr>
      </w:r>
      <w:r w:rsidR="008823B6">
        <w:rPr>
          <w:rFonts w:cs="Times New Roman"/>
        </w:rPr>
        <w:fldChar w:fldCharType="separate"/>
      </w:r>
      <w:ins w:id="3166" w:author="Orion" w:date="2011-06-20T12:48:00Z">
        <w:r w:rsidR="008823B6">
          <w:t xml:space="preserve">Figura </w:t>
        </w:r>
        <w:r w:rsidR="008823B6">
          <w:rPr>
            <w:noProof/>
          </w:rPr>
          <w:t>14</w:t>
        </w:r>
        <w:r w:rsidR="008823B6">
          <w:rPr>
            <w:rFonts w:cs="Times New Roman"/>
          </w:rPr>
          <w:fldChar w:fldCharType="end"/>
        </w:r>
      </w:ins>
      <w:ins w:id="3167" w:author="Orion" w:date="2011-06-20T11:49:00Z">
        <w:r>
          <w:rPr>
            <w:rFonts w:cs="Times New Roman"/>
          </w:rPr>
          <w:t>) viene a representar la ejecución</w:t>
        </w:r>
      </w:ins>
      <w:ins w:id="3168" w:author="Orion" w:date="2011-06-20T11:51:00Z">
        <w:r>
          <w:rPr>
            <w:rFonts w:cs="Times New Roman"/>
          </w:rPr>
          <w:t xml:space="preserve"> por parte del avión</w:t>
        </w:r>
      </w:ins>
      <w:ins w:id="3169" w:author="Orion" w:date="2011-06-20T11:49:00Z">
        <w:r>
          <w:rPr>
            <w:rFonts w:cs="Times New Roman"/>
          </w:rPr>
          <w:t xml:space="preserve"> de la instrucción </w:t>
        </w:r>
      </w:ins>
      <w:ins w:id="3170" w:author="Orion" w:date="2011-06-20T11:51:00Z">
        <w:r>
          <w:rPr>
            <w:rFonts w:cs="Times New Roman"/>
          </w:rPr>
          <w:t xml:space="preserve">que el piloto </w:t>
        </w:r>
      </w:ins>
      <w:ins w:id="3171" w:author="Orion" w:date="2011-06-20T11:52:00Z">
        <w:r>
          <w:rPr>
            <w:rFonts w:cs="Times New Roman"/>
          </w:rPr>
          <w:t>ha producido.</w:t>
        </w:r>
      </w:ins>
      <w:ins w:id="3172" w:author="Orion" w:date="2011-06-20T11:53:00Z">
        <w:r>
          <w:rPr>
            <w:rFonts w:cs="Times New Roman"/>
          </w:rPr>
          <w:t xml:space="preserve"> Para ello se creará una interacción entre piloto y avión, donde el piloto interpretará el rol de iniciador de esta interacción mientras que el avi</w:t>
        </w:r>
      </w:ins>
      <w:ins w:id="3173" w:author="Orion" w:date="2011-06-20T11:54:00Z">
        <w:r>
          <w:rPr>
            <w:rFonts w:cs="Times New Roman"/>
          </w:rPr>
          <w:t xml:space="preserve">ón tendrá el rol de colaborador. De este modo </w:t>
        </w:r>
      </w:ins>
      <w:ins w:id="3174" w:author="Orion" w:date="2011-06-20T11:55:00Z">
        <w:r>
          <w:rPr>
            <w:rFonts w:cs="Times New Roman"/>
          </w:rPr>
          <w:t>haciendo uso de la tarea “</w:t>
        </w:r>
        <w:proofErr w:type="spellStart"/>
        <w:r>
          <w:rPr>
            <w:rFonts w:cs="Times New Roman"/>
          </w:rPr>
          <w:t>Execute</w:t>
        </w:r>
        <w:proofErr w:type="spellEnd"/>
        <w:r>
          <w:rPr>
            <w:rFonts w:cs="Times New Roman"/>
          </w:rPr>
          <w:t xml:space="preserve"> </w:t>
        </w:r>
        <w:proofErr w:type="spellStart"/>
        <w:r>
          <w:rPr>
            <w:rFonts w:cs="Times New Roman"/>
          </w:rPr>
          <w:t>Instrucction</w:t>
        </w:r>
        <w:proofErr w:type="spellEnd"/>
        <w:r>
          <w:rPr>
            <w:rFonts w:cs="Times New Roman"/>
          </w:rPr>
          <w:t xml:space="preserve">” el piloto creará una </w:t>
        </w:r>
      </w:ins>
      <w:ins w:id="3175" w:author="Orion" w:date="2011-06-20T11:56:00Z">
        <w:r w:rsidR="00BD522C">
          <w:rPr>
            <w:rFonts w:cs="Times New Roman"/>
          </w:rPr>
          <w:t xml:space="preserve">interacción </w:t>
        </w:r>
      </w:ins>
      <w:ins w:id="3176" w:author="Orion" w:date="2011-06-20T11:57:00Z">
        <w:r w:rsidR="00BD522C">
          <w:rPr>
            <w:rFonts w:cs="Times New Roman"/>
          </w:rPr>
          <w:t>cuyo colaborador será el avión que est</w:t>
        </w:r>
      </w:ins>
      <w:ins w:id="3177" w:author="Orion" w:date="2011-06-20T11:58:00Z">
        <w:r w:rsidR="00BD522C">
          <w:rPr>
            <w:rFonts w:cs="Times New Roman"/>
          </w:rPr>
          <w:t xml:space="preserve">á pilotando. Para averiguar este avión el piloto accederá al plan de vuelo de su estado mental </w:t>
        </w:r>
      </w:ins>
      <w:ins w:id="3178" w:author="Orion" w:date="2011-06-20T11:59:00Z">
        <w:r w:rsidR="00BD522C">
          <w:rPr>
            <w:rFonts w:cs="Times New Roman"/>
          </w:rPr>
          <w:t>“</w:t>
        </w:r>
        <w:proofErr w:type="spellStart"/>
        <w:r w:rsidR="00BD522C" w:rsidRPr="00BD522C">
          <w:rPr>
            <w:rFonts w:cs="Times New Roman"/>
          </w:rPr>
          <w:t>Pilot_Mind.getPilotFlightPlan</w:t>
        </w:r>
        <w:proofErr w:type="spellEnd"/>
        <w:r w:rsidR="00BD522C" w:rsidRPr="00BD522C">
          <w:rPr>
            <w:rFonts w:cs="Times New Roman"/>
          </w:rPr>
          <w:t>()</w:t>
        </w:r>
        <w:r w:rsidR="00BD522C">
          <w:rPr>
            <w:rFonts w:cs="Times New Roman"/>
          </w:rPr>
          <w:t>” y dentro del plan de vuelo accederá a la identificación de la aeronave.</w:t>
        </w:r>
      </w:ins>
      <w:ins w:id="3179" w:author="Orion" w:date="2011-06-20T12:00:00Z">
        <w:r w:rsidR="00BD522C">
          <w:rPr>
            <w:rFonts w:cs="Times New Roman"/>
          </w:rPr>
          <w:t xml:space="preserve"> El estado mental del piloto servirá también para indicar que está instrucción está siendo ejecutada actualmente.</w:t>
        </w:r>
      </w:ins>
      <w:ins w:id="3180" w:author="Orion" w:date="2011-06-20T12:01:00Z">
        <w:r w:rsidR="007A3C49">
          <w:rPr>
            <w:rFonts w:cs="Times New Roman"/>
          </w:rPr>
          <w:t xml:space="preserve"> Por último, haciendo uso de la </w:t>
        </w:r>
      </w:ins>
      <w:ins w:id="3181" w:author="Orion" w:date="2011-06-20T12:02:00Z">
        <w:r w:rsidR="007A3C49">
          <w:rPr>
            <w:rFonts w:cs="Times New Roman"/>
          </w:rPr>
          <w:t>instrucción producida por el piloto,</w:t>
        </w:r>
      </w:ins>
      <w:ins w:id="3182" w:author="Orion" w:date="2011-06-20T12:01:00Z">
        <w:r w:rsidR="007A3C49">
          <w:rPr>
            <w:rFonts w:cs="Times New Roman"/>
          </w:rPr>
          <w:t xml:space="preserve"> esta tarea generará la maniobra que el avión tiene que llevar a cabo </w:t>
        </w:r>
      </w:ins>
      <w:ins w:id="3183" w:author="Orion" w:date="2011-06-20T12:02:00Z">
        <w:r w:rsidR="007A3C49">
          <w:rPr>
            <w:rFonts w:cs="Times New Roman"/>
          </w:rPr>
          <w:t>“</w:t>
        </w:r>
        <w:proofErr w:type="spellStart"/>
        <w:r w:rsidR="007A3C49" w:rsidRPr="007A3C49">
          <w:rPr>
            <w:rFonts w:cs="Times New Roman"/>
          </w:rPr>
          <w:t>Manoeuvre</w:t>
        </w:r>
        <w:proofErr w:type="spellEnd"/>
        <w:r w:rsidR="007A3C49">
          <w:rPr>
            <w:rFonts w:cs="Times New Roman"/>
          </w:rPr>
          <w:t>”.</w:t>
        </w:r>
      </w:ins>
    </w:p>
    <w:p w14:paraId="32DACF41" w14:textId="4B6F754F" w:rsidR="007A3C49" w:rsidRDefault="00E50EB8">
      <w:pPr>
        <w:jc w:val="both"/>
        <w:rPr>
          <w:ins w:id="3184" w:author="Orion" w:date="2011-06-20T12:40:00Z"/>
          <w:rFonts w:cs="Times New Roman"/>
        </w:rPr>
        <w:pPrChange w:id="3185" w:author="Orion" w:date="2011-05-10T23:28:00Z">
          <w:pPr/>
        </w:pPrChange>
      </w:pPr>
      <w:ins w:id="3186" w:author="Orion" w:date="2011-06-20T12:22:00Z">
        <w:r>
          <w:rPr>
            <w:rFonts w:cs="Times New Roman"/>
          </w:rPr>
          <w:t xml:space="preserve">Una vez </w:t>
        </w:r>
      </w:ins>
      <w:ins w:id="3187" w:author="Orion" w:date="2011-06-20T12:24:00Z">
        <w:r>
          <w:rPr>
            <w:rFonts w:cs="Times New Roman"/>
          </w:rPr>
          <w:t>la maniobra llega al avión a través de la interacción este procede a actualizar los</w:t>
        </w:r>
      </w:ins>
      <w:ins w:id="3188" w:author="Orion" w:date="2011-06-20T12:26:00Z">
        <w:r>
          <w:rPr>
            <w:rFonts w:cs="Times New Roman"/>
          </w:rPr>
          <w:t xml:space="preserve"> valores de los atributos de su estado mental “</w:t>
        </w:r>
        <w:proofErr w:type="spellStart"/>
        <w:r>
          <w:rPr>
            <w:rFonts w:cs="Times New Roman"/>
          </w:rPr>
          <w:t>Plane</w:t>
        </w:r>
        <w:proofErr w:type="spellEnd"/>
        <w:r>
          <w:rPr>
            <w:rFonts w:cs="Times New Roman"/>
          </w:rPr>
          <w:t xml:space="preserve"> </w:t>
        </w:r>
        <w:proofErr w:type="spellStart"/>
        <w:r>
          <w:rPr>
            <w:rFonts w:cs="Times New Roman"/>
          </w:rPr>
          <w:t>Mind</w:t>
        </w:r>
        <w:proofErr w:type="spellEnd"/>
        <w:r>
          <w:rPr>
            <w:rFonts w:cs="Times New Roman"/>
          </w:rPr>
          <w:t>”</w:t>
        </w:r>
      </w:ins>
      <w:ins w:id="3189" w:author="Orion" w:date="2011-06-20T12:40:00Z">
        <w:r w:rsidR="000F0CC0">
          <w:rPr>
            <w:rFonts w:cs="Times New Roman"/>
          </w:rPr>
          <w:t xml:space="preserve"> de la aeronave</w:t>
        </w:r>
      </w:ins>
      <w:ins w:id="3190" w:author="Orion" w:date="2011-06-20T12:26:00Z">
        <w:r>
          <w:rPr>
            <w:rFonts w:cs="Times New Roman"/>
          </w:rPr>
          <w:t>. Dichos atributos ser</w:t>
        </w:r>
      </w:ins>
      <w:ins w:id="3191" w:author="Orion" w:date="2011-06-20T12:27:00Z">
        <w:r>
          <w:rPr>
            <w:rFonts w:cs="Times New Roman"/>
          </w:rPr>
          <w:t xml:space="preserve">án, como se comentó en los requisitos, la velocidad, altitud </w:t>
        </w:r>
      </w:ins>
      <w:ins w:id="3192" w:author="Orion" w:date="2011-06-20T12:32:00Z">
        <w:r>
          <w:rPr>
            <w:rFonts w:cs="Times New Roman"/>
          </w:rPr>
          <w:t>u</w:t>
        </w:r>
      </w:ins>
      <w:ins w:id="3193" w:author="Orion" w:date="2011-06-20T12:27:00Z">
        <w:r>
          <w:rPr>
            <w:rFonts w:cs="Times New Roman"/>
          </w:rPr>
          <w:t xml:space="preserve"> orientaci</w:t>
        </w:r>
        <w:r w:rsidR="000F0CC0">
          <w:rPr>
            <w:rFonts w:cs="Times New Roman"/>
          </w:rPr>
          <w:t>ón de</w:t>
        </w:r>
      </w:ins>
      <w:ins w:id="3194" w:author="Orion" w:date="2011-06-20T12:40:00Z">
        <w:r w:rsidR="000F0CC0">
          <w:rPr>
            <w:rFonts w:cs="Times New Roman"/>
          </w:rPr>
          <w:t>l avión</w:t>
        </w:r>
      </w:ins>
      <w:ins w:id="3195" w:author="Orion" w:date="2011-06-20T12:27:00Z">
        <w:r>
          <w:rPr>
            <w:rFonts w:cs="Times New Roman"/>
          </w:rPr>
          <w:t>.</w:t>
        </w:r>
      </w:ins>
    </w:p>
    <w:p w14:paraId="2FA446B7" w14:textId="29870EAE" w:rsidR="000F0CC0" w:rsidRDefault="000F0CC0">
      <w:pPr>
        <w:jc w:val="both"/>
        <w:rPr>
          <w:ins w:id="3196" w:author="Orion" w:date="2011-06-20T11:46:00Z"/>
          <w:rFonts w:cs="Times New Roman"/>
        </w:rPr>
        <w:pPrChange w:id="3197" w:author="Orion" w:date="2011-05-10T23:28:00Z">
          <w:pPr/>
        </w:pPrChange>
      </w:pPr>
      <w:ins w:id="3198" w:author="Orion" w:date="2011-06-20T12:40:00Z">
        <w:r>
          <w:rPr>
            <w:rFonts w:cs="Times New Roman"/>
          </w:rPr>
          <w:t xml:space="preserve">Por último, </w:t>
        </w:r>
      </w:ins>
      <w:ins w:id="3199" w:author="Orion" w:date="2011-06-20T12:41:00Z">
        <w:r>
          <w:rPr>
            <w:rFonts w:cs="Times New Roman"/>
          </w:rPr>
          <w:t xml:space="preserve">y </w:t>
        </w:r>
      </w:ins>
      <w:ins w:id="3200" w:author="Orion" w:date="2011-06-20T12:43:00Z">
        <w:r>
          <w:rPr>
            <w:rFonts w:cs="Times New Roman"/>
          </w:rPr>
          <w:t>después de comproba</w:t>
        </w:r>
      </w:ins>
      <w:ins w:id="3201" w:author="Orion" w:date="2011-06-20T12:44:00Z">
        <w:r>
          <w:rPr>
            <w:rFonts w:cs="Times New Roman"/>
          </w:rPr>
          <w:t>r</w:t>
        </w:r>
      </w:ins>
      <w:ins w:id="3202" w:author="Orion" w:date="2011-06-20T12:41:00Z">
        <w:r>
          <w:rPr>
            <w:rFonts w:cs="Times New Roman"/>
          </w:rPr>
          <w:t xml:space="preserve"> que la maniobra ha finalizado</w:t>
        </w:r>
      </w:ins>
      <w:ins w:id="3203" w:author="Orion" w:date="2011-06-20T12:44:00Z">
        <w:r>
          <w:rPr>
            <w:rFonts w:cs="Times New Roman"/>
          </w:rPr>
          <w:t>,</w:t>
        </w:r>
      </w:ins>
      <w:ins w:id="3204" w:author="Orion" w:date="2011-06-20T12:41:00Z">
        <w:r>
          <w:rPr>
            <w:rFonts w:cs="Times New Roman"/>
          </w:rPr>
          <w:t xml:space="preserve"> el piloto p</w:t>
        </w:r>
      </w:ins>
      <w:ins w:id="3205" w:author="Orion" w:date="2011-06-20T12:44:00Z">
        <w:r>
          <w:rPr>
            <w:rFonts w:cs="Times New Roman"/>
          </w:rPr>
          <w:t>rocederá a eliminar la instrucci</w:t>
        </w:r>
      </w:ins>
      <w:ins w:id="3206" w:author="Orion" w:date="2011-06-20T12:45:00Z">
        <w:r w:rsidR="001232B1">
          <w:rPr>
            <w:rFonts w:cs="Times New Roman"/>
          </w:rPr>
          <w:t xml:space="preserve">ón </w:t>
        </w:r>
        <w:r>
          <w:rPr>
            <w:rFonts w:cs="Times New Roman"/>
          </w:rPr>
          <w:t xml:space="preserve">de </w:t>
        </w:r>
      </w:ins>
      <w:ins w:id="3207" w:author="Orion" w:date="2011-06-20T12:46:00Z">
        <w:r>
          <w:rPr>
            <w:rFonts w:cs="Times New Roman"/>
          </w:rPr>
          <w:t xml:space="preserve">aquellas </w:t>
        </w:r>
      </w:ins>
      <w:ins w:id="3208" w:author="Orion" w:date="2011-06-20T12:45:00Z">
        <w:r>
          <w:rPr>
            <w:rFonts w:cs="Times New Roman"/>
          </w:rPr>
          <w:t>marcadas como que se estaban ejecutando dentro de su estado mental.</w:t>
        </w:r>
      </w:ins>
    </w:p>
    <w:p w14:paraId="5AE3C2C9" w14:textId="6E86C309" w:rsidR="000146FD" w:rsidRDefault="000146FD">
      <w:pPr>
        <w:jc w:val="both"/>
        <w:rPr>
          <w:ins w:id="3209" w:author="Orion" w:date="2011-06-20T12:37:00Z"/>
          <w:rFonts w:cs="Times New Roman"/>
        </w:rPr>
        <w:pPrChange w:id="3210" w:author="Orion" w:date="2011-05-10T23:28:00Z">
          <w:pPr/>
        </w:pPrChange>
      </w:pPr>
    </w:p>
    <w:p w14:paraId="558FAB43" w14:textId="42F52F33" w:rsidR="000F0CC0" w:rsidRDefault="009F675E">
      <w:pPr>
        <w:pStyle w:val="Caption"/>
        <w:rPr>
          <w:ins w:id="3211" w:author="Orion" w:date="2011-06-20T12:37:00Z"/>
          <w:rFonts w:cs="Times New Roman"/>
        </w:rPr>
        <w:pPrChange w:id="3212" w:author="Orion" w:date="2011-06-20T12:47:00Z">
          <w:pPr/>
        </w:pPrChange>
      </w:pPr>
      <w:bookmarkStart w:id="3213" w:name="_Ref296337417"/>
      <w:bookmarkStart w:id="3214" w:name="_Toc297663512"/>
      <w:ins w:id="3215" w:author="Orion" w:date="2011-06-20T12:32:00Z">
        <w:r w:rsidRPr="00547764">
          <w:rPr>
            <w:rFonts w:cs="Times New Roman"/>
            <w:noProof/>
            <w:lang w:eastAsia="es-ES" w:bidi="ar-SA"/>
          </w:rPr>
          <w:lastRenderedPageBreak/>
          <w:drawing>
            <wp:anchor distT="0" distB="0" distL="114300" distR="114300" simplePos="0" relativeHeight="251666432" behindDoc="0" locked="0" layoutInCell="1" allowOverlap="1" wp14:anchorId="38B6651C" wp14:editId="2A8BE39E">
              <wp:simplePos x="0" y="0"/>
              <wp:positionH relativeFrom="column">
                <wp:posOffset>3810</wp:posOffset>
              </wp:positionH>
              <wp:positionV relativeFrom="paragraph">
                <wp:posOffset>3810</wp:posOffset>
              </wp:positionV>
              <wp:extent cx="5610225" cy="4924425"/>
              <wp:effectExtent l="0" t="0" r="9525"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610225" cy="4924425"/>
                      </a:xfrm>
                      <a:prstGeom prst="rect">
                        <a:avLst/>
                      </a:prstGeom>
                    </pic:spPr>
                  </pic:pic>
                </a:graphicData>
              </a:graphic>
              <wp14:sizeRelH relativeFrom="margin">
                <wp14:pctWidth>0</wp14:pctWidth>
              </wp14:sizeRelH>
              <wp14:sizeRelV relativeFrom="margin">
                <wp14:pctHeight>0</wp14:pctHeight>
              </wp14:sizeRelV>
            </wp:anchor>
          </w:drawing>
        </w:r>
      </w:ins>
      <w:ins w:id="3216" w:author="Orion" w:date="2011-06-20T12:47:00Z">
        <w:r w:rsidR="00254432">
          <w:t xml:space="preserve">Figura </w:t>
        </w:r>
        <w:r w:rsidR="00254432">
          <w:fldChar w:fldCharType="begin"/>
        </w:r>
        <w:r w:rsidR="00254432">
          <w:instrText xml:space="preserve"> SEQ Figura \* ARABIC </w:instrText>
        </w:r>
      </w:ins>
      <w:r w:rsidR="00254432">
        <w:fldChar w:fldCharType="separate"/>
      </w:r>
      <w:ins w:id="3217" w:author="Orion" w:date="2011-07-05T20:36:00Z">
        <w:r w:rsidR="00F50FDD">
          <w:rPr>
            <w:noProof/>
          </w:rPr>
          <w:t>14</w:t>
        </w:r>
      </w:ins>
      <w:ins w:id="3218" w:author="Orion" w:date="2011-06-20T12:47:00Z">
        <w:r w:rsidR="00254432">
          <w:fldChar w:fldCharType="end"/>
        </w:r>
        <w:bookmarkEnd w:id="3213"/>
        <w:r w:rsidR="00254432">
          <w:t>: Interacción Piloto-Avión: Ejecución Maniobra</w:t>
        </w:r>
      </w:ins>
      <w:bookmarkEnd w:id="3214"/>
    </w:p>
    <w:p w14:paraId="03AA1996" w14:textId="77777777" w:rsidR="000F0CC0" w:rsidRDefault="000F0CC0">
      <w:pPr>
        <w:jc w:val="both"/>
        <w:rPr>
          <w:ins w:id="3219" w:author="Orion" w:date="2011-06-20T17:52:00Z"/>
          <w:rFonts w:cs="Times New Roman"/>
        </w:rPr>
        <w:pPrChange w:id="3220" w:author="Orion" w:date="2011-05-10T23:28:00Z">
          <w:pPr/>
        </w:pPrChange>
      </w:pPr>
    </w:p>
    <w:p w14:paraId="43AA344B" w14:textId="130EC302" w:rsidR="00FA3A60" w:rsidRPr="00FA3A60" w:rsidRDefault="00426907">
      <w:pPr>
        <w:jc w:val="both"/>
        <w:rPr>
          <w:ins w:id="3221" w:author="Orion" w:date="2011-06-20T18:44:00Z"/>
          <w:rFonts w:cs="Times New Roman"/>
          <w:i/>
          <w:rPrChange w:id="3222" w:author="Orion" w:date="2011-06-20T18:44:00Z">
            <w:rPr>
              <w:ins w:id="3223" w:author="Orion" w:date="2011-06-20T18:44:00Z"/>
              <w:rFonts w:cs="Times New Roman"/>
              <w:i w:val="0"/>
            </w:rPr>
          </w:rPrChange>
        </w:rPr>
        <w:pPrChange w:id="3224" w:author="Orion" w:date="2011-06-20T18:44:00Z">
          <w:pPr>
            <w:pStyle w:val="Caption"/>
            <w:jc w:val="both"/>
          </w:pPr>
        </w:pPrChange>
      </w:pPr>
      <w:ins w:id="3225" w:author="Orion" w:date="2011-06-20T18:01:00Z">
        <w:r>
          <w:rPr>
            <w:rFonts w:cs="Times New Roman"/>
          </w:rPr>
          <w:t xml:space="preserve">En caso de que se haya completado el tramo </w:t>
        </w:r>
      </w:ins>
      <w:ins w:id="3226" w:author="Orion" w:date="2011-06-20T18:02:00Z">
        <w:r>
          <w:rPr>
            <w:rFonts w:cs="Times New Roman"/>
          </w:rPr>
          <w:t>sobre</w:t>
        </w:r>
      </w:ins>
      <w:ins w:id="3227" w:author="Orion" w:date="2011-06-20T18:01:00Z">
        <w:r>
          <w:rPr>
            <w:rFonts w:cs="Times New Roman"/>
          </w:rPr>
          <w:t xml:space="preserve"> </w:t>
        </w:r>
      </w:ins>
      <w:ins w:id="3228" w:author="Orion" w:date="2011-06-20T18:02:00Z">
        <w:r>
          <w:rPr>
            <w:rFonts w:cs="Times New Roman"/>
          </w:rPr>
          <w:t xml:space="preserve">el que se está volando, </w:t>
        </w:r>
      </w:ins>
      <w:ins w:id="3229" w:author="Orion" w:date="2011-06-20T18:07:00Z">
        <w:r>
          <w:rPr>
            <w:rFonts w:cs="Times New Roman"/>
          </w:rPr>
          <w:t>la aplicación interna “</w:t>
        </w:r>
        <w:proofErr w:type="spellStart"/>
        <w:r>
          <w:rPr>
            <w:rFonts w:cs="Times New Roman"/>
          </w:rPr>
          <w:t>Leg</w:t>
        </w:r>
        <w:proofErr w:type="spellEnd"/>
        <w:r>
          <w:rPr>
            <w:rFonts w:cs="Times New Roman"/>
          </w:rPr>
          <w:t xml:space="preserve"> </w:t>
        </w:r>
        <w:proofErr w:type="spellStart"/>
        <w:r>
          <w:rPr>
            <w:rFonts w:cs="Times New Roman"/>
          </w:rPr>
          <w:t>Checker</w:t>
        </w:r>
        <w:proofErr w:type="spellEnd"/>
        <w:r>
          <w:rPr>
            <w:rFonts w:cs="Times New Roman"/>
          </w:rPr>
          <w:t>”</w:t>
        </w:r>
      </w:ins>
      <w:ins w:id="3230" w:author="Orion" w:date="2011-06-20T18:08:00Z">
        <w:r w:rsidR="00241E95">
          <w:rPr>
            <w:rFonts w:cs="Times New Roman"/>
          </w:rPr>
          <w:t>,</w:t>
        </w:r>
      </w:ins>
      <w:ins w:id="3231" w:author="Orion" w:date="2011-06-20T18:07:00Z">
        <w:r>
          <w:rPr>
            <w:rFonts w:cs="Times New Roman"/>
          </w:rPr>
          <w:t xml:space="preserve"> que se inició cuando se ejecut</w:t>
        </w:r>
      </w:ins>
      <w:ins w:id="3232" w:author="Orion" w:date="2011-06-20T18:08:00Z">
        <w:r>
          <w:rPr>
            <w:rFonts w:cs="Times New Roman"/>
          </w:rPr>
          <w:t xml:space="preserve">ó </w:t>
        </w:r>
      </w:ins>
      <w:ins w:id="3233" w:author="Orion" w:date="2011-06-20T18:02:00Z">
        <w:r>
          <w:rPr>
            <w:rFonts w:cs="Times New Roman"/>
          </w:rPr>
          <w:t>la tarea “</w:t>
        </w:r>
        <w:proofErr w:type="spellStart"/>
        <w:r>
          <w:rPr>
            <w:rFonts w:cs="Times New Roman"/>
          </w:rPr>
          <w:t>Check</w:t>
        </w:r>
        <w:proofErr w:type="spellEnd"/>
        <w:r>
          <w:rPr>
            <w:rFonts w:cs="Times New Roman"/>
          </w:rPr>
          <w:t xml:space="preserve"> </w:t>
        </w:r>
        <w:proofErr w:type="spellStart"/>
        <w:r>
          <w:rPr>
            <w:rFonts w:cs="Times New Roman"/>
          </w:rPr>
          <w:t>Leg</w:t>
        </w:r>
        <w:proofErr w:type="spellEnd"/>
        <w:r>
          <w:rPr>
            <w:rFonts w:cs="Times New Roman"/>
          </w:rPr>
          <w:t xml:space="preserve"> </w:t>
        </w:r>
      </w:ins>
      <w:proofErr w:type="spellStart"/>
      <w:ins w:id="3234" w:author="Orion" w:date="2011-06-20T18:03:00Z">
        <w:r>
          <w:rPr>
            <w:rFonts w:cs="Times New Roman"/>
          </w:rPr>
          <w:t>Completed</w:t>
        </w:r>
        <w:proofErr w:type="spellEnd"/>
        <w:r>
          <w:rPr>
            <w:rFonts w:cs="Times New Roman"/>
          </w:rPr>
          <w:t>”</w:t>
        </w:r>
      </w:ins>
      <w:ins w:id="3235" w:author="Orion" w:date="2011-06-20T18:08:00Z">
        <w:r>
          <w:rPr>
            <w:rFonts w:cs="Times New Roman"/>
          </w:rPr>
          <w:t xml:space="preserve"> la primera vez</w:t>
        </w:r>
      </w:ins>
      <w:ins w:id="3236" w:author="Orion" w:date="2011-06-20T18:17:00Z">
        <w:r w:rsidR="00241E95">
          <w:rPr>
            <w:rFonts w:cs="Times New Roman"/>
          </w:rPr>
          <w:t xml:space="preserve"> (</w:t>
        </w:r>
      </w:ins>
      <w:ins w:id="3237" w:author="Orion" w:date="2011-06-20T18:29:00Z">
        <w:r w:rsidR="001D27C3">
          <w:rPr>
            <w:rFonts w:cs="Times New Roman"/>
          </w:rPr>
          <w:fldChar w:fldCharType="begin"/>
        </w:r>
        <w:r w:rsidR="001D27C3">
          <w:rPr>
            <w:rFonts w:cs="Times New Roman"/>
          </w:rPr>
          <w:instrText xml:space="preserve"> REF _Ref296357868 \h </w:instrText>
        </w:r>
      </w:ins>
      <w:r w:rsidR="001D27C3">
        <w:rPr>
          <w:rFonts w:cs="Times New Roman"/>
        </w:rPr>
      </w:r>
      <w:r w:rsidR="001D27C3">
        <w:rPr>
          <w:rFonts w:cs="Times New Roman"/>
        </w:rPr>
        <w:fldChar w:fldCharType="separate"/>
      </w:r>
      <w:ins w:id="3238" w:author="Orion" w:date="2011-06-20T18:29:00Z">
        <w:r w:rsidR="001D27C3">
          <w:t xml:space="preserve">Figura </w:t>
        </w:r>
        <w:r w:rsidR="001D27C3">
          <w:rPr>
            <w:noProof/>
          </w:rPr>
          <w:t>15</w:t>
        </w:r>
        <w:r w:rsidR="001D27C3">
          <w:rPr>
            <w:rFonts w:cs="Times New Roman"/>
          </w:rPr>
          <w:fldChar w:fldCharType="end"/>
        </w:r>
      </w:ins>
      <w:ins w:id="3239" w:author="Orion" w:date="2011-06-20T18:17:00Z">
        <w:r w:rsidR="00241E95">
          <w:rPr>
            <w:rFonts w:cs="Times New Roman"/>
          </w:rPr>
          <w:t>)</w:t>
        </w:r>
      </w:ins>
      <w:ins w:id="3240" w:author="Orion" w:date="2011-06-20T18:08:00Z">
        <w:r w:rsidR="00241E95">
          <w:rPr>
            <w:rFonts w:cs="Times New Roman"/>
          </w:rPr>
          <w:t>,</w:t>
        </w:r>
      </w:ins>
      <w:ins w:id="3241" w:author="Orion" w:date="2011-06-20T18:06:00Z">
        <w:r>
          <w:rPr>
            <w:rFonts w:cs="Times New Roman"/>
          </w:rPr>
          <w:t xml:space="preserve"> </w:t>
        </w:r>
      </w:ins>
      <w:ins w:id="3242" w:author="Orion" w:date="2011-06-20T18:05:00Z">
        <w:r>
          <w:rPr>
            <w:rFonts w:cs="Times New Roman"/>
          </w:rPr>
          <w:t>lanzará</w:t>
        </w:r>
      </w:ins>
      <w:ins w:id="3243" w:author="Orion" w:date="2011-06-20T18:04:00Z">
        <w:r>
          <w:rPr>
            <w:rFonts w:cs="Times New Roman"/>
          </w:rPr>
          <w:t xml:space="preserve"> un evento “</w:t>
        </w:r>
        <w:proofErr w:type="spellStart"/>
        <w:r>
          <w:rPr>
            <w:rFonts w:cs="Times New Roman"/>
          </w:rPr>
          <w:t>LegCompleted</w:t>
        </w:r>
        <w:proofErr w:type="spellEnd"/>
        <w:r>
          <w:rPr>
            <w:rFonts w:cs="Times New Roman"/>
          </w:rPr>
          <w:t>”</w:t>
        </w:r>
      </w:ins>
      <w:ins w:id="3244" w:author="Orion" w:date="2011-06-20T18:10:00Z">
        <w:r w:rsidR="00241E95">
          <w:rPr>
            <w:rFonts w:cs="Times New Roman"/>
          </w:rPr>
          <w:t>.</w:t>
        </w:r>
      </w:ins>
      <w:ins w:id="3245" w:author="Orion" w:date="2011-06-20T18:20:00Z">
        <w:r w:rsidR="000B2D34">
          <w:rPr>
            <w:rFonts w:cs="Times New Roman"/>
          </w:rPr>
          <w:t xml:space="preserve"> Haciendo uso de este evento</w:t>
        </w:r>
      </w:ins>
      <w:ins w:id="3246" w:author="Orion" w:date="2011-06-20T18:21:00Z">
        <w:r w:rsidR="000B2D34">
          <w:rPr>
            <w:rFonts w:cs="Times New Roman"/>
          </w:rPr>
          <w:t>,</w:t>
        </w:r>
      </w:ins>
      <w:ins w:id="3247" w:author="Orion" w:date="2011-06-20T18:20:00Z">
        <w:r w:rsidR="000B2D34">
          <w:rPr>
            <w:rFonts w:cs="Times New Roman"/>
          </w:rPr>
          <w:t xml:space="preserve"> del tramo que se acaba de finalizar</w:t>
        </w:r>
      </w:ins>
      <w:ins w:id="3248" w:author="Orion" w:date="2011-06-20T18:21:00Z">
        <w:r w:rsidR="000B2D34">
          <w:rPr>
            <w:rFonts w:cs="Times New Roman"/>
          </w:rPr>
          <w:t xml:space="preserve"> y del estado mental del piloto</w:t>
        </w:r>
      </w:ins>
      <w:ins w:id="3249" w:author="Orion" w:date="2011-06-20T18:20:00Z">
        <w:r w:rsidR="000B2D34">
          <w:rPr>
            <w:rFonts w:cs="Times New Roman"/>
          </w:rPr>
          <w:t xml:space="preserve"> se proceder</w:t>
        </w:r>
      </w:ins>
      <w:ins w:id="3250" w:author="Orion" w:date="2011-06-20T18:21:00Z">
        <w:r w:rsidR="000B2D34">
          <w:rPr>
            <w:rFonts w:cs="Times New Roman"/>
          </w:rPr>
          <w:t>á a ejecutar la tarea “</w:t>
        </w:r>
        <w:proofErr w:type="spellStart"/>
        <w:r w:rsidR="000B2D34">
          <w:rPr>
            <w:rFonts w:cs="Times New Roman"/>
          </w:rPr>
          <w:t>GoNextLeg</w:t>
        </w:r>
        <w:proofErr w:type="spellEnd"/>
        <w:r w:rsidR="000B2D34">
          <w:rPr>
            <w:rFonts w:cs="Times New Roman"/>
          </w:rPr>
          <w:t>” (</w:t>
        </w:r>
      </w:ins>
      <w:ins w:id="3251" w:author="Orion" w:date="2011-06-20T18:30:00Z">
        <w:r w:rsidR="001D27C3">
          <w:rPr>
            <w:rFonts w:cs="Times New Roman"/>
          </w:rPr>
          <w:fldChar w:fldCharType="begin"/>
        </w:r>
        <w:r w:rsidR="001D27C3">
          <w:rPr>
            <w:rFonts w:cs="Times New Roman"/>
          </w:rPr>
          <w:instrText xml:space="preserve"> REF _Ref296357936 \h </w:instrText>
        </w:r>
      </w:ins>
      <w:r w:rsidR="001D27C3">
        <w:rPr>
          <w:rFonts w:cs="Times New Roman"/>
        </w:rPr>
      </w:r>
      <w:r w:rsidR="001D27C3">
        <w:rPr>
          <w:rFonts w:cs="Times New Roman"/>
        </w:rPr>
        <w:fldChar w:fldCharType="separate"/>
      </w:r>
      <w:ins w:id="3252" w:author="Orion" w:date="2011-06-20T18:30:00Z">
        <w:r w:rsidR="001D27C3">
          <w:t xml:space="preserve">Figura </w:t>
        </w:r>
        <w:r w:rsidR="001D27C3">
          <w:rPr>
            <w:noProof/>
          </w:rPr>
          <w:t>16</w:t>
        </w:r>
        <w:r w:rsidR="001D27C3">
          <w:rPr>
            <w:rFonts w:cs="Times New Roman"/>
          </w:rPr>
          <w:fldChar w:fldCharType="end"/>
        </w:r>
      </w:ins>
      <w:ins w:id="3253" w:author="Orion" w:date="2011-06-20T18:21:00Z">
        <w:r w:rsidR="000B2D34">
          <w:rPr>
            <w:rFonts w:cs="Times New Roman"/>
          </w:rPr>
          <w:t>). Esta tarea tendrá la finalidad</w:t>
        </w:r>
      </w:ins>
      <w:ins w:id="3254" w:author="Orion" w:date="2011-06-20T18:22:00Z">
        <w:r w:rsidR="000B2D34">
          <w:rPr>
            <w:rFonts w:cs="Times New Roman"/>
          </w:rPr>
          <w:t xml:space="preserve"> de confirmar que el tramo se ha finalizado y generar un determinado hecho dependiendo de las condiciones en que se ha acabado dicho tramo.</w:t>
        </w:r>
      </w:ins>
      <w:ins w:id="3255" w:author="Orion" w:date="2011-06-20T18:23:00Z">
        <w:r w:rsidR="000B2D34">
          <w:rPr>
            <w:rFonts w:cs="Times New Roman"/>
          </w:rPr>
          <w:t xml:space="preserve"> Así por e</w:t>
        </w:r>
      </w:ins>
      <w:ins w:id="3256" w:author="Orion" w:date="2011-06-20T18:24:00Z">
        <w:r w:rsidR="000B2D34">
          <w:rPr>
            <w:rFonts w:cs="Times New Roman"/>
          </w:rPr>
          <w:t>j</w:t>
        </w:r>
      </w:ins>
      <w:ins w:id="3257" w:author="Orion" w:date="2011-06-20T18:23:00Z">
        <w:r w:rsidR="000B2D34">
          <w:rPr>
            <w:rFonts w:cs="Times New Roman"/>
          </w:rPr>
          <w:t>emp</w:t>
        </w:r>
      </w:ins>
      <w:ins w:id="3258" w:author="Orion" w:date="2011-06-20T18:24:00Z">
        <w:r w:rsidR="000B2D34">
          <w:rPr>
            <w:rFonts w:cs="Times New Roman"/>
          </w:rPr>
          <w:t>l</w:t>
        </w:r>
      </w:ins>
      <w:ins w:id="3259" w:author="Orion" w:date="2011-06-20T18:23:00Z">
        <w:r w:rsidR="000B2D34">
          <w:rPr>
            <w:rFonts w:cs="Times New Roman"/>
          </w:rPr>
          <w:t xml:space="preserve">o, si el tramo </w:t>
        </w:r>
      </w:ins>
      <w:ins w:id="3260" w:author="Orion" w:date="2011-06-20T18:25:00Z">
        <w:r w:rsidR="001D27C3">
          <w:rPr>
            <w:rFonts w:cs="Times New Roman"/>
          </w:rPr>
          <w:t>fue</w:t>
        </w:r>
      </w:ins>
      <w:ins w:id="3261" w:author="Orion" w:date="2011-06-20T18:23:00Z">
        <w:r w:rsidR="000B2D34">
          <w:rPr>
            <w:rFonts w:cs="Times New Roman"/>
          </w:rPr>
          <w:t xml:space="preserve"> generado como </w:t>
        </w:r>
      </w:ins>
      <w:ins w:id="3262" w:author="Orion" w:date="2011-06-20T18:25:00Z">
        <w:r w:rsidR="001D27C3">
          <w:rPr>
            <w:rFonts w:cs="Times New Roman"/>
          </w:rPr>
          <w:t>resultado de un conflicto entre aviones, o lo que es lo mismo a partir de una orden de un controlador</w:t>
        </w:r>
      </w:ins>
      <w:ins w:id="3263" w:author="Orion" w:date="2011-06-20T18:32:00Z">
        <w:r w:rsidR="00C92613">
          <w:rPr>
            <w:rFonts w:cs="Times New Roman"/>
          </w:rPr>
          <w:t>, posteriormente se comentará como se generan estos tipos de tramos</w:t>
        </w:r>
      </w:ins>
      <w:ins w:id="3264" w:author="Orion" w:date="2011-06-20T18:25:00Z">
        <w:r w:rsidR="001D27C3">
          <w:rPr>
            <w:rFonts w:cs="Times New Roman"/>
          </w:rPr>
          <w:t>,</w:t>
        </w:r>
      </w:ins>
      <w:ins w:id="3265" w:author="Orion" w:date="2011-06-20T18:26:00Z">
        <w:r w:rsidR="001D27C3">
          <w:rPr>
            <w:rFonts w:cs="Times New Roman"/>
          </w:rPr>
          <w:t xml:space="preserve"> la tarea generará el hecho “</w:t>
        </w:r>
      </w:ins>
      <w:proofErr w:type="spellStart"/>
      <w:ins w:id="3266" w:author="Orion" w:date="2011-07-05T20:22:00Z">
        <w:r w:rsidR="00295A33">
          <w:rPr>
            <w:rFonts w:cs="Times New Roman"/>
          </w:rPr>
          <w:t>GoNextLegWithConflict</w:t>
        </w:r>
      </w:ins>
      <w:proofErr w:type="spellEnd"/>
      <w:ins w:id="3267" w:author="Orion" w:date="2011-06-20T18:26:00Z">
        <w:r w:rsidR="001D27C3">
          <w:rPr>
            <w:rFonts w:cs="Times New Roman"/>
          </w:rPr>
          <w:t xml:space="preserve">” </w:t>
        </w:r>
      </w:ins>
      <w:ins w:id="3268" w:author="Orion" w:date="2011-07-05T20:22:00Z">
        <w:r w:rsidR="00C53117">
          <w:rPr>
            <w:rFonts w:cs="Times New Roman"/>
          </w:rPr>
          <w:t xml:space="preserve">que contendrá dentro el tramo en cuestión </w:t>
        </w:r>
      </w:ins>
      <w:ins w:id="3269" w:author="Orion" w:date="2011-07-05T20:23:00Z">
        <w:r w:rsidR="00C53117">
          <w:rPr>
            <w:rFonts w:cs="Times New Roman"/>
          </w:rPr>
          <w:t xml:space="preserve"> para saber las condiciones de vuelo en las que se estaba volando durante el conflicto y así</w:t>
        </w:r>
      </w:ins>
      <w:ins w:id="3270" w:author="Orion" w:date="2011-07-05T20:24:00Z">
        <w:r w:rsidR="00C53117">
          <w:rPr>
            <w:rFonts w:cs="Times New Roman"/>
          </w:rPr>
          <w:t xml:space="preserve"> poder</w:t>
        </w:r>
      </w:ins>
      <w:ins w:id="3271" w:author="Orion" w:date="2011-07-05T20:23:00Z">
        <w:r w:rsidR="00C53117">
          <w:rPr>
            <w:rFonts w:cs="Times New Roman"/>
          </w:rPr>
          <w:t xml:space="preserve"> construir el siguiente tramo a partir de estar condicione</w:t>
        </w:r>
      </w:ins>
      <w:ins w:id="3272" w:author="Orion" w:date="2011-07-05T20:24:00Z">
        <w:r w:rsidR="00C53117">
          <w:rPr>
            <w:rFonts w:cs="Times New Roman"/>
          </w:rPr>
          <w:t>s</w:t>
        </w:r>
      </w:ins>
      <w:ins w:id="3273" w:author="Orion" w:date="2011-06-20T18:33:00Z">
        <w:r w:rsidR="0077135C">
          <w:rPr>
            <w:rFonts w:cs="Times New Roman"/>
          </w:rPr>
          <w:t>.</w:t>
        </w:r>
        <w:r w:rsidR="00D76017">
          <w:rPr>
            <w:rFonts w:cs="Times New Roman"/>
          </w:rPr>
          <w:t xml:space="preserve"> </w:t>
        </w:r>
      </w:ins>
      <w:ins w:id="3274" w:author="Orion" w:date="2011-06-20T18:39:00Z">
        <w:r w:rsidR="00FA3A60">
          <w:rPr>
            <w:rFonts w:cs="Times New Roman"/>
          </w:rPr>
          <w:t xml:space="preserve">Por otro lado, </w:t>
        </w:r>
      </w:ins>
      <w:ins w:id="3275" w:author="Orion" w:date="2011-06-20T18:43:00Z">
        <w:r w:rsidR="00FA3A60">
          <w:rPr>
            <w:rFonts w:cs="Times New Roman"/>
          </w:rPr>
          <w:t xml:space="preserve">y como se comentó anteriormente, </w:t>
        </w:r>
      </w:ins>
      <w:ins w:id="3276" w:author="Orion" w:date="2011-06-20T18:39:00Z">
        <w:r w:rsidR="00FA3A60">
          <w:rPr>
            <w:rFonts w:cs="Times New Roman"/>
          </w:rPr>
          <w:t xml:space="preserve">si </w:t>
        </w:r>
      </w:ins>
      <w:ins w:id="3277" w:author="Orion" w:date="2011-06-20T18:40:00Z">
        <w:r w:rsidR="00FA3A60">
          <w:rPr>
            <w:rFonts w:cs="Times New Roman"/>
          </w:rPr>
          <w:t xml:space="preserve">se trata de un tramo </w:t>
        </w:r>
      </w:ins>
      <w:ins w:id="3278" w:author="Orion" w:date="2011-06-20T18:42:00Z">
        <w:r w:rsidR="00FA3A60">
          <w:rPr>
            <w:rFonts w:cs="Times New Roman"/>
          </w:rPr>
          <w:t>descompuesto del plan de vuelo entonces pueden ocurri</w:t>
        </w:r>
      </w:ins>
      <w:ins w:id="3279" w:author="Orion" w:date="2011-06-20T18:43:00Z">
        <w:r w:rsidR="00FA3A60">
          <w:rPr>
            <w:rFonts w:cs="Times New Roman"/>
          </w:rPr>
          <w:t xml:space="preserve">r </w:t>
        </w:r>
      </w:ins>
      <w:ins w:id="3280" w:author="Orion" w:date="2011-06-20T18:44:00Z">
        <w:r w:rsidR="00FA3A60">
          <w:rPr>
            <w:rFonts w:cs="Times New Roman"/>
          </w:rPr>
          <w:t>dos</w:t>
        </w:r>
      </w:ins>
      <w:ins w:id="3281" w:author="Orion" w:date="2011-06-20T18:43:00Z">
        <w:r w:rsidR="00FA3A60">
          <w:rPr>
            <w:rFonts w:cs="Times New Roman"/>
          </w:rPr>
          <w:t xml:space="preserve"> cosas:</w:t>
        </w:r>
      </w:ins>
    </w:p>
    <w:p w14:paraId="73A4FB62" w14:textId="7EBFFA13" w:rsidR="00FA3A60" w:rsidRDefault="00FA3A60" w:rsidP="00FA3A60">
      <w:pPr>
        <w:pStyle w:val="Caption"/>
        <w:numPr>
          <w:ilvl w:val="0"/>
          <w:numId w:val="31"/>
        </w:numPr>
        <w:jc w:val="both"/>
        <w:rPr>
          <w:ins w:id="3282" w:author="Orion" w:date="2011-06-20T18:44:00Z"/>
          <w:rFonts w:cs="Times New Roman"/>
          <w:i w:val="0"/>
        </w:rPr>
      </w:pPr>
      <w:ins w:id="3283" w:author="Orion" w:date="2011-06-20T18:44:00Z">
        <w:r>
          <w:rPr>
            <w:rFonts w:cs="Times New Roman"/>
            <w:i w:val="0"/>
          </w:rPr>
          <w:t>El tramo que se completó es el último del plan de vuelo, por lo que se satisface el objetivo de plan de vuelo completado y se procederá genera</w:t>
        </w:r>
      </w:ins>
      <w:ins w:id="3284" w:author="Orion" w:date="2011-06-20T18:45:00Z">
        <w:r>
          <w:rPr>
            <w:rFonts w:cs="Times New Roman"/>
            <w:i w:val="0"/>
          </w:rPr>
          <w:t>r</w:t>
        </w:r>
      </w:ins>
      <w:ins w:id="3285" w:author="Orion" w:date="2011-06-20T18:44:00Z">
        <w:r>
          <w:rPr>
            <w:rFonts w:cs="Times New Roman"/>
            <w:i w:val="0"/>
          </w:rPr>
          <w:t xml:space="preserve"> el hecho “</w:t>
        </w:r>
        <w:proofErr w:type="spellStart"/>
        <w:r>
          <w:rPr>
            <w:rFonts w:cs="Times New Roman"/>
            <w:i w:val="0"/>
          </w:rPr>
          <w:t>AllLegsCompleted</w:t>
        </w:r>
        <w:proofErr w:type="spellEnd"/>
        <w:r>
          <w:rPr>
            <w:rFonts w:cs="Times New Roman"/>
            <w:i w:val="0"/>
          </w:rPr>
          <w:t>” que posteriormente iniciará la tarea de parar el avi</w:t>
        </w:r>
      </w:ins>
      <w:ins w:id="3286" w:author="Orion" w:date="2011-06-20T18:45:00Z">
        <w:r>
          <w:rPr>
            <w:rFonts w:cs="Times New Roman"/>
            <w:i w:val="0"/>
          </w:rPr>
          <w:t>ón</w:t>
        </w:r>
      </w:ins>
      <w:ins w:id="3287" w:author="Orion" w:date="2011-06-20T18:44:00Z">
        <w:r>
          <w:rPr>
            <w:rFonts w:cs="Times New Roman"/>
            <w:i w:val="0"/>
          </w:rPr>
          <w:t xml:space="preserve"> (“Stop </w:t>
        </w:r>
        <w:proofErr w:type="spellStart"/>
        <w:r>
          <w:rPr>
            <w:rFonts w:cs="Times New Roman"/>
            <w:i w:val="0"/>
          </w:rPr>
          <w:t>Plane</w:t>
        </w:r>
        <w:proofErr w:type="spellEnd"/>
        <w:r>
          <w:rPr>
            <w:rFonts w:cs="Times New Roman"/>
            <w:i w:val="0"/>
          </w:rPr>
          <w:t>”).</w:t>
        </w:r>
      </w:ins>
    </w:p>
    <w:p w14:paraId="1B4CCC26" w14:textId="21370FA2" w:rsidR="00FA3A60" w:rsidRDefault="00FA3A60" w:rsidP="00FA3A60">
      <w:pPr>
        <w:pStyle w:val="Caption"/>
        <w:numPr>
          <w:ilvl w:val="0"/>
          <w:numId w:val="31"/>
        </w:numPr>
        <w:jc w:val="both"/>
        <w:rPr>
          <w:ins w:id="3288" w:author="Orion" w:date="2011-06-20T18:44:00Z"/>
          <w:rFonts w:cs="Times New Roman"/>
          <w:i w:val="0"/>
        </w:rPr>
      </w:pPr>
      <w:ins w:id="3289" w:author="Orion" w:date="2011-06-20T18:44:00Z">
        <w:r>
          <w:rPr>
            <w:rFonts w:cs="Times New Roman"/>
            <w:i w:val="0"/>
          </w:rPr>
          <w:t xml:space="preserve">En caso contrario, se </w:t>
        </w:r>
      </w:ins>
      <w:ins w:id="3290" w:author="Orion" w:date="2011-06-20T18:45:00Z">
        <w:r>
          <w:rPr>
            <w:rFonts w:cs="Times New Roman"/>
            <w:i w:val="0"/>
          </w:rPr>
          <w:t>generará el hecho “</w:t>
        </w:r>
        <w:proofErr w:type="spellStart"/>
        <w:r>
          <w:rPr>
            <w:rFonts w:cs="Times New Roman"/>
            <w:i w:val="0"/>
          </w:rPr>
          <w:t>GetNextLeg</w:t>
        </w:r>
        <w:proofErr w:type="spellEnd"/>
        <w:r>
          <w:rPr>
            <w:rFonts w:cs="Times New Roman"/>
            <w:i w:val="0"/>
          </w:rPr>
          <w:t xml:space="preserve">” que permitirá que se </w:t>
        </w:r>
      </w:ins>
      <w:ins w:id="3291" w:author="Orion" w:date="2011-06-20T18:46:00Z">
        <w:r>
          <w:rPr>
            <w:rFonts w:cs="Times New Roman"/>
            <w:i w:val="0"/>
          </w:rPr>
          <w:t>obtenga</w:t>
        </w:r>
      </w:ins>
      <w:ins w:id="3292" w:author="Orion" w:date="2011-06-20T18:45:00Z">
        <w:r>
          <w:rPr>
            <w:rFonts w:cs="Times New Roman"/>
            <w:i w:val="0"/>
          </w:rPr>
          <w:t xml:space="preserve"> el</w:t>
        </w:r>
      </w:ins>
      <w:ins w:id="3293" w:author="Orion" w:date="2011-06-20T18:46:00Z">
        <w:r>
          <w:rPr>
            <w:rFonts w:cs="Times New Roman"/>
            <w:i w:val="0"/>
          </w:rPr>
          <w:t xml:space="preserve"> </w:t>
        </w:r>
      </w:ins>
      <w:ins w:id="3294" w:author="Orion" w:date="2011-06-20T18:44:00Z">
        <w:r>
          <w:rPr>
            <w:rFonts w:cs="Times New Roman"/>
            <w:i w:val="0"/>
          </w:rPr>
          <w:t>siguiente tramo</w:t>
        </w:r>
      </w:ins>
      <w:ins w:id="3295" w:author="Orion" w:date="2011-06-20T18:46:00Z">
        <w:r>
          <w:rPr>
            <w:rFonts w:cs="Times New Roman"/>
            <w:i w:val="0"/>
          </w:rPr>
          <w:t xml:space="preserve"> del plan de vuelo</w:t>
        </w:r>
      </w:ins>
      <w:ins w:id="3296" w:author="Orion" w:date="2011-06-20T18:44:00Z">
        <w:r>
          <w:rPr>
            <w:rFonts w:cs="Times New Roman"/>
            <w:i w:val="0"/>
          </w:rPr>
          <w:t>.</w:t>
        </w:r>
      </w:ins>
    </w:p>
    <w:p w14:paraId="590F8A4F" w14:textId="77777777" w:rsidR="00FA3A60" w:rsidRDefault="00FA3A60">
      <w:pPr>
        <w:jc w:val="both"/>
        <w:rPr>
          <w:ins w:id="3297" w:author="Orion" w:date="2011-06-20T18:17:00Z"/>
          <w:rFonts w:cs="Times New Roman"/>
        </w:rPr>
        <w:pPrChange w:id="3298" w:author="Orion" w:date="2011-05-10T23:28:00Z">
          <w:pPr/>
        </w:pPrChange>
      </w:pPr>
    </w:p>
    <w:p w14:paraId="594FDF3E" w14:textId="608F4C66" w:rsidR="00241E95" w:rsidRDefault="00241E95">
      <w:pPr>
        <w:jc w:val="both"/>
        <w:rPr>
          <w:ins w:id="3299" w:author="Orion" w:date="2011-06-20T18:17:00Z"/>
          <w:rFonts w:cs="Times New Roman"/>
        </w:rPr>
        <w:pPrChange w:id="3300" w:author="Orion" w:date="2011-05-10T23:28:00Z">
          <w:pPr/>
        </w:pPrChange>
      </w:pPr>
    </w:p>
    <w:p w14:paraId="1F41B45B" w14:textId="7472DFDC" w:rsidR="00241E95" w:rsidRDefault="009F675E">
      <w:pPr>
        <w:pStyle w:val="Caption"/>
        <w:rPr>
          <w:ins w:id="3301" w:author="Orion" w:date="2011-06-20T17:52:00Z"/>
          <w:rFonts w:cs="Times New Roman"/>
        </w:rPr>
        <w:pPrChange w:id="3302" w:author="Orion" w:date="2011-06-20T18:28:00Z">
          <w:pPr/>
        </w:pPrChange>
      </w:pPr>
      <w:bookmarkStart w:id="3303" w:name="_Ref296357868"/>
      <w:bookmarkStart w:id="3304" w:name="_Ref296357847"/>
      <w:bookmarkStart w:id="3305" w:name="_Toc297663513"/>
      <w:ins w:id="3306" w:author="Orion" w:date="2011-06-20T18:17:00Z">
        <w:r w:rsidRPr="00547764">
          <w:rPr>
            <w:rFonts w:cs="Times New Roman"/>
            <w:noProof/>
            <w:lang w:eastAsia="es-ES" w:bidi="ar-SA"/>
          </w:rPr>
          <w:drawing>
            <wp:anchor distT="0" distB="0" distL="114300" distR="114300" simplePos="0" relativeHeight="251665408" behindDoc="0" locked="0" layoutInCell="1" allowOverlap="1" wp14:anchorId="1AE53D37" wp14:editId="64F228AA">
              <wp:simplePos x="0" y="0"/>
              <wp:positionH relativeFrom="column">
                <wp:posOffset>3810</wp:posOffset>
              </wp:positionH>
              <wp:positionV relativeFrom="paragraph">
                <wp:posOffset>3810</wp:posOffset>
              </wp:positionV>
              <wp:extent cx="5610225" cy="1724025"/>
              <wp:effectExtent l="0" t="0" r="9525"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610225" cy="1724025"/>
                      </a:xfrm>
                      <a:prstGeom prst="rect">
                        <a:avLst/>
                      </a:prstGeom>
                    </pic:spPr>
                  </pic:pic>
                </a:graphicData>
              </a:graphic>
              <wp14:sizeRelH relativeFrom="margin">
                <wp14:pctWidth>0</wp14:pctWidth>
              </wp14:sizeRelH>
              <wp14:sizeRelV relativeFrom="margin">
                <wp14:pctHeight>0</wp14:pctHeight>
              </wp14:sizeRelV>
            </wp:anchor>
          </w:drawing>
        </w:r>
      </w:ins>
      <w:ins w:id="3307" w:author="Orion" w:date="2011-06-20T18:28:00Z">
        <w:r w:rsidR="001D27C3">
          <w:t xml:space="preserve">Figura </w:t>
        </w:r>
        <w:r w:rsidR="001D27C3">
          <w:fldChar w:fldCharType="begin"/>
        </w:r>
        <w:r w:rsidR="001D27C3">
          <w:instrText xml:space="preserve"> SEQ Figura \* ARABIC </w:instrText>
        </w:r>
      </w:ins>
      <w:r w:rsidR="001D27C3">
        <w:fldChar w:fldCharType="separate"/>
      </w:r>
      <w:ins w:id="3308" w:author="Orion" w:date="2011-07-05T20:36:00Z">
        <w:r w:rsidR="00F50FDD">
          <w:rPr>
            <w:noProof/>
          </w:rPr>
          <w:t>15</w:t>
        </w:r>
      </w:ins>
      <w:ins w:id="3309" w:author="Orion" w:date="2011-06-20T18:28:00Z">
        <w:r w:rsidR="001D27C3">
          <w:fldChar w:fldCharType="end"/>
        </w:r>
        <w:bookmarkEnd w:id="3303"/>
        <w:r w:rsidR="001D27C3">
          <w:t xml:space="preserve">: </w:t>
        </w:r>
      </w:ins>
      <w:ins w:id="3310" w:author="Orion" w:date="2011-06-20T18:31:00Z">
        <w:r w:rsidR="00605BD5">
          <w:t>Aplicación</w:t>
        </w:r>
      </w:ins>
      <w:ins w:id="3311" w:author="Orion" w:date="2011-06-20T18:28:00Z">
        <w:r w:rsidR="001D27C3">
          <w:t xml:space="preserve"> que Comprueba la Finalización del Tramo</w:t>
        </w:r>
      </w:ins>
      <w:bookmarkEnd w:id="3304"/>
      <w:bookmarkEnd w:id="3305"/>
    </w:p>
    <w:p w14:paraId="43CC74D6" w14:textId="1D8522AD" w:rsidR="00E47455" w:rsidRDefault="00E47455">
      <w:pPr>
        <w:jc w:val="both"/>
        <w:rPr>
          <w:ins w:id="3312" w:author="Orion" w:date="2011-07-05T19:19:00Z"/>
          <w:rFonts w:cs="Times New Roman"/>
        </w:rPr>
        <w:pPrChange w:id="3313" w:author="Orion" w:date="2011-05-10T23:28:00Z">
          <w:pPr/>
        </w:pPrChange>
      </w:pPr>
    </w:p>
    <w:p w14:paraId="08A168D4" w14:textId="4C606CDD" w:rsidR="0080539F" w:rsidRDefault="00A73410">
      <w:pPr>
        <w:jc w:val="both"/>
        <w:rPr>
          <w:ins w:id="3314" w:author="Orion" w:date="2011-06-20T17:44:00Z"/>
          <w:rFonts w:cs="Times New Roman"/>
        </w:rPr>
        <w:pPrChange w:id="3315" w:author="Orion" w:date="2011-05-10T23:28:00Z">
          <w:pPr/>
        </w:pPrChange>
      </w:pPr>
      <w:ins w:id="3316" w:author="Orion" w:date="2011-07-05T20:17:00Z">
        <w:r w:rsidRPr="00547764">
          <w:rPr>
            <w:rFonts w:cs="Times New Roman"/>
            <w:noProof/>
            <w:lang w:eastAsia="es-ES" w:bidi="ar-SA"/>
          </w:rPr>
          <w:drawing>
            <wp:inline distT="0" distB="0" distL="0" distR="0" wp14:anchorId="2A3D29DC" wp14:editId="077BB305">
              <wp:extent cx="5612130" cy="2484755"/>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612130" cy="2484755"/>
                      </a:xfrm>
                      <a:prstGeom prst="rect">
                        <a:avLst/>
                      </a:prstGeom>
                    </pic:spPr>
                  </pic:pic>
                </a:graphicData>
              </a:graphic>
            </wp:inline>
          </w:drawing>
        </w:r>
      </w:ins>
    </w:p>
    <w:p w14:paraId="707F54CD" w14:textId="2F8F6EFB" w:rsidR="00A460F7" w:rsidRDefault="001D27C3">
      <w:pPr>
        <w:pStyle w:val="Caption"/>
        <w:rPr>
          <w:ins w:id="3317" w:author="Orion" w:date="2011-06-20T18:29:00Z"/>
          <w:rFonts w:cs="Times New Roman"/>
        </w:rPr>
        <w:pPrChange w:id="3318" w:author="Orion" w:date="2011-06-20T18:29:00Z">
          <w:pPr/>
        </w:pPrChange>
      </w:pPr>
      <w:bookmarkStart w:id="3319" w:name="_Ref296357936"/>
      <w:bookmarkStart w:id="3320" w:name="_Toc297663514"/>
      <w:ins w:id="3321" w:author="Orion" w:date="2011-06-20T18:29:00Z">
        <w:r>
          <w:t xml:space="preserve">Figura </w:t>
        </w:r>
        <w:r>
          <w:fldChar w:fldCharType="begin"/>
        </w:r>
        <w:r>
          <w:instrText xml:space="preserve"> SEQ Figura \* ARABIC </w:instrText>
        </w:r>
      </w:ins>
      <w:r>
        <w:fldChar w:fldCharType="separate"/>
      </w:r>
      <w:ins w:id="3322" w:author="Orion" w:date="2011-07-05T20:36:00Z">
        <w:r w:rsidR="00F50FDD">
          <w:rPr>
            <w:noProof/>
          </w:rPr>
          <w:t>16</w:t>
        </w:r>
      </w:ins>
      <w:ins w:id="3323" w:author="Orion" w:date="2011-06-20T18:29:00Z">
        <w:r>
          <w:fldChar w:fldCharType="end"/>
        </w:r>
        <w:bookmarkEnd w:id="3319"/>
        <w:r>
          <w:t>:</w:t>
        </w:r>
      </w:ins>
      <w:ins w:id="3324" w:author="Orion" w:date="2011-06-20T18:30:00Z">
        <w:r>
          <w:t xml:space="preserve"> </w:t>
        </w:r>
      </w:ins>
      <w:ins w:id="3325" w:author="Orion" w:date="2011-06-20T18:29:00Z">
        <w:r>
          <w:t>Diagrama para  Ir al Siguiente Tramo</w:t>
        </w:r>
        <w:bookmarkEnd w:id="3320"/>
      </w:ins>
    </w:p>
    <w:p w14:paraId="3AEC9170" w14:textId="77777777" w:rsidR="00F50FDD" w:rsidRDefault="00F50FDD" w:rsidP="00D96E41">
      <w:pPr>
        <w:jc w:val="both"/>
        <w:rPr>
          <w:ins w:id="3326" w:author="Orion" w:date="2011-06-22T19:04:00Z"/>
          <w:rFonts w:cs="Times New Roman"/>
        </w:rPr>
      </w:pPr>
    </w:p>
    <w:p w14:paraId="4295E922" w14:textId="304444EA" w:rsidR="00B37CFC" w:rsidRPr="009447DD" w:rsidRDefault="00D96E41">
      <w:pPr>
        <w:pStyle w:val="Subtitle"/>
        <w:rPr>
          <w:ins w:id="3327" w:author="Orion" w:date="2011-06-03T13:47:00Z"/>
        </w:rPr>
        <w:pPrChange w:id="3328" w:author="Orion" w:date="2011-07-04T11:55:00Z">
          <w:pPr/>
        </w:pPrChange>
      </w:pPr>
      <w:ins w:id="3329" w:author="Orion" w:date="2011-06-22T19:03:00Z">
        <w:r>
          <w:t>Gesti</w:t>
        </w:r>
      </w:ins>
      <w:ins w:id="3330" w:author="Orion" w:date="2011-06-22T19:05:00Z">
        <w:r>
          <w:t>ó</w:t>
        </w:r>
      </w:ins>
      <w:ins w:id="3331" w:author="Orion" w:date="2011-06-22T19:03:00Z">
        <w:r>
          <w:t>n de conflictos</w:t>
        </w:r>
      </w:ins>
    </w:p>
    <w:p w14:paraId="0C1D98EB" w14:textId="1D3654D8" w:rsidR="002C72A1" w:rsidRDefault="00B22AA3">
      <w:pPr>
        <w:jc w:val="both"/>
        <w:rPr>
          <w:ins w:id="3332" w:author="Orion" w:date="2011-06-02T18:19:00Z"/>
          <w:rFonts w:cs="Times New Roman"/>
        </w:rPr>
        <w:pPrChange w:id="3333" w:author="Orion" w:date="2011-05-10T23:28:00Z">
          <w:pPr/>
        </w:pPrChange>
      </w:pPr>
      <w:ins w:id="3334" w:author="Orion" w:date="2011-06-22T19:05:00Z">
        <w:r>
          <w:rPr>
            <w:rFonts w:cs="Times New Roman"/>
          </w:rPr>
          <w:t>A continuación se pasar</w:t>
        </w:r>
      </w:ins>
      <w:ins w:id="3335" w:author="Orion" w:date="2011-06-22T19:06:00Z">
        <w:r w:rsidR="002A4FEC">
          <w:rPr>
            <w:rFonts w:cs="Times New Roman"/>
          </w:rPr>
          <w:t>á</w:t>
        </w:r>
      </w:ins>
      <w:ins w:id="3336" w:author="Orion" w:date="2011-06-22T19:05:00Z">
        <w:r>
          <w:rPr>
            <w:rFonts w:cs="Times New Roman"/>
          </w:rPr>
          <w:t xml:space="preserve"> a hablar de</w:t>
        </w:r>
      </w:ins>
      <w:ins w:id="3337" w:author="Orion" w:date="2011-05-27T19:00:00Z">
        <w:r w:rsidR="00F02BDA">
          <w:rPr>
            <w:rFonts w:cs="Times New Roman"/>
          </w:rPr>
          <w:t xml:space="preserve"> la actividad de tareas que se ejecutan cuando se lleva a</w:t>
        </w:r>
      </w:ins>
      <w:ins w:id="3338" w:author="Orion" w:date="2011-05-27T19:01:00Z">
        <w:r w:rsidR="00F02BDA">
          <w:rPr>
            <w:rFonts w:cs="Times New Roman"/>
          </w:rPr>
          <w:t xml:space="preserve"> </w:t>
        </w:r>
      </w:ins>
      <w:ins w:id="3339" w:author="Orion" w:date="2011-05-27T19:00:00Z">
        <w:r w:rsidR="00F02BDA">
          <w:rPr>
            <w:rFonts w:cs="Times New Roman"/>
          </w:rPr>
          <w:t>cabo una</w:t>
        </w:r>
      </w:ins>
      <w:ins w:id="3340" w:author="Orion" w:date="2011-05-27T19:01:00Z">
        <w:r w:rsidR="00F02BDA">
          <w:rPr>
            <w:rFonts w:cs="Times New Roman"/>
          </w:rPr>
          <w:t xml:space="preserve"> </w:t>
        </w:r>
      </w:ins>
      <w:ins w:id="3341" w:author="Orion" w:date="2011-05-27T19:00:00Z">
        <w:r w:rsidR="00F02BDA">
          <w:rPr>
            <w:rFonts w:cs="Times New Roman"/>
          </w:rPr>
          <w:t>detecci</w:t>
        </w:r>
      </w:ins>
      <w:ins w:id="3342" w:author="Orion" w:date="2011-05-27T19:01:00Z">
        <w:r w:rsidR="00F02BDA">
          <w:rPr>
            <w:rFonts w:cs="Times New Roman"/>
          </w:rPr>
          <w:t>ón</w:t>
        </w:r>
      </w:ins>
      <w:ins w:id="3343" w:author="Orion" w:date="2011-05-28T18:58:00Z">
        <w:r w:rsidR="00F14632">
          <w:rPr>
            <w:rFonts w:cs="Times New Roman"/>
          </w:rPr>
          <w:t xml:space="preserve"> de posible conflicto</w:t>
        </w:r>
      </w:ins>
      <w:ins w:id="3344" w:author="Orion" w:date="2011-05-27T19:01:00Z">
        <w:r w:rsidR="00F02BDA">
          <w:rPr>
            <w:rFonts w:cs="Times New Roman"/>
          </w:rPr>
          <w:t xml:space="preserve"> entre dos o </w:t>
        </w:r>
        <w:r w:rsidR="002537E1">
          <w:rPr>
            <w:rFonts w:cs="Times New Roman"/>
          </w:rPr>
          <w:t>más</w:t>
        </w:r>
        <w:r w:rsidR="00F02BDA">
          <w:rPr>
            <w:rFonts w:cs="Times New Roman"/>
          </w:rPr>
          <w:t xml:space="preserve"> aeronaves.</w:t>
        </w:r>
      </w:ins>
      <w:ins w:id="3345" w:author="Orion" w:date="2011-05-27T19:04:00Z">
        <w:r w:rsidR="00D313E7">
          <w:rPr>
            <w:rFonts w:cs="Times New Roman"/>
          </w:rPr>
          <w:t xml:space="preserve"> </w:t>
        </w:r>
      </w:ins>
      <w:ins w:id="3346" w:author="Orion" w:date="2011-05-28T18:58:00Z">
        <w:r w:rsidR="00F14632">
          <w:rPr>
            <w:rFonts w:cs="Times New Roman"/>
          </w:rPr>
          <w:t xml:space="preserve">Como muestra la </w:t>
        </w:r>
      </w:ins>
      <w:ins w:id="3347" w:author="Orion" w:date="2011-06-22T19:06:00Z">
        <w:r>
          <w:rPr>
            <w:rFonts w:cs="Times New Roman"/>
          </w:rPr>
          <w:fldChar w:fldCharType="begin"/>
        </w:r>
        <w:r>
          <w:rPr>
            <w:rFonts w:cs="Times New Roman"/>
          </w:rPr>
          <w:instrText xml:space="preserve"> REF _Ref294392293 \h </w:instrText>
        </w:r>
      </w:ins>
      <w:r>
        <w:rPr>
          <w:rFonts w:cs="Times New Roman"/>
        </w:rPr>
      </w:r>
      <w:ins w:id="3348" w:author="Orion" w:date="2011-06-22T19:06:00Z">
        <w:r>
          <w:rPr>
            <w:rFonts w:cs="Times New Roman"/>
          </w:rPr>
          <w:fldChar w:fldCharType="separate"/>
        </w:r>
        <w:r>
          <w:t xml:space="preserve">Figura </w:t>
        </w:r>
        <w:r>
          <w:rPr>
            <w:noProof/>
          </w:rPr>
          <w:t>17</w:t>
        </w:r>
        <w:r>
          <w:rPr>
            <w:rFonts w:cs="Times New Roman"/>
          </w:rPr>
          <w:fldChar w:fldCharType="end"/>
        </w:r>
      </w:ins>
      <w:ins w:id="3349" w:author="Orion" w:date="2011-05-28T18:58:00Z">
        <w:r w:rsidR="00F14632">
          <w:rPr>
            <w:rFonts w:cs="Times New Roman"/>
          </w:rPr>
          <w:t>, e</w:t>
        </w:r>
      </w:ins>
      <w:ins w:id="3350" w:author="Orion" w:date="2011-05-27T19:04:00Z">
        <w:r w:rsidR="00D313E7">
          <w:rPr>
            <w:rFonts w:cs="Times New Roman"/>
          </w:rPr>
          <w:t>n primer lugar los controladores</w:t>
        </w:r>
      </w:ins>
      <w:ins w:id="3351" w:author="Orion" w:date="2011-05-27T19:05:00Z">
        <w:r w:rsidR="00D313E7">
          <w:rPr>
            <w:rFonts w:cs="Times New Roman"/>
          </w:rPr>
          <w:t xml:space="preserve"> aéreos encenderán los monitores que monitorizan los aviones y sus posiciones en cada momento</w:t>
        </w:r>
      </w:ins>
      <w:ins w:id="3352" w:author="Orion" w:date="2011-05-28T19:36:00Z">
        <w:r w:rsidR="001F2F2D">
          <w:rPr>
            <w:rFonts w:cs="Times New Roman"/>
          </w:rPr>
          <w:t>, lo cu</w:t>
        </w:r>
        <w:r w:rsidR="007D4BE4">
          <w:rPr>
            <w:rFonts w:cs="Times New Roman"/>
          </w:rPr>
          <w:t>al en nuestro sistema se tradu</w:t>
        </w:r>
      </w:ins>
      <w:ins w:id="3353" w:author="Orion" w:date="2011-05-29T00:17:00Z">
        <w:r w:rsidR="007D4BE4">
          <w:rPr>
            <w:rFonts w:cs="Times New Roman"/>
          </w:rPr>
          <w:t>cirá</w:t>
        </w:r>
      </w:ins>
      <w:ins w:id="3354" w:author="Orion" w:date="2011-05-28T19:36:00Z">
        <w:r w:rsidR="001F2F2D">
          <w:rPr>
            <w:rFonts w:cs="Times New Roman"/>
          </w:rPr>
          <w:t xml:space="preserve"> </w:t>
        </w:r>
      </w:ins>
      <w:ins w:id="3355" w:author="Orion" w:date="2011-05-29T00:17:00Z">
        <w:r w:rsidR="007D4BE4">
          <w:rPr>
            <w:rFonts w:cs="Times New Roman"/>
          </w:rPr>
          <w:t>en</w:t>
        </w:r>
      </w:ins>
      <w:ins w:id="3356" w:author="Orion" w:date="2011-05-28T19:36:00Z">
        <w:r w:rsidR="001F2F2D">
          <w:rPr>
            <w:rFonts w:cs="Times New Roman"/>
          </w:rPr>
          <w:t xml:space="preserve"> iniciar la aplicaci</w:t>
        </w:r>
      </w:ins>
      <w:ins w:id="3357" w:author="Orion" w:date="2011-05-28T19:37:00Z">
        <w:r w:rsidR="001F2F2D">
          <w:rPr>
            <w:rFonts w:cs="Times New Roman"/>
          </w:rPr>
          <w:t>ón que detecta</w:t>
        </w:r>
      </w:ins>
      <w:ins w:id="3358" w:author="Orion" w:date="2011-06-02T18:48:00Z">
        <w:r w:rsidR="00C95C87">
          <w:rPr>
            <w:rFonts w:cs="Times New Roman"/>
          </w:rPr>
          <w:t>rá</w:t>
        </w:r>
      </w:ins>
      <w:ins w:id="3359" w:author="Orion" w:date="2011-05-28T19:37:00Z">
        <w:r w:rsidR="001F2F2D">
          <w:rPr>
            <w:rFonts w:cs="Times New Roman"/>
          </w:rPr>
          <w:t xml:space="preserve"> estos posibles conflictos </w:t>
        </w:r>
      </w:ins>
      <w:ins w:id="3360" w:author="Orion" w:date="2011-05-27T19:06:00Z">
        <w:r w:rsidR="00D313E7">
          <w:rPr>
            <w:rFonts w:cs="Times New Roman"/>
          </w:rPr>
          <w:t>(“</w:t>
        </w:r>
        <w:proofErr w:type="spellStart"/>
        <w:r w:rsidR="00D313E7">
          <w:rPr>
            <w:rFonts w:cs="Times New Roman"/>
          </w:rPr>
          <w:t>StartMonitorizeFlights</w:t>
        </w:r>
        <w:proofErr w:type="spellEnd"/>
        <w:r w:rsidR="00D313E7">
          <w:rPr>
            <w:rFonts w:cs="Times New Roman"/>
          </w:rPr>
          <w:t>”)</w:t>
        </w:r>
      </w:ins>
      <w:ins w:id="3361" w:author="Orion" w:date="2011-05-27T19:05:00Z">
        <w:r w:rsidR="00D313E7">
          <w:rPr>
            <w:rFonts w:cs="Times New Roman"/>
          </w:rPr>
          <w:t>.</w:t>
        </w:r>
      </w:ins>
      <w:ins w:id="3362" w:author="Orion" w:date="2011-05-27T19:06:00Z">
        <w:r w:rsidR="00D313E7">
          <w:rPr>
            <w:rFonts w:cs="Times New Roman"/>
          </w:rPr>
          <w:t xml:space="preserve"> Cuando </w:t>
        </w:r>
      </w:ins>
      <w:ins w:id="3363" w:author="Orion" w:date="2011-05-28T19:53:00Z">
        <w:r w:rsidR="007D4BE4">
          <w:rPr>
            <w:rFonts w:cs="Times New Roman"/>
          </w:rPr>
          <w:t>la aplicación detect</w:t>
        </w:r>
      </w:ins>
      <w:ins w:id="3364" w:author="Orion" w:date="2011-05-29T00:16:00Z">
        <w:r w:rsidR="007D4BE4">
          <w:rPr>
            <w:rFonts w:cs="Times New Roman"/>
          </w:rPr>
          <w:t>e</w:t>
        </w:r>
      </w:ins>
      <w:ins w:id="3365" w:author="Orion" w:date="2011-05-28T19:53:00Z">
        <w:r w:rsidR="002C72A1">
          <w:rPr>
            <w:rFonts w:cs="Times New Roman"/>
          </w:rPr>
          <w:t xml:space="preserve"> una posible colisi</w:t>
        </w:r>
      </w:ins>
      <w:ins w:id="3366" w:author="Orion" w:date="2011-05-28T19:54:00Z">
        <w:r w:rsidR="002C72A1">
          <w:rPr>
            <w:rFonts w:cs="Times New Roman"/>
          </w:rPr>
          <w:t>ón le informa</w:t>
        </w:r>
      </w:ins>
      <w:ins w:id="3367" w:author="Orion" w:date="2011-05-29T00:16:00Z">
        <w:r w:rsidR="007D4BE4">
          <w:rPr>
            <w:rFonts w:cs="Times New Roman"/>
          </w:rPr>
          <w:t>rá</w:t>
        </w:r>
      </w:ins>
      <w:ins w:id="3368" w:author="Orion" w:date="2011-05-28T19:54:00Z">
        <w:r w:rsidR="002C72A1">
          <w:rPr>
            <w:rFonts w:cs="Times New Roman"/>
          </w:rPr>
          <w:t xml:space="preserve"> al controlador</w:t>
        </w:r>
      </w:ins>
      <w:ins w:id="3369" w:author="Orion" w:date="2011-05-29T00:17:00Z">
        <w:r w:rsidR="005E2F13">
          <w:rPr>
            <w:rFonts w:cs="Times New Roman"/>
          </w:rPr>
          <w:t xml:space="preserve">. </w:t>
        </w:r>
      </w:ins>
      <w:ins w:id="3370" w:author="Orion" w:date="2011-06-02T18:48:00Z">
        <w:r w:rsidR="00C95C87">
          <w:rPr>
            <w:rFonts w:cs="Times New Roman"/>
          </w:rPr>
          <w:t xml:space="preserve">Dichos conflictos serán detectados cuando no se cumpla la separación mínima entre aviones que se describió anteriormente en los requisitos. </w:t>
        </w:r>
      </w:ins>
      <w:ins w:id="3371" w:author="Orion" w:date="2011-06-02T18:47:00Z">
        <w:r w:rsidR="005E2F13">
          <w:rPr>
            <w:rFonts w:cs="Times New Roman"/>
          </w:rPr>
          <w:t xml:space="preserve">Seguidamente el </w:t>
        </w:r>
      </w:ins>
      <w:ins w:id="3372" w:author="Orion" w:date="2011-06-02T18:48:00Z">
        <w:r w:rsidR="00C95C87">
          <w:rPr>
            <w:rFonts w:cs="Times New Roman"/>
          </w:rPr>
          <w:t>controlador</w:t>
        </w:r>
      </w:ins>
      <w:ins w:id="3373" w:author="Orion" w:date="2011-06-02T18:46:00Z">
        <w:r w:rsidR="005E2F13">
          <w:rPr>
            <w:rFonts w:cs="Times New Roman"/>
          </w:rPr>
          <w:t xml:space="preserve"> comprobará </w:t>
        </w:r>
      </w:ins>
      <w:ins w:id="3374" w:author="Orion" w:date="2011-06-02T18:48:00Z">
        <w:r w:rsidR="00C95C87">
          <w:rPr>
            <w:rFonts w:cs="Times New Roman"/>
          </w:rPr>
          <w:t>que</w:t>
        </w:r>
      </w:ins>
      <w:ins w:id="3375" w:author="Orion" w:date="2011-06-02T18:46:00Z">
        <w:r w:rsidR="005E2F13">
          <w:rPr>
            <w:rFonts w:cs="Times New Roman"/>
          </w:rPr>
          <w:t xml:space="preserve"> este conflicto no está siendo gestionado actualmente (“</w:t>
        </w:r>
        <w:proofErr w:type="spellStart"/>
        <w:r w:rsidR="005E2F13">
          <w:rPr>
            <w:rFonts w:cs="Times New Roman"/>
          </w:rPr>
          <w:t>IsANewC</w:t>
        </w:r>
      </w:ins>
      <w:ins w:id="3376" w:author="Orion" w:date="2011-06-02T18:47:00Z">
        <w:r w:rsidR="005E2F13">
          <w:rPr>
            <w:rFonts w:cs="Times New Roman"/>
          </w:rPr>
          <w:t>onflict</w:t>
        </w:r>
      </w:ins>
      <w:ins w:id="3377" w:author="Orion" w:date="2011-06-02T18:46:00Z">
        <w:r w:rsidR="005E2F13">
          <w:rPr>
            <w:rFonts w:cs="Times New Roman"/>
          </w:rPr>
          <w:t>Detected</w:t>
        </w:r>
      </w:ins>
      <w:proofErr w:type="spellEnd"/>
      <w:ins w:id="3378" w:author="Orion" w:date="2011-06-02T18:47:00Z">
        <w:r w:rsidR="005E2F13">
          <w:rPr>
            <w:rFonts w:cs="Times New Roman"/>
          </w:rPr>
          <w:t>”)</w:t>
        </w:r>
      </w:ins>
      <w:ins w:id="3379" w:author="Orion" w:date="2011-05-29T00:17:00Z">
        <w:r w:rsidR="00BF6B9D">
          <w:rPr>
            <w:rFonts w:cs="Times New Roman"/>
          </w:rPr>
          <w:t>.</w:t>
        </w:r>
      </w:ins>
      <w:ins w:id="3380" w:author="Orion" w:date="2011-05-28T20:05:00Z">
        <w:r w:rsidR="00BF6B9D">
          <w:rPr>
            <w:rFonts w:cs="Times New Roman"/>
          </w:rPr>
          <w:t xml:space="preserve"> </w:t>
        </w:r>
      </w:ins>
      <w:ins w:id="3381" w:author="Orion" w:date="2011-06-02T18:49:00Z">
        <w:r w:rsidR="00C95C87">
          <w:rPr>
            <w:rFonts w:cs="Times New Roman"/>
          </w:rPr>
          <w:t>S</w:t>
        </w:r>
      </w:ins>
      <w:ins w:id="3382" w:author="Orion" w:date="2011-05-28T19:55:00Z">
        <w:r w:rsidR="002C72A1">
          <w:rPr>
            <w:rFonts w:cs="Times New Roman"/>
          </w:rPr>
          <w:t>i</w:t>
        </w:r>
      </w:ins>
      <w:ins w:id="3383" w:author="Orion" w:date="2011-06-02T18:49:00Z">
        <w:r w:rsidR="00C95C87">
          <w:rPr>
            <w:rFonts w:cs="Times New Roman"/>
          </w:rPr>
          <w:t xml:space="preserve"> la posible colisión ya fue gestionad</w:t>
        </w:r>
      </w:ins>
      <w:ins w:id="3384" w:author="Orion" w:date="2011-06-02T18:50:00Z">
        <w:r w:rsidR="00C95C87">
          <w:rPr>
            <w:rFonts w:cs="Times New Roman"/>
          </w:rPr>
          <w:t>a</w:t>
        </w:r>
      </w:ins>
      <w:ins w:id="3385" w:author="Orion" w:date="2011-06-02T18:53:00Z">
        <w:r w:rsidR="00C95C87">
          <w:rPr>
            <w:rFonts w:cs="Times New Roman"/>
          </w:rPr>
          <w:t xml:space="preserve"> entonces el controlador seguir</w:t>
        </w:r>
      </w:ins>
      <w:ins w:id="3386" w:author="Orion" w:date="2011-06-02T18:54:00Z">
        <w:r w:rsidR="00C95C87">
          <w:rPr>
            <w:rFonts w:cs="Times New Roman"/>
          </w:rPr>
          <w:t>á monitorizando los vuelos como estaba haciendo antes</w:t>
        </w:r>
      </w:ins>
      <w:ins w:id="3387" w:author="Orion" w:date="2011-06-02T18:50:00Z">
        <w:r w:rsidR="00C95C87">
          <w:rPr>
            <w:rFonts w:cs="Times New Roman"/>
          </w:rPr>
          <w:t xml:space="preserve">. Mientras que, si </w:t>
        </w:r>
      </w:ins>
      <w:ins w:id="3388" w:author="Orion" w:date="2011-05-28T19:55:00Z">
        <w:r w:rsidR="002C72A1">
          <w:rPr>
            <w:rFonts w:cs="Times New Roman"/>
          </w:rPr>
          <w:t>por el contrario</w:t>
        </w:r>
      </w:ins>
      <w:ins w:id="3389" w:author="Orion" w:date="2011-05-28T20:07:00Z">
        <w:r w:rsidR="00684A17">
          <w:rPr>
            <w:rFonts w:cs="Times New Roman"/>
          </w:rPr>
          <w:t>,</w:t>
        </w:r>
      </w:ins>
      <w:ins w:id="3390" w:author="Orion" w:date="2011-05-28T19:55:00Z">
        <w:r w:rsidR="002C72A1">
          <w:rPr>
            <w:rFonts w:cs="Times New Roman"/>
          </w:rPr>
          <w:t xml:space="preserve"> </w:t>
        </w:r>
      </w:ins>
      <w:ins w:id="3391" w:author="Orion" w:date="2011-06-02T18:55:00Z">
        <w:r w:rsidR="00877091">
          <w:rPr>
            <w:rFonts w:cs="Times New Roman"/>
          </w:rPr>
          <w:t>es</w:t>
        </w:r>
      </w:ins>
      <w:ins w:id="3392" w:author="Orion" w:date="2011-06-02T18:54:00Z">
        <w:r w:rsidR="00877091">
          <w:rPr>
            <w:rFonts w:cs="Times New Roman"/>
          </w:rPr>
          <w:t xml:space="preserve"> un nuevo conflicto que </w:t>
        </w:r>
      </w:ins>
      <w:ins w:id="3393" w:author="Orion" w:date="2011-05-28T19:55:00Z">
        <w:r w:rsidR="002C72A1">
          <w:rPr>
            <w:rFonts w:cs="Times New Roman"/>
          </w:rPr>
          <w:t>tiene que empezar a gestionar</w:t>
        </w:r>
      </w:ins>
      <w:ins w:id="3394" w:author="Orion" w:date="2011-06-02T18:56:00Z">
        <w:r w:rsidR="00877091">
          <w:rPr>
            <w:rFonts w:cs="Times New Roman"/>
          </w:rPr>
          <w:t>,</w:t>
        </w:r>
      </w:ins>
      <w:ins w:id="3395" w:author="Orion" w:date="2011-06-02T18:54:00Z">
        <w:r w:rsidR="00877091">
          <w:rPr>
            <w:rFonts w:cs="Times New Roman"/>
          </w:rPr>
          <w:t xml:space="preserve"> en primer lugar creará</w:t>
        </w:r>
      </w:ins>
      <w:ins w:id="3396" w:author="Orion" w:date="2011-06-02T18:55:00Z">
        <w:r w:rsidR="00877091">
          <w:rPr>
            <w:rFonts w:cs="Times New Roman"/>
          </w:rPr>
          <w:t xml:space="preserve"> </w:t>
        </w:r>
      </w:ins>
      <w:ins w:id="3397" w:author="Orion" w:date="2011-05-28T19:55:00Z">
        <w:r w:rsidR="009A63AE">
          <w:rPr>
            <w:rFonts w:cs="Times New Roman"/>
          </w:rPr>
          <w:t xml:space="preserve">la lista de </w:t>
        </w:r>
      </w:ins>
      <w:ins w:id="3398" w:author="Orion" w:date="2011-06-20T18:52:00Z">
        <w:r w:rsidR="00581DB9">
          <w:rPr>
            <w:rFonts w:cs="Times New Roman"/>
          </w:rPr>
          <w:t>órdenes</w:t>
        </w:r>
      </w:ins>
      <w:ins w:id="3399" w:author="Orion" w:date="2011-06-02T19:02:00Z">
        <w:r w:rsidR="009A63AE">
          <w:rPr>
            <w:rFonts w:cs="Times New Roman"/>
          </w:rPr>
          <w:t xml:space="preserve"> </w:t>
        </w:r>
      </w:ins>
      <w:ins w:id="3400" w:author="Orion" w:date="2011-06-02T19:03:00Z">
        <w:r w:rsidR="009A63AE">
          <w:rPr>
            <w:rFonts w:cs="Times New Roman"/>
          </w:rPr>
          <w:t xml:space="preserve">correspondientes para cada uno de los pilotos </w:t>
        </w:r>
      </w:ins>
      <w:ins w:id="3401" w:author="Orion" w:date="2011-06-02T19:02:00Z">
        <w:r w:rsidR="009A63AE">
          <w:rPr>
            <w:rFonts w:cs="Times New Roman"/>
          </w:rPr>
          <w:t>(“</w:t>
        </w:r>
        <w:proofErr w:type="spellStart"/>
        <w:r w:rsidR="009A63AE">
          <w:rPr>
            <w:rFonts w:cs="Times New Roman"/>
          </w:rPr>
          <w:t>CreateNewOrders</w:t>
        </w:r>
      </w:ins>
      <w:proofErr w:type="spellEnd"/>
      <w:ins w:id="3402" w:author="Orion" w:date="2011-06-02T19:03:00Z">
        <w:r w:rsidR="009A63AE">
          <w:rPr>
            <w:rFonts w:cs="Times New Roman"/>
          </w:rPr>
          <w:t xml:space="preserve">”) y seguidamente se iniciará una comunicación </w:t>
        </w:r>
      </w:ins>
      <w:ins w:id="3403" w:author="Orion" w:date="2011-06-21T14:09:00Z">
        <w:r w:rsidR="0099738E">
          <w:rPr>
            <w:rFonts w:cs="Times New Roman"/>
          </w:rPr>
          <w:t xml:space="preserve">con </w:t>
        </w:r>
      </w:ins>
      <w:ins w:id="3404" w:author="Orion" w:date="2011-06-02T19:03:00Z">
        <w:r w:rsidR="009A63AE">
          <w:rPr>
            <w:rFonts w:cs="Times New Roman"/>
          </w:rPr>
          <w:t>estos pilotos para pasarles las ordenes que tienen que llevar a cabo (</w:t>
        </w:r>
      </w:ins>
      <w:ins w:id="3405" w:author="Orion" w:date="2011-06-02T19:04:00Z">
        <w:r w:rsidR="009A63AE">
          <w:rPr>
            <w:rFonts w:cs="Times New Roman"/>
          </w:rPr>
          <w:t>“</w:t>
        </w:r>
        <w:proofErr w:type="spellStart"/>
        <w:r w:rsidR="009A63AE">
          <w:rPr>
            <w:rFonts w:cs="Times New Roman"/>
          </w:rPr>
          <w:t>Start</w:t>
        </w:r>
        <w:proofErr w:type="spellEnd"/>
        <w:r w:rsidR="009A63AE">
          <w:rPr>
            <w:rFonts w:cs="Times New Roman"/>
          </w:rPr>
          <w:t xml:space="preserve"> </w:t>
        </w:r>
        <w:proofErr w:type="spellStart"/>
        <w:r w:rsidR="009A63AE">
          <w:rPr>
            <w:rFonts w:cs="Times New Roman"/>
          </w:rPr>
          <w:t>Interaction</w:t>
        </w:r>
        <w:proofErr w:type="spellEnd"/>
        <w:r w:rsidR="009A63AE">
          <w:rPr>
            <w:rFonts w:cs="Times New Roman"/>
          </w:rPr>
          <w:t xml:space="preserve"> </w:t>
        </w:r>
        <w:proofErr w:type="spellStart"/>
        <w:r w:rsidR="009A63AE">
          <w:rPr>
            <w:rFonts w:cs="Times New Roman"/>
          </w:rPr>
          <w:t>Controller-Pilot</w:t>
        </w:r>
        <w:proofErr w:type="spellEnd"/>
        <w:r w:rsidR="009A63AE">
          <w:rPr>
            <w:rFonts w:cs="Times New Roman"/>
          </w:rPr>
          <w:t>”)</w:t>
        </w:r>
        <w:r w:rsidR="00AF60AF">
          <w:rPr>
            <w:rFonts w:cs="Times New Roman"/>
          </w:rPr>
          <w:t>.</w:t>
        </w:r>
      </w:ins>
      <w:ins w:id="3406" w:author="Orion" w:date="2011-05-28T19:55:00Z">
        <w:r w:rsidR="002C72A1">
          <w:rPr>
            <w:rFonts w:cs="Times New Roman"/>
          </w:rPr>
          <w:t xml:space="preserve"> </w:t>
        </w:r>
      </w:ins>
      <w:ins w:id="3407" w:author="Orion" w:date="2011-05-28T20:02:00Z">
        <w:r w:rsidR="00CB678B">
          <w:rPr>
            <w:rFonts w:cs="Times New Roman"/>
          </w:rPr>
          <w:t xml:space="preserve">Dichas </w:t>
        </w:r>
      </w:ins>
      <w:ins w:id="3408" w:author="Orion" w:date="2011-05-28T20:07:00Z">
        <w:r w:rsidR="00CB678B">
          <w:rPr>
            <w:rFonts w:cs="Times New Roman"/>
          </w:rPr>
          <w:t>ó</w:t>
        </w:r>
      </w:ins>
      <w:ins w:id="3409" w:author="Orion" w:date="2011-05-28T20:02:00Z">
        <w:r w:rsidR="002C72A1">
          <w:rPr>
            <w:rFonts w:cs="Times New Roman"/>
          </w:rPr>
          <w:t>rdenes normalmente se corresponden con cambios de altitud, ir a una posición determinada y/o reducir velocidad. Seguidamente</w:t>
        </w:r>
      </w:ins>
      <w:ins w:id="3410" w:author="Orion" w:date="2011-05-28T20:04:00Z">
        <w:r w:rsidR="00684A17">
          <w:rPr>
            <w:rFonts w:cs="Times New Roman"/>
          </w:rPr>
          <w:t xml:space="preserve"> el piloto</w:t>
        </w:r>
      </w:ins>
      <w:ins w:id="3411" w:author="Orion" w:date="2011-06-02T19:05:00Z">
        <w:r w:rsidR="00AF60AF">
          <w:rPr>
            <w:rFonts w:cs="Times New Roman"/>
          </w:rPr>
          <w:t>,</w:t>
        </w:r>
      </w:ins>
      <w:ins w:id="3412" w:author="Orion" w:date="2011-05-28T20:04:00Z">
        <w:r w:rsidR="00684A17">
          <w:rPr>
            <w:rFonts w:cs="Times New Roman"/>
          </w:rPr>
          <w:t xml:space="preserve"> </w:t>
        </w:r>
      </w:ins>
      <w:ins w:id="3413" w:author="Orion" w:date="2011-06-02T19:05:00Z">
        <w:r w:rsidR="00AF60AF">
          <w:rPr>
            <w:rFonts w:cs="Times New Roman"/>
          </w:rPr>
          <w:t xml:space="preserve">tras </w:t>
        </w:r>
      </w:ins>
      <w:ins w:id="3414" w:author="Orion" w:date="2011-05-28T20:04:00Z">
        <w:r w:rsidR="00684A17">
          <w:rPr>
            <w:rFonts w:cs="Times New Roman"/>
          </w:rPr>
          <w:t>recibir la orden</w:t>
        </w:r>
      </w:ins>
      <w:ins w:id="3415" w:author="Orion" w:date="2011-06-02T19:05:00Z">
        <w:r w:rsidR="00AF60AF">
          <w:rPr>
            <w:rFonts w:cs="Times New Roman"/>
          </w:rPr>
          <w:t>,</w:t>
        </w:r>
      </w:ins>
      <w:ins w:id="3416" w:author="Orion" w:date="2011-05-28T20:11:00Z">
        <w:r w:rsidR="00AF60AF">
          <w:rPr>
            <w:rFonts w:cs="Times New Roman"/>
          </w:rPr>
          <w:t xml:space="preserve"> </w:t>
        </w:r>
      </w:ins>
      <w:ins w:id="3417" w:author="Orion" w:date="2011-05-28T20:04:00Z">
        <w:r w:rsidR="00684A17">
          <w:rPr>
            <w:rFonts w:cs="Times New Roman"/>
          </w:rPr>
          <w:t xml:space="preserve">y, con el objetivo de </w:t>
        </w:r>
        <w:r w:rsidR="00CB678B">
          <w:rPr>
            <w:rFonts w:cs="Times New Roman"/>
          </w:rPr>
          <w:t>reapro</w:t>
        </w:r>
      </w:ins>
      <w:ins w:id="3418" w:author="Orion" w:date="2011-05-28T20:08:00Z">
        <w:r w:rsidR="00CB678B">
          <w:rPr>
            <w:rFonts w:cs="Times New Roman"/>
          </w:rPr>
          <w:t>v</w:t>
        </w:r>
      </w:ins>
      <w:ins w:id="3419" w:author="Orion" w:date="2011-05-28T20:04:00Z">
        <w:r w:rsidR="00684A17">
          <w:rPr>
            <w:rFonts w:cs="Times New Roman"/>
          </w:rPr>
          <w:t>echar</w:t>
        </w:r>
      </w:ins>
      <w:ins w:id="3420" w:author="Orion" w:date="2011-05-28T20:08:00Z">
        <w:r w:rsidR="00CB678B">
          <w:rPr>
            <w:rFonts w:cs="Times New Roman"/>
          </w:rPr>
          <w:t xml:space="preserve"> parte</w:t>
        </w:r>
      </w:ins>
      <w:ins w:id="3421" w:author="Orion" w:date="2011-05-28T20:04:00Z">
        <w:r w:rsidR="00684A17">
          <w:rPr>
            <w:rFonts w:cs="Times New Roman"/>
          </w:rPr>
          <w:t xml:space="preserve"> </w:t>
        </w:r>
      </w:ins>
      <w:ins w:id="3422" w:author="Orion" w:date="2011-05-28T20:08:00Z">
        <w:r w:rsidR="00CB678B">
          <w:rPr>
            <w:rFonts w:cs="Times New Roman"/>
          </w:rPr>
          <w:t>del desarrollo existente a la hora de pilotar los aviones</w:t>
        </w:r>
      </w:ins>
      <w:ins w:id="3423" w:author="Orion" w:date="2011-05-28T20:04:00Z">
        <w:r w:rsidR="00684A17">
          <w:rPr>
            <w:rFonts w:cs="Times New Roman"/>
          </w:rPr>
          <w:t>, crear</w:t>
        </w:r>
      </w:ins>
      <w:ins w:id="3424" w:author="Orion" w:date="2011-05-28T20:05:00Z">
        <w:r w:rsidR="00684A17">
          <w:rPr>
            <w:rFonts w:cs="Times New Roman"/>
          </w:rPr>
          <w:t>á un nuevo tramo “ficticio” con los datos de la posición, velocidad y altura que el controlador le haya indicado.</w:t>
        </w:r>
      </w:ins>
      <w:ins w:id="3425" w:author="Orion" w:date="2011-05-28T20:09:00Z">
        <w:r w:rsidR="00CB678B">
          <w:rPr>
            <w:rFonts w:cs="Times New Roman"/>
          </w:rPr>
          <w:t xml:space="preserve"> Posteriormente, y parecido a como se indicó en la</w:t>
        </w:r>
      </w:ins>
      <w:ins w:id="3426" w:author="Orion" w:date="2011-06-20T18:57:00Z">
        <w:r w:rsidR="00261083">
          <w:rPr>
            <w:rFonts w:cs="Times New Roman"/>
          </w:rPr>
          <w:t xml:space="preserve"> </w:t>
        </w:r>
        <w:r w:rsidR="0000476B">
          <w:rPr>
            <w:rFonts w:cs="Times New Roman"/>
          </w:rPr>
          <w:fldChar w:fldCharType="begin"/>
        </w:r>
        <w:r w:rsidR="0000476B">
          <w:rPr>
            <w:rFonts w:cs="Times New Roman"/>
          </w:rPr>
          <w:instrText xml:space="preserve"> REF _Ref295124321 \h </w:instrText>
        </w:r>
      </w:ins>
      <w:r w:rsidR="0000476B">
        <w:rPr>
          <w:rFonts w:cs="Times New Roman"/>
        </w:rPr>
      </w:r>
      <w:r w:rsidR="0000476B">
        <w:rPr>
          <w:rFonts w:cs="Times New Roman"/>
        </w:rPr>
        <w:fldChar w:fldCharType="separate"/>
      </w:r>
      <w:ins w:id="3427" w:author="Orion" w:date="2011-06-20T18:57:00Z">
        <w:r w:rsidR="0000476B">
          <w:t xml:space="preserve">Figura </w:t>
        </w:r>
        <w:r w:rsidR="0000476B">
          <w:rPr>
            <w:noProof/>
          </w:rPr>
          <w:t>12</w:t>
        </w:r>
        <w:r w:rsidR="0000476B">
          <w:rPr>
            <w:rFonts w:cs="Times New Roman"/>
          </w:rPr>
          <w:fldChar w:fldCharType="end"/>
        </w:r>
      </w:ins>
      <w:ins w:id="3428" w:author="Orion" w:date="2011-05-28T20:09:00Z">
        <w:r w:rsidR="00CB678B">
          <w:rPr>
            <w:rFonts w:cs="Times New Roman"/>
          </w:rPr>
          <w:t xml:space="preserve">, los </w:t>
        </w:r>
      </w:ins>
      <w:ins w:id="3429" w:author="Orion" w:date="2011-05-28T20:12:00Z">
        <w:r w:rsidR="00A04527">
          <w:rPr>
            <w:rFonts w:cs="Times New Roman"/>
          </w:rPr>
          <w:t>pilotos</w:t>
        </w:r>
      </w:ins>
      <w:ins w:id="3430" w:author="Orion" w:date="2011-05-28T20:09:00Z">
        <w:r w:rsidR="00CB678B">
          <w:rPr>
            <w:rFonts w:cs="Times New Roman"/>
          </w:rPr>
          <w:t xml:space="preserve"> irán tomando diferentes decisiones</w:t>
        </w:r>
      </w:ins>
      <w:ins w:id="3431" w:author="Orion" w:date="2011-05-28T20:12:00Z">
        <w:r w:rsidR="00A04527">
          <w:rPr>
            <w:rFonts w:cs="Times New Roman"/>
          </w:rPr>
          <w:t xml:space="preserve"> (“</w:t>
        </w:r>
        <w:proofErr w:type="spellStart"/>
        <w:r w:rsidR="00A04527">
          <w:rPr>
            <w:rFonts w:cs="Times New Roman"/>
          </w:rPr>
          <w:t>Make</w:t>
        </w:r>
        <w:proofErr w:type="spellEnd"/>
        <w:r w:rsidR="00A04527">
          <w:rPr>
            <w:rFonts w:cs="Times New Roman"/>
          </w:rPr>
          <w:t xml:space="preserve"> </w:t>
        </w:r>
        <w:proofErr w:type="spellStart"/>
        <w:r w:rsidR="00A04527">
          <w:rPr>
            <w:rFonts w:cs="Times New Roman"/>
          </w:rPr>
          <w:t>Decisions</w:t>
        </w:r>
        <w:proofErr w:type="spellEnd"/>
        <w:r w:rsidR="00A04527">
          <w:rPr>
            <w:rFonts w:cs="Times New Roman"/>
          </w:rPr>
          <w:t>”)</w:t>
        </w:r>
      </w:ins>
      <w:ins w:id="3432" w:author="Orion" w:date="2011-05-28T20:09:00Z">
        <w:r w:rsidR="00CB678B">
          <w:rPr>
            <w:rFonts w:cs="Times New Roman"/>
          </w:rPr>
          <w:t xml:space="preserve"> hasta que este</w:t>
        </w:r>
        <w:r w:rsidR="00A04527">
          <w:rPr>
            <w:rFonts w:cs="Times New Roman"/>
          </w:rPr>
          <w:t xml:space="preserve"> </w:t>
        </w:r>
      </w:ins>
      <w:ins w:id="3433" w:author="Orion" w:date="2011-07-05T21:05:00Z">
        <w:r w:rsidR="006C274D">
          <w:rPr>
            <w:rFonts w:cs="Times New Roman"/>
          </w:rPr>
          <w:t xml:space="preserve">riesgo de conflicto </w:t>
        </w:r>
      </w:ins>
      <w:ins w:id="3434" w:author="Orion" w:date="2011-05-28T20:09:00Z">
        <w:r w:rsidR="00A04527">
          <w:rPr>
            <w:rFonts w:cs="Times New Roman"/>
          </w:rPr>
          <w:t xml:space="preserve">haya </w:t>
        </w:r>
      </w:ins>
      <w:ins w:id="3435" w:author="Orion" w:date="2011-07-05T21:06:00Z">
        <w:r w:rsidR="006C274D">
          <w:rPr>
            <w:rFonts w:cs="Times New Roman"/>
          </w:rPr>
          <w:t>desaparecido</w:t>
        </w:r>
      </w:ins>
      <w:ins w:id="3436" w:author="Orion" w:date="2011-05-28T20:09:00Z">
        <w:r w:rsidR="00A04527">
          <w:rPr>
            <w:rFonts w:cs="Times New Roman"/>
          </w:rPr>
          <w:t xml:space="preserve"> p</w:t>
        </w:r>
      </w:ins>
      <w:ins w:id="3437" w:author="Orion" w:date="2011-05-28T20:12:00Z">
        <w:r w:rsidR="00A04527">
          <w:rPr>
            <w:rFonts w:cs="Times New Roman"/>
          </w:rPr>
          <w:t>or</w:t>
        </w:r>
      </w:ins>
      <w:ins w:id="3438" w:author="Orion" w:date="2011-05-28T20:09:00Z">
        <w:r w:rsidR="00CB678B">
          <w:rPr>
            <w:rFonts w:cs="Times New Roman"/>
          </w:rPr>
          <w:t xml:space="preserve"> completo</w:t>
        </w:r>
      </w:ins>
      <w:ins w:id="3439" w:author="Orion" w:date="2011-07-05T21:05:00Z">
        <w:r w:rsidR="006C274D">
          <w:rPr>
            <w:rFonts w:cs="Times New Roman"/>
          </w:rPr>
          <w:t>. Esta última tarea la realizará la aplicación</w:t>
        </w:r>
      </w:ins>
      <w:ins w:id="3440" w:author="Orion" w:date="2011-05-28T20:12:00Z">
        <w:r w:rsidR="006C274D">
          <w:rPr>
            <w:rFonts w:cs="Times New Roman"/>
          </w:rPr>
          <w:t xml:space="preserve"> </w:t>
        </w:r>
      </w:ins>
      <w:ins w:id="3441" w:author="Orion" w:date="2011-05-28T20:13:00Z">
        <w:r w:rsidR="00A04527">
          <w:rPr>
            <w:rFonts w:cs="Times New Roman"/>
          </w:rPr>
          <w:t>“</w:t>
        </w:r>
      </w:ins>
      <w:proofErr w:type="spellStart"/>
      <w:ins w:id="3442" w:author="Orion" w:date="2011-05-28T20:12:00Z">
        <w:r w:rsidR="00A04527">
          <w:rPr>
            <w:rFonts w:cs="Times New Roman"/>
          </w:rPr>
          <w:t>Check</w:t>
        </w:r>
      </w:ins>
      <w:ins w:id="3443" w:author="Orion" w:date="2011-07-05T21:05:00Z">
        <w:r w:rsidR="006C274D">
          <w:rPr>
            <w:rFonts w:cs="Times New Roman"/>
          </w:rPr>
          <w:t>DistanceBeetweenPlanesInConflict</w:t>
        </w:r>
      </w:ins>
      <w:proofErr w:type="spellEnd"/>
      <w:ins w:id="3444" w:author="Orion" w:date="2011-05-28T20:13:00Z">
        <w:r w:rsidR="00A04527">
          <w:rPr>
            <w:rFonts w:cs="Times New Roman"/>
          </w:rPr>
          <w:t>”)</w:t>
        </w:r>
      </w:ins>
      <w:ins w:id="3445" w:author="Orion" w:date="2011-05-28T20:09:00Z">
        <w:r w:rsidR="00CB678B">
          <w:rPr>
            <w:rFonts w:cs="Times New Roman"/>
          </w:rPr>
          <w:t xml:space="preserve">. </w:t>
        </w:r>
      </w:ins>
      <w:ins w:id="3446" w:author="Orion" w:date="2011-05-29T00:11:00Z">
        <w:r w:rsidR="007D4BE4">
          <w:rPr>
            <w:rFonts w:cs="Times New Roman"/>
          </w:rPr>
          <w:lastRenderedPageBreak/>
          <w:t xml:space="preserve">Cuando </w:t>
        </w:r>
      </w:ins>
      <w:ins w:id="3447" w:author="Orion" w:date="2011-07-05T21:06:00Z">
        <w:r w:rsidR="006C274D">
          <w:rPr>
            <w:rFonts w:cs="Times New Roman"/>
          </w:rPr>
          <w:t>este riesgo haya desaparecido</w:t>
        </w:r>
      </w:ins>
      <w:ins w:id="3448" w:author="Orion" w:date="2011-05-29T00:12:00Z">
        <w:r w:rsidR="007D4BE4">
          <w:rPr>
            <w:rFonts w:cs="Times New Roman"/>
          </w:rPr>
          <w:t>, el piloto</w:t>
        </w:r>
      </w:ins>
      <w:ins w:id="3449" w:author="Orion" w:date="2011-07-05T21:07:00Z">
        <w:r w:rsidR="00EA5D02">
          <w:rPr>
            <w:rFonts w:cs="Times New Roman"/>
          </w:rPr>
          <w:t xml:space="preserve"> suplantará el tramo con la orden que el controlador le envió con </w:t>
        </w:r>
      </w:ins>
      <w:ins w:id="3450" w:author="Orion" w:date="2011-05-29T00:13:00Z">
        <w:r w:rsidR="00BF6B9D">
          <w:rPr>
            <w:rFonts w:cs="Times New Roman"/>
          </w:rPr>
          <w:t xml:space="preserve">el tramo que </w:t>
        </w:r>
      </w:ins>
      <w:ins w:id="3451" w:author="Orion" w:date="2011-05-29T00:19:00Z">
        <w:r w:rsidR="00BF6B9D">
          <w:rPr>
            <w:rFonts w:cs="Times New Roman"/>
          </w:rPr>
          <w:t>se estaba</w:t>
        </w:r>
      </w:ins>
      <w:ins w:id="3452" w:author="Orion" w:date="2011-05-29T00:13:00Z">
        <w:r w:rsidR="007D4BE4">
          <w:rPr>
            <w:rFonts w:cs="Times New Roman"/>
          </w:rPr>
          <w:t xml:space="preserve"> realizando antes de detectarse el conflicto.</w:t>
        </w:r>
      </w:ins>
      <w:ins w:id="3453" w:author="Orion" w:date="2011-05-29T00:14:00Z">
        <w:r w:rsidR="007D4BE4">
          <w:rPr>
            <w:rFonts w:cs="Times New Roman"/>
          </w:rPr>
          <w:t xml:space="preserve"> Una vez se ha</w:t>
        </w:r>
      </w:ins>
      <w:ins w:id="3454" w:author="Orion" w:date="2011-05-29T00:16:00Z">
        <w:r w:rsidR="007D4BE4">
          <w:rPr>
            <w:rFonts w:cs="Times New Roman"/>
          </w:rPr>
          <w:t>ya</w:t>
        </w:r>
      </w:ins>
      <w:ins w:id="3455" w:author="Orion" w:date="2011-05-29T00:14:00Z">
        <w:r w:rsidR="007D4BE4">
          <w:rPr>
            <w:rFonts w:cs="Times New Roman"/>
          </w:rPr>
          <w:t xml:space="preserve"> </w:t>
        </w:r>
      </w:ins>
      <w:ins w:id="3456" w:author="Orion" w:date="2011-05-29T00:15:00Z">
        <w:r w:rsidR="007D4BE4">
          <w:rPr>
            <w:rFonts w:cs="Times New Roman"/>
          </w:rPr>
          <w:t>restablecido</w:t>
        </w:r>
      </w:ins>
      <w:ins w:id="3457" w:author="Orion" w:date="2011-05-29T00:14:00Z">
        <w:r w:rsidR="007D4BE4">
          <w:rPr>
            <w:rFonts w:cs="Times New Roman"/>
          </w:rPr>
          <w:t xml:space="preserve"> </w:t>
        </w:r>
      </w:ins>
      <w:ins w:id="3458" w:author="Orion" w:date="2011-05-29T00:19:00Z">
        <w:r w:rsidR="00BF6B9D">
          <w:rPr>
            <w:rFonts w:cs="Times New Roman"/>
          </w:rPr>
          <w:t>este</w:t>
        </w:r>
      </w:ins>
      <w:ins w:id="3459" w:author="Orion" w:date="2011-05-29T00:14:00Z">
        <w:r w:rsidR="007D4BE4">
          <w:rPr>
            <w:rFonts w:cs="Times New Roman"/>
          </w:rPr>
          <w:t xml:space="preserve"> tramo</w:t>
        </w:r>
      </w:ins>
      <w:ins w:id="3460" w:author="Orion" w:date="2011-05-29T00:19:00Z">
        <w:r w:rsidR="00BF6B9D">
          <w:rPr>
            <w:rFonts w:cs="Times New Roman"/>
          </w:rPr>
          <w:t xml:space="preserve"> </w:t>
        </w:r>
      </w:ins>
      <w:ins w:id="3461" w:author="Orion" w:date="2011-05-29T00:15:00Z">
        <w:r w:rsidR="007D4BE4">
          <w:rPr>
            <w:rFonts w:cs="Times New Roman"/>
          </w:rPr>
          <w:t>como el actual</w:t>
        </w:r>
      </w:ins>
      <w:ins w:id="3462" w:author="Orion" w:date="2011-06-02T19:07:00Z">
        <w:r w:rsidR="00AF60AF">
          <w:rPr>
            <w:rFonts w:cs="Times New Roman"/>
          </w:rPr>
          <w:t>,</w:t>
        </w:r>
      </w:ins>
      <w:ins w:id="3463" w:author="Orion" w:date="2011-05-29T00:15:00Z">
        <w:r w:rsidR="007D4BE4">
          <w:rPr>
            <w:rFonts w:cs="Times New Roman"/>
          </w:rPr>
          <w:t xml:space="preserve"> </w:t>
        </w:r>
      </w:ins>
      <w:ins w:id="3464" w:author="Orion" w:date="2011-05-29T00:19:00Z">
        <w:r w:rsidR="00BF6B9D">
          <w:rPr>
            <w:rFonts w:cs="Times New Roman"/>
          </w:rPr>
          <w:t>el piloto comunicará al controlador que la orden que este le mand</w:t>
        </w:r>
      </w:ins>
      <w:ins w:id="3465" w:author="Orion" w:date="2011-05-29T00:20:00Z">
        <w:r w:rsidR="00BF6B9D">
          <w:rPr>
            <w:rFonts w:cs="Times New Roman"/>
          </w:rPr>
          <w:t>ó se ha llevado a cabo con éxito. Por último</w:t>
        </w:r>
      </w:ins>
      <w:ins w:id="3466" w:author="Orion" w:date="2011-05-29T00:23:00Z">
        <w:r w:rsidR="00562B75">
          <w:rPr>
            <w:rFonts w:cs="Times New Roman"/>
          </w:rPr>
          <w:t>,</w:t>
        </w:r>
      </w:ins>
      <w:ins w:id="3467" w:author="Orion" w:date="2011-05-29T00:20:00Z">
        <w:r w:rsidR="00BF6B9D">
          <w:rPr>
            <w:rFonts w:cs="Times New Roman"/>
          </w:rPr>
          <w:t xml:space="preserve"> el controla</w:t>
        </w:r>
        <w:r w:rsidR="00562B75">
          <w:rPr>
            <w:rFonts w:cs="Times New Roman"/>
          </w:rPr>
          <w:t xml:space="preserve">dor marcará </w:t>
        </w:r>
      </w:ins>
      <w:ins w:id="3468" w:author="Orion" w:date="2011-05-29T00:25:00Z">
        <w:r w:rsidR="00DF497A">
          <w:rPr>
            <w:rFonts w:cs="Times New Roman"/>
          </w:rPr>
          <w:t>que</w:t>
        </w:r>
      </w:ins>
      <w:ins w:id="3469" w:author="Orion" w:date="2011-07-05T21:08:00Z">
        <w:r w:rsidR="00EA5D02">
          <w:rPr>
            <w:rFonts w:cs="Times New Roman"/>
          </w:rPr>
          <w:t xml:space="preserve"> el</w:t>
        </w:r>
      </w:ins>
      <w:ins w:id="3470" w:author="Orion" w:date="2011-05-29T00:21:00Z">
        <w:r w:rsidR="00562B75">
          <w:rPr>
            <w:rFonts w:cs="Times New Roman"/>
          </w:rPr>
          <w:t xml:space="preserve"> </w:t>
        </w:r>
      </w:ins>
      <w:ins w:id="3471" w:author="Orion" w:date="2011-05-29T00:22:00Z">
        <w:r w:rsidR="00562B75">
          <w:rPr>
            <w:rFonts w:cs="Times New Roman"/>
          </w:rPr>
          <w:t>acatamiento</w:t>
        </w:r>
      </w:ins>
      <w:ins w:id="3472" w:author="Orion" w:date="2011-05-29T00:21:00Z">
        <w:r w:rsidR="00562B75">
          <w:rPr>
            <w:rFonts w:cs="Times New Roman"/>
          </w:rPr>
          <w:t xml:space="preserve"> de las </w:t>
        </w:r>
      </w:ins>
      <w:ins w:id="3473" w:author="Orion" w:date="2011-05-29T00:22:00Z">
        <w:r w:rsidR="00562B75">
          <w:rPr>
            <w:rFonts w:cs="Times New Roman"/>
          </w:rPr>
          <w:t>órdenes</w:t>
        </w:r>
        <w:r w:rsidR="00562B75" w:rsidRPr="00562B75">
          <w:rPr>
            <w:rFonts w:cs="Times New Roman"/>
          </w:rPr>
          <w:t xml:space="preserve"> </w:t>
        </w:r>
      </w:ins>
      <w:ins w:id="3474" w:author="Orion" w:date="2011-05-29T00:25:00Z">
        <w:r w:rsidR="00DF497A">
          <w:rPr>
            <w:rFonts w:cs="Times New Roman"/>
          </w:rPr>
          <w:t>se ha llevado a cabo</w:t>
        </w:r>
      </w:ins>
      <w:ins w:id="3475" w:author="Orion" w:date="2011-05-29T00:22:00Z">
        <w:r w:rsidR="00562B75">
          <w:rPr>
            <w:rFonts w:cs="Times New Roman"/>
          </w:rPr>
          <w:t xml:space="preserve"> y </w:t>
        </w:r>
      </w:ins>
      <w:ins w:id="3476" w:author="Orion" w:date="2011-05-29T00:25:00Z">
        <w:r w:rsidR="00DF497A">
          <w:rPr>
            <w:rFonts w:cs="Times New Roman"/>
          </w:rPr>
          <w:t xml:space="preserve">que </w:t>
        </w:r>
      </w:ins>
      <w:ins w:id="3477" w:author="Orion" w:date="2011-05-29T00:22:00Z">
        <w:r w:rsidR="00562B75">
          <w:rPr>
            <w:rFonts w:cs="Times New Roman"/>
          </w:rPr>
          <w:t>la gesti</w:t>
        </w:r>
      </w:ins>
      <w:ins w:id="3478" w:author="Orion" w:date="2011-05-29T00:23:00Z">
        <w:r w:rsidR="00562B75">
          <w:rPr>
            <w:rFonts w:cs="Times New Roman"/>
          </w:rPr>
          <w:t>ón</w:t>
        </w:r>
      </w:ins>
      <w:ins w:id="3479" w:author="Orion" w:date="2011-05-29T00:21:00Z">
        <w:r w:rsidR="00562B75">
          <w:rPr>
            <w:rFonts w:cs="Times New Roman"/>
          </w:rPr>
          <w:t xml:space="preserve"> para evitar que este conflicto</w:t>
        </w:r>
      </w:ins>
      <w:ins w:id="3480" w:author="Orion" w:date="2011-05-29T00:23:00Z">
        <w:r w:rsidR="00562B75">
          <w:rPr>
            <w:rFonts w:cs="Times New Roman"/>
          </w:rPr>
          <w:t xml:space="preserve"> ha concluido</w:t>
        </w:r>
      </w:ins>
      <w:ins w:id="3481" w:author="Orion" w:date="2011-05-29T00:25:00Z">
        <w:r w:rsidR="00DF497A">
          <w:rPr>
            <w:rFonts w:cs="Times New Roman"/>
          </w:rPr>
          <w:t xml:space="preserve"> </w:t>
        </w:r>
      </w:ins>
      <w:ins w:id="3482" w:author="Orion" w:date="2011-06-02T19:07:00Z">
        <w:r w:rsidR="00AF60AF">
          <w:rPr>
            <w:rFonts w:cs="Times New Roman"/>
          </w:rPr>
          <w:t>(“</w:t>
        </w:r>
        <w:proofErr w:type="spellStart"/>
        <w:r w:rsidR="00AF60AF">
          <w:rPr>
            <w:rFonts w:cs="Times New Roman"/>
          </w:rPr>
          <w:t>End</w:t>
        </w:r>
        <w:proofErr w:type="spellEnd"/>
        <w:r w:rsidR="00AF60AF">
          <w:rPr>
            <w:rFonts w:cs="Times New Roman"/>
          </w:rPr>
          <w:t xml:space="preserve"> </w:t>
        </w:r>
        <w:proofErr w:type="spellStart"/>
        <w:r w:rsidR="00AF60AF">
          <w:rPr>
            <w:rFonts w:cs="Times New Roman"/>
          </w:rPr>
          <w:t>Interaction</w:t>
        </w:r>
        <w:proofErr w:type="spellEnd"/>
        <w:r w:rsidR="00AF60AF">
          <w:rPr>
            <w:rFonts w:cs="Times New Roman"/>
          </w:rPr>
          <w:t xml:space="preserve"> </w:t>
        </w:r>
        <w:proofErr w:type="spellStart"/>
        <w:r w:rsidR="00AF60AF">
          <w:rPr>
            <w:rFonts w:cs="Times New Roman"/>
          </w:rPr>
          <w:t>Controller-Pilot</w:t>
        </w:r>
        <w:proofErr w:type="spellEnd"/>
        <w:r w:rsidR="00AF60AF">
          <w:rPr>
            <w:rFonts w:cs="Times New Roman"/>
          </w:rPr>
          <w:t>”).</w:t>
        </w:r>
      </w:ins>
    </w:p>
    <w:p w14:paraId="6680217F" w14:textId="069D30B2" w:rsidR="007A77E9" w:rsidRDefault="007A77E9">
      <w:pPr>
        <w:jc w:val="both"/>
        <w:rPr>
          <w:ins w:id="3483" w:author="Orion" w:date="2011-05-27T18:48:00Z"/>
          <w:rFonts w:cs="Times New Roman"/>
        </w:rPr>
        <w:pPrChange w:id="3484" w:author="Orion" w:date="2011-05-10T23:28:00Z">
          <w:pPr/>
        </w:pPrChange>
      </w:pPr>
    </w:p>
    <w:p w14:paraId="5C91F2D5" w14:textId="2ADEDEA8" w:rsidR="00B612F3" w:rsidRDefault="00AD7847">
      <w:pPr>
        <w:pStyle w:val="Caption"/>
        <w:rPr>
          <w:ins w:id="3485" w:author="Orion" w:date="2011-05-27T18:59:00Z"/>
          <w:rFonts w:cs="Times New Roman"/>
        </w:rPr>
        <w:pPrChange w:id="3486" w:author="Orion" w:date="2011-05-29T23:50:00Z">
          <w:pPr/>
        </w:pPrChange>
      </w:pPr>
      <w:bookmarkStart w:id="3487" w:name="_Ref294392293"/>
      <w:bookmarkStart w:id="3488" w:name="_Toc295124207"/>
      <w:bookmarkStart w:id="3489" w:name="_Toc297663515"/>
      <w:ins w:id="3490" w:author="Orion" w:date="2011-07-05T20:56:00Z">
        <w:r w:rsidRPr="00547764">
          <w:rPr>
            <w:rFonts w:cs="Times New Roman"/>
            <w:noProof/>
            <w:lang w:eastAsia="es-ES" w:bidi="ar-SA"/>
          </w:rPr>
          <w:drawing>
            <wp:anchor distT="0" distB="0" distL="114300" distR="114300" simplePos="0" relativeHeight="251675648" behindDoc="0" locked="0" layoutInCell="1" allowOverlap="1" wp14:anchorId="2C77F018" wp14:editId="654991CE">
              <wp:simplePos x="0" y="0"/>
              <wp:positionH relativeFrom="column">
                <wp:posOffset>2540</wp:posOffset>
              </wp:positionH>
              <wp:positionV relativeFrom="paragraph">
                <wp:posOffset>78105</wp:posOffset>
              </wp:positionV>
              <wp:extent cx="5720080" cy="4795520"/>
              <wp:effectExtent l="0" t="0" r="0" b="5080"/>
              <wp:wrapTopAndBottom/>
              <wp:docPr id="38" name="Picture 38" descr="E:\Master SI\TFM\doc\img\Figure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ster SI\TFM\doc\img\Figure18.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0080" cy="4795520"/>
                      </a:xfrm>
                      <a:prstGeom prst="rect">
                        <a:avLst/>
                      </a:prstGeom>
                      <a:noFill/>
                      <a:ln>
                        <a:noFill/>
                      </a:ln>
                    </pic:spPr>
                  </pic:pic>
                </a:graphicData>
              </a:graphic>
              <wp14:sizeRelH relativeFrom="page">
                <wp14:pctWidth>0</wp14:pctWidth>
              </wp14:sizeRelH>
              <wp14:sizeRelV relativeFrom="page">
                <wp14:pctHeight>0</wp14:pctHeight>
              </wp14:sizeRelV>
            </wp:anchor>
          </w:drawing>
        </w:r>
      </w:ins>
      <w:ins w:id="3491" w:author="Orion" w:date="2011-05-29T00:28:00Z">
        <w:r w:rsidR="00A874D0">
          <w:t xml:space="preserve">Figura </w:t>
        </w:r>
        <w:r w:rsidR="00A874D0">
          <w:fldChar w:fldCharType="begin"/>
        </w:r>
        <w:r w:rsidR="00A874D0">
          <w:instrText xml:space="preserve"> SEQ Figura \* ARABIC </w:instrText>
        </w:r>
      </w:ins>
      <w:r w:rsidR="00A874D0">
        <w:fldChar w:fldCharType="separate"/>
      </w:r>
      <w:ins w:id="3492" w:author="Orion" w:date="2011-07-05T20:58:00Z">
        <w:r w:rsidR="00760DD2">
          <w:rPr>
            <w:noProof/>
          </w:rPr>
          <w:t>17</w:t>
        </w:r>
      </w:ins>
      <w:del w:id="3493" w:author="Orion" w:date="2011-06-20T12:47:00Z">
        <w:r w:rsidR="003037BE" w:rsidDel="00254432">
          <w:rPr>
            <w:noProof/>
          </w:rPr>
          <w:delText>14</w:delText>
        </w:r>
      </w:del>
      <w:ins w:id="3494" w:author="Orion" w:date="2011-05-29T00:28:00Z">
        <w:r w:rsidR="00A874D0">
          <w:fldChar w:fldCharType="end"/>
        </w:r>
        <w:bookmarkEnd w:id="3487"/>
        <w:r w:rsidR="00A874D0">
          <w:t>: Diagrama de Actividad Evitar Conflicto</w:t>
        </w:r>
      </w:ins>
      <w:bookmarkEnd w:id="3488"/>
      <w:bookmarkEnd w:id="3489"/>
    </w:p>
    <w:p w14:paraId="661DAC38" w14:textId="77777777" w:rsidR="009744F0" w:rsidRDefault="009744F0">
      <w:pPr>
        <w:jc w:val="both"/>
        <w:rPr>
          <w:ins w:id="3495" w:author="Orion" w:date="2011-06-21T17:17:00Z"/>
          <w:rFonts w:cs="Times New Roman"/>
        </w:rPr>
        <w:pPrChange w:id="3496" w:author="Orion" w:date="2011-05-10T23:28:00Z">
          <w:pPr/>
        </w:pPrChange>
      </w:pPr>
    </w:p>
    <w:p w14:paraId="61B1E9FC" w14:textId="1DB4A4A0" w:rsidR="00DC4615" w:rsidRDefault="003C15F1">
      <w:pPr>
        <w:jc w:val="both"/>
        <w:rPr>
          <w:ins w:id="3497" w:author="Orion" w:date="2011-06-21T17:15:00Z"/>
          <w:rFonts w:cs="Times New Roman"/>
        </w:rPr>
        <w:pPrChange w:id="3498" w:author="Orion" w:date="2011-05-10T23:28:00Z">
          <w:pPr/>
        </w:pPrChange>
      </w:pPr>
      <w:ins w:id="3499" w:author="Orion" w:date="2011-06-21T17:19:00Z">
        <w:r>
          <w:rPr>
            <w:rFonts w:cs="Times New Roman"/>
          </w:rPr>
          <w:t>Como se comentó previamente la tarea “</w:t>
        </w:r>
        <w:proofErr w:type="spellStart"/>
        <w:r>
          <w:rPr>
            <w:rFonts w:cs="Times New Roman"/>
          </w:rPr>
          <w:t>IsANewConflic</w:t>
        </w:r>
      </w:ins>
      <w:ins w:id="3500" w:author="Orion" w:date="2011-06-21T17:20:00Z">
        <w:r>
          <w:rPr>
            <w:rFonts w:cs="Times New Roman"/>
          </w:rPr>
          <w:t>t</w:t>
        </w:r>
      </w:ins>
      <w:ins w:id="3501" w:author="Orion" w:date="2011-06-21T17:19:00Z">
        <w:r>
          <w:rPr>
            <w:rFonts w:cs="Times New Roman"/>
          </w:rPr>
          <w:t>Detected</w:t>
        </w:r>
        <w:proofErr w:type="spellEnd"/>
        <w:r>
          <w:rPr>
            <w:rFonts w:cs="Times New Roman"/>
          </w:rPr>
          <w:t xml:space="preserve">” comprobará que </w:t>
        </w:r>
      </w:ins>
      <w:ins w:id="3502" w:author="Orion" w:date="2011-06-21T17:20:00Z">
        <w:r w:rsidR="00D62F55">
          <w:rPr>
            <w:rFonts w:cs="Times New Roman"/>
          </w:rPr>
          <w:t>el nuevo conflicto detectado (evento “</w:t>
        </w:r>
        <w:proofErr w:type="spellStart"/>
        <w:r w:rsidR="00D62F55">
          <w:rPr>
            <w:rFonts w:cs="Times New Roman"/>
          </w:rPr>
          <w:t>PlanesInConflict</w:t>
        </w:r>
        <w:proofErr w:type="spellEnd"/>
        <w:r w:rsidR="00D62F55">
          <w:rPr>
            <w:rFonts w:cs="Times New Roman"/>
          </w:rPr>
          <w:t>”)</w:t>
        </w:r>
      </w:ins>
      <w:ins w:id="3503" w:author="Orion" w:date="2011-06-21T17:19:00Z">
        <w:r>
          <w:rPr>
            <w:rFonts w:cs="Times New Roman"/>
          </w:rPr>
          <w:t xml:space="preserve"> </w:t>
        </w:r>
      </w:ins>
      <w:ins w:id="3504" w:author="Orion" w:date="2011-06-21T17:21:00Z">
        <w:r w:rsidR="00A3163B">
          <w:rPr>
            <w:rFonts w:cs="Times New Roman"/>
          </w:rPr>
          <w:t>no ha sido gestionado anteriormente</w:t>
        </w:r>
      </w:ins>
      <w:ins w:id="3505" w:author="Orion" w:date="2011-06-21T17:34:00Z">
        <w:r w:rsidR="00286F25">
          <w:rPr>
            <w:rFonts w:cs="Times New Roman"/>
          </w:rPr>
          <w:t xml:space="preserve"> (</w:t>
        </w:r>
      </w:ins>
      <w:ins w:id="3506" w:author="Orion" w:date="2011-06-21T17:36:00Z">
        <w:r w:rsidR="001A69E9">
          <w:rPr>
            <w:rFonts w:cs="Times New Roman"/>
          </w:rPr>
          <w:fldChar w:fldCharType="begin"/>
        </w:r>
        <w:r w:rsidR="001A69E9">
          <w:rPr>
            <w:rFonts w:cs="Times New Roman"/>
          </w:rPr>
          <w:instrText xml:space="preserve"> REF _Ref296441117 \h </w:instrText>
        </w:r>
      </w:ins>
      <w:r w:rsidR="001A69E9">
        <w:rPr>
          <w:rFonts w:cs="Times New Roman"/>
        </w:rPr>
      </w:r>
      <w:r w:rsidR="001A69E9">
        <w:rPr>
          <w:rFonts w:cs="Times New Roman"/>
        </w:rPr>
        <w:fldChar w:fldCharType="separate"/>
      </w:r>
      <w:ins w:id="3507" w:author="Orion" w:date="2011-07-05T20:58:00Z">
        <w:r w:rsidR="00760DD2">
          <w:t xml:space="preserve">Figura </w:t>
        </w:r>
        <w:r w:rsidR="00760DD2">
          <w:rPr>
            <w:noProof/>
          </w:rPr>
          <w:t>18</w:t>
        </w:r>
      </w:ins>
      <w:ins w:id="3508" w:author="Orion" w:date="2011-06-21T17:36:00Z">
        <w:r w:rsidR="001A69E9">
          <w:rPr>
            <w:rFonts w:cs="Times New Roman"/>
          </w:rPr>
          <w:fldChar w:fldCharType="end"/>
        </w:r>
      </w:ins>
      <w:ins w:id="3509" w:author="Orion" w:date="2011-06-21T17:34:00Z">
        <w:r w:rsidR="00286F25">
          <w:rPr>
            <w:rFonts w:cs="Times New Roman"/>
          </w:rPr>
          <w:t>)</w:t>
        </w:r>
      </w:ins>
      <w:ins w:id="3510" w:author="Orion" w:date="2011-06-21T17:32:00Z">
        <w:r w:rsidR="002C0495">
          <w:rPr>
            <w:rFonts w:cs="Times New Roman"/>
          </w:rPr>
          <w:t>. P</w:t>
        </w:r>
      </w:ins>
      <w:ins w:id="3511" w:author="Orion" w:date="2011-06-21T17:21:00Z">
        <w:r w:rsidR="00A3163B">
          <w:rPr>
            <w:rFonts w:cs="Times New Roman"/>
          </w:rPr>
          <w:t>ara ello accederá a su estado mental “</w:t>
        </w:r>
        <w:proofErr w:type="spellStart"/>
        <w:r w:rsidR="00A3163B">
          <w:rPr>
            <w:rFonts w:cs="Times New Roman"/>
          </w:rPr>
          <w:t>ControllerMind</w:t>
        </w:r>
        <w:proofErr w:type="spellEnd"/>
        <w:r w:rsidR="00A3163B">
          <w:rPr>
            <w:rFonts w:cs="Times New Roman"/>
          </w:rPr>
          <w:t xml:space="preserve">”, donde se </w:t>
        </w:r>
      </w:ins>
      <w:ins w:id="3512" w:author="Orion" w:date="2011-06-21T17:33:00Z">
        <w:r w:rsidR="00CE22CE">
          <w:rPr>
            <w:rFonts w:cs="Times New Roman"/>
          </w:rPr>
          <w:t>encuentra</w:t>
        </w:r>
      </w:ins>
      <w:ins w:id="3513" w:author="Orion" w:date="2011-06-21T17:21:00Z">
        <w:r w:rsidR="00A3163B">
          <w:rPr>
            <w:rFonts w:cs="Times New Roman"/>
          </w:rPr>
          <w:t xml:space="preserve"> la lista de todos los conflictos gestionados hasta la fecha.</w:t>
        </w:r>
      </w:ins>
      <w:ins w:id="3514" w:author="Orion" w:date="2011-06-21T17:23:00Z">
        <w:r w:rsidR="00AB391E">
          <w:rPr>
            <w:rFonts w:cs="Times New Roman"/>
          </w:rPr>
          <w:t xml:space="preserve"> A parte de producir el hecho que transmite que se pued</w:t>
        </w:r>
      </w:ins>
      <w:ins w:id="3515" w:author="Orion" w:date="2011-06-21T17:24:00Z">
        <w:r w:rsidR="00AB391E">
          <w:rPr>
            <w:rFonts w:cs="Times New Roman"/>
          </w:rPr>
          <w:t>e</w:t>
        </w:r>
      </w:ins>
      <w:ins w:id="3516" w:author="Orion" w:date="2011-06-21T17:23:00Z">
        <w:r w:rsidR="00AB391E">
          <w:rPr>
            <w:rFonts w:cs="Times New Roman"/>
          </w:rPr>
          <w:t xml:space="preserve"> iniciar la </w:t>
        </w:r>
      </w:ins>
      <w:ins w:id="3517" w:author="Orion" w:date="2011-06-21T17:24:00Z">
        <w:r w:rsidR="00AB391E">
          <w:rPr>
            <w:rFonts w:cs="Times New Roman"/>
          </w:rPr>
          <w:t>creación</w:t>
        </w:r>
      </w:ins>
      <w:ins w:id="3518" w:author="Orion" w:date="2011-06-21T17:23:00Z">
        <w:r w:rsidR="00AB391E">
          <w:rPr>
            <w:rFonts w:cs="Times New Roman"/>
          </w:rPr>
          <w:t xml:space="preserve"> </w:t>
        </w:r>
      </w:ins>
      <w:ins w:id="3519" w:author="Orion" w:date="2011-06-21T17:24:00Z">
        <w:r w:rsidR="00AB391E">
          <w:rPr>
            <w:rFonts w:cs="Times New Roman"/>
          </w:rPr>
          <w:t xml:space="preserve">de las órdenes, donde se </w:t>
        </w:r>
      </w:ins>
      <w:ins w:id="3520" w:author="Orion" w:date="2011-06-21T17:25:00Z">
        <w:r w:rsidR="00AB391E">
          <w:rPr>
            <w:rFonts w:cs="Times New Roman"/>
          </w:rPr>
          <w:t>traspasan a su vez</w:t>
        </w:r>
      </w:ins>
      <w:ins w:id="3521" w:author="Orion" w:date="2011-06-21T17:24:00Z">
        <w:r w:rsidR="00AB391E">
          <w:rPr>
            <w:rFonts w:cs="Times New Roman"/>
          </w:rPr>
          <w:t xml:space="preserve"> los a</w:t>
        </w:r>
      </w:ins>
      <w:ins w:id="3522" w:author="Orion" w:date="2011-06-21T17:25:00Z">
        <w:r w:rsidR="00AB391E">
          <w:rPr>
            <w:rFonts w:cs="Times New Roman"/>
          </w:rPr>
          <w:t>viones</w:t>
        </w:r>
      </w:ins>
      <w:ins w:id="3523" w:author="Orion" w:date="2011-06-21T17:24:00Z">
        <w:r w:rsidR="00AB391E">
          <w:rPr>
            <w:rFonts w:cs="Times New Roman"/>
          </w:rPr>
          <w:t xml:space="preserve"> en conflicto</w:t>
        </w:r>
      </w:ins>
      <w:ins w:id="3524" w:author="Orion" w:date="2011-06-21T17:25:00Z">
        <w:r w:rsidR="00AB391E">
          <w:rPr>
            <w:rFonts w:cs="Times New Roman"/>
          </w:rPr>
          <w:t xml:space="preserve">, </w:t>
        </w:r>
        <w:r w:rsidR="00EA6361">
          <w:rPr>
            <w:rFonts w:cs="Times New Roman"/>
          </w:rPr>
          <w:t>esta tarea también tiene la funci</w:t>
        </w:r>
      </w:ins>
      <w:ins w:id="3525" w:author="Orion" w:date="2011-06-21T17:26:00Z">
        <w:r w:rsidR="00EA6361">
          <w:rPr>
            <w:rFonts w:cs="Times New Roman"/>
          </w:rPr>
          <w:t xml:space="preserve">ón de iniciar </w:t>
        </w:r>
      </w:ins>
      <w:ins w:id="3526" w:author="Orion" w:date="2011-06-21T17:31:00Z">
        <w:r w:rsidR="00C47587">
          <w:rPr>
            <w:rFonts w:cs="Times New Roman"/>
          </w:rPr>
          <w:t>una</w:t>
        </w:r>
      </w:ins>
      <w:ins w:id="3527" w:author="Orion" w:date="2011-06-21T17:26:00Z">
        <w:r w:rsidR="00EA6361">
          <w:rPr>
            <w:rFonts w:cs="Times New Roman"/>
          </w:rPr>
          <w:t xml:space="preserve"> aplicación interna</w:t>
        </w:r>
      </w:ins>
      <w:ins w:id="3528" w:author="Orion" w:date="2011-06-21T17:31:00Z">
        <w:r w:rsidR="00C47587">
          <w:rPr>
            <w:rFonts w:cs="Times New Roman"/>
          </w:rPr>
          <w:t xml:space="preserve"> de comprobación de distancias entre aviones en conflicto</w:t>
        </w:r>
      </w:ins>
      <w:ins w:id="3529" w:author="Orion" w:date="2011-06-23T12:21:00Z">
        <w:r w:rsidR="00B351E6">
          <w:rPr>
            <w:rFonts w:cs="Times New Roman"/>
          </w:rPr>
          <w:t xml:space="preserve"> “</w:t>
        </w:r>
        <w:proofErr w:type="spellStart"/>
        <w:r w:rsidR="00B351E6">
          <w:rPr>
            <w:rFonts w:cs="Times New Roman"/>
          </w:rPr>
          <w:t>CheckDistanceBetweenPlanesInConflict</w:t>
        </w:r>
        <w:proofErr w:type="spellEnd"/>
        <w:r w:rsidR="00B351E6">
          <w:rPr>
            <w:rFonts w:cs="Times New Roman"/>
          </w:rPr>
          <w:t>”</w:t>
        </w:r>
      </w:ins>
      <w:ins w:id="3530" w:author="Orion" w:date="2011-06-21T17:31:00Z">
        <w:r w:rsidR="00C47587">
          <w:rPr>
            <w:rFonts w:cs="Times New Roman"/>
          </w:rPr>
          <w:t>. Esta aplicación</w:t>
        </w:r>
      </w:ins>
      <w:ins w:id="3531" w:author="Orion" w:date="2011-06-21T17:26:00Z">
        <w:r w:rsidR="00EA6361">
          <w:rPr>
            <w:rFonts w:cs="Times New Roman"/>
          </w:rPr>
          <w:t xml:space="preserve"> </w:t>
        </w:r>
      </w:ins>
      <w:ins w:id="3532" w:author="Orion" w:date="2011-06-21T17:27:00Z">
        <w:r w:rsidR="007A314F">
          <w:rPr>
            <w:rFonts w:cs="Times New Roman"/>
          </w:rPr>
          <w:t xml:space="preserve">tendrá por objeto determinar si el </w:t>
        </w:r>
      </w:ins>
      <w:ins w:id="3533" w:author="Orion" w:date="2011-06-21T17:30:00Z">
        <w:r w:rsidR="00C47587">
          <w:rPr>
            <w:rFonts w:cs="Times New Roman"/>
          </w:rPr>
          <w:t xml:space="preserve">riesgo de posibilidad de </w:t>
        </w:r>
      </w:ins>
      <w:ins w:id="3534" w:author="Orion" w:date="2011-06-21T17:27:00Z">
        <w:r w:rsidR="007A314F">
          <w:rPr>
            <w:rFonts w:cs="Times New Roman"/>
          </w:rPr>
          <w:t>conflicto</w:t>
        </w:r>
      </w:ins>
      <w:ins w:id="3535" w:author="Orion" w:date="2011-06-21T17:31:00Z">
        <w:r w:rsidR="00C47587">
          <w:rPr>
            <w:rFonts w:cs="Times New Roman"/>
          </w:rPr>
          <w:t xml:space="preserve"> entre los aviones</w:t>
        </w:r>
      </w:ins>
      <w:ins w:id="3536" w:author="Orion" w:date="2011-06-21T17:27:00Z">
        <w:r w:rsidR="007A314F">
          <w:rPr>
            <w:rFonts w:cs="Times New Roman"/>
          </w:rPr>
          <w:t xml:space="preserve"> </w:t>
        </w:r>
      </w:ins>
      <w:ins w:id="3537" w:author="Orion" w:date="2011-06-21T17:30:00Z">
        <w:r w:rsidR="00C47587">
          <w:rPr>
            <w:rFonts w:cs="Times New Roman"/>
          </w:rPr>
          <w:t>ha desaparecido antes de que estos cumplan o completen la orden transmitida por el controlador.</w:t>
        </w:r>
      </w:ins>
      <w:ins w:id="3538" w:author="Orion" w:date="2011-06-21T17:33:00Z">
        <w:r w:rsidR="00286F25">
          <w:rPr>
            <w:rFonts w:cs="Times New Roman"/>
          </w:rPr>
          <w:t xml:space="preserve"> En tal caso </w:t>
        </w:r>
      </w:ins>
      <w:ins w:id="3539" w:author="Orion" w:date="2011-06-21T17:35:00Z">
        <w:r w:rsidR="00286F25">
          <w:rPr>
            <w:rFonts w:cs="Times New Roman"/>
          </w:rPr>
          <w:t>se procederá como en el diagrama de la</w:t>
        </w:r>
      </w:ins>
      <w:ins w:id="3540" w:author="Orion" w:date="2011-06-21T17:48:00Z">
        <w:r w:rsidR="00245BA7">
          <w:rPr>
            <w:rFonts w:cs="Times New Roman"/>
          </w:rPr>
          <w:t xml:space="preserve"> </w:t>
        </w:r>
        <w:r w:rsidR="00245BA7">
          <w:rPr>
            <w:rFonts w:cs="Times New Roman"/>
          </w:rPr>
          <w:fldChar w:fldCharType="begin"/>
        </w:r>
        <w:r w:rsidR="00245BA7">
          <w:rPr>
            <w:rFonts w:cs="Times New Roman"/>
          </w:rPr>
          <w:instrText xml:space="preserve"> REF _Ref296441855 \h </w:instrText>
        </w:r>
      </w:ins>
      <w:r w:rsidR="00245BA7">
        <w:rPr>
          <w:rFonts w:cs="Times New Roman"/>
        </w:rPr>
      </w:r>
      <w:r w:rsidR="00245BA7">
        <w:rPr>
          <w:rFonts w:cs="Times New Roman"/>
        </w:rPr>
        <w:fldChar w:fldCharType="separate"/>
      </w:r>
      <w:ins w:id="3541" w:author="Orion" w:date="2011-07-05T20:58:00Z">
        <w:r w:rsidR="00760DD2">
          <w:t xml:space="preserve">Figura </w:t>
        </w:r>
        <w:r w:rsidR="00760DD2">
          <w:rPr>
            <w:noProof/>
          </w:rPr>
          <w:t>22</w:t>
        </w:r>
      </w:ins>
      <w:ins w:id="3542" w:author="Orion" w:date="2011-06-21T17:48:00Z">
        <w:r w:rsidR="00245BA7">
          <w:rPr>
            <w:rFonts w:cs="Times New Roman"/>
          </w:rPr>
          <w:fldChar w:fldCharType="end"/>
        </w:r>
      </w:ins>
      <w:ins w:id="3543" w:author="Orion" w:date="2011-06-21T17:49:00Z">
        <w:r w:rsidR="00725F63">
          <w:rPr>
            <w:rFonts w:cs="Times New Roman"/>
          </w:rPr>
          <w:t xml:space="preserve"> y</w:t>
        </w:r>
        <w:r w:rsidR="00725F63" w:rsidRPr="00725F63">
          <w:rPr>
            <w:rFonts w:cs="Times New Roman"/>
          </w:rPr>
          <w:t xml:space="preserve"> </w:t>
        </w:r>
        <w:r w:rsidR="00725F63">
          <w:rPr>
            <w:rFonts w:cs="Times New Roman"/>
          </w:rPr>
          <w:t>se marcará la orden como finalizada</w:t>
        </w:r>
      </w:ins>
      <w:ins w:id="3544" w:author="Orion" w:date="2011-06-21T17:35:00Z">
        <w:r w:rsidR="00286F25">
          <w:rPr>
            <w:rFonts w:cs="Times New Roman"/>
          </w:rPr>
          <w:t>.</w:t>
        </w:r>
      </w:ins>
    </w:p>
    <w:p w14:paraId="487E2FCA" w14:textId="3122B0C7" w:rsidR="00DD02EE" w:rsidRDefault="00DD02EE">
      <w:pPr>
        <w:jc w:val="both"/>
        <w:rPr>
          <w:ins w:id="3545" w:author="Orion" w:date="2011-06-21T17:15:00Z"/>
          <w:rFonts w:cs="Times New Roman"/>
        </w:rPr>
        <w:pPrChange w:id="3546" w:author="Orion" w:date="2011-05-10T23:28:00Z">
          <w:pPr/>
        </w:pPrChange>
      </w:pPr>
    </w:p>
    <w:p w14:paraId="179D4871" w14:textId="4A864412" w:rsidR="00F721A6" w:rsidRDefault="009F675E">
      <w:pPr>
        <w:pStyle w:val="Caption"/>
        <w:rPr>
          <w:ins w:id="3547" w:author="Orion" w:date="2011-06-21T17:23:00Z"/>
          <w:rFonts w:cs="Times New Roman"/>
        </w:rPr>
        <w:pPrChange w:id="3548" w:author="Orion" w:date="2011-06-22T20:01:00Z">
          <w:pPr/>
        </w:pPrChange>
      </w:pPr>
      <w:bookmarkStart w:id="3549" w:name="_Ref296441117"/>
      <w:bookmarkStart w:id="3550" w:name="_Toc297663516"/>
      <w:ins w:id="3551" w:author="Orion" w:date="2011-06-21T17:16:00Z">
        <w:r w:rsidRPr="00547764">
          <w:rPr>
            <w:rFonts w:cs="Times New Roman"/>
            <w:noProof/>
            <w:lang w:eastAsia="es-ES" w:bidi="ar-SA"/>
          </w:rPr>
          <w:lastRenderedPageBreak/>
          <w:drawing>
            <wp:anchor distT="0" distB="0" distL="114300" distR="114300" simplePos="0" relativeHeight="251662336" behindDoc="0" locked="0" layoutInCell="1" allowOverlap="1" wp14:anchorId="148A596F" wp14:editId="09EC3A64">
              <wp:simplePos x="0" y="0"/>
              <wp:positionH relativeFrom="column">
                <wp:posOffset>3810</wp:posOffset>
              </wp:positionH>
              <wp:positionV relativeFrom="paragraph">
                <wp:posOffset>3810</wp:posOffset>
              </wp:positionV>
              <wp:extent cx="5610225" cy="2266950"/>
              <wp:effectExtent l="0" t="0" r="952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610225" cy="2266950"/>
                      </a:xfrm>
                      <a:prstGeom prst="rect">
                        <a:avLst/>
                      </a:prstGeom>
                    </pic:spPr>
                  </pic:pic>
                </a:graphicData>
              </a:graphic>
              <wp14:sizeRelH relativeFrom="margin">
                <wp14:pctWidth>0</wp14:pctWidth>
              </wp14:sizeRelH>
              <wp14:sizeRelV relativeFrom="margin">
                <wp14:pctHeight>0</wp14:pctHeight>
              </wp14:sizeRelV>
            </wp:anchor>
          </w:drawing>
        </w:r>
      </w:ins>
      <w:ins w:id="3552" w:author="Orion" w:date="2011-06-21T17:35:00Z">
        <w:r w:rsidR="00C84177">
          <w:t xml:space="preserve">Figura </w:t>
        </w:r>
        <w:r w:rsidR="00C84177">
          <w:fldChar w:fldCharType="begin"/>
        </w:r>
        <w:r w:rsidR="00C84177">
          <w:instrText xml:space="preserve"> SEQ Figura \* ARABIC </w:instrText>
        </w:r>
      </w:ins>
      <w:r w:rsidR="00C84177">
        <w:fldChar w:fldCharType="separate"/>
      </w:r>
      <w:ins w:id="3553" w:author="Orion" w:date="2011-07-05T20:58:00Z">
        <w:r w:rsidR="00760DD2">
          <w:rPr>
            <w:noProof/>
          </w:rPr>
          <w:t>18</w:t>
        </w:r>
      </w:ins>
      <w:ins w:id="3554" w:author="Orion" w:date="2011-06-21T17:35:00Z">
        <w:r w:rsidR="00C84177">
          <w:fldChar w:fldCharType="end"/>
        </w:r>
        <w:bookmarkEnd w:id="3549"/>
        <w:r w:rsidR="00C84177">
          <w:t>: Comprobación de Nuevo Conflicto</w:t>
        </w:r>
      </w:ins>
      <w:bookmarkEnd w:id="3550"/>
    </w:p>
    <w:p w14:paraId="3BF968B2" w14:textId="77777777" w:rsidR="00A3163B" w:rsidRDefault="00A3163B">
      <w:pPr>
        <w:jc w:val="both"/>
        <w:rPr>
          <w:ins w:id="3555" w:author="Orion" w:date="2011-06-21T16:30:00Z"/>
          <w:rFonts w:cs="Times New Roman"/>
        </w:rPr>
        <w:pPrChange w:id="3556" w:author="Orion" w:date="2011-05-10T23:28:00Z">
          <w:pPr/>
        </w:pPrChange>
      </w:pPr>
    </w:p>
    <w:p w14:paraId="2FAE4C50" w14:textId="59E46836" w:rsidR="00001A1C" w:rsidRDefault="005C0686">
      <w:pPr>
        <w:jc w:val="both"/>
        <w:rPr>
          <w:ins w:id="3557" w:author="Orion" w:date="2011-05-27T18:59:00Z"/>
          <w:rFonts w:cs="Times New Roman"/>
        </w:rPr>
        <w:pPrChange w:id="3558" w:author="Orion" w:date="2011-05-10T23:28:00Z">
          <w:pPr/>
        </w:pPrChange>
      </w:pPr>
      <w:ins w:id="3559" w:author="Orion" w:date="2011-06-21T16:48:00Z">
        <w:r>
          <w:rPr>
            <w:rFonts w:cs="Times New Roman"/>
          </w:rPr>
          <w:t xml:space="preserve">Una vez </w:t>
        </w:r>
      </w:ins>
      <w:ins w:id="3560" w:author="Orion" w:date="2011-06-21T16:49:00Z">
        <w:r>
          <w:rPr>
            <w:rFonts w:cs="Times New Roman"/>
          </w:rPr>
          <w:t>el conflicto se ha detectado y confirmado</w:t>
        </w:r>
      </w:ins>
      <w:ins w:id="3561" w:author="Orion" w:date="2011-06-21T16:50:00Z">
        <w:r>
          <w:rPr>
            <w:rFonts w:cs="Times New Roman"/>
          </w:rPr>
          <w:t xml:space="preserve"> como no existente anteriormente se procede a crear </w:t>
        </w:r>
      </w:ins>
      <w:ins w:id="3562" w:author="Orion" w:date="2011-06-21T16:53:00Z">
        <w:r>
          <w:rPr>
            <w:rFonts w:cs="Times New Roman"/>
          </w:rPr>
          <w:t>cada una de las</w:t>
        </w:r>
      </w:ins>
      <w:ins w:id="3563" w:author="Orion" w:date="2011-06-21T16:50:00Z">
        <w:r>
          <w:rPr>
            <w:rFonts w:cs="Times New Roman"/>
          </w:rPr>
          <w:t xml:space="preserve"> </w:t>
        </w:r>
      </w:ins>
      <w:ins w:id="3564" w:author="Orion" w:date="2011-06-21T16:53:00Z">
        <w:r>
          <w:rPr>
            <w:rFonts w:cs="Times New Roman"/>
          </w:rPr>
          <w:t>órdenes</w:t>
        </w:r>
      </w:ins>
      <w:ins w:id="3565" w:author="Orion" w:date="2011-06-21T16:50:00Z">
        <w:r>
          <w:rPr>
            <w:rFonts w:cs="Times New Roman"/>
          </w:rPr>
          <w:t xml:space="preserve"> que se </w:t>
        </w:r>
      </w:ins>
      <w:ins w:id="3566" w:author="Orion" w:date="2011-06-21T16:52:00Z">
        <w:r>
          <w:rPr>
            <w:rFonts w:cs="Times New Roman"/>
          </w:rPr>
          <w:t>transmitirán</w:t>
        </w:r>
      </w:ins>
      <w:ins w:id="3567" w:author="Orion" w:date="2011-06-21T16:50:00Z">
        <w:r>
          <w:rPr>
            <w:rFonts w:cs="Times New Roman"/>
          </w:rPr>
          <w:t xml:space="preserve"> </w:t>
        </w:r>
      </w:ins>
      <w:ins w:id="3568" w:author="Orion" w:date="2011-06-21T16:52:00Z">
        <w:r>
          <w:rPr>
            <w:rFonts w:cs="Times New Roman"/>
          </w:rPr>
          <w:t xml:space="preserve">a cada uno de los pilotos de estos aviones </w:t>
        </w:r>
      </w:ins>
      <w:ins w:id="3569" w:author="Orion" w:date="2011-06-21T17:44:00Z">
        <w:r w:rsidR="00E11899">
          <w:rPr>
            <w:rFonts w:cs="Times New Roman"/>
          </w:rPr>
          <w:t>en c</w:t>
        </w:r>
      </w:ins>
      <w:ins w:id="3570" w:author="Orion" w:date="2011-06-21T16:52:00Z">
        <w:r>
          <w:rPr>
            <w:rFonts w:cs="Times New Roman"/>
          </w:rPr>
          <w:t xml:space="preserve">onflicto. </w:t>
        </w:r>
      </w:ins>
      <w:ins w:id="3571" w:author="Orion" w:date="2011-06-21T16:53:00Z">
        <w:r>
          <w:rPr>
            <w:rFonts w:cs="Times New Roman"/>
          </w:rPr>
          <w:t xml:space="preserve">Esto se </w:t>
        </w:r>
      </w:ins>
      <w:ins w:id="3572" w:author="Orion" w:date="2011-06-21T17:45:00Z">
        <w:r w:rsidR="0020494C">
          <w:rPr>
            <w:rFonts w:cs="Times New Roman"/>
          </w:rPr>
          <w:t>realizará</w:t>
        </w:r>
      </w:ins>
      <w:ins w:id="3573" w:author="Orion" w:date="2011-06-21T16:53:00Z">
        <w:r>
          <w:rPr>
            <w:rFonts w:cs="Times New Roman"/>
          </w:rPr>
          <w:t xml:space="preserve"> con la tarea “</w:t>
        </w:r>
        <w:proofErr w:type="spellStart"/>
        <w:r>
          <w:rPr>
            <w:rFonts w:cs="Times New Roman"/>
          </w:rPr>
          <w:t>CreateNewOrders</w:t>
        </w:r>
        <w:proofErr w:type="spellEnd"/>
        <w:r>
          <w:rPr>
            <w:rFonts w:cs="Times New Roman"/>
          </w:rPr>
          <w:t>”</w:t>
        </w:r>
      </w:ins>
      <w:ins w:id="3574" w:author="Orion" w:date="2011-06-21T17:17:00Z">
        <w:r w:rsidR="00DC4615">
          <w:rPr>
            <w:rFonts w:cs="Times New Roman"/>
          </w:rPr>
          <w:t xml:space="preserve"> (</w:t>
        </w:r>
      </w:ins>
      <w:ins w:id="3575" w:author="Orion" w:date="2011-06-21T17:45:00Z">
        <w:r w:rsidR="00FF04F8">
          <w:rPr>
            <w:rFonts w:cs="Times New Roman"/>
          </w:rPr>
          <w:fldChar w:fldCharType="begin"/>
        </w:r>
        <w:r w:rsidR="00FF04F8">
          <w:rPr>
            <w:rFonts w:cs="Times New Roman"/>
          </w:rPr>
          <w:instrText xml:space="preserve"> REF _Ref296441630 \h </w:instrText>
        </w:r>
      </w:ins>
      <w:r w:rsidR="00FF04F8">
        <w:rPr>
          <w:rFonts w:cs="Times New Roman"/>
        </w:rPr>
      </w:r>
      <w:r w:rsidR="00FF04F8">
        <w:rPr>
          <w:rFonts w:cs="Times New Roman"/>
        </w:rPr>
        <w:fldChar w:fldCharType="separate"/>
      </w:r>
      <w:ins w:id="3576" w:author="Orion" w:date="2011-07-05T20:58:00Z">
        <w:r w:rsidR="00760DD2">
          <w:t xml:space="preserve">Figura </w:t>
        </w:r>
        <w:r w:rsidR="00760DD2">
          <w:rPr>
            <w:noProof/>
          </w:rPr>
          <w:t>19</w:t>
        </w:r>
      </w:ins>
      <w:ins w:id="3577" w:author="Orion" w:date="2011-06-21T17:45:00Z">
        <w:r w:rsidR="00FF04F8">
          <w:rPr>
            <w:rFonts w:cs="Times New Roman"/>
          </w:rPr>
          <w:fldChar w:fldCharType="end"/>
        </w:r>
      </w:ins>
      <w:ins w:id="3578" w:author="Orion" w:date="2011-06-21T17:17:00Z">
        <w:r w:rsidR="00DC4615">
          <w:rPr>
            <w:rFonts w:cs="Times New Roman"/>
          </w:rPr>
          <w:t>)</w:t>
        </w:r>
      </w:ins>
      <w:ins w:id="3579" w:author="Orion" w:date="2011-06-21T16:57:00Z">
        <w:r w:rsidR="009C4D15">
          <w:rPr>
            <w:rFonts w:cs="Times New Roman"/>
          </w:rPr>
          <w:t xml:space="preserve">, que encapsulará en </w:t>
        </w:r>
      </w:ins>
      <w:ins w:id="3580" w:author="Orion" w:date="2011-06-21T17:56:00Z">
        <w:r w:rsidR="00F36065">
          <w:rPr>
            <w:rFonts w:cs="Times New Roman"/>
          </w:rPr>
          <w:t>los</w:t>
        </w:r>
      </w:ins>
      <w:ins w:id="3581" w:author="Orion" w:date="2011-06-21T16:57:00Z">
        <w:r w:rsidR="009C4D15">
          <w:rPr>
            <w:rFonts w:cs="Times New Roman"/>
          </w:rPr>
          <w:t xml:space="preserve"> hecho</w:t>
        </w:r>
      </w:ins>
      <w:ins w:id="3582" w:author="Orion" w:date="2011-06-21T17:56:00Z">
        <w:r w:rsidR="00F36065">
          <w:rPr>
            <w:rFonts w:cs="Times New Roman"/>
          </w:rPr>
          <w:t>s</w:t>
        </w:r>
      </w:ins>
      <w:ins w:id="3583" w:author="Orion" w:date="2011-06-21T16:57:00Z">
        <w:r w:rsidR="009C4D15">
          <w:rPr>
            <w:rFonts w:cs="Times New Roman"/>
          </w:rPr>
          <w:t xml:space="preserve"> “</w:t>
        </w:r>
        <w:proofErr w:type="spellStart"/>
        <w:r w:rsidR="009C4D15">
          <w:rPr>
            <w:rFonts w:cs="Times New Roman"/>
          </w:rPr>
          <w:t>StartAvoidCollision</w:t>
        </w:r>
      </w:ins>
      <w:proofErr w:type="spellEnd"/>
      <w:ins w:id="3584" w:author="Orion" w:date="2011-06-21T16:58:00Z">
        <w:r w:rsidR="009C4D15">
          <w:rPr>
            <w:rFonts w:cs="Times New Roman"/>
          </w:rPr>
          <w:t>” por un lado el id del piloto</w:t>
        </w:r>
      </w:ins>
      <w:ins w:id="3585" w:author="Orion" w:date="2011-06-21T17:57:00Z">
        <w:r w:rsidR="00F36065" w:rsidRPr="00F36065">
          <w:rPr>
            <w:rFonts w:cs="Times New Roman"/>
          </w:rPr>
          <w:t xml:space="preserve"> </w:t>
        </w:r>
        <w:r w:rsidR="00F36065">
          <w:rPr>
            <w:rFonts w:cs="Times New Roman"/>
          </w:rPr>
          <w:t>al que va destinada la orden</w:t>
        </w:r>
      </w:ins>
      <w:ins w:id="3586" w:author="Orion" w:date="2011-06-21T17:56:00Z">
        <w:r w:rsidR="00F36065">
          <w:rPr>
            <w:rFonts w:cs="Times New Roman"/>
          </w:rPr>
          <w:t xml:space="preserve"> </w:t>
        </w:r>
      </w:ins>
      <w:ins w:id="3587" w:author="Orion" w:date="2011-06-21T17:57:00Z">
        <w:r w:rsidR="00F36065">
          <w:rPr>
            <w:rFonts w:cs="Times New Roman"/>
          </w:rPr>
          <w:t>(</w:t>
        </w:r>
      </w:ins>
      <w:ins w:id="3588" w:author="Orion" w:date="2011-06-21T17:56:00Z">
        <w:r w:rsidR="00F36065">
          <w:rPr>
            <w:rFonts w:cs="Times New Roman"/>
          </w:rPr>
          <w:t>se generará un hecho de este tipo por cada avión en conflicto</w:t>
        </w:r>
      </w:ins>
      <w:ins w:id="3589" w:author="Orion" w:date="2011-06-21T17:57:00Z">
        <w:r w:rsidR="00F36065">
          <w:rPr>
            <w:rFonts w:cs="Times New Roman"/>
          </w:rPr>
          <w:t>)</w:t>
        </w:r>
      </w:ins>
      <w:ins w:id="3590" w:author="Orion" w:date="2011-06-21T16:58:00Z">
        <w:r w:rsidR="009C4D15">
          <w:rPr>
            <w:rFonts w:cs="Times New Roman"/>
          </w:rPr>
          <w:t xml:space="preserve"> y por otro lado, el nuevo tramo</w:t>
        </w:r>
      </w:ins>
      <w:ins w:id="3591" w:author="Orion" w:date="2011-06-21T17:57:00Z">
        <w:r w:rsidR="00F36065">
          <w:rPr>
            <w:rFonts w:cs="Times New Roman"/>
          </w:rPr>
          <w:t>. Este tramo</w:t>
        </w:r>
      </w:ins>
      <w:ins w:id="3592" w:author="Orion" w:date="2011-06-21T16:59:00Z">
        <w:r w:rsidR="009C4D15">
          <w:rPr>
            <w:rFonts w:cs="Times New Roman"/>
          </w:rPr>
          <w:t>,</w:t>
        </w:r>
      </w:ins>
      <w:ins w:id="3593" w:author="Orion" w:date="2011-06-21T16:58:00Z">
        <w:r w:rsidR="009C4D15">
          <w:rPr>
            <w:rFonts w:cs="Times New Roman"/>
          </w:rPr>
          <w:t xml:space="preserve"> como se ha comentad</w:t>
        </w:r>
      </w:ins>
      <w:ins w:id="3594" w:author="Orion" w:date="2011-06-21T16:59:00Z">
        <w:r w:rsidR="009C4D15">
          <w:rPr>
            <w:rFonts w:cs="Times New Roman"/>
          </w:rPr>
          <w:t>o</w:t>
        </w:r>
      </w:ins>
      <w:ins w:id="3595" w:author="Orion" w:date="2011-06-21T16:58:00Z">
        <w:r w:rsidR="009C4D15">
          <w:rPr>
            <w:rFonts w:cs="Times New Roman"/>
          </w:rPr>
          <w:t xml:space="preserve"> </w:t>
        </w:r>
      </w:ins>
      <w:ins w:id="3596" w:author="Orion" w:date="2011-06-21T16:59:00Z">
        <w:r w:rsidR="009C4D15">
          <w:rPr>
            <w:rFonts w:cs="Times New Roman"/>
          </w:rPr>
          <w:t>anteriormente, será un tramo adicional “ficticio” que los aviones deberán completar</w:t>
        </w:r>
      </w:ins>
      <w:ins w:id="3597" w:author="Orion" w:date="2011-06-21T17:58:00Z">
        <w:r w:rsidR="009350CD">
          <w:rPr>
            <w:rFonts w:cs="Times New Roman"/>
          </w:rPr>
          <w:t xml:space="preserve"> antes de seguir con el procedimiento normal del plan de vuelo</w:t>
        </w:r>
      </w:ins>
      <w:ins w:id="3598" w:author="Orion" w:date="2011-06-21T17:01:00Z">
        <w:r w:rsidR="009C4D15">
          <w:rPr>
            <w:rFonts w:cs="Times New Roman"/>
          </w:rPr>
          <w:t>. Se ha</w:t>
        </w:r>
      </w:ins>
      <w:ins w:id="3599" w:author="Orion" w:date="2011-06-21T17:58:00Z">
        <w:r w:rsidR="003357FA">
          <w:rPr>
            <w:rFonts w:cs="Times New Roman"/>
          </w:rPr>
          <w:t>n</w:t>
        </w:r>
      </w:ins>
      <w:ins w:id="3600" w:author="Orion" w:date="2011-06-21T17:01:00Z">
        <w:r w:rsidR="009C4D15">
          <w:rPr>
            <w:rFonts w:cs="Times New Roman"/>
          </w:rPr>
          <w:t xml:space="preserve"> traducido las </w:t>
        </w:r>
      </w:ins>
      <w:ins w:id="3601" w:author="Orion" w:date="2011-06-21T17:06:00Z">
        <w:r w:rsidR="00415F96">
          <w:rPr>
            <w:rFonts w:cs="Times New Roman"/>
          </w:rPr>
          <w:t>órdenes</w:t>
        </w:r>
      </w:ins>
      <w:ins w:id="3602" w:author="Orion" w:date="2011-06-21T17:01:00Z">
        <w:r w:rsidR="009C4D15">
          <w:rPr>
            <w:rFonts w:cs="Times New Roman"/>
          </w:rPr>
          <w:t xml:space="preserve"> a nuevos tramos para</w:t>
        </w:r>
      </w:ins>
      <w:ins w:id="3603" w:author="Orion" w:date="2011-06-21T17:07:00Z">
        <w:r w:rsidR="00526298">
          <w:rPr>
            <w:rFonts w:cs="Times New Roman"/>
          </w:rPr>
          <w:t xml:space="preserve"> que los pilotos puedan</w:t>
        </w:r>
      </w:ins>
      <w:ins w:id="3604" w:author="Orion" w:date="2011-06-21T17:02:00Z">
        <w:r w:rsidR="009C4D15">
          <w:rPr>
            <w:rFonts w:cs="Times New Roman"/>
          </w:rPr>
          <w:t xml:space="preserve"> así seguir</w:t>
        </w:r>
      </w:ins>
      <w:ins w:id="3605" w:author="Orion" w:date="2011-06-21T17:04:00Z">
        <w:r w:rsidR="00586820">
          <w:rPr>
            <w:rFonts w:cs="Times New Roman"/>
          </w:rPr>
          <w:t>, en cierto modo,</w:t>
        </w:r>
      </w:ins>
      <w:ins w:id="3606" w:author="Orion" w:date="2011-06-21T17:02:00Z">
        <w:r w:rsidR="009C4D15">
          <w:rPr>
            <w:rFonts w:cs="Times New Roman"/>
          </w:rPr>
          <w:t xml:space="preserve"> la estructura de </w:t>
        </w:r>
      </w:ins>
      <w:ins w:id="3607" w:author="Orion" w:date="2011-06-21T17:05:00Z">
        <w:r w:rsidR="00415F96">
          <w:rPr>
            <w:rFonts w:cs="Times New Roman"/>
          </w:rPr>
          <w:t xml:space="preserve">generación de decisiones e instrucciones que </w:t>
        </w:r>
      </w:ins>
      <w:ins w:id="3608" w:author="Orion" w:date="2011-06-21T17:59:00Z">
        <w:r w:rsidR="00D366D5">
          <w:rPr>
            <w:rFonts w:cs="Times New Roman"/>
          </w:rPr>
          <w:t xml:space="preserve">los pilotos </w:t>
        </w:r>
      </w:ins>
      <w:ins w:id="3609" w:author="Orion" w:date="2011-06-21T17:05:00Z">
        <w:r w:rsidR="00415F96">
          <w:rPr>
            <w:rFonts w:cs="Times New Roman"/>
          </w:rPr>
          <w:t xml:space="preserve">llevan a cabo en </w:t>
        </w:r>
      </w:ins>
      <w:ins w:id="3610" w:author="Orion" w:date="2011-06-21T17:07:00Z">
        <w:r w:rsidR="009F10B9">
          <w:rPr>
            <w:rFonts w:cs="Times New Roman"/>
          </w:rPr>
          <w:t xml:space="preserve">el cuerpo central </w:t>
        </w:r>
      </w:ins>
      <w:ins w:id="3611" w:author="Orion" w:date="2011-06-21T17:05:00Z">
        <w:r w:rsidR="00415F96">
          <w:rPr>
            <w:rFonts w:cs="Times New Roman"/>
          </w:rPr>
          <w:t>del sistema.</w:t>
        </w:r>
      </w:ins>
      <w:ins w:id="3612" w:author="Orion" w:date="2011-06-21T17:08:00Z">
        <w:r w:rsidR="003B5356">
          <w:rPr>
            <w:rFonts w:cs="Times New Roman"/>
          </w:rPr>
          <w:t xml:space="preserve"> Para la generación de estas nuevas órdenes </w:t>
        </w:r>
      </w:ins>
      <w:ins w:id="3613" w:author="Orion" w:date="2011-06-21T17:51:00Z">
        <w:r w:rsidR="006806F8">
          <w:rPr>
            <w:rFonts w:cs="Times New Roman"/>
          </w:rPr>
          <w:t>se tienen en cuenta las restricciones de los controladores de las que se habló en la sección de Requisitos</w:t>
        </w:r>
        <w:r w:rsidR="00EB0885">
          <w:rPr>
            <w:rFonts w:cs="Times New Roman"/>
          </w:rPr>
          <w:t xml:space="preserve">. </w:t>
        </w:r>
      </w:ins>
      <w:ins w:id="3614" w:author="Orion" w:date="2011-06-21T18:00:00Z">
        <w:r w:rsidR="00F80E57">
          <w:rPr>
            <w:rFonts w:cs="Times New Roman"/>
          </w:rPr>
          <w:t>Estas órdenes se l</w:t>
        </w:r>
      </w:ins>
      <w:ins w:id="3615" w:author="Orion" w:date="2011-06-21T17:52:00Z">
        <w:r w:rsidR="00F80E57">
          <w:rPr>
            <w:rFonts w:cs="Times New Roman"/>
          </w:rPr>
          <w:t>imit</w:t>
        </w:r>
      </w:ins>
      <w:ins w:id="3616" w:author="Orion" w:date="2011-06-21T18:00:00Z">
        <w:r w:rsidR="00F80E57">
          <w:rPr>
            <w:rFonts w:cs="Times New Roman"/>
          </w:rPr>
          <w:t>arán</w:t>
        </w:r>
      </w:ins>
      <w:ins w:id="3617" w:author="Orion" w:date="2011-06-21T17:52:00Z">
        <w:r w:rsidR="00EB0885">
          <w:rPr>
            <w:rFonts w:cs="Times New Roman"/>
          </w:rPr>
          <w:t>, en un principio,</w:t>
        </w:r>
      </w:ins>
      <w:ins w:id="3618" w:author="Orion" w:date="2011-06-21T17:53:00Z">
        <w:r w:rsidR="00EB0885">
          <w:rPr>
            <w:rFonts w:cs="Times New Roman"/>
          </w:rPr>
          <w:t xml:space="preserve"> a transmitir cambios de altura y velocidad aleatorias dentro de los valores permitido</w:t>
        </w:r>
      </w:ins>
      <w:ins w:id="3619" w:author="Orion" w:date="2011-06-21T17:54:00Z">
        <w:r w:rsidR="00EB0885">
          <w:rPr>
            <w:rFonts w:cs="Times New Roman"/>
          </w:rPr>
          <w:t>s</w:t>
        </w:r>
      </w:ins>
      <w:ins w:id="3620" w:author="Orion" w:date="2011-06-21T17:53:00Z">
        <w:r w:rsidR="00EB0885">
          <w:rPr>
            <w:rFonts w:cs="Times New Roman"/>
          </w:rPr>
          <w:t xml:space="preserve"> y que eviten la colisión en caso de cruce cercano.</w:t>
        </w:r>
      </w:ins>
    </w:p>
    <w:p w14:paraId="3CFED013" w14:textId="4F78CCDC" w:rsidR="00640527" w:rsidRDefault="00640527">
      <w:pPr>
        <w:jc w:val="both"/>
        <w:rPr>
          <w:ins w:id="3621" w:author="Orion" w:date="2011-05-27T18:18:00Z"/>
          <w:rFonts w:cs="Times New Roman"/>
        </w:rPr>
        <w:pPrChange w:id="3622" w:author="Orion" w:date="2011-05-10T23:28:00Z">
          <w:pPr/>
        </w:pPrChange>
      </w:pPr>
    </w:p>
    <w:p w14:paraId="394058FF" w14:textId="7DD340BE" w:rsidR="0053403E" w:rsidRDefault="009F675E">
      <w:pPr>
        <w:pStyle w:val="Caption"/>
        <w:rPr>
          <w:ins w:id="3623" w:author="Orion" w:date="2011-07-05T21:00:00Z"/>
          <w:rFonts w:cs="Times New Roman"/>
        </w:rPr>
        <w:pPrChange w:id="3624" w:author="Orion" w:date="2011-07-05T21:01:00Z">
          <w:pPr/>
        </w:pPrChange>
      </w:pPr>
      <w:bookmarkStart w:id="3625" w:name="_Ref296441630"/>
      <w:bookmarkStart w:id="3626" w:name="_Toc297663517"/>
      <w:ins w:id="3627" w:author="Orion" w:date="2011-06-21T16:57:00Z">
        <w:r w:rsidRPr="00547764">
          <w:rPr>
            <w:rFonts w:cs="Times New Roman"/>
            <w:noProof/>
            <w:lang w:eastAsia="es-ES" w:bidi="ar-SA"/>
          </w:rPr>
          <w:drawing>
            <wp:anchor distT="0" distB="0" distL="114300" distR="114300" simplePos="0" relativeHeight="251661312" behindDoc="0" locked="0" layoutInCell="1" allowOverlap="1" wp14:anchorId="4791DE5F" wp14:editId="5FFDB1CA">
              <wp:simplePos x="0" y="0"/>
              <wp:positionH relativeFrom="column">
                <wp:posOffset>3810</wp:posOffset>
              </wp:positionH>
              <wp:positionV relativeFrom="paragraph">
                <wp:posOffset>108585</wp:posOffset>
              </wp:positionV>
              <wp:extent cx="5610225" cy="1171575"/>
              <wp:effectExtent l="0" t="0" r="9525"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610225" cy="1171575"/>
                      </a:xfrm>
                      <a:prstGeom prst="rect">
                        <a:avLst/>
                      </a:prstGeom>
                    </pic:spPr>
                  </pic:pic>
                </a:graphicData>
              </a:graphic>
              <wp14:sizeRelH relativeFrom="margin">
                <wp14:pctWidth>0</wp14:pctWidth>
              </wp14:sizeRelH>
              <wp14:sizeRelV relativeFrom="margin">
                <wp14:pctHeight>0</wp14:pctHeight>
              </wp14:sizeRelV>
            </wp:anchor>
          </w:drawing>
        </w:r>
      </w:ins>
      <w:ins w:id="3628" w:author="Orion" w:date="2011-06-21T16:47:00Z">
        <w:r w:rsidR="00001A1C">
          <w:t xml:space="preserve">Figura </w:t>
        </w:r>
        <w:r w:rsidR="00001A1C">
          <w:fldChar w:fldCharType="begin"/>
        </w:r>
        <w:r w:rsidR="00001A1C">
          <w:instrText xml:space="preserve"> SEQ Figura \* ARABIC </w:instrText>
        </w:r>
      </w:ins>
      <w:r w:rsidR="00001A1C">
        <w:fldChar w:fldCharType="separate"/>
      </w:r>
      <w:ins w:id="3629" w:author="Orion" w:date="2011-07-05T20:58:00Z">
        <w:r w:rsidR="00760DD2">
          <w:rPr>
            <w:noProof/>
          </w:rPr>
          <w:t>19</w:t>
        </w:r>
      </w:ins>
      <w:ins w:id="3630" w:author="Orion" w:date="2011-06-21T16:47:00Z">
        <w:r w:rsidR="00001A1C">
          <w:fldChar w:fldCharType="end"/>
        </w:r>
        <w:bookmarkEnd w:id="3625"/>
        <w:r w:rsidR="00001A1C">
          <w:t>: Creación de las Ordenes</w:t>
        </w:r>
      </w:ins>
      <w:bookmarkEnd w:id="3626"/>
    </w:p>
    <w:p w14:paraId="5DBCED8A" w14:textId="77777777" w:rsidR="00A7471E" w:rsidRDefault="00A7471E">
      <w:pPr>
        <w:jc w:val="both"/>
        <w:rPr>
          <w:ins w:id="3631" w:author="Orion" w:date="2011-06-21T17:39:00Z"/>
          <w:rFonts w:cs="Times New Roman"/>
        </w:rPr>
        <w:pPrChange w:id="3632" w:author="Orion" w:date="2011-05-10T23:28:00Z">
          <w:pPr/>
        </w:pPrChange>
      </w:pPr>
    </w:p>
    <w:p w14:paraId="1FA8F742" w14:textId="03C46DB5" w:rsidR="00FC0552" w:rsidRDefault="00F36065">
      <w:pPr>
        <w:jc w:val="both"/>
        <w:rPr>
          <w:ins w:id="3633" w:author="Orion" w:date="2011-06-22T19:39:00Z"/>
        </w:rPr>
        <w:pPrChange w:id="3634" w:author="Orion" w:date="2011-07-05T21:01:00Z">
          <w:pPr/>
        </w:pPrChange>
      </w:pPr>
      <w:ins w:id="3635" w:author="Orion" w:date="2011-06-21T17:54:00Z">
        <w:r>
          <w:t xml:space="preserve">A continuación se </w:t>
        </w:r>
      </w:ins>
      <w:ins w:id="3636" w:author="Orion" w:date="2011-06-21T17:55:00Z">
        <w:r>
          <w:t>procede</w:t>
        </w:r>
      </w:ins>
      <w:ins w:id="3637" w:author="Orion" w:date="2011-06-21T17:54:00Z">
        <w:r>
          <w:t xml:space="preserve"> a </w:t>
        </w:r>
      </w:ins>
      <w:ins w:id="3638" w:author="Orion" w:date="2011-06-21T17:55:00Z">
        <w:r>
          <w:t>explicar</w:t>
        </w:r>
      </w:ins>
      <w:ins w:id="3639" w:author="Orion" w:date="2011-06-21T17:54:00Z">
        <w:r>
          <w:t xml:space="preserve"> </w:t>
        </w:r>
      </w:ins>
      <w:ins w:id="3640" w:author="Orion" w:date="2011-06-21T17:55:00Z">
        <w:r>
          <w:t>cómo</w:t>
        </w:r>
      </w:ins>
      <w:ins w:id="3641" w:author="Orion" w:date="2011-06-21T17:54:00Z">
        <w:r>
          <w:t xml:space="preserve"> los controladores </w:t>
        </w:r>
      </w:ins>
      <w:ins w:id="3642" w:author="Orion" w:date="2011-06-21T17:55:00Z">
        <w:r>
          <w:t>transmitirán</w:t>
        </w:r>
      </w:ins>
      <w:ins w:id="3643" w:author="Orion" w:date="2011-06-21T17:54:00Z">
        <w:r>
          <w:t xml:space="preserve"> estas </w:t>
        </w:r>
      </w:ins>
      <w:ins w:id="3644" w:author="Orion" w:date="2011-06-21T17:55:00Z">
        <w:r>
          <w:t>órdenes</w:t>
        </w:r>
      </w:ins>
      <w:ins w:id="3645" w:author="Orion" w:date="2011-06-21T17:54:00Z">
        <w:r>
          <w:t xml:space="preserve"> a los pilotos.</w:t>
        </w:r>
      </w:ins>
      <w:ins w:id="3646" w:author="Orion" w:date="2011-06-21T17:55:00Z">
        <w:r>
          <w:t xml:space="preserve"> Par ello primeramente, como podemos ver en </w:t>
        </w:r>
        <w:r>
          <w:fldChar w:fldCharType="begin"/>
        </w:r>
        <w:r>
          <w:instrText xml:space="preserve"> REF _Ref296442261 \h </w:instrText>
        </w:r>
      </w:ins>
      <w:r w:rsidR="00A7471E">
        <w:instrText xml:space="preserve"> \* MERGEFORMAT </w:instrText>
      </w:r>
      <w:r>
        <w:fldChar w:fldCharType="separate"/>
      </w:r>
      <w:ins w:id="3647" w:author="Orion" w:date="2011-07-05T20:58:00Z">
        <w:r w:rsidR="00760DD2">
          <w:t xml:space="preserve">Figura </w:t>
        </w:r>
        <w:r w:rsidR="00760DD2">
          <w:rPr>
            <w:noProof/>
          </w:rPr>
          <w:t>20</w:t>
        </w:r>
      </w:ins>
      <w:ins w:id="3648" w:author="Orion" w:date="2011-06-21T17:55:00Z">
        <w:r>
          <w:fldChar w:fldCharType="end"/>
        </w:r>
        <w:r>
          <w:t xml:space="preserve">, los controladores crearán </w:t>
        </w:r>
      </w:ins>
      <w:ins w:id="3649" w:author="Orion" w:date="2011-06-21T18:00:00Z">
        <w:r w:rsidR="00CF38F1">
          <w:t>una</w:t>
        </w:r>
      </w:ins>
      <w:ins w:id="3650" w:author="Orion" w:date="2011-06-21T17:55:00Z">
        <w:r>
          <w:t xml:space="preserve"> nueva interacción</w:t>
        </w:r>
      </w:ins>
      <w:ins w:id="3651" w:author="Orion" w:date="2011-06-21T18:00:00Z">
        <w:r w:rsidR="00CF38F1">
          <w:t xml:space="preserve"> cuyo colaborador ser</w:t>
        </w:r>
      </w:ins>
      <w:ins w:id="3652" w:author="Orion" w:date="2011-06-21T18:01:00Z">
        <w:r w:rsidR="00CF38F1">
          <w:t xml:space="preserve">á el piloto identificado </w:t>
        </w:r>
      </w:ins>
      <w:ins w:id="3653" w:author="Orion" w:date="2011-06-22T19:21:00Z">
        <w:r w:rsidR="009D4F68">
          <w:t>dentro d</w:t>
        </w:r>
      </w:ins>
      <w:ins w:id="3654" w:author="Orion" w:date="2011-06-21T18:01:00Z">
        <w:r w:rsidR="00CF38F1">
          <w:t>el hecho “</w:t>
        </w:r>
        <w:proofErr w:type="spellStart"/>
        <w:r w:rsidR="00CF38F1">
          <w:t>StartAvoidCollision</w:t>
        </w:r>
        <w:proofErr w:type="spellEnd"/>
        <w:r w:rsidR="00CF38F1">
          <w:t xml:space="preserve">”. Por otro lado se generará un hecho que representamos como la orden que se le va a </w:t>
        </w:r>
      </w:ins>
      <w:ins w:id="3655" w:author="Orion" w:date="2011-06-21T18:02:00Z">
        <w:r w:rsidR="00CF38F1">
          <w:t>trasmitir al piloto y que contendrá el nuevo tramo ge</w:t>
        </w:r>
      </w:ins>
      <w:ins w:id="3656" w:author="Orion" w:date="2011-06-21T18:03:00Z">
        <w:r w:rsidR="00CF38F1">
          <w:t>n</w:t>
        </w:r>
      </w:ins>
      <w:ins w:id="3657" w:author="Orion" w:date="2011-06-21T18:02:00Z">
        <w:r w:rsidR="00CF38F1">
          <w:t xml:space="preserve">erado en la </w:t>
        </w:r>
      </w:ins>
      <w:ins w:id="3658" w:author="Orion" w:date="2011-06-21T18:03:00Z">
        <w:r w:rsidR="00CF38F1">
          <w:t>tarea anterior “</w:t>
        </w:r>
        <w:proofErr w:type="spellStart"/>
        <w:r w:rsidR="00CF38F1">
          <w:t>CreateNewsOrders</w:t>
        </w:r>
        <w:proofErr w:type="spellEnd"/>
        <w:r w:rsidR="00CF38F1">
          <w:t>”.</w:t>
        </w:r>
      </w:ins>
      <w:ins w:id="3659" w:author="Orion" w:date="2011-06-22T19:21:00Z">
        <w:r w:rsidR="00BF232A">
          <w:t xml:space="preserve"> De esta forma </w:t>
        </w:r>
      </w:ins>
      <w:ins w:id="3660" w:author="Orion" w:date="2011-06-22T19:22:00Z">
        <w:r w:rsidR="00BF232A">
          <w:t>el piloto, en el rol de colaborador, accederá a la interacción y a la información relacionada con ella, como puede ser la orden</w:t>
        </w:r>
      </w:ins>
      <w:ins w:id="3661" w:author="Orion" w:date="2011-06-22T19:25:00Z">
        <w:r w:rsidR="00A06D1A">
          <w:t xml:space="preserve"> del controlador</w:t>
        </w:r>
      </w:ins>
      <w:ins w:id="3662" w:author="Orion" w:date="2011-06-22T19:22:00Z">
        <w:r w:rsidR="00BF232A">
          <w:t>.</w:t>
        </w:r>
      </w:ins>
      <w:ins w:id="3663" w:author="Orion" w:date="2011-06-22T19:23:00Z">
        <w:r w:rsidR="00BF232A">
          <w:t xml:space="preserve"> </w:t>
        </w:r>
      </w:ins>
      <w:ins w:id="3664" w:author="Orion" w:date="2011-06-22T19:25:00Z">
        <w:r w:rsidR="00BF232A">
          <w:t>En esta tarea, “</w:t>
        </w:r>
        <w:proofErr w:type="spellStart"/>
        <w:r w:rsidR="00BF232A">
          <w:t>TakeOrder</w:t>
        </w:r>
        <w:proofErr w:type="spellEnd"/>
        <w:r w:rsidR="00BF232A">
          <w:t>”, e</w:t>
        </w:r>
      </w:ins>
      <w:ins w:id="3665" w:author="Orion" w:date="2011-06-22T19:23:00Z">
        <w:r w:rsidR="00BF232A">
          <w:t>l piloto coge</w:t>
        </w:r>
      </w:ins>
      <w:ins w:id="3666" w:author="Orion" w:date="2011-06-22T19:24:00Z">
        <w:r w:rsidR="00BF232A">
          <w:t>rá</w:t>
        </w:r>
      </w:ins>
      <w:ins w:id="3667" w:author="Orion" w:date="2011-06-22T19:23:00Z">
        <w:r w:rsidR="00BF232A">
          <w:t xml:space="preserve"> esta orden y extr</w:t>
        </w:r>
      </w:ins>
      <w:ins w:id="3668" w:author="Orion" w:date="2011-06-22T19:24:00Z">
        <w:r w:rsidR="00BF232A">
          <w:t>aerá el tramo que le manda e</w:t>
        </w:r>
        <w:r w:rsidR="004D7BB7">
          <w:t>l controlador para encapsularlo</w:t>
        </w:r>
      </w:ins>
      <w:ins w:id="3669" w:author="Orion" w:date="2011-06-22T19:25:00Z">
        <w:r w:rsidR="004D7BB7">
          <w:t xml:space="preserve"> en un nuevo hecho</w:t>
        </w:r>
      </w:ins>
      <w:ins w:id="3670" w:author="Orion" w:date="2011-06-22T19:27:00Z">
        <w:r w:rsidR="00733F52">
          <w:t xml:space="preserve"> “</w:t>
        </w:r>
        <w:proofErr w:type="spellStart"/>
        <w:r w:rsidR="00733F52">
          <w:t>OrderNewLeg</w:t>
        </w:r>
        <w:proofErr w:type="spellEnd"/>
        <w:r w:rsidR="00733F52">
          <w:t>”</w:t>
        </w:r>
      </w:ins>
      <w:ins w:id="3671" w:author="Orion" w:date="2011-06-22T19:25:00Z">
        <w:r w:rsidR="004D7BB7">
          <w:t xml:space="preserve"> que luego ser</w:t>
        </w:r>
        <w:r w:rsidR="00733F52">
          <w:t>á tratado</w:t>
        </w:r>
        <w:r w:rsidR="004D7BB7">
          <w:t xml:space="preserve"> en otra tarea</w:t>
        </w:r>
      </w:ins>
      <w:ins w:id="3672" w:author="Orion" w:date="2011-06-22T19:26:00Z">
        <w:r w:rsidR="004D7BB7">
          <w:t xml:space="preserve"> de otro diagrama (</w:t>
        </w:r>
        <w:r w:rsidR="004D7BB7">
          <w:fldChar w:fldCharType="begin"/>
        </w:r>
        <w:r w:rsidR="004D7BB7">
          <w:instrText xml:space="preserve"> REF _Ref296534126 \h </w:instrText>
        </w:r>
      </w:ins>
      <w:r w:rsidR="00A7471E">
        <w:instrText xml:space="preserve"> \* MERGEFORMAT </w:instrText>
      </w:r>
      <w:r w:rsidR="004D7BB7">
        <w:fldChar w:fldCharType="separate"/>
      </w:r>
      <w:ins w:id="3673" w:author="Orion" w:date="2011-07-05T20:58:00Z">
        <w:r w:rsidR="00760DD2">
          <w:t xml:space="preserve">Figura </w:t>
        </w:r>
        <w:r w:rsidR="00760DD2">
          <w:rPr>
            <w:noProof/>
          </w:rPr>
          <w:t>21</w:t>
        </w:r>
      </w:ins>
      <w:ins w:id="3674" w:author="Orion" w:date="2011-06-22T19:26:00Z">
        <w:r w:rsidR="004D7BB7">
          <w:fldChar w:fldCharType="end"/>
        </w:r>
        <w:r w:rsidR="004D7BB7">
          <w:t>)</w:t>
        </w:r>
      </w:ins>
      <w:ins w:id="3675" w:author="Orion" w:date="2011-06-22T19:33:00Z">
        <w:r w:rsidR="00EB0845">
          <w:t>,</w:t>
        </w:r>
      </w:ins>
      <w:ins w:id="3676" w:author="Orion" w:date="2011-06-22T19:26:00Z">
        <w:r w:rsidR="0068438C">
          <w:t xml:space="preserve"> que se pasará a explicar m</w:t>
        </w:r>
      </w:ins>
      <w:ins w:id="3677" w:author="Orion" w:date="2011-06-22T19:27:00Z">
        <w:r w:rsidR="0068438C">
          <w:t>ás adelante</w:t>
        </w:r>
      </w:ins>
      <w:ins w:id="3678" w:author="Orion" w:date="2011-06-22T19:26:00Z">
        <w:r w:rsidR="0068438C">
          <w:t>.</w:t>
        </w:r>
      </w:ins>
      <w:ins w:id="3679" w:author="Orion" w:date="2011-06-22T19:27:00Z">
        <w:r w:rsidR="007E68F3">
          <w:t xml:space="preserve"> E</w:t>
        </w:r>
      </w:ins>
      <w:ins w:id="3680" w:author="Orion" w:date="2011-06-22T19:28:00Z">
        <w:r w:rsidR="007E68F3">
          <w:t xml:space="preserve">l piloto también </w:t>
        </w:r>
        <w:r w:rsidR="00BB78C3">
          <w:t>se encargar</w:t>
        </w:r>
      </w:ins>
      <w:ins w:id="3681" w:author="Orion" w:date="2011-06-22T19:31:00Z">
        <w:r w:rsidR="00BB78C3">
          <w:t>á</w:t>
        </w:r>
      </w:ins>
      <w:ins w:id="3682" w:author="Orion" w:date="2011-06-22T19:28:00Z">
        <w:r w:rsidR="007E68F3">
          <w:t xml:space="preserve"> de consumir el tramo </w:t>
        </w:r>
      </w:ins>
      <w:ins w:id="3683" w:author="Orion" w:date="2011-06-22T19:29:00Z">
        <w:r w:rsidR="007E68F3">
          <w:t xml:space="preserve">“Flight </w:t>
        </w:r>
        <w:proofErr w:type="spellStart"/>
        <w:r w:rsidR="007E68F3">
          <w:t>Leg</w:t>
        </w:r>
        <w:proofErr w:type="spellEnd"/>
        <w:r w:rsidR="007E68F3">
          <w:t xml:space="preserve">” </w:t>
        </w:r>
      </w:ins>
      <w:ins w:id="3684" w:author="Orion" w:date="2011-06-22T19:28:00Z">
        <w:r w:rsidR="007E68F3">
          <w:t>que estaba realizando</w:t>
        </w:r>
      </w:ins>
      <w:ins w:id="3685" w:author="Orion" w:date="2011-06-22T19:31:00Z">
        <w:r w:rsidR="00BB78C3">
          <w:t xml:space="preserve"> y almacenarlo en el hecho “</w:t>
        </w:r>
        <w:proofErr w:type="spellStart"/>
        <w:r w:rsidR="00BB78C3">
          <w:t>OrderOldLeg</w:t>
        </w:r>
        <w:proofErr w:type="spellEnd"/>
        <w:r w:rsidR="00BB78C3">
          <w:t>” para así poder retomarlo cuando finalice de comple</w:t>
        </w:r>
        <w:r w:rsidR="00750D72">
          <w:t>tar la orde</w:t>
        </w:r>
      </w:ins>
      <w:ins w:id="3686" w:author="Orion" w:date="2011-06-22T19:32:00Z">
        <w:r w:rsidR="00750D72">
          <w:t>n</w:t>
        </w:r>
      </w:ins>
      <w:ins w:id="3687" w:author="Orion" w:date="2011-06-22T19:31:00Z">
        <w:r w:rsidR="00BB78C3">
          <w:t>.</w:t>
        </w:r>
      </w:ins>
      <w:ins w:id="3688" w:author="Orion" w:date="2011-06-22T19:32:00Z">
        <w:r w:rsidR="00EB0845">
          <w:t xml:space="preserve"> </w:t>
        </w:r>
      </w:ins>
      <w:ins w:id="3689" w:author="Orion" w:date="2011-06-22T19:33:00Z">
        <w:r w:rsidR="0095784C">
          <w:t xml:space="preserve">La siguiente tarea que se explicará, </w:t>
        </w:r>
        <w:r w:rsidR="0095784C">
          <w:lastRenderedPageBreak/>
          <w:t>y que se encuentra en el mismo diagrama de la interacción, es “</w:t>
        </w:r>
        <w:proofErr w:type="spellStart"/>
        <w:r w:rsidR="0095784C">
          <w:t>ObeyOrderCheck</w:t>
        </w:r>
      </w:ins>
      <w:proofErr w:type="spellEnd"/>
      <w:ins w:id="3690" w:author="Orion" w:date="2011-06-22T19:34:00Z">
        <w:r w:rsidR="0095784C">
          <w:t>”.</w:t>
        </w:r>
      </w:ins>
      <w:ins w:id="3691" w:author="Orion" w:date="2011-06-22T19:37:00Z">
        <w:r w:rsidR="00E24358">
          <w:t xml:space="preserve"> Dicha tarea se ejecutará cuando se entienda que </w:t>
        </w:r>
      </w:ins>
      <w:ins w:id="3692" w:author="Orion" w:date="2011-06-22T19:40:00Z">
        <w:r w:rsidR="00B83D06">
          <w:t>el cumplimiento de la</w:t>
        </w:r>
      </w:ins>
      <w:ins w:id="3693" w:author="Orion" w:date="2011-06-22T19:37:00Z">
        <w:r w:rsidR="00E24358">
          <w:t xml:space="preserve"> orden </w:t>
        </w:r>
      </w:ins>
      <w:ins w:id="3694" w:author="Orion" w:date="2011-06-22T19:40:00Z">
        <w:r w:rsidR="00B83D06">
          <w:t>ha finalizado</w:t>
        </w:r>
      </w:ins>
      <w:ins w:id="3695" w:author="Orion" w:date="2011-06-22T19:37:00Z">
        <w:r w:rsidR="00E24358">
          <w:t xml:space="preserve"> y por tanto se ha generado </w:t>
        </w:r>
      </w:ins>
      <w:ins w:id="3696" w:author="Orion" w:date="2011-06-22T19:38:00Z">
        <w:r w:rsidR="00E24358">
          <w:t>el hecho “</w:t>
        </w:r>
        <w:proofErr w:type="spellStart"/>
        <w:r w:rsidR="00E24358">
          <w:t>OrderFinished</w:t>
        </w:r>
        <w:proofErr w:type="spellEnd"/>
        <w:r w:rsidR="00E24358">
          <w:t>”.</w:t>
        </w:r>
      </w:ins>
      <w:ins w:id="3697" w:author="Orion" w:date="2011-06-22T19:39:00Z">
        <w:r w:rsidR="00B83D06">
          <w:t xml:space="preserve"> Esto puede suceder por </w:t>
        </w:r>
      </w:ins>
      <w:ins w:id="3698" w:author="Orion" w:date="2011-06-23T12:24:00Z">
        <w:r w:rsidR="007B2F50">
          <w:t>tres</w:t>
        </w:r>
      </w:ins>
      <w:ins w:id="3699" w:author="Orion" w:date="2011-06-22T19:39:00Z">
        <w:r w:rsidR="00B83D06">
          <w:t xml:space="preserve"> motivos:</w:t>
        </w:r>
      </w:ins>
    </w:p>
    <w:p w14:paraId="609E3FC9" w14:textId="604AF7E6" w:rsidR="00B83D06" w:rsidRDefault="00B83D06">
      <w:pPr>
        <w:pStyle w:val="ListParagraph"/>
        <w:numPr>
          <w:ilvl w:val="0"/>
          <w:numId w:val="35"/>
        </w:numPr>
        <w:jc w:val="both"/>
        <w:rPr>
          <w:ins w:id="3700" w:author="Orion" w:date="2011-06-23T12:25:00Z"/>
          <w:rFonts w:cs="Times New Roman"/>
        </w:rPr>
        <w:pPrChange w:id="3701" w:author="Orion" w:date="2011-06-22T19:39:00Z">
          <w:pPr/>
        </w:pPrChange>
      </w:pPr>
      <w:ins w:id="3702" w:author="Orion" w:date="2011-06-22T19:39:00Z">
        <w:r>
          <w:rPr>
            <w:rFonts w:cs="Times New Roman"/>
          </w:rPr>
          <w:t xml:space="preserve">Que </w:t>
        </w:r>
      </w:ins>
      <w:ins w:id="3703" w:author="Orion" w:date="2011-06-22T19:40:00Z">
        <w:r>
          <w:rPr>
            <w:rFonts w:cs="Times New Roman"/>
          </w:rPr>
          <w:t xml:space="preserve">el piloto haya completado entero el tramo solicitado por el controlador. </w:t>
        </w:r>
      </w:ins>
      <w:ins w:id="3704" w:author="Orion" w:date="2011-06-22T19:41:00Z">
        <w:r>
          <w:rPr>
            <w:rFonts w:cs="Times New Roman"/>
          </w:rPr>
          <w:t>En este caso se proceder</w:t>
        </w:r>
      </w:ins>
      <w:ins w:id="3705" w:author="Orion" w:date="2011-06-22T19:42:00Z">
        <w:r w:rsidR="00BF39F4">
          <w:rPr>
            <w:rFonts w:cs="Times New Roman"/>
          </w:rPr>
          <w:t>á</w:t>
        </w:r>
      </w:ins>
      <w:ins w:id="3706" w:author="Orion" w:date="2011-06-22T19:41:00Z">
        <w:r>
          <w:rPr>
            <w:rFonts w:cs="Times New Roman"/>
          </w:rPr>
          <w:t xml:space="preserve"> a establecer como siguiente tramo</w:t>
        </w:r>
      </w:ins>
      <w:ins w:id="3707" w:author="Orion" w:date="2011-06-22T19:42:00Z">
        <w:r w:rsidR="00517C4B">
          <w:rPr>
            <w:rFonts w:cs="Times New Roman"/>
          </w:rPr>
          <w:t>, “Fl</w:t>
        </w:r>
      </w:ins>
      <w:ins w:id="3708" w:author="Orion" w:date="2011-06-22T19:43:00Z">
        <w:r w:rsidR="00534D79">
          <w:rPr>
            <w:rFonts w:cs="Times New Roman"/>
          </w:rPr>
          <w:t>i</w:t>
        </w:r>
      </w:ins>
      <w:ins w:id="3709" w:author="Orion" w:date="2011-06-22T19:42:00Z">
        <w:r w:rsidR="00517C4B">
          <w:rPr>
            <w:rFonts w:cs="Times New Roman"/>
          </w:rPr>
          <w:t xml:space="preserve">ght </w:t>
        </w:r>
        <w:proofErr w:type="spellStart"/>
        <w:r w:rsidR="00517C4B">
          <w:rPr>
            <w:rFonts w:cs="Times New Roman"/>
          </w:rPr>
          <w:t>Leg</w:t>
        </w:r>
        <w:proofErr w:type="spellEnd"/>
        <w:r w:rsidR="00517C4B">
          <w:rPr>
            <w:rFonts w:cs="Times New Roman"/>
          </w:rPr>
          <w:t>”,</w:t>
        </w:r>
      </w:ins>
      <w:ins w:id="3710" w:author="Orion" w:date="2011-06-22T19:41:00Z">
        <w:r>
          <w:rPr>
            <w:rFonts w:cs="Times New Roman"/>
          </w:rPr>
          <w:t xml:space="preserve"> el que se estaba llevando a cabo antes de que se detectara el conflicto</w:t>
        </w:r>
      </w:ins>
      <w:ins w:id="3711" w:author="Orion" w:date="2011-06-22T19:42:00Z">
        <w:r w:rsidR="00517C4B">
          <w:rPr>
            <w:rFonts w:cs="Times New Roman"/>
          </w:rPr>
          <w:t xml:space="preserve"> “</w:t>
        </w:r>
        <w:proofErr w:type="spellStart"/>
        <w:r w:rsidR="00517C4B">
          <w:rPr>
            <w:rFonts w:cs="Times New Roman"/>
          </w:rPr>
          <w:t>OrderOldLeg</w:t>
        </w:r>
        <w:proofErr w:type="spellEnd"/>
        <w:r w:rsidR="00517C4B">
          <w:rPr>
            <w:rFonts w:cs="Times New Roman"/>
          </w:rPr>
          <w:t>”</w:t>
        </w:r>
      </w:ins>
      <w:ins w:id="3712" w:author="Orion" w:date="2011-06-22T19:41:00Z">
        <w:r>
          <w:rPr>
            <w:rFonts w:cs="Times New Roman"/>
          </w:rPr>
          <w:t>.</w:t>
        </w:r>
      </w:ins>
      <w:ins w:id="3713" w:author="Orion" w:date="2011-06-22T19:46:00Z">
        <w:r w:rsidR="00656399">
          <w:rPr>
            <w:rFonts w:cs="Times New Roman"/>
          </w:rPr>
          <w:t xml:space="preserve"> A su vez el piloto se encargará de iniciar la aplicación para que se vaya comprobando cuando se ha completado el nuevo tramo </w:t>
        </w:r>
      </w:ins>
      <w:ins w:id="3714" w:author="Orion" w:date="2011-06-22T19:47:00Z">
        <w:r w:rsidR="00656399">
          <w:rPr>
            <w:rFonts w:cs="Times New Roman"/>
          </w:rPr>
          <w:t>“</w:t>
        </w:r>
        <w:proofErr w:type="spellStart"/>
        <w:r w:rsidR="00656399">
          <w:rPr>
            <w:rFonts w:cs="Times New Roman"/>
          </w:rPr>
          <w:t>StartLegChecker</w:t>
        </w:r>
        <w:proofErr w:type="spellEnd"/>
        <w:r w:rsidR="00656399">
          <w:rPr>
            <w:rFonts w:cs="Times New Roman"/>
          </w:rPr>
          <w:t>”.</w:t>
        </w:r>
      </w:ins>
    </w:p>
    <w:p w14:paraId="31660BD3" w14:textId="2FB4F883" w:rsidR="007B2F50" w:rsidRDefault="007B2F50">
      <w:pPr>
        <w:pStyle w:val="ListParagraph"/>
        <w:numPr>
          <w:ilvl w:val="0"/>
          <w:numId w:val="35"/>
        </w:numPr>
        <w:jc w:val="both"/>
        <w:rPr>
          <w:ins w:id="3715" w:author="Orion" w:date="2011-06-22T19:41:00Z"/>
          <w:rFonts w:cs="Times New Roman"/>
        </w:rPr>
        <w:pPrChange w:id="3716" w:author="Orion" w:date="2011-06-22T19:39:00Z">
          <w:pPr/>
        </w:pPrChange>
      </w:pPr>
      <w:ins w:id="3717" w:author="Orion" w:date="2011-06-23T12:25:00Z">
        <w:r>
          <w:rPr>
            <w:rFonts w:cs="Times New Roman"/>
          </w:rPr>
          <w:t xml:space="preserve">Que el conflicto haya desaparecido, es decir, que el avión ya no esté en riesgo con ningún otro avión. El trato de </w:t>
        </w:r>
      </w:ins>
      <w:ins w:id="3718" w:author="Orion" w:date="2011-06-23T12:27:00Z">
        <w:r w:rsidR="00E9193E">
          <w:rPr>
            <w:rFonts w:cs="Times New Roman"/>
          </w:rPr>
          <w:t>este</w:t>
        </w:r>
      </w:ins>
      <w:ins w:id="3719" w:author="Orion" w:date="2011-06-23T12:25:00Z">
        <w:r>
          <w:rPr>
            <w:rFonts w:cs="Times New Roman"/>
          </w:rPr>
          <w:t xml:space="preserve"> caso ser</w:t>
        </w:r>
      </w:ins>
      <w:ins w:id="3720" w:author="Orion" w:date="2011-06-23T12:26:00Z">
        <w:r>
          <w:rPr>
            <w:rFonts w:cs="Times New Roman"/>
          </w:rPr>
          <w:t>á como en el caso anterior, donde se restablecerá el tramo que llevado a cabo antes del conflicto.</w:t>
        </w:r>
      </w:ins>
    </w:p>
    <w:p w14:paraId="2BB7F95E" w14:textId="47125033" w:rsidR="00B83D06" w:rsidRPr="00082449" w:rsidRDefault="00534D79">
      <w:pPr>
        <w:pStyle w:val="ListParagraph"/>
        <w:numPr>
          <w:ilvl w:val="0"/>
          <w:numId w:val="35"/>
        </w:numPr>
        <w:jc w:val="both"/>
        <w:rPr>
          <w:ins w:id="3721" w:author="Orion" w:date="2011-06-21T17:39:00Z"/>
          <w:rFonts w:cs="Times New Roman"/>
        </w:rPr>
        <w:pPrChange w:id="3722" w:author="Orion" w:date="2011-06-22T19:39:00Z">
          <w:pPr/>
        </w:pPrChange>
      </w:pPr>
      <w:ins w:id="3723" w:author="Orion" w:date="2011-06-22T19:42:00Z">
        <w:r>
          <w:rPr>
            <w:rFonts w:cs="Times New Roman"/>
          </w:rPr>
          <w:t xml:space="preserve">Que se haya detectado un nuevo conflicto. </w:t>
        </w:r>
      </w:ins>
      <w:ins w:id="3724" w:author="Orion" w:date="2011-06-22T19:43:00Z">
        <w:r>
          <w:rPr>
            <w:rFonts w:cs="Times New Roman"/>
          </w:rPr>
          <w:t xml:space="preserve">En este caso no se generará el siguiente tramo, “Flight </w:t>
        </w:r>
        <w:proofErr w:type="spellStart"/>
        <w:r>
          <w:rPr>
            <w:rFonts w:cs="Times New Roman"/>
          </w:rPr>
          <w:t>Leg</w:t>
        </w:r>
        <w:proofErr w:type="spellEnd"/>
        <w:r>
          <w:rPr>
            <w:rFonts w:cs="Times New Roman"/>
          </w:rPr>
          <w:t xml:space="preserve">”, puesto que este habría sido </w:t>
        </w:r>
      </w:ins>
      <w:ins w:id="3725" w:author="Orion" w:date="2011-06-22T19:44:00Z">
        <w:r>
          <w:rPr>
            <w:rFonts w:cs="Times New Roman"/>
          </w:rPr>
          <w:t>establecido</w:t>
        </w:r>
      </w:ins>
      <w:ins w:id="3726" w:author="Orion" w:date="2011-06-22T19:43:00Z">
        <w:r>
          <w:rPr>
            <w:rFonts w:cs="Times New Roman"/>
          </w:rPr>
          <w:t xml:space="preserve"> por el nuevo conflicto.</w:t>
        </w:r>
      </w:ins>
    </w:p>
    <w:p w14:paraId="30225321" w14:textId="34011477" w:rsidR="00FC0552" w:rsidRDefault="00FC716B">
      <w:pPr>
        <w:jc w:val="both"/>
        <w:rPr>
          <w:ins w:id="3727" w:author="Orion" w:date="2011-06-21T17:39:00Z"/>
          <w:rFonts w:cs="Times New Roman"/>
        </w:rPr>
        <w:pPrChange w:id="3728" w:author="Orion" w:date="2011-05-10T23:28:00Z">
          <w:pPr/>
        </w:pPrChange>
      </w:pPr>
      <w:ins w:id="3729" w:author="Orion" w:date="2011-06-22T19:44:00Z">
        <w:r>
          <w:rPr>
            <w:rFonts w:cs="Times New Roman"/>
          </w:rPr>
          <w:t>Seguidamente esta tarea se encargará de comunicar al controlador que las tareas</w:t>
        </w:r>
      </w:ins>
      <w:ins w:id="3730" w:author="Orion" w:date="2011-06-22T19:45:00Z">
        <w:r w:rsidR="004E01F8">
          <w:rPr>
            <w:rFonts w:cs="Times New Roman"/>
          </w:rPr>
          <w:t xml:space="preserve"> que tenía que realizar </w:t>
        </w:r>
      </w:ins>
      <w:ins w:id="3731" w:author="Orion" w:date="2011-06-22T19:44:00Z">
        <w:r w:rsidR="004E01F8">
          <w:rPr>
            <w:rFonts w:cs="Times New Roman"/>
          </w:rPr>
          <w:t xml:space="preserve">el piloto </w:t>
        </w:r>
      </w:ins>
      <w:ins w:id="3732" w:author="Orion" w:date="2011-06-22T19:45:00Z">
        <w:r w:rsidR="004E01F8">
          <w:rPr>
            <w:rFonts w:cs="Times New Roman"/>
          </w:rPr>
          <w:t xml:space="preserve">para </w:t>
        </w:r>
      </w:ins>
      <w:ins w:id="3733" w:author="Orion" w:date="2011-06-22T19:44:00Z">
        <w:r>
          <w:rPr>
            <w:rFonts w:cs="Times New Roman"/>
          </w:rPr>
          <w:t>acatar la orden han finalizado (</w:t>
        </w:r>
      </w:ins>
      <w:ins w:id="3734" w:author="Orion" w:date="2011-06-22T19:45:00Z">
        <w:r>
          <w:rPr>
            <w:rFonts w:cs="Times New Roman"/>
          </w:rPr>
          <w:t>“</w:t>
        </w:r>
        <w:proofErr w:type="spellStart"/>
        <w:r w:rsidR="00AC1FF1">
          <w:rPr>
            <w:rFonts w:cs="Times New Roman"/>
          </w:rPr>
          <w:t>OrderDone</w:t>
        </w:r>
        <w:proofErr w:type="spellEnd"/>
        <w:r>
          <w:rPr>
            <w:rFonts w:cs="Times New Roman"/>
          </w:rPr>
          <w:t>”).</w:t>
        </w:r>
      </w:ins>
    </w:p>
    <w:p w14:paraId="2FDBDCA6" w14:textId="1AE0C5D3" w:rsidR="00FC0552" w:rsidRDefault="003838FA">
      <w:pPr>
        <w:jc w:val="both"/>
        <w:rPr>
          <w:ins w:id="3735" w:author="Orion" w:date="2011-06-21T17:38:00Z"/>
          <w:rFonts w:cs="Times New Roman"/>
        </w:rPr>
        <w:pPrChange w:id="3736" w:author="Orion" w:date="2011-05-10T23:28:00Z">
          <w:pPr/>
        </w:pPrChange>
      </w:pPr>
      <w:ins w:id="3737" w:author="Orion" w:date="2011-06-22T19:48:00Z">
        <w:r>
          <w:rPr>
            <w:rFonts w:cs="Times New Roman"/>
          </w:rPr>
          <w:t>Como última tarea de la interacción “</w:t>
        </w:r>
        <w:proofErr w:type="spellStart"/>
        <w:r>
          <w:rPr>
            <w:rFonts w:cs="Times New Roman"/>
          </w:rPr>
          <w:t>ObeyOrderCompleted</w:t>
        </w:r>
        <w:proofErr w:type="spellEnd"/>
        <w:r>
          <w:rPr>
            <w:rFonts w:cs="Times New Roman"/>
          </w:rPr>
          <w:t>”</w:t>
        </w:r>
      </w:ins>
      <w:ins w:id="3738" w:author="Orion" w:date="2011-06-22T19:49:00Z">
        <w:r w:rsidR="009101E6">
          <w:rPr>
            <w:rFonts w:cs="Times New Roman"/>
          </w:rPr>
          <w:t>, el controlador se encargar</w:t>
        </w:r>
      </w:ins>
      <w:ins w:id="3739" w:author="Orion" w:date="2011-06-22T19:50:00Z">
        <w:r w:rsidR="009101E6">
          <w:rPr>
            <w:rFonts w:cs="Times New Roman"/>
          </w:rPr>
          <w:t>á de eliminar este conflicto del listado</w:t>
        </w:r>
      </w:ins>
      <w:ins w:id="3740" w:author="Orion" w:date="2011-06-22T19:52:00Z">
        <w:r w:rsidR="002415A2">
          <w:rPr>
            <w:rFonts w:cs="Times New Roman"/>
          </w:rPr>
          <w:t xml:space="preserve"> de conflictos actuales que gestiona</w:t>
        </w:r>
      </w:ins>
      <w:ins w:id="3741" w:author="Orion" w:date="2011-06-22T19:50:00Z">
        <w:r w:rsidR="009101E6">
          <w:rPr>
            <w:rFonts w:cs="Times New Roman"/>
          </w:rPr>
          <w:t xml:space="preserve"> dentro de su</w:t>
        </w:r>
        <w:r w:rsidR="002415A2">
          <w:rPr>
            <w:rFonts w:cs="Times New Roman"/>
          </w:rPr>
          <w:t xml:space="preserve"> estado menta</w:t>
        </w:r>
      </w:ins>
      <w:ins w:id="3742" w:author="Orion" w:date="2011-06-22T19:52:00Z">
        <w:r w:rsidR="002415A2">
          <w:rPr>
            <w:rFonts w:cs="Times New Roman"/>
          </w:rPr>
          <w:t>l</w:t>
        </w:r>
        <w:r w:rsidR="009101E6">
          <w:rPr>
            <w:rFonts w:cs="Times New Roman"/>
          </w:rPr>
          <w:t>.</w:t>
        </w:r>
      </w:ins>
      <w:ins w:id="3743" w:author="Orion" w:date="2011-06-22T19:50:00Z">
        <w:r w:rsidR="009101E6">
          <w:rPr>
            <w:rFonts w:cs="Times New Roman"/>
          </w:rPr>
          <w:t xml:space="preserve"> </w:t>
        </w:r>
      </w:ins>
    </w:p>
    <w:p w14:paraId="1C4BB69A" w14:textId="77777777" w:rsidR="00FC0552" w:rsidRDefault="00FC0552">
      <w:pPr>
        <w:jc w:val="both"/>
        <w:rPr>
          <w:ins w:id="3744" w:author="Orion" w:date="2011-06-21T17:39:00Z"/>
          <w:rFonts w:cs="Times New Roman"/>
        </w:rPr>
        <w:pPrChange w:id="3745" w:author="Orion" w:date="2011-05-10T23:28:00Z">
          <w:pPr/>
        </w:pPrChange>
      </w:pPr>
    </w:p>
    <w:p w14:paraId="6D556227" w14:textId="723B759E" w:rsidR="00FC0552" w:rsidRDefault="00973F4A">
      <w:pPr>
        <w:pStyle w:val="Caption"/>
        <w:rPr>
          <w:ins w:id="3746" w:author="Orion" w:date="2011-06-21T17:39:00Z"/>
          <w:rFonts w:cs="Times New Roman"/>
        </w:rPr>
        <w:pPrChange w:id="3747" w:author="Orion" w:date="2011-06-21T17:46:00Z">
          <w:pPr/>
        </w:pPrChange>
      </w:pPr>
      <w:bookmarkStart w:id="3748" w:name="_Ref296442261"/>
      <w:bookmarkStart w:id="3749" w:name="_Ref297129914"/>
      <w:bookmarkStart w:id="3750" w:name="_Toc297663518"/>
      <w:ins w:id="3751" w:author="Orion" w:date="2011-06-21T17:39:00Z">
        <w:r w:rsidRPr="00547764">
          <w:rPr>
            <w:rFonts w:cs="Times New Roman"/>
            <w:noProof/>
            <w:lang w:eastAsia="es-ES" w:bidi="ar-SA"/>
          </w:rPr>
          <w:lastRenderedPageBreak/>
          <w:drawing>
            <wp:anchor distT="0" distB="0" distL="114300" distR="114300" simplePos="0" relativeHeight="251660288" behindDoc="0" locked="0" layoutInCell="1" allowOverlap="1" wp14:anchorId="7343EE36" wp14:editId="64D973D3">
              <wp:simplePos x="0" y="0"/>
              <wp:positionH relativeFrom="column">
                <wp:posOffset>3810</wp:posOffset>
              </wp:positionH>
              <wp:positionV relativeFrom="paragraph">
                <wp:posOffset>3810</wp:posOffset>
              </wp:positionV>
              <wp:extent cx="5610225" cy="7610475"/>
              <wp:effectExtent l="0" t="0" r="9525"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610225" cy="7610475"/>
                      </a:xfrm>
                      <a:prstGeom prst="rect">
                        <a:avLst/>
                      </a:prstGeom>
                    </pic:spPr>
                  </pic:pic>
                </a:graphicData>
              </a:graphic>
              <wp14:sizeRelH relativeFrom="margin">
                <wp14:pctWidth>0</wp14:pctWidth>
              </wp14:sizeRelH>
              <wp14:sizeRelV relativeFrom="margin">
                <wp14:pctHeight>0</wp14:pctHeight>
              </wp14:sizeRelV>
            </wp:anchor>
          </w:drawing>
        </w:r>
      </w:ins>
      <w:ins w:id="3752" w:author="Orion" w:date="2011-06-21T17:46:00Z">
        <w:r w:rsidR="00011CB0">
          <w:t xml:space="preserve">Figura </w:t>
        </w:r>
        <w:r w:rsidR="00011CB0">
          <w:fldChar w:fldCharType="begin"/>
        </w:r>
        <w:r w:rsidR="00011CB0">
          <w:instrText xml:space="preserve"> SEQ Figura \* ARABIC </w:instrText>
        </w:r>
      </w:ins>
      <w:r w:rsidR="00011CB0">
        <w:fldChar w:fldCharType="separate"/>
      </w:r>
      <w:ins w:id="3753" w:author="Orion" w:date="2011-07-05T20:58:00Z">
        <w:r w:rsidR="00760DD2">
          <w:rPr>
            <w:noProof/>
          </w:rPr>
          <w:t>20</w:t>
        </w:r>
      </w:ins>
      <w:ins w:id="3754" w:author="Orion" w:date="2011-06-21T17:46:00Z">
        <w:r w:rsidR="00011CB0">
          <w:fldChar w:fldCharType="end"/>
        </w:r>
        <w:bookmarkEnd w:id="3748"/>
        <w:r w:rsidR="00011CB0">
          <w:t>: Interacción Controlador-Piloto</w:t>
        </w:r>
      </w:ins>
      <w:ins w:id="3755" w:author="Orion" w:date="2011-06-21T17:47:00Z">
        <w:r w:rsidR="00EC5D9F">
          <w:t xml:space="preserve"> traspaso de Ordenes</w:t>
        </w:r>
      </w:ins>
      <w:bookmarkEnd w:id="3749"/>
      <w:bookmarkEnd w:id="3750"/>
    </w:p>
    <w:p w14:paraId="7FA3640E" w14:textId="77777777" w:rsidR="00FC0552" w:rsidRDefault="00FC0552">
      <w:pPr>
        <w:jc w:val="both"/>
        <w:rPr>
          <w:ins w:id="3756" w:author="Orion" w:date="2011-06-21T17:40:00Z"/>
          <w:rFonts w:cs="Times New Roman"/>
        </w:rPr>
        <w:pPrChange w:id="3757" w:author="Orion" w:date="2011-05-10T23:28:00Z">
          <w:pPr/>
        </w:pPrChange>
      </w:pPr>
    </w:p>
    <w:p w14:paraId="51DDFA35" w14:textId="04BC6FE2" w:rsidR="00A7256D" w:rsidRDefault="00163557">
      <w:pPr>
        <w:jc w:val="both"/>
        <w:rPr>
          <w:ins w:id="3758" w:author="Orion" w:date="2011-07-05T21:04:00Z"/>
          <w:rFonts w:cs="Times New Roman"/>
        </w:rPr>
        <w:pPrChange w:id="3759" w:author="Orion" w:date="2011-07-05T21:04:00Z">
          <w:pPr/>
        </w:pPrChange>
      </w:pPr>
      <w:ins w:id="3760" w:author="Orion" w:date="2011-06-22T19:53:00Z">
        <w:r>
          <w:rPr>
            <w:rFonts w:cs="Times New Roman"/>
          </w:rPr>
          <w:t xml:space="preserve">Como comentamos anteriormente, una de las partes importantes en la gestión de conflictos es como el piloto pasa a realizar el nuevo tramo que el controlador le ordena. </w:t>
        </w:r>
      </w:ins>
      <w:ins w:id="3761" w:author="Orion" w:date="2011-06-22T19:57:00Z">
        <w:r w:rsidR="00974AB5">
          <w:rPr>
            <w:rFonts w:cs="Times New Roman"/>
          </w:rPr>
          <w:t>Lo que</w:t>
        </w:r>
      </w:ins>
      <w:ins w:id="3762" w:author="Orion" w:date="2011-06-22T19:58:00Z">
        <w:r w:rsidR="00974AB5">
          <w:rPr>
            <w:rFonts w:cs="Times New Roman"/>
          </w:rPr>
          <w:t xml:space="preserve"> el piloto</w:t>
        </w:r>
      </w:ins>
      <w:ins w:id="3763" w:author="Orion" w:date="2011-06-22T19:57:00Z">
        <w:r w:rsidR="00974AB5">
          <w:rPr>
            <w:rFonts w:cs="Times New Roman"/>
          </w:rPr>
          <w:t xml:space="preserve"> </w:t>
        </w:r>
      </w:ins>
      <w:ins w:id="3764" w:author="Orion" w:date="2011-06-23T12:16:00Z">
        <w:r w:rsidR="00082449">
          <w:rPr>
            <w:rFonts w:cs="Times New Roman"/>
          </w:rPr>
          <w:t>har</w:t>
        </w:r>
      </w:ins>
      <w:ins w:id="3765" w:author="Orion" w:date="2011-06-23T12:17:00Z">
        <w:r w:rsidR="00082449">
          <w:rPr>
            <w:rFonts w:cs="Times New Roman"/>
          </w:rPr>
          <w:t>á</w:t>
        </w:r>
      </w:ins>
      <w:ins w:id="3766" w:author="Orion" w:date="2011-06-22T19:57:00Z">
        <w:r w:rsidR="00974AB5">
          <w:rPr>
            <w:rFonts w:cs="Times New Roman"/>
          </w:rPr>
          <w:t xml:space="preserve"> en</w:t>
        </w:r>
      </w:ins>
      <w:ins w:id="3767" w:author="Orion" w:date="2011-06-22T19:58:00Z">
        <w:r w:rsidR="00974AB5">
          <w:rPr>
            <w:rFonts w:cs="Times New Roman"/>
          </w:rPr>
          <w:t xml:space="preserve"> </w:t>
        </w:r>
      </w:ins>
      <w:ins w:id="3768" w:author="Orion" w:date="2011-06-22T19:57:00Z">
        <w:r w:rsidR="00974AB5">
          <w:rPr>
            <w:rFonts w:cs="Times New Roman"/>
          </w:rPr>
          <w:t>esta</w:t>
        </w:r>
      </w:ins>
      <w:ins w:id="3769" w:author="Orion" w:date="2011-06-22T19:56:00Z">
        <w:r w:rsidR="00974AB5">
          <w:rPr>
            <w:rFonts w:cs="Times New Roman"/>
          </w:rPr>
          <w:t xml:space="preserve"> tarea (“</w:t>
        </w:r>
        <w:proofErr w:type="spellStart"/>
        <w:r w:rsidR="00974AB5">
          <w:rPr>
            <w:rFonts w:cs="Times New Roman"/>
          </w:rPr>
          <w:t>CreateNewLegForOrder</w:t>
        </w:r>
      </w:ins>
      <w:proofErr w:type="spellEnd"/>
      <w:ins w:id="3770" w:author="Orion" w:date="2011-06-22T19:57:00Z">
        <w:r w:rsidR="00974AB5">
          <w:rPr>
            <w:rFonts w:cs="Times New Roman"/>
          </w:rPr>
          <w:t>”) es tan simple</w:t>
        </w:r>
      </w:ins>
      <w:ins w:id="3771" w:author="Orion" w:date="2011-06-22T19:58:00Z">
        <w:r w:rsidR="00974AB5">
          <w:rPr>
            <w:rFonts w:cs="Times New Roman"/>
          </w:rPr>
          <w:t xml:space="preserve"> como crear</w:t>
        </w:r>
      </w:ins>
      <w:ins w:id="3772" w:author="Orion" w:date="2011-06-22T19:57:00Z">
        <w:r w:rsidR="00974AB5">
          <w:rPr>
            <w:rFonts w:cs="Times New Roman"/>
          </w:rPr>
          <w:t xml:space="preserve"> </w:t>
        </w:r>
      </w:ins>
      <w:ins w:id="3773" w:author="Orion" w:date="2011-06-22T19:54:00Z">
        <w:r w:rsidR="00082449">
          <w:rPr>
            <w:rFonts w:cs="Times New Roman"/>
          </w:rPr>
          <w:t>como tramo</w:t>
        </w:r>
        <w:r>
          <w:rPr>
            <w:rFonts w:cs="Times New Roman"/>
          </w:rPr>
          <w:t xml:space="preserve"> actual el que </w:t>
        </w:r>
      </w:ins>
      <w:ins w:id="3774" w:author="Orion" w:date="2011-06-22T19:58:00Z">
        <w:r w:rsidR="00974AB5">
          <w:rPr>
            <w:rFonts w:cs="Times New Roman"/>
          </w:rPr>
          <w:t>el controlador le mando en el hecho “</w:t>
        </w:r>
        <w:proofErr w:type="spellStart"/>
        <w:r w:rsidR="00974AB5">
          <w:rPr>
            <w:rFonts w:cs="Times New Roman"/>
          </w:rPr>
          <w:t>OrderNewLeg</w:t>
        </w:r>
        <w:proofErr w:type="spellEnd"/>
        <w:r w:rsidR="00974AB5">
          <w:rPr>
            <w:rFonts w:cs="Times New Roman"/>
          </w:rPr>
          <w:t>”</w:t>
        </w:r>
      </w:ins>
      <w:ins w:id="3775" w:author="Orion" w:date="2011-06-22T19:59:00Z">
        <w:r w:rsidR="00974AB5">
          <w:rPr>
            <w:rFonts w:cs="Times New Roman"/>
          </w:rPr>
          <w:t xml:space="preserve"> (</w:t>
        </w:r>
        <w:r w:rsidR="00974AB5">
          <w:rPr>
            <w:rFonts w:cs="Times New Roman"/>
          </w:rPr>
          <w:fldChar w:fldCharType="begin"/>
        </w:r>
        <w:r w:rsidR="00974AB5">
          <w:rPr>
            <w:rFonts w:cs="Times New Roman"/>
          </w:rPr>
          <w:instrText xml:space="preserve"> REF _Ref296536077 \h </w:instrText>
        </w:r>
      </w:ins>
      <w:r w:rsidR="00974AB5">
        <w:rPr>
          <w:rFonts w:cs="Times New Roman"/>
        </w:rPr>
      </w:r>
      <w:r w:rsidR="00974AB5">
        <w:rPr>
          <w:rFonts w:cs="Times New Roman"/>
        </w:rPr>
        <w:fldChar w:fldCharType="separate"/>
      </w:r>
      <w:ins w:id="3776" w:author="Orion" w:date="2011-07-05T20:58:00Z">
        <w:r w:rsidR="00760DD2">
          <w:t xml:space="preserve">Figura </w:t>
        </w:r>
        <w:r w:rsidR="00760DD2">
          <w:rPr>
            <w:noProof/>
          </w:rPr>
          <w:t>21</w:t>
        </w:r>
      </w:ins>
      <w:ins w:id="3777" w:author="Orion" w:date="2011-06-22T19:59:00Z">
        <w:r w:rsidR="00974AB5">
          <w:rPr>
            <w:rFonts w:cs="Times New Roman"/>
          </w:rPr>
          <w:fldChar w:fldCharType="end"/>
        </w:r>
        <w:r w:rsidR="00974AB5">
          <w:rPr>
            <w:rFonts w:cs="Times New Roman"/>
          </w:rPr>
          <w:t>)</w:t>
        </w:r>
      </w:ins>
      <w:ins w:id="3778" w:author="Orion" w:date="2011-06-22T19:58:00Z">
        <w:r w:rsidR="00974AB5">
          <w:rPr>
            <w:rFonts w:cs="Times New Roman"/>
          </w:rPr>
          <w:t>.</w:t>
        </w:r>
      </w:ins>
      <w:ins w:id="3779" w:author="Orion" w:date="2011-06-22T19:59:00Z">
        <w:r w:rsidR="00DE6965">
          <w:rPr>
            <w:rFonts w:cs="Times New Roman"/>
          </w:rPr>
          <w:t xml:space="preserve"> A su vez el piloto tendrá que iniciar también la aplicación </w:t>
        </w:r>
      </w:ins>
      <w:ins w:id="3780" w:author="Orion" w:date="2011-06-22T20:00:00Z">
        <w:r w:rsidR="00DE6965">
          <w:rPr>
            <w:rFonts w:cs="Times New Roman"/>
          </w:rPr>
          <w:t>de finalización de tramo con el hecho “</w:t>
        </w:r>
        <w:proofErr w:type="spellStart"/>
        <w:r w:rsidR="00DE6965">
          <w:rPr>
            <w:rFonts w:cs="Times New Roman"/>
          </w:rPr>
          <w:t>StartLegChecker</w:t>
        </w:r>
        <w:proofErr w:type="spellEnd"/>
        <w:r w:rsidR="00DE6965">
          <w:rPr>
            <w:rFonts w:cs="Times New Roman"/>
          </w:rPr>
          <w:t>”.</w:t>
        </w:r>
      </w:ins>
      <w:ins w:id="3781" w:author="Orion" w:date="2011-06-23T12:17:00Z">
        <w:r w:rsidR="00082449">
          <w:rPr>
            <w:rFonts w:cs="Times New Roman"/>
          </w:rPr>
          <w:t xml:space="preserve"> A partir de entonces este </w:t>
        </w:r>
        <w:r w:rsidR="00082449">
          <w:rPr>
            <w:rFonts w:cs="Times New Roman"/>
          </w:rPr>
          <w:lastRenderedPageBreak/>
          <w:t>nuevo tramo se tratara como cualquier otro tramo del plan de vuelo.</w:t>
        </w:r>
      </w:ins>
      <w:bookmarkStart w:id="3782" w:name="_Ref296534126"/>
    </w:p>
    <w:p w14:paraId="1320C8F1" w14:textId="77777777" w:rsidR="00A7256D" w:rsidRPr="00A7256D" w:rsidRDefault="00A7256D">
      <w:pPr>
        <w:jc w:val="both"/>
        <w:rPr>
          <w:ins w:id="3783" w:author="Orion" w:date="2011-07-05T21:04:00Z"/>
          <w:rFonts w:cs="Times New Roman"/>
          <w:rPrChange w:id="3784" w:author="Orion" w:date="2011-07-05T21:04:00Z">
            <w:rPr>
              <w:ins w:id="3785" w:author="Orion" w:date="2011-07-05T21:04:00Z"/>
              <w:rFonts w:cs="Times New Roman"/>
              <w:i/>
              <w:iCs/>
            </w:rPr>
          </w:rPrChange>
        </w:rPr>
        <w:pPrChange w:id="3786" w:author="Orion" w:date="2011-07-05T21:04:00Z">
          <w:pPr/>
        </w:pPrChange>
      </w:pPr>
    </w:p>
    <w:p w14:paraId="7D91C005" w14:textId="43E7CB27" w:rsidR="00163557" w:rsidRDefault="00163557">
      <w:pPr>
        <w:pStyle w:val="Caption"/>
        <w:rPr>
          <w:ins w:id="3787" w:author="Orion" w:date="2011-06-22T19:56:00Z"/>
        </w:rPr>
        <w:pPrChange w:id="3788" w:author="Orion" w:date="2011-06-21T17:46:00Z">
          <w:pPr/>
        </w:pPrChange>
      </w:pPr>
      <w:ins w:id="3789" w:author="Orion" w:date="2011-06-22T19:56:00Z">
        <w:r w:rsidRPr="00163557">
          <w:t xml:space="preserve"> </w:t>
        </w:r>
      </w:ins>
    </w:p>
    <w:p w14:paraId="5ED11A0A" w14:textId="4D66B0BF" w:rsidR="00FC0552" w:rsidRDefault="00A7256D">
      <w:pPr>
        <w:pStyle w:val="Caption"/>
        <w:rPr>
          <w:ins w:id="3790" w:author="Orion" w:date="2011-06-21T17:40:00Z"/>
          <w:rFonts w:cs="Times New Roman"/>
        </w:rPr>
        <w:pPrChange w:id="3791" w:author="Orion" w:date="2011-06-21T17:46:00Z">
          <w:pPr/>
        </w:pPrChange>
      </w:pPr>
      <w:bookmarkStart w:id="3792" w:name="_Ref296536077"/>
      <w:bookmarkStart w:id="3793" w:name="_Toc297663519"/>
      <w:ins w:id="3794" w:author="Orion" w:date="2011-06-22T19:56:00Z">
        <w:r w:rsidRPr="00547764">
          <w:rPr>
            <w:noProof/>
            <w:lang w:eastAsia="es-ES" w:bidi="ar-SA"/>
          </w:rPr>
          <w:drawing>
            <wp:anchor distT="0" distB="0" distL="114300" distR="114300" simplePos="0" relativeHeight="251676672" behindDoc="0" locked="0" layoutInCell="1" allowOverlap="1" wp14:anchorId="668BBB53" wp14:editId="13DD5394">
              <wp:simplePos x="0" y="0"/>
              <wp:positionH relativeFrom="column">
                <wp:posOffset>2924</wp:posOffset>
              </wp:positionH>
              <wp:positionV relativeFrom="paragraph">
                <wp:posOffset>-255447</wp:posOffset>
              </wp:positionV>
              <wp:extent cx="5613991" cy="1499190"/>
              <wp:effectExtent l="0" t="0" r="6350" b="635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613991" cy="1499190"/>
                      </a:xfrm>
                      <a:prstGeom prst="rect">
                        <a:avLst/>
                      </a:prstGeom>
                    </pic:spPr>
                  </pic:pic>
                </a:graphicData>
              </a:graphic>
              <wp14:sizeRelH relativeFrom="page">
                <wp14:pctWidth>0</wp14:pctWidth>
              </wp14:sizeRelH>
              <wp14:sizeRelV relativeFrom="page">
                <wp14:pctHeight>0</wp14:pctHeight>
              </wp14:sizeRelV>
            </wp:anchor>
          </w:drawing>
        </w:r>
      </w:ins>
      <w:ins w:id="3795" w:author="Orion" w:date="2011-06-21T17:46:00Z">
        <w:r w:rsidR="00011CB0">
          <w:t xml:space="preserve">Figura </w:t>
        </w:r>
        <w:r w:rsidR="00011CB0">
          <w:fldChar w:fldCharType="begin"/>
        </w:r>
        <w:r w:rsidR="00011CB0">
          <w:instrText xml:space="preserve"> SEQ Figura \* ARABIC </w:instrText>
        </w:r>
      </w:ins>
      <w:r w:rsidR="00011CB0">
        <w:fldChar w:fldCharType="separate"/>
      </w:r>
      <w:ins w:id="3796" w:author="Orion" w:date="2011-07-05T20:58:00Z">
        <w:r w:rsidR="00760DD2">
          <w:rPr>
            <w:noProof/>
          </w:rPr>
          <w:t>21</w:t>
        </w:r>
      </w:ins>
      <w:ins w:id="3797" w:author="Orion" w:date="2011-06-21T17:46:00Z">
        <w:r w:rsidR="00011CB0">
          <w:fldChar w:fldCharType="end"/>
        </w:r>
        <w:bookmarkEnd w:id="3782"/>
        <w:bookmarkEnd w:id="3792"/>
        <w:r w:rsidR="00011CB0">
          <w:t>: Piloto Obedeciendo una Orden</w:t>
        </w:r>
      </w:ins>
      <w:bookmarkEnd w:id="3793"/>
    </w:p>
    <w:p w14:paraId="16E0E33A" w14:textId="77777777" w:rsidR="00FC0552" w:rsidRDefault="00FC0552">
      <w:pPr>
        <w:jc w:val="both"/>
        <w:rPr>
          <w:ins w:id="3798" w:author="Orion" w:date="2011-06-21T17:39:00Z"/>
          <w:rFonts w:cs="Times New Roman"/>
        </w:rPr>
        <w:pPrChange w:id="3799" w:author="Orion" w:date="2011-05-10T23:28:00Z">
          <w:pPr/>
        </w:pPrChange>
      </w:pPr>
    </w:p>
    <w:p w14:paraId="394F3292" w14:textId="19A21B3D" w:rsidR="007B2F50" w:rsidRDefault="004D2204">
      <w:pPr>
        <w:jc w:val="both"/>
        <w:rPr>
          <w:ins w:id="3800" w:author="Orion" w:date="2011-06-23T12:22:00Z"/>
          <w:rFonts w:cs="Times New Roman"/>
        </w:rPr>
        <w:pPrChange w:id="3801" w:author="Orion" w:date="2011-05-10T23:28:00Z">
          <w:pPr/>
        </w:pPrChange>
      </w:pPr>
      <w:ins w:id="3802" w:author="Orion" w:date="2011-06-23T12:17:00Z">
        <w:r>
          <w:rPr>
            <w:rFonts w:cs="Times New Roman"/>
          </w:rPr>
          <w:t>Tambi</w:t>
        </w:r>
      </w:ins>
      <w:ins w:id="3803" w:author="Orion" w:date="2011-06-23T12:18:00Z">
        <w:r>
          <w:rPr>
            <w:rFonts w:cs="Times New Roman"/>
          </w:rPr>
          <w:t>én es posible que el conflicto desaparezca antes de que se complete la orden que el controlador mando al piloto cuando este se detectó</w:t>
        </w:r>
      </w:ins>
      <w:ins w:id="3804" w:author="Orion" w:date="2011-06-23T12:33:00Z">
        <w:r w:rsidR="007B1C6E">
          <w:rPr>
            <w:rFonts w:cs="Times New Roman"/>
          </w:rPr>
          <w:t xml:space="preserve"> (</w:t>
        </w:r>
        <w:r w:rsidR="007B1C6E">
          <w:rPr>
            <w:rFonts w:cs="Times New Roman"/>
          </w:rPr>
          <w:fldChar w:fldCharType="begin"/>
        </w:r>
        <w:r w:rsidR="007B1C6E">
          <w:rPr>
            <w:rFonts w:cs="Times New Roman"/>
          </w:rPr>
          <w:instrText xml:space="preserve"> REF _Ref296441855 \h </w:instrText>
        </w:r>
      </w:ins>
      <w:r w:rsidR="007B1C6E">
        <w:rPr>
          <w:rFonts w:cs="Times New Roman"/>
        </w:rPr>
      </w:r>
      <w:r w:rsidR="007B1C6E">
        <w:rPr>
          <w:rFonts w:cs="Times New Roman"/>
        </w:rPr>
        <w:fldChar w:fldCharType="separate"/>
      </w:r>
      <w:ins w:id="3805" w:author="Orion" w:date="2011-07-05T20:58:00Z">
        <w:r w:rsidR="00760DD2">
          <w:t xml:space="preserve">Figura </w:t>
        </w:r>
        <w:r w:rsidR="00760DD2">
          <w:rPr>
            <w:noProof/>
          </w:rPr>
          <w:t>22</w:t>
        </w:r>
      </w:ins>
      <w:ins w:id="3806" w:author="Orion" w:date="2011-06-23T12:33:00Z">
        <w:r w:rsidR="007B1C6E">
          <w:rPr>
            <w:rFonts w:cs="Times New Roman"/>
          </w:rPr>
          <w:fldChar w:fldCharType="end"/>
        </w:r>
        <w:r w:rsidR="007B1C6E">
          <w:rPr>
            <w:rFonts w:cs="Times New Roman"/>
          </w:rPr>
          <w:t>)</w:t>
        </w:r>
      </w:ins>
      <w:ins w:id="3807" w:author="Orion" w:date="2011-06-23T12:18:00Z">
        <w:r>
          <w:rPr>
            <w:rFonts w:cs="Times New Roman"/>
          </w:rPr>
          <w:t>.</w:t>
        </w:r>
      </w:ins>
      <w:ins w:id="3808" w:author="Orion" w:date="2011-06-23T12:19:00Z">
        <w:r w:rsidR="00B351E6">
          <w:rPr>
            <w:rFonts w:cs="Times New Roman"/>
          </w:rPr>
          <w:t xml:space="preserve"> </w:t>
        </w:r>
      </w:ins>
      <w:ins w:id="3809" w:author="Orion" w:date="2011-06-23T12:20:00Z">
        <w:r w:rsidR="00B351E6">
          <w:rPr>
            <w:rFonts w:cs="Times New Roman"/>
          </w:rPr>
          <w:t xml:space="preserve">Para detectar estos casos se inició la aplicación </w:t>
        </w:r>
      </w:ins>
      <w:ins w:id="3810" w:author="Orion" w:date="2011-06-23T12:21:00Z">
        <w:r w:rsidR="00B351E6">
          <w:rPr>
            <w:rFonts w:cs="Times New Roman"/>
          </w:rPr>
          <w:t>“</w:t>
        </w:r>
        <w:proofErr w:type="spellStart"/>
        <w:r w:rsidR="00B351E6">
          <w:rPr>
            <w:rFonts w:cs="Times New Roman"/>
          </w:rPr>
          <w:t>CheckDistanceBetweenPlanesInConflict</w:t>
        </w:r>
        <w:proofErr w:type="spellEnd"/>
        <w:r w:rsidR="00B351E6">
          <w:rPr>
            <w:rFonts w:cs="Times New Roman"/>
          </w:rPr>
          <w:t xml:space="preserve">” de la </w:t>
        </w:r>
      </w:ins>
      <w:ins w:id="3811" w:author="Orion" w:date="2011-06-23T12:22:00Z">
        <w:r w:rsidR="00B351E6">
          <w:rPr>
            <w:rFonts w:cs="Times New Roman"/>
          </w:rPr>
          <w:fldChar w:fldCharType="begin"/>
        </w:r>
        <w:r w:rsidR="00B351E6">
          <w:rPr>
            <w:rFonts w:cs="Times New Roman"/>
          </w:rPr>
          <w:instrText xml:space="preserve"> REF _Ref296441117 \h </w:instrText>
        </w:r>
      </w:ins>
      <w:r w:rsidR="00B351E6">
        <w:rPr>
          <w:rFonts w:cs="Times New Roman"/>
        </w:rPr>
      </w:r>
      <w:r w:rsidR="00B351E6">
        <w:rPr>
          <w:rFonts w:cs="Times New Roman"/>
        </w:rPr>
        <w:fldChar w:fldCharType="separate"/>
      </w:r>
      <w:ins w:id="3812" w:author="Orion" w:date="2011-07-05T20:58:00Z">
        <w:r w:rsidR="00760DD2">
          <w:t xml:space="preserve">Figura </w:t>
        </w:r>
        <w:r w:rsidR="00760DD2">
          <w:rPr>
            <w:noProof/>
          </w:rPr>
          <w:t>18</w:t>
        </w:r>
      </w:ins>
      <w:ins w:id="3813" w:author="Orion" w:date="2011-06-23T12:22:00Z">
        <w:r w:rsidR="00B351E6">
          <w:rPr>
            <w:rFonts w:cs="Times New Roman"/>
          </w:rPr>
          <w:fldChar w:fldCharType="end"/>
        </w:r>
        <w:r w:rsidR="00B351E6">
          <w:rPr>
            <w:rFonts w:cs="Times New Roman"/>
          </w:rPr>
          <w:t>.</w:t>
        </w:r>
        <w:r w:rsidR="007B2F50">
          <w:rPr>
            <w:rFonts w:cs="Times New Roman"/>
          </w:rPr>
          <w:t xml:space="preserve"> Esta </w:t>
        </w:r>
      </w:ins>
      <w:ins w:id="3814" w:author="Orion" w:date="2011-06-23T12:23:00Z">
        <w:r w:rsidR="007B2F50">
          <w:rPr>
            <w:rFonts w:cs="Times New Roman"/>
          </w:rPr>
          <w:t xml:space="preserve">aplicación lanzará un evento cuando detecte que para un determinado avión ya no hay riesgo de conflicto. </w:t>
        </w:r>
      </w:ins>
      <w:ins w:id="3815" w:author="Orion" w:date="2011-06-23T12:24:00Z">
        <w:r w:rsidR="007B2F50">
          <w:rPr>
            <w:rFonts w:cs="Times New Roman"/>
          </w:rPr>
          <w:t>D</w:t>
        </w:r>
      </w:ins>
      <w:ins w:id="3816" w:author="Orion" w:date="2011-06-23T12:27:00Z">
        <w:r w:rsidR="00A41695">
          <w:rPr>
            <w:rFonts w:cs="Times New Roman"/>
          </w:rPr>
          <w:t xml:space="preserve">icho evento producirá que el controlador inicie una interacción con el piloto del avión para comunicarle el suceso </w:t>
        </w:r>
      </w:ins>
      <w:ins w:id="3817" w:author="Orion" w:date="2011-06-23T12:28:00Z">
        <w:r w:rsidR="00A41695">
          <w:rPr>
            <w:rFonts w:cs="Times New Roman"/>
          </w:rPr>
          <w:t>“</w:t>
        </w:r>
        <w:proofErr w:type="spellStart"/>
        <w:r w:rsidR="00A41695">
          <w:rPr>
            <w:rFonts w:cs="Times New Roman"/>
          </w:rPr>
          <w:t>ConflictFinished</w:t>
        </w:r>
        <w:proofErr w:type="spellEnd"/>
        <w:r w:rsidR="00A41695">
          <w:rPr>
            <w:rFonts w:cs="Times New Roman"/>
          </w:rPr>
          <w:t xml:space="preserve">”. </w:t>
        </w:r>
      </w:ins>
      <w:ins w:id="3818" w:author="Orion" w:date="2011-06-23T12:29:00Z">
        <w:r w:rsidR="00A41695">
          <w:rPr>
            <w:rFonts w:cs="Times New Roman"/>
          </w:rPr>
          <w:t xml:space="preserve">Será entonces cuando el piloto creará un hecho interno para interpretar que </w:t>
        </w:r>
      </w:ins>
      <w:ins w:id="3819" w:author="Orion" w:date="2011-06-23T12:31:00Z">
        <w:r w:rsidR="00A41695">
          <w:rPr>
            <w:rFonts w:cs="Times New Roman"/>
          </w:rPr>
          <w:t>esta situación equivale a haber finalizado la orden “</w:t>
        </w:r>
        <w:proofErr w:type="spellStart"/>
        <w:r w:rsidR="00A41695">
          <w:rPr>
            <w:rFonts w:cs="Times New Roman"/>
          </w:rPr>
          <w:t>OrderFinished</w:t>
        </w:r>
        <w:proofErr w:type="spellEnd"/>
        <w:r w:rsidR="00A41695">
          <w:rPr>
            <w:rFonts w:cs="Times New Roman"/>
          </w:rPr>
          <w:t>”</w:t>
        </w:r>
      </w:ins>
      <w:ins w:id="3820" w:author="Orion" w:date="2011-06-25T18:11:00Z">
        <w:r w:rsidR="00DE2930">
          <w:rPr>
            <w:rFonts w:cs="Times New Roman"/>
          </w:rPr>
          <w:t xml:space="preserve"> y consumirá el tramo que correspond</w:t>
        </w:r>
      </w:ins>
      <w:ins w:id="3821" w:author="Orion" w:date="2011-06-25T18:12:00Z">
        <w:r w:rsidR="00DE2930">
          <w:rPr>
            <w:rFonts w:cs="Times New Roman"/>
          </w:rPr>
          <w:t xml:space="preserve">ía a la orden mandada por el controlador “Flight </w:t>
        </w:r>
        <w:proofErr w:type="spellStart"/>
        <w:r w:rsidR="00DE2930">
          <w:rPr>
            <w:rFonts w:cs="Times New Roman"/>
          </w:rPr>
          <w:t>Leg</w:t>
        </w:r>
        <w:proofErr w:type="spellEnd"/>
        <w:r w:rsidR="00DE2930">
          <w:rPr>
            <w:rFonts w:cs="Times New Roman"/>
          </w:rPr>
          <w:t>”</w:t>
        </w:r>
      </w:ins>
      <w:ins w:id="3822" w:author="Orion" w:date="2011-06-23T12:31:00Z">
        <w:r w:rsidR="00A41695">
          <w:rPr>
            <w:rFonts w:cs="Times New Roman"/>
          </w:rPr>
          <w:t>. A partir de este momento se procederá como en la</w:t>
        </w:r>
      </w:ins>
      <w:ins w:id="3823" w:author="Orion" w:date="2011-06-23T12:32:00Z">
        <w:r w:rsidR="00A41695">
          <w:rPr>
            <w:rFonts w:cs="Times New Roman"/>
          </w:rPr>
          <w:t xml:space="preserve"> </w:t>
        </w:r>
        <w:r w:rsidR="00A41695">
          <w:rPr>
            <w:rFonts w:cs="Times New Roman"/>
          </w:rPr>
          <w:fldChar w:fldCharType="begin"/>
        </w:r>
        <w:r w:rsidR="00A41695">
          <w:rPr>
            <w:rFonts w:cs="Times New Roman"/>
          </w:rPr>
          <w:instrText xml:space="preserve"> REF _Ref296442261 \h </w:instrText>
        </w:r>
      </w:ins>
      <w:r w:rsidR="00A41695">
        <w:rPr>
          <w:rFonts w:cs="Times New Roman"/>
        </w:rPr>
      </w:r>
      <w:r w:rsidR="00A41695">
        <w:rPr>
          <w:rFonts w:cs="Times New Roman"/>
        </w:rPr>
        <w:fldChar w:fldCharType="separate"/>
      </w:r>
      <w:ins w:id="3824" w:author="Orion" w:date="2011-07-05T20:58:00Z">
        <w:r w:rsidR="00760DD2">
          <w:t xml:space="preserve">Figura </w:t>
        </w:r>
        <w:r w:rsidR="00760DD2">
          <w:rPr>
            <w:noProof/>
          </w:rPr>
          <w:t>20</w:t>
        </w:r>
      </w:ins>
      <w:ins w:id="3825" w:author="Orion" w:date="2011-06-23T12:32:00Z">
        <w:r w:rsidR="00A41695">
          <w:rPr>
            <w:rFonts w:cs="Times New Roman"/>
          </w:rPr>
          <w:fldChar w:fldCharType="end"/>
        </w:r>
      </w:ins>
      <w:ins w:id="3826" w:author="Orion" w:date="2011-06-23T12:31:00Z">
        <w:r w:rsidR="00A41695">
          <w:rPr>
            <w:rFonts w:cs="Times New Roman"/>
          </w:rPr>
          <w:t xml:space="preserve"> donde se </w:t>
        </w:r>
      </w:ins>
      <w:ins w:id="3827" w:author="Orion" w:date="2011-06-23T12:32:00Z">
        <w:r w:rsidR="00A41695">
          <w:rPr>
            <w:rFonts w:cs="Times New Roman"/>
          </w:rPr>
          <w:t>realizarán</w:t>
        </w:r>
      </w:ins>
      <w:ins w:id="3828" w:author="Orion" w:date="2011-06-23T12:31:00Z">
        <w:r w:rsidR="00A41695">
          <w:rPr>
            <w:rFonts w:cs="Times New Roman"/>
          </w:rPr>
          <w:t xml:space="preserve"> todas las tareas para la confirmaci</w:t>
        </w:r>
      </w:ins>
      <w:ins w:id="3829" w:author="Orion" w:date="2011-06-23T12:32:00Z">
        <w:r w:rsidR="00A41695">
          <w:rPr>
            <w:rFonts w:cs="Times New Roman"/>
          </w:rPr>
          <w:t>ón de la finalización de la tarea.</w:t>
        </w:r>
      </w:ins>
    </w:p>
    <w:p w14:paraId="099EAC3C" w14:textId="77777777" w:rsidR="004D2204" w:rsidRDefault="004D2204">
      <w:pPr>
        <w:jc w:val="both"/>
        <w:rPr>
          <w:ins w:id="3830" w:author="Orion" w:date="2011-06-21T17:39:00Z"/>
          <w:rFonts w:cs="Times New Roman"/>
        </w:rPr>
        <w:pPrChange w:id="3831" w:author="Orion" w:date="2011-05-10T23:28:00Z">
          <w:pPr/>
        </w:pPrChange>
      </w:pPr>
    </w:p>
    <w:p w14:paraId="7322EE47" w14:textId="0F537324" w:rsidR="00001A1C" w:rsidRDefault="00B57D77">
      <w:pPr>
        <w:pStyle w:val="Caption"/>
        <w:rPr>
          <w:ins w:id="3832" w:author="Orion" w:date="2011-06-21T17:47:00Z"/>
          <w:rFonts w:cs="Times New Roman"/>
        </w:rPr>
        <w:pPrChange w:id="3833" w:author="Orion" w:date="2011-06-21T17:47:00Z">
          <w:pPr/>
        </w:pPrChange>
      </w:pPr>
      <w:bookmarkStart w:id="3834" w:name="_Ref296441855"/>
      <w:bookmarkStart w:id="3835" w:name="_Toc297663520"/>
      <w:ins w:id="3836" w:author="Orion" w:date="2011-06-24T01:51:00Z">
        <w:r w:rsidRPr="00547764">
          <w:rPr>
            <w:noProof/>
            <w:lang w:eastAsia="es-ES" w:bidi="ar-SA"/>
          </w:rPr>
          <w:drawing>
            <wp:anchor distT="0" distB="0" distL="114300" distR="114300" simplePos="0" relativeHeight="251674624" behindDoc="0" locked="0" layoutInCell="1" allowOverlap="1" wp14:anchorId="48B61DBA" wp14:editId="30DD922A">
              <wp:simplePos x="0" y="0"/>
              <wp:positionH relativeFrom="column">
                <wp:posOffset>2540</wp:posOffset>
              </wp:positionH>
              <wp:positionV relativeFrom="paragraph">
                <wp:posOffset>72390</wp:posOffset>
              </wp:positionV>
              <wp:extent cx="5612400" cy="3211200"/>
              <wp:effectExtent l="0" t="0" r="7620" b="825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612400" cy="3211200"/>
                      </a:xfrm>
                      <a:prstGeom prst="rect">
                        <a:avLst/>
                      </a:prstGeom>
                    </pic:spPr>
                  </pic:pic>
                </a:graphicData>
              </a:graphic>
              <wp14:sizeRelH relativeFrom="margin">
                <wp14:pctWidth>0</wp14:pctWidth>
              </wp14:sizeRelH>
              <wp14:sizeRelV relativeFrom="margin">
                <wp14:pctHeight>0</wp14:pctHeight>
              </wp14:sizeRelV>
            </wp:anchor>
          </w:drawing>
        </w:r>
      </w:ins>
      <w:ins w:id="3837" w:author="Orion" w:date="2011-06-21T17:47:00Z">
        <w:r w:rsidR="009D224A">
          <w:t xml:space="preserve">Figura </w:t>
        </w:r>
        <w:r w:rsidR="009D224A">
          <w:fldChar w:fldCharType="begin"/>
        </w:r>
        <w:r w:rsidR="009D224A">
          <w:instrText xml:space="preserve"> SEQ Figura \* ARABIC </w:instrText>
        </w:r>
      </w:ins>
      <w:r w:rsidR="009D224A">
        <w:fldChar w:fldCharType="separate"/>
      </w:r>
      <w:ins w:id="3838" w:author="Orion" w:date="2011-07-05T20:58:00Z">
        <w:r w:rsidR="00760DD2">
          <w:rPr>
            <w:noProof/>
          </w:rPr>
          <w:t>22</w:t>
        </w:r>
      </w:ins>
      <w:ins w:id="3839" w:author="Orion" w:date="2011-06-21T17:47:00Z">
        <w:r w:rsidR="009D224A">
          <w:fldChar w:fldCharType="end"/>
        </w:r>
        <w:bookmarkEnd w:id="3834"/>
        <w:r w:rsidR="009D224A">
          <w:t>: Conflicto Finalizado por Lejanía entre Aviones</w:t>
        </w:r>
        <w:bookmarkEnd w:id="3835"/>
      </w:ins>
    </w:p>
    <w:p w14:paraId="49DAE65E" w14:textId="77777777" w:rsidR="00140686" w:rsidRDefault="00140686" w:rsidP="00140686">
      <w:pPr>
        <w:jc w:val="both"/>
        <w:rPr>
          <w:ins w:id="3840" w:author="Orion" w:date="2011-07-05T21:08:00Z"/>
          <w:rFonts w:cs="Times New Roman"/>
        </w:rPr>
      </w:pPr>
    </w:p>
    <w:p w14:paraId="2DCDFE0A" w14:textId="321A25AF" w:rsidR="009F5DBF" w:rsidRDefault="00A919B7" w:rsidP="009F5DBF">
      <w:pPr>
        <w:jc w:val="both"/>
        <w:rPr>
          <w:ins w:id="3841" w:author="Orion" w:date="2011-07-05T21:17:00Z"/>
          <w:rFonts w:cs="Times New Roman"/>
        </w:rPr>
      </w:pPr>
      <w:ins w:id="3842" w:author="Orion" w:date="2011-07-05T21:08:00Z">
        <w:r>
          <w:rPr>
            <w:rFonts w:cs="Times New Roman"/>
          </w:rPr>
          <w:t xml:space="preserve">Como se </w:t>
        </w:r>
      </w:ins>
      <w:ins w:id="3843" w:author="Orion" w:date="2011-07-05T21:09:00Z">
        <w:r>
          <w:rPr>
            <w:rFonts w:cs="Times New Roman"/>
          </w:rPr>
          <w:t>c</w:t>
        </w:r>
      </w:ins>
      <w:ins w:id="3844" w:author="Orion" w:date="2011-07-05T21:08:00Z">
        <w:r>
          <w:rPr>
            <w:rFonts w:cs="Times New Roman"/>
          </w:rPr>
          <w:t>oment</w:t>
        </w:r>
      </w:ins>
      <w:ins w:id="3845" w:author="Orion" w:date="2011-07-05T21:09:00Z">
        <w:r>
          <w:rPr>
            <w:rFonts w:cs="Times New Roman"/>
          </w:rPr>
          <w:t>ó en la parte de la gestión del plan de vuelo,</w:t>
        </w:r>
      </w:ins>
      <w:ins w:id="3846" w:author="Orion" w:date="2011-07-05T21:10:00Z">
        <w:r w:rsidR="00C8349D">
          <w:rPr>
            <w:rFonts w:cs="Times New Roman"/>
          </w:rPr>
          <w:t xml:space="preserve"> cuando la aeronave completa un tramo es posible que lo haga a la vez que </w:t>
        </w:r>
      </w:ins>
      <w:ins w:id="3847" w:author="Orion" w:date="2011-07-05T21:11:00Z">
        <w:r w:rsidR="00C8349D">
          <w:rPr>
            <w:rFonts w:cs="Times New Roman"/>
          </w:rPr>
          <w:t>su piloto</w:t>
        </w:r>
      </w:ins>
      <w:ins w:id="3848" w:author="Orion" w:date="2011-07-05T21:10:00Z">
        <w:r w:rsidR="00C8349D">
          <w:rPr>
            <w:rFonts w:cs="Times New Roman"/>
          </w:rPr>
          <w:t xml:space="preserve"> está gestionando un </w:t>
        </w:r>
      </w:ins>
      <w:ins w:id="3849" w:author="Orion" w:date="2011-07-05T21:11:00Z">
        <w:r w:rsidR="00C8349D">
          <w:rPr>
            <w:rFonts w:cs="Times New Roman"/>
          </w:rPr>
          <w:t>conflicto con otro avión</w:t>
        </w:r>
      </w:ins>
      <w:ins w:id="3850" w:author="Orion" w:date="2011-07-05T21:13:00Z">
        <w:r w:rsidR="00C8349D">
          <w:rPr>
            <w:rFonts w:cs="Times New Roman"/>
          </w:rPr>
          <w:t xml:space="preserve"> (</w:t>
        </w:r>
        <w:r w:rsidR="00C8349D">
          <w:rPr>
            <w:rFonts w:cs="Times New Roman"/>
          </w:rPr>
          <w:fldChar w:fldCharType="begin"/>
        </w:r>
        <w:r w:rsidR="00C8349D">
          <w:rPr>
            <w:rFonts w:cs="Times New Roman"/>
          </w:rPr>
          <w:instrText xml:space="preserve"> REF _Ref296357936 \h </w:instrText>
        </w:r>
      </w:ins>
      <w:r w:rsidR="00C8349D">
        <w:rPr>
          <w:rFonts w:cs="Times New Roman"/>
        </w:rPr>
      </w:r>
      <w:r w:rsidR="00C8349D">
        <w:rPr>
          <w:rFonts w:cs="Times New Roman"/>
        </w:rPr>
        <w:fldChar w:fldCharType="separate"/>
      </w:r>
      <w:ins w:id="3851" w:author="Orion" w:date="2011-07-05T21:13:00Z">
        <w:r w:rsidR="00C8349D">
          <w:t xml:space="preserve">Figura </w:t>
        </w:r>
        <w:r w:rsidR="00C8349D">
          <w:rPr>
            <w:noProof/>
          </w:rPr>
          <w:t>16</w:t>
        </w:r>
        <w:r w:rsidR="00C8349D">
          <w:rPr>
            <w:rFonts w:cs="Times New Roman"/>
          </w:rPr>
          <w:fldChar w:fldCharType="end"/>
        </w:r>
        <w:r w:rsidR="00C8349D">
          <w:rPr>
            <w:rFonts w:cs="Times New Roman"/>
          </w:rPr>
          <w:t>)</w:t>
        </w:r>
      </w:ins>
      <w:ins w:id="3852" w:author="Orion" w:date="2011-07-05T21:11:00Z">
        <w:r w:rsidR="00C8349D">
          <w:rPr>
            <w:rFonts w:cs="Times New Roman"/>
          </w:rPr>
          <w:t>.</w:t>
        </w:r>
      </w:ins>
      <w:ins w:id="3853" w:author="Orion" w:date="2011-07-05T21:13:00Z">
        <w:r w:rsidR="00C8349D">
          <w:rPr>
            <w:rFonts w:cs="Times New Roman"/>
          </w:rPr>
          <w:t xml:space="preserve"> </w:t>
        </w:r>
        <w:r w:rsidR="009F5DBF">
          <w:rPr>
            <w:rFonts w:cs="Times New Roman"/>
          </w:rPr>
          <w:t xml:space="preserve">En este caso se producía un hecho </w:t>
        </w:r>
      </w:ins>
      <w:ins w:id="3854" w:author="Orion" w:date="2011-07-05T21:14:00Z">
        <w:r w:rsidR="009F5DBF">
          <w:rPr>
            <w:rFonts w:cs="Times New Roman"/>
          </w:rPr>
          <w:t>“</w:t>
        </w:r>
        <w:proofErr w:type="spellStart"/>
        <w:r w:rsidR="009F5DBF">
          <w:rPr>
            <w:rFonts w:cs="Times New Roman"/>
          </w:rPr>
          <w:t>GoNextLegWithConflict</w:t>
        </w:r>
        <w:proofErr w:type="spellEnd"/>
        <w:r w:rsidR="009F5DBF">
          <w:rPr>
            <w:rFonts w:cs="Times New Roman"/>
          </w:rPr>
          <w:t>” en el cual se encuentra el tramo “ficticio” que el controlador le orden</w:t>
        </w:r>
      </w:ins>
      <w:ins w:id="3855" w:author="Orion" w:date="2011-07-05T21:15:00Z">
        <w:r w:rsidR="009F5DBF">
          <w:rPr>
            <w:rFonts w:cs="Times New Roman"/>
          </w:rPr>
          <w:t>ó hacer</w:t>
        </w:r>
      </w:ins>
      <w:ins w:id="3856" w:author="Orion" w:date="2011-07-05T21:27:00Z">
        <w:r w:rsidR="009D009C">
          <w:rPr>
            <w:rFonts w:cs="Times New Roman"/>
          </w:rPr>
          <w:t xml:space="preserve"> y que contiene las condiciones de vuelo</w:t>
        </w:r>
      </w:ins>
      <w:ins w:id="3857" w:author="Orion" w:date="2011-07-05T21:28:00Z">
        <w:r w:rsidR="009D009C">
          <w:rPr>
            <w:rFonts w:cs="Times New Roman"/>
          </w:rPr>
          <w:t xml:space="preserve"> durante el </w:t>
        </w:r>
        <w:r w:rsidR="009D009C">
          <w:rPr>
            <w:rFonts w:cs="Times New Roman"/>
          </w:rPr>
          <w:lastRenderedPageBreak/>
          <w:t>conflicto</w:t>
        </w:r>
      </w:ins>
      <w:ins w:id="3858" w:author="Orion" w:date="2011-07-05T21:15:00Z">
        <w:r w:rsidR="009F5DBF">
          <w:rPr>
            <w:rFonts w:cs="Times New Roman"/>
          </w:rPr>
          <w:t xml:space="preserve">. La tarea de la </w:t>
        </w:r>
        <w:r w:rsidR="009F5DBF">
          <w:rPr>
            <w:rFonts w:cs="Times New Roman"/>
          </w:rPr>
          <w:fldChar w:fldCharType="begin"/>
        </w:r>
        <w:r w:rsidR="009F5DBF">
          <w:rPr>
            <w:rFonts w:cs="Times New Roman"/>
          </w:rPr>
          <w:instrText xml:space="preserve"> REF _Ref297663867 \h </w:instrText>
        </w:r>
      </w:ins>
      <w:r w:rsidR="009F5DBF">
        <w:rPr>
          <w:rFonts w:cs="Times New Roman"/>
        </w:rPr>
      </w:r>
      <w:r w:rsidR="009F5DBF">
        <w:rPr>
          <w:rFonts w:cs="Times New Roman"/>
        </w:rPr>
        <w:fldChar w:fldCharType="separate"/>
      </w:r>
      <w:ins w:id="3859" w:author="Orion" w:date="2011-07-05T21:15:00Z">
        <w:r w:rsidR="009F5DBF">
          <w:t xml:space="preserve">Figura </w:t>
        </w:r>
        <w:r w:rsidR="009F5DBF">
          <w:rPr>
            <w:noProof/>
          </w:rPr>
          <w:t>23</w:t>
        </w:r>
        <w:r w:rsidR="009F5DBF">
          <w:rPr>
            <w:rFonts w:cs="Times New Roman"/>
          </w:rPr>
          <w:fldChar w:fldCharType="end"/>
        </w:r>
        <w:r w:rsidR="009F5DBF">
          <w:rPr>
            <w:rFonts w:cs="Times New Roman"/>
          </w:rPr>
          <w:t xml:space="preserve"> nos muestra cómo se gestionará este caso. </w:t>
        </w:r>
      </w:ins>
      <w:ins w:id="3860" w:author="Orion" w:date="2011-07-05T21:16:00Z">
        <w:r w:rsidR="009F5DBF">
          <w:rPr>
            <w:rFonts w:cs="Times New Roman"/>
          </w:rPr>
          <w:t xml:space="preserve">En realidad esta tarea es muy similar a la de “Flight Plan </w:t>
        </w:r>
        <w:proofErr w:type="spellStart"/>
        <w:r w:rsidR="009F5DBF">
          <w:rPr>
            <w:rFonts w:cs="Times New Roman"/>
          </w:rPr>
          <w:t>Monitoring</w:t>
        </w:r>
        <w:proofErr w:type="spellEnd"/>
        <w:r w:rsidR="009F5DBF">
          <w:rPr>
            <w:rFonts w:cs="Times New Roman"/>
          </w:rPr>
          <w:t xml:space="preserve">” descrita en la </w:t>
        </w:r>
        <w:r w:rsidR="009F5DBF">
          <w:rPr>
            <w:rFonts w:cs="Times New Roman"/>
          </w:rPr>
          <w:fldChar w:fldCharType="begin"/>
        </w:r>
        <w:r w:rsidR="009F5DBF">
          <w:rPr>
            <w:rFonts w:cs="Times New Roman"/>
          </w:rPr>
          <w:instrText xml:space="preserve"> REF _Ref294819583 \h </w:instrText>
        </w:r>
      </w:ins>
      <w:r w:rsidR="009F5DBF">
        <w:rPr>
          <w:rFonts w:cs="Times New Roman"/>
        </w:rPr>
      </w:r>
      <w:r w:rsidR="009F5DBF">
        <w:rPr>
          <w:rFonts w:cs="Times New Roman"/>
        </w:rPr>
        <w:fldChar w:fldCharType="separate"/>
      </w:r>
      <w:ins w:id="3861" w:author="Orion" w:date="2011-07-05T21:16:00Z">
        <w:r w:rsidR="009F5DBF">
          <w:t xml:space="preserve">Figura </w:t>
        </w:r>
        <w:r w:rsidR="009F5DBF">
          <w:rPr>
            <w:noProof/>
          </w:rPr>
          <w:t>10</w:t>
        </w:r>
        <w:r w:rsidR="009F5DBF">
          <w:rPr>
            <w:rFonts w:cs="Times New Roman"/>
          </w:rPr>
          <w:fldChar w:fldCharType="end"/>
        </w:r>
      </w:ins>
      <w:ins w:id="3862" w:author="Orion" w:date="2011-07-05T21:17:00Z">
        <w:r w:rsidR="009F5DBF">
          <w:rPr>
            <w:rFonts w:cs="Times New Roman"/>
          </w:rPr>
          <w:t>.</w:t>
        </w:r>
      </w:ins>
      <w:ins w:id="3863" w:author="Orion" w:date="2011-07-05T21:18:00Z">
        <w:r w:rsidR="009F5DBF">
          <w:rPr>
            <w:rFonts w:cs="Times New Roman"/>
          </w:rPr>
          <w:t xml:space="preserve"> El proceso es como sigue, </w:t>
        </w:r>
      </w:ins>
      <w:ins w:id="3864" w:author="Orion" w:date="2011-07-05T21:35:00Z">
        <w:r w:rsidR="0078123C">
          <w:rPr>
            <w:rFonts w:cs="Times New Roman"/>
          </w:rPr>
          <w:t>después de consumir el hecho “</w:t>
        </w:r>
        <w:proofErr w:type="spellStart"/>
        <w:r w:rsidR="0078123C">
          <w:rPr>
            <w:rFonts w:cs="Times New Roman"/>
          </w:rPr>
          <w:t>GoNextLegWithConflict</w:t>
        </w:r>
        <w:proofErr w:type="spellEnd"/>
        <w:r w:rsidR="00302ACA">
          <w:rPr>
            <w:rFonts w:cs="Times New Roman"/>
          </w:rPr>
          <w:t>”</w:t>
        </w:r>
        <w:r w:rsidR="0078123C">
          <w:rPr>
            <w:rFonts w:cs="Times New Roman"/>
          </w:rPr>
          <w:t xml:space="preserve">, </w:t>
        </w:r>
      </w:ins>
      <w:ins w:id="3865" w:author="Orion" w:date="2011-07-05T21:18:00Z">
        <w:r w:rsidR="009F5DBF">
          <w:rPr>
            <w:rFonts w:cs="Times New Roman"/>
          </w:rPr>
          <w:t xml:space="preserve">el piloto </w:t>
        </w:r>
      </w:ins>
      <w:ins w:id="3866" w:author="Orion" w:date="2011-07-05T21:17:00Z">
        <w:r w:rsidR="009F5DBF">
          <w:rPr>
            <w:rFonts w:cs="Times New Roman"/>
          </w:rPr>
          <w:t xml:space="preserve">accederá a su estado mental para obtener el plan de vuelo y saber cuál </w:t>
        </w:r>
      </w:ins>
      <w:ins w:id="3867" w:author="Orion" w:date="2011-07-05T21:22:00Z">
        <w:r w:rsidR="008C3B19">
          <w:rPr>
            <w:rFonts w:cs="Times New Roman"/>
          </w:rPr>
          <w:t>debería ser su siguiente tramo a cubrir</w:t>
        </w:r>
      </w:ins>
      <w:ins w:id="3868" w:author="Orion" w:date="2011-07-05T21:28:00Z">
        <w:r w:rsidR="006157FD">
          <w:rPr>
            <w:rFonts w:cs="Times New Roman"/>
          </w:rPr>
          <w:t xml:space="preserve"> si no se hubiera detectado un riesgo de conflicto</w:t>
        </w:r>
      </w:ins>
      <w:ins w:id="3869" w:author="Orion" w:date="2011-07-05T21:23:00Z">
        <w:r w:rsidR="008C3B19">
          <w:rPr>
            <w:rFonts w:cs="Times New Roman"/>
          </w:rPr>
          <w:t>.</w:t>
        </w:r>
      </w:ins>
      <w:ins w:id="3870" w:author="Orion" w:date="2011-07-05T21:29:00Z">
        <w:r w:rsidR="006157FD">
          <w:rPr>
            <w:rFonts w:cs="Times New Roman"/>
          </w:rPr>
          <w:t xml:space="preserve"> </w:t>
        </w:r>
      </w:ins>
      <w:ins w:id="3871" w:author="Orion" w:date="2011-07-05T21:33:00Z">
        <w:r w:rsidR="00C26EB8">
          <w:rPr>
            <w:rFonts w:cs="Times New Roman"/>
          </w:rPr>
          <w:t>Dicho</w:t>
        </w:r>
      </w:ins>
      <w:ins w:id="3872" w:author="Orion" w:date="2011-07-05T21:29:00Z">
        <w:r w:rsidR="006157FD">
          <w:rPr>
            <w:rFonts w:cs="Times New Roman"/>
          </w:rPr>
          <w:t xml:space="preserve"> tramo </w:t>
        </w:r>
      </w:ins>
      <w:ins w:id="3873" w:author="Orion" w:date="2011-07-05T21:33:00Z">
        <w:r w:rsidR="00C26EB8">
          <w:rPr>
            <w:rFonts w:cs="Times New Roman"/>
          </w:rPr>
          <w:t>será usado</w:t>
        </w:r>
      </w:ins>
      <w:ins w:id="3874" w:author="Orion" w:date="2011-07-05T21:29:00Z">
        <w:r w:rsidR="006157FD">
          <w:rPr>
            <w:rFonts w:cs="Times New Roman"/>
          </w:rPr>
          <w:t xml:space="preserve"> para</w:t>
        </w:r>
      </w:ins>
      <w:ins w:id="3875" w:author="Orion" w:date="2011-07-05T21:24:00Z">
        <w:r w:rsidR="008C3B19">
          <w:rPr>
            <w:rFonts w:cs="Times New Roman"/>
          </w:rPr>
          <w:t xml:space="preserve"> construir el</w:t>
        </w:r>
      </w:ins>
      <w:ins w:id="3876" w:author="Orion" w:date="2011-07-05T21:25:00Z">
        <w:r w:rsidR="008C3B19">
          <w:rPr>
            <w:rFonts w:cs="Times New Roman"/>
          </w:rPr>
          <w:t xml:space="preserve"> nuevo</w:t>
        </w:r>
      </w:ins>
      <w:ins w:id="3877" w:author="Orion" w:date="2011-07-05T21:24:00Z">
        <w:r w:rsidR="008C3B19">
          <w:rPr>
            <w:rFonts w:cs="Times New Roman"/>
          </w:rPr>
          <w:t xml:space="preserve"> tramo “ficticio”</w:t>
        </w:r>
      </w:ins>
      <w:ins w:id="3878" w:author="Orion" w:date="2011-07-05T21:33:00Z">
        <w:r w:rsidR="00982289">
          <w:rPr>
            <w:rFonts w:cs="Times New Roman"/>
          </w:rPr>
          <w:t xml:space="preserve"> (“</w:t>
        </w:r>
        <w:proofErr w:type="spellStart"/>
        <w:r w:rsidR="00982289">
          <w:rPr>
            <w:rFonts w:cs="Times New Roman"/>
          </w:rPr>
          <w:t>Fligh_Leg</w:t>
        </w:r>
        <w:proofErr w:type="spellEnd"/>
        <w:r w:rsidR="00982289">
          <w:rPr>
            <w:rFonts w:cs="Times New Roman"/>
          </w:rPr>
          <w:t>”)</w:t>
        </w:r>
      </w:ins>
      <w:ins w:id="3879" w:author="Orion" w:date="2011-07-05T21:30:00Z">
        <w:r w:rsidR="006157FD">
          <w:rPr>
            <w:rFonts w:cs="Times New Roman"/>
          </w:rPr>
          <w:t>, que tendrá</w:t>
        </w:r>
      </w:ins>
      <w:ins w:id="3880" w:author="Orion" w:date="2011-07-05T21:24:00Z">
        <w:r w:rsidR="008C3B19">
          <w:rPr>
            <w:rFonts w:cs="Times New Roman"/>
          </w:rPr>
          <w:t xml:space="preserve"> las </w:t>
        </w:r>
      </w:ins>
      <w:ins w:id="3881" w:author="Orion" w:date="2011-07-05T21:25:00Z">
        <w:r w:rsidR="008C3B19">
          <w:rPr>
            <w:rFonts w:cs="Times New Roman"/>
          </w:rPr>
          <w:t>condiciones de vuelo en las que se estaba volando durante el conflicto</w:t>
        </w:r>
      </w:ins>
      <w:ins w:id="3882" w:author="Orion" w:date="2011-07-05T21:34:00Z">
        <w:r w:rsidR="003B77C2">
          <w:rPr>
            <w:rFonts w:cs="Times New Roman"/>
          </w:rPr>
          <w:t>. Dichas condiciones venían establecidas en el tramo que contiene el hecho “</w:t>
        </w:r>
        <w:proofErr w:type="spellStart"/>
        <w:r w:rsidR="003B77C2">
          <w:rPr>
            <w:rFonts w:cs="Times New Roman"/>
          </w:rPr>
          <w:t>GoNextLegWithConflict</w:t>
        </w:r>
        <w:proofErr w:type="spellEnd"/>
        <w:r w:rsidR="003B77C2">
          <w:rPr>
            <w:rFonts w:cs="Times New Roman"/>
          </w:rPr>
          <w:t>”</w:t>
        </w:r>
      </w:ins>
      <w:ins w:id="3883" w:author="Orion" w:date="2011-07-05T21:36:00Z">
        <w:r w:rsidR="00780C5D">
          <w:rPr>
            <w:rFonts w:cs="Times New Roman"/>
          </w:rPr>
          <w:t>. P</w:t>
        </w:r>
        <w:r w:rsidR="00C857EE">
          <w:rPr>
            <w:rFonts w:cs="Times New Roman"/>
          </w:rPr>
          <w:t>o</w:t>
        </w:r>
      </w:ins>
      <w:ins w:id="3884" w:author="Orion" w:date="2011-07-05T21:40:00Z">
        <w:r w:rsidR="00C857EE">
          <w:rPr>
            <w:rFonts w:cs="Times New Roman"/>
          </w:rPr>
          <w:t>r</w:t>
        </w:r>
      </w:ins>
      <w:ins w:id="3885" w:author="Orion" w:date="2011-07-05T21:36:00Z">
        <w:r w:rsidR="00780C5D">
          <w:rPr>
            <w:rFonts w:cs="Times New Roman"/>
          </w:rPr>
          <w:t xml:space="preserve"> lo tanto</w:t>
        </w:r>
      </w:ins>
      <w:ins w:id="3886" w:author="Orion" w:date="2011-07-05T21:37:00Z">
        <w:r w:rsidR="00780C5D">
          <w:rPr>
            <w:rFonts w:cs="Times New Roman"/>
          </w:rPr>
          <w:t xml:space="preserve"> podríamos decir que</w:t>
        </w:r>
      </w:ins>
      <w:ins w:id="3887" w:author="Orion" w:date="2011-07-05T21:36:00Z">
        <w:r w:rsidR="00780C5D">
          <w:rPr>
            <w:rFonts w:cs="Times New Roman"/>
          </w:rPr>
          <w:t xml:space="preserve"> este nuevo tramo “ficticio” es una mezcla</w:t>
        </w:r>
      </w:ins>
      <w:ins w:id="3888" w:author="Orion" w:date="2011-07-05T21:37:00Z">
        <w:r w:rsidR="00780C5D">
          <w:rPr>
            <w:rFonts w:cs="Times New Roman"/>
          </w:rPr>
          <w:t xml:space="preserve"> del tramo</w:t>
        </w:r>
      </w:ins>
      <w:ins w:id="3889" w:author="Orion" w:date="2011-07-05T21:38:00Z">
        <w:r w:rsidR="00780C5D">
          <w:rPr>
            <w:rFonts w:cs="Times New Roman"/>
          </w:rPr>
          <w:t xml:space="preserve"> que debería ser </w:t>
        </w:r>
      </w:ins>
      <w:ins w:id="3890" w:author="Orion" w:date="2011-07-05T21:40:00Z">
        <w:r w:rsidR="00485059">
          <w:rPr>
            <w:rFonts w:cs="Times New Roman"/>
          </w:rPr>
          <w:t>el</w:t>
        </w:r>
      </w:ins>
      <w:ins w:id="3891" w:author="Orion" w:date="2011-07-05T21:38:00Z">
        <w:r w:rsidR="00780C5D">
          <w:rPr>
            <w:rFonts w:cs="Times New Roman"/>
          </w:rPr>
          <w:t xml:space="preserve"> siguiente </w:t>
        </w:r>
      </w:ins>
      <w:ins w:id="3892" w:author="Orion" w:date="2011-07-05T21:41:00Z">
        <w:r w:rsidR="00485059">
          <w:rPr>
            <w:rFonts w:cs="Times New Roman"/>
          </w:rPr>
          <w:t>en condiciones normales</w:t>
        </w:r>
      </w:ins>
      <w:ins w:id="3893" w:author="Orion" w:date="2011-07-05T21:38:00Z">
        <w:r w:rsidR="00780C5D">
          <w:rPr>
            <w:rFonts w:cs="Times New Roman"/>
          </w:rPr>
          <w:t xml:space="preserve">, del que se obtienen el origen </w:t>
        </w:r>
      </w:ins>
      <w:ins w:id="3894" w:author="Orion" w:date="2011-07-05T21:39:00Z">
        <w:r w:rsidR="00780C5D">
          <w:rPr>
            <w:rFonts w:cs="Times New Roman"/>
          </w:rPr>
          <w:t>y</w:t>
        </w:r>
      </w:ins>
      <w:ins w:id="3895" w:author="Orion" w:date="2011-07-05T21:38:00Z">
        <w:r w:rsidR="00780C5D">
          <w:rPr>
            <w:rFonts w:cs="Times New Roman"/>
          </w:rPr>
          <w:t xml:space="preserve"> el destino, y el tramo</w:t>
        </w:r>
      </w:ins>
      <w:ins w:id="3896" w:author="Orion" w:date="2011-07-05T21:37:00Z">
        <w:r w:rsidR="00780C5D">
          <w:rPr>
            <w:rFonts w:cs="Times New Roman"/>
          </w:rPr>
          <w:t xml:space="preserve"> consumido </w:t>
        </w:r>
      </w:ins>
      <w:ins w:id="3897" w:author="Orion" w:date="2011-07-05T21:39:00Z">
        <w:r w:rsidR="00780C5D">
          <w:rPr>
            <w:rFonts w:cs="Times New Roman"/>
          </w:rPr>
          <w:t>dentro del</w:t>
        </w:r>
      </w:ins>
      <w:ins w:id="3898" w:author="Orion" w:date="2011-07-05T21:37:00Z">
        <w:r w:rsidR="00780C5D">
          <w:rPr>
            <w:rFonts w:cs="Times New Roman"/>
          </w:rPr>
          <w:t xml:space="preserve"> hecho “</w:t>
        </w:r>
        <w:proofErr w:type="spellStart"/>
        <w:r w:rsidR="00780C5D">
          <w:rPr>
            <w:rFonts w:cs="Times New Roman"/>
          </w:rPr>
          <w:t>GoNextLegWithConflict</w:t>
        </w:r>
        <w:proofErr w:type="spellEnd"/>
        <w:r w:rsidR="00780C5D">
          <w:rPr>
            <w:rFonts w:cs="Times New Roman"/>
          </w:rPr>
          <w:t xml:space="preserve">”, del que se </w:t>
        </w:r>
      </w:ins>
      <w:ins w:id="3899" w:author="Orion" w:date="2011-07-05T21:38:00Z">
        <w:r w:rsidR="00780C5D">
          <w:rPr>
            <w:rFonts w:cs="Times New Roman"/>
          </w:rPr>
          <w:t>obtienen la altura y velocidad</w:t>
        </w:r>
      </w:ins>
      <w:ins w:id="3900" w:author="Orion" w:date="2011-07-05T21:30:00Z">
        <w:r w:rsidR="006157FD">
          <w:rPr>
            <w:rFonts w:cs="Times New Roman"/>
          </w:rPr>
          <w:t xml:space="preserve">. </w:t>
        </w:r>
      </w:ins>
      <w:ins w:id="3901" w:author="Orion" w:date="2011-07-05T21:31:00Z">
        <w:r w:rsidR="006157FD">
          <w:rPr>
            <w:rFonts w:cs="Times New Roman"/>
          </w:rPr>
          <w:t>P</w:t>
        </w:r>
      </w:ins>
      <w:ins w:id="3902" w:author="Orion" w:date="2011-07-05T21:26:00Z">
        <w:r w:rsidR="008C3B19">
          <w:rPr>
            <w:rFonts w:cs="Times New Roman"/>
          </w:rPr>
          <w:t>or otro lado</w:t>
        </w:r>
      </w:ins>
      <w:ins w:id="3903" w:author="Orion" w:date="2011-07-05T21:31:00Z">
        <w:r w:rsidR="006157FD">
          <w:rPr>
            <w:rFonts w:cs="Times New Roman"/>
          </w:rPr>
          <w:t xml:space="preserve">, </w:t>
        </w:r>
      </w:ins>
      <w:ins w:id="3904" w:author="Orion" w:date="2011-07-05T21:41:00Z">
        <w:r w:rsidR="00E11ABF">
          <w:rPr>
            <w:rFonts w:cs="Times New Roman"/>
          </w:rPr>
          <w:t>el</w:t>
        </w:r>
      </w:ins>
      <w:ins w:id="3905" w:author="Orion" w:date="2011-07-05T21:32:00Z">
        <w:r w:rsidR="005166BB">
          <w:rPr>
            <w:rFonts w:cs="Times New Roman"/>
          </w:rPr>
          <w:t xml:space="preserve"> tramo que debería ser su siguiente tramo a cubrir, </w:t>
        </w:r>
      </w:ins>
      <w:ins w:id="3906" w:author="Orion" w:date="2011-07-05T21:31:00Z">
        <w:r w:rsidR="006157FD">
          <w:rPr>
            <w:rFonts w:cs="Times New Roman"/>
          </w:rPr>
          <w:t>será</w:t>
        </w:r>
      </w:ins>
      <w:ins w:id="3907" w:author="Orion" w:date="2011-07-05T21:23:00Z">
        <w:r w:rsidR="008C3B19">
          <w:rPr>
            <w:rFonts w:cs="Times New Roman"/>
          </w:rPr>
          <w:t xml:space="preserve"> </w:t>
        </w:r>
      </w:ins>
      <w:ins w:id="3908" w:author="Orion" w:date="2011-07-05T21:41:00Z">
        <w:r w:rsidR="00E11ABF">
          <w:rPr>
            <w:rFonts w:cs="Times New Roman"/>
          </w:rPr>
          <w:t xml:space="preserve">a su vez </w:t>
        </w:r>
      </w:ins>
      <w:ins w:id="3909" w:author="Orion" w:date="2011-07-05T21:23:00Z">
        <w:r w:rsidR="008C3B19">
          <w:rPr>
            <w:rFonts w:cs="Times New Roman"/>
          </w:rPr>
          <w:t>introducido en el hecho “</w:t>
        </w:r>
        <w:proofErr w:type="spellStart"/>
        <w:r w:rsidR="008C3B19">
          <w:rPr>
            <w:rFonts w:cs="Times New Roman"/>
          </w:rPr>
          <w:t>OrderOldLeg</w:t>
        </w:r>
        <w:proofErr w:type="spellEnd"/>
        <w:r w:rsidR="008C3B19">
          <w:rPr>
            <w:rFonts w:cs="Times New Roman"/>
          </w:rPr>
          <w:t xml:space="preserve">” para </w:t>
        </w:r>
      </w:ins>
      <w:ins w:id="3910" w:author="Orion" w:date="2011-07-05T21:26:00Z">
        <w:r w:rsidR="008C3B19">
          <w:rPr>
            <w:rFonts w:cs="Times New Roman"/>
          </w:rPr>
          <w:t xml:space="preserve">que pueda ser </w:t>
        </w:r>
      </w:ins>
      <w:ins w:id="3911" w:author="Orion" w:date="2011-07-05T21:24:00Z">
        <w:r w:rsidR="008C3B19">
          <w:rPr>
            <w:rFonts w:cs="Times New Roman"/>
          </w:rPr>
          <w:t>restablec</w:t>
        </w:r>
      </w:ins>
      <w:ins w:id="3912" w:author="Orion" w:date="2011-07-05T21:26:00Z">
        <w:r w:rsidR="008C3B19">
          <w:rPr>
            <w:rFonts w:cs="Times New Roman"/>
          </w:rPr>
          <w:t>ido</w:t>
        </w:r>
      </w:ins>
      <w:ins w:id="3913" w:author="Orion" w:date="2011-07-05T21:23:00Z">
        <w:r w:rsidR="008C3B19">
          <w:rPr>
            <w:rFonts w:cs="Times New Roman"/>
          </w:rPr>
          <w:t xml:space="preserve"> como actual cuando el </w:t>
        </w:r>
      </w:ins>
      <w:ins w:id="3914" w:author="Orion" w:date="2011-07-05T21:42:00Z">
        <w:r w:rsidR="00C06E11">
          <w:rPr>
            <w:rFonts w:cs="Times New Roman"/>
          </w:rPr>
          <w:t xml:space="preserve">riesgo de </w:t>
        </w:r>
      </w:ins>
      <w:ins w:id="3915" w:author="Orion" w:date="2011-07-05T21:23:00Z">
        <w:r w:rsidR="008C3B19">
          <w:rPr>
            <w:rFonts w:cs="Times New Roman"/>
          </w:rPr>
          <w:t xml:space="preserve">conflicto </w:t>
        </w:r>
      </w:ins>
      <w:ins w:id="3916" w:author="Orion" w:date="2011-07-05T21:42:00Z">
        <w:r w:rsidR="00C06E11">
          <w:rPr>
            <w:rFonts w:cs="Times New Roman"/>
          </w:rPr>
          <w:t>desaparezca</w:t>
        </w:r>
      </w:ins>
      <w:ins w:id="3917" w:author="Orion" w:date="2011-07-05T21:20:00Z">
        <w:r w:rsidR="009F5DBF">
          <w:rPr>
            <w:rFonts w:cs="Times New Roman"/>
          </w:rPr>
          <w:t>. Por último</w:t>
        </w:r>
      </w:ins>
      <w:ins w:id="3918" w:author="Orion" w:date="2011-07-05T21:42:00Z">
        <w:r w:rsidR="00570B50">
          <w:rPr>
            <w:rFonts w:cs="Times New Roman"/>
          </w:rPr>
          <w:t>,</w:t>
        </w:r>
      </w:ins>
      <w:ins w:id="3919" w:author="Orion" w:date="2011-07-05T21:20:00Z">
        <w:r w:rsidR="009F5DBF">
          <w:rPr>
            <w:rFonts w:cs="Times New Roman"/>
          </w:rPr>
          <w:t xml:space="preserve"> el piloto </w:t>
        </w:r>
      </w:ins>
      <w:ins w:id="3920" w:author="Orion" w:date="2011-07-05T21:17:00Z">
        <w:r w:rsidR="009F5DBF">
          <w:rPr>
            <w:rFonts w:cs="Times New Roman"/>
          </w:rPr>
          <w:t>producirá un hecho que iniciará el proceso que</w:t>
        </w:r>
      </w:ins>
      <w:ins w:id="3921" w:author="Orion" w:date="2011-07-05T21:20:00Z">
        <w:r w:rsidR="009F5DBF">
          <w:rPr>
            <w:rFonts w:cs="Times New Roman"/>
          </w:rPr>
          <w:t xml:space="preserve"> alerta</w:t>
        </w:r>
      </w:ins>
      <w:ins w:id="3922" w:author="Orion" w:date="2011-07-05T21:21:00Z">
        <w:r w:rsidR="00731C64">
          <w:rPr>
            <w:rFonts w:cs="Times New Roman"/>
          </w:rPr>
          <w:t>rá</w:t>
        </w:r>
      </w:ins>
      <w:ins w:id="3923" w:author="Orion" w:date="2011-07-05T21:20:00Z">
        <w:r w:rsidR="009F5DBF">
          <w:rPr>
            <w:rFonts w:cs="Times New Roman"/>
          </w:rPr>
          <w:t xml:space="preserve"> cuando el</w:t>
        </w:r>
      </w:ins>
      <w:ins w:id="3924" w:author="Orion" w:date="2011-07-05T21:17:00Z">
        <w:r w:rsidR="009F5DBF">
          <w:rPr>
            <w:rFonts w:cs="Times New Roman"/>
          </w:rPr>
          <w:t xml:space="preserve"> tramo se ha completado con éxito (“</w:t>
        </w:r>
        <w:proofErr w:type="spellStart"/>
        <w:r w:rsidR="009F5DBF">
          <w:rPr>
            <w:rFonts w:cs="Times New Roman"/>
          </w:rPr>
          <w:t>StartLegCheck</w:t>
        </w:r>
        <w:proofErr w:type="spellEnd"/>
        <w:r w:rsidR="009F5DBF">
          <w:rPr>
            <w:rFonts w:cs="Times New Roman"/>
          </w:rPr>
          <w:t>”).</w:t>
        </w:r>
      </w:ins>
    </w:p>
    <w:p w14:paraId="374A05D1" w14:textId="77777777" w:rsidR="009F5DBF" w:rsidRPr="009F5DBF" w:rsidRDefault="009F5DBF" w:rsidP="003574A0">
      <w:pPr>
        <w:jc w:val="both"/>
        <w:rPr>
          <w:ins w:id="3925" w:author="Orion" w:date="2011-07-05T21:17:00Z"/>
          <w:rFonts w:cs="Times New Roman"/>
          <w:b/>
          <w:rPrChange w:id="3926" w:author="Orion" w:date="2011-07-05T21:17:00Z">
            <w:rPr>
              <w:ins w:id="3927" w:author="Orion" w:date="2011-07-05T21:17:00Z"/>
              <w:rFonts w:cs="Times New Roman"/>
            </w:rPr>
          </w:rPrChange>
        </w:rPr>
      </w:pPr>
    </w:p>
    <w:p w14:paraId="42875F57" w14:textId="77777777" w:rsidR="009F5DBF" w:rsidRDefault="009F5DBF" w:rsidP="003574A0">
      <w:pPr>
        <w:jc w:val="both"/>
        <w:rPr>
          <w:ins w:id="3928" w:author="Orion" w:date="2011-07-05T20:38:00Z"/>
          <w:rFonts w:cs="Times New Roman"/>
        </w:rPr>
      </w:pPr>
    </w:p>
    <w:p w14:paraId="50177783" w14:textId="77777777" w:rsidR="003574A0" w:rsidRDefault="003574A0" w:rsidP="003574A0">
      <w:pPr>
        <w:jc w:val="both"/>
        <w:rPr>
          <w:ins w:id="3929" w:author="Orion" w:date="2011-07-05T20:38:00Z"/>
          <w:rFonts w:cs="Times New Roman"/>
        </w:rPr>
      </w:pPr>
      <w:ins w:id="3930" w:author="Orion" w:date="2011-07-05T20:38:00Z">
        <w:r w:rsidRPr="00547764">
          <w:rPr>
            <w:rFonts w:cs="Times New Roman"/>
            <w:noProof/>
            <w:lang w:eastAsia="es-ES" w:bidi="ar-SA"/>
          </w:rPr>
          <w:drawing>
            <wp:inline distT="0" distB="0" distL="0" distR="0" wp14:anchorId="4A0B4240" wp14:editId="2CF95C41">
              <wp:extent cx="5612130" cy="2029460"/>
              <wp:effectExtent l="0" t="0" r="762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612130" cy="2029460"/>
                      </a:xfrm>
                      <a:prstGeom prst="rect">
                        <a:avLst/>
                      </a:prstGeom>
                    </pic:spPr>
                  </pic:pic>
                </a:graphicData>
              </a:graphic>
            </wp:inline>
          </w:drawing>
        </w:r>
      </w:ins>
    </w:p>
    <w:p w14:paraId="2F50CE68" w14:textId="77777777" w:rsidR="003574A0" w:rsidRDefault="003574A0" w:rsidP="003574A0">
      <w:pPr>
        <w:pStyle w:val="Caption"/>
        <w:rPr>
          <w:ins w:id="3931" w:author="Orion" w:date="2011-07-05T20:38:00Z"/>
          <w:rFonts w:cs="Times New Roman"/>
        </w:rPr>
      </w:pPr>
      <w:bookmarkStart w:id="3932" w:name="_Ref297663867"/>
      <w:bookmarkStart w:id="3933" w:name="_Toc297663521"/>
      <w:bookmarkStart w:id="3934" w:name="_Ref297727267"/>
      <w:bookmarkStart w:id="3935" w:name="_Ref297733137"/>
      <w:ins w:id="3936" w:author="Orion" w:date="2011-07-05T20:38:00Z">
        <w:r>
          <w:t xml:space="preserve">Figura </w:t>
        </w:r>
        <w:r>
          <w:fldChar w:fldCharType="begin"/>
        </w:r>
        <w:r>
          <w:instrText xml:space="preserve"> SEQ Figura \* ARABIC </w:instrText>
        </w:r>
        <w:r>
          <w:fldChar w:fldCharType="separate"/>
        </w:r>
      </w:ins>
      <w:ins w:id="3937" w:author="Orion" w:date="2011-07-05T20:58:00Z">
        <w:r w:rsidR="00760DD2">
          <w:rPr>
            <w:noProof/>
          </w:rPr>
          <w:t>23</w:t>
        </w:r>
      </w:ins>
      <w:ins w:id="3938" w:author="Orion" w:date="2011-07-05T20:38:00Z">
        <w:r>
          <w:fldChar w:fldCharType="end"/>
        </w:r>
        <w:bookmarkEnd w:id="3932"/>
        <w:r>
          <w:t>: Ir al Siguiente Tramo Con Conflicto</w:t>
        </w:r>
        <w:bookmarkEnd w:id="3933"/>
        <w:bookmarkEnd w:id="3934"/>
        <w:bookmarkEnd w:id="3935"/>
      </w:ins>
    </w:p>
    <w:p w14:paraId="5F336213" w14:textId="77777777" w:rsidR="003574A0" w:rsidRDefault="003574A0" w:rsidP="00140686">
      <w:pPr>
        <w:jc w:val="both"/>
        <w:rPr>
          <w:ins w:id="3939" w:author="Orion" w:date="2011-07-05T20:38:00Z"/>
          <w:rFonts w:cs="Times New Roman"/>
        </w:rPr>
      </w:pPr>
    </w:p>
    <w:p w14:paraId="51465D13" w14:textId="77777777" w:rsidR="003574A0" w:rsidRDefault="003574A0" w:rsidP="00140686">
      <w:pPr>
        <w:jc w:val="both"/>
        <w:rPr>
          <w:ins w:id="3940" w:author="Orion" w:date="2011-06-23T12:34:00Z"/>
          <w:rFonts w:cs="Times New Roman"/>
        </w:rPr>
      </w:pPr>
    </w:p>
    <w:p w14:paraId="7FCBE156" w14:textId="081A13B6" w:rsidR="00595646" w:rsidRPr="008F597E" w:rsidRDefault="00B937FD">
      <w:pPr>
        <w:outlineLvl w:val="1"/>
        <w:rPr>
          <w:ins w:id="3941" w:author="Orion" w:date="2011-06-23T12:42:00Z"/>
          <w:rFonts w:eastAsiaTheme="majorEastAsia" w:cs="Times New Roman"/>
          <w:color w:val="1F497D" w:themeColor="text2"/>
          <w:spacing w:val="15"/>
          <w:u w:val="single"/>
          <w:rPrChange w:id="3942" w:author="Orion" w:date="2011-07-04T11:52:00Z">
            <w:rPr>
              <w:ins w:id="3943" w:author="Orion" w:date="2011-06-23T12:42:00Z"/>
              <w:rFonts w:cs="Times New Roman"/>
            </w:rPr>
          </w:rPrChange>
        </w:rPr>
        <w:pPrChange w:id="3944" w:author="Orion" w:date="2011-06-23T12:42:00Z">
          <w:pPr>
            <w:pStyle w:val="ListParagraph"/>
            <w:numPr>
              <w:numId w:val="17"/>
            </w:numPr>
            <w:spacing w:before="120"/>
            <w:ind w:hanging="360"/>
            <w:jc w:val="both"/>
          </w:pPr>
        </w:pPrChange>
      </w:pPr>
      <w:bookmarkStart w:id="3945" w:name="_Toc297726959"/>
      <w:ins w:id="3946" w:author="Orion" w:date="2011-05-05T17:39:00Z">
        <w:r w:rsidRPr="008F597E">
          <w:rPr>
            <w:rFonts w:eastAsiaTheme="majorEastAsia" w:cs="Times New Roman"/>
            <w:color w:val="1F497D" w:themeColor="text2"/>
            <w:spacing w:val="15"/>
            <w:szCs w:val="21"/>
            <w:u w:val="single"/>
            <w:rPrChange w:id="3947" w:author="Orion" w:date="2011-07-04T11:52:00Z">
              <w:rPr>
                <w:rFonts w:cs="Times New Roman"/>
              </w:rPr>
            </w:rPrChange>
          </w:rPr>
          <w:t>Módulo de lógica</w:t>
        </w:r>
      </w:ins>
      <w:bookmarkEnd w:id="3945"/>
    </w:p>
    <w:p w14:paraId="76D69403" w14:textId="20F93BDD" w:rsidR="00CF64E2" w:rsidRDefault="002809A4">
      <w:pPr>
        <w:spacing w:before="120"/>
        <w:jc w:val="both"/>
        <w:rPr>
          <w:ins w:id="3948" w:author="Orion" w:date="2011-06-26T18:06:00Z"/>
        </w:rPr>
        <w:pPrChange w:id="3949" w:author="Orion" w:date="2011-06-10T12:19:00Z">
          <w:pPr>
            <w:pStyle w:val="ListParagraph"/>
            <w:numPr>
              <w:numId w:val="17"/>
            </w:numPr>
            <w:spacing w:before="120"/>
            <w:ind w:hanging="360"/>
            <w:jc w:val="both"/>
          </w:pPr>
        </w:pPrChange>
      </w:pPr>
      <w:ins w:id="3950" w:author="Orion" w:date="2011-06-10T12:19:00Z">
        <w:r w:rsidRPr="002809A4">
          <w:rPr>
            <w:rFonts w:cs="Times New Roman"/>
          </w:rPr>
          <w:t xml:space="preserve">Es la capa </w:t>
        </w:r>
        <w:r>
          <w:t>formada por todas las clases generadas a partir del modelo desarrollado en el IDK. Aquí se incluirá la mayor parte del código autogenerado, esto quiere decir, que se incluirá tanto las clases que se basan estrictamente en la lógica del sistema (normalmente representadas por tareas) como las clases que representan entidades o agentes. Estas últimas clases se incluyen en esta capa porque el IDK al transformar agentes a código genera algo de lógica en estas clases (como puede ser que tareas se han de ejecutar cuando un objetivo se puede satisfacer).</w:t>
        </w:r>
      </w:ins>
      <w:ins w:id="3951" w:author="Orion" w:date="2011-06-23T12:37:00Z">
        <w:r w:rsidR="00B56A1D">
          <w:t xml:space="preserve"> Aunque </w:t>
        </w:r>
      </w:ins>
      <w:ins w:id="3952" w:author="Orion" w:date="2011-06-23T12:43:00Z">
        <w:r w:rsidR="00417FC8">
          <w:t xml:space="preserve">es cierto que </w:t>
        </w:r>
      </w:ins>
      <w:ins w:id="3953" w:author="Orion" w:date="2011-06-23T12:37:00Z">
        <w:r w:rsidR="00B56A1D">
          <w:t>realmente la lógica del programa está en cada una de las tareas que pueden ejecutar los agentes. La herramienta IDK permite que se pueda añadir</w:t>
        </w:r>
      </w:ins>
      <w:ins w:id="3954" w:author="Orion" w:date="2011-06-23T12:41:00Z">
        <w:r w:rsidR="00B56A1D">
          <w:t xml:space="preserve"> código propio</w:t>
        </w:r>
      </w:ins>
      <w:ins w:id="3955" w:author="Orion" w:date="2011-06-23T12:37:00Z">
        <w:r w:rsidR="00B56A1D">
          <w:t xml:space="preserve"> </w:t>
        </w:r>
      </w:ins>
      <w:ins w:id="3956" w:author="Orion" w:date="2011-06-23T12:38:00Z">
        <w:r w:rsidR="00B56A1D">
          <w:t>para moldear estas tareas</w:t>
        </w:r>
      </w:ins>
      <w:ins w:id="3957" w:author="Orion" w:date="2011-06-23T12:43:00Z">
        <w:r w:rsidR="00417FC8">
          <w:t xml:space="preserve"> a</w:t>
        </w:r>
      </w:ins>
      <w:ins w:id="3958" w:author="Orion" w:date="2011-06-23T12:38:00Z">
        <w:r w:rsidR="00B56A1D">
          <w:t xml:space="preserve"> </w:t>
        </w:r>
      </w:ins>
      <w:ins w:id="3959" w:author="Orion" w:date="2011-06-23T12:41:00Z">
        <w:r w:rsidR="00B56A1D">
          <w:t xml:space="preserve">las </w:t>
        </w:r>
      </w:ins>
      <w:ins w:id="3960" w:author="Orion" w:date="2011-06-23T12:38:00Z">
        <w:r w:rsidR="00B56A1D">
          <w:t>necesidades</w:t>
        </w:r>
      </w:ins>
      <w:ins w:id="3961" w:author="Orion" w:date="2011-06-23T12:41:00Z">
        <w:r w:rsidR="00B56A1D">
          <w:t xml:space="preserve"> del programador.</w:t>
        </w:r>
      </w:ins>
    </w:p>
    <w:p w14:paraId="147A6208" w14:textId="166027FC" w:rsidR="00CF64E2" w:rsidRDefault="00CF64E2">
      <w:pPr>
        <w:spacing w:before="120"/>
        <w:jc w:val="both"/>
        <w:rPr>
          <w:ins w:id="3962" w:author="Orion" w:date="2011-06-10T12:19:00Z"/>
        </w:rPr>
        <w:pPrChange w:id="3963" w:author="Orion" w:date="2011-06-10T12:19:00Z">
          <w:pPr>
            <w:pStyle w:val="ListParagraph"/>
            <w:numPr>
              <w:numId w:val="17"/>
            </w:numPr>
            <w:spacing w:before="120"/>
            <w:ind w:hanging="360"/>
            <w:jc w:val="both"/>
          </w:pPr>
        </w:pPrChange>
      </w:pPr>
      <w:ins w:id="3964" w:author="Orion" w:date="2011-06-26T18:06:00Z">
        <w:r>
          <w:t>De</w:t>
        </w:r>
      </w:ins>
      <w:ins w:id="3965" w:author="Orion" w:date="2011-06-26T18:08:00Z">
        <w:r w:rsidR="00D21EAF">
          <w:t>n</w:t>
        </w:r>
      </w:ins>
      <w:ins w:id="3966" w:author="Orion" w:date="2011-06-26T18:06:00Z">
        <w:r>
          <w:t>tro</w:t>
        </w:r>
        <w:r w:rsidR="00237F99">
          <w:t xml:space="preserve"> de esta capa </w:t>
        </w:r>
        <w:r>
          <w:t xml:space="preserve">también se incluyen </w:t>
        </w:r>
      </w:ins>
      <w:ins w:id="3967" w:author="Orion" w:date="2011-06-26T18:10:00Z">
        <w:r w:rsidR="0004193A">
          <w:t>otros</w:t>
        </w:r>
      </w:ins>
      <w:ins w:id="3968" w:author="Orion" w:date="2011-06-26T18:06:00Z">
        <w:r>
          <w:t xml:space="preserve"> procesos</w:t>
        </w:r>
      </w:ins>
      <w:ins w:id="3969" w:author="Orion" w:date="2011-06-26T18:10:00Z">
        <w:r w:rsidR="0004193A">
          <w:t xml:space="preserve"> como por ejemplo los</w:t>
        </w:r>
      </w:ins>
      <w:ins w:id="3970" w:author="Orion" w:date="2011-06-26T18:06:00Z">
        <w:r>
          <w:t xml:space="preserve"> encargados de monitorizar aviones o actualizar el estado de estos en todo momento. </w:t>
        </w:r>
      </w:ins>
      <w:ins w:id="3971" w:author="Orion" w:date="2011-06-26T18:07:00Z">
        <w:r>
          <w:t xml:space="preserve">Dichos procesos son iniciados por agentes a </w:t>
        </w:r>
      </w:ins>
      <w:ins w:id="3972" w:author="Orion" w:date="2011-06-26T18:08:00Z">
        <w:r>
          <w:t>través</w:t>
        </w:r>
      </w:ins>
      <w:ins w:id="3973" w:author="Orion" w:date="2011-06-26T18:07:00Z">
        <w:r>
          <w:t xml:space="preserve"> </w:t>
        </w:r>
      </w:ins>
      <w:ins w:id="3974" w:author="Orion" w:date="2011-06-26T18:08:00Z">
        <w:r>
          <w:t>de una aplicación pero</w:t>
        </w:r>
      </w:ins>
      <w:ins w:id="3975" w:author="Orion" w:date="2011-06-26T18:10:00Z">
        <w:r w:rsidR="00923C11">
          <w:t>, al tratarse de procesos iterativos muy largos,</w:t>
        </w:r>
      </w:ins>
      <w:ins w:id="3976" w:author="Orion" w:date="2011-06-26T18:08:00Z">
        <w:r>
          <w:t xml:space="preserve"> serán ejecutados en nuevos hilos</w:t>
        </w:r>
      </w:ins>
      <w:ins w:id="3977" w:author="Orion" w:date="2011-06-26T18:11:00Z">
        <w:r w:rsidR="00923C11">
          <w:t xml:space="preserve"> del sistema</w:t>
        </w:r>
      </w:ins>
      <w:ins w:id="3978" w:author="Orion" w:date="2011-06-26T18:08:00Z">
        <w:r>
          <w:t xml:space="preserve"> para no </w:t>
        </w:r>
        <w:r w:rsidR="00922620">
          <w:t xml:space="preserve">interferir a la hora de los posibles objetivos que </w:t>
        </w:r>
      </w:ins>
      <w:ins w:id="3979" w:author="Orion" w:date="2011-06-26T18:11:00Z">
        <w:r w:rsidR="00400128">
          <w:t>dichos</w:t>
        </w:r>
      </w:ins>
      <w:ins w:id="3980" w:author="Orion" w:date="2011-06-26T18:08:00Z">
        <w:r w:rsidR="00922620">
          <w:t xml:space="preserve"> agentes puedan satisfacer </w:t>
        </w:r>
      </w:ins>
      <w:ins w:id="3981" w:author="Orion" w:date="2011-06-26T18:09:00Z">
        <w:r w:rsidR="00922620">
          <w:t>simultáneamente</w:t>
        </w:r>
      </w:ins>
      <w:ins w:id="3982" w:author="Orion" w:date="2011-06-26T18:08:00Z">
        <w:r w:rsidR="00922620">
          <w:t>.</w:t>
        </w:r>
      </w:ins>
    </w:p>
    <w:p w14:paraId="3D2419D4" w14:textId="77777777" w:rsidR="00B937FD" w:rsidRDefault="00B937FD" w:rsidP="00B937FD">
      <w:pPr>
        <w:rPr>
          <w:ins w:id="3983" w:author="Orion" w:date="2011-05-05T17:40:00Z"/>
          <w:rFonts w:cs="Times New Roman"/>
        </w:rPr>
      </w:pPr>
    </w:p>
    <w:p w14:paraId="2CFFB8BA" w14:textId="77777777" w:rsidR="00B937FD" w:rsidRPr="008F597E" w:rsidRDefault="00B937FD" w:rsidP="00B937FD">
      <w:pPr>
        <w:outlineLvl w:val="1"/>
        <w:rPr>
          <w:ins w:id="3984" w:author="Orion" w:date="2011-05-05T17:40:00Z"/>
          <w:rFonts w:eastAsiaTheme="majorEastAsia" w:cs="Times New Roman"/>
          <w:color w:val="1F497D" w:themeColor="text2"/>
          <w:spacing w:val="15"/>
          <w:szCs w:val="21"/>
          <w:u w:val="single"/>
          <w:rPrChange w:id="3985" w:author="Orion" w:date="2011-07-04T11:52:00Z">
            <w:rPr>
              <w:ins w:id="3986" w:author="Orion" w:date="2011-05-05T17:40:00Z"/>
              <w:rFonts w:cs="Times New Roman"/>
            </w:rPr>
          </w:rPrChange>
        </w:rPr>
      </w:pPr>
      <w:bookmarkStart w:id="3987" w:name="_Toc297726960"/>
      <w:ins w:id="3988" w:author="Orion" w:date="2011-05-05T17:40:00Z">
        <w:r w:rsidRPr="008F597E">
          <w:rPr>
            <w:rFonts w:eastAsiaTheme="majorEastAsia" w:cs="Times New Roman"/>
            <w:color w:val="1F497D" w:themeColor="text2"/>
            <w:spacing w:val="15"/>
            <w:szCs w:val="21"/>
            <w:u w:val="single"/>
            <w:rPrChange w:id="3989" w:author="Orion" w:date="2011-07-04T11:52:00Z">
              <w:rPr>
                <w:rFonts w:cs="Times New Roman"/>
              </w:rPr>
            </w:rPrChange>
          </w:rPr>
          <w:t>Visualización</w:t>
        </w:r>
        <w:bookmarkEnd w:id="3987"/>
      </w:ins>
    </w:p>
    <w:p w14:paraId="391BBAAB" w14:textId="14F46B9B" w:rsidR="00557A40" w:rsidRDefault="009361EC">
      <w:pPr>
        <w:jc w:val="both"/>
        <w:rPr>
          <w:ins w:id="3990" w:author="Orion" w:date="2011-06-20T19:20:00Z"/>
        </w:rPr>
        <w:pPrChange w:id="3991" w:author="Orion" w:date="2011-05-10T23:29:00Z">
          <w:pPr/>
        </w:pPrChange>
      </w:pPr>
      <w:ins w:id="3992" w:author="Orion" w:date="2011-06-20T19:17:00Z">
        <w:r>
          <w:t xml:space="preserve">Para poder tener una representación realista de lo que se </w:t>
        </w:r>
      </w:ins>
      <w:ins w:id="3993" w:author="Orion" w:date="2011-06-21T11:39:00Z">
        <w:r w:rsidR="004C625E">
          <w:t>va</w:t>
        </w:r>
      </w:ins>
      <w:ins w:id="3994" w:author="Orion" w:date="2011-06-20T19:17:00Z">
        <w:r>
          <w:t xml:space="preserve"> a simular y con el objetivo de poder detectar posible errores o defectos del sistema, se han </w:t>
        </w:r>
      </w:ins>
      <w:ins w:id="3995" w:author="Orion" w:date="2011-06-20T19:19:00Z">
        <w:r>
          <w:t>representado</w:t>
        </w:r>
      </w:ins>
      <w:ins w:id="3996" w:author="Orion" w:date="2011-06-20T19:17:00Z">
        <w:r>
          <w:t xml:space="preserve"> los datos producidos por el </w:t>
        </w:r>
        <w:r>
          <w:lastRenderedPageBreak/>
          <w:t xml:space="preserve">sistema </w:t>
        </w:r>
      </w:ins>
      <w:ins w:id="3997" w:author="Orion" w:date="2011-06-20T19:19:00Z">
        <w:r>
          <w:t>en una serie de visualizaciones.</w:t>
        </w:r>
      </w:ins>
      <w:ins w:id="3998" w:author="Orion" w:date="2011-06-20T19:20:00Z">
        <w:r>
          <w:t xml:space="preserve"> El sistema dispone de d</w:t>
        </w:r>
      </w:ins>
      <w:ins w:id="3999" w:author="Orion" w:date="2011-06-10T12:20:00Z">
        <w:r w:rsidR="002809A4" w:rsidRPr="00A74327">
          <w:t xml:space="preserve">os posibles tipos de visualización. </w:t>
        </w:r>
        <w:r w:rsidR="002809A4">
          <w:t xml:space="preserve">Por un lado está la visualización que nos aporta el IAF (INGENIAS </w:t>
        </w:r>
        <w:proofErr w:type="spellStart"/>
        <w:r w:rsidR="002809A4">
          <w:t>Agent</w:t>
        </w:r>
        <w:proofErr w:type="spellEnd"/>
        <w:r w:rsidR="002809A4">
          <w:t xml:space="preserve"> Framework), que es la que por defecto nos aporta el código autogenerado. En este tipo de visualización podremos ver los estados mentales de cada uno de los agentes, así como las interacciones y las tareas que van ejecutando en cada momento dichos agentes</w:t>
        </w:r>
      </w:ins>
      <w:ins w:id="4000" w:author="Orion" w:date="2011-06-20T19:10:00Z">
        <w:r w:rsidR="00557A40">
          <w:t xml:space="preserve">. Esta visualización también aporta una serie de </w:t>
        </w:r>
        <w:proofErr w:type="spellStart"/>
        <w:r w:rsidR="00557A40" w:rsidRPr="00251CCB">
          <w:rPr>
            <w:i/>
            <w:rPrChange w:id="4001" w:author="Orion" w:date="2011-06-21T11:48:00Z">
              <w:rPr/>
            </w:rPrChange>
          </w:rPr>
          <w:t>logs</w:t>
        </w:r>
        <w:proofErr w:type="spellEnd"/>
        <w:r w:rsidR="00557A40">
          <w:t xml:space="preserve"> que mostrar</w:t>
        </w:r>
      </w:ins>
      <w:ins w:id="4002" w:author="Orion" w:date="2011-06-20T19:13:00Z">
        <w:r w:rsidR="00557A40">
          <w:t>á</w:t>
        </w:r>
      </w:ins>
      <w:ins w:id="4003" w:author="Orion" w:date="2011-06-20T19:20:00Z">
        <w:r w:rsidR="00256F58">
          <w:t>n</w:t>
        </w:r>
      </w:ins>
      <w:ins w:id="4004" w:author="Orion" w:date="2011-06-20T19:13:00Z">
        <w:r w:rsidR="00557A40">
          <w:t xml:space="preserve"> un histórico </w:t>
        </w:r>
      </w:ins>
      <w:ins w:id="4005" w:author="Orion" w:date="2011-06-20T19:14:00Z">
        <w:r w:rsidR="00557A40">
          <w:t>d</w:t>
        </w:r>
      </w:ins>
      <w:ins w:id="4006" w:author="Orion" w:date="2011-06-21T11:48:00Z">
        <w:r w:rsidR="000375FF">
          <w:t>e</w:t>
        </w:r>
      </w:ins>
      <w:ins w:id="4007" w:author="Orion" w:date="2011-06-20T19:14:00Z">
        <w:r w:rsidR="00557A40">
          <w:t xml:space="preserve"> cada una de estas interacciones y tareas que se han ejecutado</w:t>
        </w:r>
      </w:ins>
      <w:ins w:id="4008" w:author="Orion" w:date="2011-06-10T12:20:00Z">
        <w:r w:rsidR="002809A4">
          <w:t xml:space="preserve">. </w:t>
        </w:r>
      </w:ins>
    </w:p>
    <w:p w14:paraId="2EDCF166" w14:textId="70025C83" w:rsidR="0069523A" w:rsidRDefault="0069523A">
      <w:pPr>
        <w:jc w:val="both"/>
        <w:rPr>
          <w:ins w:id="4009" w:author="Orion" w:date="2011-06-20T19:14:00Z"/>
        </w:rPr>
        <w:pPrChange w:id="4010" w:author="Orion" w:date="2011-05-10T23:29:00Z">
          <w:pPr/>
        </w:pPrChange>
      </w:pPr>
      <w:ins w:id="4011" w:author="Orion" w:date="2011-06-20T19:20:00Z">
        <w:r>
          <w:t>(</w:t>
        </w:r>
      </w:ins>
      <w:ins w:id="4012" w:author="Orion" w:date="2011-06-23T12:35:00Z">
        <w:r w:rsidR="00D44163">
          <w:t>Imágenes</w:t>
        </w:r>
      </w:ins>
      <w:ins w:id="4013" w:author="Orion" w:date="2011-06-20T19:20:00Z">
        <w:r>
          <w:t xml:space="preserve">,: interacciones, </w:t>
        </w:r>
      </w:ins>
      <w:ins w:id="4014" w:author="Orion" w:date="2011-06-20T19:21:00Z">
        <w:r>
          <w:t>agente…)</w:t>
        </w:r>
      </w:ins>
    </w:p>
    <w:p w14:paraId="5A7727EF" w14:textId="6E4B655F" w:rsidR="00535278" w:rsidRDefault="002809A4">
      <w:pPr>
        <w:jc w:val="both"/>
        <w:rPr>
          <w:ins w:id="4015" w:author="Orion" w:date="2011-06-21T12:49:00Z"/>
        </w:rPr>
        <w:pPrChange w:id="4016" w:author="Orion" w:date="2011-05-10T23:29:00Z">
          <w:pPr/>
        </w:pPrChange>
      </w:pPr>
      <w:ins w:id="4017" w:author="Orion" w:date="2011-06-10T12:20:00Z">
        <w:r w:rsidRPr="005E4FAC">
          <w:t>Por otro lado</w:t>
        </w:r>
      </w:ins>
      <w:ins w:id="4018" w:author="Orion" w:date="2011-06-10T12:25:00Z">
        <w:r w:rsidR="006A0746">
          <w:t xml:space="preserve"> se ha implementado </w:t>
        </w:r>
      </w:ins>
      <w:ins w:id="4019" w:author="Orion" w:date="2011-06-10T12:20:00Z">
        <w:r w:rsidRPr="00A74327">
          <w:t xml:space="preserve">una visualización gráfica más </w:t>
        </w:r>
        <w:r w:rsidRPr="00A74327">
          <w:rPr>
            <w:rFonts w:cs="Times New Roman"/>
          </w:rPr>
          <w:t xml:space="preserve">realista donde se hace uso de una herramienta llamada </w:t>
        </w:r>
        <w:proofErr w:type="spellStart"/>
        <w:r w:rsidRPr="00A74327">
          <w:rPr>
            <w:rFonts w:cs="Times New Roman"/>
          </w:rPr>
          <w:t>World</w:t>
        </w:r>
        <w:proofErr w:type="spellEnd"/>
        <w:r w:rsidRPr="00A74327">
          <w:rPr>
            <w:rFonts w:cs="Times New Roman"/>
          </w:rPr>
          <w:t xml:space="preserve"> </w:t>
        </w:r>
        <w:proofErr w:type="spellStart"/>
        <w:r w:rsidRPr="00A74327">
          <w:rPr>
            <w:rFonts w:cs="Times New Roman"/>
          </w:rPr>
          <w:t>Wind</w:t>
        </w:r>
        <w:proofErr w:type="spellEnd"/>
        <w:r w:rsidRPr="00A74327">
          <w:rPr>
            <w:rFonts w:cs="Times New Roman"/>
          </w:rPr>
          <w:t xml:space="preserve"> de la NASA</w:t>
        </w:r>
      </w:ins>
      <w:customXmlInsRangeStart w:id="4020" w:author="Orion" w:date="2011-06-10T12:20:00Z"/>
      <w:sdt>
        <w:sdtPr>
          <w:rPr>
            <w:rFonts w:cs="Times New Roman"/>
          </w:rPr>
          <w:id w:val="-304163868"/>
          <w:citation/>
        </w:sdtPr>
        <w:sdtContent>
          <w:customXmlInsRangeEnd w:id="4020"/>
          <w:ins w:id="4021" w:author="Orion" w:date="2011-06-10T12:20:00Z">
            <w:r w:rsidRPr="00A74327">
              <w:rPr>
                <w:rFonts w:cs="Times New Roman"/>
              </w:rPr>
              <w:fldChar w:fldCharType="begin"/>
            </w:r>
            <w:r w:rsidRPr="0014373B">
              <w:rPr>
                <w:rFonts w:cs="Times New Roman"/>
              </w:rPr>
              <w:instrText xml:space="preserve"> CITATION Wor \l 3082 </w:instrText>
            </w:r>
            <w:r w:rsidRPr="00A74327">
              <w:rPr>
                <w:rFonts w:cs="Times New Roman"/>
              </w:rPr>
              <w:fldChar w:fldCharType="separate"/>
            </w:r>
          </w:ins>
          <w:ins w:id="4022" w:author="Orion" w:date="2011-07-05T20:58:00Z">
            <w:r w:rsidR="00760DD2">
              <w:rPr>
                <w:rFonts w:cs="Times New Roman"/>
                <w:noProof/>
              </w:rPr>
              <w:t xml:space="preserve"> </w:t>
            </w:r>
            <w:r w:rsidR="00760DD2" w:rsidRPr="00760DD2">
              <w:rPr>
                <w:rFonts w:cs="Times New Roman"/>
                <w:noProof/>
                <w:rPrChange w:id="4023" w:author="Orion" w:date="2011-07-05T20:58:00Z">
                  <w:rPr/>
                </w:rPrChange>
              </w:rPr>
              <w:t>(50)</w:t>
            </w:r>
          </w:ins>
          <w:del w:id="4024" w:author="Orion" w:date="2011-07-05T20:58:00Z">
            <w:r w:rsidR="00C1157B" w:rsidDel="00760DD2">
              <w:rPr>
                <w:rFonts w:cs="Times New Roman"/>
                <w:noProof/>
              </w:rPr>
              <w:delText xml:space="preserve"> </w:delText>
            </w:r>
            <w:r w:rsidR="00C1157B" w:rsidRPr="00C1157B" w:rsidDel="00760DD2">
              <w:rPr>
                <w:rFonts w:cs="Times New Roman"/>
                <w:noProof/>
              </w:rPr>
              <w:delText>(51)</w:delText>
            </w:r>
          </w:del>
          <w:ins w:id="4025" w:author="Orion" w:date="2011-06-10T12:20:00Z">
            <w:r w:rsidRPr="00A74327">
              <w:rPr>
                <w:rFonts w:cs="Times New Roman"/>
              </w:rPr>
              <w:fldChar w:fldCharType="end"/>
            </w:r>
          </w:ins>
          <w:customXmlInsRangeStart w:id="4026" w:author="Orion" w:date="2011-06-10T12:20:00Z"/>
        </w:sdtContent>
      </w:sdt>
      <w:customXmlInsRangeEnd w:id="4026"/>
      <w:ins w:id="4027" w:author="Orion" w:date="2011-06-20T19:15:00Z">
        <w:r w:rsidR="00577C77">
          <w:rPr>
            <w:rFonts w:cs="Times New Roman"/>
          </w:rPr>
          <w:t xml:space="preserve">. </w:t>
        </w:r>
      </w:ins>
      <w:proofErr w:type="spellStart"/>
      <w:ins w:id="4028" w:author="Orion" w:date="2011-06-21T12:48:00Z">
        <w:r w:rsidR="00535278" w:rsidRPr="00ED027D">
          <w:rPr>
            <w:bCs/>
          </w:rPr>
          <w:t>World</w:t>
        </w:r>
        <w:proofErr w:type="spellEnd"/>
        <w:r w:rsidR="00535278">
          <w:rPr>
            <w:bCs/>
          </w:rPr>
          <w:t xml:space="preserve"> </w:t>
        </w:r>
        <w:proofErr w:type="spellStart"/>
        <w:r w:rsidR="00535278" w:rsidRPr="00ED027D">
          <w:rPr>
            <w:bCs/>
          </w:rPr>
          <w:t>Wind</w:t>
        </w:r>
        <w:proofErr w:type="spellEnd"/>
        <w:r w:rsidR="00535278" w:rsidRPr="00ED027D">
          <w:rPr>
            <w:rStyle w:val="apple-converted-space"/>
            <w:rFonts w:cs="Times New Roman"/>
            <w:color w:val="000000"/>
          </w:rPr>
          <w:t> </w:t>
        </w:r>
        <w:r w:rsidR="00535278" w:rsidRPr="00ED027D">
          <w:t>es un</w:t>
        </w:r>
        <w:r w:rsidR="00535278" w:rsidRPr="00ED027D">
          <w:rPr>
            <w:rStyle w:val="apple-converted-space"/>
            <w:rFonts w:cs="Times New Roman"/>
            <w:color w:val="000000"/>
          </w:rPr>
          <w:t> </w:t>
        </w:r>
        <w:r w:rsidR="00535278" w:rsidRPr="00ED027D">
          <w:t>programa</w:t>
        </w:r>
        <w:r w:rsidR="00535278">
          <w:t xml:space="preserve"> de código abierto, </w:t>
        </w:r>
        <w:r w:rsidR="00535278" w:rsidRPr="00ED027D">
          <w:t>desarrollado por la</w:t>
        </w:r>
        <w:r w:rsidR="00535278">
          <w:t xml:space="preserve"> NASA,</w:t>
        </w:r>
        <w:r w:rsidR="00535278" w:rsidRPr="00ED027D">
          <w:rPr>
            <w:rStyle w:val="apple-converted-space"/>
            <w:rFonts w:cs="Times New Roman"/>
            <w:color w:val="000000"/>
          </w:rPr>
          <w:t> </w:t>
        </w:r>
        <w:r w:rsidR="00535278" w:rsidRPr="00ED027D">
          <w:t>que actúa como un</w:t>
        </w:r>
        <w:r w:rsidR="00535278" w:rsidRPr="00ED027D">
          <w:rPr>
            <w:rStyle w:val="apple-converted-space"/>
            <w:rFonts w:cs="Times New Roman"/>
            <w:color w:val="000000"/>
          </w:rPr>
          <w:t> </w:t>
        </w:r>
        <w:r w:rsidR="00535278" w:rsidRPr="00ED027D">
          <w:t>globo terráqueo</w:t>
        </w:r>
        <w:r w:rsidR="00535278" w:rsidRPr="00ED027D">
          <w:rPr>
            <w:rStyle w:val="apple-converted-space"/>
            <w:rFonts w:cs="Times New Roman"/>
            <w:color w:val="000000"/>
          </w:rPr>
          <w:t> </w:t>
        </w:r>
        <w:r w:rsidR="00535278">
          <w:t>virtual</w:t>
        </w:r>
        <w:r w:rsidR="00535278" w:rsidRPr="00ED027D">
          <w:t>. Superpone imágenes de</w:t>
        </w:r>
        <w:r w:rsidR="00535278" w:rsidRPr="00ED027D">
          <w:rPr>
            <w:rStyle w:val="apple-converted-space"/>
            <w:rFonts w:cs="Times New Roman"/>
            <w:color w:val="000000"/>
          </w:rPr>
          <w:t> </w:t>
        </w:r>
        <w:r w:rsidR="00535278" w:rsidRPr="00ED027D">
          <w:t>satélites</w:t>
        </w:r>
        <w:r w:rsidR="00535278" w:rsidRPr="00ED027D">
          <w:rPr>
            <w:rStyle w:val="apple-converted-space"/>
            <w:rFonts w:cs="Times New Roman"/>
            <w:color w:val="000000"/>
          </w:rPr>
          <w:t> </w:t>
        </w:r>
        <w:r w:rsidR="00535278" w:rsidRPr="00ED027D">
          <w:t>de la NASA</w:t>
        </w:r>
        <w:r w:rsidR="00535278">
          <w:t xml:space="preserve"> y </w:t>
        </w:r>
        <w:r w:rsidR="00535278" w:rsidRPr="00ED027D">
          <w:t>fotografías</w:t>
        </w:r>
        <w:r w:rsidR="00535278" w:rsidRPr="00ED027D">
          <w:rPr>
            <w:rStyle w:val="apple-converted-space"/>
            <w:rFonts w:cs="Times New Roman"/>
            <w:color w:val="000000"/>
          </w:rPr>
          <w:t> </w:t>
        </w:r>
        <w:r w:rsidR="00535278">
          <w:t xml:space="preserve">aéreas del </w:t>
        </w:r>
        <w:proofErr w:type="spellStart"/>
        <w:r w:rsidR="00535278" w:rsidRPr="00ED027D">
          <w:t>United</w:t>
        </w:r>
        <w:proofErr w:type="spellEnd"/>
        <w:r w:rsidR="00535278" w:rsidRPr="00ED027D">
          <w:t xml:space="preserve"> </w:t>
        </w:r>
        <w:proofErr w:type="spellStart"/>
        <w:r w:rsidR="00535278" w:rsidRPr="00ED027D">
          <w:t>States</w:t>
        </w:r>
        <w:proofErr w:type="spellEnd"/>
        <w:r w:rsidR="00535278" w:rsidRPr="00ED027D">
          <w:t xml:space="preserve"> Geological </w:t>
        </w:r>
        <w:proofErr w:type="spellStart"/>
        <w:r w:rsidR="00535278" w:rsidRPr="00ED027D">
          <w:t>Survey</w:t>
        </w:r>
        <w:proofErr w:type="spellEnd"/>
        <w:r w:rsidR="00535278" w:rsidRPr="00ED027D">
          <w:rPr>
            <w:rStyle w:val="apple-converted-space"/>
            <w:rFonts w:cs="Times New Roman"/>
            <w:color w:val="000000"/>
          </w:rPr>
          <w:t> </w:t>
        </w:r>
        <w:r w:rsidR="00535278" w:rsidRPr="00ED027D">
          <w:t>(USGS) sobre modelos</w:t>
        </w:r>
        <w:r w:rsidR="00535278">
          <w:t xml:space="preserve"> </w:t>
        </w:r>
        <w:r w:rsidR="00535278" w:rsidRPr="00ED027D">
          <w:t>tridimensionales</w:t>
        </w:r>
        <w:r w:rsidR="00535278" w:rsidRPr="00ED027D">
          <w:rPr>
            <w:rStyle w:val="apple-converted-space"/>
            <w:rFonts w:cs="Times New Roman"/>
            <w:color w:val="000000"/>
          </w:rPr>
          <w:t> </w:t>
        </w:r>
        <w:r w:rsidR="00535278" w:rsidRPr="00ED027D">
          <w:t>de la</w:t>
        </w:r>
        <w:r w:rsidR="00535278" w:rsidRPr="00ED027D">
          <w:rPr>
            <w:rStyle w:val="apple-converted-space"/>
            <w:rFonts w:cs="Times New Roman"/>
            <w:color w:val="000000"/>
          </w:rPr>
          <w:t> </w:t>
        </w:r>
        <w:r w:rsidR="00535278" w:rsidRPr="00ED027D">
          <w:t>Tierra, y en las últimas versiones,</w:t>
        </w:r>
        <w:r w:rsidR="00535278" w:rsidRPr="00ED027D">
          <w:rPr>
            <w:rStyle w:val="apple-converted-space"/>
            <w:rFonts w:cs="Times New Roman"/>
            <w:color w:val="000000"/>
          </w:rPr>
          <w:t> </w:t>
        </w:r>
        <w:r w:rsidR="00535278" w:rsidRPr="00ED027D">
          <w:t>Marte</w:t>
        </w:r>
        <w:r w:rsidR="00535278" w:rsidRPr="00ED027D">
          <w:rPr>
            <w:rStyle w:val="apple-converted-space"/>
            <w:rFonts w:cs="Times New Roman"/>
            <w:color w:val="000000"/>
          </w:rPr>
          <w:t> </w:t>
        </w:r>
        <w:r w:rsidR="00535278" w:rsidRPr="00ED027D">
          <w:t>y la</w:t>
        </w:r>
        <w:r w:rsidR="00535278" w:rsidRPr="00ED027D">
          <w:rPr>
            <w:rStyle w:val="apple-converted-space"/>
            <w:rFonts w:cs="Times New Roman"/>
            <w:color w:val="000000"/>
          </w:rPr>
          <w:t> </w:t>
        </w:r>
        <w:r w:rsidR="00535278" w:rsidRPr="00ED027D">
          <w:t>Luna.</w:t>
        </w:r>
        <w:r w:rsidR="00535278">
          <w:t xml:space="preserve"> A través de esta herramienta e</w:t>
        </w:r>
        <w:r w:rsidR="00535278" w:rsidRPr="00ED027D">
          <w:t>l usuario puede interactuar con el planeta seleccionado</w:t>
        </w:r>
      </w:ins>
      <w:ins w:id="4029" w:author="Orion" w:date="2011-06-21T13:33:00Z">
        <w:r w:rsidR="005F027C">
          <w:t>,</w:t>
        </w:r>
      </w:ins>
      <w:ins w:id="4030" w:author="Orion" w:date="2011-06-21T12:48:00Z">
        <w:r w:rsidR="00535278" w:rsidRPr="00ED027D">
          <w:t xml:space="preserve"> rotándolo y ampliando zonas. Además se pueden superponer</w:t>
        </w:r>
        <w:r w:rsidR="00535278" w:rsidRPr="00ED027D">
          <w:rPr>
            <w:rStyle w:val="apple-converted-space"/>
            <w:rFonts w:cs="Times New Roman"/>
            <w:color w:val="000000"/>
          </w:rPr>
          <w:t> </w:t>
        </w:r>
        <w:r w:rsidR="00535278" w:rsidRPr="00ED027D">
          <w:t>topónimos</w:t>
        </w:r>
        <w:r w:rsidR="00535278" w:rsidRPr="00ED027D">
          <w:rPr>
            <w:rStyle w:val="apple-converted-space"/>
            <w:rFonts w:cs="Times New Roman"/>
            <w:color w:val="000000"/>
          </w:rPr>
          <w:t> </w:t>
        </w:r>
        <w:r w:rsidR="00535278" w:rsidRPr="00ED027D">
          <w:t>y fronteras, entre otros datos, a las imágenes. El programa también contiene un módulo para visualizar imágenes de otras fuentes en Internet que usen el protocolo del</w:t>
        </w:r>
        <w:r w:rsidR="00535278">
          <w:t xml:space="preserve"> Open </w:t>
        </w:r>
        <w:proofErr w:type="spellStart"/>
        <w:r w:rsidR="00535278">
          <w:t>Geaospatial</w:t>
        </w:r>
        <w:proofErr w:type="spellEnd"/>
        <w:r w:rsidR="00535278">
          <w:t xml:space="preserve"> </w:t>
        </w:r>
        <w:proofErr w:type="spellStart"/>
        <w:r w:rsidR="00535278">
          <w:t>Consortium</w:t>
        </w:r>
        <w:proofErr w:type="spellEnd"/>
        <w:r w:rsidR="00535278">
          <w:t xml:space="preserve"> Web </w:t>
        </w:r>
        <w:proofErr w:type="spellStart"/>
        <w:r w:rsidR="00535278">
          <w:t>Map</w:t>
        </w:r>
        <w:proofErr w:type="spellEnd"/>
        <w:r w:rsidR="00535278">
          <w:t xml:space="preserve"> </w:t>
        </w:r>
        <w:proofErr w:type="spellStart"/>
        <w:r w:rsidR="00535278">
          <w:t>Service</w:t>
        </w:r>
        <w:proofErr w:type="spellEnd"/>
        <w:r w:rsidR="00535278" w:rsidRPr="00ED027D">
          <w:t xml:space="preserve">. Adicionalmente existen multitudes de ampliaciones para </w:t>
        </w:r>
        <w:proofErr w:type="spellStart"/>
        <w:r w:rsidR="00535278" w:rsidRPr="00ED027D">
          <w:t>World</w:t>
        </w:r>
        <w:proofErr w:type="spellEnd"/>
        <w:r w:rsidR="00535278" w:rsidRPr="00ED027D">
          <w:t xml:space="preserve"> </w:t>
        </w:r>
        <w:proofErr w:type="spellStart"/>
        <w:r w:rsidR="00535278" w:rsidRPr="00ED027D">
          <w:t>Wind</w:t>
        </w:r>
        <w:proofErr w:type="spellEnd"/>
        <w:r w:rsidR="00535278" w:rsidRPr="00ED027D">
          <w:t xml:space="preserve"> que aumentan su funcionalidad, como por ejemplo, poder medir distancias u obtener datos de posición desde un</w:t>
        </w:r>
        <w:r w:rsidR="00535278" w:rsidRPr="00ED027D">
          <w:rPr>
            <w:rStyle w:val="apple-converted-space"/>
            <w:rFonts w:cs="Times New Roman"/>
            <w:color w:val="000000"/>
          </w:rPr>
          <w:t> </w:t>
        </w:r>
        <w:r w:rsidR="00535278" w:rsidRPr="00ED027D">
          <w:t>GPS.</w:t>
        </w:r>
      </w:ins>
      <w:ins w:id="4031" w:author="Orion" w:date="2011-06-21T12:49:00Z">
        <w:r w:rsidR="000B08F3">
          <w:t xml:space="preserve"> Algunos ejemplos de aplicaciones desarrolladas con esta herramienta son:</w:t>
        </w:r>
      </w:ins>
    </w:p>
    <w:p w14:paraId="52179B57" w14:textId="02311AE6" w:rsidR="000B08F3" w:rsidRDefault="00731FC3">
      <w:pPr>
        <w:pStyle w:val="ListParagraph"/>
        <w:numPr>
          <w:ilvl w:val="0"/>
          <w:numId w:val="32"/>
        </w:numPr>
        <w:jc w:val="both"/>
        <w:rPr>
          <w:ins w:id="4032" w:author="Orion" w:date="2011-06-21T13:16:00Z"/>
          <w:rFonts w:cs="Times New Roman"/>
        </w:rPr>
        <w:pPrChange w:id="4033" w:author="Orion" w:date="2011-06-21T13:03:00Z">
          <w:pPr>
            <w:jc w:val="both"/>
          </w:pPr>
        </w:pPrChange>
      </w:pPr>
      <w:proofErr w:type="spellStart"/>
      <w:ins w:id="4034" w:author="Orion" w:date="2011-06-21T13:05:00Z">
        <w:r w:rsidRPr="001262AB">
          <w:rPr>
            <w:rFonts w:cs="Times New Roman"/>
            <w:i/>
            <w:rPrChange w:id="4035" w:author="Orion" w:date="2011-06-21T13:20:00Z">
              <w:rPr>
                <w:rFonts w:cs="Times New Roman"/>
              </w:rPr>
            </w:rPrChange>
          </w:rPr>
          <w:t>Terrain</w:t>
        </w:r>
        <w:proofErr w:type="spellEnd"/>
        <w:r w:rsidRPr="001262AB">
          <w:rPr>
            <w:rFonts w:cs="Times New Roman"/>
            <w:i/>
            <w:rPrChange w:id="4036" w:author="Orion" w:date="2011-06-21T13:20:00Z">
              <w:rPr>
                <w:rFonts w:cs="Times New Roman"/>
              </w:rPr>
            </w:rPrChange>
          </w:rPr>
          <w:t xml:space="preserve"> </w:t>
        </w:r>
        <w:proofErr w:type="spellStart"/>
        <w:r w:rsidRPr="001262AB">
          <w:rPr>
            <w:rFonts w:cs="Times New Roman"/>
            <w:i/>
            <w:rPrChange w:id="4037" w:author="Orion" w:date="2011-06-21T13:20:00Z">
              <w:rPr>
                <w:rFonts w:cs="Times New Roman"/>
              </w:rPr>
            </w:rPrChange>
          </w:rPr>
          <w:t>Profiler</w:t>
        </w:r>
      </w:ins>
      <w:proofErr w:type="spellEnd"/>
      <w:ins w:id="4038" w:author="Orion" w:date="2011-06-21T13:03:00Z">
        <w:r w:rsidR="000B08F3" w:rsidRPr="00DE752A">
          <w:rPr>
            <w:rFonts w:cs="Times New Roman"/>
          </w:rPr>
          <w:t xml:space="preserve">: </w:t>
        </w:r>
      </w:ins>
      <w:ins w:id="4039" w:author="Orion" w:date="2011-06-21T13:06:00Z">
        <w:r w:rsidRPr="00376A29">
          <w:rPr>
            <w:rFonts w:cs="Times New Roman"/>
          </w:rPr>
          <w:t xml:space="preserve">Aplicación que muestra la capa de perfil del terreno </w:t>
        </w:r>
      </w:ins>
      <w:ins w:id="4040" w:author="Orion" w:date="2011-06-21T13:07:00Z">
        <w:r w:rsidRPr="00376A29">
          <w:rPr>
            <w:rFonts w:cs="Times New Roman"/>
          </w:rPr>
          <w:t xml:space="preserve">junto con una serie de controles. Permite visualizar en tiempo real un gráfico de la sección del perfil de cualquier parte del planeta, a cualquier escala. </w:t>
        </w:r>
      </w:ins>
      <w:ins w:id="4041" w:author="Orion" w:date="2011-06-21T13:09:00Z">
        <w:r w:rsidRPr="00082449">
          <w:rPr>
            <w:rFonts w:cs="Times New Roman"/>
          </w:rPr>
          <w:t>Resulta particularmente útil para explorar los fondos marinos, donde los datos de batimetría revela</w:t>
        </w:r>
        <w:r>
          <w:rPr>
            <w:rFonts w:cs="Times New Roman"/>
          </w:rPr>
          <w:t>n</w:t>
        </w:r>
        <w:r w:rsidRPr="00DE752A">
          <w:rPr>
            <w:rFonts w:cs="Times New Roman"/>
          </w:rPr>
          <w:t xml:space="preserve"> importantes características geológicas.</w:t>
        </w:r>
      </w:ins>
    </w:p>
    <w:p w14:paraId="07839EC4" w14:textId="3B31BB49" w:rsidR="00731FC3" w:rsidRPr="00DE752A" w:rsidRDefault="00731FC3">
      <w:pPr>
        <w:pStyle w:val="ListParagraph"/>
        <w:numPr>
          <w:ilvl w:val="0"/>
          <w:numId w:val="32"/>
        </w:numPr>
        <w:jc w:val="both"/>
        <w:rPr>
          <w:ins w:id="4042" w:author="Orion" w:date="2011-06-21T13:16:00Z"/>
          <w:rFonts w:cs="Times New Roman"/>
        </w:rPr>
        <w:pPrChange w:id="4043" w:author="Orion" w:date="2011-06-21T13:16:00Z">
          <w:pPr>
            <w:jc w:val="both"/>
          </w:pPr>
        </w:pPrChange>
      </w:pPr>
      <w:ins w:id="4044" w:author="Orion" w:date="2011-06-21T13:16:00Z">
        <w:r w:rsidRPr="001262AB">
          <w:rPr>
            <w:rFonts w:cs="Times New Roman"/>
            <w:i/>
            <w:rPrChange w:id="4045" w:author="Orion" w:date="2011-06-21T13:20:00Z">
              <w:rPr>
                <w:rFonts w:cs="Times New Roman"/>
              </w:rPr>
            </w:rPrChange>
          </w:rPr>
          <w:t xml:space="preserve">Air </w:t>
        </w:r>
        <w:proofErr w:type="spellStart"/>
        <w:r w:rsidRPr="001262AB">
          <w:rPr>
            <w:rFonts w:cs="Times New Roman"/>
            <w:i/>
            <w:rPrChange w:id="4046" w:author="Orion" w:date="2011-06-21T13:20:00Z">
              <w:rPr>
                <w:rFonts w:cs="Times New Roman"/>
              </w:rPr>
            </w:rPrChange>
          </w:rPr>
          <w:t>Search</w:t>
        </w:r>
        <w:proofErr w:type="spellEnd"/>
        <w:r w:rsidRPr="001262AB">
          <w:rPr>
            <w:rFonts w:cs="Times New Roman"/>
            <w:i/>
            <w:rPrChange w:id="4047" w:author="Orion" w:date="2011-06-21T13:20:00Z">
              <w:rPr>
                <w:rFonts w:cs="Times New Roman"/>
              </w:rPr>
            </w:rPrChange>
          </w:rPr>
          <w:t xml:space="preserve"> And </w:t>
        </w:r>
        <w:proofErr w:type="spellStart"/>
        <w:r w:rsidRPr="001262AB">
          <w:rPr>
            <w:rFonts w:cs="Times New Roman"/>
            <w:i/>
            <w:rPrChange w:id="4048" w:author="Orion" w:date="2011-06-21T13:20:00Z">
              <w:rPr>
                <w:rFonts w:cs="Times New Roman"/>
              </w:rPr>
            </w:rPrChange>
          </w:rPr>
          <w:t>Rescue</w:t>
        </w:r>
        <w:proofErr w:type="spellEnd"/>
        <w:r w:rsidRPr="00731FC3">
          <w:rPr>
            <w:rFonts w:cs="Times New Roman"/>
            <w:rPrChange w:id="4049" w:author="Orion" w:date="2011-06-21T13:17:00Z">
              <w:rPr>
                <w:rFonts w:cs="Times New Roman"/>
                <w:lang w:val="en-US"/>
              </w:rPr>
            </w:rPrChange>
          </w:rPr>
          <w:t>: Es una aplicaci</w:t>
        </w:r>
      </w:ins>
      <w:ins w:id="4050" w:author="Orion" w:date="2011-06-21T13:17:00Z">
        <w:r>
          <w:rPr>
            <w:rFonts w:cs="Times New Roman"/>
          </w:rPr>
          <w:t>ón que ayuda</w:t>
        </w:r>
        <w:r w:rsidR="0062559F">
          <w:rPr>
            <w:rFonts w:cs="Times New Roman"/>
          </w:rPr>
          <w:t xml:space="preserve"> a los planificadores de</w:t>
        </w:r>
        <w:r>
          <w:rPr>
            <w:rFonts w:cs="Times New Roman"/>
          </w:rPr>
          <w:t xml:space="preserve"> búsqueda y rescate</w:t>
        </w:r>
        <w:r w:rsidR="0062559F">
          <w:rPr>
            <w:rFonts w:cs="Times New Roman"/>
          </w:rPr>
          <w:t xml:space="preserve"> a determinar</w:t>
        </w:r>
      </w:ins>
      <w:ins w:id="4051" w:author="Orion" w:date="2011-06-21T13:18:00Z">
        <w:r w:rsidR="0062559F">
          <w:rPr>
            <w:rFonts w:cs="Times New Roman"/>
          </w:rPr>
          <w:t xml:space="preserve"> cuáles son los mejores lugares</w:t>
        </w:r>
      </w:ins>
      <w:ins w:id="4052" w:author="Orion" w:date="2011-06-21T13:34:00Z">
        <w:r w:rsidR="00142D9A">
          <w:rPr>
            <w:rFonts w:cs="Times New Roman"/>
          </w:rPr>
          <w:t xml:space="preserve"> por donde</w:t>
        </w:r>
      </w:ins>
      <w:ins w:id="4053" w:author="Orion" w:date="2011-06-21T13:18:00Z">
        <w:r w:rsidR="0062559F">
          <w:rPr>
            <w:rFonts w:cs="Times New Roman"/>
          </w:rPr>
          <w:t xml:space="preserve"> buscar después de la pérdida de un avión.</w:t>
        </w:r>
      </w:ins>
      <w:ins w:id="4054" w:author="Orion" w:date="2011-06-21T13:19:00Z">
        <w:r w:rsidR="00882B8F">
          <w:rPr>
            <w:rFonts w:cs="Times New Roman"/>
          </w:rPr>
          <w:t xml:space="preserve"> Usando la última posición conocida desde un radar terrestre y otros recursos, los planificadores pueden reconstruir la ruta del avi</w:t>
        </w:r>
      </w:ins>
      <w:ins w:id="4055" w:author="Orion" w:date="2011-06-21T13:20:00Z">
        <w:r w:rsidR="00882B8F">
          <w:rPr>
            <w:rFonts w:cs="Times New Roman"/>
          </w:rPr>
          <w:t>ón y estudiar su posición con respecto a tierra desde cualquier punto de vista, incluido el del piloto.</w:t>
        </w:r>
      </w:ins>
    </w:p>
    <w:p w14:paraId="13D52971" w14:textId="77777777" w:rsidR="00A570A7" w:rsidRDefault="00A570A7">
      <w:pPr>
        <w:jc w:val="both"/>
        <w:rPr>
          <w:ins w:id="4056" w:author="Orion" w:date="2011-07-08T11:52:00Z"/>
          <w:rFonts w:cs="Times New Roman"/>
        </w:rPr>
        <w:pPrChange w:id="4057" w:author="Orion" w:date="2011-05-10T23:29:00Z">
          <w:pPr/>
        </w:pPrChange>
      </w:pPr>
    </w:p>
    <w:p w14:paraId="5129A9E5" w14:textId="711A1CD6" w:rsidR="001262AB" w:rsidRDefault="00212C75">
      <w:pPr>
        <w:jc w:val="both"/>
        <w:rPr>
          <w:ins w:id="4058" w:author="Orion" w:date="2011-07-08T12:14:00Z"/>
          <w:rFonts w:cs="Times New Roman"/>
        </w:rPr>
        <w:pPrChange w:id="4059" w:author="Orion" w:date="2011-05-10T23:29:00Z">
          <w:pPr/>
        </w:pPrChange>
      </w:pPr>
      <w:ins w:id="4060" w:author="Orion" w:date="2011-07-08T11:55:00Z">
        <w:r>
          <w:rPr>
            <w:rFonts w:cs="Times New Roman"/>
          </w:rPr>
          <w:t>La</w:t>
        </w:r>
      </w:ins>
      <w:ins w:id="4061" w:author="Orion" w:date="2011-07-08T11:52:00Z">
        <w:r w:rsidR="00A570A7">
          <w:rPr>
            <w:rFonts w:cs="Times New Roman"/>
          </w:rPr>
          <w:t xml:space="preserve"> aplicación</w:t>
        </w:r>
      </w:ins>
      <w:ins w:id="4062" w:author="Orion" w:date="2011-07-08T11:55:00Z">
        <w:r>
          <w:rPr>
            <w:rFonts w:cs="Times New Roman"/>
          </w:rPr>
          <w:t xml:space="preserve"> desarrollada para este trabajo</w:t>
        </w:r>
      </w:ins>
      <w:ins w:id="4063" w:author="Orion" w:date="2011-07-08T11:52:00Z">
        <w:r w:rsidR="00A570A7">
          <w:rPr>
            <w:rFonts w:cs="Times New Roman"/>
          </w:rPr>
          <w:t xml:space="preserve"> </w:t>
        </w:r>
      </w:ins>
      <w:ins w:id="4064" w:author="Orion" w:date="2011-07-08T11:56:00Z">
        <w:r>
          <w:rPr>
            <w:rFonts w:cs="Times New Roman"/>
          </w:rPr>
          <w:t xml:space="preserve">muestra una ventana </w:t>
        </w:r>
      </w:ins>
      <w:ins w:id="4065" w:author="Orion" w:date="2011-07-08T12:00:00Z">
        <w:r>
          <w:rPr>
            <w:rFonts w:cs="Times New Roman"/>
          </w:rPr>
          <w:t xml:space="preserve"> que contiene</w:t>
        </w:r>
      </w:ins>
      <w:ins w:id="4066" w:author="Orion" w:date="2011-07-08T11:56:00Z">
        <w:r>
          <w:rPr>
            <w:rFonts w:cs="Times New Roman"/>
          </w:rPr>
          <w:t xml:space="preserve"> un panel en la parte de la izquierda</w:t>
        </w:r>
      </w:ins>
      <w:ins w:id="4067" w:author="Orion" w:date="2011-07-08T12:00:00Z">
        <w:r>
          <w:rPr>
            <w:rFonts w:cs="Times New Roman"/>
          </w:rPr>
          <w:t xml:space="preserve"> para configurar las diferentes opciones</w:t>
        </w:r>
      </w:ins>
      <w:ins w:id="4068" w:author="Orion" w:date="2011-07-08T12:13:00Z">
        <w:r w:rsidR="00940CEB">
          <w:rPr>
            <w:rFonts w:cs="Times New Roman"/>
          </w:rPr>
          <w:t xml:space="preserve">. En primer lugar se puede ver un panel con las diferentes capas que se </w:t>
        </w:r>
      </w:ins>
      <w:ins w:id="4069" w:author="Orion" w:date="2011-07-08T12:18:00Z">
        <w:r w:rsidR="00940CEB">
          <w:rPr>
            <w:rFonts w:cs="Times New Roman"/>
          </w:rPr>
          <w:t>pueden</w:t>
        </w:r>
      </w:ins>
      <w:ins w:id="4070" w:author="Orion" w:date="2011-07-08T12:13:00Z">
        <w:r w:rsidR="00940CEB">
          <w:rPr>
            <w:rFonts w:cs="Times New Roman"/>
          </w:rPr>
          <w:t xml:space="preserve"> mostrar</w:t>
        </w:r>
      </w:ins>
      <w:ins w:id="4071" w:author="Orion" w:date="2011-07-08T12:18:00Z">
        <w:r w:rsidR="00940CEB">
          <w:rPr>
            <w:rFonts w:cs="Times New Roman"/>
          </w:rPr>
          <w:t xml:space="preserve"> u ocultar según queramos</w:t>
        </w:r>
      </w:ins>
      <w:ins w:id="4072" w:author="Orion" w:date="2011-07-08T12:13:00Z">
        <w:r w:rsidR="00940CEB">
          <w:rPr>
            <w:rFonts w:cs="Times New Roman"/>
          </w:rPr>
          <w:t xml:space="preserve">. Como se puede ver hay </w:t>
        </w:r>
      </w:ins>
      <w:ins w:id="4073" w:author="Orion" w:date="2011-07-08T12:14:00Z">
        <w:r w:rsidR="00940CEB">
          <w:rPr>
            <w:rFonts w:cs="Times New Roman"/>
          </w:rPr>
          <w:t>3 capas:</w:t>
        </w:r>
      </w:ins>
    </w:p>
    <w:p w14:paraId="4BABC4AF" w14:textId="20C4A0E9" w:rsidR="00940CEB" w:rsidRDefault="00940CEB" w:rsidP="00940CEB">
      <w:pPr>
        <w:pStyle w:val="ListParagraph"/>
        <w:numPr>
          <w:ilvl w:val="0"/>
          <w:numId w:val="37"/>
        </w:numPr>
        <w:jc w:val="both"/>
        <w:rPr>
          <w:ins w:id="4074" w:author="Orion" w:date="2011-07-08T12:17:00Z"/>
          <w:rFonts w:cs="Times New Roman"/>
        </w:rPr>
        <w:pPrChange w:id="4075" w:author="Orion" w:date="2011-07-08T12:14:00Z">
          <w:pPr/>
        </w:pPrChange>
      </w:pPr>
      <w:ins w:id="4076" w:author="Orion" w:date="2011-07-08T12:14:00Z">
        <w:r>
          <w:rPr>
            <w:rFonts w:cs="Times New Roman"/>
          </w:rPr>
          <w:t xml:space="preserve">View Control: son los controles mostrados dentro del mapa abajo a la izquierda. Dichos controles nos permiten </w:t>
        </w:r>
      </w:ins>
      <w:ins w:id="4077" w:author="Orion" w:date="2011-07-08T12:15:00Z">
        <w:r>
          <w:rPr>
            <w:rFonts w:cs="Times New Roman"/>
          </w:rPr>
          <w:t>hacer</w:t>
        </w:r>
      </w:ins>
      <w:ins w:id="4078" w:author="Orion" w:date="2011-07-08T12:14:00Z">
        <w:r>
          <w:rPr>
            <w:rFonts w:cs="Times New Roman"/>
          </w:rPr>
          <w:t xml:space="preserve"> zoom, rota</w:t>
        </w:r>
      </w:ins>
      <w:ins w:id="4079" w:author="Orion" w:date="2011-07-08T12:15:00Z">
        <w:r>
          <w:rPr>
            <w:rFonts w:cs="Times New Roman"/>
          </w:rPr>
          <w:t xml:space="preserve">r el mapa y demás opciones. </w:t>
        </w:r>
      </w:ins>
      <w:ins w:id="4080" w:author="Orion" w:date="2011-07-08T12:16:00Z">
        <w:r>
          <w:rPr>
            <w:rFonts w:cs="Times New Roman"/>
          </w:rPr>
          <w:t>A</w:t>
        </w:r>
      </w:ins>
      <w:ins w:id="4081" w:author="Orion" w:date="2011-07-08T12:17:00Z">
        <w:r>
          <w:rPr>
            <w:rFonts w:cs="Times New Roman"/>
          </w:rPr>
          <w:t>lgunas de estas opciones también se pueden llevar a cabo con el mismo ratón directamente.</w:t>
        </w:r>
      </w:ins>
    </w:p>
    <w:p w14:paraId="1AED683D" w14:textId="21371633" w:rsidR="00940CEB" w:rsidRDefault="00940CEB" w:rsidP="00940CEB">
      <w:pPr>
        <w:pStyle w:val="ListParagraph"/>
        <w:numPr>
          <w:ilvl w:val="0"/>
          <w:numId w:val="37"/>
        </w:numPr>
        <w:jc w:val="both"/>
        <w:rPr>
          <w:ins w:id="4082" w:author="Orion" w:date="2011-07-08T12:18:00Z"/>
          <w:rFonts w:cs="Times New Roman"/>
        </w:rPr>
        <w:pPrChange w:id="4083" w:author="Orion" w:date="2011-07-08T12:14:00Z">
          <w:pPr/>
        </w:pPrChange>
      </w:pPr>
      <w:ins w:id="4084" w:author="Orion" w:date="2011-07-08T12:17:00Z">
        <w:r>
          <w:rPr>
            <w:rFonts w:cs="Times New Roman"/>
          </w:rPr>
          <w:t xml:space="preserve">Blue </w:t>
        </w:r>
        <w:proofErr w:type="spellStart"/>
        <w:r>
          <w:rPr>
            <w:rFonts w:cs="Times New Roman"/>
          </w:rPr>
          <w:t>Marbel</w:t>
        </w:r>
        <w:proofErr w:type="spellEnd"/>
        <w:r>
          <w:rPr>
            <w:rFonts w:cs="Times New Roman"/>
          </w:rPr>
          <w:t>: es la capa que nos facilita el mapa sobre el que vamos a hacer la simulaci</w:t>
        </w:r>
      </w:ins>
      <w:ins w:id="4085" w:author="Orion" w:date="2011-07-08T12:18:00Z">
        <w:r>
          <w:rPr>
            <w:rFonts w:cs="Times New Roman"/>
          </w:rPr>
          <w:t>ón.</w:t>
        </w:r>
      </w:ins>
    </w:p>
    <w:p w14:paraId="11D13050" w14:textId="26678677" w:rsidR="00940CEB" w:rsidRDefault="00940CEB" w:rsidP="00940CEB">
      <w:pPr>
        <w:pStyle w:val="ListParagraph"/>
        <w:numPr>
          <w:ilvl w:val="0"/>
          <w:numId w:val="37"/>
        </w:numPr>
        <w:jc w:val="both"/>
        <w:rPr>
          <w:ins w:id="4086" w:author="Orion" w:date="2011-07-08T12:19:00Z"/>
          <w:rFonts w:cs="Times New Roman"/>
        </w:rPr>
        <w:pPrChange w:id="4087" w:author="Orion" w:date="2011-07-08T12:14:00Z">
          <w:pPr/>
        </w:pPrChange>
      </w:pPr>
      <w:ins w:id="4088" w:author="Orion" w:date="2011-07-08T12:18:00Z">
        <w:r>
          <w:rPr>
            <w:rFonts w:cs="Times New Roman"/>
          </w:rPr>
          <w:t>Show Planes: mostrar</w:t>
        </w:r>
      </w:ins>
      <w:ins w:id="4089" w:author="Orion" w:date="2011-07-08T12:19:00Z">
        <w:r>
          <w:rPr>
            <w:rFonts w:cs="Times New Roman"/>
          </w:rPr>
          <w:t xml:space="preserve">ía todos los elementos que son objeto de esta simulación. Aquí estarían incluidos aeropuertos, </w:t>
        </w:r>
        <w:proofErr w:type="spellStart"/>
        <w:r>
          <w:rPr>
            <w:rFonts w:cs="Times New Roman"/>
          </w:rPr>
          <w:t>waypoints</w:t>
        </w:r>
        <w:proofErr w:type="spellEnd"/>
        <w:r>
          <w:rPr>
            <w:rFonts w:cs="Times New Roman"/>
          </w:rPr>
          <w:t>, aviones, rutas, etc.</w:t>
        </w:r>
      </w:ins>
    </w:p>
    <w:p w14:paraId="4B296FAA" w14:textId="77777777" w:rsidR="00683D22" w:rsidRDefault="00683D22" w:rsidP="00CB3426">
      <w:pPr>
        <w:jc w:val="both"/>
        <w:rPr>
          <w:ins w:id="4090" w:author="Orion" w:date="2011-07-08T12:27:00Z"/>
          <w:rFonts w:cs="Times New Roman"/>
        </w:rPr>
        <w:pPrChange w:id="4091" w:author="Orion" w:date="2011-07-08T12:19:00Z">
          <w:pPr/>
        </w:pPrChange>
      </w:pPr>
    </w:p>
    <w:p w14:paraId="4BA07FC5" w14:textId="77777777" w:rsidR="001B61AA" w:rsidRDefault="00CB3426" w:rsidP="00CB3426">
      <w:pPr>
        <w:jc w:val="both"/>
        <w:rPr>
          <w:ins w:id="4092" w:author="Orion" w:date="2011-07-08T12:33:00Z"/>
          <w:rFonts w:cs="Times New Roman"/>
        </w:rPr>
        <w:pPrChange w:id="4093" w:author="Orion" w:date="2011-07-08T12:19:00Z">
          <w:pPr/>
        </w:pPrChange>
      </w:pPr>
      <w:ins w:id="4094" w:author="Orion" w:date="2011-07-08T12:19:00Z">
        <w:r>
          <w:rPr>
            <w:rFonts w:cs="Times New Roman"/>
          </w:rPr>
          <w:t xml:space="preserve">El siguiente panel </w:t>
        </w:r>
      </w:ins>
      <w:ins w:id="4095" w:author="Orion" w:date="2011-07-08T12:27:00Z">
        <w:r w:rsidR="00683D22">
          <w:rPr>
            <w:rFonts w:cs="Times New Roman"/>
          </w:rPr>
          <w:t>será donde se podrá</w:t>
        </w:r>
      </w:ins>
      <w:ins w:id="4096" w:author="Orion" w:date="2011-07-08T12:19:00Z">
        <w:r>
          <w:rPr>
            <w:rFonts w:cs="Times New Roman"/>
          </w:rPr>
          <w:t xml:space="preserve"> seleccionar los ficheros </w:t>
        </w:r>
        <w:proofErr w:type="spellStart"/>
        <w:r>
          <w:rPr>
            <w:rFonts w:cs="Times New Roman"/>
          </w:rPr>
          <w:t>xml</w:t>
        </w:r>
        <w:proofErr w:type="spellEnd"/>
        <w:r>
          <w:rPr>
            <w:rFonts w:cs="Times New Roman"/>
          </w:rPr>
          <w:t xml:space="preserve"> que aportaran la informaci</w:t>
        </w:r>
      </w:ins>
      <w:ins w:id="4097" w:author="Orion" w:date="2011-07-08T12:20:00Z">
        <w:r>
          <w:rPr>
            <w:rFonts w:cs="Times New Roman"/>
          </w:rPr>
          <w:t xml:space="preserve">ón de los planes de vuelo que se van a llevar a cabo, </w:t>
        </w:r>
      </w:ins>
      <w:ins w:id="4098" w:author="Orion" w:date="2011-07-08T12:28:00Z">
        <w:r w:rsidR="00635CE1">
          <w:rPr>
            <w:rFonts w:cs="Times New Roman"/>
          </w:rPr>
          <w:t xml:space="preserve"> y los ficheros </w:t>
        </w:r>
        <w:proofErr w:type="spellStart"/>
        <w:r w:rsidR="00635CE1">
          <w:rPr>
            <w:rFonts w:cs="Times New Roman"/>
          </w:rPr>
          <w:t>xml</w:t>
        </w:r>
        <w:proofErr w:type="spellEnd"/>
        <w:r w:rsidR="00635CE1">
          <w:rPr>
            <w:rFonts w:cs="Times New Roman"/>
          </w:rPr>
          <w:t xml:space="preserve"> que contendrán</w:t>
        </w:r>
      </w:ins>
      <w:ins w:id="4099" w:author="Orion" w:date="2011-07-08T12:21:00Z">
        <w:r>
          <w:rPr>
            <w:rFonts w:cs="Times New Roman"/>
          </w:rPr>
          <w:t xml:space="preserve"> información relativa a las características de los pilotos que van a llevar a cabo los vuelos. Por un lado el </w:t>
        </w:r>
        <w:proofErr w:type="spellStart"/>
        <w:r>
          <w:rPr>
            <w:rFonts w:cs="Times New Roman"/>
          </w:rPr>
          <w:t>xml</w:t>
        </w:r>
        <w:proofErr w:type="spellEnd"/>
        <w:r>
          <w:rPr>
            <w:rFonts w:cs="Times New Roman"/>
          </w:rPr>
          <w:t xml:space="preserve"> correspondiente a la configuraci</w:t>
        </w:r>
      </w:ins>
      <w:ins w:id="4100" w:author="Orion" w:date="2011-07-08T12:22:00Z">
        <w:r>
          <w:rPr>
            <w:rFonts w:cs="Times New Roman"/>
          </w:rPr>
          <w:t xml:space="preserve">ón de los planes de vuelo contendrá información de los aeropuertos de origen y de destino, de los </w:t>
        </w:r>
        <w:proofErr w:type="spellStart"/>
        <w:r>
          <w:rPr>
            <w:rFonts w:cs="Times New Roman"/>
          </w:rPr>
          <w:t>waypoints</w:t>
        </w:r>
        <w:proofErr w:type="spellEnd"/>
        <w:r>
          <w:rPr>
            <w:rFonts w:cs="Times New Roman"/>
          </w:rPr>
          <w:t xml:space="preserve"> por los que se tiene que pasar</w:t>
        </w:r>
      </w:ins>
      <w:ins w:id="4101" w:author="Orion" w:date="2011-07-08T12:26:00Z">
        <w:r w:rsidR="0099334F">
          <w:rPr>
            <w:rFonts w:cs="Times New Roman"/>
          </w:rPr>
          <w:t>,</w:t>
        </w:r>
      </w:ins>
      <w:ins w:id="4102" w:author="Orion" w:date="2011-07-08T12:22:00Z">
        <w:r>
          <w:rPr>
            <w:rFonts w:cs="Times New Roman"/>
          </w:rPr>
          <w:t xml:space="preserve"> </w:t>
        </w:r>
      </w:ins>
      <w:ins w:id="4103" w:author="Orion" w:date="2011-07-08T12:26:00Z">
        <w:r w:rsidR="0099334F">
          <w:rPr>
            <w:rFonts w:cs="Times New Roman"/>
          </w:rPr>
          <w:t>e</w:t>
        </w:r>
      </w:ins>
      <w:ins w:id="4104" w:author="Orion" w:date="2011-07-08T12:22:00Z">
        <w:r>
          <w:rPr>
            <w:rFonts w:cs="Times New Roman"/>
          </w:rPr>
          <w:t xml:space="preserve"> </w:t>
        </w:r>
      </w:ins>
      <w:ins w:id="4105" w:author="Orion" w:date="2011-07-08T12:23:00Z">
        <w:r w:rsidR="0099334F">
          <w:rPr>
            <w:rFonts w:cs="Times New Roman"/>
          </w:rPr>
          <w:t>informaci</w:t>
        </w:r>
      </w:ins>
      <w:ins w:id="4106" w:author="Orion" w:date="2011-07-08T12:24:00Z">
        <w:r w:rsidR="0099334F">
          <w:rPr>
            <w:rFonts w:cs="Times New Roman"/>
          </w:rPr>
          <w:t xml:space="preserve">ón relativa a cuando tiene que </w:t>
        </w:r>
      </w:ins>
      <w:ins w:id="4107" w:author="Orion" w:date="2011-07-08T12:26:00Z">
        <w:r w:rsidR="0099334F">
          <w:rPr>
            <w:rFonts w:cs="Times New Roman"/>
          </w:rPr>
          <w:t>partir</w:t>
        </w:r>
      </w:ins>
      <w:ins w:id="4108" w:author="Orion" w:date="2011-07-08T12:24:00Z">
        <w:r w:rsidR="0099334F">
          <w:rPr>
            <w:rFonts w:cs="Times New Roman"/>
          </w:rPr>
          <w:t xml:space="preserve"> el vuelo, informaci</w:t>
        </w:r>
      </w:ins>
      <w:ins w:id="4109" w:author="Orion" w:date="2011-07-08T12:25:00Z">
        <w:r w:rsidR="0099334F">
          <w:rPr>
            <w:rFonts w:cs="Times New Roman"/>
          </w:rPr>
          <w:t>ón</w:t>
        </w:r>
      </w:ins>
      <w:ins w:id="4110" w:author="Orion" w:date="2011-07-08T12:26:00Z">
        <w:r w:rsidR="0099334F">
          <w:rPr>
            <w:rFonts w:cs="Times New Roman"/>
          </w:rPr>
          <w:t xml:space="preserve"> que</w:t>
        </w:r>
      </w:ins>
      <w:ins w:id="4111" w:author="Orion" w:date="2011-07-08T12:25:00Z">
        <w:r w:rsidR="0099334F">
          <w:rPr>
            <w:rFonts w:cs="Times New Roman"/>
          </w:rPr>
          <w:t xml:space="preserve"> vendrá en el </w:t>
        </w:r>
        <w:proofErr w:type="spellStart"/>
        <w:r w:rsidR="0099334F">
          <w:rPr>
            <w:rFonts w:cs="Times New Roman"/>
          </w:rPr>
          <w:t>xml</w:t>
        </w:r>
        <w:proofErr w:type="spellEnd"/>
        <w:r w:rsidR="0099334F">
          <w:rPr>
            <w:rFonts w:cs="Times New Roman"/>
          </w:rPr>
          <w:t xml:space="preserve"> </w:t>
        </w:r>
      </w:ins>
      <w:ins w:id="4112" w:author="Orion" w:date="2011-07-08T12:26:00Z">
        <w:r w:rsidR="0099334F">
          <w:rPr>
            <w:rFonts w:cs="Times New Roman"/>
          </w:rPr>
          <w:t>como</w:t>
        </w:r>
      </w:ins>
      <w:ins w:id="4113" w:author="Orion" w:date="2011-07-08T12:25:00Z">
        <w:r w:rsidR="0099334F">
          <w:rPr>
            <w:rFonts w:cs="Times New Roman"/>
          </w:rPr>
          <w:t xml:space="preserve"> minutos </w:t>
        </w:r>
      </w:ins>
      <w:ins w:id="4114" w:author="Orion" w:date="2011-07-08T12:26:00Z">
        <w:r w:rsidR="0099334F">
          <w:rPr>
            <w:rFonts w:cs="Times New Roman"/>
          </w:rPr>
          <w:t>que han de pasar después de iniciarse la simulación.</w:t>
        </w:r>
      </w:ins>
      <w:ins w:id="4115" w:author="Orion" w:date="2011-07-08T12:28:00Z">
        <w:r w:rsidR="00635CE1">
          <w:rPr>
            <w:rFonts w:cs="Times New Roman"/>
          </w:rPr>
          <w:t xml:space="preserve"> Por otro lado, el </w:t>
        </w:r>
        <w:proofErr w:type="spellStart"/>
        <w:r w:rsidR="00635CE1">
          <w:rPr>
            <w:rFonts w:cs="Times New Roman"/>
          </w:rPr>
          <w:t>xml</w:t>
        </w:r>
        <w:proofErr w:type="spellEnd"/>
        <w:r w:rsidR="00635CE1">
          <w:rPr>
            <w:rFonts w:cs="Times New Roman"/>
          </w:rPr>
          <w:t xml:space="preserve"> con la informaci</w:t>
        </w:r>
      </w:ins>
      <w:ins w:id="4116" w:author="Orion" w:date="2011-07-08T12:29:00Z">
        <w:r w:rsidR="00635CE1">
          <w:rPr>
            <w:rFonts w:cs="Times New Roman"/>
          </w:rPr>
          <w:t xml:space="preserve">ón de los pilotos contendrán para cada piloto los valores, en porcentaje entre 0 y 1, </w:t>
        </w:r>
      </w:ins>
      <w:ins w:id="4117" w:author="Orion" w:date="2011-07-08T12:30:00Z">
        <w:r w:rsidR="00635CE1">
          <w:rPr>
            <w:rFonts w:cs="Times New Roman"/>
          </w:rPr>
          <w:t>de cada una de sus características estrés, fatiga y experiencia respectivamente.</w:t>
        </w:r>
      </w:ins>
      <w:ins w:id="4118" w:author="Orion" w:date="2011-07-08T12:33:00Z">
        <w:r w:rsidR="001B61AA">
          <w:rPr>
            <w:rFonts w:cs="Times New Roman"/>
          </w:rPr>
          <w:t xml:space="preserve"> </w:t>
        </w:r>
      </w:ins>
    </w:p>
    <w:p w14:paraId="5877786E" w14:textId="67527D75" w:rsidR="00CB3426" w:rsidRPr="00CB3426" w:rsidRDefault="00ED0A17" w:rsidP="00CB3426">
      <w:pPr>
        <w:jc w:val="both"/>
        <w:rPr>
          <w:ins w:id="4119" w:author="Orion" w:date="2011-07-08T11:52:00Z"/>
          <w:rFonts w:cs="Times New Roman"/>
          <w:rPrChange w:id="4120" w:author="Orion" w:date="2011-07-08T12:19:00Z">
            <w:rPr>
              <w:ins w:id="4121" w:author="Orion" w:date="2011-07-08T11:52:00Z"/>
            </w:rPr>
          </w:rPrChange>
        </w:rPr>
        <w:pPrChange w:id="4122" w:author="Orion" w:date="2011-07-08T12:19:00Z">
          <w:pPr/>
        </w:pPrChange>
      </w:pPr>
      <w:ins w:id="4123" w:author="Orion" w:date="2011-07-08T12:31:00Z">
        <w:r>
          <w:rPr>
            <w:rFonts w:cs="Times New Roman"/>
          </w:rPr>
          <w:t>Ambos</w:t>
        </w:r>
      </w:ins>
      <w:ins w:id="4124" w:author="Orion" w:date="2011-07-08T12:30:00Z">
        <w:r>
          <w:rPr>
            <w:rFonts w:cs="Times New Roman"/>
          </w:rPr>
          <w:t xml:space="preserve"> botones de este pane</w:t>
        </w:r>
      </w:ins>
      <w:ins w:id="4125" w:author="Orion" w:date="2011-07-08T12:31:00Z">
        <w:r>
          <w:rPr>
            <w:rFonts w:cs="Times New Roman"/>
          </w:rPr>
          <w:t>l</w:t>
        </w:r>
      </w:ins>
      <w:ins w:id="4126" w:author="Orion" w:date="2011-07-08T12:20:00Z">
        <w:r w:rsidR="00CB3426">
          <w:rPr>
            <w:rFonts w:cs="Times New Roman"/>
          </w:rPr>
          <w:t xml:space="preserve"> </w:t>
        </w:r>
      </w:ins>
      <w:ins w:id="4127" w:author="Orion" w:date="2011-07-08T12:31:00Z">
        <w:r>
          <w:rPr>
            <w:rFonts w:cs="Times New Roman"/>
          </w:rPr>
          <w:t>quedarán</w:t>
        </w:r>
      </w:ins>
      <w:ins w:id="4128" w:author="Orion" w:date="2011-07-08T12:20:00Z">
        <w:r w:rsidR="00CB3426">
          <w:rPr>
            <w:rFonts w:cs="Times New Roman"/>
          </w:rPr>
          <w:t xml:space="preserve"> </w:t>
        </w:r>
      </w:ins>
      <w:ins w:id="4129" w:author="Orion" w:date="2011-07-08T12:31:00Z">
        <w:r>
          <w:rPr>
            <w:rFonts w:cs="Times New Roman"/>
          </w:rPr>
          <w:t>deshabilitados</w:t>
        </w:r>
      </w:ins>
      <w:ins w:id="4130" w:author="Orion" w:date="2011-07-08T12:20:00Z">
        <w:r w:rsidR="00CB3426">
          <w:rPr>
            <w:rFonts w:cs="Times New Roman"/>
          </w:rPr>
          <w:t xml:space="preserve"> una vez </w:t>
        </w:r>
      </w:ins>
      <w:ins w:id="4131" w:author="Orion" w:date="2011-07-08T12:31:00Z">
        <w:r>
          <w:rPr>
            <w:rFonts w:cs="Times New Roman"/>
          </w:rPr>
          <w:t>iniciada</w:t>
        </w:r>
      </w:ins>
      <w:ins w:id="4132" w:author="Orion" w:date="2011-07-08T12:20:00Z">
        <w:r w:rsidR="00CB3426">
          <w:rPr>
            <w:rFonts w:cs="Times New Roman"/>
          </w:rPr>
          <w:t xml:space="preserve"> la </w:t>
        </w:r>
      </w:ins>
      <w:ins w:id="4133" w:author="Orion" w:date="2011-07-08T12:31:00Z">
        <w:r>
          <w:rPr>
            <w:rFonts w:cs="Times New Roman"/>
          </w:rPr>
          <w:t>simulación, es decir, una vez iniciada esta no es posible modificar la configuración</w:t>
        </w:r>
      </w:ins>
      <w:ins w:id="4134" w:author="Orion" w:date="2011-07-08T12:32:00Z">
        <w:r>
          <w:rPr>
            <w:rFonts w:cs="Times New Roman"/>
          </w:rPr>
          <w:t>.</w:t>
        </w:r>
      </w:ins>
    </w:p>
    <w:p w14:paraId="32D9CEC0" w14:textId="0A79D1AB" w:rsidR="00A570A7" w:rsidRDefault="00CC3963">
      <w:pPr>
        <w:jc w:val="both"/>
        <w:rPr>
          <w:ins w:id="4135" w:author="Orion" w:date="2011-07-08T12:34:00Z"/>
          <w:rFonts w:cs="Times New Roman"/>
        </w:rPr>
        <w:pPrChange w:id="4136" w:author="Orion" w:date="2011-05-10T23:29:00Z">
          <w:pPr/>
        </w:pPrChange>
      </w:pPr>
      <w:ins w:id="4137" w:author="Orion" w:date="2011-07-08T12:33:00Z">
        <w:r>
          <w:rPr>
            <w:rFonts w:cs="Times New Roman"/>
          </w:rPr>
          <w:t xml:space="preserve">En último lugar se </w:t>
        </w:r>
      </w:ins>
      <w:ins w:id="4138" w:author="Orion" w:date="2011-07-08T12:35:00Z">
        <w:r>
          <w:rPr>
            <w:rFonts w:cs="Times New Roman"/>
          </w:rPr>
          <w:t>dispone</w:t>
        </w:r>
      </w:ins>
      <w:ins w:id="4139" w:author="Orion" w:date="2011-07-08T12:33:00Z">
        <w:r>
          <w:rPr>
            <w:rFonts w:cs="Times New Roman"/>
          </w:rPr>
          <w:t xml:space="preserve"> de un panel </w:t>
        </w:r>
      </w:ins>
      <w:ins w:id="4140" w:author="Orion" w:date="2011-07-08T12:35:00Z">
        <w:r>
          <w:rPr>
            <w:rFonts w:cs="Times New Roman"/>
          </w:rPr>
          <w:t>donde se podrá hacer uso de botones</w:t>
        </w:r>
      </w:ins>
      <w:ins w:id="4141" w:author="Orion" w:date="2011-07-08T12:33:00Z">
        <w:r>
          <w:rPr>
            <w:rFonts w:cs="Times New Roman"/>
          </w:rPr>
          <w:t xml:space="preserve"> </w:t>
        </w:r>
      </w:ins>
      <w:ins w:id="4142" w:author="Orion" w:date="2011-07-08T12:35:00Z">
        <w:r>
          <w:rPr>
            <w:rFonts w:cs="Times New Roman"/>
          </w:rPr>
          <w:t xml:space="preserve">tanto </w:t>
        </w:r>
      </w:ins>
      <w:ins w:id="4143" w:author="Orion" w:date="2011-07-08T12:36:00Z">
        <w:r>
          <w:rPr>
            <w:rFonts w:cs="Times New Roman"/>
          </w:rPr>
          <w:t xml:space="preserve">para </w:t>
        </w:r>
      </w:ins>
      <w:ins w:id="4144" w:author="Orion" w:date="2011-07-08T12:33:00Z">
        <w:r>
          <w:rPr>
            <w:rFonts w:cs="Times New Roman"/>
          </w:rPr>
          <w:t>iniciar</w:t>
        </w:r>
      </w:ins>
      <w:ins w:id="4145" w:author="Orion" w:date="2011-07-08T12:37:00Z">
        <w:r>
          <w:rPr>
            <w:rFonts w:cs="Times New Roman"/>
          </w:rPr>
          <w:t xml:space="preserve"> o </w:t>
        </w:r>
        <w:r>
          <w:rPr>
            <w:rFonts w:cs="Times New Roman"/>
          </w:rPr>
          <w:lastRenderedPageBreak/>
          <w:t xml:space="preserve">reanudar </w:t>
        </w:r>
      </w:ins>
      <w:ins w:id="4146" w:author="Orion" w:date="2011-07-08T12:33:00Z">
        <w:r>
          <w:rPr>
            <w:rFonts w:cs="Times New Roman"/>
          </w:rPr>
          <w:t xml:space="preserve">la simulación (una vez </w:t>
        </w:r>
      </w:ins>
      <w:ins w:id="4147" w:author="Orion" w:date="2011-07-08T12:36:00Z">
        <w:r>
          <w:rPr>
            <w:rFonts w:cs="Times New Roman"/>
          </w:rPr>
          <w:t>se haya</w:t>
        </w:r>
      </w:ins>
      <w:ins w:id="4148" w:author="Orion" w:date="2011-07-08T12:33:00Z">
        <w:r>
          <w:rPr>
            <w:rFonts w:cs="Times New Roman"/>
          </w:rPr>
          <w:t xml:space="preserve"> seleccionad</w:t>
        </w:r>
      </w:ins>
      <w:ins w:id="4149" w:author="Orion" w:date="2011-07-08T12:36:00Z">
        <w:r>
          <w:rPr>
            <w:rFonts w:cs="Times New Roman"/>
          </w:rPr>
          <w:t>o</w:t>
        </w:r>
      </w:ins>
      <w:ins w:id="4150" w:author="Orion" w:date="2011-07-08T12:33:00Z">
        <w:r>
          <w:rPr>
            <w:rFonts w:cs="Times New Roman"/>
          </w:rPr>
          <w:t xml:space="preserve"> la</w:t>
        </w:r>
      </w:ins>
      <w:ins w:id="4151" w:author="Orion" w:date="2011-07-08T12:34:00Z">
        <w:r>
          <w:rPr>
            <w:rFonts w:cs="Times New Roman"/>
          </w:rPr>
          <w:t xml:space="preserve"> </w:t>
        </w:r>
      </w:ins>
      <w:ins w:id="4152" w:author="Orion" w:date="2011-07-08T12:33:00Z">
        <w:r>
          <w:rPr>
            <w:rFonts w:cs="Times New Roman"/>
          </w:rPr>
          <w:t>configuraci</w:t>
        </w:r>
      </w:ins>
      <w:ins w:id="4153" w:author="Orion" w:date="2011-07-08T12:34:00Z">
        <w:r>
          <w:rPr>
            <w:rFonts w:cs="Times New Roman"/>
          </w:rPr>
          <w:t xml:space="preserve">ón que </w:t>
        </w:r>
      </w:ins>
      <w:ins w:id="4154" w:author="Orion" w:date="2011-07-08T12:36:00Z">
        <w:r>
          <w:rPr>
            <w:rFonts w:cs="Times New Roman"/>
          </w:rPr>
          <w:t>se quiere</w:t>
        </w:r>
      </w:ins>
      <w:ins w:id="4155" w:author="Orion" w:date="2011-07-08T12:34:00Z">
        <w:r>
          <w:rPr>
            <w:rFonts w:cs="Times New Roman"/>
          </w:rPr>
          <w:t xml:space="preserve">), </w:t>
        </w:r>
      </w:ins>
      <w:ins w:id="4156" w:author="Orion" w:date="2011-07-08T12:35:00Z">
        <w:r>
          <w:rPr>
            <w:rFonts w:cs="Times New Roman"/>
          </w:rPr>
          <w:t>como para</w:t>
        </w:r>
      </w:ins>
      <w:ins w:id="4157" w:author="Orion" w:date="2011-07-08T12:34:00Z">
        <w:r>
          <w:rPr>
            <w:rFonts w:cs="Times New Roman"/>
          </w:rPr>
          <w:t xml:space="preserve"> pararla</w:t>
        </w:r>
      </w:ins>
      <w:ins w:id="4158" w:author="Orion" w:date="2011-07-08T12:37:00Z">
        <w:r>
          <w:rPr>
            <w:rFonts w:cs="Times New Roman"/>
          </w:rPr>
          <w:t>.</w:t>
        </w:r>
      </w:ins>
    </w:p>
    <w:p w14:paraId="6164F79F" w14:textId="77777777" w:rsidR="00CC3963" w:rsidRDefault="00CC3963">
      <w:pPr>
        <w:jc w:val="both"/>
        <w:rPr>
          <w:ins w:id="4159" w:author="Orion" w:date="2011-07-08T11:53:00Z"/>
          <w:rFonts w:cs="Times New Roman"/>
        </w:rPr>
        <w:pPrChange w:id="4160" w:author="Orion" w:date="2011-05-10T23:29:00Z">
          <w:pPr/>
        </w:pPrChange>
      </w:pPr>
    </w:p>
    <w:p w14:paraId="3511A7CF" w14:textId="77777777" w:rsidR="00A570A7" w:rsidRPr="007B2DFF" w:rsidRDefault="00A570A7" w:rsidP="00A570A7">
      <w:pPr>
        <w:jc w:val="both"/>
        <w:rPr>
          <w:ins w:id="4161" w:author="Orion" w:date="2011-07-08T11:53:00Z"/>
          <w:rFonts w:cs="Times New Roman"/>
        </w:rPr>
      </w:pPr>
      <w:ins w:id="4162" w:author="Orion" w:date="2011-07-08T11:53:00Z">
        <w:r>
          <w:rPr>
            <w:rFonts w:cs="Times New Roman"/>
            <w:noProof/>
            <w:lang w:eastAsia="es-ES" w:bidi="ar-SA"/>
          </w:rPr>
          <w:drawing>
            <wp:inline distT="0" distB="0" distL="0" distR="0" wp14:anchorId="477387FF" wp14:editId="36352239">
              <wp:extent cx="6092190" cy="3615055"/>
              <wp:effectExtent l="0" t="0" r="3810" b="4445"/>
              <wp:docPr id="26" name="Picture 26" descr="E:\Master SI\TFM\doc\img\Untitled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Untitled26.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92190" cy="3615055"/>
                      </a:xfrm>
                      <a:prstGeom prst="rect">
                        <a:avLst/>
                      </a:prstGeom>
                      <a:noFill/>
                      <a:ln>
                        <a:noFill/>
                      </a:ln>
                    </pic:spPr>
                  </pic:pic>
                </a:graphicData>
              </a:graphic>
            </wp:inline>
          </w:drawing>
        </w:r>
        <w:bookmarkStart w:id="4163" w:name="_Ref296597038"/>
      </w:ins>
    </w:p>
    <w:p w14:paraId="015F7E0E" w14:textId="77777777" w:rsidR="00A570A7" w:rsidRDefault="00A570A7" w:rsidP="00A570A7">
      <w:pPr>
        <w:pStyle w:val="Caption"/>
        <w:rPr>
          <w:ins w:id="4164" w:author="Orion" w:date="2011-07-08T11:53:00Z"/>
          <w:rFonts w:cs="Times New Roman"/>
        </w:rPr>
      </w:pPr>
      <w:bookmarkStart w:id="4165" w:name="_Ref297886837"/>
      <w:ins w:id="4166" w:author="Orion" w:date="2011-07-08T11:53:00Z">
        <w:r>
          <w:t xml:space="preserve">Ilustración </w:t>
        </w:r>
        <w:r>
          <w:fldChar w:fldCharType="begin"/>
        </w:r>
        <w:r>
          <w:instrText xml:space="preserve"> SEQ Ilustración \* ARABIC </w:instrText>
        </w:r>
        <w:r>
          <w:fldChar w:fldCharType="separate"/>
        </w:r>
        <w:r>
          <w:rPr>
            <w:noProof/>
          </w:rPr>
          <w:t>1</w:t>
        </w:r>
        <w:r>
          <w:fldChar w:fldCharType="end"/>
        </w:r>
        <w:bookmarkEnd w:id="4163"/>
        <w:bookmarkEnd w:id="4165"/>
      </w:ins>
    </w:p>
    <w:p w14:paraId="7A0536BB" w14:textId="77777777" w:rsidR="00A570A7" w:rsidRDefault="00A570A7">
      <w:pPr>
        <w:jc w:val="both"/>
        <w:rPr>
          <w:ins w:id="4167" w:author="Orion" w:date="2011-06-21T13:21:00Z"/>
          <w:rFonts w:cs="Times New Roman"/>
        </w:rPr>
        <w:pPrChange w:id="4168" w:author="Orion" w:date="2011-05-10T23:29:00Z">
          <w:pPr/>
        </w:pPrChange>
      </w:pPr>
    </w:p>
    <w:p w14:paraId="20279B7D" w14:textId="0F79A68B" w:rsidR="00235EE7" w:rsidRDefault="00A570A7" w:rsidP="00547764">
      <w:pPr>
        <w:jc w:val="both"/>
        <w:rPr>
          <w:ins w:id="4169" w:author="Orion" w:date="2011-06-23T12:52:00Z"/>
          <w:noProof/>
          <w:lang w:eastAsia="es-ES" w:bidi="ar-SA"/>
        </w:rPr>
        <w:pPrChange w:id="4170" w:author="Orion" w:date="2011-07-08T11:10:00Z">
          <w:pPr/>
        </w:pPrChange>
      </w:pPr>
      <w:ins w:id="4171" w:author="Orion" w:date="2011-07-08T11:53:00Z">
        <w:r>
          <w:t>Por otro lado, h</w:t>
        </w:r>
      </w:ins>
      <w:ins w:id="4172" w:author="Orion" w:date="2011-06-21T13:32:00Z">
        <w:r w:rsidR="006C0C1A">
          <w:t>aciendo uso de</w:t>
        </w:r>
      </w:ins>
      <w:ins w:id="4173" w:author="Orion" w:date="2011-06-21T13:33:00Z">
        <w:r w:rsidR="00F53952">
          <w:t xml:space="preserve"> </w:t>
        </w:r>
      </w:ins>
      <w:ins w:id="4174" w:author="Orion" w:date="2011-07-08T11:53:00Z">
        <w:r>
          <w:t>la</w:t>
        </w:r>
      </w:ins>
      <w:ins w:id="4175" w:author="Orion" w:date="2011-06-21T13:32:00Z">
        <w:r w:rsidR="00F53952">
          <w:t xml:space="preserve"> herramienta,</w:t>
        </w:r>
      </w:ins>
      <w:ins w:id="4176" w:author="Orion" w:date="2011-06-20T19:15:00Z">
        <w:r w:rsidR="00577C77">
          <w:t xml:space="preserve"> </w:t>
        </w:r>
      </w:ins>
      <w:proofErr w:type="spellStart"/>
      <w:ins w:id="4177" w:author="Orion" w:date="2011-06-21T12:48:00Z">
        <w:r w:rsidR="00535278" w:rsidRPr="00ED027D">
          <w:rPr>
            <w:bCs/>
          </w:rPr>
          <w:t>World</w:t>
        </w:r>
        <w:proofErr w:type="spellEnd"/>
        <w:r w:rsidR="00535278">
          <w:rPr>
            <w:bCs/>
          </w:rPr>
          <w:t xml:space="preserve"> </w:t>
        </w:r>
        <w:proofErr w:type="spellStart"/>
        <w:r w:rsidR="00535278" w:rsidRPr="00ED027D">
          <w:rPr>
            <w:bCs/>
          </w:rPr>
          <w:t>Wind</w:t>
        </w:r>
      </w:ins>
      <w:proofErr w:type="spellEnd"/>
      <w:ins w:id="4178" w:author="Orion" w:date="2011-07-08T11:53:00Z">
        <w:r>
          <w:rPr>
            <w:bCs/>
          </w:rPr>
          <w:t>,</w:t>
        </w:r>
      </w:ins>
      <w:ins w:id="4179" w:author="Orion" w:date="2011-06-20T19:15:00Z">
        <w:r w:rsidR="00577C77">
          <w:t xml:space="preserve"> </w:t>
        </w:r>
      </w:ins>
      <w:ins w:id="4180" w:author="Orion" w:date="2011-06-10T12:20:00Z">
        <w:r w:rsidR="003E04E6">
          <w:t>se mostrará</w:t>
        </w:r>
      </w:ins>
      <w:ins w:id="4181" w:author="Orion" w:date="2011-07-08T12:37:00Z">
        <w:r w:rsidR="003E04E6">
          <w:t>,</w:t>
        </w:r>
      </w:ins>
      <w:ins w:id="4182" w:author="Orion" w:date="2011-06-10T12:20:00Z">
        <w:r w:rsidR="002809A4">
          <w:t xml:space="preserve"> </w:t>
        </w:r>
      </w:ins>
      <w:ins w:id="4183" w:author="Orion" w:date="2011-07-08T11:53:00Z">
        <w:r w:rsidR="00B004B8">
          <w:t>en la parte derecha de la ventana</w:t>
        </w:r>
      </w:ins>
      <w:ins w:id="4184" w:author="Orion" w:date="2011-07-08T12:37:00Z">
        <w:r w:rsidR="003E04E6">
          <w:t>,</w:t>
        </w:r>
      </w:ins>
      <w:ins w:id="4185" w:author="Orion" w:date="2011-07-08T11:53:00Z">
        <w:r w:rsidR="00B004B8">
          <w:t xml:space="preserve"> </w:t>
        </w:r>
      </w:ins>
      <w:ins w:id="4186" w:author="Orion" w:date="2011-07-08T12:38:00Z">
        <w:r w:rsidR="003E04E6">
          <w:t>el</w:t>
        </w:r>
      </w:ins>
      <w:ins w:id="4187" w:author="Orion" w:date="2011-06-10T12:20:00Z">
        <w:r w:rsidR="003E04E6">
          <w:t xml:space="preserve"> mapa</w:t>
        </w:r>
      </w:ins>
      <w:ins w:id="4188" w:author="Orion" w:date="2011-07-08T11:54:00Z">
        <w:r w:rsidR="003E04E6">
          <w:t xml:space="preserve"> donde se </w:t>
        </w:r>
      </w:ins>
      <w:ins w:id="4189" w:author="Orion" w:date="2011-07-08T12:38:00Z">
        <w:r w:rsidR="003E04E6">
          <w:t>podrá ver</w:t>
        </w:r>
      </w:ins>
      <w:ins w:id="4190" w:author="Orion" w:date="2011-07-08T11:54:00Z">
        <w:r w:rsidR="00B004B8">
          <w:t xml:space="preserve"> los</w:t>
        </w:r>
      </w:ins>
      <w:ins w:id="4191" w:author="Orion" w:date="2011-06-10T12:20:00Z">
        <w:r w:rsidR="002809A4">
          <w:t xml:space="preserve"> </w:t>
        </w:r>
        <w:proofErr w:type="spellStart"/>
        <w:r w:rsidR="002809A4">
          <w:t>waypoints</w:t>
        </w:r>
        <w:proofErr w:type="spellEnd"/>
        <w:r w:rsidR="002809A4">
          <w:t xml:space="preserve"> y aeropuertos, y como se van desplazando los aviones para llegar a su destino</w:t>
        </w:r>
      </w:ins>
      <w:ins w:id="4192" w:author="Orion" w:date="2011-06-21T11:40:00Z">
        <w:r w:rsidR="004C625E">
          <w:t xml:space="preserve"> junto con la ruta</w:t>
        </w:r>
      </w:ins>
      <w:ins w:id="4193" w:author="Orion" w:date="2011-06-20T19:53:00Z">
        <w:r w:rsidR="00F9311E">
          <w:t xml:space="preserve"> que va</w:t>
        </w:r>
      </w:ins>
      <w:ins w:id="4194" w:author="Orion" w:date="2011-06-21T11:53:00Z">
        <w:r w:rsidR="0035314F">
          <w:t>n</w:t>
        </w:r>
      </w:ins>
      <w:ins w:id="4195" w:author="Orion" w:date="2011-06-20T19:53:00Z">
        <w:r w:rsidR="00F9311E">
          <w:t xml:space="preserve"> recorriendo </w:t>
        </w:r>
      </w:ins>
      <w:ins w:id="4196" w:author="Orion" w:date="2011-06-21T11:53:00Z">
        <w:r w:rsidR="0035314F">
          <w:t>estos</w:t>
        </w:r>
      </w:ins>
      <w:ins w:id="4197" w:author="Orion" w:date="2011-06-20T19:55:00Z">
        <w:r w:rsidR="00F9311E">
          <w:t>.</w:t>
        </w:r>
      </w:ins>
      <w:ins w:id="4198" w:author="Orion" w:date="2011-06-21T11:47:00Z">
        <w:r w:rsidR="00251CCB">
          <w:t xml:space="preserve"> </w:t>
        </w:r>
      </w:ins>
      <w:ins w:id="4199" w:author="Orion" w:date="2011-06-21T11:53:00Z">
        <w:r w:rsidR="00152A89">
          <w:t xml:space="preserve">Como podemos ver en la </w:t>
        </w:r>
      </w:ins>
      <w:ins w:id="4200" w:author="Orion" w:date="2011-07-08T11:12:00Z">
        <w:r w:rsidR="00FF0C4F">
          <w:fldChar w:fldCharType="begin"/>
        </w:r>
        <w:r w:rsidR="00FF0C4F">
          <w:instrText xml:space="preserve"> REF _Ref297886837 \h </w:instrText>
        </w:r>
        <w:r w:rsidR="00FF0C4F">
          <w:fldChar w:fldCharType="separate"/>
        </w:r>
        <w:r w:rsidR="00FF0C4F">
          <w:t xml:space="preserve">Ilustración </w:t>
        </w:r>
        <w:r w:rsidR="00FF0C4F">
          <w:rPr>
            <w:noProof/>
          </w:rPr>
          <w:t>1</w:t>
        </w:r>
        <w:r w:rsidR="00FF0C4F">
          <w:fldChar w:fldCharType="end"/>
        </w:r>
      </w:ins>
      <w:ins w:id="4201" w:author="Orion" w:date="2011-06-23T12:58:00Z">
        <w:r w:rsidR="00175493">
          <w:t xml:space="preserve"> </w:t>
        </w:r>
      </w:ins>
      <w:ins w:id="4202" w:author="Orion" w:date="2011-06-21T11:53:00Z">
        <w:r w:rsidR="00152A89">
          <w:t xml:space="preserve">los aeropuertos vienen marcados por puntos de color azul, los </w:t>
        </w:r>
        <w:proofErr w:type="spellStart"/>
        <w:r w:rsidR="00152A89">
          <w:t>waypoints</w:t>
        </w:r>
        <w:proofErr w:type="spellEnd"/>
        <w:r w:rsidR="00152A89">
          <w:t xml:space="preserve"> </w:t>
        </w:r>
      </w:ins>
      <w:ins w:id="4203" w:author="Orion" w:date="2011-06-21T11:55:00Z">
        <w:r w:rsidR="00152A89">
          <w:t>vendrán</w:t>
        </w:r>
      </w:ins>
      <w:ins w:id="4204" w:author="Orion" w:date="2011-06-21T11:53:00Z">
        <w:r w:rsidR="00152A89">
          <w:t xml:space="preserve"> </w:t>
        </w:r>
      </w:ins>
      <w:ins w:id="4205" w:author="Orion" w:date="2011-06-21T11:55:00Z">
        <w:r w:rsidR="00152A89">
          <w:t xml:space="preserve">determinados por puntos en color magenta, mientras que los aviones en principio serán de color verde. </w:t>
        </w:r>
      </w:ins>
      <w:ins w:id="4206" w:author="Orion" w:date="2011-06-21T12:00:00Z">
        <w:r w:rsidR="00F52E1D">
          <w:t xml:space="preserve">Sin embargo </w:t>
        </w:r>
      </w:ins>
      <w:ins w:id="4207" w:author="Orion" w:date="2011-06-21T12:01:00Z">
        <w:r w:rsidR="00F52E1D">
          <w:t>e</w:t>
        </w:r>
      </w:ins>
      <w:ins w:id="4208" w:author="Orion" w:date="2011-06-21T11:55:00Z">
        <w:r w:rsidR="00152A89">
          <w:t xml:space="preserve">l color de los aviones puede cambiar </w:t>
        </w:r>
      </w:ins>
      <w:ins w:id="4209" w:author="Orion" w:date="2011-06-21T11:56:00Z">
        <w:r w:rsidR="00152A89">
          <w:t>a</w:t>
        </w:r>
      </w:ins>
      <w:ins w:id="4210" w:author="Orion" w:date="2011-06-21T12:01:00Z">
        <w:r w:rsidR="00F52E1D">
          <w:t xml:space="preserve"> ser</w:t>
        </w:r>
      </w:ins>
      <w:ins w:id="4211" w:author="Orion" w:date="2011-06-21T11:56:00Z">
        <w:r w:rsidR="00152A89">
          <w:t xml:space="preserve"> amarillo en el caso de que los controladores establezcan que han entrado en una zona de conflicto</w:t>
        </w:r>
      </w:ins>
      <w:ins w:id="4212" w:author="Orion" w:date="2011-07-08T11:11:00Z">
        <w:r w:rsidR="004E0A0B">
          <w:t xml:space="preserve"> (</w:t>
        </w:r>
        <w:r w:rsidR="004E0A0B">
          <w:fldChar w:fldCharType="begin"/>
        </w:r>
        <w:r w:rsidR="004E0A0B">
          <w:instrText xml:space="preserve"> REF _Ref297886837 \h </w:instrText>
        </w:r>
      </w:ins>
      <w:r w:rsidR="004E0A0B">
        <w:fldChar w:fldCharType="separate"/>
      </w:r>
      <w:ins w:id="4213" w:author="Orion" w:date="2011-07-08T11:11:00Z">
        <w:r w:rsidR="004E0A0B">
          <w:t xml:space="preserve">Ilustración </w:t>
        </w:r>
        <w:r w:rsidR="004E0A0B">
          <w:rPr>
            <w:noProof/>
          </w:rPr>
          <w:t>1</w:t>
        </w:r>
        <w:r w:rsidR="004E0A0B">
          <w:fldChar w:fldCharType="end"/>
        </w:r>
      </w:ins>
      <w:ins w:id="4214" w:author="Orion" w:date="2011-06-23T12:58:00Z">
        <w:r w:rsidR="00175493">
          <w:rPr>
            <w:i/>
            <w:iCs/>
          </w:rPr>
          <w:fldChar w:fldCharType="begin"/>
        </w:r>
        <w:r w:rsidR="00175493">
          <w:instrText xml:space="preserve"> REF _Ref296597038 \h </w:instrText>
        </w:r>
      </w:ins>
      <w:r w:rsidR="00547764">
        <w:instrText xml:space="preserve"> \* MERGEFORMAT </w:instrText>
      </w:r>
      <w:ins w:id="4215" w:author="Orion" w:date="2011-06-23T12:58:00Z">
        <w:r w:rsidR="00175493">
          <w:rPr>
            <w:i/>
            <w:iCs/>
          </w:rPr>
          <w:fldChar w:fldCharType="separate"/>
        </w:r>
        <w:r w:rsidR="00175493">
          <w:fldChar w:fldCharType="end"/>
        </w:r>
        <w:r w:rsidR="00175493">
          <w:t>)</w:t>
        </w:r>
      </w:ins>
      <w:ins w:id="4216" w:author="Orion" w:date="2011-06-21T11:56:00Z">
        <w:r w:rsidR="00F52E1D">
          <w:t xml:space="preserve">. </w:t>
        </w:r>
      </w:ins>
      <w:ins w:id="4217" w:author="Orion" w:date="2011-06-21T12:02:00Z">
        <w:r w:rsidR="00981208">
          <w:t>También es posible que</w:t>
        </w:r>
      </w:ins>
      <w:ins w:id="4218" w:author="Orion" w:date="2011-06-21T12:01:00Z">
        <w:r w:rsidR="00F52E1D">
          <w:t xml:space="preserve"> este</w:t>
        </w:r>
      </w:ins>
      <w:ins w:id="4219" w:author="Orion" w:date="2011-06-21T11:57:00Z">
        <w:r w:rsidR="00F52E1D">
          <w:t xml:space="preserve"> color </w:t>
        </w:r>
      </w:ins>
      <w:ins w:id="4220" w:author="Orion" w:date="2011-06-21T12:02:00Z">
        <w:r w:rsidR="007A50A6">
          <w:t>pas</w:t>
        </w:r>
        <w:r w:rsidR="00981208">
          <w:t>e a ser</w:t>
        </w:r>
      </w:ins>
      <w:ins w:id="4221" w:author="Orion" w:date="2011-06-21T12:03:00Z">
        <w:r w:rsidR="00981208">
          <w:t xml:space="preserve"> </w:t>
        </w:r>
      </w:ins>
      <w:ins w:id="4222" w:author="Orion" w:date="2011-06-21T11:57:00Z">
        <w:r w:rsidR="00F52E1D">
          <w:t>rojo</w:t>
        </w:r>
      </w:ins>
      <w:ins w:id="4223" w:author="Orion" w:date="2011-06-21T12:03:00Z">
        <w:r w:rsidR="00981208">
          <w:t>, esto sucederá</w:t>
        </w:r>
      </w:ins>
      <w:ins w:id="4224" w:author="Orion" w:date="2011-06-21T11:57:00Z">
        <w:r w:rsidR="00F52E1D">
          <w:t xml:space="preserve"> cuando el avión </w:t>
        </w:r>
      </w:ins>
      <w:ins w:id="4225" w:author="Orion" w:date="2011-06-21T12:03:00Z">
        <w:r w:rsidR="00E975C2">
          <w:t>deje</w:t>
        </w:r>
      </w:ins>
      <w:ins w:id="4226" w:author="Orion" w:date="2011-06-21T11:57:00Z">
        <w:r w:rsidR="00F52E1D">
          <w:t xml:space="preserve"> de desplazarse. Esto puede </w:t>
        </w:r>
      </w:ins>
      <w:ins w:id="4227" w:author="Orion" w:date="2011-06-21T12:03:00Z">
        <w:r w:rsidR="006D7266">
          <w:t>ocurrir</w:t>
        </w:r>
      </w:ins>
      <w:ins w:id="4228" w:author="Orion" w:date="2011-06-21T11:57:00Z">
        <w:r w:rsidR="00F52E1D">
          <w:t xml:space="preserve"> o bien porque la aeronave </w:t>
        </w:r>
      </w:ins>
      <w:ins w:id="4229" w:author="Orion" w:date="2011-06-21T11:58:00Z">
        <w:r w:rsidR="00F52E1D">
          <w:t>h</w:t>
        </w:r>
      </w:ins>
      <w:ins w:id="4230" w:author="Orion" w:date="2011-06-21T11:57:00Z">
        <w:r w:rsidR="00F52E1D">
          <w:t>a llegado a su destino o bien</w:t>
        </w:r>
      </w:ins>
      <w:ins w:id="4231" w:author="Orion" w:date="2011-06-21T11:58:00Z">
        <w:r w:rsidR="00F52E1D">
          <w:t xml:space="preserve"> porque ha colisionado con otro avión. </w:t>
        </w:r>
      </w:ins>
      <w:ins w:id="4232" w:author="Orion" w:date="2011-06-21T12:02:00Z">
        <w:r w:rsidR="00981208">
          <w:t>Por otro lado, a</w:t>
        </w:r>
      </w:ins>
      <w:ins w:id="4233" w:author="Orion" w:date="2011-06-21T11:58:00Z">
        <w:r w:rsidR="00F52E1D">
          <w:t>lgo similar pasará con la ruta, cuyo color inicial será blanco</w:t>
        </w:r>
      </w:ins>
      <w:ins w:id="4234" w:author="Orion" w:date="2011-06-21T12:03:00Z">
        <w:r w:rsidR="00531435">
          <w:t>,</w:t>
        </w:r>
      </w:ins>
      <w:ins w:id="4235" w:author="Orion" w:date="2011-06-21T11:58:00Z">
        <w:r w:rsidR="00F52E1D">
          <w:t xml:space="preserve"> lo que indicará que el avión est</w:t>
        </w:r>
      </w:ins>
      <w:ins w:id="4236" w:author="Orion" w:date="2011-06-21T11:59:00Z">
        <w:r w:rsidR="00F52E1D">
          <w:t xml:space="preserve">á volando a la altura establecida como altura estándar de crucero para </w:t>
        </w:r>
      </w:ins>
      <w:ins w:id="4237" w:author="Orion" w:date="2011-06-21T12:04:00Z">
        <w:r w:rsidR="00531435">
          <w:t>esa</w:t>
        </w:r>
      </w:ins>
      <w:ins w:id="4238" w:author="Orion" w:date="2011-06-21T11:59:00Z">
        <w:r w:rsidR="00F52E1D">
          <w:t xml:space="preserve"> aeronave. Cuando el avi</w:t>
        </w:r>
        <w:r w:rsidR="00583AD1">
          <w:t xml:space="preserve">ón </w:t>
        </w:r>
      </w:ins>
      <w:ins w:id="4239" w:author="Orion" w:date="2011-06-21T12:04:00Z">
        <w:r w:rsidR="00842B5D">
          <w:t>empiece</w:t>
        </w:r>
      </w:ins>
      <w:ins w:id="4240" w:author="Orion" w:date="2011-06-21T11:59:00Z">
        <w:r w:rsidR="00F52E1D">
          <w:t xml:space="preserve"> a volar por encima de esta altura de cr</w:t>
        </w:r>
        <w:r w:rsidR="00583AD1">
          <w:t>ucero el color de la ruta pasar</w:t>
        </w:r>
      </w:ins>
      <w:ins w:id="4241" w:author="Orion" w:date="2011-06-21T12:04:00Z">
        <w:r w:rsidR="00583AD1">
          <w:t>á</w:t>
        </w:r>
      </w:ins>
      <w:ins w:id="4242" w:author="Orion" w:date="2011-06-21T11:59:00Z">
        <w:r w:rsidR="00F52E1D">
          <w:t xml:space="preserve"> a ser rojo, mientras que </w:t>
        </w:r>
      </w:ins>
      <w:ins w:id="4243" w:author="Orion" w:date="2011-06-21T12:04:00Z">
        <w:r w:rsidR="00754E41">
          <w:t>cuando vuele</w:t>
        </w:r>
      </w:ins>
      <w:ins w:id="4244" w:author="Orion" w:date="2011-06-21T11:59:00Z">
        <w:r w:rsidR="00F52E1D">
          <w:t xml:space="preserve"> por debajo este color ser</w:t>
        </w:r>
      </w:ins>
      <w:ins w:id="4245" w:author="Orion" w:date="2011-06-21T12:00:00Z">
        <w:r w:rsidR="00F52E1D">
          <w:t>á verde.</w:t>
        </w:r>
      </w:ins>
    </w:p>
    <w:p w14:paraId="7DDE55AF" w14:textId="77777777" w:rsidR="00A570A7" w:rsidRDefault="00A570A7" w:rsidP="003711C5">
      <w:pPr>
        <w:rPr>
          <w:ins w:id="4246" w:author="Orion" w:date="2011-06-23T12:57:00Z"/>
          <w:rFonts w:cs="Times New Roman"/>
        </w:rPr>
      </w:pPr>
    </w:p>
    <w:p w14:paraId="22B68DA0" w14:textId="77777777" w:rsidR="003711C5" w:rsidRPr="001B76BE" w:rsidRDefault="003711C5">
      <w:pPr>
        <w:jc w:val="both"/>
        <w:rPr>
          <w:ins w:id="4247" w:author="Orion" w:date="2011-06-23T12:57:00Z"/>
          <w:rFonts w:cs="Times New Roman"/>
          <w:color w:val="FF0000"/>
        </w:rPr>
        <w:pPrChange w:id="4248" w:author="Orion" w:date="2011-06-26T12:39:00Z">
          <w:pPr/>
        </w:pPrChange>
      </w:pPr>
      <w:ins w:id="4249" w:author="Orion" w:date="2011-06-23T12:57:00Z">
        <w:r>
          <w:rPr>
            <w:rFonts w:cs="Times New Roman"/>
          </w:rPr>
          <w:t xml:space="preserve">Para poder visualizar cada una de las clases de la capa de la lógica se ha creado una capa de visualización, que adapta las entidades del sistema (aviones, rutas, aeropuertos, </w:t>
        </w:r>
        <w:proofErr w:type="spellStart"/>
        <w:r>
          <w:rPr>
            <w:rFonts w:cs="Times New Roman"/>
          </w:rPr>
          <w:t>etc</w:t>
        </w:r>
        <w:proofErr w:type="spellEnd"/>
        <w:r>
          <w:rPr>
            <w:rFonts w:cs="Times New Roman"/>
          </w:rPr>
          <w:t xml:space="preserve">)  a clases de la herramienta </w:t>
        </w:r>
        <w:proofErr w:type="spellStart"/>
        <w:r>
          <w:rPr>
            <w:rFonts w:cs="Times New Roman"/>
          </w:rPr>
          <w:t>World</w:t>
        </w:r>
        <w:proofErr w:type="spellEnd"/>
        <w:r>
          <w:rPr>
            <w:rFonts w:cs="Times New Roman"/>
          </w:rPr>
          <w:t xml:space="preserve"> </w:t>
        </w:r>
        <w:proofErr w:type="spellStart"/>
        <w:r>
          <w:rPr>
            <w:rFonts w:cs="Times New Roman"/>
          </w:rPr>
          <w:t>Wind</w:t>
        </w:r>
        <w:proofErr w:type="spellEnd"/>
        <w:r>
          <w:rPr>
            <w:rFonts w:cs="Times New Roman"/>
          </w:rPr>
          <w:t xml:space="preserve"> para que estas puedan ser gráficamente mostradas en los distintos mapas.</w:t>
        </w:r>
      </w:ins>
    </w:p>
    <w:p w14:paraId="5D2FFF63" w14:textId="77777777" w:rsidR="0067605C" w:rsidRDefault="0067605C">
      <w:pPr>
        <w:jc w:val="both"/>
        <w:rPr>
          <w:ins w:id="4250" w:author="Orion" w:date="2011-06-20T19:16:00Z"/>
          <w:rFonts w:cs="Times New Roman"/>
        </w:rPr>
        <w:pPrChange w:id="4251" w:author="Orion" w:date="2011-06-26T12:39:00Z">
          <w:pPr/>
        </w:pPrChange>
      </w:pPr>
    </w:p>
    <w:p w14:paraId="695E81D2" w14:textId="330FA995" w:rsidR="00B937FD" w:rsidRDefault="00580B32">
      <w:pPr>
        <w:jc w:val="both"/>
        <w:rPr>
          <w:ins w:id="4252" w:author="Orion" w:date="2011-05-09T13:45:00Z"/>
          <w:rFonts w:cs="Times New Roman"/>
        </w:rPr>
        <w:pPrChange w:id="4253" w:author="Orion" w:date="2011-06-26T12:39:00Z">
          <w:pPr/>
        </w:pPrChange>
      </w:pPr>
      <w:ins w:id="4254" w:author="Orion" w:date="2011-06-10T12:25:00Z">
        <w:r>
          <w:rPr>
            <w:rFonts w:cs="Times New Roman"/>
          </w:rPr>
          <w:t>En cuanto al diseño de la visualización gráf</w:t>
        </w:r>
      </w:ins>
      <w:ins w:id="4255" w:author="Orion" w:date="2011-06-10T12:26:00Z">
        <w:r>
          <w:rPr>
            <w:rFonts w:cs="Times New Roman"/>
          </w:rPr>
          <w:t>ica viene determinada por un agente (</w:t>
        </w:r>
        <w:proofErr w:type="spellStart"/>
        <w:r>
          <w:rPr>
            <w:rFonts w:cs="Times New Roman"/>
          </w:rPr>
          <w:t>Simulation</w:t>
        </w:r>
        <w:proofErr w:type="spellEnd"/>
        <w:r>
          <w:rPr>
            <w:rFonts w:cs="Times New Roman"/>
          </w:rPr>
          <w:t xml:space="preserve"> </w:t>
        </w:r>
      </w:ins>
      <w:proofErr w:type="spellStart"/>
      <w:ins w:id="4256" w:author="Orion" w:date="2011-06-26T18:02:00Z">
        <w:r w:rsidR="004570B0">
          <w:rPr>
            <w:rFonts w:cs="Times New Roman"/>
          </w:rPr>
          <w:t>C</w:t>
        </w:r>
      </w:ins>
      <w:ins w:id="4257" w:author="Orion" w:date="2011-06-10T12:26:00Z">
        <w:r>
          <w:rPr>
            <w:rFonts w:cs="Times New Roman"/>
          </w:rPr>
          <w:t>reator</w:t>
        </w:r>
        <w:proofErr w:type="spellEnd"/>
        <w:r>
          <w:rPr>
            <w:rFonts w:cs="Times New Roman"/>
          </w:rPr>
          <w:t xml:space="preserve">) </w:t>
        </w:r>
      </w:ins>
      <w:ins w:id="4258" w:author="Orion" w:date="2011-05-10T09:38:00Z">
        <w:r w:rsidR="00F37264">
          <w:rPr>
            <w:rFonts w:cs="Times New Roman"/>
          </w:rPr>
          <w:t>que se encarga de arrancar el entorno para mostrar la simulaci</w:t>
        </w:r>
      </w:ins>
      <w:ins w:id="4259" w:author="Orion" w:date="2011-05-10T09:39:00Z">
        <w:r w:rsidR="00D0382C">
          <w:rPr>
            <w:rFonts w:cs="Times New Roman"/>
          </w:rPr>
          <w:t>ón.</w:t>
        </w:r>
      </w:ins>
      <w:ins w:id="4260" w:author="Orion" w:date="2011-06-21T12:37:00Z">
        <w:r w:rsidR="00D0382C">
          <w:rPr>
            <w:rFonts w:cs="Times New Roman"/>
          </w:rPr>
          <w:t xml:space="preserve"> Este entorno esta implementado por una aplicación</w:t>
        </w:r>
      </w:ins>
      <w:ins w:id="4261" w:author="Orion" w:date="2011-06-21T12:38:00Z">
        <w:r w:rsidR="00D0382C">
          <w:rPr>
            <w:rFonts w:cs="Times New Roman"/>
          </w:rPr>
          <w:t xml:space="preserve"> de INGENIAS</w:t>
        </w:r>
      </w:ins>
      <w:ins w:id="4262" w:author="Orion" w:date="2011-06-21T12:37:00Z">
        <w:r w:rsidR="00D0382C">
          <w:rPr>
            <w:rFonts w:cs="Times New Roman"/>
          </w:rPr>
          <w:t xml:space="preserve"> que, dentro de otro hilo de ejecución, cargará las distintas capas</w:t>
        </w:r>
      </w:ins>
      <w:ins w:id="4263" w:author="Orion" w:date="2011-06-21T12:39:00Z">
        <w:r w:rsidR="00D0382C">
          <w:rPr>
            <w:rFonts w:cs="Times New Roman"/>
          </w:rPr>
          <w:t xml:space="preserve"> y paneles</w:t>
        </w:r>
      </w:ins>
      <w:ins w:id="4264" w:author="Orion" w:date="2011-06-21T12:37:00Z">
        <w:r w:rsidR="00D0382C">
          <w:rPr>
            <w:rFonts w:cs="Times New Roman"/>
          </w:rPr>
          <w:t>, donde esta</w:t>
        </w:r>
      </w:ins>
      <w:ins w:id="4265" w:author="Orion" w:date="2011-06-21T12:39:00Z">
        <w:r w:rsidR="00D0382C">
          <w:rPr>
            <w:rFonts w:cs="Times New Roman"/>
          </w:rPr>
          <w:t xml:space="preserve">rán incluidos los mapas, los puntos sobre los mapas y los controles </w:t>
        </w:r>
      </w:ins>
      <w:ins w:id="4266" w:author="Orion" w:date="2011-06-21T12:40:00Z">
        <w:r w:rsidR="00D0382C">
          <w:rPr>
            <w:rFonts w:cs="Times New Roman"/>
          </w:rPr>
          <w:t>que permiten personalizar la visualización.</w:t>
        </w:r>
      </w:ins>
    </w:p>
    <w:p w14:paraId="09FB47AC" w14:textId="77777777" w:rsidR="00B937FD" w:rsidRDefault="00B937FD" w:rsidP="00B937FD">
      <w:pPr>
        <w:rPr>
          <w:ins w:id="4267" w:author="Orion" w:date="2011-05-05T17:41:00Z"/>
          <w:rFonts w:cs="Times New Roman"/>
        </w:rPr>
      </w:pPr>
    </w:p>
    <w:p w14:paraId="07F952AD" w14:textId="77777777" w:rsidR="00B937FD" w:rsidRPr="008F597E" w:rsidRDefault="00B937FD" w:rsidP="00B937FD">
      <w:pPr>
        <w:outlineLvl w:val="1"/>
        <w:rPr>
          <w:ins w:id="4268" w:author="Orion" w:date="2011-05-05T17:41:00Z"/>
          <w:rFonts w:eastAsiaTheme="majorEastAsia" w:cs="Times New Roman"/>
          <w:color w:val="1F497D" w:themeColor="text2"/>
          <w:spacing w:val="15"/>
          <w:szCs w:val="21"/>
          <w:u w:val="single"/>
          <w:rPrChange w:id="4269" w:author="Orion" w:date="2011-07-04T11:52:00Z">
            <w:rPr>
              <w:ins w:id="4270" w:author="Orion" w:date="2011-05-05T17:41:00Z"/>
              <w:rFonts w:cs="Times New Roman"/>
            </w:rPr>
          </w:rPrChange>
        </w:rPr>
      </w:pPr>
      <w:bookmarkStart w:id="4271" w:name="_Toc297726961"/>
      <w:ins w:id="4272" w:author="Orion" w:date="2011-05-05T17:41:00Z">
        <w:r w:rsidRPr="008F597E">
          <w:rPr>
            <w:rFonts w:eastAsiaTheme="majorEastAsia" w:cs="Times New Roman"/>
            <w:color w:val="1F497D" w:themeColor="text2"/>
            <w:spacing w:val="15"/>
            <w:szCs w:val="21"/>
            <w:u w:val="single"/>
            <w:rPrChange w:id="4273" w:author="Orion" w:date="2011-07-04T11:52:00Z">
              <w:rPr>
                <w:rFonts w:cs="Times New Roman"/>
              </w:rPr>
            </w:rPrChange>
          </w:rPr>
          <w:t>Controlador</w:t>
        </w:r>
        <w:bookmarkEnd w:id="4271"/>
      </w:ins>
    </w:p>
    <w:p w14:paraId="2CF6697D" w14:textId="77777777" w:rsidR="00437154" w:rsidRDefault="00437154" w:rsidP="007A6E14">
      <w:pPr>
        <w:rPr>
          <w:ins w:id="4274" w:author="Orion" w:date="2011-06-26T12:39:00Z"/>
        </w:rPr>
      </w:pPr>
    </w:p>
    <w:p w14:paraId="02E56B60" w14:textId="4EF7E8E9" w:rsidR="00B937FD" w:rsidRDefault="00437154">
      <w:pPr>
        <w:jc w:val="both"/>
        <w:rPr>
          <w:ins w:id="4275" w:author="Orion" w:date="2011-05-09T13:00:00Z"/>
          <w:rFonts w:cs="Times New Roman"/>
        </w:rPr>
        <w:pPrChange w:id="4276" w:author="Orion" w:date="2011-06-26T12:39:00Z">
          <w:pPr/>
        </w:pPrChange>
      </w:pPr>
      <w:ins w:id="4277" w:author="Orion" w:date="2011-06-26T12:39:00Z">
        <w:r>
          <w:t>Esta capa estará encargada de</w:t>
        </w:r>
      </w:ins>
      <w:ins w:id="4278" w:author="Orion" w:date="2011-06-10T12:15:00Z">
        <w:r w:rsidR="002809A4">
          <w:t xml:space="preserve"> sincronizará el estado de las entidades de la lógica con el representado por la visualización, para que en todo momento tengamos una situación actualizada de las posiciones de los aviones.</w:t>
        </w:r>
      </w:ins>
      <w:ins w:id="4279" w:author="Orion" w:date="2011-06-26T17:58:00Z">
        <w:r w:rsidR="004570B0">
          <w:t xml:space="preserve"> También gestionará que al iniciar la visualización se muestren los aeropuertos y </w:t>
        </w:r>
        <w:proofErr w:type="spellStart"/>
        <w:r w:rsidR="004570B0">
          <w:t>waypoints</w:t>
        </w:r>
        <w:proofErr w:type="spellEnd"/>
        <w:r w:rsidR="004570B0">
          <w:t xml:space="preserve"> por los que los aviones pasar</w:t>
        </w:r>
      </w:ins>
      <w:ins w:id="4280" w:author="Orion" w:date="2011-06-26T17:59:00Z">
        <w:r w:rsidR="004570B0">
          <w:t>án. En resumen tendrán una lista de los elementos que visualizan cada uno de las entidades (aviones, rutas,</w:t>
        </w:r>
      </w:ins>
      <w:ins w:id="4281" w:author="Orion" w:date="2011-06-26T18:00:00Z">
        <w:r w:rsidR="004570B0">
          <w:t xml:space="preserve">…) </w:t>
        </w:r>
      </w:ins>
      <w:ins w:id="4282" w:author="Orion" w:date="2011-06-26T18:01:00Z">
        <w:r w:rsidR="004570B0">
          <w:t>y</w:t>
        </w:r>
      </w:ins>
      <w:ins w:id="4283" w:author="Orion" w:date="2011-06-26T18:00:00Z">
        <w:r w:rsidR="004570B0">
          <w:t xml:space="preserve"> siempre que desde la lógica</w:t>
        </w:r>
      </w:ins>
      <w:ins w:id="4284" w:author="Orion" w:date="2011-06-26T18:01:00Z">
        <w:r w:rsidR="004570B0">
          <w:t xml:space="preserve"> o modelo se actualice el estado de alguno de estos elementos </w:t>
        </w:r>
      </w:ins>
      <w:ins w:id="4285" w:author="Orion" w:date="2011-06-26T18:05:00Z">
        <w:r w:rsidR="005330CF">
          <w:t>este</w:t>
        </w:r>
      </w:ins>
      <w:ins w:id="4286" w:author="Orion" w:date="2011-06-26T18:01:00Z">
        <w:r w:rsidR="005330CF">
          <w:t xml:space="preserve"> controlador </w:t>
        </w:r>
      </w:ins>
      <w:ins w:id="4287" w:author="Orion" w:date="2011-06-26T18:05:00Z">
        <w:r w:rsidR="005330CF">
          <w:t>lo transmitirá</w:t>
        </w:r>
      </w:ins>
      <w:ins w:id="4288" w:author="Orion" w:date="2011-06-26T18:01:00Z">
        <w:r w:rsidR="004570B0">
          <w:t xml:space="preserve"> a cada uno de estos elementos de </w:t>
        </w:r>
      </w:ins>
      <w:ins w:id="4289" w:author="Orion" w:date="2011-06-26T18:02:00Z">
        <w:r w:rsidR="004570B0">
          <w:t>visualización.</w:t>
        </w:r>
        <w:r w:rsidR="00220451">
          <w:t xml:space="preserve"> Para que esto sea posible adem</w:t>
        </w:r>
      </w:ins>
      <w:ins w:id="4290" w:author="Orion" w:date="2011-06-26T18:03:00Z">
        <w:r w:rsidR="00220451">
          <w:t>ás de estos elementos de visualización el controlador tendrá acceso a la capa con los mapas, para poder refrescar</w:t>
        </w:r>
      </w:ins>
      <w:ins w:id="4291" w:author="Orion" w:date="2011-06-27T10:26:00Z">
        <w:r w:rsidR="00944C75">
          <w:t xml:space="preserve"> los gráficos de</w:t>
        </w:r>
      </w:ins>
      <w:ins w:id="4292" w:author="Orion" w:date="2011-06-26T18:03:00Z">
        <w:r w:rsidR="00220451">
          <w:t xml:space="preserve"> estos</w:t>
        </w:r>
      </w:ins>
      <w:ins w:id="4293" w:author="Orion" w:date="2011-06-26T18:04:00Z">
        <w:r w:rsidR="00220451">
          <w:t xml:space="preserve"> y poder </w:t>
        </w:r>
      </w:ins>
      <w:ins w:id="4294" w:author="Orion" w:date="2011-07-07T17:52:00Z">
        <w:r w:rsidR="00C5435E">
          <w:t>mostrar</w:t>
        </w:r>
      </w:ins>
      <w:ins w:id="4295" w:author="Orion" w:date="2011-06-26T18:04:00Z">
        <w:r w:rsidR="00220451">
          <w:t xml:space="preserve"> en todo momento el estado más actual de la simulación.</w:t>
        </w:r>
      </w:ins>
    </w:p>
    <w:p w14:paraId="36550204" w14:textId="77777777" w:rsidR="00D93821" w:rsidRDefault="00D93821" w:rsidP="007A6E14">
      <w:pPr>
        <w:rPr>
          <w:ins w:id="4296" w:author="Orion" w:date="2011-05-05T17:41:00Z"/>
          <w:rFonts w:cs="Times New Roman"/>
        </w:rPr>
      </w:pPr>
    </w:p>
    <w:p w14:paraId="763B1983" w14:textId="77777777" w:rsidR="00B937FD" w:rsidRDefault="00B937FD" w:rsidP="00B937FD">
      <w:pPr>
        <w:pStyle w:val="Title"/>
        <w:outlineLvl w:val="0"/>
        <w:rPr>
          <w:ins w:id="4297" w:author="Orion" w:date="2011-05-05T17:41:00Z"/>
          <w:rFonts w:ascii="Times New Roman" w:hAnsi="Times New Roman" w:cs="Times New Roman"/>
        </w:rPr>
      </w:pPr>
      <w:bookmarkStart w:id="4298" w:name="_Toc297726962"/>
      <w:ins w:id="4299" w:author="Orion" w:date="2011-05-05T17:41:00Z">
        <w:r>
          <w:rPr>
            <w:rFonts w:ascii="Times New Roman" w:hAnsi="Times New Roman" w:cs="Times New Roman"/>
          </w:rPr>
          <w:t>Casos de estudio</w:t>
        </w:r>
        <w:bookmarkEnd w:id="4298"/>
      </w:ins>
    </w:p>
    <w:p w14:paraId="19104720" w14:textId="6316E433" w:rsidR="002731E7" w:rsidRDefault="00173B16">
      <w:pPr>
        <w:jc w:val="both"/>
        <w:rPr>
          <w:ins w:id="4300" w:author="Orion" w:date="2011-06-28T16:22:00Z"/>
          <w:rFonts w:cs="Times New Roman"/>
        </w:rPr>
        <w:pPrChange w:id="4301" w:author="Orion" w:date="2011-06-26T12:33:00Z">
          <w:pPr/>
        </w:pPrChange>
      </w:pPr>
      <w:ins w:id="4302" w:author="Orion" w:date="2011-06-28T16:09:00Z">
        <w:r>
          <w:rPr>
            <w:rFonts w:cs="Times New Roman"/>
          </w:rPr>
          <w:t>En esta sección se estudiar</w:t>
        </w:r>
      </w:ins>
      <w:ins w:id="4303" w:author="Orion" w:date="2011-07-04T11:55:00Z">
        <w:r>
          <w:rPr>
            <w:rFonts w:cs="Times New Roman"/>
          </w:rPr>
          <w:t>á</w:t>
        </w:r>
      </w:ins>
      <w:ins w:id="4304" w:author="Orion" w:date="2011-06-28T16:09:00Z">
        <w:r w:rsidR="0027717A">
          <w:rPr>
            <w:rFonts w:cs="Times New Roman"/>
          </w:rPr>
          <w:t xml:space="preserve">n una serie de casos de estudio del sistema para analizar </w:t>
        </w:r>
      </w:ins>
      <w:ins w:id="4305" w:author="Orion" w:date="2011-06-28T16:10:00Z">
        <w:r w:rsidR="0027717A">
          <w:rPr>
            <w:rFonts w:cs="Times New Roman"/>
          </w:rPr>
          <w:t>cómo</w:t>
        </w:r>
      </w:ins>
      <w:ins w:id="4306" w:author="Orion" w:date="2011-06-28T16:09:00Z">
        <w:r w:rsidR="0027717A">
          <w:rPr>
            <w:rFonts w:cs="Times New Roman"/>
          </w:rPr>
          <w:t xml:space="preserve"> se comporta este</w:t>
        </w:r>
      </w:ins>
      <w:ins w:id="4307" w:author="Orion" w:date="2011-06-28T16:10:00Z">
        <w:r w:rsidR="0027717A">
          <w:rPr>
            <w:rFonts w:cs="Times New Roman"/>
          </w:rPr>
          <w:t xml:space="preserve"> con respecto a la distintas situaciones que pueden aparecer y si lo hace acorde a la realidad. </w:t>
        </w:r>
      </w:ins>
      <w:ins w:id="4308" w:author="Orion" w:date="2011-07-04T11:46:00Z">
        <w:r w:rsidR="00966135">
          <w:rPr>
            <w:rFonts w:cs="Times New Roman"/>
          </w:rPr>
          <w:t>Los casos de uso se han dividido</w:t>
        </w:r>
      </w:ins>
      <w:ins w:id="4309" w:author="Orion" w:date="2011-07-04T11:55:00Z">
        <w:r w:rsidR="002557EE">
          <w:rPr>
            <w:rFonts w:cs="Times New Roman"/>
          </w:rPr>
          <w:t xml:space="preserve"> en</w:t>
        </w:r>
      </w:ins>
      <w:ins w:id="4310" w:author="Orion" w:date="2011-07-04T11:46:00Z">
        <w:r w:rsidR="00966135">
          <w:rPr>
            <w:rFonts w:cs="Times New Roman"/>
          </w:rPr>
          <w:t xml:space="preserve"> un caso de dos aviones para ver el comportamiento b</w:t>
        </w:r>
      </w:ins>
      <w:ins w:id="4311" w:author="Orion" w:date="2011-07-04T11:47:00Z">
        <w:r w:rsidR="00966135">
          <w:rPr>
            <w:rFonts w:cs="Times New Roman"/>
          </w:rPr>
          <w:t>ásico del sistema, y un caso más complejo donde se muestra la interacción de un conjunto</w:t>
        </w:r>
      </w:ins>
      <w:ins w:id="4312" w:author="Orion" w:date="2011-07-04T11:48:00Z">
        <w:r w:rsidR="00966135">
          <w:rPr>
            <w:rFonts w:cs="Times New Roman"/>
          </w:rPr>
          <w:t xml:space="preserve"> de</w:t>
        </w:r>
      </w:ins>
      <w:ins w:id="4313" w:author="Orion" w:date="2011-07-04T11:53:00Z">
        <w:r w:rsidR="007C08B0">
          <w:rPr>
            <w:rFonts w:cs="Times New Roman"/>
          </w:rPr>
          <w:t xml:space="preserve"> </w:t>
        </w:r>
      </w:ins>
      <w:ins w:id="4314" w:author="Orion" w:date="2011-07-04T11:48:00Z">
        <w:r w:rsidR="007C08B0">
          <w:rPr>
            <w:rFonts w:cs="Times New Roman"/>
          </w:rPr>
          <w:t>has</w:t>
        </w:r>
        <w:r w:rsidR="00966135">
          <w:rPr>
            <w:rFonts w:cs="Times New Roman"/>
          </w:rPr>
          <w:t>ta seis</w:t>
        </w:r>
      </w:ins>
      <w:ins w:id="4315" w:author="Orion" w:date="2011-07-04T11:47:00Z">
        <w:r w:rsidR="00966135">
          <w:rPr>
            <w:rFonts w:cs="Times New Roman"/>
          </w:rPr>
          <w:t xml:space="preserve"> aviones</w:t>
        </w:r>
      </w:ins>
      <w:ins w:id="4316" w:author="Orion" w:date="2011-07-04T11:53:00Z">
        <w:r w:rsidR="007C08B0">
          <w:rPr>
            <w:rFonts w:cs="Times New Roman"/>
          </w:rPr>
          <w:t>. Ambos casos se estudiaran</w:t>
        </w:r>
      </w:ins>
      <w:ins w:id="4317" w:author="Orion" w:date="2011-07-04T11:47:00Z">
        <w:r w:rsidR="00966135">
          <w:rPr>
            <w:rFonts w:cs="Times New Roman"/>
          </w:rPr>
          <w:t xml:space="preserve"> con distintas </w:t>
        </w:r>
      </w:ins>
      <w:ins w:id="4318" w:author="Orion" w:date="2011-07-04T11:48:00Z">
        <w:r w:rsidR="00966135">
          <w:rPr>
            <w:rFonts w:cs="Times New Roman"/>
          </w:rPr>
          <w:t xml:space="preserve">características </w:t>
        </w:r>
      </w:ins>
      <w:ins w:id="4319" w:author="Orion" w:date="2011-07-04T11:53:00Z">
        <w:r w:rsidR="007C08B0">
          <w:rPr>
            <w:rFonts w:cs="Times New Roman"/>
          </w:rPr>
          <w:t>que determinarán el comportamiento de los</w:t>
        </w:r>
      </w:ins>
      <w:ins w:id="4320" w:author="Orion" w:date="2011-07-04T11:48:00Z">
        <w:r w:rsidR="00966135">
          <w:rPr>
            <w:rFonts w:cs="Times New Roman"/>
          </w:rPr>
          <w:t xml:space="preserve"> pilotos.</w:t>
        </w:r>
      </w:ins>
      <w:ins w:id="4321" w:author="Orion" w:date="2011-07-04T12:53:00Z">
        <w:r w:rsidR="00690F18">
          <w:rPr>
            <w:rFonts w:cs="Times New Roman"/>
          </w:rPr>
          <w:t xml:space="preserve"> En estos casos vamos a acelerar la simulación en un factor de 10,</w:t>
        </w:r>
      </w:ins>
      <w:ins w:id="4322" w:author="Orion" w:date="2011-07-04T12:56:00Z">
        <w:r w:rsidR="00690F18">
          <w:rPr>
            <w:rFonts w:cs="Times New Roman"/>
          </w:rPr>
          <w:t xml:space="preserve"> un factor que es totalmente configurable. Esto se ha hecho</w:t>
        </w:r>
      </w:ins>
      <w:ins w:id="4323" w:author="Orion" w:date="2011-07-04T12:53:00Z">
        <w:r w:rsidR="00690F18">
          <w:rPr>
            <w:rFonts w:cs="Times New Roman"/>
          </w:rPr>
          <w:t xml:space="preserve"> para</w:t>
        </w:r>
      </w:ins>
      <w:ins w:id="4324" w:author="Orion" w:date="2011-07-04T12:55:00Z">
        <w:r w:rsidR="00690F18">
          <w:rPr>
            <w:rFonts w:cs="Times New Roman"/>
          </w:rPr>
          <w:t xml:space="preserve"> que las simulaciones no tarden tanto como en tiempo real</w:t>
        </w:r>
      </w:ins>
      <w:ins w:id="4325" w:author="Orion" w:date="2011-07-04T12:56:00Z">
        <w:r w:rsidR="00690F18">
          <w:rPr>
            <w:rFonts w:cs="Times New Roman"/>
          </w:rPr>
          <w:t>, donde un vuelo entre Barajas y Barcelona tardaría una hora aproximadamente. A su vez las distancias de riesgos de conflicto han sido ampliadas en un factor de 10 para que, como la simulaci</w:t>
        </w:r>
      </w:ins>
      <w:ins w:id="4326" w:author="Orion" w:date="2011-07-04T12:57:00Z">
        <w:r w:rsidR="00690F18">
          <w:rPr>
            <w:rFonts w:cs="Times New Roman"/>
          </w:rPr>
          <w:t xml:space="preserve">ón esta acelerada, a los controladores les diera </w:t>
        </w:r>
      </w:ins>
      <w:ins w:id="4327" w:author="Orion" w:date="2011-07-04T12:58:00Z">
        <w:r w:rsidR="00690F18">
          <w:rPr>
            <w:rFonts w:cs="Times New Roman"/>
          </w:rPr>
          <w:t>tiempo</w:t>
        </w:r>
      </w:ins>
      <w:ins w:id="4328" w:author="Orion" w:date="2011-07-04T12:57:00Z">
        <w:r w:rsidR="00690F18">
          <w:rPr>
            <w:rFonts w:cs="Times New Roman"/>
          </w:rPr>
          <w:t xml:space="preserve"> </w:t>
        </w:r>
      </w:ins>
      <w:ins w:id="4329" w:author="Orion" w:date="2011-07-04T12:58:00Z">
        <w:r w:rsidR="00690F18">
          <w:rPr>
            <w:rFonts w:cs="Times New Roman"/>
          </w:rPr>
          <w:t>a gestionar debidamente estos conflictos.</w:t>
        </w:r>
      </w:ins>
      <w:ins w:id="4330" w:author="Orion" w:date="2011-07-04T11:48:00Z">
        <w:r w:rsidR="00966135">
          <w:rPr>
            <w:rFonts w:cs="Times New Roman"/>
          </w:rPr>
          <w:t xml:space="preserve"> </w:t>
        </w:r>
      </w:ins>
      <w:ins w:id="4331" w:author="Orion" w:date="2011-07-04T11:49:00Z">
        <w:r w:rsidR="00966135" w:rsidRPr="00966135">
          <w:rPr>
            <w:rPrChange w:id="4332" w:author="Orion" w:date="2011-07-04T11:49:00Z">
              <w:rPr>
                <w:shd w:val="clear" w:color="auto" w:fill="FFFF00"/>
              </w:rPr>
            </w:rPrChange>
          </w:rPr>
          <w:t xml:space="preserve">Los resultados que se deseaban comprobar son los posibles conflictos o situaciones con alto riesgo de accidente, los cuales ocurren cuando hay un riesgo elevado de colisión entre </w:t>
        </w:r>
      </w:ins>
      <w:ins w:id="4333" w:author="Orion" w:date="2011-07-04T11:56:00Z">
        <w:r w:rsidR="007B73F1">
          <w:t>aeronaves</w:t>
        </w:r>
      </w:ins>
      <w:ins w:id="4334" w:author="Orion" w:date="2011-07-04T11:49:00Z">
        <w:r w:rsidR="00966135" w:rsidRPr="00966135">
          <w:rPr>
            <w:rPrChange w:id="4335" w:author="Orion" w:date="2011-07-04T11:49:00Z">
              <w:rPr>
                <w:shd w:val="clear" w:color="auto" w:fill="FFFF00"/>
              </w:rPr>
            </w:rPrChange>
          </w:rPr>
          <w:t xml:space="preserve"> o ya se ha producido dicha colisión.</w:t>
        </w:r>
      </w:ins>
    </w:p>
    <w:p w14:paraId="36898152" w14:textId="77777777" w:rsidR="002731E7" w:rsidRDefault="002731E7">
      <w:pPr>
        <w:jc w:val="both"/>
        <w:rPr>
          <w:ins w:id="4336" w:author="Orion" w:date="2011-06-28T16:22:00Z"/>
          <w:rFonts w:cs="Times New Roman"/>
        </w:rPr>
        <w:pPrChange w:id="4337" w:author="Orion" w:date="2011-06-26T12:33:00Z">
          <w:pPr/>
        </w:pPrChange>
      </w:pPr>
    </w:p>
    <w:p w14:paraId="5433092B" w14:textId="7AFD56A1" w:rsidR="002731E7" w:rsidRPr="008F597E" w:rsidRDefault="002731E7">
      <w:pPr>
        <w:outlineLvl w:val="1"/>
        <w:rPr>
          <w:ins w:id="4338" w:author="Orion" w:date="2011-06-28T16:22:00Z"/>
          <w:rFonts w:eastAsiaTheme="majorEastAsia" w:cs="Times New Roman"/>
          <w:color w:val="1F497D" w:themeColor="text2"/>
          <w:spacing w:val="15"/>
          <w:szCs w:val="21"/>
          <w:u w:val="single"/>
          <w:rPrChange w:id="4339" w:author="Orion" w:date="2011-07-04T11:52:00Z">
            <w:rPr>
              <w:ins w:id="4340" w:author="Orion" w:date="2011-06-28T16:22:00Z"/>
            </w:rPr>
          </w:rPrChange>
        </w:rPr>
        <w:pPrChange w:id="4341" w:author="Orion" w:date="2011-07-04T11:52:00Z">
          <w:pPr/>
        </w:pPrChange>
      </w:pPr>
      <w:bookmarkStart w:id="4342" w:name="_Toc297726963"/>
      <w:ins w:id="4343" w:author="Orion" w:date="2011-06-28T16:22:00Z">
        <w:r w:rsidRPr="008F597E">
          <w:rPr>
            <w:rFonts w:eastAsiaTheme="majorEastAsia" w:cs="Times New Roman"/>
            <w:color w:val="1F497D" w:themeColor="text2"/>
            <w:spacing w:val="15"/>
            <w:szCs w:val="21"/>
            <w:u w:val="single"/>
            <w:rPrChange w:id="4344" w:author="Orion" w:date="2011-07-04T11:52:00Z">
              <w:rPr/>
            </w:rPrChange>
          </w:rPr>
          <w:t>Caso básico dos aviones</w:t>
        </w:r>
        <w:bookmarkEnd w:id="4342"/>
      </w:ins>
    </w:p>
    <w:p w14:paraId="0FA377EF" w14:textId="46BCF7DC" w:rsidR="00B751CA" w:rsidRDefault="00D60158">
      <w:pPr>
        <w:jc w:val="both"/>
        <w:rPr>
          <w:ins w:id="4345" w:author="Orion" w:date="2011-06-25T23:46:00Z"/>
          <w:rFonts w:cs="Times New Roman"/>
        </w:rPr>
        <w:pPrChange w:id="4346" w:author="Orion" w:date="2011-06-26T12:33:00Z">
          <w:pPr/>
        </w:pPrChange>
      </w:pPr>
      <w:ins w:id="4347" w:author="Orion" w:date="2011-06-28T16:22:00Z">
        <w:r>
          <w:rPr>
            <w:rFonts w:cs="Times New Roman"/>
          </w:rPr>
          <w:t xml:space="preserve">En </w:t>
        </w:r>
      </w:ins>
      <w:ins w:id="4348" w:author="Orion" w:date="2011-06-28T16:10:00Z">
        <w:r w:rsidR="0027717A">
          <w:rPr>
            <w:rFonts w:cs="Times New Roman"/>
          </w:rPr>
          <w:t>primer lugar se evaluará un caso de estudio m</w:t>
        </w:r>
      </w:ins>
      <w:ins w:id="4349" w:author="Orion" w:date="2011-06-28T16:11:00Z">
        <w:r w:rsidR="0027717A">
          <w:rPr>
            <w:rFonts w:cs="Times New Roman"/>
          </w:rPr>
          <w:t>ás básico. En este</w:t>
        </w:r>
      </w:ins>
      <w:ins w:id="4350" w:author="Orion" w:date="2011-06-25T23:31:00Z">
        <w:r w:rsidR="00B751CA">
          <w:rPr>
            <w:rFonts w:cs="Times New Roman"/>
          </w:rPr>
          <w:t xml:space="preserve"> primer caso de estudio se observará el comportamiento de dos aeronaves que se </w:t>
        </w:r>
      </w:ins>
      <w:ins w:id="4351" w:author="Orion" w:date="2011-06-28T16:11:00Z">
        <w:r w:rsidR="0027717A">
          <w:rPr>
            <w:rFonts w:cs="Times New Roman"/>
          </w:rPr>
          <w:t>cruzan</w:t>
        </w:r>
      </w:ins>
      <w:ins w:id="4352" w:author="Orion" w:date="2011-06-25T23:31:00Z">
        <w:r w:rsidR="00B751CA">
          <w:rPr>
            <w:rFonts w:cs="Times New Roman"/>
          </w:rPr>
          <w:t xml:space="preserve"> en un punto </w:t>
        </w:r>
      </w:ins>
      <w:ins w:id="4353" w:author="Orion" w:date="2011-06-28T16:12:00Z">
        <w:r w:rsidR="001A630E">
          <w:rPr>
            <w:rFonts w:cs="Times New Roman"/>
          </w:rPr>
          <w:t>mientras vuelan</w:t>
        </w:r>
      </w:ins>
      <w:ins w:id="4354" w:author="Orion" w:date="2011-06-25T23:31:00Z">
        <w:r w:rsidR="00B751CA">
          <w:rPr>
            <w:rFonts w:cs="Times New Roman"/>
          </w:rPr>
          <w:t xml:space="preserve"> en sentidos contrarios. </w:t>
        </w:r>
      </w:ins>
      <w:ins w:id="4355" w:author="Orion" w:date="2011-06-25T23:32:00Z">
        <w:r w:rsidR="00B751CA">
          <w:rPr>
            <w:rFonts w:cs="Times New Roman"/>
          </w:rPr>
          <w:t xml:space="preserve">Dicho caso servirá para tener un ejemplo básico del comportamiento del </w:t>
        </w:r>
      </w:ins>
      <w:ins w:id="4356" w:author="Orion" w:date="2011-06-25T23:33:00Z">
        <w:r w:rsidR="00B751CA">
          <w:rPr>
            <w:rFonts w:cs="Times New Roman"/>
          </w:rPr>
          <w:t>sistema</w:t>
        </w:r>
      </w:ins>
      <w:ins w:id="4357" w:author="Orion" w:date="2011-06-25T23:32:00Z">
        <w:r w:rsidR="00B751CA">
          <w:rPr>
            <w:rFonts w:cs="Times New Roman"/>
          </w:rPr>
          <w:t xml:space="preserve"> </w:t>
        </w:r>
      </w:ins>
      <w:ins w:id="4358" w:author="Orion" w:date="2011-06-25T23:33:00Z">
        <w:r w:rsidR="00B751CA">
          <w:rPr>
            <w:rFonts w:cs="Times New Roman"/>
          </w:rPr>
          <w:t>ante los conflictos.</w:t>
        </w:r>
      </w:ins>
      <w:ins w:id="4359" w:author="Orion" w:date="2011-06-25T23:35:00Z">
        <w:r w:rsidR="0029593A">
          <w:rPr>
            <w:rFonts w:cs="Times New Roman"/>
          </w:rPr>
          <w:t xml:space="preserve"> Para ellos diseñaremos un </w:t>
        </w:r>
      </w:ins>
      <w:ins w:id="4360" w:author="Orion" w:date="2011-06-25T23:47:00Z">
        <w:r w:rsidR="00A86110">
          <w:rPr>
            <w:rFonts w:cs="Times New Roman"/>
          </w:rPr>
          <w:t>despliegue</w:t>
        </w:r>
      </w:ins>
      <w:ins w:id="4361" w:author="Orion" w:date="2011-06-25T23:35:00Z">
        <w:r w:rsidR="0029593A">
          <w:rPr>
            <w:rFonts w:cs="Times New Roman"/>
          </w:rPr>
          <w:t xml:space="preserve"> </w:t>
        </w:r>
      </w:ins>
      <w:ins w:id="4362" w:author="Orion" w:date="2011-06-25T23:47:00Z">
        <w:r w:rsidR="00A86110">
          <w:rPr>
            <w:rFonts w:cs="Times New Roman"/>
          </w:rPr>
          <w:t>(</w:t>
        </w:r>
      </w:ins>
      <w:ins w:id="4363" w:author="Orion" w:date="2011-06-25T23:48:00Z">
        <w:r w:rsidR="00A86110">
          <w:rPr>
            <w:rFonts w:cs="Times New Roman"/>
          </w:rPr>
          <w:fldChar w:fldCharType="begin"/>
        </w:r>
        <w:r w:rsidR="00A86110">
          <w:rPr>
            <w:rFonts w:cs="Times New Roman"/>
          </w:rPr>
          <w:instrText xml:space="preserve"> REF _Ref296809024 \h </w:instrText>
        </w:r>
      </w:ins>
      <w:r w:rsidR="005B55E3">
        <w:rPr>
          <w:rFonts w:cs="Times New Roman"/>
        </w:rPr>
        <w:instrText xml:space="preserve"> \* MERGEFORMAT </w:instrText>
      </w:r>
      <w:r w:rsidR="00A86110">
        <w:rPr>
          <w:rFonts w:cs="Times New Roman"/>
        </w:rPr>
      </w:r>
      <w:r w:rsidR="00A86110">
        <w:rPr>
          <w:rFonts w:cs="Times New Roman"/>
        </w:rPr>
        <w:fldChar w:fldCharType="separate"/>
      </w:r>
      <w:ins w:id="4364" w:author="Orion" w:date="2011-07-05T20:58:00Z">
        <w:r w:rsidR="00760DD2">
          <w:t xml:space="preserve">Figura </w:t>
        </w:r>
        <w:r w:rsidR="00760DD2">
          <w:rPr>
            <w:noProof/>
          </w:rPr>
          <w:t>24</w:t>
        </w:r>
      </w:ins>
      <w:ins w:id="4365" w:author="Orion" w:date="2011-06-25T23:48:00Z">
        <w:r w:rsidR="00A86110">
          <w:rPr>
            <w:rFonts w:cs="Times New Roman"/>
          </w:rPr>
          <w:fldChar w:fldCharType="end"/>
        </w:r>
      </w:ins>
      <w:ins w:id="4366" w:author="Orion" w:date="2011-06-25T23:47:00Z">
        <w:r w:rsidR="00A86110">
          <w:rPr>
            <w:rFonts w:cs="Times New Roman"/>
          </w:rPr>
          <w:t>)</w:t>
        </w:r>
      </w:ins>
      <w:ins w:id="4367" w:author="Orion" w:date="2011-06-25T23:48:00Z">
        <w:r w:rsidR="00A86110">
          <w:rPr>
            <w:rFonts w:cs="Times New Roman"/>
          </w:rPr>
          <w:t xml:space="preserve"> </w:t>
        </w:r>
      </w:ins>
      <w:ins w:id="4368" w:author="Orion" w:date="2011-06-25T23:35:00Z">
        <w:r w:rsidR="0029593A">
          <w:rPr>
            <w:rFonts w:cs="Times New Roman"/>
          </w:rPr>
          <w:t xml:space="preserve">en </w:t>
        </w:r>
      </w:ins>
      <w:ins w:id="4369" w:author="Orion" w:date="2011-06-25T23:48:00Z">
        <w:r w:rsidR="00530C01">
          <w:rPr>
            <w:rFonts w:cs="Times New Roman"/>
          </w:rPr>
          <w:t xml:space="preserve">el habrá dos pilotos, dos aviones, un planificador de vuelos (que suministra el plan de vuelos a los pilotos), un controlador </w:t>
        </w:r>
      </w:ins>
      <w:ins w:id="4370" w:author="Orion" w:date="2011-06-25T23:49:00Z">
        <w:r w:rsidR="00530C01">
          <w:rPr>
            <w:rFonts w:cs="Times New Roman"/>
          </w:rPr>
          <w:t>aéreo</w:t>
        </w:r>
      </w:ins>
      <w:ins w:id="4371" w:author="Orion" w:date="2011-06-25T23:48:00Z">
        <w:r w:rsidR="00530C01">
          <w:rPr>
            <w:rFonts w:cs="Times New Roman"/>
          </w:rPr>
          <w:t xml:space="preserve"> </w:t>
        </w:r>
      </w:ins>
      <w:ins w:id="4372" w:author="Orion" w:date="2011-06-25T23:49:00Z">
        <w:r w:rsidR="00530C01">
          <w:rPr>
            <w:rFonts w:cs="Times New Roman"/>
          </w:rPr>
          <w:t xml:space="preserve">que gestiona los posibles conflictos, y un </w:t>
        </w:r>
      </w:ins>
      <w:ins w:id="4373" w:author="Orion" w:date="2011-06-25T23:50:00Z">
        <w:r w:rsidR="00530C01">
          <w:rPr>
            <w:rFonts w:cs="Times New Roman"/>
          </w:rPr>
          <w:t>creador</w:t>
        </w:r>
      </w:ins>
      <w:ins w:id="4374" w:author="Orion" w:date="2011-06-25T23:49:00Z">
        <w:r w:rsidR="00530C01">
          <w:rPr>
            <w:rFonts w:cs="Times New Roman"/>
          </w:rPr>
          <w:t xml:space="preserve"> de la simulación que </w:t>
        </w:r>
      </w:ins>
      <w:ins w:id="4375" w:author="Orion" w:date="2011-06-25T23:50:00Z">
        <w:r w:rsidR="00530C01">
          <w:rPr>
            <w:rFonts w:cs="Times New Roman"/>
          </w:rPr>
          <w:t>se encarga de iniciar la aplicación que muestra la simulación.</w:t>
        </w:r>
      </w:ins>
    </w:p>
    <w:p w14:paraId="7D3F5C0B" w14:textId="77777777" w:rsidR="00A86110" w:rsidRDefault="00A86110">
      <w:pPr>
        <w:jc w:val="both"/>
        <w:rPr>
          <w:ins w:id="4376" w:author="Orion" w:date="2011-06-25T23:46:00Z"/>
          <w:rFonts w:cs="Times New Roman"/>
        </w:rPr>
        <w:pPrChange w:id="4377" w:author="Orion" w:date="2011-06-26T12:33:00Z">
          <w:pPr/>
        </w:pPrChange>
      </w:pPr>
    </w:p>
    <w:p w14:paraId="02BB1E0B" w14:textId="339D07E9" w:rsidR="00A86110" w:rsidRDefault="00A86110">
      <w:pPr>
        <w:jc w:val="both"/>
        <w:rPr>
          <w:ins w:id="4378" w:author="Orion" w:date="2011-06-25T23:47:00Z"/>
          <w:rFonts w:cs="Times New Roman"/>
        </w:rPr>
        <w:pPrChange w:id="4379" w:author="Orion" w:date="2011-06-26T12:33:00Z">
          <w:pPr/>
        </w:pPrChange>
      </w:pPr>
      <w:ins w:id="4380" w:author="Orion" w:date="2011-06-25T23:47:00Z">
        <w:r w:rsidRPr="00547764">
          <w:rPr>
            <w:rFonts w:cs="Times New Roman"/>
            <w:noProof/>
            <w:lang w:eastAsia="es-ES" w:bidi="ar-SA"/>
          </w:rPr>
          <w:drawing>
            <wp:inline distT="0" distB="0" distL="0" distR="0" wp14:anchorId="2A454598" wp14:editId="3E8BAACA">
              <wp:extent cx="5612130" cy="1784350"/>
              <wp:effectExtent l="0" t="0" r="762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612130" cy="1784350"/>
                      </a:xfrm>
                      <a:prstGeom prst="rect">
                        <a:avLst/>
                      </a:prstGeom>
                    </pic:spPr>
                  </pic:pic>
                </a:graphicData>
              </a:graphic>
            </wp:inline>
          </w:drawing>
        </w:r>
      </w:ins>
    </w:p>
    <w:p w14:paraId="0F23E7AB" w14:textId="39A626E4" w:rsidR="00A86110" w:rsidRDefault="00A86110">
      <w:pPr>
        <w:pStyle w:val="Caption"/>
        <w:jc w:val="both"/>
        <w:rPr>
          <w:ins w:id="4381" w:author="Orion" w:date="2011-06-25T23:47:00Z"/>
          <w:rFonts w:cs="Times New Roman"/>
        </w:rPr>
        <w:pPrChange w:id="4382" w:author="Orion" w:date="2011-06-26T12:33:00Z">
          <w:pPr/>
        </w:pPrChange>
      </w:pPr>
      <w:bookmarkStart w:id="4383" w:name="_Ref296809024"/>
      <w:bookmarkStart w:id="4384" w:name="_Toc297663522"/>
      <w:ins w:id="4385" w:author="Orion" w:date="2011-06-25T23:48:00Z">
        <w:r>
          <w:t xml:space="preserve">Figura </w:t>
        </w:r>
        <w:r>
          <w:fldChar w:fldCharType="begin"/>
        </w:r>
        <w:r>
          <w:instrText xml:space="preserve"> SEQ Figura \* ARABIC </w:instrText>
        </w:r>
      </w:ins>
      <w:r>
        <w:fldChar w:fldCharType="separate"/>
      </w:r>
      <w:ins w:id="4386" w:author="Orion" w:date="2011-07-05T20:58:00Z">
        <w:r w:rsidR="00760DD2">
          <w:rPr>
            <w:noProof/>
          </w:rPr>
          <w:t>24</w:t>
        </w:r>
      </w:ins>
      <w:ins w:id="4387" w:author="Orion" w:date="2011-06-25T23:48:00Z">
        <w:r>
          <w:fldChar w:fldCharType="end"/>
        </w:r>
        <w:bookmarkEnd w:id="4383"/>
        <w:r>
          <w:t>: Despliegue dos aviones</w:t>
        </w:r>
      </w:ins>
      <w:bookmarkEnd w:id="4384"/>
    </w:p>
    <w:p w14:paraId="54133527" w14:textId="77777777" w:rsidR="009447DD" w:rsidRDefault="009447DD">
      <w:pPr>
        <w:jc w:val="both"/>
        <w:rPr>
          <w:ins w:id="4388" w:author="Orion" w:date="2011-07-05T13:00:00Z"/>
          <w:rFonts w:cs="Times New Roman"/>
        </w:rPr>
        <w:pPrChange w:id="4389" w:author="Orion" w:date="2011-06-26T12:33:00Z">
          <w:pPr/>
        </w:pPrChange>
      </w:pPr>
    </w:p>
    <w:p w14:paraId="7FEB0210" w14:textId="366E254A" w:rsidR="009447DD" w:rsidRPr="00547249" w:rsidRDefault="009447DD">
      <w:pPr>
        <w:pStyle w:val="Subtitle"/>
        <w:rPr>
          <w:ins w:id="4390" w:author="Orion" w:date="2011-07-05T13:00:00Z"/>
        </w:rPr>
        <w:pPrChange w:id="4391" w:author="Orion" w:date="2011-07-05T13:01:00Z">
          <w:pPr/>
        </w:pPrChange>
      </w:pPr>
      <w:ins w:id="4392" w:author="Orion" w:date="2011-07-05T13:00:00Z">
        <w:r w:rsidRPr="0080539F">
          <w:t xml:space="preserve">Caso básico </w:t>
        </w:r>
      </w:ins>
      <w:ins w:id="4393" w:author="Orion" w:date="2011-07-05T13:01:00Z">
        <w:r w:rsidRPr="0080539F">
          <w:t xml:space="preserve">dos aviones </w:t>
        </w:r>
      </w:ins>
      <w:ins w:id="4394" w:author="Orion" w:date="2011-07-05T13:00:00Z">
        <w:r w:rsidRPr="00547249">
          <w:t xml:space="preserve">sin </w:t>
        </w:r>
        <w:proofErr w:type="spellStart"/>
        <w:r w:rsidRPr="00547249">
          <w:t>waypoints</w:t>
        </w:r>
        <w:proofErr w:type="spellEnd"/>
      </w:ins>
    </w:p>
    <w:p w14:paraId="41E856D6" w14:textId="782AF2DB" w:rsidR="00A86110" w:rsidRDefault="00E028B5">
      <w:pPr>
        <w:jc w:val="both"/>
        <w:rPr>
          <w:ins w:id="4395" w:author="Orion" w:date="2011-06-27T23:43:00Z"/>
          <w:rFonts w:cs="Times New Roman"/>
        </w:rPr>
        <w:pPrChange w:id="4396" w:author="Orion" w:date="2011-06-26T12:33:00Z">
          <w:pPr/>
        </w:pPrChange>
      </w:pPr>
      <w:ins w:id="4397" w:author="Orion" w:date="2011-07-05T13:01:00Z">
        <w:r>
          <w:rPr>
            <w:rFonts w:cs="Times New Roman"/>
          </w:rPr>
          <w:lastRenderedPageBreak/>
          <w:t>En primer lugar, p</w:t>
        </w:r>
      </w:ins>
      <w:ins w:id="4398" w:author="Orion" w:date="2011-06-26T00:27:00Z">
        <w:r w:rsidR="009E0357">
          <w:rPr>
            <w:rFonts w:cs="Times New Roman"/>
          </w:rPr>
          <w:t>ara evitar complejidad</w:t>
        </w:r>
      </w:ins>
      <w:ins w:id="4399" w:author="Orion" w:date="2011-07-05T13:01:00Z">
        <w:r>
          <w:rPr>
            <w:rFonts w:cs="Times New Roman"/>
          </w:rPr>
          <w:t>,</w:t>
        </w:r>
      </w:ins>
      <w:ins w:id="4400" w:author="Orion" w:date="2011-06-26T00:27:00Z">
        <w:r w:rsidR="009E0357">
          <w:rPr>
            <w:rFonts w:cs="Times New Roman"/>
          </w:rPr>
          <w:t xml:space="preserve"> </w:t>
        </w:r>
      </w:ins>
      <w:ins w:id="4401" w:author="Orion" w:date="2011-06-26T00:28:00Z">
        <w:r w:rsidR="009E0357">
          <w:rPr>
            <w:rFonts w:cs="Times New Roman"/>
          </w:rPr>
          <w:t xml:space="preserve">los planes de vuelo no tendrán planificados ningún </w:t>
        </w:r>
        <w:proofErr w:type="spellStart"/>
        <w:r w:rsidR="009E0357">
          <w:rPr>
            <w:rFonts w:cs="Times New Roman"/>
          </w:rPr>
          <w:t>waypoint</w:t>
        </w:r>
      </w:ins>
      <w:proofErr w:type="spellEnd"/>
      <w:ins w:id="4402" w:author="Orion" w:date="2011-06-26T00:29:00Z">
        <w:r w:rsidR="009E0357">
          <w:rPr>
            <w:rFonts w:cs="Times New Roman"/>
          </w:rPr>
          <w:t xml:space="preserve"> por los que tenga</w:t>
        </w:r>
      </w:ins>
      <w:ins w:id="4403" w:author="Orion" w:date="2011-06-26T00:30:00Z">
        <w:r w:rsidR="00965560">
          <w:rPr>
            <w:rFonts w:cs="Times New Roman"/>
          </w:rPr>
          <w:t>n</w:t>
        </w:r>
      </w:ins>
      <w:ins w:id="4404" w:author="Orion" w:date="2011-06-26T00:29:00Z">
        <w:r w:rsidR="009E0357">
          <w:rPr>
            <w:rFonts w:cs="Times New Roman"/>
          </w:rPr>
          <w:t xml:space="preserve"> que pasar </w:t>
        </w:r>
      </w:ins>
      <w:ins w:id="4405" w:author="Orion" w:date="2011-06-26T00:30:00Z">
        <w:r w:rsidR="00965560">
          <w:rPr>
            <w:rFonts w:cs="Times New Roman"/>
          </w:rPr>
          <w:t xml:space="preserve">los </w:t>
        </w:r>
      </w:ins>
      <w:ins w:id="4406" w:author="Orion" w:date="2011-06-26T00:29:00Z">
        <w:r w:rsidR="009E0357">
          <w:rPr>
            <w:rFonts w:cs="Times New Roman"/>
          </w:rPr>
          <w:t xml:space="preserve"> </w:t>
        </w:r>
        <w:r w:rsidR="00965560">
          <w:rPr>
            <w:rFonts w:cs="Times New Roman"/>
          </w:rPr>
          <w:t>avi</w:t>
        </w:r>
      </w:ins>
      <w:ins w:id="4407" w:author="Orion" w:date="2011-06-26T00:30:00Z">
        <w:r w:rsidR="00965560">
          <w:rPr>
            <w:rFonts w:cs="Times New Roman"/>
          </w:rPr>
          <w:t>ones</w:t>
        </w:r>
      </w:ins>
      <w:ins w:id="4408" w:author="Orion" w:date="2011-06-26T00:29:00Z">
        <w:r w:rsidR="009E0357">
          <w:rPr>
            <w:rFonts w:cs="Times New Roman"/>
          </w:rPr>
          <w:t xml:space="preserve"> durante</w:t>
        </w:r>
      </w:ins>
      <w:ins w:id="4409" w:author="Orion" w:date="2011-06-26T00:28:00Z">
        <w:r w:rsidR="009E0357">
          <w:rPr>
            <w:rFonts w:cs="Times New Roman"/>
          </w:rPr>
          <w:t xml:space="preserve"> </w:t>
        </w:r>
      </w:ins>
      <w:ins w:id="4410" w:author="Orion" w:date="2011-06-26T00:29:00Z">
        <w:r w:rsidR="00965560">
          <w:rPr>
            <w:rFonts w:cs="Times New Roman"/>
          </w:rPr>
          <w:t>el</w:t>
        </w:r>
      </w:ins>
      <w:ins w:id="4411" w:author="Orion" w:date="2011-06-26T00:30:00Z">
        <w:r w:rsidR="00965560">
          <w:rPr>
            <w:rFonts w:cs="Times New Roman"/>
          </w:rPr>
          <w:t xml:space="preserve"> trayecto</w:t>
        </w:r>
      </w:ins>
      <w:ins w:id="4412" w:author="Orion" w:date="2011-06-26T12:26:00Z">
        <w:r w:rsidR="00FD1ABF">
          <w:rPr>
            <w:rFonts w:cs="Times New Roman"/>
          </w:rPr>
          <w:t xml:space="preserve">. </w:t>
        </w:r>
      </w:ins>
      <w:ins w:id="4413" w:author="Orion" w:date="2011-06-27T19:56:00Z">
        <w:r w:rsidR="00B83D5C">
          <w:rPr>
            <w:rFonts w:cs="Times New Roman"/>
          </w:rPr>
          <w:t>Por otro lado, c</w:t>
        </w:r>
      </w:ins>
      <w:ins w:id="4414" w:author="Orion" w:date="2011-06-27T19:54:00Z">
        <w:r w:rsidR="005C6C21">
          <w:rPr>
            <w:rFonts w:cs="Times New Roman"/>
          </w:rPr>
          <w:t>ada</w:t>
        </w:r>
      </w:ins>
      <w:ins w:id="4415" w:author="Orion" w:date="2011-06-26T12:29:00Z">
        <w:r w:rsidR="00FD1ABF">
          <w:rPr>
            <w:rFonts w:cs="Times New Roman"/>
          </w:rPr>
          <w:t xml:space="preserve"> aeronave tendrá como aeropuerto de origen y de destino el contrario al</w:t>
        </w:r>
      </w:ins>
      <w:ins w:id="4416" w:author="Orion" w:date="2011-06-26T12:30:00Z">
        <w:r w:rsidR="00FD1ABF">
          <w:rPr>
            <w:rFonts w:cs="Times New Roman"/>
          </w:rPr>
          <w:t xml:space="preserve"> del</w:t>
        </w:r>
      </w:ins>
      <w:ins w:id="4417" w:author="Orion" w:date="2011-06-26T12:29:00Z">
        <w:r w:rsidR="00FD1ABF">
          <w:rPr>
            <w:rFonts w:cs="Times New Roman"/>
          </w:rPr>
          <w:t xml:space="preserve"> otro a</w:t>
        </w:r>
      </w:ins>
      <w:ins w:id="4418" w:author="Orion" w:date="2011-06-26T12:30:00Z">
        <w:r w:rsidR="005C6C21">
          <w:rPr>
            <w:rFonts w:cs="Times New Roman"/>
          </w:rPr>
          <w:t>vión</w:t>
        </w:r>
      </w:ins>
      <w:ins w:id="4419" w:author="Orion" w:date="2011-06-27T19:57:00Z">
        <w:r w:rsidR="00B83D5C">
          <w:rPr>
            <w:rFonts w:cs="Times New Roman"/>
          </w:rPr>
          <w:t>, y despegarán de sus respectivos aeropuertos aproximadamente a la misma hora.</w:t>
        </w:r>
      </w:ins>
      <w:ins w:id="4420" w:author="Orion" w:date="2011-06-27T19:58:00Z">
        <w:r w:rsidR="00B83D5C">
          <w:rPr>
            <w:rFonts w:cs="Times New Roman"/>
          </w:rPr>
          <w:t xml:space="preserve"> Como resultado</w:t>
        </w:r>
      </w:ins>
      <w:ins w:id="4421" w:author="Orion" w:date="2011-06-27T19:59:00Z">
        <w:r w:rsidR="00B83D5C">
          <w:rPr>
            <w:rFonts w:cs="Times New Roman"/>
          </w:rPr>
          <w:t xml:space="preserve"> tendremos que</w:t>
        </w:r>
      </w:ins>
      <w:ins w:id="4422" w:author="Orion" w:date="2011-06-26T12:31:00Z">
        <w:r w:rsidR="00164843">
          <w:rPr>
            <w:rFonts w:cs="Times New Roman"/>
          </w:rPr>
          <w:t>,</w:t>
        </w:r>
      </w:ins>
      <w:ins w:id="4423" w:author="Orion" w:date="2011-06-26T12:30:00Z">
        <w:r w:rsidR="00164843">
          <w:rPr>
            <w:rFonts w:cs="Times New Roman"/>
          </w:rPr>
          <w:t xml:space="preserve"> aproximadamente en el centro de la trayectoria de </w:t>
        </w:r>
      </w:ins>
      <w:ins w:id="4424" w:author="Orion" w:date="2011-06-26T12:31:00Z">
        <w:r w:rsidR="00164843">
          <w:rPr>
            <w:rFonts w:cs="Times New Roman"/>
          </w:rPr>
          <w:t>amba</w:t>
        </w:r>
        <w:r w:rsidR="00D55514">
          <w:rPr>
            <w:rFonts w:cs="Times New Roman"/>
          </w:rPr>
          <w:t>s aeronaves</w:t>
        </w:r>
      </w:ins>
      <w:ins w:id="4425" w:author="Orion" w:date="2011-06-26T12:35:00Z">
        <w:r w:rsidR="00D55514">
          <w:rPr>
            <w:rFonts w:cs="Times New Roman"/>
          </w:rPr>
          <w:t>,</w:t>
        </w:r>
      </w:ins>
      <w:ins w:id="4426" w:author="Orion" w:date="2011-06-26T12:31:00Z">
        <w:r w:rsidR="00D55514">
          <w:rPr>
            <w:rFonts w:cs="Times New Roman"/>
          </w:rPr>
          <w:t xml:space="preserve"> </w:t>
        </w:r>
      </w:ins>
      <w:ins w:id="4427" w:author="Orion" w:date="2011-06-26T12:35:00Z">
        <w:r w:rsidR="00D55514">
          <w:rPr>
            <w:rFonts w:cs="Times New Roman"/>
          </w:rPr>
          <w:t>el controlador detect</w:t>
        </w:r>
      </w:ins>
      <w:ins w:id="4428" w:author="Orion" w:date="2011-06-27T19:59:00Z">
        <w:r w:rsidR="00B83D5C">
          <w:rPr>
            <w:rFonts w:cs="Times New Roman"/>
          </w:rPr>
          <w:t>ará</w:t>
        </w:r>
      </w:ins>
      <w:ins w:id="4429" w:author="Orion" w:date="2011-06-26T12:35:00Z">
        <w:r w:rsidR="00D55514">
          <w:rPr>
            <w:rFonts w:cs="Times New Roman"/>
          </w:rPr>
          <w:t xml:space="preserve"> que los aviones</w:t>
        </w:r>
      </w:ins>
      <w:ins w:id="4430" w:author="Orion" w:date="2011-06-27T19:54:00Z">
        <w:r w:rsidR="005C6C21">
          <w:rPr>
            <w:rFonts w:cs="Times New Roman"/>
          </w:rPr>
          <w:t xml:space="preserve"> </w:t>
        </w:r>
      </w:ins>
      <w:ins w:id="4431" w:author="Orion" w:date="2011-06-27T19:59:00Z">
        <w:r w:rsidR="00B83D5C">
          <w:rPr>
            <w:rFonts w:cs="Times New Roman"/>
          </w:rPr>
          <w:t>entraron</w:t>
        </w:r>
      </w:ins>
      <w:ins w:id="4432" w:author="Orion" w:date="2011-06-26T12:35:00Z">
        <w:r w:rsidR="00D55514">
          <w:rPr>
            <w:rFonts w:cs="Times New Roman"/>
          </w:rPr>
          <w:t xml:space="preserve"> </w:t>
        </w:r>
      </w:ins>
      <w:ins w:id="4433" w:author="Orion" w:date="2011-06-26T12:36:00Z">
        <w:r w:rsidR="00D55514">
          <w:rPr>
            <w:rFonts w:cs="Times New Roman"/>
          </w:rPr>
          <w:t xml:space="preserve">en zona de riesgo de conflicto y </w:t>
        </w:r>
      </w:ins>
      <w:ins w:id="4434" w:author="Orion" w:date="2011-06-27T19:59:00Z">
        <w:r w:rsidR="00B83D5C">
          <w:rPr>
            <w:rFonts w:cs="Times New Roman"/>
          </w:rPr>
          <w:t>mandarán</w:t>
        </w:r>
      </w:ins>
      <w:ins w:id="4435" w:author="Orion" w:date="2011-06-26T12:36:00Z">
        <w:r w:rsidR="00D55514">
          <w:rPr>
            <w:rFonts w:cs="Times New Roman"/>
          </w:rPr>
          <w:t xml:space="preserve"> operaciones de cambio de altura y velocidad a ambas aeronaves.</w:t>
        </w:r>
      </w:ins>
      <w:ins w:id="4436" w:author="Orion" w:date="2011-06-26T18:12:00Z">
        <w:r w:rsidR="0031123C">
          <w:rPr>
            <w:rFonts w:cs="Times New Roman"/>
          </w:rPr>
          <w:t xml:space="preserve"> Esto </w:t>
        </w:r>
      </w:ins>
      <w:ins w:id="4437" w:author="Orion" w:date="2011-06-27T19:55:00Z">
        <w:r w:rsidR="0070702D">
          <w:rPr>
            <w:rFonts w:cs="Times New Roman"/>
          </w:rPr>
          <w:t xml:space="preserve">será fácil de observar </w:t>
        </w:r>
      </w:ins>
      <w:ins w:id="4438" w:author="Orion" w:date="2011-06-26T18:12:00Z">
        <w:r w:rsidR="0031123C">
          <w:rPr>
            <w:rFonts w:cs="Times New Roman"/>
          </w:rPr>
          <w:t>porque las aeronaves pasarán a tener un color amarillo y sus rutas tomaran el color verde o rojo dependiendo si la variaci</w:t>
        </w:r>
      </w:ins>
      <w:ins w:id="4439" w:author="Orion" w:date="2011-06-26T18:13:00Z">
        <w:r w:rsidR="0031123C">
          <w:rPr>
            <w:rFonts w:cs="Times New Roman"/>
          </w:rPr>
          <w:t>ón de su altura supone un descenso o aumento con respecto a la altura de crucero.</w:t>
        </w:r>
      </w:ins>
      <w:ins w:id="4440" w:author="Orion" w:date="2011-06-26T12:36:00Z">
        <w:r w:rsidR="00D55514">
          <w:rPr>
            <w:rFonts w:cs="Times New Roman"/>
          </w:rPr>
          <w:t xml:space="preserve"> Una vez </w:t>
        </w:r>
      </w:ins>
      <w:ins w:id="4441" w:author="Orion" w:date="2011-06-26T12:37:00Z">
        <w:r w:rsidR="00D55514">
          <w:rPr>
            <w:rFonts w:cs="Times New Roman"/>
          </w:rPr>
          <w:t>pasado el riesgo de conflicto, y acorde al diseño del sistema, los aviones volverán a sus respectivas alturas y velocidades de crucero</w:t>
        </w:r>
      </w:ins>
      <w:ins w:id="4442" w:author="Orion" w:date="2011-06-27T23:43:00Z">
        <w:r w:rsidR="001B21E2">
          <w:rPr>
            <w:rFonts w:cs="Times New Roman"/>
          </w:rPr>
          <w:t xml:space="preserve"> (</w:t>
        </w:r>
      </w:ins>
      <w:ins w:id="4443" w:author="Orion" w:date="2011-06-28T00:22:00Z">
        <w:r w:rsidR="004C468C">
          <w:rPr>
            <w:rFonts w:cs="Times New Roman"/>
          </w:rPr>
          <w:fldChar w:fldCharType="begin"/>
        </w:r>
        <w:r w:rsidR="004C468C">
          <w:rPr>
            <w:rFonts w:cs="Times New Roman"/>
          </w:rPr>
          <w:instrText xml:space="preserve"> REF _Ref296983878 \h </w:instrText>
        </w:r>
      </w:ins>
      <w:r w:rsidR="004C468C">
        <w:rPr>
          <w:rFonts w:cs="Times New Roman"/>
        </w:rPr>
      </w:r>
      <w:r w:rsidR="004C468C">
        <w:rPr>
          <w:rFonts w:cs="Times New Roman"/>
        </w:rPr>
        <w:fldChar w:fldCharType="separate"/>
      </w:r>
      <w:ins w:id="4444" w:author="Orion" w:date="2011-06-28T00:22:00Z">
        <w:r w:rsidR="004C468C">
          <w:t xml:space="preserve">Ilustración </w:t>
        </w:r>
        <w:r w:rsidR="004C468C">
          <w:rPr>
            <w:noProof/>
          </w:rPr>
          <w:t>2</w:t>
        </w:r>
        <w:r w:rsidR="004C468C">
          <w:rPr>
            <w:rFonts w:cs="Times New Roman"/>
          </w:rPr>
          <w:fldChar w:fldCharType="end"/>
        </w:r>
      </w:ins>
      <w:ins w:id="4445" w:author="Orion" w:date="2011-06-27T23:43:00Z">
        <w:r w:rsidR="001B21E2">
          <w:rPr>
            <w:rFonts w:cs="Times New Roman"/>
          </w:rPr>
          <w:t>)</w:t>
        </w:r>
      </w:ins>
      <w:ins w:id="4446" w:author="Orion" w:date="2011-06-26T12:37:00Z">
        <w:r w:rsidR="00D55514">
          <w:rPr>
            <w:rFonts w:cs="Times New Roman"/>
          </w:rPr>
          <w:t>.</w:t>
        </w:r>
      </w:ins>
    </w:p>
    <w:p w14:paraId="2CDE1DF8" w14:textId="77777777" w:rsidR="001B21E2" w:rsidRDefault="001B21E2">
      <w:pPr>
        <w:jc w:val="both"/>
        <w:rPr>
          <w:ins w:id="4447" w:author="Orion" w:date="2011-06-27T23:43:00Z"/>
          <w:rFonts w:cs="Times New Roman"/>
        </w:rPr>
        <w:pPrChange w:id="4448" w:author="Orion" w:date="2011-06-26T12:33:00Z">
          <w:pPr/>
        </w:pPrChange>
      </w:pPr>
    </w:p>
    <w:p w14:paraId="6030781A" w14:textId="306BA47B" w:rsidR="001B21E2" w:rsidRDefault="00016662">
      <w:pPr>
        <w:jc w:val="both"/>
        <w:rPr>
          <w:ins w:id="4449" w:author="Orion" w:date="2011-06-28T00:22:00Z"/>
          <w:rFonts w:cs="Times New Roman"/>
        </w:rPr>
        <w:pPrChange w:id="4450" w:author="Orion" w:date="2011-06-26T12:33:00Z">
          <w:pPr/>
        </w:pPrChange>
      </w:pPr>
      <w:ins w:id="4451" w:author="Orion" w:date="2011-06-29T15:48:00Z">
        <w:r w:rsidRPr="00547764">
          <w:rPr>
            <w:rFonts w:cs="Times New Roman"/>
            <w:noProof/>
            <w:lang w:eastAsia="es-ES" w:bidi="ar-SA"/>
          </w:rPr>
          <w:drawing>
            <wp:inline distT="0" distB="0" distL="0" distR="0" wp14:anchorId="6EDBAB2A" wp14:editId="4F55FA2E">
              <wp:extent cx="5614035" cy="3498215"/>
              <wp:effectExtent l="0" t="0" r="5715" b="6985"/>
              <wp:docPr id="43" name="Picture 43" descr="E:\Master SI\TFM\doc\img\Untitled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Master SI\TFM\doc\img\Untitled17.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0DFC215D" w14:textId="38664415" w:rsidR="004C468C" w:rsidRDefault="004C468C">
      <w:pPr>
        <w:pStyle w:val="Caption"/>
        <w:rPr>
          <w:ins w:id="4452" w:author="Orion" w:date="2011-06-26T00:27:00Z"/>
          <w:rFonts w:cs="Times New Roman"/>
        </w:rPr>
        <w:pPrChange w:id="4453" w:author="Orion" w:date="2011-06-28T00:22:00Z">
          <w:pPr/>
        </w:pPrChange>
      </w:pPr>
      <w:bookmarkStart w:id="4454" w:name="_Ref296983878"/>
      <w:ins w:id="4455" w:author="Orion" w:date="2011-06-28T00:22:00Z">
        <w:r>
          <w:t xml:space="preserve">Ilustración </w:t>
        </w:r>
        <w:r>
          <w:fldChar w:fldCharType="begin"/>
        </w:r>
        <w:r>
          <w:instrText xml:space="preserve"> SEQ Ilustración \* ARABIC </w:instrText>
        </w:r>
      </w:ins>
      <w:r>
        <w:fldChar w:fldCharType="separate"/>
      </w:r>
      <w:ins w:id="4456" w:author="Orion" w:date="2011-07-06T16:25:00Z">
        <w:r w:rsidR="00162D18">
          <w:rPr>
            <w:noProof/>
          </w:rPr>
          <w:t>2</w:t>
        </w:r>
      </w:ins>
      <w:ins w:id="4457" w:author="Orion" w:date="2011-06-28T00:22:00Z">
        <w:r>
          <w:fldChar w:fldCharType="end"/>
        </w:r>
      </w:ins>
      <w:bookmarkEnd w:id="4454"/>
    </w:p>
    <w:p w14:paraId="4FA04E0E" w14:textId="4863833F" w:rsidR="009E0357" w:rsidRDefault="00F41907">
      <w:pPr>
        <w:jc w:val="both"/>
        <w:rPr>
          <w:ins w:id="4458" w:author="Orion" w:date="2011-06-28T16:51:00Z"/>
          <w:rFonts w:cs="Times New Roman"/>
        </w:rPr>
        <w:pPrChange w:id="4459" w:author="Orion" w:date="2011-06-26T12:33:00Z">
          <w:pPr/>
        </w:pPrChange>
      </w:pPr>
      <w:ins w:id="4460" w:author="Orion" w:date="2011-06-28T16:16:00Z">
        <w:r>
          <w:rPr>
            <w:rFonts w:cs="Times New Roman"/>
          </w:rPr>
          <w:t xml:space="preserve">Para analizar con más profundidad </w:t>
        </w:r>
      </w:ins>
      <w:ins w:id="4461" w:author="Orion" w:date="2011-06-28T16:17:00Z">
        <w:r>
          <w:rPr>
            <w:rFonts w:cs="Times New Roman"/>
          </w:rPr>
          <w:t xml:space="preserve">el sistema se ejecutará </w:t>
        </w:r>
      </w:ins>
      <w:ins w:id="4462" w:author="Orion" w:date="2011-06-28T16:16:00Z">
        <w:r>
          <w:rPr>
            <w:rFonts w:cs="Times New Roman"/>
          </w:rPr>
          <w:t xml:space="preserve">este caso de estudio </w:t>
        </w:r>
      </w:ins>
      <w:ins w:id="4463" w:author="Orion" w:date="2011-06-28T16:17:00Z">
        <w:r>
          <w:rPr>
            <w:rFonts w:cs="Times New Roman"/>
          </w:rPr>
          <w:t>con distintos comportamientos de los pilotos.</w:t>
        </w:r>
      </w:ins>
      <w:ins w:id="4464" w:author="Orion" w:date="2011-06-28T16:50:00Z">
        <w:r w:rsidR="00CC12AD">
          <w:rPr>
            <w:rFonts w:cs="Times New Roman"/>
          </w:rPr>
          <w:t xml:space="preserve"> Para ello se tendr</w:t>
        </w:r>
      </w:ins>
      <w:ins w:id="4465" w:author="Orion" w:date="2011-06-28T16:51:00Z">
        <w:r w:rsidR="00CC12AD">
          <w:rPr>
            <w:rFonts w:cs="Times New Roman"/>
          </w:rPr>
          <w:t>án en cuenta sus valores de estado (Estrés, fatiga y experiencia). Teniendo en cuenta estos valores podemos concluir:</w:t>
        </w:r>
      </w:ins>
    </w:p>
    <w:p w14:paraId="60BEB55B" w14:textId="12805302" w:rsidR="009D2CAD" w:rsidRDefault="007B2250">
      <w:pPr>
        <w:pStyle w:val="ListParagraph"/>
        <w:numPr>
          <w:ilvl w:val="0"/>
          <w:numId w:val="36"/>
        </w:numPr>
        <w:jc w:val="both"/>
        <w:rPr>
          <w:ins w:id="4466" w:author="Orion" w:date="2011-06-28T17:52:00Z"/>
          <w:rFonts w:cs="Times New Roman"/>
        </w:rPr>
        <w:pPrChange w:id="4467" w:author="Orion" w:date="2011-06-28T17:52:00Z">
          <w:pPr/>
        </w:pPrChange>
      </w:pPr>
      <w:ins w:id="4468" w:author="Orion" w:date="2011-06-28T16:55:00Z">
        <w:r>
          <w:rPr>
            <w:rFonts w:cs="Times New Roman"/>
          </w:rPr>
          <w:t>Los</w:t>
        </w:r>
      </w:ins>
      <w:ins w:id="4469" w:author="Orion" w:date="2011-06-28T16:52:00Z">
        <w:r w:rsidR="00CC12AD">
          <w:rPr>
            <w:rFonts w:cs="Times New Roman"/>
          </w:rPr>
          <w:t xml:space="preserve"> pilotos con gran estrés y fatiga</w:t>
        </w:r>
      </w:ins>
      <w:ins w:id="4470" w:author="Orion" w:date="2011-06-28T16:55:00Z">
        <w:r>
          <w:rPr>
            <w:rFonts w:cs="Times New Roman"/>
          </w:rPr>
          <w:t>,</w:t>
        </w:r>
      </w:ins>
      <w:ins w:id="4471" w:author="Orion" w:date="2011-06-28T16:52:00Z">
        <w:r w:rsidR="00CC12AD">
          <w:rPr>
            <w:rFonts w:cs="Times New Roman"/>
          </w:rPr>
          <w:t xml:space="preserve"> y </w:t>
        </w:r>
      </w:ins>
      <w:ins w:id="4472" w:author="Orion" w:date="2011-06-28T16:55:00Z">
        <w:r>
          <w:rPr>
            <w:rFonts w:cs="Times New Roman"/>
          </w:rPr>
          <w:t>con muy</w:t>
        </w:r>
      </w:ins>
      <w:ins w:id="4473" w:author="Orion" w:date="2011-06-28T16:52:00Z">
        <w:r w:rsidR="00CC12AD">
          <w:rPr>
            <w:rFonts w:cs="Times New Roman"/>
          </w:rPr>
          <w:t xml:space="preserve"> poca experiencia</w:t>
        </w:r>
      </w:ins>
      <w:ins w:id="4474" w:author="Orion" w:date="2011-06-28T16:55:00Z">
        <w:r>
          <w:rPr>
            <w:rFonts w:cs="Times New Roman"/>
          </w:rPr>
          <w:t xml:space="preserve"> </w:t>
        </w:r>
      </w:ins>
      <w:ins w:id="4475" w:author="Orion" w:date="2011-06-28T18:01:00Z">
        <w:r w:rsidR="0064385E">
          <w:rPr>
            <w:rFonts w:cs="Times New Roman"/>
          </w:rPr>
          <w:t>u</w:t>
        </w:r>
      </w:ins>
      <w:ins w:id="4476" w:author="Orion" w:date="2011-06-28T16:55:00Z">
        <w:r>
          <w:rPr>
            <w:rFonts w:cs="Times New Roman"/>
          </w:rPr>
          <w:t xml:space="preserve"> horas de vuelo</w:t>
        </w:r>
      </w:ins>
      <w:ins w:id="4477" w:author="Orion" w:date="2011-06-28T16:52:00Z">
        <w:r w:rsidR="00CC12AD">
          <w:rPr>
            <w:rFonts w:cs="Times New Roman"/>
          </w:rPr>
          <w:t xml:space="preserve"> </w:t>
        </w:r>
      </w:ins>
      <w:ins w:id="4478" w:author="Orion" w:date="2011-06-28T16:53:00Z">
        <w:r w:rsidR="00CC12AD">
          <w:rPr>
            <w:rFonts w:cs="Times New Roman"/>
          </w:rPr>
          <w:t xml:space="preserve">tardan </w:t>
        </w:r>
      </w:ins>
      <w:ins w:id="4479" w:author="Orion" w:date="2011-06-28T16:55:00Z">
        <w:r>
          <w:rPr>
            <w:rFonts w:cs="Times New Roman"/>
          </w:rPr>
          <w:t>bastante e</w:t>
        </w:r>
      </w:ins>
      <w:ins w:id="4480" w:author="Orion" w:date="2011-06-28T16:53:00Z">
        <w:r w:rsidR="00CC12AD">
          <w:rPr>
            <w:rFonts w:cs="Times New Roman"/>
          </w:rPr>
          <w:t xml:space="preserve">n reaccionar ante situaciones críticas con lo que </w:t>
        </w:r>
      </w:ins>
      <w:ins w:id="4481" w:author="Orion" w:date="2011-06-28T16:52:00Z">
        <w:r w:rsidR="00CC12AD">
          <w:rPr>
            <w:rFonts w:cs="Times New Roman"/>
          </w:rPr>
          <w:t xml:space="preserve">el riesgo de colisión entre aviones </w:t>
        </w:r>
      </w:ins>
      <w:ins w:id="4482" w:author="Orion" w:date="2011-06-28T16:53:00Z">
        <w:r w:rsidR="00CC12AD">
          <w:rPr>
            <w:rFonts w:cs="Times New Roman"/>
          </w:rPr>
          <w:t>se incrementa</w:t>
        </w:r>
      </w:ins>
      <w:ins w:id="4483" w:author="Orion" w:date="2011-06-28T16:55:00Z">
        <w:r>
          <w:rPr>
            <w:rFonts w:cs="Times New Roman"/>
          </w:rPr>
          <w:t>.</w:t>
        </w:r>
      </w:ins>
      <w:ins w:id="4484" w:author="Orion" w:date="2011-06-28T17:51:00Z">
        <w:r w:rsidR="009D2CAD">
          <w:rPr>
            <w:rFonts w:cs="Times New Roman"/>
          </w:rPr>
          <w:t xml:space="preserve"> Ejemplo de esta situación serían las siguientes </w:t>
        </w:r>
      </w:ins>
      <w:ins w:id="4485" w:author="Orion" w:date="2011-06-28T17:52:00Z">
        <w:r w:rsidR="009D2CAD">
          <w:rPr>
            <w:rFonts w:cs="Times New Roman"/>
          </w:rPr>
          <w:t>imágenes</w:t>
        </w:r>
      </w:ins>
      <w:ins w:id="4486" w:author="Orion" w:date="2011-06-28T18:02:00Z">
        <w:r w:rsidR="0064385E">
          <w:rPr>
            <w:rFonts w:cs="Times New Roman"/>
          </w:rPr>
          <w:t>, que se explican a continuación</w:t>
        </w:r>
      </w:ins>
      <w:ins w:id="4487" w:author="Orion" w:date="2011-06-28T17:52:00Z">
        <w:r w:rsidR="009D2CAD">
          <w:rPr>
            <w:rFonts w:cs="Times New Roman"/>
          </w:rPr>
          <w:t>.</w:t>
        </w:r>
      </w:ins>
    </w:p>
    <w:p w14:paraId="234D5E0C" w14:textId="3BB4C376" w:rsidR="009D2CAD" w:rsidRPr="000F6D72" w:rsidRDefault="009D2CAD">
      <w:pPr>
        <w:pStyle w:val="ListParagraph"/>
        <w:jc w:val="both"/>
        <w:rPr>
          <w:ins w:id="4488" w:author="Orion" w:date="2011-06-28T16:46:00Z"/>
          <w:rFonts w:cs="Times New Roman"/>
        </w:rPr>
        <w:pPrChange w:id="4489" w:author="Orion" w:date="2011-06-28T17:52:00Z">
          <w:pPr/>
        </w:pPrChange>
      </w:pPr>
      <w:ins w:id="4490" w:author="Orion" w:date="2011-06-28T17:52:00Z">
        <w:r>
          <w:rPr>
            <w:rFonts w:cs="Times New Roman"/>
          </w:rPr>
          <w:t>En</w:t>
        </w:r>
      </w:ins>
      <w:ins w:id="4491" w:author="Orion" w:date="2011-06-28T17:53:00Z">
        <w:r>
          <w:rPr>
            <w:rFonts w:cs="Times New Roman"/>
          </w:rPr>
          <w:t xml:space="preserve"> </w:t>
        </w:r>
      </w:ins>
      <w:ins w:id="4492" w:author="Orion" w:date="2011-07-05T13:05:00Z">
        <w:r w:rsidR="00D326A2">
          <w:rPr>
            <w:rFonts w:cs="Times New Roman"/>
          </w:rPr>
          <w:t>este caso, donde los valores de estrés, fatiga y experiencia son 98%, 98%</w:t>
        </w:r>
      </w:ins>
      <w:ins w:id="4493" w:author="Orion" w:date="2011-07-05T13:06:00Z">
        <w:r w:rsidR="00D326A2">
          <w:rPr>
            <w:rFonts w:cs="Times New Roman"/>
          </w:rPr>
          <w:t xml:space="preserve"> y </w:t>
        </w:r>
      </w:ins>
      <w:ins w:id="4494" w:author="Orion" w:date="2011-07-05T13:05:00Z">
        <w:r w:rsidR="00D326A2">
          <w:rPr>
            <w:rFonts w:cs="Times New Roman"/>
          </w:rPr>
          <w:t>2%</w:t>
        </w:r>
      </w:ins>
      <w:ins w:id="4495" w:author="Orion" w:date="2011-07-05T13:06:00Z">
        <w:r w:rsidR="00D326A2">
          <w:rPr>
            <w:rFonts w:cs="Times New Roman"/>
          </w:rPr>
          <w:t xml:space="preserve"> respectivamente</w:t>
        </w:r>
      </w:ins>
      <w:ins w:id="4496" w:author="Orion" w:date="2011-07-05T13:05:00Z">
        <w:r w:rsidR="00D326A2">
          <w:rPr>
            <w:rFonts w:cs="Times New Roman"/>
          </w:rPr>
          <w:t>,</w:t>
        </w:r>
      </w:ins>
      <w:ins w:id="4497" w:author="Orion" w:date="2011-06-28T17:53:00Z">
        <w:r>
          <w:rPr>
            <w:rFonts w:cs="Times New Roman"/>
          </w:rPr>
          <w:t xml:space="preserve"> se puede observar en</w:t>
        </w:r>
      </w:ins>
      <w:ins w:id="4498" w:author="Orion" w:date="2011-06-28T17:52:00Z">
        <w:r>
          <w:rPr>
            <w:rFonts w:cs="Times New Roman"/>
          </w:rPr>
          <w:t xml:space="preserve"> la </w:t>
        </w:r>
      </w:ins>
      <w:ins w:id="4499" w:author="Orion" w:date="2011-06-28T17:53:00Z">
        <w:r>
          <w:rPr>
            <w:rFonts w:cs="Times New Roman"/>
          </w:rPr>
          <w:fldChar w:fldCharType="begin"/>
        </w:r>
        <w:r>
          <w:rPr>
            <w:rFonts w:cs="Times New Roman"/>
          </w:rPr>
          <w:instrText xml:space="preserve"> REF _Ref297046911 \h </w:instrText>
        </w:r>
      </w:ins>
      <w:r>
        <w:rPr>
          <w:rFonts w:cs="Times New Roman"/>
        </w:rPr>
      </w:r>
      <w:r>
        <w:rPr>
          <w:rFonts w:cs="Times New Roman"/>
        </w:rPr>
        <w:fldChar w:fldCharType="separate"/>
      </w:r>
      <w:ins w:id="4500" w:author="Orion" w:date="2011-06-28T17:53:00Z">
        <w:r>
          <w:t xml:space="preserve">Ilustración </w:t>
        </w:r>
        <w:r>
          <w:rPr>
            <w:noProof/>
          </w:rPr>
          <w:t>3</w:t>
        </w:r>
        <w:r>
          <w:rPr>
            <w:rFonts w:cs="Times New Roman"/>
          </w:rPr>
          <w:fldChar w:fldCharType="end"/>
        </w:r>
        <w:r>
          <w:rPr>
            <w:rFonts w:cs="Times New Roman"/>
          </w:rPr>
          <w:t xml:space="preserve"> como la aeronave tarda bastante tiempo en ponerse a rumbo del destino</w:t>
        </w:r>
      </w:ins>
      <w:ins w:id="4501" w:author="Orion" w:date="2011-06-28T17:54:00Z">
        <w:r>
          <w:rPr>
            <w:rFonts w:cs="Times New Roman"/>
          </w:rPr>
          <w:t>. Esta imagen (</w:t>
        </w:r>
        <w:r>
          <w:rPr>
            <w:rFonts w:cs="Times New Roman"/>
          </w:rPr>
          <w:fldChar w:fldCharType="begin"/>
        </w:r>
        <w:r>
          <w:rPr>
            <w:rFonts w:cs="Times New Roman"/>
          </w:rPr>
          <w:instrText xml:space="preserve"> REF _Ref297046911 \h </w:instrText>
        </w:r>
      </w:ins>
      <w:r>
        <w:rPr>
          <w:rFonts w:cs="Times New Roman"/>
        </w:rPr>
      </w:r>
      <w:r>
        <w:rPr>
          <w:rFonts w:cs="Times New Roman"/>
        </w:rPr>
        <w:fldChar w:fldCharType="separate"/>
      </w:r>
      <w:ins w:id="4502" w:author="Orion" w:date="2011-06-28T17:54:00Z">
        <w:r>
          <w:t xml:space="preserve">Ilustración </w:t>
        </w:r>
        <w:r>
          <w:rPr>
            <w:noProof/>
          </w:rPr>
          <w:t>3</w:t>
        </w:r>
        <w:r>
          <w:rPr>
            <w:rFonts w:cs="Times New Roman"/>
          </w:rPr>
          <w:fldChar w:fldCharType="end"/>
        </w:r>
        <w:r>
          <w:rPr>
            <w:rFonts w:cs="Times New Roman"/>
          </w:rPr>
          <w:t xml:space="preserve">) corresponde al momento en el que el controlador detecta que ambas aeronaves </w:t>
        </w:r>
      </w:ins>
      <w:ins w:id="4503" w:author="Orion" w:date="2011-06-28T17:55:00Z">
        <w:r>
          <w:rPr>
            <w:rFonts w:cs="Times New Roman"/>
          </w:rPr>
          <w:t>están</w:t>
        </w:r>
      </w:ins>
      <w:ins w:id="4504" w:author="Orion" w:date="2011-06-28T17:54:00Z">
        <w:r>
          <w:rPr>
            <w:rFonts w:cs="Times New Roman"/>
          </w:rPr>
          <w:t xml:space="preserve"> </w:t>
        </w:r>
      </w:ins>
      <w:ins w:id="4505" w:author="Orion" w:date="2011-06-28T17:55:00Z">
        <w:r>
          <w:rPr>
            <w:rFonts w:cs="Times New Roman"/>
          </w:rPr>
          <w:t>en el radio de conflicto</w:t>
        </w:r>
      </w:ins>
      <w:ins w:id="4506" w:author="Orion" w:date="2011-06-29T16:34:00Z">
        <w:r w:rsidR="00FB245E">
          <w:rPr>
            <w:rFonts w:cs="Times New Roman"/>
          </w:rPr>
          <w:t xml:space="preserve">. </w:t>
        </w:r>
      </w:ins>
      <w:ins w:id="4507" w:author="Orion" w:date="2011-06-29T16:38:00Z">
        <w:r w:rsidR="00CF2ABA">
          <w:rPr>
            <w:rFonts w:cs="Times New Roman"/>
          </w:rPr>
          <w:t>A partir de este momento el controlador debe mandar una orden de cambio de altitud/velocidad</w:t>
        </w:r>
      </w:ins>
      <w:ins w:id="4508" w:author="Orion" w:date="2011-06-28T17:56:00Z">
        <w:r>
          <w:rPr>
            <w:rFonts w:cs="Times New Roman"/>
          </w:rPr>
          <w:t xml:space="preserve"> Esta orden es mandada a los pilotos inmediatamente pero debido a su alto nivel de estrés y fatiga, y a que no tienen mucha experiencia en lidiar con situaciones de este tipo, las aeronaves acaban entrando en una zona de alto riesgo de colisi</w:t>
        </w:r>
      </w:ins>
      <w:ins w:id="4509" w:author="Orion" w:date="2011-06-28T17:57:00Z">
        <w:r>
          <w:rPr>
            <w:rFonts w:cs="Times New Roman"/>
          </w:rPr>
          <w:t>ón antes de que los pilotos acaten las ordenes (</w:t>
        </w:r>
        <w:r>
          <w:rPr>
            <w:rFonts w:cs="Times New Roman"/>
          </w:rPr>
          <w:fldChar w:fldCharType="begin"/>
        </w:r>
        <w:r>
          <w:rPr>
            <w:rFonts w:cs="Times New Roman"/>
          </w:rPr>
          <w:instrText xml:space="preserve"> REF _Ref297047202 \h </w:instrText>
        </w:r>
      </w:ins>
      <w:r>
        <w:rPr>
          <w:rFonts w:cs="Times New Roman"/>
        </w:rPr>
      </w:r>
      <w:r>
        <w:rPr>
          <w:rFonts w:cs="Times New Roman"/>
        </w:rPr>
        <w:fldChar w:fldCharType="separate"/>
      </w:r>
      <w:ins w:id="4510" w:author="Orion" w:date="2011-06-28T17:57:00Z">
        <w:r>
          <w:t xml:space="preserve">Ilustración </w:t>
        </w:r>
        <w:r>
          <w:rPr>
            <w:noProof/>
          </w:rPr>
          <w:t>4</w:t>
        </w:r>
        <w:r>
          <w:rPr>
            <w:rFonts w:cs="Times New Roman"/>
          </w:rPr>
          <w:fldChar w:fldCharType="end"/>
        </w:r>
        <w:r>
          <w:rPr>
            <w:rFonts w:cs="Times New Roman"/>
          </w:rPr>
          <w:t>)</w:t>
        </w:r>
      </w:ins>
      <w:ins w:id="4511" w:author="Orion" w:date="2011-06-28T17:58:00Z">
        <w:r>
          <w:rPr>
            <w:rFonts w:cs="Times New Roman"/>
          </w:rPr>
          <w:t xml:space="preserve">. Finalmente el peligro se disipa relativamente en el momento que los pilotos llevan a cabo las ordenes, como puede verse en la </w:t>
        </w:r>
        <w:r>
          <w:rPr>
            <w:rFonts w:cs="Times New Roman"/>
          </w:rPr>
          <w:fldChar w:fldCharType="begin"/>
        </w:r>
        <w:r>
          <w:rPr>
            <w:rFonts w:cs="Times New Roman"/>
          </w:rPr>
          <w:instrText xml:space="preserve"> REF _Ref297047263 \h </w:instrText>
        </w:r>
      </w:ins>
      <w:r>
        <w:rPr>
          <w:rFonts w:cs="Times New Roman"/>
        </w:rPr>
      </w:r>
      <w:r>
        <w:rPr>
          <w:rFonts w:cs="Times New Roman"/>
        </w:rPr>
        <w:fldChar w:fldCharType="separate"/>
      </w:r>
      <w:ins w:id="4512" w:author="Orion" w:date="2011-06-28T17:58:00Z">
        <w:r>
          <w:t xml:space="preserve">Ilustración </w:t>
        </w:r>
        <w:r>
          <w:rPr>
            <w:noProof/>
          </w:rPr>
          <w:t>5</w:t>
        </w:r>
        <w:r>
          <w:rPr>
            <w:rFonts w:cs="Times New Roman"/>
          </w:rPr>
          <w:fldChar w:fldCharType="end"/>
        </w:r>
        <w:r>
          <w:rPr>
            <w:rFonts w:cs="Times New Roman"/>
          </w:rPr>
          <w:t>.</w:t>
        </w:r>
      </w:ins>
      <w:ins w:id="4513" w:author="Orion" w:date="2011-06-28T17:59:00Z">
        <w:r>
          <w:rPr>
            <w:rFonts w:cs="Times New Roman"/>
          </w:rPr>
          <w:t xml:space="preserve"> Una vez pasado </w:t>
        </w:r>
      </w:ins>
      <w:ins w:id="4514" w:author="Orion" w:date="2011-06-28T18:03:00Z">
        <w:r w:rsidR="008F4BD7">
          <w:rPr>
            <w:rFonts w:cs="Times New Roman"/>
          </w:rPr>
          <w:t xml:space="preserve">todo </w:t>
        </w:r>
      </w:ins>
      <w:ins w:id="4515" w:author="Orion" w:date="2011-06-28T17:59:00Z">
        <w:r>
          <w:rPr>
            <w:rFonts w:cs="Times New Roman"/>
          </w:rPr>
          <w:t>el peligro los controladores ordenaran a los pilotos que vuelva</w:t>
        </w:r>
      </w:ins>
      <w:ins w:id="4516" w:author="Orion" w:date="2011-06-28T18:03:00Z">
        <w:r w:rsidR="008F4BD7">
          <w:rPr>
            <w:rFonts w:cs="Times New Roman"/>
          </w:rPr>
          <w:t>n</w:t>
        </w:r>
      </w:ins>
      <w:ins w:id="4517" w:author="Orion" w:date="2011-06-28T17:59:00Z">
        <w:r>
          <w:rPr>
            <w:rFonts w:cs="Times New Roman"/>
          </w:rPr>
          <w:t xml:space="preserve"> a sus respectivas </w:t>
        </w:r>
        <w:r>
          <w:rPr>
            <w:rFonts w:cs="Times New Roman"/>
          </w:rPr>
          <w:lastRenderedPageBreak/>
          <w:t>alturas/velocidades de crucero</w:t>
        </w:r>
      </w:ins>
      <w:ins w:id="4518" w:author="Orion" w:date="2011-06-28T18:00:00Z">
        <w:r w:rsidR="002A730E">
          <w:rPr>
            <w:rFonts w:cs="Times New Roman"/>
          </w:rPr>
          <w:t xml:space="preserve"> </w:t>
        </w:r>
      </w:ins>
      <w:ins w:id="4519" w:author="Orion" w:date="2011-06-28T18:01:00Z">
        <w:r w:rsidR="002A730E">
          <w:rPr>
            <w:rFonts w:cs="Times New Roman"/>
          </w:rPr>
          <w:t>(</w:t>
        </w:r>
      </w:ins>
      <w:ins w:id="4520" w:author="Orion" w:date="2011-06-28T18:00:00Z">
        <w:r w:rsidR="002A730E">
          <w:rPr>
            <w:rFonts w:cs="Times New Roman"/>
          </w:rPr>
          <w:fldChar w:fldCharType="begin"/>
        </w:r>
        <w:r w:rsidR="002A730E">
          <w:rPr>
            <w:rFonts w:cs="Times New Roman"/>
          </w:rPr>
          <w:instrText xml:space="preserve"> REF _Ref297047382 \h </w:instrText>
        </w:r>
      </w:ins>
      <w:r w:rsidR="002A730E">
        <w:rPr>
          <w:rFonts w:cs="Times New Roman"/>
        </w:rPr>
      </w:r>
      <w:r w:rsidR="002A730E">
        <w:rPr>
          <w:rFonts w:cs="Times New Roman"/>
        </w:rPr>
        <w:fldChar w:fldCharType="separate"/>
      </w:r>
      <w:ins w:id="4521" w:author="Orion" w:date="2011-06-28T18:00:00Z">
        <w:r w:rsidR="002A730E">
          <w:t xml:space="preserve">Ilustración </w:t>
        </w:r>
        <w:r w:rsidR="002A730E">
          <w:rPr>
            <w:noProof/>
          </w:rPr>
          <w:t>6</w:t>
        </w:r>
        <w:r w:rsidR="002A730E">
          <w:rPr>
            <w:rFonts w:cs="Times New Roman"/>
          </w:rPr>
          <w:fldChar w:fldCharType="end"/>
        </w:r>
        <w:r w:rsidR="002A730E">
          <w:rPr>
            <w:rFonts w:cs="Times New Roman"/>
          </w:rPr>
          <w:t>)</w:t>
        </w:r>
      </w:ins>
      <w:ins w:id="4522" w:author="Orion" w:date="2011-06-28T17:59:00Z">
        <w:r>
          <w:rPr>
            <w:rFonts w:cs="Times New Roman"/>
          </w:rPr>
          <w:t>.</w:t>
        </w:r>
      </w:ins>
    </w:p>
    <w:p w14:paraId="5E9B8C06" w14:textId="77777777" w:rsidR="00D77EA3" w:rsidRDefault="00D77EA3">
      <w:pPr>
        <w:jc w:val="both"/>
        <w:rPr>
          <w:ins w:id="4523" w:author="Orion" w:date="2011-06-28T17:06:00Z"/>
          <w:rFonts w:cs="Times New Roman"/>
        </w:rPr>
        <w:pPrChange w:id="4524" w:author="Orion" w:date="2011-06-26T12:33:00Z">
          <w:pPr/>
        </w:pPrChange>
      </w:pPr>
    </w:p>
    <w:p w14:paraId="294FCB58" w14:textId="77777777" w:rsidR="007B14B9" w:rsidRDefault="007D6413">
      <w:pPr>
        <w:jc w:val="both"/>
        <w:rPr>
          <w:ins w:id="4525" w:author="Orion" w:date="2011-06-29T16:44:00Z"/>
        </w:rPr>
        <w:pPrChange w:id="4526" w:author="Orion" w:date="2011-06-29T16:44:00Z">
          <w:pPr/>
        </w:pPrChange>
      </w:pPr>
      <w:bookmarkStart w:id="4527" w:name="_Ref297129370"/>
      <w:ins w:id="4528" w:author="Orion" w:date="2011-06-29T15:48:00Z">
        <w:r w:rsidRPr="00547764">
          <w:rPr>
            <w:rFonts w:cs="Times New Roman"/>
            <w:noProof/>
            <w:lang w:eastAsia="es-ES" w:bidi="ar-SA"/>
          </w:rPr>
          <w:drawing>
            <wp:inline distT="0" distB="0" distL="0" distR="0" wp14:anchorId="06B2C7CC" wp14:editId="6AB4C778">
              <wp:extent cx="5614035" cy="3487420"/>
              <wp:effectExtent l="0" t="0" r="5715" b="0"/>
              <wp:docPr id="41" name="Picture 41" descr="E:\Master SI\TFM\doc\img\Untitled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ster SI\TFM\doc\img\Untitled16.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bookmarkStart w:id="4529" w:name="_Ref297046911"/>
      <w:ins w:id="4530" w:author="Orion" w:date="2011-06-28T17:52:00Z">
        <w:r w:rsidR="009D2CAD">
          <w:t xml:space="preserve">Ilustración </w:t>
        </w:r>
        <w:r w:rsidR="009D2CAD">
          <w:fldChar w:fldCharType="begin"/>
        </w:r>
        <w:r w:rsidR="009D2CAD">
          <w:instrText xml:space="preserve"> SEQ Ilustración \* ARABIC </w:instrText>
        </w:r>
      </w:ins>
      <w:r w:rsidR="009D2CAD">
        <w:fldChar w:fldCharType="separate"/>
      </w:r>
      <w:ins w:id="4531" w:author="Orion" w:date="2011-07-06T16:25:00Z">
        <w:r w:rsidR="00162D18">
          <w:rPr>
            <w:noProof/>
          </w:rPr>
          <w:t>3</w:t>
        </w:r>
      </w:ins>
      <w:ins w:id="4532" w:author="Orion" w:date="2011-06-28T17:52:00Z">
        <w:r w:rsidR="009D2CAD">
          <w:fldChar w:fldCharType="end"/>
        </w:r>
      </w:ins>
      <w:bookmarkEnd w:id="4527"/>
      <w:bookmarkEnd w:id="4529"/>
    </w:p>
    <w:p w14:paraId="6D1C35A5" w14:textId="5F8C31F4" w:rsidR="007D6413" w:rsidRDefault="007B14B9">
      <w:pPr>
        <w:jc w:val="both"/>
        <w:rPr>
          <w:ins w:id="4533" w:author="Orion" w:date="2011-06-29T16:44:00Z"/>
          <w:rFonts w:cs="Times New Roman"/>
        </w:rPr>
        <w:pPrChange w:id="4534" w:author="Orion" w:date="2011-06-29T16:44:00Z">
          <w:pPr/>
        </w:pPrChange>
      </w:pPr>
      <w:ins w:id="4535" w:author="Orion" w:date="2011-06-29T16:44:00Z">
        <w:r>
          <w:t>El tiempo que tarda</w:t>
        </w:r>
      </w:ins>
      <w:ins w:id="4536" w:author="Orion" w:date="2011-06-29T16:46:00Z">
        <w:r>
          <w:t>n</w:t>
        </w:r>
      </w:ins>
      <w:ins w:id="4537" w:author="Orion" w:date="2011-06-29T16:44:00Z">
        <w:r>
          <w:t xml:space="preserve"> en ponerse a rumbo la</w:t>
        </w:r>
      </w:ins>
      <w:ins w:id="4538" w:author="Orion" w:date="2011-06-29T16:45:00Z">
        <w:r>
          <w:t>s</w:t>
        </w:r>
      </w:ins>
      <w:ins w:id="4539" w:author="Orion" w:date="2011-06-29T16:44:00Z">
        <w:r>
          <w:t xml:space="preserve"> aeronaves </w:t>
        </w:r>
      </w:ins>
      <w:ins w:id="4540" w:author="Orion" w:date="2011-06-29T16:45:00Z">
        <w:r>
          <w:t>después</w:t>
        </w:r>
      </w:ins>
      <w:ins w:id="4541" w:author="Orion" w:date="2011-06-29T16:44:00Z">
        <w:r>
          <w:t xml:space="preserve"> </w:t>
        </w:r>
      </w:ins>
      <w:ins w:id="4542" w:author="Orion" w:date="2011-06-29T16:45:00Z">
        <w:r>
          <w:t>del despegue</w:t>
        </w:r>
      </w:ins>
      <w:ins w:id="4543" w:author="Orion" w:date="2011-06-29T16:43:00Z">
        <w:r>
          <w:rPr>
            <w:rFonts w:cs="Times New Roman"/>
          </w:rPr>
          <w:t xml:space="preserve"> estará determinado por los valores de los parámetros </w:t>
        </w:r>
      </w:ins>
      <w:ins w:id="4544" w:author="Orion" w:date="2011-06-29T16:45:00Z">
        <w:r>
          <w:rPr>
            <w:rFonts w:cs="Times New Roman"/>
          </w:rPr>
          <w:t>de estrés, fatiga y experiencia que tengan los pilotos</w:t>
        </w:r>
      </w:ins>
      <w:ins w:id="4545" w:author="Orion" w:date="2011-07-05T13:04:00Z">
        <w:r w:rsidR="005634A8">
          <w:rPr>
            <w:rFonts w:cs="Times New Roman"/>
          </w:rPr>
          <w:t xml:space="preserve"> </w:t>
        </w:r>
      </w:ins>
      <w:ins w:id="4546" w:author="Orion" w:date="2011-06-29T16:43:00Z">
        <w:r>
          <w:rPr>
            <w:rFonts w:cs="Times New Roman"/>
          </w:rPr>
          <w:t>y se consumirá en la tarea “</w:t>
        </w:r>
        <w:proofErr w:type="spellStart"/>
        <w:r>
          <w:rPr>
            <w:rFonts w:cs="Times New Roman"/>
          </w:rPr>
          <w:t>StartThinkNewDecision</w:t>
        </w:r>
        <w:proofErr w:type="spellEnd"/>
        <w:r>
          <w:rPr>
            <w:rFonts w:cs="Times New Roman"/>
          </w:rPr>
          <w:t xml:space="preserve">” </w:t>
        </w:r>
      </w:ins>
      <w:ins w:id="4547" w:author="Orion" w:date="2011-06-29T16:46:00Z">
        <w:r>
          <w:rPr>
            <w:rFonts w:cs="Times New Roman"/>
          </w:rPr>
          <w:t>que se</w:t>
        </w:r>
      </w:ins>
      <w:ins w:id="4548" w:author="Orion" w:date="2011-06-29T16:43:00Z">
        <w:r>
          <w:rPr>
            <w:rFonts w:cs="Times New Roman"/>
          </w:rPr>
          <w:t xml:space="preserve"> muestra en la </w:t>
        </w:r>
        <w:r>
          <w:rPr>
            <w:rFonts w:cs="Times New Roman"/>
          </w:rPr>
          <w:fldChar w:fldCharType="begin"/>
        </w:r>
        <w:r>
          <w:rPr>
            <w:rFonts w:cs="Times New Roman"/>
          </w:rPr>
          <w:instrText xml:space="preserve"> REF _Ref295084157 \h </w:instrText>
        </w:r>
      </w:ins>
      <w:r>
        <w:rPr>
          <w:rFonts w:cs="Times New Roman"/>
        </w:rPr>
      </w:r>
      <w:ins w:id="4549" w:author="Orion" w:date="2011-06-29T16:43:00Z">
        <w:r>
          <w:rPr>
            <w:rFonts w:cs="Times New Roman"/>
          </w:rPr>
          <w:fldChar w:fldCharType="separate"/>
        </w:r>
        <w:r>
          <w:t xml:space="preserve">Figura </w:t>
        </w:r>
        <w:r>
          <w:rPr>
            <w:noProof/>
          </w:rPr>
          <w:t>11</w:t>
        </w:r>
        <w:r>
          <w:rPr>
            <w:rFonts w:cs="Times New Roman"/>
          </w:rPr>
          <w:fldChar w:fldCharType="end"/>
        </w:r>
      </w:ins>
      <w:ins w:id="4550" w:author="Orion" w:date="2011-06-29T16:46:00Z">
        <w:r w:rsidR="00D51F0C">
          <w:rPr>
            <w:rFonts w:cs="Times New Roman"/>
          </w:rPr>
          <w:t xml:space="preserve"> de la especificación.</w:t>
        </w:r>
      </w:ins>
    </w:p>
    <w:p w14:paraId="03AC7FAE" w14:textId="4864FF63" w:rsidR="007B14B9" w:rsidRDefault="007E500F">
      <w:pPr>
        <w:jc w:val="both"/>
        <w:rPr>
          <w:ins w:id="4551" w:author="Orion" w:date="2011-06-29T16:44:00Z"/>
          <w:rFonts w:cs="Times New Roman"/>
        </w:rPr>
        <w:pPrChange w:id="4552" w:author="Orion" w:date="2011-06-29T16:44:00Z">
          <w:pPr/>
        </w:pPrChange>
      </w:pPr>
      <w:ins w:id="4553" w:author="Orion" w:date="2011-06-29T16:46:00Z">
        <w:r>
          <w:rPr>
            <w:rFonts w:cs="Times New Roman"/>
          </w:rPr>
          <w:t>Por otro lado, en la anterior imagen (</w:t>
        </w:r>
      </w:ins>
      <w:ins w:id="4554" w:author="Orion" w:date="2011-06-29T16:47:00Z">
        <w:r>
          <w:rPr>
            <w:rFonts w:cs="Times New Roman"/>
          </w:rPr>
          <w:fldChar w:fldCharType="begin"/>
        </w:r>
        <w:r>
          <w:rPr>
            <w:rFonts w:cs="Times New Roman"/>
          </w:rPr>
          <w:instrText xml:space="preserve"> REF _Ref297129370 \h </w:instrText>
        </w:r>
      </w:ins>
      <w:r>
        <w:rPr>
          <w:rFonts w:cs="Times New Roman"/>
        </w:rPr>
      </w:r>
      <w:r>
        <w:rPr>
          <w:rFonts w:cs="Times New Roman"/>
        </w:rPr>
        <w:fldChar w:fldCharType="separate"/>
      </w:r>
      <w:ins w:id="4555" w:author="Orion" w:date="2011-06-29T16:47:00Z">
        <w:r>
          <w:t xml:space="preserve">Ilustración </w:t>
        </w:r>
        <w:r>
          <w:rPr>
            <w:noProof/>
          </w:rPr>
          <w:t>3</w:t>
        </w:r>
        <w:r>
          <w:rPr>
            <w:rFonts w:cs="Times New Roman"/>
          </w:rPr>
          <w:fldChar w:fldCharType="end"/>
        </w:r>
      </w:ins>
      <w:ins w:id="4556" w:author="Orion" w:date="2011-06-29T16:46:00Z">
        <w:r>
          <w:rPr>
            <w:rFonts w:cs="Times New Roman"/>
          </w:rPr>
          <w:t>)</w:t>
        </w:r>
      </w:ins>
      <w:ins w:id="4557" w:author="Orion" w:date="2011-06-29T16:47:00Z">
        <w:r>
          <w:rPr>
            <w:rFonts w:cs="Times New Roman"/>
          </w:rPr>
          <w:t xml:space="preserve"> puede observarse que los aviones se marcan en amarillo lo que indica que entran en el radio de posible conflicto</w:t>
        </w:r>
      </w:ins>
      <w:ins w:id="4558" w:author="Orion" w:date="2011-06-29T16:49:00Z">
        <w:r>
          <w:rPr>
            <w:rFonts w:cs="Times New Roman"/>
          </w:rPr>
          <w:t>.</w:t>
        </w:r>
      </w:ins>
      <w:ins w:id="4559" w:author="Orion" w:date="2011-06-29T16:47:00Z">
        <w:r>
          <w:rPr>
            <w:rFonts w:cs="Times New Roman"/>
          </w:rPr>
          <w:t xml:space="preserve"> </w:t>
        </w:r>
      </w:ins>
      <w:ins w:id="4560" w:author="Orion" w:date="2011-06-29T16:49:00Z">
        <w:r>
          <w:rPr>
            <w:rFonts w:cs="Times New Roman"/>
          </w:rPr>
          <w:t>Este hecho</w:t>
        </w:r>
      </w:ins>
      <w:ins w:id="4561" w:author="Orion" w:date="2011-06-29T16:47:00Z">
        <w:r>
          <w:rPr>
            <w:rFonts w:cs="Times New Roman"/>
          </w:rPr>
          <w:t xml:space="preserve"> dar</w:t>
        </w:r>
      </w:ins>
      <w:ins w:id="4562" w:author="Orion" w:date="2011-06-29T16:48:00Z">
        <w:r>
          <w:rPr>
            <w:rFonts w:cs="Times New Roman"/>
          </w:rPr>
          <w:t>ía origen a la ejecución de la tarea “</w:t>
        </w:r>
      </w:ins>
      <w:proofErr w:type="spellStart"/>
      <w:ins w:id="4563" w:author="Orion" w:date="2011-06-29T16:49:00Z">
        <w:r>
          <w:rPr>
            <w:rFonts w:cs="Times New Roman"/>
          </w:rPr>
          <w:t>IsANewConflictDetected</w:t>
        </w:r>
      </w:ins>
      <w:proofErr w:type="spellEnd"/>
      <w:ins w:id="4564" w:author="Orion" w:date="2011-06-29T16:48:00Z">
        <w:r>
          <w:rPr>
            <w:rFonts w:cs="Times New Roman"/>
          </w:rPr>
          <w:t xml:space="preserve">” que aparece en </w:t>
        </w:r>
      </w:ins>
      <w:ins w:id="4565" w:author="Orion" w:date="2011-06-29T16:44:00Z">
        <w:r w:rsidR="007B14B9">
          <w:rPr>
            <w:rFonts w:cs="Times New Roman"/>
          </w:rPr>
          <w:t xml:space="preserve">el diagrama de la </w:t>
        </w:r>
        <w:r w:rsidR="007B14B9">
          <w:rPr>
            <w:rFonts w:cs="Times New Roman"/>
          </w:rPr>
          <w:fldChar w:fldCharType="begin"/>
        </w:r>
        <w:r w:rsidR="007B14B9">
          <w:rPr>
            <w:rFonts w:cs="Times New Roman"/>
          </w:rPr>
          <w:instrText xml:space="preserve"> REF _Ref296441117 \h </w:instrText>
        </w:r>
      </w:ins>
      <w:r w:rsidR="007B14B9">
        <w:rPr>
          <w:rFonts w:cs="Times New Roman"/>
        </w:rPr>
      </w:r>
      <w:ins w:id="4566" w:author="Orion" w:date="2011-06-29T16:44:00Z">
        <w:r w:rsidR="007B14B9">
          <w:rPr>
            <w:rFonts w:cs="Times New Roman"/>
          </w:rPr>
          <w:fldChar w:fldCharType="separate"/>
        </w:r>
        <w:r w:rsidR="007B14B9">
          <w:t xml:space="preserve">Figura </w:t>
        </w:r>
        <w:r w:rsidR="007B14B9">
          <w:rPr>
            <w:noProof/>
          </w:rPr>
          <w:t>18</w:t>
        </w:r>
        <w:r w:rsidR="007B14B9">
          <w:rPr>
            <w:rFonts w:cs="Times New Roman"/>
          </w:rPr>
          <w:fldChar w:fldCharType="end"/>
        </w:r>
        <w:r w:rsidR="007B14B9">
          <w:rPr>
            <w:rFonts w:cs="Times New Roman"/>
          </w:rPr>
          <w:t xml:space="preserve"> donde se detectaba un conflicto que no había sido tratado antes.</w:t>
        </w:r>
      </w:ins>
      <w:ins w:id="4567" w:author="Orion" w:date="2011-06-29T16:51:00Z">
        <w:r w:rsidR="00EB325A">
          <w:rPr>
            <w:rFonts w:cs="Times New Roman"/>
          </w:rPr>
          <w:t xml:space="preserve"> Ducha t</w:t>
        </w:r>
      </w:ins>
      <w:ins w:id="4568" w:author="Orion" w:date="2011-06-29T16:50:00Z">
        <w:r w:rsidR="003C27E3">
          <w:rPr>
            <w:rFonts w:cs="Times New Roman"/>
          </w:rPr>
          <w:t xml:space="preserve">area que </w:t>
        </w:r>
      </w:ins>
      <w:ins w:id="4569" w:author="Orion" w:date="2011-06-29T16:51:00Z">
        <w:r w:rsidR="00EB325A">
          <w:rPr>
            <w:rFonts w:cs="Times New Roman"/>
          </w:rPr>
          <w:t>producirá</w:t>
        </w:r>
      </w:ins>
      <w:ins w:id="4570" w:author="Orion" w:date="2011-06-29T16:50:00Z">
        <w:r w:rsidR="003C27E3">
          <w:rPr>
            <w:rFonts w:cs="Times New Roman"/>
          </w:rPr>
          <w:t xml:space="preserve"> a su vez que se </w:t>
        </w:r>
      </w:ins>
      <w:ins w:id="4571" w:author="Orion" w:date="2011-06-29T16:51:00Z">
        <w:r w:rsidR="00EB325A">
          <w:rPr>
            <w:rFonts w:cs="Times New Roman"/>
          </w:rPr>
          <w:t>inicien</w:t>
        </w:r>
      </w:ins>
      <w:ins w:id="4572" w:author="Orion" w:date="2011-06-29T16:50:00Z">
        <w:r w:rsidR="003C27E3">
          <w:rPr>
            <w:rFonts w:cs="Times New Roman"/>
          </w:rPr>
          <w:t xml:space="preserve"> toda una serie de acciones y tareas para la gestión del correspondiente conflicto como se explicó en la sección de especificación.</w:t>
        </w:r>
      </w:ins>
    </w:p>
    <w:p w14:paraId="0BAAE798" w14:textId="77777777" w:rsidR="007B14B9" w:rsidRPr="007B14B9" w:rsidRDefault="007B14B9">
      <w:pPr>
        <w:jc w:val="both"/>
        <w:rPr>
          <w:ins w:id="4573" w:author="Orion" w:date="2011-06-28T17:06:00Z"/>
          <w:rFonts w:cs="Times New Roman"/>
        </w:rPr>
        <w:pPrChange w:id="4574" w:author="Orion" w:date="2011-06-29T16:44:00Z">
          <w:pPr/>
        </w:pPrChange>
      </w:pPr>
    </w:p>
    <w:p w14:paraId="09A895A5" w14:textId="1E25BE73" w:rsidR="002D48A2" w:rsidRDefault="007D6413">
      <w:pPr>
        <w:jc w:val="both"/>
        <w:rPr>
          <w:ins w:id="4575" w:author="Orion" w:date="2011-06-28T17:52:00Z"/>
          <w:rFonts w:cs="Times New Roman"/>
        </w:rPr>
        <w:pPrChange w:id="4576" w:author="Orion" w:date="2011-06-26T12:33:00Z">
          <w:pPr/>
        </w:pPrChange>
      </w:pPr>
      <w:ins w:id="4577" w:author="Orion" w:date="2011-06-29T15:47:00Z">
        <w:r w:rsidRPr="00547764">
          <w:rPr>
            <w:rFonts w:cs="Times New Roman"/>
            <w:noProof/>
            <w:lang w:eastAsia="es-ES" w:bidi="ar-SA"/>
          </w:rPr>
          <w:lastRenderedPageBreak/>
          <w:drawing>
            <wp:inline distT="0" distB="0" distL="0" distR="0" wp14:anchorId="76076534" wp14:editId="4747877E">
              <wp:extent cx="5614035" cy="3487420"/>
              <wp:effectExtent l="0" t="0" r="5715" b="0"/>
              <wp:docPr id="40" name="Picture 40" descr="E:\Master SI\TFM\doc\img\Untitled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aster SI\TFM\doc\img\Untitled15.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p>
    <w:p w14:paraId="4C55E5C2" w14:textId="5E7D4D6D" w:rsidR="009D2CAD" w:rsidRDefault="009D2CAD">
      <w:pPr>
        <w:pStyle w:val="Caption"/>
        <w:rPr>
          <w:ins w:id="4578" w:author="Orion" w:date="2011-06-28T17:06:00Z"/>
          <w:rFonts w:cs="Times New Roman"/>
        </w:rPr>
        <w:pPrChange w:id="4579" w:author="Orion" w:date="2011-06-28T17:52:00Z">
          <w:pPr/>
        </w:pPrChange>
      </w:pPr>
      <w:bookmarkStart w:id="4580" w:name="_Ref297047202"/>
      <w:ins w:id="4581" w:author="Orion" w:date="2011-06-28T17:52:00Z">
        <w:r>
          <w:t xml:space="preserve">Ilustración </w:t>
        </w:r>
        <w:r>
          <w:fldChar w:fldCharType="begin"/>
        </w:r>
        <w:r>
          <w:instrText xml:space="preserve"> SEQ Ilustración \* ARABIC </w:instrText>
        </w:r>
      </w:ins>
      <w:r>
        <w:fldChar w:fldCharType="separate"/>
      </w:r>
      <w:ins w:id="4582" w:author="Orion" w:date="2011-07-06T16:25:00Z">
        <w:r w:rsidR="00162D18">
          <w:rPr>
            <w:noProof/>
          </w:rPr>
          <w:t>4</w:t>
        </w:r>
      </w:ins>
      <w:ins w:id="4583" w:author="Orion" w:date="2011-06-28T17:52:00Z">
        <w:r>
          <w:fldChar w:fldCharType="end"/>
        </w:r>
      </w:ins>
      <w:bookmarkEnd w:id="4580"/>
    </w:p>
    <w:p w14:paraId="458AEC4E" w14:textId="2B2BE207" w:rsidR="00D77EA3" w:rsidRDefault="00EB325A">
      <w:pPr>
        <w:jc w:val="both"/>
        <w:rPr>
          <w:ins w:id="4584" w:author="Orion" w:date="2011-06-29T16:52:00Z"/>
          <w:rFonts w:cs="Times New Roman"/>
        </w:rPr>
        <w:pPrChange w:id="4585" w:author="Orion" w:date="2011-06-26T12:33:00Z">
          <w:pPr/>
        </w:pPrChange>
      </w:pPr>
      <w:ins w:id="4586" w:author="Orion" w:date="2011-06-29T16:52:00Z">
        <w:r>
          <w:rPr>
            <w:rFonts w:cs="Times New Roman"/>
          </w:rPr>
          <w:t>En esta imagen (</w:t>
        </w:r>
      </w:ins>
      <w:ins w:id="4587" w:author="Orion" w:date="2011-06-29T16:53:00Z">
        <w:r>
          <w:rPr>
            <w:rFonts w:cs="Times New Roman"/>
          </w:rPr>
          <w:fldChar w:fldCharType="begin"/>
        </w:r>
        <w:r>
          <w:rPr>
            <w:rFonts w:cs="Times New Roman"/>
          </w:rPr>
          <w:instrText xml:space="preserve"> REF _Ref297047202 \h </w:instrText>
        </w:r>
      </w:ins>
      <w:r>
        <w:rPr>
          <w:rFonts w:cs="Times New Roman"/>
        </w:rPr>
      </w:r>
      <w:r>
        <w:rPr>
          <w:rFonts w:cs="Times New Roman"/>
        </w:rPr>
        <w:fldChar w:fldCharType="separate"/>
      </w:r>
      <w:ins w:id="4588" w:author="Orion" w:date="2011-06-29T16:53:00Z">
        <w:r>
          <w:t xml:space="preserve">Ilustración </w:t>
        </w:r>
        <w:r>
          <w:rPr>
            <w:noProof/>
          </w:rPr>
          <w:t>4</w:t>
        </w:r>
        <w:r>
          <w:rPr>
            <w:rFonts w:cs="Times New Roman"/>
          </w:rPr>
          <w:fldChar w:fldCharType="end"/>
        </w:r>
      </w:ins>
      <w:ins w:id="4589" w:author="Orion" w:date="2011-06-29T16:52:00Z">
        <w:r>
          <w:rPr>
            <w:rFonts w:cs="Times New Roman"/>
          </w:rPr>
          <w:t xml:space="preserve">) puede verse que como las </w:t>
        </w:r>
      </w:ins>
      <w:ins w:id="4590" w:author="Orion" w:date="2011-06-29T17:07:00Z">
        <w:r w:rsidR="00F70004">
          <w:rPr>
            <w:rFonts w:cs="Times New Roman"/>
          </w:rPr>
          <w:t>órdenes</w:t>
        </w:r>
      </w:ins>
      <w:ins w:id="4591" w:author="Orion" w:date="2011-06-29T16:52:00Z">
        <w:r>
          <w:rPr>
            <w:rFonts w:cs="Times New Roman"/>
          </w:rPr>
          <w:t xml:space="preserve"> no han sido acatadas todavía por los pilotos, debido a su alto tiempo de respuesta, los aviones </w:t>
        </w:r>
      </w:ins>
      <w:ins w:id="4592" w:author="Orion" w:date="2011-06-29T16:53:00Z">
        <w:r>
          <w:rPr>
            <w:rFonts w:cs="Times New Roman"/>
          </w:rPr>
          <w:t>continúan</w:t>
        </w:r>
      </w:ins>
      <w:ins w:id="4593" w:author="Orion" w:date="2011-06-29T16:52:00Z">
        <w:r>
          <w:rPr>
            <w:rFonts w:cs="Times New Roman"/>
          </w:rPr>
          <w:t xml:space="preserve"> </w:t>
        </w:r>
      </w:ins>
      <w:ins w:id="4594" w:author="Orion" w:date="2011-06-29T16:53:00Z">
        <w:r>
          <w:rPr>
            <w:rFonts w:cs="Times New Roman"/>
          </w:rPr>
          <w:t>con su ruta anterior entrando en una zona de alto riesgo de colisión.</w:t>
        </w:r>
      </w:ins>
    </w:p>
    <w:p w14:paraId="359273C2" w14:textId="77777777" w:rsidR="00EB325A" w:rsidRDefault="00EB325A">
      <w:pPr>
        <w:jc w:val="both"/>
        <w:rPr>
          <w:ins w:id="4595" w:author="Orion" w:date="2011-06-28T17:15:00Z"/>
          <w:rFonts w:cs="Times New Roman"/>
        </w:rPr>
        <w:pPrChange w:id="4596" w:author="Orion" w:date="2011-06-26T12:33:00Z">
          <w:pPr/>
        </w:pPrChange>
      </w:pPr>
    </w:p>
    <w:p w14:paraId="17AD5DA4" w14:textId="336662A6" w:rsidR="002D48A2" w:rsidRDefault="00B02340">
      <w:pPr>
        <w:jc w:val="both"/>
        <w:rPr>
          <w:ins w:id="4597" w:author="Orion" w:date="2011-06-28T17:16:00Z"/>
          <w:rFonts w:cs="Times New Roman"/>
        </w:rPr>
        <w:pPrChange w:id="4598" w:author="Orion" w:date="2011-06-26T12:33:00Z">
          <w:pPr/>
        </w:pPrChange>
      </w:pPr>
      <w:ins w:id="4599" w:author="Orion" w:date="2011-06-29T15:45:00Z">
        <w:r w:rsidRPr="00547764">
          <w:rPr>
            <w:rFonts w:cs="Times New Roman"/>
            <w:noProof/>
            <w:lang w:eastAsia="es-ES" w:bidi="ar-SA"/>
          </w:rPr>
          <w:drawing>
            <wp:inline distT="0" distB="0" distL="0" distR="0" wp14:anchorId="51A6C97D" wp14:editId="51D354BB">
              <wp:extent cx="5614035" cy="3487420"/>
              <wp:effectExtent l="0" t="0" r="5715" b="0"/>
              <wp:docPr id="36" name="Picture 36" descr="E:\Master SI\TFM\doc\img\Untitled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Master SI\TFM\doc\img\Untitled14.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p>
    <w:p w14:paraId="3F97D884" w14:textId="5B1571E1" w:rsidR="00690137" w:rsidRDefault="009D2CAD">
      <w:pPr>
        <w:pStyle w:val="Caption"/>
        <w:rPr>
          <w:ins w:id="4600" w:author="Orion" w:date="2011-06-28T17:16:00Z"/>
          <w:rFonts w:cs="Times New Roman"/>
        </w:rPr>
        <w:pPrChange w:id="4601" w:author="Orion" w:date="2011-06-28T17:52:00Z">
          <w:pPr/>
        </w:pPrChange>
      </w:pPr>
      <w:bookmarkStart w:id="4602" w:name="_Ref297047263"/>
      <w:ins w:id="4603" w:author="Orion" w:date="2011-06-28T17:52:00Z">
        <w:r>
          <w:t xml:space="preserve">Ilustración </w:t>
        </w:r>
        <w:r>
          <w:fldChar w:fldCharType="begin"/>
        </w:r>
        <w:r>
          <w:instrText xml:space="preserve"> SEQ Ilustración \* ARABIC </w:instrText>
        </w:r>
      </w:ins>
      <w:r>
        <w:fldChar w:fldCharType="separate"/>
      </w:r>
      <w:ins w:id="4604" w:author="Orion" w:date="2011-07-06T16:25:00Z">
        <w:r w:rsidR="00162D18">
          <w:rPr>
            <w:noProof/>
          </w:rPr>
          <w:t>5</w:t>
        </w:r>
      </w:ins>
      <w:ins w:id="4605" w:author="Orion" w:date="2011-06-28T17:52:00Z">
        <w:r>
          <w:fldChar w:fldCharType="end"/>
        </w:r>
      </w:ins>
      <w:bookmarkEnd w:id="4602"/>
    </w:p>
    <w:p w14:paraId="3F5A2482" w14:textId="0500CFDC" w:rsidR="00690137" w:rsidRDefault="001D1141">
      <w:pPr>
        <w:jc w:val="both"/>
        <w:rPr>
          <w:ins w:id="4606" w:author="Orion" w:date="2011-06-29T16:54:00Z"/>
          <w:rFonts w:cs="Times New Roman"/>
        </w:rPr>
        <w:pPrChange w:id="4607" w:author="Orion" w:date="2011-06-26T12:33:00Z">
          <w:pPr/>
        </w:pPrChange>
      </w:pPr>
      <w:ins w:id="4608" w:author="Orion" w:date="2011-06-29T16:54:00Z">
        <w:r>
          <w:rPr>
            <w:rFonts w:cs="Times New Roman"/>
          </w:rPr>
          <w:t>En esta imagen (</w:t>
        </w:r>
      </w:ins>
      <w:ins w:id="4609" w:author="Orion" w:date="2011-06-29T16:55:00Z">
        <w:r>
          <w:rPr>
            <w:rFonts w:cs="Times New Roman"/>
          </w:rPr>
          <w:fldChar w:fldCharType="begin"/>
        </w:r>
        <w:r>
          <w:rPr>
            <w:rFonts w:cs="Times New Roman"/>
          </w:rPr>
          <w:instrText xml:space="preserve"> REF _Ref297047263 \h </w:instrText>
        </w:r>
      </w:ins>
      <w:r>
        <w:rPr>
          <w:rFonts w:cs="Times New Roman"/>
        </w:rPr>
      </w:r>
      <w:r>
        <w:rPr>
          <w:rFonts w:cs="Times New Roman"/>
        </w:rPr>
        <w:fldChar w:fldCharType="separate"/>
      </w:r>
      <w:ins w:id="4610" w:author="Orion" w:date="2011-06-29T16:55:00Z">
        <w:r>
          <w:t xml:space="preserve">Ilustración </w:t>
        </w:r>
        <w:r>
          <w:rPr>
            <w:noProof/>
          </w:rPr>
          <w:t>5</w:t>
        </w:r>
        <w:r>
          <w:rPr>
            <w:rFonts w:cs="Times New Roman"/>
          </w:rPr>
          <w:fldChar w:fldCharType="end"/>
        </w:r>
      </w:ins>
      <w:ins w:id="4611" w:author="Orion" w:date="2011-06-29T16:54:00Z">
        <w:r>
          <w:rPr>
            <w:rFonts w:cs="Times New Roman"/>
          </w:rPr>
          <w:t>)</w:t>
        </w:r>
      </w:ins>
      <w:ins w:id="4612" w:author="Orion" w:date="2011-06-29T16:55:00Z">
        <w:r>
          <w:rPr>
            <w:rFonts w:cs="Times New Roman"/>
          </w:rPr>
          <w:t xml:space="preserve"> puede verse como la orden</w:t>
        </w:r>
      </w:ins>
      <w:ins w:id="4613" w:author="Orion" w:date="2011-06-29T16:58:00Z">
        <w:r>
          <w:rPr>
            <w:rFonts w:cs="Times New Roman"/>
          </w:rPr>
          <w:t>,</w:t>
        </w:r>
      </w:ins>
      <w:ins w:id="4614" w:author="Orion" w:date="2011-06-29T16:55:00Z">
        <w:r>
          <w:rPr>
            <w:rFonts w:cs="Times New Roman"/>
          </w:rPr>
          <w:t xml:space="preserve"> que inicio una interacción entre controlador y piloto (</w:t>
        </w:r>
      </w:ins>
      <w:ins w:id="4615" w:author="Orion" w:date="2011-06-29T16:56:00Z">
        <w:r>
          <w:rPr>
            <w:rFonts w:cs="Times New Roman"/>
          </w:rPr>
          <w:fldChar w:fldCharType="begin"/>
        </w:r>
        <w:r>
          <w:rPr>
            <w:rFonts w:cs="Times New Roman"/>
          </w:rPr>
          <w:instrText xml:space="preserve"> REF _Ref296442261 \h </w:instrText>
        </w:r>
      </w:ins>
      <w:r>
        <w:rPr>
          <w:rFonts w:cs="Times New Roman"/>
        </w:rPr>
      </w:r>
      <w:r>
        <w:rPr>
          <w:rFonts w:cs="Times New Roman"/>
        </w:rPr>
        <w:fldChar w:fldCharType="separate"/>
      </w:r>
      <w:ins w:id="4616" w:author="Orion" w:date="2011-06-29T16:56:00Z">
        <w:r>
          <w:t xml:space="preserve">Figura </w:t>
        </w:r>
        <w:r>
          <w:rPr>
            <w:noProof/>
          </w:rPr>
          <w:t>20</w:t>
        </w:r>
        <w:r>
          <w:rPr>
            <w:rFonts w:cs="Times New Roman"/>
          </w:rPr>
          <w:fldChar w:fldCharType="end"/>
        </w:r>
      </w:ins>
      <w:ins w:id="4617" w:author="Orion" w:date="2011-06-29T16:55:00Z">
        <w:r>
          <w:rPr>
            <w:rFonts w:cs="Times New Roman"/>
          </w:rPr>
          <w:t>)</w:t>
        </w:r>
      </w:ins>
      <w:ins w:id="4618" w:author="Orion" w:date="2011-06-29T16:56:00Z">
        <w:r>
          <w:rPr>
            <w:rFonts w:cs="Times New Roman"/>
          </w:rPr>
          <w:t xml:space="preserve"> y que hizo que el piloto creara un nuevo tramo </w:t>
        </w:r>
      </w:ins>
      <w:ins w:id="4619" w:author="Orion" w:date="2011-06-29T16:57:00Z">
        <w:r>
          <w:rPr>
            <w:rFonts w:cs="Times New Roman"/>
          </w:rPr>
          <w:t>“ficticio” (</w:t>
        </w:r>
      </w:ins>
      <w:ins w:id="4620" w:author="Orion" w:date="2011-06-29T16:58:00Z">
        <w:r>
          <w:rPr>
            <w:rFonts w:cs="Times New Roman"/>
          </w:rPr>
          <w:fldChar w:fldCharType="begin"/>
        </w:r>
        <w:r>
          <w:rPr>
            <w:rFonts w:cs="Times New Roman"/>
          </w:rPr>
          <w:instrText xml:space="preserve"> REF _Ref296536077 \h </w:instrText>
        </w:r>
      </w:ins>
      <w:r>
        <w:rPr>
          <w:rFonts w:cs="Times New Roman"/>
        </w:rPr>
      </w:r>
      <w:r>
        <w:rPr>
          <w:rFonts w:cs="Times New Roman"/>
        </w:rPr>
        <w:fldChar w:fldCharType="separate"/>
      </w:r>
      <w:ins w:id="4621" w:author="Orion" w:date="2011-06-29T16:58:00Z">
        <w:r>
          <w:t xml:space="preserve">Figura </w:t>
        </w:r>
        <w:r>
          <w:rPr>
            <w:noProof/>
          </w:rPr>
          <w:t>21</w:t>
        </w:r>
        <w:r>
          <w:rPr>
            <w:rFonts w:cs="Times New Roman"/>
          </w:rPr>
          <w:fldChar w:fldCharType="end"/>
        </w:r>
      </w:ins>
      <w:ins w:id="4622" w:author="Orion" w:date="2011-06-29T16:57:00Z">
        <w:r>
          <w:rPr>
            <w:rFonts w:cs="Times New Roman"/>
          </w:rPr>
          <w:t>)</w:t>
        </w:r>
      </w:ins>
      <w:ins w:id="4623" w:author="Orion" w:date="2011-06-29T16:58:00Z">
        <w:r>
          <w:rPr>
            <w:rFonts w:cs="Times New Roman"/>
          </w:rPr>
          <w:t>, ha empezado a ser procesada por el piloto y que</w:t>
        </w:r>
      </w:ins>
      <w:ins w:id="4624" w:author="Orion" w:date="2011-06-29T17:03:00Z">
        <w:r w:rsidR="003D3F86">
          <w:rPr>
            <w:rFonts w:cs="Times New Roman"/>
          </w:rPr>
          <w:t xml:space="preserve"> este</w:t>
        </w:r>
      </w:ins>
      <w:ins w:id="4625" w:author="Orion" w:date="2011-06-29T16:58:00Z">
        <w:r>
          <w:rPr>
            <w:rFonts w:cs="Times New Roman"/>
          </w:rPr>
          <w:t xml:space="preserve"> empieza a tomar </w:t>
        </w:r>
      </w:ins>
      <w:ins w:id="4626" w:author="Orion" w:date="2011-06-29T16:59:00Z">
        <w:r>
          <w:rPr>
            <w:rFonts w:cs="Times New Roman"/>
          </w:rPr>
          <w:t xml:space="preserve">algunas </w:t>
        </w:r>
      </w:ins>
      <w:ins w:id="4627" w:author="Orion" w:date="2011-06-29T16:58:00Z">
        <w:r>
          <w:rPr>
            <w:rFonts w:cs="Times New Roman"/>
          </w:rPr>
          <w:t xml:space="preserve">decisiones </w:t>
        </w:r>
      </w:ins>
      <w:ins w:id="4628" w:author="Orion" w:date="2011-06-29T16:59:00Z">
        <w:r>
          <w:rPr>
            <w:rFonts w:cs="Times New Roman"/>
          </w:rPr>
          <w:t xml:space="preserve">como consecuencia de la orden. En la imagen puede verse que como consecuencia de estas decisiones el </w:t>
        </w:r>
        <w:r>
          <w:rPr>
            <w:rFonts w:cs="Times New Roman"/>
          </w:rPr>
          <w:lastRenderedPageBreak/>
          <w:t>avión más a</w:t>
        </w:r>
      </w:ins>
      <w:ins w:id="4629" w:author="Orion" w:date="2011-06-29T17:03:00Z">
        <w:r w:rsidR="002F5FB4">
          <w:rPr>
            <w:rFonts w:cs="Times New Roman"/>
          </w:rPr>
          <w:t>l</w:t>
        </w:r>
      </w:ins>
      <w:ins w:id="4630" w:author="Orion" w:date="2011-06-29T16:59:00Z">
        <w:r>
          <w:rPr>
            <w:rFonts w:cs="Times New Roman"/>
          </w:rPr>
          <w:t xml:space="preserve"> oeste aumenta la altitud</w:t>
        </w:r>
      </w:ins>
      <w:ins w:id="4631" w:author="Orion" w:date="2011-06-29T17:00:00Z">
        <w:r w:rsidR="00796392">
          <w:rPr>
            <w:rFonts w:cs="Times New Roman"/>
          </w:rPr>
          <w:t xml:space="preserve"> (ruta en rojo)</w:t>
        </w:r>
      </w:ins>
      <w:ins w:id="4632" w:author="Orion" w:date="2011-06-29T16:59:00Z">
        <w:r>
          <w:rPr>
            <w:rFonts w:cs="Times New Roman"/>
          </w:rPr>
          <w:t xml:space="preserve"> mientras que el situado m</w:t>
        </w:r>
      </w:ins>
      <w:ins w:id="4633" w:author="Orion" w:date="2011-06-29T17:00:00Z">
        <w:r>
          <w:rPr>
            <w:rFonts w:cs="Times New Roman"/>
          </w:rPr>
          <w:t>ás al este disminuye su altitud</w:t>
        </w:r>
        <w:r w:rsidR="00796392">
          <w:rPr>
            <w:rFonts w:cs="Times New Roman"/>
          </w:rPr>
          <w:t xml:space="preserve"> (ruta en verde)</w:t>
        </w:r>
        <w:r>
          <w:rPr>
            <w:rFonts w:cs="Times New Roman"/>
          </w:rPr>
          <w:t>.</w:t>
        </w:r>
      </w:ins>
      <w:ins w:id="4634" w:author="Orion" w:date="2011-06-29T17:03:00Z">
        <w:r w:rsidR="00795AE2">
          <w:rPr>
            <w:rFonts w:cs="Times New Roman"/>
          </w:rPr>
          <w:t xml:space="preserve"> Otra consecuencia de ello es que el riesgo de col</w:t>
        </w:r>
      </w:ins>
      <w:ins w:id="4635" w:author="Orion" w:date="2011-06-29T17:04:00Z">
        <w:r w:rsidR="00795AE2">
          <w:rPr>
            <w:rFonts w:cs="Times New Roman"/>
          </w:rPr>
          <w:t>is</w:t>
        </w:r>
      </w:ins>
      <w:ins w:id="4636" w:author="Orion" w:date="2011-06-29T17:03:00Z">
        <w:r w:rsidR="00795AE2">
          <w:rPr>
            <w:rFonts w:cs="Times New Roman"/>
          </w:rPr>
          <w:t>i</w:t>
        </w:r>
      </w:ins>
      <w:ins w:id="4637" w:author="Orion" w:date="2011-06-29T17:04:00Z">
        <w:r w:rsidR="00795AE2">
          <w:rPr>
            <w:rFonts w:cs="Times New Roman"/>
          </w:rPr>
          <w:t>ón disminuye, debido a la altitud, y el color de las aeronaves pasa a estar en amarillo de nuevo.</w:t>
        </w:r>
      </w:ins>
    </w:p>
    <w:p w14:paraId="1C58DC39" w14:textId="77777777" w:rsidR="001D1141" w:rsidRDefault="001D1141">
      <w:pPr>
        <w:jc w:val="both"/>
        <w:rPr>
          <w:ins w:id="4638" w:author="Orion" w:date="2011-06-29T15:44:00Z"/>
          <w:rFonts w:cs="Times New Roman"/>
        </w:rPr>
        <w:pPrChange w:id="4639" w:author="Orion" w:date="2011-06-26T12:33:00Z">
          <w:pPr/>
        </w:pPrChange>
      </w:pPr>
    </w:p>
    <w:p w14:paraId="300BB690" w14:textId="4A7537F8" w:rsidR="0096704B" w:rsidRDefault="0096704B">
      <w:pPr>
        <w:jc w:val="both"/>
        <w:rPr>
          <w:ins w:id="4640" w:author="Orion" w:date="2011-06-28T17:15:00Z"/>
          <w:rFonts w:cs="Times New Roman"/>
        </w:rPr>
        <w:pPrChange w:id="4641" w:author="Orion" w:date="2011-06-26T12:33:00Z">
          <w:pPr/>
        </w:pPrChange>
      </w:pPr>
      <w:ins w:id="4642" w:author="Orion" w:date="2011-06-29T15:44:00Z">
        <w:r w:rsidRPr="00547764">
          <w:rPr>
            <w:rFonts w:cs="Times New Roman"/>
            <w:noProof/>
            <w:lang w:eastAsia="es-ES" w:bidi="ar-SA"/>
          </w:rPr>
          <w:drawing>
            <wp:inline distT="0" distB="0" distL="0" distR="0" wp14:anchorId="26E0C165" wp14:editId="06537326">
              <wp:extent cx="5614035" cy="3487420"/>
              <wp:effectExtent l="0" t="0" r="5715" b="0"/>
              <wp:docPr id="31" name="Picture 31" descr="E:\Master SI\TFM\doc\img\Untitled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aster SI\TFM\doc\img\Untitled13.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p>
    <w:p w14:paraId="70EE0809" w14:textId="7DEDBE41" w:rsidR="002D48A2" w:rsidRDefault="009D2CAD">
      <w:pPr>
        <w:pStyle w:val="Caption"/>
        <w:rPr>
          <w:ins w:id="4643" w:author="Orion" w:date="2011-06-28T17:25:00Z"/>
          <w:rFonts w:cs="Times New Roman"/>
        </w:rPr>
        <w:pPrChange w:id="4644" w:author="Orion" w:date="2011-06-28T17:59:00Z">
          <w:pPr/>
        </w:pPrChange>
      </w:pPr>
      <w:bookmarkStart w:id="4645" w:name="_Ref297047382"/>
      <w:ins w:id="4646" w:author="Orion" w:date="2011-06-28T17:59:00Z">
        <w:r>
          <w:t xml:space="preserve">Ilustración </w:t>
        </w:r>
        <w:r>
          <w:fldChar w:fldCharType="begin"/>
        </w:r>
        <w:r>
          <w:instrText xml:space="preserve"> SEQ Ilustración \* ARABIC </w:instrText>
        </w:r>
      </w:ins>
      <w:r>
        <w:fldChar w:fldCharType="separate"/>
      </w:r>
      <w:ins w:id="4647" w:author="Orion" w:date="2011-07-06T16:25:00Z">
        <w:r w:rsidR="00162D18">
          <w:rPr>
            <w:noProof/>
          </w:rPr>
          <w:t>6</w:t>
        </w:r>
      </w:ins>
      <w:ins w:id="4648" w:author="Orion" w:date="2011-06-28T17:59:00Z">
        <w:r>
          <w:fldChar w:fldCharType="end"/>
        </w:r>
      </w:ins>
      <w:bookmarkEnd w:id="4645"/>
    </w:p>
    <w:p w14:paraId="0CD123FD" w14:textId="643A596B" w:rsidR="00DD79DB" w:rsidRDefault="00EC4B15">
      <w:pPr>
        <w:jc w:val="both"/>
        <w:rPr>
          <w:ins w:id="4649" w:author="Orion" w:date="2011-06-29T17:10:00Z"/>
          <w:rFonts w:cs="Times New Roman"/>
        </w:rPr>
        <w:pPrChange w:id="4650" w:author="Orion" w:date="2011-06-26T12:33:00Z">
          <w:pPr/>
        </w:pPrChange>
      </w:pPr>
      <w:ins w:id="4651" w:author="Orion" w:date="2011-06-29T17:10:00Z">
        <w:r>
          <w:rPr>
            <w:rFonts w:cs="Times New Roman"/>
          </w:rPr>
          <w:t>La imagen anterior (</w:t>
        </w:r>
        <w:r>
          <w:rPr>
            <w:rFonts w:cs="Times New Roman"/>
          </w:rPr>
          <w:fldChar w:fldCharType="begin"/>
        </w:r>
        <w:r>
          <w:rPr>
            <w:rFonts w:cs="Times New Roman"/>
          </w:rPr>
          <w:instrText xml:space="preserve"> REF _Ref297047382 \h </w:instrText>
        </w:r>
      </w:ins>
      <w:r>
        <w:rPr>
          <w:rFonts w:cs="Times New Roman"/>
        </w:rPr>
      </w:r>
      <w:r>
        <w:rPr>
          <w:rFonts w:cs="Times New Roman"/>
        </w:rPr>
        <w:fldChar w:fldCharType="separate"/>
      </w:r>
      <w:ins w:id="4652" w:author="Orion" w:date="2011-06-29T17:10:00Z">
        <w:r>
          <w:t xml:space="preserve">Ilustración </w:t>
        </w:r>
        <w:r>
          <w:rPr>
            <w:noProof/>
          </w:rPr>
          <w:t>6</w:t>
        </w:r>
        <w:r>
          <w:rPr>
            <w:rFonts w:cs="Times New Roman"/>
          </w:rPr>
          <w:fldChar w:fldCharType="end"/>
        </w:r>
        <w:r>
          <w:rPr>
            <w:rFonts w:cs="Times New Roman"/>
          </w:rPr>
          <w:t xml:space="preserve">) es una imagen representativa del diagrama mostrado en la </w:t>
        </w:r>
      </w:ins>
      <w:ins w:id="4653" w:author="Orion" w:date="2011-06-29T17:11:00Z">
        <w:r>
          <w:rPr>
            <w:rFonts w:cs="Times New Roman"/>
          </w:rPr>
          <w:fldChar w:fldCharType="begin"/>
        </w:r>
        <w:r>
          <w:rPr>
            <w:rFonts w:cs="Times New Roman"/>
          </w:rPr>
          <w:instrText xml:space="preserve"> REF _Ref296441855 \h </w:instrText>
        </w:r>
      </w:ins>
      <w:r>
        <w:rPr>
          <w:rFonts w:cs="Times New Roman"/>
        </w:rPr>
      </w:r>
      <w:r>
        <w:rPr>
          <w:rFonts w:cs="Times New Roman"/>
        </w:rPr>
        <w:fldChar w:fldCharType="separate"/>
      </w:r>
      <w:ins w:id="4654" w:author="Orion" w:date="2011-06-29T17:11:00Z">
        <w:r>
          <w:t xml:space="preserve">Figura </w:t>
        </w:r>
        <w:r>
          <w:rPr>
            <w:noProof/>
          </w:rPr>
          <w:t>22</w:t>
        </w:r>
        <w:r>
          <w:rPr>
            <w:rFonts w:cs="Times New Roman"/>
          </w:rPr>
          <w:fldChar w:fldCharType="end"/>
        </w:r>
        <w:r>
          <w:rPr>
            <w:rFonts w:cs="Times New Roman"/>
          </w:rPr>
          <w:t xml:space="preserve"> donde la posibilidad de riesgo de conflicto desaparece por completo.</w:t>
        </w:r>
      </w:ins>
      <w:ins w:id="4655" w:author="Orion" w:date="2011-06-29T17:12:00Z">
        <w:r>
          <w:rPr>
            <w:rFonts w:cs="Times New Roman"/>
          </w:rPr>
          <w:t xml:space="preserve"> Pero debido a que a los pilotos, por su condición, les lleva algo de tiempo restablecer el vuelo que llevaban antes del conflicto</w:t>
        </w:r>
      </w:ins>
      <w:ins w:id="4656" w:author="Orion" w:date="2011-06-29T17:13:00Z">
        <w:r>
          <w:rPr>
            <w:rFonts w:cs="Times New Roman"/>
          </w:rPr>
          <w:t xml:space="preserve">, no es hasta que están muy lejos cuando </w:t>
        </w:r>
      </w:ins>
      <w:ins w:id="4657" w:author="Orion" w:date="2011-06-29T17:14:00Z">
        <w:r>
          <w:rPr>
            <w:rFonts w:cs="Times New Roman"/>
          </w:rPr>
          <w:t>los aviones vuelven a sus alturas y velocidades de crucero.</w:t>
        </w:r>
      </w:ins>
    </w:p>
    <w:p w14:paraId="0094A167" w14:textId="77777777" w:rsidR="00EC4B15" w:rsidRDefault="00EC4B15">
      <w:pPr>
        <w:jc w:val="both"/>
        <w:rPr>
          <w:ins w:id="4658" w:author="Orion" w:date="2011-06-28T17:25:00Z"/>
          <w:rFonts w:cs="Times New Roman"/>
        </w:rPr>
        <w:pPrChange w:id="4659" w:author="Orion" w:date="2011-06-26T12:33:00Z">
          <w:pPr/>
        </w:pPrChange>
      </w:pPr>
    </w:p>
    <w:p w14:paraId="0864336A" w14:textId="42D82A1E" w:rsidR="007A7012" w:rsidRDefault="007A7012">
      <w:pPr>
        <w:pStyle w:val="ListParagraph"/>
        <w:numPr>
          <w:ilvl w:val="0"/>
          <w:numId w:val="36"/>
        </w:numPr>
        <w:jc w:val="both"/>
        <w:rPr>
          <w:ins w:id="4660" w:author="Orion" w:date="2011-06-28T18:17:00Z"/>
          <w:rFonts w:cs="Times New Roman"/>
        </w:rPr>
        <w:pPrChange w:id="4661" w:author="Orion" w:date="2011-06-28T18:03:00Z">
          <w:pPr/>
        </w:pPrChange>
      </w:pPr>
      <w:ins w:id="4662" w:author="Orion" w:date="2011-06-28T18:13:00Z">
        <w:r>
          <w:rPr>
            <w:rFonts w:cs="Times New Roman"/>
          </w:rPr>
          <w:t xml:space="preserve">El en el siguiente grupo de </w:t>
        </w:r>
      </w:ins>
      <w:ins w:id="4663" w:author="Orion" w:date="2011-06-28T18:14:00Z">
        <w:r>
          <w:rPr>
            <w:rFonts w:cs="Times New Roman"/>
          </w:rPr>
          <w:t>imágenes</w:t>
        </w:r>
      </w:ins>
      <w:ins w:id="4664" w:author="Orion" w:date="2011-06-28T18:13:00Z">
        <w:r>
          <w:rPr>
            <w:rFonts w:cs="Times New Roman"/>
          </w:rPr>
          <w:t xml:space="preserve"> </w:t>
        </w:r>
      </w:ins>
      <w:ins w:id="4665" w:author="Orion" w:date="2011-06-28T18:14:00Z">
        <w:r>
          <w:rPr>
            <w:rFonts w:cs="Times New Roman"/>
          </w:rPr>
          <w:t>se verá el comportamiento de pilotos con valores de estrés y fatiga medios y una experiencia media de vuelo</w:t>
        </w:r>
      </w:ins>
      <w:ins w:id="4666" w:author="Orion" w:date="2011-07-05T13:06:00Z">
        <w:r w:rsidR="008759A0">
          <w:rPr>
            <w:rFonts w:cs="Times New Roman"/>
          </w:rPr>
          <w:t xml:space="preserve"> (valores de estrés, fatiga y experiencia </w:t>
        </w:r>
      </w:ins>
      <w:ins w:id="4667" w:author="Orion" w:date="2011-07-05T13:07:00Z">
        <w:r w:rsidR="008759A0">
          <w:rPr>
            <w:rFonts w:cs="Times New Roman"/>
          </w:rPr>
          <w:t>igual a 50</w:t>
        </w:r>
      </w:ins>
      <w:ins w:id="4668" w:author="Orion" w:date="2011-07-05T13:06:00Z">
        <w:r w:rsidR="008759A0">
          <w:rPr>
            <w:rFonts w:cs="Times New Roman"/>
          </w:rPr>
          <w:t xml:space="preserve">%, </w:t>
        </w:r>
      </w:ins>
      <w:ins w:id="4669" w:author="Orion" w:date="2011-07-05T13:07:00Z">
        <w:r w:rsidR="008759A0">
          <w:rPr>
            <w:rFonts w:cs="Times New Roman"/>
          </w:rPr>
          <w:t>50</w:t>
        </w:r>
      </w:ins>
      <w:ins w:id="4670" w:author="Orion" w:date="2011-07-05T13:06:00Z">
        <w:r w:rsidR="008759A0">
          <w:rPr>
            <w:rFonts w:cs="Times New Roman"/>
          </w:rPr>
          <w:t>% y 2</w:t>
        </w:r>
      </w:ins>
      <w:ins w:id="4671" w:author="Orion" w:date="2011-07-05T13:07:00Z">
        <w:r w:rsidR="008759A0">
          <w:rPr>
            <w:rFonts w:cs="Times New Roman"/>
          </w:rPr>
          <w:t>5</w:t>
        </w:r>
      </w:ins>
      <w:ins w:id="4672" w:author="Orion" w:date="2011-07-05T13:06:00Z">
        <w:r w:rsidR="008759A0">
          <w:rPr>
            <w:rFonts w:cs="Times New Roman"/>
          </w:rPr>
          <w:t>% respectivamente)</w:t>
        </w:r>
      </w:ins>
      <w:ins w:id="4673" w:author="Orion" w:date="2011-06-28T18:14:00Z">
        <w:r>
          <w:rPr>
            <w:rFonts w:cs="Times New Roman"/>
          </w:rPr>
          <w:t>.</w:t>
        </w:r>
      </w:ins>
      <w:ins w:id="4674" w:author="Orion" w:date="2011-06-28T18:21:00Z">
        <w:r w:rsidR="004B1C04">
          <w:rPr>
            <w:rFonts w:cs="Times New Roman"/>
          </w:rPr>
          <w:t xml:space="preserve"> Lo primero que se puede observar es que a los pilotos les lleva men</w:t>
        </w:r>
      </w:ins>
      <w:ins w:id="4675" w:author="Orion" w:date="2011-06-29T09:56:00Z">
        <w:r w:rsidR="000F6D72">
          <w:rPr>
            <w:rFonts w:cs="Times New Roman"/>
          </w:rPr>
          <w:t>o</w:t>
        </w:r>
      </w:ins>
      <w:ins w:id="4676" w:author="Orion" w:date="2011-06-28T18:21:00Z">
        <w:r w:rsidR="004B1C04">
          <w:rPr>
            <w:rFonts w:cs="Times New Roman"/>
          </w:rPr>
          <w:t>s tiempo ponerse a rumbo del destino. También se pu</w:t>
        </w:r>
      </w:ins>
      <w:ins w:id="4677" w:author="Orion" w:date="2011-06-29T09:56:00Z">
        <w:r w:rsidR="00C2103E">
          <w:rPr>
            <w:rFonts w:cs="Times New Roman"/>
          </w:rPr>
          <w:t>e</w:t>
        </w:r>
      </w:ins>
      <w:ins w:id="4678" w:author="Orion" w:date="2011-06-28T18:21:00Z">
        <w:r w:rsidR="004B1C04">
          <w:rPr>
            <w:rFonts w:cs="Times New Roman"/>
          </w:rPr>
          <w:t xml:space="preserve">de ver </w:t>
        </w:r>
      </w:ins>
      <w:ins w:id="4679" w:author="Orion" w:date="2011-06-28T18:22:00Z">
        <w:r w:rsidR="004B1C04">
          <w:rPr>
            <w:rFonts w:cs="Times New Roman"/>
          </w:rPr>
          <w:t>poco después de detectado el conflicto (</w:t>
        </w:r>
      </w:ins>
      <w:ins w:id="4680" w:author="Orion" w:date="2011-06-28T18:23:00Z">
        <w:r w:rsidR="004B1C04">
          <w:rPr>
            <w:rFonts w:cs="Times New Roman"/>
          </w:rPr>
          <w:fldChar w:fldCharType="begin"/>
        </w:r>
        <w:r w:rsidR="004B1C04">
          <w:rPr>
            <w:rFonts w:cs="Times New Roman"/>
          </w:rPr>
          <w:instrText xml:space="preserve"> REF _Ref297048711 \h </w:instrText>
        </w:r>
      </w:ins>
      <w:r w:rsidR="004B1C04">
        <w:rPr>
          <w:rFonts w:cs="Times New Roman"/>
        </w:rPr>
      </w:r>
      <w:r w:rsidR="004B1C04">
        <w:rPr>
          <w:rFonts w:cs="Times New Roman"/>
        </w:rPr>
        <w:fldChar w:fldCharType="separate"/>
      </w:r>
      <w:ins w:id="4681" w:author="Orion" w:date="2011-06-28T18:23:00Z">
        <w:r w:rsidR="004B1C04">
          <w:t xml:space="preserve">Ilustración </w:t>
        </w:r>
        <w:r w:rsidR="004B1C04">
          <w:rPr>
            <w:noProof/>
          </w:rPr>
          <w:t>7</w:t>
        </w:r>
        <w:r w:rsidR="004B1C04">
          <w:rPr>
            <w:rFonts w:cs="Times New Roman"/>
          </w:rPr>
          <w:fldChar w:fldCharType="end"/>
        </w:r>
      </w:ins>
      <w:ins w:id="4682" w:author="Orion" w:date="2011-06-28T18:22:00Z">
        <w:r w:rsidR="004B1C04">
          <w:rPr>
            <w:rFonts w:cs="Times New Roman"/>
          </w:rPr>
          <w:t>) los pilotos</w:t>
        </w:r>
      </w:ins>
      <w:ins w:id="4683" w:author="Orion" w:date="2011-06-28T18:23:00Z">
        <w:r w:rsidR="004B1C04">
          <w:rPr>
            <w:rFonts w:cs="Times New Roman"/>
          </w:rPr>
          <w:t xml:space="preserve"> acatan las ordenes de los controladores y ponen a volar a sus respectivas aeronaves a la altura/velocidad ordenada. </w:t>
        </w:r>
      </w:ins>
      <w:ins w:id="4684" w:author="Orion" w:date="2011-06-28T18:24:00Z">
        <w:r w:rsidR="004B1C04">
          <w:rPr>
            <w:rFonts w:cs="Times New Roman"/>
          </w:rPr>
          <w:t xml:space="preserve">A su vez se puede ver en la </w:t>
        </w:r>
        <w:r w:rsidR="004B1C04">
          <w:rPr>
            <w:rFonts w:cs="Times New Roman"/>
          </w:rPr>
          <w:fldChar w:fldCharType="begin"/>
        </w:r>
        <w:r w:rsidR="004B1C04">
          <w:rPr>
            <w:rFonts w:cs="Times New Roman"/>
          </w:rPr>
          <w:instrText xml:space="preserve"> REF _Ref297048794 \h </w:instrText>
        </w:r>
      </w:ins>
      <w:r w:rsidR="004B1C04">
        <w:rPr>
          <w:rFonts w:cs="Times New Roman"/>
        </w:rPr>
      </w:r>
      <w:r w:rsidR="004B1C04">
        <w:rPr>
          <w:rFonts w:cs="Times New Roman"/>
        </w:rPr>
        <w:fldChar w:fldCharType="separate"/>
      </w:r>
      <w:ins w:id="4685" w:author="Orion" w:date="2011-06-30T10:41:00Z">
        <w:r w:rsidR="009A0B69">
          <w:t xml:space="preserve">Ilustración </w:t>
        </w:r>
        <w:r w:rsidR="009A0B69">
          <w:rPr>
            <w:noProof/>
          </w:rPr>
          <w:t>8</w:t>
        </w:r>
      </w:ins>
      <w:ins w:id="4686" w:author="Orion" w:date="2011-06-28T18:24:00Z">
        <w:r w:rsidR="004B1C04">
          <w:rPr>
            <w:rFonts w:cs="Times New Roman"/>
          </w:rPr>
          <w:fldChar w:fldCharType="end"/>
        </w:r>
        <w:r w:rsidR="004B1C04">
          <w:rPr>
            <w:rFonts w:cs="Times New Roman"/>
          </w:rPr>
          <w:t xml:space="preserve"> que </w:t>
        </w:r>
      </w:ins>
      <w:ins w:id="4687" w:author="Orion" w:date="2011-06-28T18:26:00Z">
        <w:r w:rsidR="004B1C04">
          <w:rPr>
            <w:rFonts w:cs="Times New Roman"/>
          </w:rPr>
          <w:t xml:space="preserve">no transcurre demasiado tiempo desde </w:t>
        </w:r>
      </w:ins>
      <w:ins w:id="4688" w:author="Orion" w:date="2011-06-28T18:24:00Z">
        <w:r w:rsidR="004B1C04">
          <w:rPr>
            <w:rFonts w:cs="Times New Roman"/>
          </w:rPr>
          <w:t>que el controlador orden</w:t>
        </w:r>
      </w:ins>
      <w:ins w:id="4689" w:author="Orion" w:date="2011-06-28T18:27:00Z">
        <w:r w:rsidR="006958B4">
          <w:rPr>
            <w:rFonts w:cs="Times New Roman"/>
          </w:rPr>
          <w:t>a</w:t>
        </w:r>
      </w:ins>
      <w:ins w:id="4690" w:author="Orion" w:date="2011-06-28T18:24:00Z">
        <w:r w:rsidR="004B1C04">
          <w:rPr>
            <w:rFonts w:cs="Times New Roman"/>
          </w:rPr>
          <w:t xml:space="preserve"> a los pilotos </w:t>
        </w:r>
      </w:ins>
      <w:ins w:id="4691" w:author="Orion" w:date="2011-06-28T18:27:00Z">
        <w:r w:rsidR="006958B4">
          <w:rPr>
            <w:rFonts w:cs="Times New Roman"/>
          </w:rPr>
          <w:t>restablecer</w:t>
        </w:r>
      </w:ins>
      <w:ins w:id="4692" w:author="Orion" w:date="2011-06-28T18:26:00Z">
        <w:r w:rsidR="004B1C04">
          <w:rPr>
            <w:rFonts w:cs="Times New Roman"/>
          </w:rPr>
          <w:t xml:space="preserve"> los </w:t>
        </w:r>
      </w:ins>
      <w:ins w:id="4693" w:author="Orion" w:date="2011-06-28T18:24:00Z">
        <w:r w:rsidR="004B1C04">
          <w:rPr>
            <w:rFonts w:cs="Times New Roman"/>
          </w:rPr>
          <w:t>valores de crucero</w:t>
        </w:r>
      </w:ins>
      <w:ins w:id="4694" w:author="Orion" w:date="2011-06-28T18:26:00Z">
        <w:r w:rsidR="004B1C04">
          <w:rPr>
            <w:rFonts w:cs="Times New Roman"/>
          </w:rPr>
          <w:t xml:space="preserve"> de la aeronave</w:t>
        </w:r>
        <w:r w:rsidR="000A07B8">
          <w:rPr>
            <w:rFonts w:cs="Times New Roman"/>
          </w:rPr>
          <w:t xml:space="preserve"> </w:t>
        </w:r>
      </w:ins>
      <w:ins w:id="4695" w:author="Orion" w:date="2011-06-28T18:27:00Z">
        <w:r w:rsidR="000A07B8">
          <w:rPr>
            <w:rFonts w:cs="Times New Roman"/>
          </w:rPr>
          <w:t>hasta que estos pilotos</w:t>
        </w:r>
        <w:r w:rsidR="006958B4">
          <w:rPr>
            <w:rFonts w:cs="Times New Roman"/>
          </w:rPr>
          <w:t xml:space="preserve"> </w:t>
        </w:r>
      </w:ins>
      <w:ins w:id="4696" w:author="Orion" w:date="2011-06-28T18:28:00Z">
        <w:r w:rsidR="000A07B8">
          <w:rPr>
            <w:rFonts w:cs="Times New Roman"/>
          </w:rPr>
          <w:t>llevan realmente</w:t>
        </w:r>
      </w:ins>
      <w:ins w:id="4697" w:author="Orion" w:date="2011-06-28T18:26:00Z">
        <w:r w:rsidR="004B1C04">
          <w:rPr>
            <w:rFonts w:cs="Times New Roman"/>
          </w:rPr>
          <w:t xml:space="preserve"> a cabo la maniobra.</w:t>
        </w:r>
      </w:ins>
    </w:p>
    <w:p w14:paraId="68E8AA44" w14:textId="77777777" w:rsidR="007A7012" w:rsidRDefault="007A7012">
      <w:pPr>
        <w:jc w:val="both"/>
        <w:rPr>
          <w:ins w:id="4698" w:author="Orion" w:date="2011-06-28T18:17:00Z"/>
          <w:rFonts w:cs="Times New Roman"/>
        </w:rPr>
        <w:pPrChange w:id="4699" w:author="Orion" w:date="2011-06-28T18:17:00Z">
          <w:pPr/>
        </w:pPrChange>
      </w:pPr>
    </w:p>
    <w:p w14:paraId="356B1991" w14:textId="285360B0" w:rsidR="007A7012" w:rsidRDefault="0055309E">
      <w:pPr>
        <w:jc w:val="both"/>
        <w:rPr>
          <w:ins w:id="4700" w:author="Orion" w:date="2011-06-28T18:17:00Z"/>
          <w:rFonts w:cs="Times New Roman"/>
        </w:rPr>
        <w:pPrChange w:id="4701" w:author="Orion" w:date="2011-06-28T18:17:00Z">
          <w:pPr/>
        </w:pPrChange>
      </w:pPr>
      <w:ins w:id="4702" w:author="Orion" w:date="2011-06-29T15:43:00Z">
        <w:r w:rsidRPr="00547764">
          <w:rPr>
            <w:rFonts w:cs="Times New Roman"/>
            <w:noProof/>
            <w:lang w:eastAsia="es-ES" w:bidi="ar-SA"/>
          </w:rPr>
          <w:lastRenderedPageBreak/>
          <w:drawing>
            <wp:inline distT="0" distB="0" distL="0" distR="0" wp14:anchorId="07788110" wp14:editId="6FABAE87">
              <wp:extent cx="5614035" cy="3498215"/>
              <wp:effectExtent l="0" t="0" r="5715" b="6985"/>
              <wp:docPr id="30" name="Picture 30" descr="E:\Master SI\TFM\doc\img\Untitle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aster SI\TFM\doc\img\Untitled12.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0B474A6B" w14:textId="5C0BE2F6" w:rsidR="007A7012" w:rsidRDefault="004B1C04">
      <w:pPr>
        <w:pStyle w:val="Caption"/>
        <w:rPr>
          <w:ins w:id="4703" w:author="Orion" w:date="2011-06-28T18:19:00Z"/>
          <w:rFonts w:cs="Times New Roman"/>
        </w:rPr>
        <w:pPrChange w:id="4704" w:author="Orion" w:date="2011-06-28T18:22:00Z">
          <w:pPr/>
        </w:pPrChange>
      </w:pPr>
      <w:bookmarkStart w:id="4705" w:name="_Ref297048711"/>
      <w:ins w:id="4706" w:author="Orion" w:date="2011-06-28T18:22:00Z">
        <w:r>
          <w:t xml:space="preserve">Ilustración </w:t>
        </w:r>
        <w:r>
          <w:fldChar w:fldCharType="begin"/>
        </w:r>
        <w:r>
          <w:instrText xml:space="preserve"> SEQ Ilustración \* ARABIC </w:instrText>
        </w:r>
      </w:ins>
      <w:r>
        <w:fldChar w:fldCharType="separate"/>
      </w:r>
      <w:ins w:id="4707" w:author="Orion" w:date="2011-07-06T16:25:00Z">
        <w:r w:rsidR="00162D18">
          <w:rPr>
            <w:noProof/>
          </w:rPr>
          <w:t>7</w:t>
        </w:r>
      </w:ins>
      <w:ins w:id="4708" w:author="Orion" w:date="2011-06-28T18:22:00Z">
        <w:r>
          <w:fldChar w:fldCharType="end"/>
        </w:r>
      </w:ins>
      <w:bookmarkEnd w:id="4705"/>
    </w:p>
    <w:p w14:paraId="5F6DA6F6" w14:textId="77777777" w:rsidR="007A7012" w:rsidRDefault="007A7012">
      <w:pPr>
        <w:jc w:val="both"/>
        <w:rPr>
          <w:ins w:id="4709" w:author="Orion" w:date="2011-06-28T18:19:00Z"/>
          <w:rFonts w:cs="Times New Roman"/>
        </w:rPr>
        <w:pPrChange w:id="4710" w:author="Orion" w:date="2011-06-28T18:17:00Z">
          <w:pPr/>
        </w:pPrChange>
      </w:pPr>
    </w:p>
    <w:p w14:paraId="13FD1AFD" w14:textId="26E793CA" w:rsidR="004B1C04" w:rsidRDefault="002B4BCF">
      <w:pPr>
        <w:jc w:val="both"/>
        <w:rPr>
          <w:ins w:id="4711" w:author="Orion" w:date="2011-06-28T18:17:00Z"/>
          <w:rFonts w:cs="Times New Roman"/>
        </w:rPr>
        <w:pPrChange w:id="4712" w:author="Orion" w:date="2011-06-28T18:17:00Z">
          <w:pPr/>
        </w:pPrChange>
      </w:pPr>
      <w:ins w:id="4713" w:author="Orion" w:date="2011-06-29T15:42:00Z">
        <w:r w:rsidRPr="00547764">
          <w:rPr>
            <w:rFonts w:cs="Times New Roman"/>
            <w:noProof/>
            <w:lang w:eastAsia="es-ES" w:bidi="ar-SA"/>
          </w:rPr>
          <w:drawing>
            <wp:inline distT="0" distB="0" distL="0" distR="0" wp14:anchorId="645D7478" wp14:editId="491E3517">
              <wp:extent cx="5614035" cy="3498215"/>
              <wp:effectExtent l="0" t="0" r="5715" b="6985"/>
              <wp:docPr id="28" name="Picture 28" descr="E:\Master SI\TFM\doc\img\Untitle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Untitled9.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48FEB340" w14:textId="5BF612B6" w:rsidR="007A7012" w:rsidRDefault="004B1C04">
      <w:pPr>
        <w:pStyle w:val="Caption"/>
        <w:rPr>
          <w:ins w:id="4714" w:author="Orion" w:date="2011-06-28T18:17:00Z"/>
          <w:rFonts w:cs="Times New Roman"/>
        </w:rPr>
        <w:pPrChange w:id="4715" w:author="Orion" w:date="2011-06-28T18:24:00Z">
          <w:pPr/>
        </w:pPrChange>
      </w:pPr>
      <w:bookmarkStart w:id="4716" w:name="_Ref297048794"/>
      <w:ins w:id="4717" w:author="Orion" w:date="2011-06-28T18:24:00Z">
        <w:r>
          <w:t xml:space="preserve">Ilustración </w:t>
        </w:r>
        <w:r>
          <w:fldChar w:fldCharType="begin"/>
        </w:r>
        <w:r>
          <w:instrText xml:space="preserve"> SEQ Ilustración \* ARABIC </w:instrText>
        </w:r>
      </w:ins>
      <w:r>
        <w:fldChar w:fldCharType="separate"/>
      </w:r>
      <w:ins w:id="4718" w:author="Orion" w:date="2011-07-06T16:25:00Z">
        <w:r w:rsidR="00162D18">
          <w:rPr>
            <w:noProof/>
          </w:rPr>
          <w:t>8</w:t>
        </w:r>
      </w:ins>
      <w:ins w:id="4719" w:author="Orion" w:date="2011-06-28T18:24:00Z">
        <w:r>
          <w:fldChar w:fldCharType="end"/>
        </w:r>
      </w:ins>
      <w:bookmarkEnd w:id="4716"/>
    </w:p>
    <w:p w14:paraId="68C0A0AC" w14:textId="77777777" w:rsidR="007A7012" w:rsidRDefault="007A7012">
      <w:pPr>
        <w:jc w:val="both"/>
        <w:rPr>
          <w:ins w:id="4720" w:author="Orion" w:date="2011-06-28T18:17:00Z"/>
          <w:rFonts w:cs="Times New Roman"/>
        </w:rPr>
        <w:pPrChange w:id="4721" w:author="Orion" w:date="2011-06-28T18:17:00Z">
          <w:pPr/>
        </w:pPrChange>
      </w:pPr>
    </w:p>
    <w:p w14:paraId="40E0CDE3" w14:textId="77777777" w:rsidR="007A7012" w:rsidRPr="000F6D72" w:rsidRDefault="007A7012">
      <w:pPr>
        <w:jc w:val="both"/>
        <w:rPr>
          <w:ins w:id="4722" w:author="Orion" w:date="2011-06-28T18:13:00Z"/>
          <w:rFonts w:cs="Times New Roman"/>
        </w:rPr>
        <w:pPrChange w:id="4723" w:author="Orion" w:date="2011-06-28T18:17:00Z">
          <w:pPr/>
        </w:pPrChange>
      </w:pPr>
    </w:p>
    <w:p w14:paraId="4E5E62EC" w14:textId="3A861F99" w:rsidR="00DD79DB" w:rsidRDefault="00603073">
      <w:pPr>
        <w:pStyle w:val="ListParagraph"/>
        <w:numPr>
          <w:ilvl w:val="0"/>
          <w:numId w:val="36"/>
        </w:numPr>
        <w:jc w:val="both"/>
        <w:rPr>
          <w:ins w:id="4724" w:author="Orion" w:date="2011-06-28T18:30:00Z"/>
          <w:rFonts w:cs="Times New Roman"/>
        </w:rPr>
        <w:pPrChange w:id="4725" w:author="Orion" w:date="2011-06-28T18:03:00Z">
          <w:pPr/>
        </w:pPrChange>
      </w:pPr>
      <w:ins w:id="4726" w:author="Orion" w:date="2011-06-28T18:03:00Z">
        <w:r>
          <w:rPr>
            <w:rFonts w:cs="Times New Roman"/>
          </w:rPr>
          <w:t xml:space="preserve">En </w:t>
        </w:r>
      </w:ins>
      <w:ins w:id="4727" w:author="Orion" w:date="2011-06-28T18:04:00Z">
        <w:r>
          <w:rPr>
            <w:rFonts w:cs="Times New Roman"/>
          </w:rPr>
          <w:t xml:space="preserve">contraposición se puede ver como se comportarían dos pilotos con valores de comportamiento </w:t>
        </w:r>
      </w:ins>
      <w:ins w:id="4728" w:author="Orion" w:date="2011-06-28T18:28:00Z">
        <w:r w:rsidR="00933C09">
          <w:rPr>
            <w:rFonts w:cs="Times New Roman"/>
          </w:rPr>
          <w:t>distintos</w:t>
        </w:r>
      </w:ins>
      <w:ins w:id="4729" w:author="Orion" w:date="2011-06-28T18:04:00Z">
        <w:r>
          <w:rPr>
            <w:rFonts w:cs="Times New Roman"/>
          </w:rPr>
          <w:t>. Es decir, bajo nivel de estrés y fatiga, y algo grado de experiencia</w:t>
        </w:r>
      </w:ins>
      <w:ins w:id="4730" w:author="Orion" w:date="2011-07-05T13:08:00Z">
        <w:r w:rsidR="00AD689C">
          <w:rPr>
            <w:rFonts w:cs="Times New Roman"/>
          </w:rPr>
          <w:t xml:space="preserve"> (valores de estrés, fatiga y experiencia igual a 2%, 2% y 98% respectivamente)</w:t>
        </w:r>
      </w:ins>
      <w:ins w:id="4731" w:author="Orion" w:date="2011-06-28T18:04:00Z">
        <w:r>
          <w:rPr>
            <w:rFonts w:cs="Times New Roman"/>
          </w:rPr>
          <w:t xml:space="preserve">. </w:t>
        </w:r>
      </w:ins>
      <w:ins w:id="4732" w:author="Orion" w:date="2011-06-28T18:05:00Z">
        <w:r>
          <w:rPr>
            <w:rFonts w:cs="Times New Roman"/>
          </w:rPr>
          <w:t xml:space="preserve">En primer lugar se puede observar que a los pilotos </w:t>
        </w:r>
      </w:ins>
      <w:ins w:id="4733" w:author="Orion" w:date="2011-06-29T09:56:00Z">
        <w:r w:rsidR="002C4E30">
          <w:rPr>
            <w:rFonts w:cs="Times New Roman"/>
          </w:rPr>
          <w:t>apenas les lleva tiempo p</w:t>
        </w:r>
      </w:ins>
      <w:ins w:id="4734" w:author="Orion" w:date="2011-06-28T18:05:00Z">
        <w:r>
          <w:rPr>
            <w:rFonts w:cs="Times New Roman"/>
          </w:rPr>
          <w:t>onerse a rumbo del destino</w:t>
        </w:r>
      </w:ins>
      <w:ins w:id="4735" w:author="Orion" w:date="2011-06-28T18:06:00Z">
        <w:r>
          <w:rPr>
            <w:rFonts w:cs="Times New Roman"/>
          </w:rPr>
          <w:t xml:space="preserve"> (</w:t>
        </w:r>
        <w:r>
          <w:rPr>
            <w:rFonts w:cs="Times New Roman"/>
          </w:rPr>
          <w:fldChar w:fldCharType="begin"/>
        </w:r>
        <w:r>
          <w:rPr>
            <w:rFonts w:cs="Times New Roman"/>
          </w:rPr>
          <w:instrText xml:space="preserve"> REF _Ref297047702 \h </w:instrText>
        </w:r>
      </w:ins>
      <w:r>
        <w:rPr>
          <w:rFonts w:cs="Times New Roman"/>
        </w:rPr>
      </w:r>
      <w:r>
        <w:rPr>
          <w:rFonts w:cs="Times New Roman"/>
        </w:rPr>
        <w:fldChar w:fldCharType="separate"/>
      </w:r>
      <w:ins w:id="4736" w:author="Orion" w:date="2011-06-30T10:41:00Z">
        <w:r w:rsidR="009A0B69">
          <w:t xml:space="preserve">Ilustración </w:t>
        </w:r>
        <w:r w:rsidR="009A0B69">
          <w:rPr>
            <w:noProof/>
          </w:rPr>
          <w:t>9</w:t>
        </w:r>
      </w:ins>
      <w:ins w:id="4737" w:author="Orion" w:date="2011-06-28T18:06:00Z">
        <w:r>
          <w:rPr>
            <w:rFonts w:cs="Times New Roman"/>
          </w:rPr>
          <w:fldChar w:fldCharType="end"/>
        </w:r>
        <w:r>
          <w:rPr>
            <w:rFonts w:cs="Times New Roman"/>
          </w:rPr>
          <w:t>)</w:t>
        </w:r>
      </w:ins>
      <w:ins w:id="4738" w:author="Orion" w:date="2011-06-28T18:29:00Z">
        <w:r w:rsidR="00C21A2E">
          <w:rPr>
            <w:rFonts w:cs="Times New Roman"/>
          </w:rPr>
          <w:t xml:space="preserve">, es decir, prácticamente parece que despegan orientados hacia su </w:t>
        </w:r>
        <w:r w:rsidR="00C21A2E">
          <w:rPr>
            <w:rFonts w:cs="Times New Roman"/>
          </w:rPr>
          <w:lastRenderedPageBreak/>
          <w:t>destino</w:t>
        </w:r>
      </w:ins>
      <w:ins w:id="4739" w:author="Orion" w:date="2011-06-28T18:06:00Z">
        <w:r>
          <w:rPr>
            <w:rFonts w:cs="Times New Roman"/>
          </w:rPr>
          <w:t>.</w:t>
        </w:r>
      </w:ins>
      <w:ins w:id="4740" w:author="Orion" w:date="2011-06-28T18:08:00Z">
        <w:r w:rsidR="007A7012">
          <w:rPr>
            <w:rFonts w:cs="Times New Roman"/>
          </w:rPr>
          <w:t xml:space="preserve"> </w:t>
        </w:r>
      </w:ins>
      <w:ins w:id="4741" w:author="Orion" w:date="2011-06-28T18:30:00Z">
        <w:r w:rsidR="00C21A2E">
          <w:rPr>
            <w:rFonts w:cs="Times New Roman"/>
          </w:rPr>
          <w:t>Por otro lado,</w:t>
        </w:r>
      </w:ins>
      <w:ins w:id="4742" w:author="Orion" w:date="2011-06-28T18:08:00Z">
        <w:r w:rsidR="007A7012">
          <w:rPr>
            <w:rFonts w:cs="Times New Roman"/>
          </w:rPr>
          <w:t xml:space="preserve"> si se compara la </w:t>
        </w:r>
        <w:r w:rsidR="007A7012">
          <w:rPr>
            <w:rFonts w:cs="Times New Roman"/>
          </w:rPr>
          <w:fldChar w:fldCharType="begin"/>
        </w:r>
        <w:r w:rsidR="007A7012">
          <w:rPr>
            <w:rFonts w:cs="Times New Roman"/>
          </w:rPr>
          <w:instrText xml:space="preserve"> REF _Ref297047702 \h </w:instrText>
        </w:r>
      </w:ins>
      <w:r w:rsidR="007A7012">
        <w:rPr>
          <w:rFonts w:cs="Times New Roman"/>
        </w:rPr>
      </w:r>
      <w:r w:rsidR="007A7012">
        <w:rPr>
          <w:rFonts w:cs="Times New Roman"/>
        </w:rPr>
        <w:fldChar w:fldCharType="separate"/>
      </w:r>
      <w:ins w:id="4743" w:author="Orion" w:date="2011-06-30T10:41:00Z">
        <w:r w:rsidR="009A0B69">
          <w:t xml:space="preserve">Ilustración </w:t>
        </w:r>
        <w:r w:rsidR="009A0B69">
          <w:rPr>
            <w:noProof/>
          </w:rPr>
          <w:t>9</w:t>
        </w:r>
      </w:ins>
      <w:ins w:id="4744" w:author="Orion" w:date="2011-06-28T18:08:00Z">
        <w:r w:rsidR="007A7012">
          <w:rPr>
            <w:rFonts w:cs="Times New Roman"/>
          </w:rPr>
          <w:fldChar w:fldCharType="end"/>
        </w:r>
        <w:r w:rsidR="007A7012">
          <w:rPr>
            <w:rFonts w:cs="Times New Roman"/>
          </w:rPr>
          <w:t xml:space="preserve"> con la </w:t>
        </w:r>
        <w:r w:rsidR="007A7012">
          <w:rPr>
            <w:rFonts w:cs="Times New Roman"/>
          </w:rPr>
          <w:fldChar w:fldCharType="begin"/>
        </w:r>
        <w:r w:rsidR="007A7012">
          <w:rPr>
            <w:rFonts w:cs="Times New Roman"/>
          </w:rPr>
          <w:instrText xml:space="preserve"> REF _Ref297047837 \h </w:instrText>
        </w:r>
      </w:ins>
      <w:r w:rsidR="007A7012">
        <w:rPr>
          <w:rFonts w:cs="Times New Roman"/>
        </w:rPr>
      </w:r>
      <w:r w:rsidR="007A7012">
        <w:rPr>
          <w:rFonts w:cs="Times New Roman"/>
        </w:rPr>
        <w:fldChar w:fldCharType="separate"/>
      </w:r>
      <w:ins w:id="4745" w:author="Orion" w:date="2011-06-30T10:41:00Z">
        <w:r w:rsidR="009A0B69">
          <w:t xml:space="preserve">Ilustración </w:t>
        </w:r>
        <w:r w:rsidR="009A0B69">
          <w:rPr>
            <w:noProof/>
          </w:rPr>
          <w:t>10</w:t>
        </w:r>
      </w:ins>
      <w:ins w:id="4746" w:author="Orion" w:date="2011-06-28T18:08:00Z">
        <w:r w:rsidR="007A7012">
          <w:rPr>
            <w:rFonts w:cs="Times New Roman"/>
          </w:rPr>
          <w:fldChar w:fldCharType="end"/>
        </w:r>
        <w:r w:rsidR="007A7012">
          <w:rPr>
            <w:rFonts w:cs="Times New Roman"/>
          </w:rPr>
          <w:t xml:space="preserve"> se puede ver</w:t>
        </w:r>
      </w:ins>
      <w:ins w:id="4747" w:author="Orion" w:date="2011-06-29T09:55:00Z">
        <w:r w:rsidR="000F6D72">
          <w:rPr>
            <w:rFonts w:cs="Times New Roman"/>
          </w:rPr>
          <w:t xml:space="preserve"> </w:t>
        </w:r>
      </w:ins>
      <w:ins w:id="4748" w:author="Orion" w:date="2011-06-29T10:45:00Z">
        <w:r w:rsidR="001D74F4">
          <w:rPr>
            <w:rFonts w:cs="Times New Roman"/>
          </w:rPr>
          <w:t xml:space="preserve">que poco después de la detección del conflicto los pilotos acatan las ordenes y ponen la aeronave a volar con los nuevos </w:t>
        </w:r>
      </w:ins>
      <w:ins w:id="4749" w:author="Orion" w:date="2011-06-29T10:46:00Z">
        <w:r w:rsidR="001D74F4">
          <w:rPr>
            <w:rFonts w:cs="Times New Roman"/>
          </w:rPr>
          <w:t>parámetros</w:t>
        </w:r>
      </w:ins>
      <w:ins w:id="4750" w:author="Orion" w:date="2011-06-29T10:45:00Z">
        <w:r w:rsidR="001D74F4">
          <w:rPr>
            <w:rFonts w:cs="Times New Roman"/>
          </w:rPr>
          <w:t>,</w:t>
        </w:r>
      </w:ins>
      <w:ins w:id="4751" w:author="Orion" w:date="2011-06-29T10:46:00Z">
        <w:r w:rsidR="001D74F4">
          <w:rPr>
            <w:rFonts w:cs="Times New Roman"/>
          </w:rPr>
          <w:t xml:space="preserve"> siendo nulo el riesgo grave de colisión.</w:t>
        </w:r>
      </w:ins>
    </w:p>
    <w:p w14:paraId="3A374572" w14:textId="77777777" w:rsidR="00C21A2E" w:rsidRPr="000F6D72" w:rsidRDefault="00C21A2E">
      <w:pPr>
        <w:jc w:val="both"/>
        <w:rPr>
          <w:ins w:id="4752" w:author="Orion" w:date="2011-06-28T17:25:00Z"/>
          <w:rFonts w:cs="Times New Roman"/>
        </w:rPr>
        <w:pPrChange w:id="4753" w:author="Orion" w:date="2011-06-28T18:30:00Z">
          <w:pPr/>
        </w:pPrChange>
      </w:pPr>
    </w:p>
    <w:p w14:paraId="1605D28D" w14:textId="3F12C1D1" w:rsidR="00DD79DB" w:rsidRDefault="00E31E68">
      <w:pPr>
        <w:jc w:val="both"/>
        <w:rPr>
          <w:ins w:id="4754" w:author="Orion" w:date="2011-06-28T18:05:00Z"/>
          <w:rFonts w:cs="Times New Roman"/>
        </w:rPr>
        <w:pPrChange w:id="4755" w:author="Orion" w:date="2011-06-26T12:33:00Z">
          <w:pPr/>
        </w:pPrChange>
      </w:pPr>
      <w:ins w:id="4756" w:author="Orion" w:date="2011-06-29T12:16:00Z">
        <w:r w:rsidRPr="00547764">
          <w:rPr>
            <w:rFonts w:cs="Times New Roman"/>
            <w:noProof/>
            <w:lang w:eastAsia="es-ES" w:bidi="ar-SA"/>
          </w:rPr>
          <w:drawing>
            <wp:inline distT="0" distB="0" distL="0" distR="0" wp14:anchorId="609097ED" wp14:editId="75725AD0">
              <wp:extent cx="5614035" cy="3487420"/>
              <wp:effectExtent l="0" t="0" r="5715" b="0"/>
              <wp:docPr id="50" name="Picture 50" descr="E:\Master SI\TFM\doc\img\Untitle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Master SI\TFM\doc\img\Untitled7.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p>
    <w:p w14:paraId="1C1EFA64" w14:textId="2C9AA1A8" w:rsidR="00603073" w:rsidRDefault="00603073">
      <w:pPr>
        <w:pStyle w:val="Caption"/>
        <w:rPr>
          <w:ins w:id="4757" w:author="Orion" w:date="2011-06-28T17:25:00Z"/>
          <w:rFonts w:cs="Times New Roman"/>
        </w:rPr>
        <w:pPrChange w:id="4758" w:author="Orion" w:date="2011-06-28T18:05:00Z">
          <w:pPr/>
        </w:pPrChange>
      </w:pPr>
      <w:bookmarkStart w:id="4759" w:name="_Ref297047702"/>
      <w:ins w:id="4760" w:author="Orion" w:date="2011-06-28T18:05:00Z">
        <w:r>
          <w:t xml:space="preserve">Ilustración </w:t>
        </w:r>
        <w:r>
          <w:fldChar w:fldCharType="begin"/>
        </w:r>
        <w:r>
          <w:instrText xml:space="preserve"> SEQ Ilustración \* ARABIC </w:instrText>
        </w:r>
      </w:ins>
      <w:r>
        <w:fldChar w:fldCharType="separate"/>
      </w:r>
      <w:ins w:id="4761" w:author="Orion" w:date="2011-07-06T16:25:00Z">
        <w:r w:rsidR="00162D18">
          <w:rPr>
            <w:noProof/>
          </w:rPr>
          <w:t>9</w:t>
        </w:r>
      </w:ins>
      <w:ins w:id="4762" w:author="Orion" w:date="2011-06-28T18:05:00Z">
        <w:r>
          <w:fldChar w:fldCharType="end"/>
        </w:r>
      </w:ins>
      <w:bookmarkEnd w:id="4759"/>
    </w:p>
    <w:p w14:paraId="71F70350" w14:textId="77777777" w:rsidR="00DD79DB" w:rsidRDefault="00DD79DB">
      <w:pPr>
        <w:jc w:val="both"/>
        <w:rPr>
          <w:ins w:id="4763" w:author="Orion" w:date="2011-06-28T17:25:00Z"/>
          <w:rFonts w:cs="Times New Roman"/>
        </w:rPr>
        <w:pPrChange w:id="4764" w:author="Orion" w:date="2011-06-26T12:33:00Z">
          <w:pPr/>
        </w:pPrChange>
      </w:pPr>
    </w:p>
    <w:p w14:paraId="2C47194A" w14:textId="7AEE8A70" w:rsidR="00DD79DB" w:rsidRDefault="00E31E68">
      <w:pPr>
        <w:jc w:val="both"/>
        <w:rPr>
          <w:ins w:id="4765" w:author="Orion" w:date="2011-06-28T18:05:00Z"/>
          <w:rFonts w:cs="Times New Roman"/>
        </w:rPr>
        <w:pPrChange w:id="4766" w:author="Orion" w:date="2011-06-26T12:33:00Z">
          <w:pPr/>
        </w:pPrChange>
      </w:pPr>
      <w:ins w:id="4767" w:author="Orion" w:date="2011-06-29T12:17:00Z">
        <w:r w:rsidRPr="00547764">
          <w:rPr>
            <w:rFonts w:cs="Times New Roman"/>
            <w:noProof/>
            <w:lang w:eastAsia="es-ES" w:bidi="ar-SA"/>
          </w:rPr>
          <w:drawing>
            <wp:inline distT="0" distB="0" distL="0" distR="0" wp14:anchorId="1DE5DBA6" wp14:editId="774A5D69">
              <wp:extent cx="5614035" cy="3487420"/>
              <wp:effectExtent l="0" t="0" r="5715" b="0"/>
              <wp:docPr id="51" name="Picture 51" descr="E:\Master SI\TFM\doc\img\Untitled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Master SI\TFM\doc\img\Untitled8.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p>
    <w:p w14:paraId="433876E8" w14:textId="469990A5" w:rsidR="00603073" w:rsidRDefault="00603073">
      <w:pPr>
        <w:pStyle w:val="Caption"/>
        <w:rPr>
          <w:ins w:id="4768" w:author="Orion" w:date="2011-06-28T17:25:00Z"/>
          <w:rFonts w:cs="Times New Roman"/>
        </w:rPr>
        <w:pPrChange w:id="4769" w:author="Orion" w:date="2011-06-28T18:06:00Z">
          <w:pPr/>
        </w:pPrChange>
      </w:pPr>
      <w:bookmarkStart w:id="4770" w:name="_Ref297047837"/>
      <w:ins w:id="4771" w:author="Orion" w:date="2011-06-28T18:06:00Z">
        <w:r>
          <w:t xml:space="preserve">Ilustración </w:t>
        </w:r>
        <w:r>
          <w:fldChar w:fldCharType="begin"/>
        </w:r>
        <w:r>
          <w:instrText xml:space="preserve"> SEQ Ilustración \* ARABIC </w:instrText>
        </w:r>
      </w:ins>
      <w:r>
        <w:fldChar w:fldCharType="separate"/>
      </w:r>
      <w:ins w:id="4772" w:author="Orion" w:date="2011-07-06T16:25:00Z">
        <w:r w:rsidR="00162D18">
          <w:rPr>
            <w:noProof/>
          </w:rPr>
          <w:t>10</w:t>
        </w:r>
      </w:ins>
      <w:ins w:id="4773" w:author="Orion" w:date="2011-06-28T18:06:00Z">
        <w:r>
          <w:fldChar w:fldCharType="end"/>
        </w:r>
      </w:ins>
      <w:bookmarkEnd w:id="4770"/>
    </w:p>
    <w:p w14:paraId="3EA1F4CA" w14:textId="77777777" w:rsidR="00DD79DB" w:rsidRDefault="00DD79DB">
      <w:pPr>
        <w:jc w:val="both"/>
        <w:rPr>
          <w:ins w:id="4774" w:author="Orion" w:date="2011-07-04T19:50:00Z"/>
          <w:rFonts w:cs="Times New Roman"/>
        </w:rPr>
        <w:pPrChange w:id="4775" w:author="Orion" w:date="2011-06-26T12:33:00Z">
          <w:pPr/>
        </w:pPrChange>
      </w:pPr>
    </w:p>
    <w:p w14:paraId="576F8006" w14:textId="77777777" w:rsidR="00DB7DEA" w:rsidRDefault="00DB7DEA">
      <w:pPr>
        <w:jc w:val="both"/>
        <w:rPr>
          <w:ins w:id="4776" w:author="Orion" w:date="2011-07-05T13:02:00Z"/>
          <w:rFonts w:cs="Times New Roman"/>
        </w:rPr>
        <w:pPrChange w:id="4777" w:author="Orion" w:date="2011-06-26T12:33:00Z">
          <w:pPr/>
        </w:pPrChange>
      </w:pPr>
    </w:p>
    <w:p w14:paraId="09A1787D" w14:textId="77777777" w:rsidR="00260A98" w:rsidRDefault="00260A98">
      <w:pPr>
        <w:jc w:val="both"/>
        <w:rPr>
          <w:ins w:id="4778" w:author="Orion" w:date="2011-07-05T13:02:00Z"/>
          <w:rFonts w:cs="Times New Roman"/>
        </w:rPr>
        <w:pPrChange w:id="4779" w:author="Orion" w:date="2011-06-26T12:33:00Z">
          <w:pPr/>
        </w:pPrChange>
      </w:pPr>
    </w:p>
    <w:p w14:paraId="6DC89E93" w14:textId="26AF6B0F" w:rsidR="00260A98" w:rsidRPr="009627B4" w:rsidRDefault="00260A98" w:rsidP="00260A98">
      <w:pPr>
        <w:pStyle w:val="Subtitle"/>
        <w:rPr>
          <w:ins w:id="4780" w:author="Orion" w:date="2011-07-05T13:02:00Z"/>
        </w:rPr>
      </w:pPr>
      <w:ins w:id="4781" w:author="Orion" w:date="2011-07-05T13:02:00Z">
        <w:r w:rsidRPr="009627B4">
          <w:lastRenderedPageBreak/>
          <w:t xml:space="preserve">Caso básico dos aviones </w:t>
        </w:r>
        <w:r>
          <w:t>con</w:t>
        </w:r>
        <w:r w:rsidRPr="009627B4">
          <w:t xml:space="preserve"> </w:t>
        </w:r>
        <w:proofErr w:type="spellStart"/>
        <w:r w:rsidRPr="009627B4">
          <w:t>waypoints</w:t>
        </w:r>
        <w:proofErr w:type="spellEnd"/>
      </w:ins>
    </w:p>
    <w:p w14:paraId="4D865C00" w14:textId="77777777" w:rsidR="001F6BBC" w:rsidRDefault="001F6BBC">
      <w:pPr>
        <w:jc w:val="both"/>
        <w:rPr>
          <w:ins w:id="4782" w:author="Orion" w:date="2011-07-05T13:48:00Z"/>
          <w:rFonts w:cs="Times New Roman"/>
        </w:rPr>
        <w:pPrChange w:id="4783" w:author="Orion" w:date="2011-06-26T12:33:00Z">
          <w:pPr/>
        </w:pPrChange>
      </w:pPr>
    </w:p>
    <w:p w14:paraId="36843C66" w14:textId="4349F943" w:rsidR="001F6BBC" w:rsidRDefault="001F6BBC">
      <w:pPr>
        <w:jc w:val="both"/>
        <w:rPr>
          <w:ins w:id="4784" w:author="Orion" w:date="2011-07-05T13:48:00Z"/>
          <w:rFonts w:cs="Times New Roman"/>
        </w:rPr>
        <w:pPrChange w:id="4785" w:author="Orion" w:date="2011-06-26T12:33:00Z">
          <w:pPr/>
        </w:pPrChange>
      </w:pPr>
      <w:ins w:id="4786" w:author="Orion" w:date="2011-07-05T13:49:00Z">
        <w:r>
          <w:rPr>
            <w:rFonts w:cs="Times New Roman"/>
          </w:rPr>
          <w:t xml:space="preserve">Otro tipo de caso básico con dos aviones es aquel en el que hay </w:t>
        </w:r>
        <w:proofErr w:type="spellStart"/>
        <w:r>
          <w:rPr>
            <w:rFonts w:cs="Times New Roman"/>
          </w:rPr>
          <w:t>waypoints</w:t>
        </w:r>
      </w:ins>
      <w:proofErr w:type="spellEnd"/>
      <w:ins w:id="4787" w:author="Orion" w:date="2011-07-05T13:50:00Z">
        <w:r>
          <w:rPr>
            <w:rFonts w:cs="Times New Roman"/>
          </w:rPr>
          <w:t xml:space="preserve">. Es estos caos se podrá </w:t>
        </w:r>
      </w:ins>
      <w:ins w:id="4788" w:author="Orion" w:date="2011-07-05T13:49:00Z">
        <w:r>
          <w:rPr>
            <w:rFonts w:cs="Times New Roman"/>
          </w:rPr>
          <w:t xml:space="preserve">observar como  los pilotos </w:t>
        </w:r>
      </w:ins>
      <w:ins w:id="4789" w:author="Orion" w:date="2011-07-05T13:50:00Z">
        <w:r>
          <w:rPr>
            <w:rFonts w:cs="Times New Roman"/>
          </w:rPr>
          <w:t>gestionan el paso de estos pasos intermedios en las distintas situaciones.</w:t>
        </w:r>
      </w:ins>
      <w:ins w:id="4790" w:author="Orion" w:date="2011-07-05T13:51:00Z">
        <w:r>
          <w:rPr>
            <w:rFonts w:cs="Times New Roman"/>
          </w:rPr>
          <w:t xml:space="preserve"> Se va a proponer un ejemplo donde, parecido al anterior, ambas aeronaves salen de aeropuertos opuestos y tendr</w:t>
        </w:r>
      </w:ins>
      <w:ins w:id="4791" w:author="Orion" w:date="2011-07-05T13:52:00Z">
        <w:r>
          <w:rPr>
            <w:rFonts w:cs="Times New Roman"/>
          </w:rPr>
          <w:t xml:space="preserve">án que pasar por una serie de </w:t>
        </w:r>
        <w:proofErr w:type="spellStart"/>
        <w:r>
          <w:rPr>
            <w:rFonts w:cs="Times New Roman"/>
          </w:rPr>
          <w:t>waypoints</w:t>
        </w:r>
        <w:proofErr w:type="spellEnd"/>
        <w:r>
          <w:rPr>
            <w:rFonts w:cs="Times New Roman"/>
          </w:rPr>
          <w:t xml:space="preserve"> dispuestos de tal manera que ambos aviones se crucen relativamente cerca en alg</w:t>
        </w:r>
      </w:ins>
      <w:ins w:id="4792" w:author="Orion" w:date="2011-07-05T13:53:00Z">
        <w:r>
          <w:rPr>
            <w:rFonts w:cs="Times New Roman"/>
          </w:rPr>
          <w:t>ún punto.</w:t>
        </w:r>
      </w:ins>
      <w:ins w:id="4793" w:author="Orion" w:date="2011-07-05T13:55:00Z">
        <w:r w:rsidR="00AF49D4">
          <w:rPr>
            <w:rFonts w:cs="Times New Roman"/>
          </w:rPr>
          <w:t xml:space="preserve"> El igual que en el caso anterior se va a realizar un estudio dependiendo de los valores de comportamiento de los pilotos:</w:t>
        </w:r>
      </w:ins>
    </w:p>
    <w:p w14:paraId="52FFFF75" w14:textId="77777777" w:rsidR="001F6BBC" w:rsidRDefault="001F6BBC">
      <w:pPr>
        <w:jc w:val="both"/>
        <w:rPr>
          <w:ins w:id="4794" w:author="Orion" w:date="2011-07-05T13:48:00Z"/>
          <w:rFonts w:cs="Times New Roman"/>
        </w:rPr>
        <w:pPrChange w:id="4795" w:author="Orion" w:date="2011-06-26T12:33:00Z">
          <w:pPr/>
        </w:pPrChange>
      </w:pPr>
    </w:p>
    <w:p w14:paraId="21E8A1F5" w14:textId="572960F7" w:rsidR="006B5FB9" w:rsidRDefault="00AF49D4">
      <w:pPr>
        <w:pStyle w:val="ListParagraph"/>
        <w:numPr>
          <w:ilvl w:val="0"/>
          <w:numId w:val="36"/>
        </w:numPr>
        <w:jc w:val="both"/>
        <w:rPr>
          <w:ins w:id="4796" w:author="Orion" w:date="2011-07-05T13:56:00Z"/>
          <w:rFonts w:cs="Times New Roman"/>
        </w:rPr>
        <w:pPrChange w:id="4797" w:author="Orion" w:date="2011-06-26T12:33:00Z">
          <w:pPr/>
        </w:pPrChange>
      </w:pPr>
      <w:ins w:id="4798" w:author="Orion" w:date="2011-07-05T13:55:00Z">
        <w:r w:rsidRPr="0080539F">
          <w:rPr>
            <w:rFonts w:cs="Times New Roman"/>
          </w:rPr>
          <w:t xml:space="preserve">En el </w:t>
        </w:r>
      </w:ins>
      <w:ins w:id="4799" w:author="Orion" w:date="2011-07-05T13:56:00Z">
        <w:r w:rsidRPr="0080539F">
          <w:rPr>
            <w:rFonts w:cs="Times New Roman"/>
          </w:rPr>
          <w:t xml:space="preserve">caso de que los pilotos tengan gran estrés y fatiga, y </w:t>
        </w:r>
      </w:ins>
      <w:ins w:id="4800" w:author="Orion" w:date="2011-07-05T13:59:00Z">
        <w:r w:rsidRPr="001A6225">
          <w:rPr>
            <w:rFonts w:cs="Times New Roman"/>
          </w:rPr>
          <w:t>poca</w:t>
        </w:r>
      </w:ins>
      <w:ins w:id="4801" w:author="Orion" w:date="2011-07-05T13:56:00Z">
        <w:r w:rsidRPr="001A6225">
          <w:rPr>
            <w:rFonts w:cs="Times New Roman"/>
          </w:rPr>
          <w:t xml:space="preserve"> experiencia,</w:t>
        </w:r>
        <w:r w:rsidRPr="00A7471E">
          <w:rPr>
            <w:rFonts w:cs="Times New Roman"/>
          </w:rPr>
          <w:t xml:space="preserve"> </w:t>
        </w:r>
      </w:ins>
      <w:ins w:id="4802" w:author="Orion" w:date="2011-07-05T14:02:00Z">
        <w:r w:rsidR="0006481D">
          <w:rPr>
            <w:rFonts w:cs="Times New Roman"/>
          </w:rPr>
          <w:t>para</w:t>
        </w:r>
      </w:ins>
      <w:ins w:id="4803" w:author="Orion" w:date="2011-07-05T13:56:00Z">
        <w:r w:rsidRPr="0080539F">
          <w:rPr>
            <w:rFonts w:cs="Times New Roman"/>
          </w:rPr>
          <w:t xml:space="preserve"> este caso</w:t>
        </w:r>
      </w:ins>
      <w:ins w:id="4804" w:author="Orion" w:date="2011-07-05T14:02:00Z">
        <w:r w:rsidR="0006481D">
          <w:rPr>
            <w:rFonts w:cs="Times New Roman"/>
          </w:rPr>
          <w:t xml:space="preserve"> </w:t>
        </w:r>
      </w:ins>
      <w:ins w:id="4805" w:author="Orion" w:date="2011-07-05T14:01:00Z">
        <w:r w:rsidR="0006481D">
          <w:rPr>
            <w:rFonts w:cs="Times New Roman"/>
          </w:rPr>
          <w:t>se han usado</w:t>
        </w:r>
      </w:ins>
      <w:ins w:id="4806" w:author="Orion" w:date="2011-07-05T13:56:00Z">
        <w:r w:rsidRPr="0080539F">
          <w:rPr>
            <w:rFonts w:cs="Times New Roman"/>
          </w:rPr>
          <w:t xml:space="preserve"> los valores </w:t>
        </w:r>
      </w:ins>
      <w:ins w:id="4807" w:author="Orion" w:date="2011-07-05T13:45:00Z">
        <w:r w:rsidR="006B5FB9" w:rsidRPr="0080539F">
          <w:rPr>
            <w:rFonts w:cs="Times New Roman"/>
          </w:rPr>
          <w:t>98%, 98%, 5%</w:t>
        </w:r>
      </w:ins>
      <w:ins w:id="4808" w:author="Orion" w:date="2011-07-05T13:56:00Z">
        <w:r>
          <w:rPr>
            <w:rFonts w:cs="Times New Roman"/>
          </w:rPr>
          <w:t xml:space="preserve"> respectivamente, se p</w:t>
        </w:r>
      </w:ins>
      <w:ins w:id="4809" w:author="Orion" w:date="2011-07-05T13:57:00Z">
        <w:r>
          <w:rPr>
            <w:rFonts w:cs="Times New Roman"/>
          </w:rPr>
          <w:t>r</w:t>
        </w:r>
      </w:ins>
      <w:ins w:id="4810" w:author="Orion" w:date="2011-07-05T13:56:00Z">
        <w:r>
          <w:rPr>
            <w:rFonts w:cs="Times New Roman"/>
          </w:rPr>
          <w:t xml:space="preserve">oduce un </w:t>
        </w:r>
      </w:ins>
      <w:ins w:id="4811" w:author="Orion" w:date="2011-07-05T13:57:00Z">
        <w:r>
          <w:rPr>
            <w:rFonts w:cs="Times New Roman"/>
          </w:rPr>
          <w:t xml:space="preserve">hecho </w:t>
        </w:r>
      </w:ins>
      <w:ins w:id="4812" w:author="Orion" w:date="2011-07-05T13:59:00Z">
        <w:r w:rsidR="002B3B09">
          <w:rPr>
            <w:rFonts w:cs="Times New Roman"/>
          </w:rPr>
          <w:t>interesante</w:t>
        </w:r>
      </w:ins>
      <w:ins w:id="4813" w:author="Orion" w:date="2011-07-05T13:57:00Z">
        <w:r>
          <w:rPr>
            <w:rFonts w:cs="Times New Roman"/>
          </w:rPr>
          <w:t xml:space="preserve"> que es que los pilotos tardan tanto en gestionar las órdenes</w:t>
        </w:r>
        <w:r w:rsidR="00080145">
          <w:rPr>
            <w:rFonts w:cs="Times New Roman"/>
          </w:rPr>
          <w:t xml:space="preserve"> de conflicto que, en ciertas ocasiones, </w:t>
        </w:r>
        <w:r>
          <w:rPr>
            <w:rFonts w:cs="Times New Roman"/>
          </w:rPr>
          <w:t>dicha</w:t>
        </w:r>
      </w:ins>
      <w:ins w:id="4814" w:author="Orion" w:date="2011-07-05T14:02:00Z">
        <w:r w:rsidR="00080145">
          <w:rPr>
            <w:rFonts w:cs="Times New Roman"/>
          </w:rPr>
          <w:t>s</w:t>
        </w:r>
      </w:ins>
      <w:ins w:id="4815" w:author="Orion" w:date="2011-07-05T13:57:00Z">
        <w:r>
          <w:rPr>
            <w:rFonts w:cs="Times New Roman"/>
          </w:rPr>
          <w:t xml:space="preserve"> gesti</w:t>
        </w:r>
      </w:ins>
      <w:ins w:id="4816" w:author="Orion" w:date="2011-07-05T14:02:00Z">
        <w:r w:rsidR="00080145">
          <w:rPr>
            <w:rFonts w:cs="Times New Roman"/>
          </w:rPr>
          <w:t>o</w:t>
        </w:r>
      </w:ins>
      <w:ins w:id="4817" w:author="Orion" w:date="2011-07-05T13:57:00Z">
        <w:r>
          <w:rPr>
            <w:rFonts w:cs="Times New Roman"/>
          </w:rPr>
          <w:t>n</w:t>
        </w:r>
      </w:ins>
      <w:ins w:id="4818" w:author="Orion" w:date="2011-07-05T14:02:00Z">
        <w:r w:rsidR="00080145">
          <w:rPr>
            <w:rFonts w:cs="Times New Roman"/>
          </w:rPr>
          <w:t>es</w:t>
        </w:r>
      </w:ins>
      <w:ins w:id="4819" w:author="Orion" w:date="2011-07-05T13:57:00Z">
        <w:r>
          <w:rPr>
            <w:rFonts w:cs="Times New Roman"/>
          </w:rPr>
          <w:t xml:space="preserve"> se solapa con la del paso de los puntos </w:t>
        </w:r>
      </w:ins>
      <w:ins w:id="4820" w:author="Orion" w:date="2011-07-05T13:58:00Z">
        <w:r>
          <w:rPr>
            <w:rFonts w:cs="Times New Roman"/>
          </w:rPr>
          <w:t>intermedios.</w:t>
        </w:r>
      </w:ins>
      <w:ins w:id="4821" w:author="Orion" w:date="2011-07-05T14:00:00Z">
        <w:r w:rsidR="0006481D">
          <w:rPr>
            <w:rFonts w:cs="Times New Roman"/>
          </w:rPr>
          <w:t xml:space="preserve"> </w:t>
        </w:r>
      </w:ins>
      <w:ins w:id="4822" w:author="Orion" w:date="2011-07-05T14:04:00Z">
        <w:r w:rsidR="00A85B1F">
          <w:rPr>
            <w:rFonts w:cs="Times New Roman"/>
          </w:rPr>
          <w:t xml:space="preserve">De este modo si se observan la </w:t>
        </w:r>
        <w:r w:rsidR="00A85B1F">
          <w:rPr>
            <w:rFonts w:cs="Times New Roman"/>
          </w:rPr>
          <w:fldChar w:fldCharType="begin"/>
        </w:r>
        <w:r w:rsidR="00A85B1F">
          <w:rPr>
            <w:rFonts w:cs="Times New Roman"/>
          </w:rPr>
          <w:instrText xml:space="preserve"> REF _Ref297638017 \h </w:instrText>
        </w:r>
      </w:ins>
      <w:r w:rsidR="00A85B1F">
        <w:rPr>
          <w:rFonts w:cs="Times New Roman"/>
        </w:rPr>
      </w:r>
      <w:r w:rsidR="00A85B1F">
        <w:rPr>
          <w:rFonts w:cs="Times New Roman"/>
        </w:rPr>
        <w:fldChar w:fldCharType="separate"/>
      </w:r>
      <w:ins w:id="4823" w:author="Orion" w:date="2011-07-05T14:04:00Z">
        <w:r w:rsidR="00A85B1F">
          <w:t xml:space="preserve">Ilustración </w:t>
        </w:r>
        <w:r w:rsidR="00A85B1F">
          <w:rPr>
            <w:noProof/>
          </w:rPr>
          <w:t>11</w:t>
        </w:r>
        <w:r w:rsidR="00A85B1F">
          <w:rPr>
            <w:rFonts w:cs="Times New Roman"/>
          </w:rPr>
          <w:fldChar w:fldCharType="end"/>
        </w:r>
      </w:ins>
      <w:ins w:id="4824" w:author="Orion" w:date="2011-07-05T14:05:00Z">
        <w:r w:rsidR="00A85B1F">
          <w:rPr>
            <w:rFonts w:cs="Times New Roman"/>
          </w:rPr>
          <w:t xml:space="preserve"> </w:t>
        </w:r>
      </w:ins>
      <w:ins w:id="4825" w:author="Orion" w:date="2011-07-05T14:04:00Z">
        <w:r w:rsidR="00A85B1F">
          <w:rPr>
            <w:rFonts w:cs="Times New Roman"/>
          </w:rPr>
          <w:t xml:space="preserve">y </w:t>
        </w:r>
      </w:ins>
      <w:ins w:id="4826" w:author="Orion" w:date="2011-07-05T14:05:00Z">
        <w:r w:rsidR="00A85B1F">
          <w:rPr>
            <w:rFonts w:cs="Times New Roman"/>
          </w:rPr>
          <w:t>la</w:t>
        </w:r>
      </w:ins>
      <w:ins w:id="4827" w:author="Orion" w:date="2011-07-05T14:04:00Z">
        <w:r w:rsidR="00A85B1F">
          <w:rPr>
            <w:rFonts w:cs="Times New Roman"/>
          </w:rPr>
          <w:t xml:space="preserve"> </w:t>
        </w:r>
      </w:ins>
      <w:ins w:id="4828" w:author="Orion" w:date="2011-07-05T14:05:00Z">
        <w:r w:rsidR="00A85B1F">
          <w:rPr>
            <w:rFonts w:cs="Times New Roman"/>
          </w:rPr>
          <w:fldChar w:fldCharType="begin"/>
        </w:r>
        <w:r w:rsidR="00A85B1F">
          <w:rPr>
            <w:rFonts w:cs="Times New Roman"/>
          </w:rPr>
          <w:instrText xml:space="preserve"> REF _Ref297638028 \h </w:instrText>
        </w:r>
      </w:ins>
      <w:r w:rsidR="00A85B1F">
        <w:rPr>
          <w:rFonts w:cs="Times New Roman"/>
        </w:rPr>
      </w:r>
      <w:r w:rsidR="00A85B1F">
        <w:rPr>
          <w:rFonts w:cs="Times New Roman"/>
        </w:rPr>
        <w:fldChar w:fldCharType="separate"/>
      </w:r>
      <w:ins w:id="4829" w:author="Orion" w:date="2011-07-05T14:05:00Z">
        <w:r w:rsidR="00A85B1F">
          <w:t xml:space="preserve">Ilustración </w:t>
        </w:r>
        <w:r w:rsidR="00A85B1F">
          <w:rPr>
            <w:noProof/>
          </w:rPr>
          <w:t>12</w:t>
        </w:r>
        <w:r w:rsidR="00A85B1F">
          <w:rPr>
            <w:rFonts w:cs="Times New Roman"/>
          </w:rPr>
          <w:fldChar w:fldCharType="end"/>
        </w:r>
        <w:r w:rsidR="00A85B1F">
          <w:rPr>
            <w:rFonts w:cs="Times New Roman"/>
          </w:rPr>
          <w:t xml:space="preserve"> </w:t>
        </w:r>
        <w:r w:rsidR="000230BE">
          <w:rPr>
            <w:rFonts w:cs="Times New Roman"/>
          </w:rPr>
          <w:t xml:space="preserve">simultáneamente puede verse que el avión </w:t>
        </w:r>
      </w:ins>
      <w:ins w:id="4830" w:author="Orion" w:date="2011-07-05T14:11:00Z">
        <w:r w:rsidR="00EF7F9C">
          <w:rPr>
            <w:rFonts w:cs="Times New Roman"/>
          </w:rPr>
          <w:t xml:space="preserve"> </w:t>
        </w:r>
        <w:r w:rsidR="00EF7F9C">
          <w:rPr>
            <w:rFonts w:cs="Times New Roman"/>
            <w:i/>
          </w:rPr>
          <w:t>Plane2</w:t>
        </w:r>
      </w:ins>
      <w:ins w:id="4831" w:author="Orion" w:date="2011-07-05T14:07:00Z">
        <w:r w:rsidR="000230BE">
          <w:rPr>
            <w:rFonts w:cs="Times New Roman"/>
          </w:rPr>
          <w:t xml:space="preserve"> </w:t>
        </w:r>
      </w:ins>
      <w:ins w:id="4832" w:author="Orion" w:date="2011-07-05T14:06:00Z">
        <w:r w:rsidR="000230BE">
          <w:rPr>
            <w:rFonts w:cs="Times New Roman"/>
          </w:rPr>
          <w:t>deja de estar en posible riesgo de conflicto, momento en el que recibe la orden de volver a su altitud y velocidad de crucero</w:t>
        </w:r>
      </w:ins>
      <w:ins w:id="4833" w:author="Orion" w:date="2011-07-05T14:07:00Z">
        <w:r w:rsidR="000230BE">
          <w:rPr>
            <w:rFonts w:cs="Times New Roman"/>
          </w:rPr>
          <w:t>,</w:t>
        </w:r>
      </w:ins>
      <w:ins w:id="4834" w:author="Orion" w:date="2011-07-05T14:06:00Z">
        <w:r w:rsidR="000230BE">
          <w:rPr>
            <w:rFonts w:cs="Times New Roman"/>
          </w:rPr>
          <w:t xml:space="preserve"> antes de </w:t>
        </w:r>
      </w:ins>
      <w:ins w:id="4835" w:author="Orion" w:date="2011-07-05T14:07:00Z">
        <w:r w:rsidR="000230BE">
          <w:rPr>
            <w:rFonts w:cs="Times New Roman"/>
          </w:rPr>
          <w:t xml:space="preserve">llegar a su segundo </w:t>
        </w:r>
        <w:proofErr w:type="spellStart"/>
        <w:r w:rsidR="000230BE">
          <w:rPr>
            <w:rFonts w:cs="Times New Roman"/>
          </w:rPr>
          <w:t>waypoint</w:t>
        </w:r>
        <w:proofErr w:type="spellEnd"/>
        <w:r w:rsidR="000230BE">
          <w:rPr>
            <w:rFonts w:cs="Times New Roman"/>
          </w:rPr>
          <w:t xml:space="preserve">. Pero </w:t>
        </w:r>
      </w:ins>
      <w:ins w:id="4836" w:author="Orion" w:date="2011-07-05T14:08:00Z">
        <w:r w:rsidR="000230BE">
          <w:rPr>
            <w:rFonts w:cs="Times New Roman"/>
          </w:rPr>
          <w:t>el piloto no es capaz de procesar esta orden hasta que ha pasado un tiempo, tiempo en el que el avi</w:t>
        </w:r>
      </w:ins>
      <w:ins w:id="4837" w:author="Orion" w:date="2011-07-05T14:09:00Z">
        <w:r w:rsidR="000230BE">
          <w:rPr>
            <w:rFonts w:cs="Times New Roman"/>
          </w:rPr>
          <w:t>ón y</w:t>
        </w:r>
      </w:ins>
      <w:ins w:id="4838" w:author="Orion" w:date="2011-07-05T14:11:00Z">
        <w:r w:rsidR="00EF7F9C">
          <w:rPr>
            <w:rFonts w:cs="Times New Roman"/>
          </w:rPr>
          <w:t>a</w:t>
        </w:r>
      </w:ins>
      <w:ins w:id="4839" w:author="Orion" w:date="2011-07-05T14:09:00Z">
        <w:r w:rsidR="000230BE">
          <w:rPr>
            <w:rFonts w:cs="Times New Roman"/>
          </w:rPr>
          <w:t xml:space="preserve"> habrá rebasado su próximo</w:t>
        </w:r>
      </w:ins>
      <w:ins w:id="4840" w:author="Orion" w:date="2011-07-05T14:07:00Z">
        <w:r w:rsidR="000230BE">
          <w:rPr>
            <w:rFonts w:cs="Times New Roman"/>
          </w:rPr>
          <w:t xml:space="preserve"> </w:t>
        </w:r>
        <w:proofErr w:type="spellStart"/>
        <w:r w:rsidR="000230BE">
          <w:rPr>
            <w:rFonts w:cs="Times New Roman"/>
          </w:rPr>
          <w:t>waypoint</w:t>
        </w:r>
      </w:ins>
      <w:proofErr w:type="spellEnd"/>
      <w:ins w:id="4841" w:author="Orion" w:date="2011-07-05T14:09:00Z">
        <w:r w:rsidR="000230BE">
          <w:rPr>
            <w:rFonts w:cs="Times New Roman"/>
          </w:rPr>
          <w:t>.</w:t>
        </w:r>
      </w:ins>
    </w:p>
    <w:p w14:paraId="394A66C6" w14:textId="77777777" w:rsidR="00AF49D4" w:rsidRPr="0080539F" w:rsidRDefault="00AF49D4">
      <w:pPr>
        <w:pStyle w:val="ListParagraph"/>
        <w:jc w:val="both"/>
        <w:rPr>
          <w:ins w:id="4842" w:author="Orion" w:date="2011-07-05T13:17:00Z"/>
          <w:rFonts w:cs="Times New Roman"/>
        </w:rPr>
        <w:pPrChange w:id="4843" w:author="Orion" w:date="2011-07-05T13:58:00Z">
          <w:pPr/>
        </w:pPrChange>
      </w:pPr>
    </w:p>
    <w:p w14:paraId="32D8BA7E" w14:textId="25770456" w:rsidR="00DF52F5" w:rsidRDefault="00EF7F9C">
      <w:pPr>
        <w:jc w:val="both"/>
        <w:rPr>
          <w:ins w:id="4844" w:author="Orion" w:date="2011-07-05T13:02:00Z"/>
          <w:rFonts w:cs="Times New Roman"/>
        </w:rPr>
        <w:pPrChange w:id="4845" w:author="Orion" w:date="2011-06-26T12:33:00Z">
          <w:pPr/>
        </w:pPrChange>
      </w:pPr>
      <w:ins w:id="4846" w:author="Orion" w:date="2011-07-05T14:10:00Z">
        <w:r w:rsidRPr="00547764">
          <w:rPr>
            <w:rFonts w:cs="Times New Roman"/>
            <w:noProof/>
            <w:lang w:eastAsia="es-ES" w:bidi="ar-SA"/>
          </w:rPr>
          <w:drawing>
            <wp:inline distT="0" distB="0" distL="0" distR="0" wp14:anchorId="5E784076" wp14:editId="61EE14FB">
              <wp:extent cx="6113780" cy="3806190"/>
              <wp:effectExtent l="0" t="0" r="1270" b="3810"/>
              <wp:docPr id="44" name="Picture 44" descr="E:\Master SI\TFM\doc\img\Untitled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ster SI\TFM\doc\img\Untitled23.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ins>
    </w:p>
    <w:p w14:paraId="44785567" w14:textId="16708AE0" w:rsidR="00260A98" w:rsidRDefault="00CD4C4B">
      <w:pPr>
        <w:pStyle w:val="Caption"/>
        <w:rPr>
          <w:ins w:id="4847" w:author="Orion" w:date="2011-07-05T13:29:00Z"/>
          <w:rFonts w:cs="Times New Roman"/>
        </w:rPr>
        <w:pPrChange w:id="4848" w:author="Orion" w:date="2011-07-05T14:03:00Z">
          <w:pPr/>
        </w:pPrChange>
      </w:pPr>
      <w:bookmarkStart w:id="4849" w:name="_Ref297638017"/>
      <w:ins w:id="4850" w:author="Orion" w:date="2011-07-05T14:03:00Z">
        <w:r>
          <w:t xml:space="preserve">Ilustración </w:t>
        </w:r>
        <w:r>
          <w:fldChar w:fldCharType="begin"/>
        </w:r>
        <w:r>
          <w:instrText xml:space="preserve"> SEQ Ilustración \* ARABIC </w:instrText>
        </w:r>
      </w:ins>
      <w:r>
        <w:fldChar w:fldCharType="separate"/>
      </w:r>
      <w:ins w:id="4851" w:author="Orion" w:date="2011-07-06T16:25:00Z">
        <w:r w:rsidR="00162D18">
          <w:rPr>
            <w:noProof/>
          </w:rPr>
          <w:t>11</w:t>
        </w:r>
      </w:ins>
      <w:ins w:id="4852" w:author="Orion" w:date="2011-07-05T14:03:00Z">
        <w:r>
          <w:fldChar w:fldCharType="end"/>
        </w:r>
      </w:ins>
      <w:bookmarkEnd w:id="4849"/>
    </w:p>
    <w:p w14:paraId="36C2ABCB" w14:textId="479CEFD1" w:rsidR="001D5A64" w:rsidRPr="00431346" w:rsidRDefault="00D40ACE">
      <w:pPr>
        <w:ind w:left="709"/>
        <w:jc w:val="both"/>
        <w:rPr>
          <w:ins w:id="4853" w:author="Orion" w:date="2011-07-05T13:29:00Z"/>
          <w:rFonts w:cs="Times New Roman"/>
        </w:rPr>
        <w:pPrChange w:id="4854" w:author="Orion" w:date="2011-07-06T15:49:00Z">
          <w:pPr/>
        </w:pPrChange>
      </w:pPr>
      <w:ins w:id="4855" w:author="Orion" w:date="2011-07-05T14:11:00Z">
        <w:r>
          <w:rPr>
            <w:rFonts w:cs="Times New Roman"/>
          </w:rPr>
          <w:t>Esta imagen</w:t>
        </w:r>
      </w:ins>
      <w:ins w:id="4856" w:author="Orion" w:date="2011-07-06T14:48:00Z">
        <w:r w:rsidR="001B6ECB">
          <w:rPr>
            <w:rFonts w:cs="Times New Roman"/>
          </w:rPr>
          <w:t xml:space="preserve"> (</w:t>
        </w:r>
        <w:r w:rsidR="001B6ECB">
          <w:rPr>
            <w:rFonts w:cs="Times New Roman"/>
          </w:rPr>
          <w:fldChar w:fldCharType="begin"/>
        </w:r>
        <w:r w:rsidR="001B6ECB">
          <w:rPr>
            <w:rFonts w:cs="Times New Roman"/>
          </w:rPr>
          <w:instrText xml:space="preserve"> REF _Ref297638017 \h </w:instrText>
        </w:r>
      </w:ins>
      <w:r w:rsidR="001B6ECB">
        <w:rPr>
          <w:rFonts w:cs="Times New Roman"/>
        </w:rPr>
      </w:r>
      <w:r w:rsidR="001B6ECB">
        <w:rPr>
          <w:rFonts w:cs="Times New Roman"/>
        </w:rPr>
        <w:fldChar w:fldCharType="separate"/>
      </w:r>
      <w:ins w:id="4857" w:author="Orion" w:date="2011-07-06T14:48:00Z">
        <w:r w:rsidR="001B6ECB">
          <w:t xml:space="preserve">Ilustración </w:t>
        </w:r>
        <w:r w:rsidR="001B6ECB">
          <w:rPr>
            <w:noProof/>
          </w:rPr>
          <w:t>11</w:t>
        </w:r>
        <w:r w:rsidR="001B6ECB">
          <w:rPr>
            <w:rFonts w:cs="Times New Roman"/>
          </w:rPr>
          <w:fldChar w:fldCharType="end"/>
        </w:r>
        <w:r w:rsidR="001B6ECB">
          <w:rPr>
            <w:rFonts w:cs="Times New Roman"/>
          </w:rPr>
          <w:t>)</w:t>
        </w:r>
      </w:ins>
      <w:ins w:id="4858" w:author="Orion" w:date="2011-07-05T14:11:00Z">
        <w:r>
          <w:rPr>
            <w:rFonts w:cs="Times New Roman"/>
          </w:rPr>
          <w:t xml:space="preserve"> refleja el </w:t>
        </w:r>
      </w:ins>
      <w:ins w:id="4859" w:author="Orion" w:date="2011-07-06T14:48:00Z">
        <w:r w:rsidR="001B6ECB">
          <w:rPr>
            <w:rFonts w:cs="Times New Roman"/>
          </w:rPr>
          <w:t>momento</w:t>
        </w:r>
      </w:ins>
      <w:ins w:id="4860" w:author="Orion" w:date="2011-07-05T14:11:00Z">
        <w:r>
          <w:rPr>
            <w:rFonts w:cs="Times New Roman"/>
          </w:rPr>
          <w:t xml:space="preserve"> </w:t>
        </w:r>
      </w:ins>
      <w:ins w:id="4861" w:author="Orion" w:date="2011-07-05T14:13:00Z">
        <w:r>
          <w:rPr>
            <w:rFonts w:cs="Times New Roman"/>
          </w:rPr>
          <w:t>exacto</w:t>
        </w:r>
      </w:ins>
      <w:ins w:id="4862" w:author="Orion" w:date="2011-07-05T14:12:00Z">
        <w:r>
          <w:rPr>
            <w:rFonts w:cs="Times New Roman"/>
          </w:rPr>
          <w:t xml:space="preserve"> en el que los aviones dejan de estar en confli</w:t>
        </w:r>
        <w:r w:rsidR="00680158">
          <w:rPr>
            <w:rFonts w:cs="Times New Roman"/>
          </w:rPr>
          <w:t xml:space="preserve">cto y por lo tanto reciben las </w:t>
        </w:r>
      </w:ins>
      <w:ins w:id="4863" w:author="Orion" w:date="2011-07-06T14:49:00Z">
        <w:r w:rsidR="00680158">
          <w:rPr>
            <w:rFonts w:cs="Times New Roman"/>
          </w:rPr>
          <w:t>ó</w:t>
        </w:r>
      </w:ins>
      <w:ins w:id="4864" w:author="Orion" w:date="2011-07-05T14:12:00Z">
        <w:r>
          <w:rPr>
            <w:rFonts w:cs="Times New Roman"/>
          </w:rPr>
          <w:t>rdene</w:t>
        </w:r>
      </w:ins>
      <w:ins w:id="4865" w:author="Orion" w:date="2011-07-06T14:49:00Z">
        <w:r w:rsidR="00680158">
          <w:rPr>
            <w:rFonts w:cs="Times New Roman"/>
          </w:rPr>
          <w:t>s</w:t>
        </w:r>
      </w:ins>
      <w:ins w:id="4866" w:author="Orion" w:date="2011-07-05T14:12:00Z">
        <w:r>
          <w:rPr>
            <w:rFonts w:cs="Times New Roman"/>
          </w:rPr>
          <w:t xml:space="preserve"> del controlador de volver a sus valores de vuelo de crucero.</w:t>
        </w:r>
      </w:ins>
      <w:ins w:id="4867" w:author="Orion" w:date="2011-07-05T14:13:00Z">
        <w:r w:rsidR="00431346">
          <w:rPr>
            <w:rFonts w:cs="Times New Roman"/>
          </w:rPr>
          <w:t xml:space="preserve"> Es importante reflejar que el avión </w:t>
        </w:r>
        <w:r w:rsidR="00431346">
          <w:rPr>
            <w:rFonts w:cs="Times New Roman"/>
            <w:i/>
          </w:rPr>
          <w:t>Plane1</w:t>
        </w:r>
        <w:r w:rsidR="00431346">
          <w:rPr>
            <w:rFonts w:cs="Times New Roman"/>
          </w:rPr>
          <w:t xml:space="preserve"> entro en riesgo antes de rebasar su segundo </w:t>
        </w:r>
        <w:proofErr w:type="spellStart"/>
        <w:r w:rsidR="00431346">
          <w:rPr>
            <w:rFonts w:cs="Times New Roman"/>
          </w:rPr>
          <w:t>waypoint</w:t>
        </w:r>
        <w:proofErr w:type="spellEnd"/>
        <w:r w:rsidR="00431346">
          <w:rPr>
            <w:rFonts w:cs="Times New Roman"/>
          </w:rPr>
          <w:t xml:space="preserve"> y sale de este riego después de haberlo rebasado. </w:t>
        </w:r>
      </w:ins>
      <w:ins w:id="4868" w:author="Orion" w:date="2011-07-06T14:51:00Z">
        <w:r w:rsidR="009B4835">
          <w:rPr>
            <w:rFonts w:cs="Times New Roman"/>
          </w:rPr>
          <w:t>En este caso e</w:t>
        </w:r>
      </w:ins>
      <w:ins w:id="4869" w:author="Orion" w:date="2011-07-05T14:14:00Z">
        <w:r w:rsidR="00431346">
          <w:rPr>
            <w:rFonts w:cs="Times New Roman"/>
          </w:rPr>
          <w:t xml:space="preserve">l comportamiento </w:t>
        </w:r>
      </w:ins>
      <w:ins w:id="4870" w:author="Orion" w:date="2011-07-06T14:51:00Z">
        <w:r w:rsidR="009B4835">
          <w:rPr>
            <w:rFonts w:cs="Times New Roman"/>
          </w:rPr>
          <w:t xml:space="preserve">que tiene el piloto es un claro ejemplo de lo descrito en la </w:t>
        </w:r>
      </w:ins>
      <w:ins w:id="4871" w:author="Orion" w:date="2011-07-06T14:52:00Z">
        <w:r w:rsidR="009B4835">
          <w:rPr>
            <w:rFonts w:cs="Times New Roman"/>
          </w:rPr>
          <w:fldChar w:fldCharType="begin"/>
        </w:r>
        <w:r w:rsidR="009B4835">
          <w:rPr>
            <w:rFonts w:cs="Times New Roman"/>
          </w:rPr>
          <w:instrText xml:space="preserve"> REF _Ref297727267 \h </w:instrText>
        </w:r>
      </w:ins>
      <w:r w:rsidR="009B4835">
        <w:rPr>
          <w:rFonts w:cs="Times New Roman"/>
        </w:rPr>
      </w:r>
      <w:r w:rsidR="009B4835">
        <w:rPr>
          <w:rFonts w:cs="Times New Roman"/>
        </w:rPr>
        <w:fldChar w:fldCharType="separate"/>
      </w:r>
      <w:ins w:id="4872" w:author="Orion" w:date="2011-07-06T14:52:00Z">
        <w:r w:rsidR="009B4835">
          <w:fldChar w:fldCharType="begin"/>
        </w:r>
        <w:r w:rsidR="009B4835">
          <w:instrText xml:space="preserve"> REF _Ref297663867 \h </w:instrText>
        </w:r>
      </w:ins>
      <w:r w:rsidR="009B4835">
        <w:fldChar w:fldCharType="separate"/>
      </w:r>
      <w:ins w:id="4873" w:author="Orion" w:date="2011-07-06T14:52:00Z">
        <w:r w:rsidR="009B4835">
          <w:t xml:space="preserve">Figura </w:t>
        </w:r>
        <w:r w:rsidR="009B4835">
          <w:rPr>
            <w:noProof/>
          </w:rPr>
          <w:t>23</w:t>
        </w:r>
        <w:r w:rsidR="009B4835">
          <w:fldChar w:fldCharType="end"/>
        </w:r>
        <w:r w:rsidR="009B4835">
          <w:rPr>
            <w:rFonts w:cs="Times New Roman"/>
          </w:rPr>
          <w:fldChar w:fldCharType="end"/>
        </w:r>
      </w:ins>
      <w:ins w:id="4874" w:author="Orion" w:date="2011-07-06T14:53:00Z">
        <w:r w:rsidR="009B4835">
          <w:rPr>
            <w:rFonts w:cs="Times New Roman"/>
          </w:rPr>
          <w:t>, donde este tiene que gestionar el paso al siguiente tramo a la vez que su avi</w:t>
        </w:r>
      </w:ins>
      <w:ins w:id="4875" w:author="Orion" w:date="2011-07-06T14:54:00Z">
        <w:r w:rsidR="009B4835">
          <w:rPr>
            <w:rFonts w:cs="Times New Roman"/>
          </w:rPr>
          <w:t>ón se encuentra en situación de riesgo de conflicto.</w:t>
        </w:r>
      </w:ins>
    </w:p>
    <w:p w14:paraId="755FE3E2" w14:textId="77777777" w:rsidR="00C07636" w:rsidRDefault="00C07636">
      <w:pPr>
        <w:ind w:left="709"/>
        <w:jc w:val="both"/>
        <w:rPr>
          <w:ins w:id="4876" w:author="Orion" w:date="2011-07-06T15:45:00Z"/>
          <w:rFonts w:cs="Times New Roman"/>
        </w:rPr>
        <w:pPrChange w:id="4877" w:author="Orion" w:date="2011-07-06T15:49:00Z">
          <w:pPr/>
        </w:pPrChange>
      </w:pPr>
    </w:p>
    <w:p w14:paraId="65456B07" w14:textId="1FD04CA9" w:rsidR="001D5A64" w:rsidRDefault="00C07636">
      <w:pPr>
        <w:jc w:val="both"/>
        <w:rPr>
          <w:ins w:id="4878" w:author="Orion" w:date="2011-07-05T13:02:00Z"/>
          <w:rFonts w:cs="Times New Roman"/>
        </w:rPr>
        <w:pPrChange w:id="4879" w:author="Orion" w:date="2011-06-26T12:33:00Z">
          <w:pPr/>
        </w:pPrChange>
      </w:pPr>
      <w:ins w:id="4880" w:author="Orion" w:date="2011-07-06T15:46:00Z">
        <w:r w:rsidRPr="00547764">
          <w:rPr>
            <w:rFonts w:cs="Times New Roman"/>
            <w:noProof/>
            <w:lang w:eastAsia="es-ES" w:bidi="ar-SA"/>
          </w:rPr>
          <w:lastRenderedPageBreak/>
          <w:drawing>
            <wp:inline distT="0" distB="0" distL="0" distR="0" wp14:anchorId="18A212CF" wp14:editId="4240B6A3">
              <wp:extent cx="6113780" cy="3806190"/>
              <wp:effectExtent l="0" t="0" r="1270" b="3810"/>
              <wp:docPr id="4" name="Picture 4" descr="E:\Master SI\TFM\doc\img\Untitled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Untitled24.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ins>
    </w:p>
    <w:p w14:paraId="57712EC0" w14:textId="110F327E" w:rsidR="00260A98" w:rsidRDefault="00CD4C4B">
      <w:pPr>
        <w:pStyle w:val="Caption"/>
        <w:rPr>
          <w:ins w:id="4881" w:author="Orion" w:date="2011-07-05T14:03:00Z"/>
          <w:rFonts w:cs="Times New Roman"/>
        </w:rPr>
        <w:pPrChange w:id="4882" w:author="Orion" w:date="2011-07-05T14:03:00Z">
          <w:pPr/>
        </w:pPrChange>
      </w:pPr>
      <w:bookmarkStart w:id="4883" w:name="_Ref297638028"/>
      <w:ins w:id="4884" w:author="Orion" w:date="2011-07-05T14:03:00Z">
        <w:r>
          <w:t xml:space="preserve">Ilustración </w:t>
        </w:r>
        <w:r>
          <w:fldChar w:fldCharType="begin"/>
        </w:r>
        <w:r>
          <w:instrText xml:space="preserve"> SEQ Ilustración \* ARABIC </w:instrText>
        </w:r>
      </w:ins>
      <w:r>
        <w:fldChar w:fldCharType="separate"/>
      </w:r>
      <w:ins w:id="4885" w:author="Orion" w:date="2011-07-06T16:25:00Z">
        <w:r w:rsidR="00162D18">
          <w:rPr>
            <w:noProof/>
          </w:rPr>
          <w:t>12</w:t>
        </w:r>
      </w:ins>
      <w:ins w:id="4886" w:author="Orion" w:date="2011-07-05T14:03:00Z">
        <w:r>
          <w:fldChar w:fldCharType="end"/>
        </w:r>
        <w:bookmarkEnd w:id="4883"/>
      </w:ins>
    </w:p>
    <w:p w14:paraId="768C7B4E" w14:textId="681F2983" w:rsidR="00CD4C4B" w:rsidRDefault="00C07636">
      <w:pPr>
        <w:ind w:left="709"/>
        <w:jc w:val="both"/>
        <w:rPr>
          <w:ins w:id="4887" w:author="Orion" w:date="2011-07-05T13:45:00Z"/>
          <w:rFonts w:cs="Times New Roman"/>
        </w:rPr>
        <w:pPrChange w:id="4888" w:author="Orion" w:date="2011-07-06T15:49:00Z">
          <w:pPr/>
        </w:pPrChange>
      </w:pPr>
      <w:ins w:id="4889" w:author="Orion" w:date="2011-07-06T15:41:00Z">
        <w:r>
          <w:rPr>
            <w:rFonts w:cs="Times New Roman"/>
          </w:rPr>
          <w:t xml:space="preserve">Otro hecho interesante puede verse en la </w:t>
        </w:r>
        <w:r>
          <w:rPr>
            <w:rFonts w:cs="Times New Roman"/>
          </w:rPr>
          <w:fldChar w:fldCharType="begin"/>
        </w:r>
        <w:r>
          <w:rPr>
            <w:rFonts w:cs="Times New Roman"/>
          </w:rPr>
          <w:instrText xml:space="preserve"> REF _Ref297638028 \h </w:instrText>
        </w:r>
      </w:ins>
      <w:r>
        <w:rPr>
          <w:rFonts w:cs="Times New Roman"/>
        </w:rPr>
      </w:r>
      <w:r>
        <w:rPr>
          <w:rFonts w:cs="Times New Roman"/>
        </w:rPr>
        <w:fldChar w:fldCharType="separate"/>
      </w:r>
      <w:ins w:id="4890" w:author="Orion" w:date="2011-07-06T15:41:00Z">
        <w:r>
          <w:t xml:space="preserve">Ilustración </w:t>
        </w:r>
        <w:r>
          <w:rPr>
            <w:noProof/>
          </w:rPr>
          <w:t>12</w:t>
        </w:r>
        <w:r>
          <w:rPr>
            <w:rFonts w:cs="Times New Roman"/>
          </w:rPr>
          <w:fldChar w:fldCharType="end"/>
        </w:r>
      </w:ins>
      <w:ins w:id="4891" w:author="Orion" w:date="2011-07-06T15:46:00Z">
        <w:r>
          <w:rPr>
            <w:rFonts w:cs="Times New Roman"/>
          </w:rPr>
          <w:t xml:space="preserve"> donde el piloto de la aeronave </w:t>
        </w:r>
        <w:r w:rsidRPr="00C07636">
          <w:rPr>
            <w:rFonts w:cs="Times New Roman"/>
            <w:i/>
            <w:rPrChange w:id="4892" w:author="Orion" w:date="2011-07-06T15:47:00Z">
              <w:rPr>
                <w:rFonts w:cs="Times New Roman"/>
              </w:rPr>
            </w:rPrChange>
          </w:rPr>
          <w:t>Plane2</w:t>
        </w:r>
        <w:r>
          <w:rPr>
            <w:rFonts w:cs="Times New Roman"/>
          </w:rPr>
          <w:t xml:space="preserve"> recibi</w:t>
        </w:r>
      </w:ins>
      <w:ins w:id="4893" w:author="Orion" w:date="2011-07-06T15:47:00Z">
        <w:r>
          <w:rPr>
            <w:rFonts w:cs="Times New Roman"/>
          </w:rPr>
          <w:t xml:space="preserve">ó la orden de volver a los parámetros de vuelo de crucero antes de que el </w:t>
        </w:r>
      </w:ins>
      <w:ins w:id="4894" w:author="Orion" w:date="2011-07-06T15:48:00Z">
        <w:r>
          <w:rPr>
            <w:rFonts w:cs="Times New Roman"/>
          </w:rPr>
          <w:t>avión</w:t>
        </w:r>
      </w:ins>
      <w:ins w:id="4895" w:author="Orion" w:date="2011-07-06T15:47:00Z">
        <w:r>
          <w:rPr>
            <w:rFonts w:cs="Times New Roman"/>
          </w:rPr>
          <w:t xml:space="preserve"> </w:t>
        </w:r>
      </w:ins>
      <w:ins w:id="4896" w:author="Orion" w:date="2011-07-06T15:48:00Z">
        <w:r>
          <w:rPr>
            <w:rFonts w:cs="Times New Roman"/>
          </w:rPr>
          <w:t xml:space="preserve">rebasara el su segundo </w:t>
        </w:r>
        <w:proofErr w:type="spellStart"/>
        <w:r>
          <w:rPr>
            <w:rFonts w:cs="Times New Roman"/>
          </w:rPr>
          <w:t>waypoint</w:t>
        </w:r>
        <w:proofErr w:type="spellEnd"/>
        <w:r>
          <w:rPr>
            <w:rFonts w:cs="Times New Roman"/>
          </w:rPr>
          <w:t>. Pero, debido a las características de</w:t>
        </w:r>
      </w:ins>
      <w:ins w:id="4897" w:author="Orion" w:date="2011-07-06T15:49:00Z">
        <w:r w:rsidR="00CE6DF6">
          <w:rPr>
            <w:rFonts w:cs="Times New Roman"/>
          </w:rPr>
          <w:t xml:space="preserve"> este</w:t>
        </w:r>
      </w:ins>
      <w:ins w:id="4898" w:author="Orion" w:date="2011-07-06T15:48:00Z">
        <w:r>
          <w:rPr>
            <w:rFonts w:cs="Times New Roman"/>
          </w:rPr>
          <w:t xml:space="preserve"> piloto, no es hasta que se so</w:t>
        </w:r>
        <w:r w:rsidR="00CE6DF6">
          <w:rPr>
            <w:rFonts w:cs="Times New Roman"/>
          </w:rPr>
          <w:t xml:space="preserve">brepasa este segundo </w:t>
        </w:r>
        <w:proofErr w:type="spellStart"/>
        <w:r w:rsidR="00CE6DF6">
          <w:rPr>
            <w:rFonts w:cs="Times New Roman"/>
          </w:rPr>
          <w:t>waypoint</w:t>
        </w:r>
      </w:ins>
      <w:proofErr w:type="spellEnd"/>
      <w:ins w:id="4899" w:author="Orion" w:date="2011-07-06T15:50:00Z">
        <w:r w:rsidR="00CE6DF6">
          <w:rPr>
            <w:rFonts w:cs="Times New Roman"/>
          </w:rPr>
          <w:t xml:space="preserve"> cuando </w:t>
        </w:r>
      </w:ins>
      <w:ins w:id="4900" w:author="Orion" w:date="2011-07-06T15:51:00Z">
        <w:r w:rsidR="00CE6DF6">
          <w:rPr>
            <w:rFonts w:cs="Times New Roman"/>
          </w:rPr>
          <w:t xml:space="preserve">el </w:t>
        </w:r>
      </w:ins>
      <w:ins w:id="4901" w:author="Orion" w:date="2011-07-06T15:52:00Z">
        <w:r w:rsidR="00CE6DF6">
          <w:rPr>
            <w:rFonts w:cs="Times New Roman"/>
          </w:rPr>
          <w:t xml:space="preserve">piloto acata esta orden. Es decir, el piloto de la aeronave </w:t>
        </w:r>
        <w:r w:rsidR="00CE6DF6" w:rsidRPr="00CE6DF6">
          <w:rPr>
            <w:rFonts w:cs="Times New Roman"/>
            <w:i/>
            <w:rPrChange w:id="4902" w:author="Orion" w:date="2011-07-06T15:53:00Z">
              <w:rPr>
                <w:rFonts w:cs="Times New Roman"/>
              </w:rPr>
            </w:rPrChange>
          </w:rPr>
          <w:t>Plane2</w:t>
        </w:r>
        <w:r w:rsidR="00CE6DF6">
          <w:rPr>
            <w:rFonts w:cs="Times New Roman"/>
          </w:rPr>
          <w:t xml:space="preserve"> acaba gestionando el paso del su segundo </w:t>
        </w:r>
        <w:proofErr w:type="spellStart"/>
        <w:r w:rsidR="00CE6DF6">
          <w:rPr>
            <w:rFonts w:cs="Times New Roman"/>
          </w:rPr>
          <w:t>waypoint</w:t>
        </w:r>
        <w:proofErr w:type="spellEnd"/>
        <w:r w:rsidR="00CE6DF6">
          <w:rPr>
            <w:rFonts w:cs="Times New Roman"/>
          </w:rPr>
          <w:t xml:space="preserve"> de la misma manera que lo hizo el otro p</w:t>
        </w:r>
      </w:ins>
      <w:ins w:id="4903" w:author="Orion" w:date="2011-07-06T15:53:00Z">
        <w:r w:rsidR="00CE6DF6">
          <w:rPr>
            <w:rFonts w:cs="Times New Roman"/>
          </w:rPr>
          <w:t>iloto</w:t>
        </w:r>
      </w:ins>
      <w:ins w:id="4904" w:author="Orion" w:date="2011-07-06T15:54:00Z">
        <w:r w:rsidR="00CE6DF6">
          <w:rPr>
            <w:rFonts w:cs="Times New Roman"/>
          </w:rPr>
          <w:t>, eso es, ejecutando la tarea “</w:t>
        </w:r>
      </w:ins>
      <w:proofErr w:type="spellStart"/>
      <w:ins w:id="4905" w:author="Orion" w:date="2011-07-06T15:55:00Z">
        <w:r w:rsidR="00CE6DF6">
          <w:rPr>
            <w:rFonts w:cs="Times New Roman"/>
          </w:rPr>
          <w:t>Go</w:t>
        </w:r>
      </w:ins>
      <w:ins w:id="4906" w:author="Orion" w:date="2011-07-06T16:29:00Z">
        <w:r w:rsidR="00600A7E">
          <w:rPr>
            <w:rFonts w:cs="Times New Roman"/>
          </w:rPr>
          <w:t>ing</w:t>
        </w:r>
      </w:ins>
      <w:ins w:id="4907" w:author="Orion" w:date="2011-07-06T15:55:00Z">
        <w:r w:rsidR="00CE6DF6">
          <w:rPr>
            <w:rFonts w:cs="Times New Roman"/>
          </w:rPr>
          <w:t>NextLegWithConflict</w:t>
        </w:r>
        <w:proofErr w:type="spellEnd"/>
        <w:r w:rsidR="00CE6DF6">
          <w:rPr>
            <w:rFonts w:cs="Times New Roman"/>
          </w:rPr>
          <w:t>” y realizando las acciones que se describen en la</w:t>
        </w:r>
      </w:ins>
      <w:ins w:id="4908" w:author="Orion" w:date="2011-07-06T15:54:00Z">
        <w:r w:rsidR="00CE6DF6">
          <w:rPr>
            <w:rFonts w:cs="Times New Roman"/>
          </w:rPr>
          <w:t xml:space="preserve"> </w:t>
        </w:r>
        <w:r w:rsidR="00CE6DF6">
          <w:rPr>
            <w:rFonts w:cs="Times New Roman"/>
          </w:rPr>
          <w:fldChar w:fldCharType="begin"/>
        </w:r>
        <w:r w:rsidR="00CE6DF6">
          <w:rPr>
            <w:rFonts w:cs="Times New Roman"/>
          </w:rPr>
          <w:instrText xml:space="preserve"> REF _Ref297727267 \h </w:instrText>
        </w:r>
      </w:ins>
      <w:r w:rsidR="00CE6DF6">
        <w:rPr>
          <w:rFonts w:cs="Times New Roman"/>
        </w:rPr>
      </w:r>
      <w:ins w:id="4909" w:author="Orion" w:date="2011-07-06T15:54:00Z">
        <w:r w:rsidR="00CE6DF6">
          <w:rPr>
            <w:rFonts w:cs="Times New Roman"/>
          </w:rPr>
          <w:fldChar w:fldCharType="separate"/>
        </w:r>
        <w:r w:rsidR="00CE6DF6">
          <w:fldChar w:fldCharType="begin"/>
        </w:r>
        <w:r w:rsidR="00CE6DF6">
          <w:instrText xml:space="preserve"> REF _Ref297663867 \h </w:instrText>
        </w:r>
      </w:ins>
      <w:ins w:id="4910" w:author="Orion" w:date="2011-07-06T15:54:00Z">
        <w:r w:rsidR="00CE6DF6">
          <w:fldChar w:fldCharType="separate"/>
        </w:r>
        <w:r w:rsidR="00CE6DF6">
          <w:t xml:space="preserve">Figura </w:t>
        </w:r>
        <w:r w:rsidR="00CE6DF6">
          <w:rPr>
            <w:noProof/>
          </w:rPr>
          <w:t>23</w:t>
        </w:r>
        <w:r w:rsidR="00CE6DF6">
          <w:fldChar w:fldCharType="end"/>
        </w:r>
        <w:r w:rsidR="00CE6DF6">
          <w:rPr>
            <w:rFonts w:cs="Times New Roman"/>
          </w:rPr>
          <w:fldChar w:fldCharType="end"/>
        </w:r>
      </w:ins>
      <w:ins w:id="4911" w:author="Orion" w:date="2011-07-06T15:55:00Z">
        <w:r w:rsidR="00CE6DF6">
          <w:rPr>
            <w:rFonts w:cs="Times New Roman"/>
          </w:rPr>
          <w:t>.</w:t>
        </w:r>
      </w:ins>
    </w:p>
    <w:p w14:paraId="3322CB1F" w14:textId="7C1489A5" w:rsidR="006B5FB9" w:rsidRPr="00C5435E" w:rsidRDefault="005700A8">
      <w:pPr>
        <w:pStyle w:val="ListParagraph"/>
        <w:numPr>
          <w:ilvl w:val="0"/>
          <w:numId w:val="36"/>
        </w:numPr>
        <w:jc w:val="both"/>
        <w:rPr>
          <w:ins w:id="4912" w:author="Orion" w:date="2011-07-06T16:09:00Z"/>
          <w:rFonts w:cs="Times New Roman"/>
        </w:rPr>
        <w:pPrChange w:id="4913" w:author="Orion" w:date="2011-06-26T12:33:00Z">
          <w:pPr/>
        </w:pPrChange>
      </w:pPr>
      <w:ins w:id="4914" w:author="Orion" w:date="2011-07-06T16:12:00Z">
        <w:r w:rsidRPr="00C5435E">
          <w:rPr>
            <w:rFonts w:cs="Times New Roman"/>
          </w:rPr>
          <w:t>Como se ha hecho anteriormente pasaremos a estudiar el mismo caso de prueba pero con</w:t>
        </w:r>
      </w:ins>
      <w:ins w:id="4915" w:author="Orion" w:date="2011-07-06T16:14:00Z">
        <w:r w:rsidRPr="00547764">
          <w:rPr>
            <w:rFonts w:cs="Times New Roman"/>
          </w:rPr>
          <w:t xml:space="preserve"> </w:t>
        </w:r>
      </w:ins>
      <w:ins w:id="4916" w:author="Orion" w:date="2011-07-06T16:13:00Z">
        <w:r w:rsidRPr="00E24AC2">
          <w:rPr>
            <w:rFonts w:cs="Times New Roman"/>
            <w:rPrChange w:id="4917" w:author="Orion" w:date="2011-07-06T16:18:00Z">
              <w:rPr>
                <w:rFonts w:cs="Times New Roman"/>
              </w:rPr>
            </w:rPrChange>
          </w:rPr>
          <w:t>valores</w:t>
        </w:r>
      </w:ins>
      <w:ins w:id="4918" w:author="Orion" w:date="2011-07-06T16:18:00Z">
        <w:r w:rsidR="00E24AC2" w:rsidRPr="00E24AC2">
          <w:rPr>
            <w:rFonts w:cs="Times New Roman"/>
            <w:rPrChange w:id="4919" w:author="Orion" w:date="2011-07-06T16:18:00Z">
              <w:rPr>
                <w:rFonts w:cs="Times New Roman"/>
              </w:rPr>
            </w:rPrChange>
          </w:rPr>
          <w:t xml:space="preserve"> opuestos</w:t>
        </w:r>
      </w:ins>
      <w:ins w:id="4920" w:author="Orion" w:date="2011-07-06T16:13:00Z">
        <w:r w:rsidRPr="00E24AC2">
          <w:rPr>
            <w:rFonts w:cs="Times New Roman"/>
            <w:rPrChange w:id="4921" w:author="Orion" w:date="2011-07-06T16:18:00Z">
              <w:rPr>
                <w:rFonts w:cs="Times New Roman"/>
              </w:rPr>
            </w:rPrChange>
          </w:rPr>
          <w:t xml:space="preserve"> de los</w:t>
        </w:r>
      </w:ins>
      <w:ins w:id="4922" w:author="Orion" w:date="2011-07-06T16:12:00Z">
        <w:r w:rsidRPr="00E24AC2">
          <w:rPr>
            <w:rFonts w:cs="Times New Roman"/>
            <w:rPrChange w:id="4923" w:author="Orion" w:date="2011-07-06T16:18:00Z">
              <w:rPr>
                <w:rFonts w:cs="Times New Roman"/>
              </w:rPr>
            </w:rPrChange>
          </w:rPr>
          <w:t xml:space="preserve"> </w:t>
        </w:r>
      </w:ins>
      <w:ins w:id="4924" w:author="Orion" w:date="2011-07-06T16:13:00Z">
        <w:r w:rsidRPr="00E24AC2">
          <w:rPr>
            <w:rFonts w:cs="Times New Roman"/>
            <w:rPrChange w:id="4925" w:author="Orion" w:date="2011-07-06T16:18:00Z">
              <w:rPr>
                <w:rFonts w:cs="Times New Roman"/>
              </w:rPr>
            </w:rPrChange>
          </w:rPr>
          <w:t>parámetros</w:t>
        </w:r>
      </w:ins>
      <w:ins w:id="4926" w:author="Orion" w:date="2011-07-06T16:12:00Z">
        <w:r w:rsidRPr="00E24AC2">
          <w:rPr>
            <w:rFonts w:cs="Times New Roman"/>
            <w:rPrChange w:id="4927" w:author="Orion" w:date="2011-07-06T16:18:00Z">
              <w:rPr>
                <w:rFonts w:cs="Times New Roman"/>
              </w:rPr>
            </w:rPrChange>
          </w:rPr>
          <w:t xml:space="preserve"> </w:t>
        </w:r>
      </w:ins>
      <w:ins w:id="4928" w:author="Orion" w:date="2011-07-06T16:14:00Z">
        <w:r w:rsidRPr="00E24AC2">
          <w:rPr>
            <w:rFonts w:cs="Times New Roman"/>
            <w:rPrChange w:id="4929" w:author="Orion" w:date="2011-07-06T16:18:00Z">
              <w:rPr>
                <w:rFonts w:cs="Times New Roman"/>
              </w:rPr>
            </w:rPrChange>
          </w:rPr>
          <w:t>característicos de los pilotos.</w:t>
        </w:r>
      </w:ins>
      <w:ins w:id="4930" w:author="Orion" w:date="2011-07-06T16:18:00Z">
        <w:r w:rsidR="00E24AC2" w:rsidRPr="00E24AC2">
          <w:rPr>
            <w:rFonts w:cs="Times New Roman"/>
            <w:rPrChange w:id="4931" w:author="Orion" w:date="2011-07-06T16:18:00Z">
              <w:rPr>
                <w:rFonts w:cs="Times New Roman"/>
              </w:rPr>
            </w:rPrChange>
          </w:rPr>
          <w:t xml:space="preserve"> En este caso usaremos los valores de </w:t>
        </w:r>
      </w:ins>
      <w:ins w:id="4932" w:author="Orion" w:date="2011-07-05T13:45:00Z">
        <w:r w:rsidR="006B5FB9" w:rsidRPr="00E24AC2">
          <w:rPr>
            <w:rFonts w:cs="Times New Roman"/>
            <w:rPrChange w:id="4933" w:author="Orion" w:date="2011-07-06T16:18:00Z">
              <w:rPr>
                <w:rFonts w:cs="Times New Roman"/>
              </w:rPr>
            </w:rPrChange>
          </w:rPr>
          <w:t>2%, 2%, 98%</w:t>
        </w:r>
      </w:ins>
      <w:ins w:id="4934" w:author="Orion" w:date="2011-07-06T16:18:00Z">
        <w:r w:rsidR="00E24AC2">
          <w:rPr>
            <w:rFonts w:cs="Times New Roman"/>
          </w:rPr>
          <w:t xml:space="preserve"> para el estrés, fatiga y experiencia respectivamente.</w:t>
        </w:r>
      </w:ins>
      <w:ins w:id="4935" w:author="Orion" w:date="2011-07-06T16:19:00Z">
        <w:r w:rsidR="00E24AC2">
          <w:rPr>
            <w:rFonts w:cs="Times New Roman"/>
          </w:rPr>
          <w:t xml:space="preserve"> Como se observa en la sigui</w:t>
        </w:r>
        <w:r w:rsidR="00162D18">
          <w:rPr>
            <w:rFonts w:cs="Times New Roman"/>
          </w:rPr>
          <w:t>ente imagen (</w:t>
        </w:r>
      </w:ins>
      <w:ins w:id="4936" w:author="Orion" w:date="2011-07-06T16:25:00Z">
        <w:r w:rsidR="00162D18">
          <w:rPr>
            <w:rFonts w:cs="Times New Roman"/>
          </w:rPr>
          <w:fldChar w:fldCharType="begin"/>
        </w:r>
        <w:r w:rsidR="00162D18">
          <w:rPr>
            <w:rFonts w:cs="Times New Roman"/>
          </w:rPr>
          <w:instrText xml:space="preserve"> REF _Ref297732850 \h </w:instrText>
        </w:r>
      </w:ins>
      <w:r w:rsidR="00162D18">
        <w:rPr>
          <w:rFonts w:cs="Times New Roman"/>
        </w:rPr>
      </w:r>
      <w:r w:rsidR="00162D18">
        <w:rPr>
          <w:rFonts w:cs="Times New Roman"/>
        </w:rPr>
        <w:fldChar w:fldCharType="separate"/>
      </w:r>
      <w:ins w:id="4937" w:author="Orion" w:date="2011-07-06T16:25:00Z">
        <w:r w:rsidR="00162D18">
          <w:t xml:space="preserve">Ilustración </w:t>
        </w:r>
        <w:r w:rsidR="00162D18">
          <w:rPr>
            <w:noProof/>
          </w:rPr>
          <w:t>13</w:t>
        </w:r>
        <w:r w:rsidR="00162D18">
          <w:rPr>
            <w:rFonts w:cs="Times New Roman"/>
          </w:rPr>
          <w:fldChar w:fldCharType="end"/>
        </w:r>
      </w:ins>
      <w:ins w:id="4938" w:author="Orion" w:date="2011-07-06T16:19:00Z">
        <w:r w:rsidR="00162D18">
          <w:rPr>
            <w:rFonts w:cs="Times New Roman"/>
          </w:rPr>
          <w:t>), como los pilotos tardan</w:t>
        </w:r>
      </w:ins>
      <w:ins w:id="4939" w:author="Orion" w:date="2011-07-06T16:20:00Z">
        <w:r w:rsidR="00162D18">
          <w:rPr>
            <w:rFonts w:cs="Times New Roman"/>
          </w:rPr>
          <w:t xml:space="preserve"> menos, comparado con el anterior caso de prueba, en gestionar las maniobras y órdenes de los controladores, en este caso </w:t>
        </w:r>
      </w:ins>
      <w:ins w:id="4940" w:author="Orion" w:date="2011-07-06T16:21:00Z">
        <w:r w:rsidR="00162D18">
          <w:rPr>
            <w:rFonts w:cs="Times New Roman"/>
          </w:rPr>
          <w:t>no sucederá que l</w:t>
        </w:r>
      </w:ins>
      <w:ins w:id="4941" w:author="Orion" w:date="2011-07-06T16:22:00Z">
        <w:r w:rsidR="00162D18">
          <w:rPr>
            <w:rFonts w:cs="Times New Roman"/>
          </w:rPr>
          <w:t xml:space="preserve">as gestiones de distintos tipos de maniobras se superpongan a no ser que sea totalmente inevitable. Es por ello, por lo que en este caso el piloto del </w:t>
        </w:r>
      </w:ins>
      <w:ins w:id="4942" w:author="Orion" w:date="2011-07-06T16:23:00Z">
        <w:r w:rsidR="00162D18">
          <w:rPr>
            <w:rFonts w:cs="Times New Roman"/>
          </w:rPr>
          <w:t>avión</w:t>
        </w:r>
      </w:ins>
      <w:ins w:id="4943" w:author="Orion" w:date="2011-07-06T16:22:00Z">
        <w:r w:rsidR="00162D18">
          <w:rPr>
            <w:rFonts w:cs="Times New Roman"/>
          </w:rPr>
          <w:t xml:space="preserve"> </w:t>
        </w:r>
      </w:ins>
      <w:ins w:id="4944" w:author="Orion" w:date="2011-07-06T16:23:00Z">
        <w:r w:rsidR="00162D18" w:rsidRPr="00600A7E">
          <w:rPr>
            <w:rFonts w:cs="Times New Roman"/>
            <w:i/>
            <w:rPrChange w:id="4945" w:author="Orion" w:date="2011-07-06T16:26:00Z">
              <w:rPr>
                <w:rFonts w:cs="Times New Roman"/>
              </w:rPr>
            </w:rPrChange>
          </w:rPr>
          <w:t>Plane2</w:t>
        </w:r>
        <w:r w:rsidR="00162D18">
          <w:rPr>
            <w:rFonts w:cs="Times New Roman"/>
          </w:rPr>
          <w:t xml:space="preserve"> </w:t>
        </w:r>
      </w:ins>
      <w:ins w:id="4946" w:author="Orion" w:date="2011-07-06T16:24:00Z">
        <w:r w:rsidR="00162D18">
          <w:rPr>
            <w:rFonts w:cs="Times New Roman"/>
          </w:rPr>
          <w:t xml:space="preserve">sí </w:t>
        </w:r>
      </w:ins>
      <w:ins w:id="4947" w:author="Orion" w:date="2011-07-06T16:23:00Z">
        <w:r w:rsidR="00162D18">
          <w:rPr>
            <w:rFonts w:cs="Times New Roman"/>
          </w:rPr>
          <w:t xml:space="preserve">es capaz de gestionar la orden de restablecer el vuelo a los valores de crucero antes de pasar por su segundo </w:t>
        </w:r>
        <w:proofErr w:type="spellStart"/>
        <w:r w:rsidR="00162D18">
          <w:rPr>
            <w:rFonts w:cs="Times New Roman"/>
          </w:rPr>
          <w:t>waypoint</w:t>
        </w:r>
      </w:ins>
      <w:proofErr w:type="spellEnd"/>
      <w:ins w:id="4948" w:author="Orion" w:date="2011-07-06T16:24:00Z">
        <w:r w:rsidR="00162D18">
          <w:rPr>
            <w:rFonts w:cs="Times New Roman"/>
          </w:rPr>
          <w:t>.</w:t>
        </w:r>
      </w:ins>
    </w:p>
    <w:p w14:paraId="774EC262" w14:textId="77777777" w:rsidR="00E41C4D" w:rsidRDefault="00E41C4D">
      <w:pPr>
        <w:jc w:val="both"/>
        <w:rPr>
          <w:ins w:id="4949" w:author="Orion" w:date="2011-07-06T16:09:00Z"/>
          <w:rFonts w:cs="Times New Roman"/>
        </w:rPr>
        <w:pPrChange w:id="4950" w:author="Orion" w:date="2011-06-26T12:33:00Z">
          <w:pPr/>
        </w:pPrChange>
      </w:pPr>
    </w:p>
    <w:p w14:paraId="23842C5A" w14:textId="77777777" w:rsidR="00E41C4D" w:rsidRDefault="00E41C4D">
      <w:pPr>
        <w:jc w:val="both"/>
        <w:rPr>
          <w:ins w:id="4951" w:author="Orion" w:date="2011-07-06T16:09:00Z"/>
          <w:rFonts w:cs="Times New Roman"/>
        </w:rPr>
        <w:pPrChange w:id="4952" w:author="Orion" w:date="2011-06-26T12:33:00Z">
          <w:pPr/>
        </w:pPrChange>
      </w:pPr>
    </w:p>
    <w:p w14:paraId="20A65130" w14:textId="4E849903" w:rsidR="00E41C4D" w:rsidRDefault="00E41C4D">
      <w:pPr>
        <w:jc w:val="both"/>
        <w:rPr>
          <w:ins w:id="4953" w:author="Orion" w:date="2011-07-04T19:50:00Z"/>
          <w:rFonts w:cs="Times New Roman"/>
        </w:rPr>
        <w:pPrChange w:id="4954" w:author="Orion" w:date="2011-06-26T12:33:00Z">
          <w:pPr/>
        </w:pPrChange>
      </w:pPr>
      <w:ins w:id="4955" w:author="Orion" w:date="2011-07-06T16:09:00Z">
        <w:r w:rsidRPr="00547764">
          <w:rPr>
            <w:rFonts w:cs="Times New Roman"/>
            <w:noProof/>
            <w:lang w:eastAsia="es-ES" w:bidi="ar-SA"/>
          </w:rPr>
          <w:lastRenderedPageBreak/>
          <w:drawing>
            <wp:inline distT="0" distB="0" distL="0" distR="0" wp14:anchorId="29A3AAE8" wp14:editId="5E611C39">
              <wp:extent cx="6092190" cy="3615055"/>
              <wp:effectExtent l="0" t="0" r="3810" b="4445"/>
              <wp:docPr id="19" name="Picture 19" descr="E:\Master SI\TFM\doc\img\Untitled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ster SI\TFM\doc\img\Untitled25.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92190" cy="3615055"/>
                      </a:xfrm>
                      <a:prstGeom prst="rect">
                        <a:avLst/>
                      </a:prstGeom>
                      <a:noFill/>
                      <a:ln>
                        <a:noFill/>
                      </a:ln>
                    </pic:spPr>
                  </pic:pic>
                </a:graphicData>
              </a:graphic>
            </wp:inline>
          </w:drawing>
        </w:r>
      </w:ins>
    </w:p>
    <w:p w14:paraId="6B8F4350" w14:textId="3CF8B006" w:rsidR="00DB7DEA" w:rsidRDefault="00162D18">
      <w:pPr>
        <w:pStyle w:val="Caption"/>
        <w:rPr>
          <w:ins w:id="4956" w:author="Orion" w:date="2011-07-06T16:24:00Z"/>
          <w:rFonts w:cs="Times New Roman"/>
        </w:rPr>
        <w:pPrChange w:id="4957" w:author="Orion" w:date="2011-07-06T16:25:00Z">
          <w:pPr/>
        </w:pPrChange>
      </w:pPr>
      <w:bookmarkStart w:id="4958" w:name="_Ref297732850"/>
      <w:ins w:id="4959" w:author="Orion" w:date="2011-07-06T16:25:00Z">
        <w:r>
          <w:t xml:space="preserve">Ilustración </w:t>
        </w:r>
        <w:r>
          <w:fldChar w:fldCharType="begin"/>
        </w:r>
        <w:r>
          <w:instrText xml:space="preserve"> SEQ Ilustración \* ARABIC </w:instrText>
        </w:r>
      </w:ins>
      <w:r>
        <w:fldChar w:fldCharType="separate"/>
      </w:r>
      <w:ins w:id="4960" w:author="Orion" w:date="2011-07-06T16:25:00Z">
        <w:r>
          <w:rPr>
            <w:noProof/>
          </w:rPr>
          <w:t>13</w:t>
        </w:r>
        <w:r>
          <w:fldChar w:fldCharType="end"/>
        </w:r>
      </w:ins>
      <w:bookmarkEnd w:id="4958"/>
    </w:p>
    <w:p w14:paraId="692BEAE9" w14:textId="12A48DB4" w:rsidR="00162D18" w:rsidRPr="00600A7E" w:rsidRDefault="00162D18">
      <w:pPr>
        <w:jc w:val="both"/>
        <w:rPr>
          <w:ins w:id="4961" w:author="Orion" w:date="2011-07-04T19:56:00Z"/>
          <w:rFonts w:cs="Times New Roman"/>
        </w:rPr>
        <w:pPrChange w:id="4962" w:author="Orion" w:date="2011-06-26T12:33:00Z">
          <w:pPr/>
        </w:pPrChange>
      </w:pPr>
      <w:ins w:id="4963" w:author="Orion" w:date="2011-07-06T16:24:00Z">
        <w:r>
          <w:rPr>
            <w:rFonts w:cs="Times New Roman"/>
          </w:rPr>
          <w:t xml:space="preserve">En esta imagen </w:t>
        </w:r>
        <w:proofErr w:type="spellStart"/>
        <w:r>
          <w:rPr>
            <w:rFonts w:cs="Times New Roman"/>
          </w:rPr>
          <w:t>podenmos</w:t>
        </w:r>
        <w:proofErr w:type="spellEnd"/>
        <w:r>
          <w:rPr>
            <w:rFonts w:cs="Times New Roman"/>
          </w:rPr>
          <w:t xml:space="preserve"> ver </w:t>
        </w:r>
      </w:ins>
      <w:ins w:id="4964" w:author="Orion" w:date="2011-07-06T16:26:00Z">
        <w:r w:rsidR="00600A7E">
          <w:rPr>
            <w:rFonts w:cs="Times New Roman"/>
          </w:rPr>
          <w:t xml:space="preserve">que, al igual que sucedía en la </w:t>
        </w:r>
        <w:r w:rsidR="00600A7E">
          <w:rPr>
            <w:rFonts w:cs="Times New Roman"/>
          </w:rPr>
          <w:fldChar w:fldCharType="begin"/>
        </w:r>
        <w:r w:rsidR="00600A7E">
          <w:rPr>
            <w:rFonts w:cs="Times New Roman"/>
          </w:rPr>
          <w:instrText xml:space="preserve"> REF _Ref297638017 \h </w:instrText>
        </w:r>
      </w:ins>
      <w:r w:rsidR="00600A7E">
        <w:rPr>
          <w:rFonts w:cs="Times New Roman"/>
        </w:rPr>
      </w:r>
      <w:r w:rsidR="00600A7E">
        <w:rPr>
          <w:rFonts w:cs="Times New Roman"/>
        </w:rPr>
        <w:fldChar w:fldCharType="separate"/>
      </w:r>
      <w:ins w:id="4965" w:author="Orion" w:date="2011-07-06T16:26:00Z">
        <w:r w:rsidR="00600A7E">
          <w:t xml:space="preserve">Ilustración </w:t>
        </w:r>
        <w:r w:rsidR="00600A7E">
          <w:rPr>
            <w:noProof/>
          </w:rPr>
          <w:t>11</w:t>
        </w:r>
        <w:r w:rsidR="00600A7E">
          <w:rPr>
            <w:rFonts w:cs="Times New Roman"/>
          </w:rPr>
          <w:fldChar w:fldCharType="end"/>
        </w:r>
        <w:r w:rsidR="00600A7E">
          <w:rPr>
            <w:rFonts w:cs="Times New Roman"/>
          </w:rPr>
          <w:t xml:space="preserve">, el piloto de la aeronave </w:t>
        </w:r>
        <w:r w:rsidR="00600A7E" w:rsidRPr="00600A7E">
          <w:rPr>
            <w:rFonts w:cs="Times New Roman"/>
            <w:i/>
            <w:rPrChange w:id="4966" w:author="Orion" w:date="2011-07-06T16:27:00Z">
              <w:rPr>
                <w:rFonts w:cs="Times New Roman"/>
              </w:rPr>
            </w:rPrChange>
          </w:rPr>
          <w:t>Plane1</w:t>
        </w:r>
      </w:ins>
      <w:ins w:id="4967" w:author="Orion" w:date="2011-07-06T16:27:00Z">
        <w:r w:rsidR="00600A7E">
          <w:rPr>
            <w:rFonts w:cs="Times New Roman"/>
          </w:rPr>
          <w:t xml:space="preserve"> rebasa su segundo </w:t>
        </w:r>
        <w:proofErr w:type="spellStart"/>
        <w:r w:rsidR="00600A7E">
          <w:rPr>
            <w:rFonts w:cs="Times New Roman"/>
          </w:rPr>
          <w:t>waypoint</w:t>
        </w:r>
        <w:proofErr w:type="spellEnd"/>
        <w:r w:rsidR="00600A7E">
          <w:rPr>
            <w:rFonts w:cs="Times New Roman"/>
          </w:rPr>
          <w:t xml:space="preserve"> cuando se encontraba en una situación de riesgo de conflicto. </w:t>
        </w:r>
      </w:ins>
      <w:ins w:id="4968" w:author="Orion" w:date="2011-07-06T16:28:00Z">
        <w:r w:rsidR="00600A7E">
          <w:rPr>
            <w:rFonts w:cs="Times New Roman"/>
          </w:rPr>
          <w:t xml:space="preserve">El piloto gestionará la creación del siguiente tramo de la misma forma que en el caso de prueba anterior, donde se llega al fin del tramo y se genera el hecho </w:t>
        </w:r>
      </w:ins>
      <w:ins w:id="4969" w:author="Orion" w:date="2011-07-06T16:29:00Z">
        <w:r w:rsidR="00600A7E">
          <w:rPr>
            <w:rFonts w:cs="Times New Roman"/>
          </w:rPr>
          <w:t>“</w:t>
        </w:r>
        <w:proofErr w:type="spellStart"/>
        <w:r w:rsidR="00600A7E">
          <w:rPr>
            <w:rFonts w:cs="Times New Roman"/>
          </w:rPr>
          <w:t>GoNextLegWithConflict</w:t>
        </w:r>
        <w:proofErr w:type="spellEnd"/>
        <w:r w:rsidR="00600A7E">
          <w:rPr>
            <w:rFonts w:cs="Times New Roman"/>
          </w:rPr>
          <w:t xml:space="preserve">” para posteriormente pasar a realizar la tarea y proceso explicado en la </w:t>
        </w:r>
      </w:ins>
      <w:ins w:id="4970" w:author="Orion" w:date="2011-07-06T16:30:00Z">
        <w:r w:rsidR="00600A7E">
          <w:rPr>
            <w:rFonts w:cs="Times New Roman"/>
          </w:rPr>
          <w:fldChar w:fldCharType="begin"/>
        </w:r>
        <w:r w:rsidR="00600A7E">
          <w:rPr>
            <w:rFonts w:cs="Times New Roman"/>
          </w:rPr>
          <w:instrText xml:space="preserve"> REF _Ref297663867 \h </w:instrText>
        </w:r>
      </w:ins>
      <w:r w:rsidR="00600A7E">
        <w:rPr>
          <w:rFonts w:cs="Times New Roman"/>
        </w:rPr>
      </w:r>
      <w:r w:rsidR="00600A7E">
        <w:rPr>
          <w:rFonts w:cs="Times New Roman"/>
        </w:rPr>
        <w:fldChar w:fldCharType="separate"/>
      </w:r>
      <w:ins w:id="4971" w:author="Orion" w:date="2011-07-06T16:30:00Z">
        <w:r w:rsidR="00600A7E">
          <w:t xml:space="preserve">Figura </w:t>
        </w:r>
        <w:r w:rsidR="00600A7E">
          <w:rPr>
            <w:noProof/>
          </w:rPr>
          <w:t>23</w:t>
        </w:r>
        <w:r w:rsidR="00600A7E">
          <w:rPr>
            <w:rFonts w:cs="Times New Roman"/>
          </w:rPr>
          <w:fldChar w:fldCharType="end"/>
        </w:r>
        <w:r w:rsidR="00600A7E">
          <w:rPr>
            <w:rFonts w:cs="Times New Roman"/>
          </w:rPr>
          <w:t>.</w:t>
        </w:r>
      </w:ins>
    </w:p>
    <w:p w14:paraId="7D26DAF1" w14:textId="77777777" w:rsidR="00FA47E2" w:rsidRDefault="00FA47E2">
      <w:pPr>
        <w:jc w:val="both"/>
        <w:rPr>
          <w:ins w:id="4972" w:author="Orion" w:date="2011-06-28T17:25:00Z"/>
          <w:rFonts w:cs="Times New Roman"/>
        </w:rPr>
        <w:pPrChange w:id="4973" w:author="Orion" w:date="2011-06-26T12:33:00Z">
          <w:pPr/>
        </w:pPrChange>
      </w:pPr>
    </w:p>
    <w:p w14:paraId="35B4FAB0" w14:textId="45D905EC" w:rsidR="00AB3CAE" w:rsidRPr="008F597E" w:rsidRDefault="00AB3CAE" w:rsidP="00AB3CAE">
      <w:pPr>
        <w:outlineLvl w:val="1"/>
        <w:rPr>
          <w:ins w:id="4974" w:author="Orion" w:date="2011-06-29T11:31:00Z"/>
          <w:rFonts w:eastAsiaTheme="majorEastAsia" w:cs="Times New Roman"/>
          <w:color w:val="1F497D" w:themeColor="text2"/>
          <w:spacing w:val="15"/>
          <w:szCs w:val="21"/>
          <w:u w:val="single"/>
          <w:rPrChange w:id="4975" w:author="Orion" w:date="2011-07-04T11:52:00Z">
            <w:rPr>
              <w:ins w:id="4976" w:author="Orion" w:date="2011-06-29T11:31:00Z"/>
              <w:rFonts w:cs="Times New Roman"/>
            </w:rPr>
          </w:rPrChange>
        </w:rPr>
      </w:pPr>
      <w:bookmarkStart w:id="4977" w:name="_Toc297726964"/>
      <w:ins w:id="4978" w:author="Orion" w:date="2011-06-29T11:31:00Z">
        <w:r w:rsidRPr="008F597E">
          <w:rPr>
            <w:rFonts w:eastAsiaTheme="majorEastAsia" w:cs="Times New Roman"/>
            <w:color w:val="1F497D" w:themeColor="text2"/>
            <w:spacing w:val="15"/>
            <w:szCs w:val="21"/>
            <w:u w:val="single"/>
            <w:rPrChange w:id="4979" w:author="Orion" w:date="2011-07-04T11:52:00Z">
              <w:rPr>
                <w:rFonts w:cs="Times New Roman"/>
              </w:rPr>
            </w:rPrChange>
          </w:rPr>
          <w:t xml:space="preserve">Caso </w:t>
        </w:r>
      </w:ins>
      <w:ins w:id="4980" w:author="Orion" w:date="2011-06-29T11:32:00Z">
        <w:r w:rsidR="00875355" w:rsidRPr="008F597E">
          <w:rPr>
            <w:rFonts w:eastAsiaTheme="majorEastAsia" w:cs="Times New Roman"/>
            <w:color w:val="1F497D" w:themeColor="text2"/>
            <w:spacing w:val="15"/>
            <w:szCs w:val="21"/>
            <w:u w:val="single"/>
            <w:rPrChange w:id="4981" w:author="Orion" w:date="2011-07-04T11:52:00Z">
              <w:rPr>
                <w:rFonts w:cs="Times New Roman"/>
              </w:rPr>
            </w:rPrChange>
          </w:rPr>
          <w:t>con varios</w:t>
        </w:r>
      </w:ins>
      <w:ins w:id="4982" w:author="Orion" w:date="2011-06-29T11:31:00Z">
        <w:r w:rsidRPr="008F597E">
          <w:rPr>
            <w:rFonts w:eastAsiaTheme="majorEastAsia" w:cs="Times New Roman"/>
            <w:color w:val="1F497D" w:themeColor="text2"/>
            <w:spacing w:val="15"/>
            <w:szCs w:val="21"/>
            <w:u w:val="single"/>
            <w:rPrChange w:id="4983" w:author="Orion" w:date="2011-07-04T11:52:00Z">
              <w:rPr>
                <w:rFonts w:cs="Times New Roman"/>
              </w:rPr>
            </w:rPrChange>
          </w:rPr>
          <w:t xml:space="preserve"> aviones</w:t>
        </w:r>
        <w:bookmarkEnd w:id="4977"/>
      </w:ins>
    </w:p>
    <w:p w14:paraId="6638B91B" w14:textId="77777777" w:rsidR="00DD79DB" w:rsidRDefault="00DD79DB">
      <w:pPr>
        <w:jc w:val="both"/>
        <w:rPr>
          <w:ins w:id="4984" w:author="Orion" w:date="2011-06-29T10:48:00Z"/>
          <w:rFonts w:cs="Times New Roman"/>
        </w:rPr>
        <w:pPrChange w:id="4985" w:author="Orion" w:date="2011-06-26T12:33:00Z">
          <w:pPr/>
        </w:pPrChange>
      </w:pPr>
    </w:p>
    <w:p w14:paraId="0CC3A02F" w14:textId="5B491D1C" w:rsidR="00AB3CAE" w:rsidRDefault="00EF13C9" w:rsidP="00AB3CAE">
      <w:pPr>
        <w:jc w:val="both"/>
        <w:rPr>
          <w:ins w:id="4986" w:author="Orion" w:date="2011-06-29T11:32:00Z"/>
          <w:rFonts w:cs="Times New Roman"/>
        </w:rPr>
      </w:pPr>
      <w:ins w:id="4987" w:author="Orion" w:date="2011-06-29T11:35:00Z">
        <w:r>
          <w:rPr>
            <w:rFonts w:cs="Times New Roman"/>
          </w:rPr>
          <w:t>Se analizará</w:t>
        </w:r>
      </w:ins>
      <w:ins w:id="4988" w:author="Orion" w:date="2011-06-29T11:32:00Z">
        <w:r>
          <w:rPr>
            <w:rFonts w:cs="Times New Roman"/>
          </w:rPr>
          <w:t xml:space="preserve"> el caso desde tres perspectivas como en el caso anterior:</w:t>
        </w:r>
      </w:ins>
    </w:p>
    <w:p w14:paraId="4EE07654" w14:textId="6E5C78BA" w:rsidR="00CA1F3A" w:rsidRPr="002909F2" w:rsidRDefault="00EF13C9">
      <w:pPr>
        <w:pStyle w:val="ListParagraph"/>
        <w:numPr>
          <w:ilvl w:val="0"/>
          <w:numId w:val="36"/>
        </w:numPr>
        <w:jc w:val="both"/>
        <w:rPr>
          <w:ins w:id="4989" w:author="Orion" w:date="2011-06-29T11:43:00Z"/>
          <w:rFonts w:cs="Times New Roman"/>
        </w:rPr>
        <w:pPrChange w:id="4990" w:author="Orion" w:date="2011-06-30T10:52:00Z">
          <w:pPr/>
        </w:pPrChange>
      </w:pPr>
      <w:ins w:id="4991" w:author="Orion" w:date="2011-06-29T11:33:00Z">
        <w:r>
          <w:rPr>
            <w:rFonts w:cs="Times New Roman"/>
          </w:rPr>
          <w:t>Pilotos con gran estrés y fatiga, y con muy poca experiencia</w:t>
        </w:r>
      </w:ins>
      <w:ins w:id="4992" w:author="Orion" w:date="2011-06-29T11:35:00Z">
        <w:r>
          <w:rPr>
            <w:rFonts w:cs="Times New Roman"/>
          </w:rPr>
          <w:t xml:space="preserve">. Como se puede ver pasa parecido al caso de </w:t>
        </w:r>
      </w:ins>
      <w:ins w:id="4993" w:author="Orion" w:date="2011-06-29T11:36:00Z">
        <w:r>
          <w:rPr>
            <w:rFonts w:cs="Times New Roman"/>
          </w:rPr>
          <w:t>dos</w:t>
        </w:r>
      </w:ins>
      <w:ins w:id="4994" w:author="Orion" w:date="2011-06-29T11:35:00Z">
        <w:r>
          <w:rPr>
            <w:rFonts w:cs="Times New Roman"/>
          </w:rPr>
          <w:t xml:space="preserve"> aviones</w:t>
        </w:r>
      </w:ins>
      <w:ins w:id="4995" w:author="Orion" w:date="2011-06-29T11:36:00Z">
        <w:r>
          <w:rPr>
            <w:rFonts w:cs="Times New Roman"/>
          </w:rPr>
          <w:t>. Los pilotos tardan bastante en poner sus aeronaves a rumbo. De hecho, en este caso, como salen m</w:t>
        </w:r>
      </w:ins>
      <w:ins w:id="4996" w:author="Orion" w:date="2011-06-29T11:37:00Z">
        <w:r>
          <w:rPr>
            <w:rFonts w:cs="Times New Roman"/>
          </w:rPr>
          <w:t>ás de un avión desde cada aeropuerto en espacios de tiempo relativamente cortos, hasta que los pilotos corrigen la altura de la aeronave hay un cierto periodo en que se encuentran en alto riesgo de colisi</w:t>
        </w:r>
      </w:ins>
      <w:ins w:id="4997" w:author="Orion" w:date="2011-06-29T11:38:00Z">
        <w:r>
          <w:rPr>
            <w:rFonts w:cs="Times New Roman"/>
          </w:rPr>
          <w:t xml:space="preserve">ón con la aeronave que despego del mismo aeropuerto. Esto puede verse en </w:t>
        </w:r>
        <w:r>
          <w:rPr>
            <w:rFonts w:cs="Times New Roman"/>
          </w:rPr>
          <w:fldChar w:fldCharType="begin"/>
        </w:r>
        <w:r>
          <w:rPr>
            <w:rFonts w:cs="Times New Roman"/>
          </w:rPr>
          <w:instrText xml:space="preserve"> REF _Ref297110864 \h </w:instrText>
        </w:r>
      </w:ins>
      <w:r>
        <w:rPr>
          <w:rFonts w:cs="Times New Roman"/>
        </w:rPr>
      </w:r>
      <w:r>
        <w:rPr>
          <w:rFonts w:cs="Times New Roman"/>
        </w:rPr>
        <w:fldChar w:fldCharType="separate"/>
      </w:r>
      <w:ins w:id="4998" w:author="Orion" w:date="2011-07-06T16:25:00Z">
        <w:r w:rsidR="00162D18">
          <w:t xml:space="preserve">Ilustración </w:t>
        </w:r>
        <w:r w:rsidR="00162D18">
          <w:rPr>
            <w:noProof/>
          </w:rPr>
          <w:t>14</w:t>
        </w:r>
      </w:ins>
      <w:ins w:id="4999" w:author="Orion" w:date="2011-06-29T11:38:00Z">
        <w:r>
          <w:rPr>
            <w:rFonts w:cs="Times New Roman"/>
          </w:rPr>
          <w:fldChar w:fldCharType="end"/>
        </w:r>
        <w:r>
          <w:rPr>
            <w:rFonts w:cs="Times New Roman"/>
          </w:rPr>
          <w:t xml:space="preserve"> donde al principio de cada </w:t>
        </w:r>
      </w:ins>
      <w:ins w:id="5000" w:author="Orion" w:date="2011-06-30T10:46:00Z">
        <w:r w:rsidR="009A0B69">
          <w:rPr>
            <w:rFonts w:cs="Times New Roman"/>
          </w:rPr>
          <w:t>travesía</w:t>
        </w:r>
      </w:ins>
      <w:ins w:id="5001" w:author="Orion" w:date="2011-06-29T11:39:00Z">
        <w:r>
          <w:rPr>
            <w:rFonts w:cs="Times New Roman"/>
          </w:rPr>
          <w:t xml:space="preserve"> de los aviones la altitud de estos no cambia hasta pasados unos cuantos </w:t>
        </w:r>
      </w:ins>
      <w:ins w:id="5002" w:author="Orion" w:date="2011-06-30T10:46:00Z">
        <w:r w:rsidR="009A0B69">
          <w:rPr>
            <w:rFonts w:cs="Times New Roman"/>
          </w:rPr>
          <w:t>kilómetros</w:t>
        </w:r>
      </w:ins>
      <w:ins w:id="5003" w:author="Orion" w:date="2011-06-29T11:39:00Z">
        <w:r>
          <w:rPr>
            <w:rFonts w:cs="Times New Roman"/>
          </w:rPr>
          <w:t xml:space="preserve"> de vuelo.</w:t>
        </w:r>
      </w:ins>
      <w:ins w:id="5004" w:author="Orion" w:date="2011-06-29T11:40:00Z">
        <w:r w:rsidR="00E260BA">
          <w:rPr>
            <w:rFonts w:cs="Times New Roman"/>
          </w:rPr>
          <w:t xml:space="preserve"> Por otro lado, se puede observar en la </w:t>
        </w:r>
        <w:r w:rsidR="00E260BA">
          <w:rPr>
            <w:rFonts w:cs="Times New Roman"/>
          </w:rPr>
          <w:fldChar w:fldCharType="begin"/>
        </w:r>
        <w:r w:rsidR="00E260BA">
          <w:rPr>
            <w:rFonts w:cs="Times New Roman"/>
          </w:rPr>
          <w:instrText xml:space="preserve"> REF _Ref297110864 \h </w:instrText>
        </w:r>
      </w:ins>
      <w:r w:rsidR="00E260BA">
        <w:rPr>
          <w:rFonts w:cs="Times New Roman"/>
        </w:rPr>
      </w:r>
      <w:r w:rsidR="00E260BA">
        <w:rPr>
          <w:rFonts w:cs="Times New Roman"/>
        </w:rPr>
        <w:fldChar w:fldCharType="separate"/>
      </w:r>
      <w:ins w:id="5005" w:author="Orion" w:date="2011-07-06T16:25:00Z">
        <w:r w:rsidR="00162D18">
          <w:t xml:space="preserve">Ilustración </w:t>
        </w:r>
        <w:r w:rsidR="00162D18">
          <w:rPr>
            <w:noProof/>
          </w:rPr>
          <w:t>14</w:t>
        </w:r>
      </w:ins>
      <w:ins w:id="5006" w:author="Orion" w:date="2011-06-29T11:40:00Z">
        <w:r w:rsidR="00E260BA">
          <w:rPr>
            <w:rFonts w:cs="Times New Roman"/>
          </w:rPr>
          <w:fldChar w:fldCharType="end"/>
        </w:r>
        <w:r w:rsidR="00E260BA">
          <w:rPr>
            <w:rFonts w:cs="Times New Roman"/>
          </w:rPr>
          <w:t xml:space="preserve"> que de nuevo hay dos aviones que entran en alto riesgo de colisión </w:t>
        </w:r>
      </w:ins>
      <w:ins w:id="5007" w:author="Orion" w:date="2011-06-29T11:41:00Z">
        <w:r w:rsidR="00E260BA">
          <w:rPr>
            <w:rFonts w:cs="Times New Roman"/>
          </w:rPr>
          <w:t xml:space="preserve">(marcados en rojo) y no salen de él hasta que, como se puede ver en la </w:t>
        </w:r>
      </w:ins>
      <w:ins w:id="5008" w:author="Orion" w:date="2011-06-29T11:42:00Z">
        <w:r w:rsidR="00E260BA">
          <w:rPr>
            <w:rFonts w:cs="Times New Roman"/>
          </w:rPr>
          <w:fldChar w:fldCharType="begin"/>
        </w:r>
        <w:r w:rsidR="00E260BA">
          <w:rPr>
            <w:rFonts w:cs="Times New Roman"/>
          </w:rPr>
          <w:instrText xml:space="preserve"> REF _Ref297111036 \h </w:instrText>
        </w:r>
      </w:ins>
      <w:r w:rsidR="00E260BA">
        <w:rPr>
          <w:rFonts w:cs="Times New Roman"/>
        </w:rPr>
      </w:r>
      <w:r w:rsidR="00E260BA">
        <w:rPr>
          <w:rFonts w:cs="Times New Roman"/>
        </w:rPr>
        <w:fldChar w:fldCharType="separate"/>
      </w:r>
      <w:ins w:id="5009" w:author="Orion" w:date="2011-07-06T16:25:00Z">
        <w:r w:rsidR="00162D18">
          <w:t xml:space="preserve">Ilustración </w:t>
        </w:r>
        <w:r w:rsidR="00162D18">
          <w:rPr>
            <w:noProof/>
          </w:rPr>
          <w:t>15</w:t>
        </w:r>
      </w:ins>
      <w:ins w:id="5010" w:author="Orion" w:date="2011-06-29T11:42:00Z">
        <w:r w:rsidR="00E260BA">
          <w:rPr>
            <w:rFonts w:cs="Times New Roman"/>
          </w:rPr>
          <w:fldChar w:fldCharType="end"/>
        </w:r>
        <w:r w:rsidR="00E260BA">
          <w:rPr>
            <w:rFonts w:cs="Times New Roman"/>
          </w:rPr>
          <w:t>, la aeronave que vuela más al este cambia la altitud de su vuelo. Hecho que se produce cuando el otro avi</w:t>
        </w:r>
      </w:ins>
      <w:ins w:id="5011" w:author="Orion" w:date="2011-06-29T11:43:00Z">
        <w:r w:rsidR="00E260BA">
          <w:rPr>
            <w:rFonts w:cs="Times New Roman"/>
          </w:rPr>
          <w:t>ón ya le cruzo por la parte trasera.</w:t>
        </w:r>
      </w:ins>
    </w:p>
    <w:p w14:paraId="0FB59C7D" w14:textId="77777777" w:rsidR="00E260BA" w:rsidRPr="00766D5E" w:rsidRDefault="00E260BA">
      <w:pPr>
        <w:pStyle w:val="ListParagraph"/>
        <w:jc w:val="both"/>
        <w:rPr>
          <w:ins w:id="5012" w:author="Orion" w:date="2011-06-29T10:48:00Z"/>
          <w:rFonts w:cs="Times New Roman"/>
        </w:rPr>
        <w:pPrChange w:id="5013" w:author="Orion" w:date="2011-06-29T11:43:00Z">
          <w:pPr/>
        </w:pPrChange>
      </w:pPr>
    </w:p>
    <w:p w14:paraId="676E10C8" w14:textId="3E70492F" w:rsidR="00EF606A" w:rsidRDefault="005B67A7">
      <w:pPr>
        <w:jc w:val="both"/>
        <w:rPr>
          <w:ins w:id="5014" w:author="Orion" w:date="2011-06-29T11:38:00Z"/>
          <w:rFonts w:cs="Times New Roman"/>
        </w:rPr>
        <w:pPrChange w:id="5015" w:author="Orion" w:date="2011-06-26T12:33:00Z">
          <w:pPr/>
        </w:pPrChange>
      </w:pPr>
      <w:ins w:id="5016" w:author="Orion" w:date="2011-06-30T11:00:00Z">
        <w:r w:rsidRPr="00547764">
          <w:rPr>
            <w:rFonts w:cs="Times New Roman"/>
            <w:noProof/>
            <w:lang w:eastAsia="es-ES" w:bidi="ar-SA"/>
          </w:rPr>
          <w:lastRenderedPageBreak/>
          <w:drawing>
            <wp:inline distT="0" distB="0" distL="0" distR="0" wp14:anchorId="14935A10" wp14:editId="31AC6A21">
              <wp:extent cx="6113780" cy="3806190"/>
              <wp:effectExtent l="0" t="0" r="1270" b="3810"/>
              <wp:docPr id="32" name="Picture 32" descr="E:\Master SI\TFM\doc\img\Untitled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aster SI\TFM\doc\img\Untitled - Copy.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ins>
    </w:p>
    <w:p w14:paraId="63B4706A" w14:textId="61C63DEB" w:rsidR="00EF13C9" w:rsidRDefault="00EF13C9">
      <w:pPr>
        <w:pStyle w:val="Caption"/>
        <w:rPr>
          <w:ins w:id="5017" w:author="Orion" w:date="2011-06-29T10:49:00Z"/>
          <w:rFonts w:cs="Times New Roman"/>
        </w:rPr>
        <w:pPrChange w:id="5018" w:author="Orion" w:date="2011-06-29T11:38:00Z">
          <w:pPr/>
        </w:pPrChange>
      </w:pPr>
      <w:bookmarkStart w:id="5019" w:name="_Ref297110864"/>
      <w:ins w:id="5020" w:author="Orion" w:date="2011-06-29T11:38:00Z">
        <w:r>
          <w:t xml:space="preserve">Ilustración </w:t>
        </w:r>
        <w:r>
          <w:fldChar w:fldCharType="begin"/>
        </w:r>
        <w:r>
          <w:instrText xml:space="preserve"> SEQ Ilustración \* ARABIC </w:instrText>
        </w:r>
      </w:ins>
      <w:r>
        <w:fldChar w:fldCharType="separate"/>
      </w:r>
      <w:ins w:id="5021" w:author="Orion" w:date="2011-07-06T16:25:00Z">
        <w:r w:rsidR="00162D18">
          <w:rPr>
            <w:noProof/>
          </w:rPr>
          <w:t>14</w:t>
        </w:r>
      </w:ins>
      <w:ins w:id="5022" w:author="Orion" w:date="2011-06-29T11:38:00Z">
        <w:r>
          <w:fldChar w:fldCharType="end"/>
        </w:r>
      </w:ins>
      <w:bookmarkEnd w:id="5019"/>
    </w:p>
    <w:p w14:paraId="3E5959AF" w14:textId="312E7041" w:rsidR="00EF606A" w:rsidRDefault="005E2959">
      <w:pPr>
        <w:jc w:val="both"/>
        <w:rPr>
          <w:ins w:id="5023" w:author="Orion" w:date="2011-06-29T10:49:00Z"/>
          <w:rFonts w:cs="Times New Roman"/>
        </w:rPr>
        <w:pPrChange w:id="5024" w:author="Orion" w:date="2011-06-26T12:33:00Z">
          <w:pPr/>
        </w:pPrChange>
      </w:pPr>
      <w:ins w:id="5025" w:author="Orion" w:date="2011-06-30T11:05:00Z">
        <w:r>
          <w:rPr>
            <w:rFonts w:cs="Times New Roman"/>
          </w:rPr>
          <w:t>Esta imagen</w:t>
        </w:r>
      </w:ins>
      <w:ins w:id="5026" w:author="Orion" w:date="2011-06-30T11:58:00Z">
        <w:r w:rsidR="00811D35">
          <w:rPr>
            <w:rFonts w:cs="Times New Roman"/>
          </w:rPr>
          <w:t xml:space="preserve"> (</w:t>
        </w:r>
        <w:r w:rsidR="00811D35">
          <w:rPr>
            <w:rFonts w:cs="Times New Roman"/>
          </w:rPr>
          <w:fldChar w:fldCharType="begin"/>
        </w:r>
        <w:r w:rsidR="00811D35">
          <w:rPr>
            <w:rFonts w:cs="Times New Roman"/>
          </w:rPr>
          <w:instrText xml:space="preserve"> REF _Ref297110864 \h </w:instrText>
        </w:r>
      </w:ins>
      <w:r w:rsidR="00811D35">
        <w:rPr>
          <w:rFonts w:cs="Times New Roman"/>
        </w:rPr>
      </w:r>
      <w:r w:rsidR="00811D35">
        <w:rPr>
          <w:rFonts w:cs="Times New Roman"/>
        </w:rPr>
        <w:fldChar w:fldCharType="separate"/>
      </w:r>
      <w:ins w:id="5027" w:author="Orion" w:date="2011-07-06T16:25:00Z">
        <w:r w:rsidR="00162D18">
          <w:t xml:space="preserve">Ilustración </w:t>
        </w:r>
        <w:r w:rsidR="00162D18">
          <w:rPr>
            <w:noProof/>
          </w:rPr>
          <w:t>14</w:t>
        </w:r>
      </w:ins>
      <w:ins w:id="5028" w:author="Orion" w:date="2011-06-30T11:58:00Z">
        <w:r w:rsidR="00811D35">
          <w:rPr>
            <w:rFonts w:cs="Times New Roman"/>
          </w:rPr>
          <w:fldChar w:fldCharType="end"/>
        </w:r>
        <w:r w:rsidR="00811D35">
          <w:rPr>
            <w:rFonts w:cs="Times New Roman"/>
          </w:rPr>
          <w:t>)</w:t>
        </w:r>
      </w:ins>
      <w:ins w:id="5029" w:author="Orion" w:date="2011-06-30T11:05:00Z">
        <w:r>
          <w:rPr>
            <w:rFonts w:cs="Times New Roman"/>
          </w:rPr>
          <w:t xml:space="preserve"> es bastante representativa de lo que ocurriría </w:t>
        </w:r>
      </w:ins>
      <w:ins w:id="5030" w:author="Orion" w:date="2011-06-30T11:06:00Z">
        <w:r>
          <w:rPr>
            <w:rFonts w:cs="Times New Roman"/>
          </w:rPr>
          <w:t>cuando, estando los aviones en conflicto, se detecta un nuevo conflicto. Se puede ver en la imagen que t</w:t>
        </w:r>
      </w:ins>
      <w:ins w:id="5031" w:author="Orion" w:date="2011-06-30T11:00:00Z">
        <w:r>
          <w:rPr>
            <w:rFonts w:cs="Times New Roman"/>
          </w:rPr>
          <w:t xml:space="preserve">anto los aviones 1 y 2 como los 3 y 4 salen con conflicto desde el despegue, pero </w:t>
        </w:r>
      </w:ins>
      <w:ins w:id="5032" w:author="Orion" w:date="2011-06-30T11:06:00Z">
        <w:r>
          <w:rPr>
            <w:rFonts w:cs="Times New Roman"/>
          </w:rPr>
          <w:t xml:space="preserve">posteriormente el </w:t>
        </w:r>
      </w:ins>
      <w:ins w:id="5033" w:author="Orion" w:date="2011-06-30T11:07:00Z">
        <w:r>
          <w:rPr>
            <w:rFonts w:cs="Times New Roman"/>
          </w:rPr>
          <w:t>avión</w:t>
        </w:r>
      </w:ins>
      <w:ins w:id="5034" w:author="Orion" w:date="2011-06-30T11:06:00Z">
        <w:r>
          <w:rPr>
            <w:rFonts w:cs="Times New Roman"/>
          </w:rPr>
          <w:t xml:space="preserve"> </w:t>
        </w:r>
      </w:ins>
      <w:ins w:id="5035" w:author="Orion" w:date="2011-06-30T11:07:00Z">
        <w:r>
          <w:rPr>
            <w:rFonts w:cs="Times New Roman"/>
          </w:rPr>
          <w:t xml:space="preserve">2 entra en conflicto con el 3 y el 4. Esto provocaría que </w:t>
        </w:r>
      </w:ins>
      <w:ins w:id="5036" w:author="Orion" w:date="2011-06-30T11:19:00Z">
        <w:r w:rsidR="00496DC9">
          <w:rPr>
            <w:rFonts w:cs="Times New Roman"/>
          </w:rPr>
          <w:t>los 4 aviones estén</w:t>
        </w:r>
        <w:r w:rsidR="005A1AC0">
          <w:rPr>
            <w:rFonts w:cs="Times New Roman"/>
          </w:rPr>
          <w:t xml:space="preserve"> en </w:t>
        </w:r>
      </w:ins>
      <w:ins w:id="5037" w:author="Orion" w:date="2011-06-30T11:51:00Z">
        <w:r w:rsidR="005A1AC0">
          <w:rPr>
            <w:rFonts w:cs="Times New Roman"/>
          </w:rPr>
          <w:t>un nuevo conflicto, y para ello cada piloto tendr</w:t>
        </w:r>
      </w:ins>
      <w:ins w:id="5038" w:author="Orion" w:date="2011-06-30T11:52:00Z">
        <w:r w:rsidR="005A1AC0">
          <w:rPr>
            <w:rFonts w:cs="Times New Roman"/>
          </w:rPr>
          <w:t xml:space="preserve">á primero que dar la anterior orden de conflicto como finalizada. Esto se puede ver en el diagrama de la </w:t>
        </w:r>
      </w:ins>
      <w:ins w:id="5039" w:author="Orion" w:date="2011-06-30T11:53:00Z">
        <w:r w:rsidR="005A1AC0">
          <w:rPr>
            <w:rFonts w:cs="Times New Roman"/>
          </w:rPr>
          <w:fldChar w:fldCharType="begin"/>
        </w:r>
        <w:r w:rsidR="005A1AC0">
          <w:rPr>
            <w:rFonts w:cs="Times New Roman"/>
          </w:rPr>
          <w:instrText xml:space="preserve"> REF _Ref296442261 \h </w:instrText>
        </w:r>
      </w:ins>
      <w:r w:rsidR="005A1AC0">
        <w:rPr>
          <w:rFonts w:cs="Times New Roman"/>
        </w:rPr>
      </w:r>
      <w:r w:rsidR="005A1AC0">
        <w:rPr>
          <w:rFonts w:cs="Times New Roman"/>
        </w:rPr>
        <w:fldChar w:fldCharType="separate"/>
      </w:r>
      <w:ins w:id="5040" w:author="Orion" w:date="2011-07-06T16:25:00Z">
        <w:r w:rsidR="00162D18">
          <w:t xml:space="preserve">Figura </w:t>
        </w:r>
        <w:r w:rsidR="00162D18">
          <w:rPr>
            <w:noProof/>
          </w:rPr>
          <w:t>20</w:t>
        </w:r>
      </w:ins>
      <w:ins w:id="5041" w:author="Orion" w:date="2011-06-30T11:53:00Z">
        <w:r w:rsidR="005A1AC0">
          <w:rPr>
            <w:rFonts w:cs="Times New Roman"/>
          </w:rPr>
          <w:fldChar w:fldCharType="end"/>
        </w:r>
        <w:r w:rsidR="005A1AC0">
          <w:rPr>
            <w:rFonts w:cs="Times New Roman"/>
          </w:rPr>
          <w:t xml:space="preserve"> donde la tarea “</w:t>
        </w:r>
        <w:proofErr w:type="spellStart"/>
        <w:r w:rsidR="005A1AC0">
          <w:rPr>
            <w:rFonts w:cs="Times New Roman"/>
          </w:rPr>
          <w:t>ObeyOrderCheck</w:t>
        </w:r>
        <w:proofErr w:type="spellEnd"/>
        <w:r w:rsidR="005A1AC0">
          <w:rPr>
            <w:rFonts w:cs="Times New Roman"/>
          </w:rPr>
          <w:t>” recibiría un hecho del tipo “</w:t>
        </w:r>
        <w:proofErr w:type="spellStart"/>
        <w:r w:rsidR="005A1AC0">
          <w:rPr>
            <w:rFonts w:cs="Times New Roman"/>
          </w:rPr>
          <w:t>OrderFinished</w:t>
        </w:r>
      </w:ins>
      <w:proofErr w:type="spellEnd"/>
      <w:ins w:id="5042" w:author="Orion" w:date="2011-06-30T11:54:00Z">
        <w:r w:rsidR="005A1AC0">
          <w:rPr>
            <w:rFonts w:cs="Times New Roman"/>
          </w:rPr>
          <w:t>” con el valor del campo “</w:t>
        </w:r>
        <w:proofErr w:type="spellStart"/>
        <w:r w:rsidR="005A1AC0">
          <w:rPr>
            <w:rFonts w:cs="Times New Roman"/>
          </w:rPr>
          <w:t>IsBecauseOtherConflict</w:t>
        </w:r>
        <w:proofErr w:type="spellEnd"/>
        <w:r w:rsidR="005A1AC0">
          <w:rPr>
            <w:rFonts w:cs="Times New Roman"/>
          </w:rPr>
          <w:t xml:space="preserve">” igual a “true”. Esto </w:t>
        </w:r>
      </w:ins>
      <w:ins w:id="5043" w:author="Orion" w:date="2011-06-30T11:55:00Z">
        <w:r w:rsidR="005A1AC0">
          <w:rPr>
            <w:rFonts w:cs="Times New Roman"/>
          </w:rPr>
          <w:t>produciría qu</w:t>
        </w:r>
      </w:ins>
      <w:ins w:id="5044" w:author="Orion" w:date="2011-06-30T11:56:00Z">
        <w:r w:rsidR="005A1AC0">
          <w:rPr>
            <w:rFonts w:cs="Times New Roman"/>
          </w:rPr>
          <w:t xml:space="preserve">e </w:t>
        </w:r>
      </w:ins>
      <w:ins w:id="5045" w:author="Orion" w:date="2011-06-30T11:57:00Z">
        <w:r w:rsidR="00BA4B94">
          <w:rPr>
            <w:rFonts w:cs="Times New Roman"/>
          </w:rPr>
          <w:t>en esta</w:t>
        </w:r>
      </w:ins>
      <w:ins w:id="5046" w:author="Orion" w:date="2011-06-30T11:56:00Z">
        <w:r w:rsidR="005A1AC0">
          <w:rPr>
            <w:rFonts w:cs="Times New Roman"/>
          </w:rPr>
          <w:t xml:space="preserve"> tarea</w:t>
        </w:r>
      </w:ins>
      <w:ins w:id="5047" w:author="Orion" w:date="2011-06-30T11:57:00Z">
        <w:r w:rsidR="00BA4B94">
          <w:rPr>
            <w:rFonts w:cs="Times New Roman"/>
          </w:rPr>
          <w:t xml:space="preserve"> el piloto</w:t>
        </w:r>
      </w:ins>
      <w:ins w:id="5048" w:author="Orion" w:date="2011-06-30T11:56:00Z">
        <w:r w:rsidR="005A1AC0">
          <w:rPr>
            <w:rFonts w:cs="Times New Roman"/>
          </w:rPr>
          <w:t xml:space="preserve"> no restablezca el tramo por el que se estaba volando antes del conflicto por tener que abordar </w:t>
        </w:r>
      </w:ins>
      <w:ins w:id="5049" w:author="Orion" w:date="2011-06-30T11:57:00Z">
        <w:r w:rsidR="005A1AC0">
          <w:rPr>
            <w:rFonts w:cs="Times New Roman"/>
          </w:rPr>
          <w:t>el nuevo</w:t>
        </w:r>
      </w:ins>
      <w:ins w:id="5050" w:author="Orion" w:date="2011-06-30T11:56:00Z">
        <w:r w:rsidR="005A1AC0">
          <w:rPr>
            <w:rFonts w:cs="Times New Roman"/>
          </w:rPr>
          <w:t xml:space="preserve"> </w:t>
        </w:r>
      </w:ins>
      <w:ins w:id="5051" w:author="Orion" w:date="2011-06-30T11:57:00Z">
        <w:r w:rsidR="005A1AC0">
          <w:rPr>
            <w:rFonts w:cs="Times New Roman"/>
          </w:rPr>
          <w:t>conflicto</w:t>
        </w:r>
        <w:r w:rsidR="007C661C">
          <w:rPr>
            <w:rFonts w:cs="Times New Roman"/>
          </w:rPr>
          <w:t xml:space="preserve"> que ha aparecido</w:t>
        </w:r>
      </w:ins>
      <w:ins w:id="5052" w:author="Orion" w:date="2011-06-30T11:56:00Z">
        <w:r w:rsidR="005A1AC0">
          <w:rPr>
            <w:rFonts w:cs="Times New Roman"/>
          </w:rPr>
          <w:t>.</w:t>
        </w:r>
      </w:ins>
    </w:p>
    <w:p w14:paraId="517822DB" w14:textId="6F35F602" w:rsidR="00EF606A" w:rsidRDefault="00EF606A">
      <w:pPr>
        <w:jc w:val="both"/>
        <w:rPr>
          <w:ins w:id="5053" w:author="Orion" w:date="2011-06-30T10:53:00Z"/>
          <w:rFonts w:cs="Times New Roman"/>
        </w:rPr>
        <w:pPrChange w:id="5054" w:author="Orion" w:date="2011-06-26T12:33:00Z">
          <w:pPr/>
        </w:pPrChange>
      </w:pPr>
    </w:p>
    <w:p w14:paraId="290FC154" w14:textId="7460FACF" w:rsidR="00CF34DB" w:rsidRDefault="002E7A74">
      <w:pPr>
        <w:jc w:val="both"/>
        <w:rPr>
          <w:ins w:id="5055" w:author="Orion" w:date="2011-06-29T11:41:00Z"/>
          <w:rFonts w:cs="Times New Roman"/>
        </w:rPr>
        <w:pPrChange w:id="5056" w:author="Orion" w:date="2011-06-26T12:33:00Z">
          <w:pPr/>
        </w:pPrChange>
      </w:pPr>
      <w:ins w:id="5057" w:author="Orion" w:date="2011-06-30T12:14:00Z">
        <w:r w:rsidRPr="00547764">
          <w:rPr>
            <w:rFonts w:cs="Times New Roman"/>
            <w:noProof/>
            <w:lang w:eastAsia="es-ES" w:bidi="ar-SA"/>
          </w:rPr>
          <w:lastRenderedPageBreak/>
          <w:drawing>
            <wp:inline distT="0" distB="0" distL="0" distR="0" wp14:anchorId="231F53D0" wp14:editId="30A9925E">
              <wp:extent cx="6113780" cy="3806190"/>
              <wp:effectExtent l="0" t="0" r="1270" b="3810"/>
              <wp:docPr id="33" name="Picture 33" descr="E:\Master SI\TFM\doc\img\Untitled1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aster SI\TFM\doc\img\Untitled1 - Copy.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ins>
    </w:p>
    <w:p w14:paraId="2D0BED26" w14:textId="0F9429B2" w:rsidR="00E260BA" w:rsidRDefault="00E260BA">
      <w:pPr>
        <w:pStyle w:val="Caption"/>
        <w:rPr>
          <w:ins w:id="5058" w:author="Orion" w:date="2011-06-29T10:57:00Z"/>
          <w:rFonts w:cs="Times New Roman"/>
        </w:rPr>
        <w:pPrChange w:id="5059" w:author="Orion" w:date="2011-06-29T11:41:00Z">
          <w:pPr/>
        </w:pPrChange>
      </w:pPr>
      <w:bookmarkStart w:id="5060" w:name="_Ref297111036"/>
      <w:ins w:id="5061" w:author="Orion" w:date="2011-06-29T11:41:00Z">
        <w:r>
          <w:t xml:space="preserve">Ilustración </w:t>
        </w:r>
        <w:r>
          <w:fldChar w:fldCharType="begin"/>
        </w:r>
        <w:r>
          <w:instrText xml:space="preserve"> SEQ Ilustración \* ARABIC </w:instrText>
        </w:r>
      </w:ins>
      <w:r>
        <w:fldChar w:fldCharType="separate"/>
      </w:r>
      <w:ins w:id="5062" w:author="Orion" w:date="2011-07-06T16:25:00Z">
        <w:r w:rsidR="00162D18">
          <w:rPr>
            <w:noProof/>
          </w:rPr>
          <w:t>15</w:t>
        </w:r>
      </w:ins>
      <w:ins w:id="5063" w:author="Orion" w:date="2011-06-29T11:41:00Z">
        <w:r>
          <w:fldChar w:fldCharType="end"/>
        </w:r>
      </w:ins>
      <w:bookmarkEnd w:id="5060"/>
    </w:p>
    <w:p w14:paraId="62B7E388" w14:textId="77777777" w:rsidR="00722FBD" w:rsidRDefault="00722FBD">
      <w:pPr>
        <w:jc w:val="both"/>
        <w:rPr>
          <w:ins w:id="5064" w:author="Orion" w:date="2011-06-29T11:44:00Z"/>
          <w:rFonts w:cs="Times New Roman"/>
        </w:rPr>
        <w:pPrChange w:id="5065" w:author="Orion" w:date="2011-06-29T11:44:00Z">
          <w:pPr/>
        </w:pPrChange>
      </w:pPr>
    </w:p>
    <w:p w14:paraId="0143D6C4" w14:textId="77777777" w:rsidR="00722FBD" w:rsidRPr="00766D5E" w:rsidRDefault="00722FBD">
      <w:pPr>
        <w:jc w:val="both"/>
        <w:rPr>
          <w:ins w:id="5066" w:author="Orion" w:date="2011-06-29T11:44:00Z"/>
          <w:rFonts w:cs="Times New Roman"/>
        </w:rPr>
        <w:pPrChange w:id="5067" w:author="Orion" w:date="2011-06-29T11:44:00Z">
          <w:pPr/>
        </w:pPrChange>
      </w:pPr>
    </w:p>
    <w:p w14:paraId="79B5DE07" w14:textId="7DDE135B" w:rsidR="00394A51" w:rsidRDefault="00722FBD">
      <w:pPr>
        <w:pStyle w:val="ListParagraph"/>
        <w:numPr>
          <w:ilvl w:val="0"/>
          <w:numId w:val="36"/>
        </w:numPr>
        <w:jc w:val="both"/>
        <w:rPr>
          <w:ins w:id="5068" w:author="Orion" w:date="2011-06-30T16:53:00Z"/>
          <w:rFonts w:cs="Times New Roman"/>
        </w:rPr>
        <w:pPrChange w:id="5069" w:author="Orion" w:date="2011-06-26T12:33:00Z">
          <w:pPr/>
        </w:pPrChange>
      </w:pPr>
      <w:ins w:id="5070" w:author="Orion" w:date="2011-06-29T11:43:00Z">
        <w:r w:rsidRPr="00966135">
          <w:rPr>
            <w:rFonts w:cs="Times New Roman"/>
          </w:rPr>
          <w:t>Pilotos con poco estr</w:t>
        </w:r>
      </w:ins>
      <w:ins w:id="5071" w:author="Orion" w:date="2011-06-29T11:44:00Z">
        <w:r w:rsidRPr="009447DD">
          <w:rPr>
            <w:rFonts w:cs="Times New Roman"/>
          </w:rPr>
          <w:t>és y poca fatiga, y alto grado de experiencia.</w:t>
        </w:r>
      </w:ins>
      <w:ins w:id="5072" w:author="Orion" w:date="2011-06-30T16:55:00Z">
        <w:r w:rsidR="0035485D">
          <w:rPr>
            <w:rFonts w:cs="Times New Roman"/>
          </w:rPr>
          <w:t xml:space="preserve"> Como puede verse en el siguiente grupo de imágenes en este caso</w:t>
        </w:r>
      </w:ins>
      <w:ins w:id="5073" w:author="Orion" w:date="2011-06-30T16:51:00Z">
        <w:r w:rsidR="0035485D" w:rsidRPr="00966135">
          <w:rPr>
            <w:rFonts w:cs="Times New Roman"/>
          </w:rPr>
          <w:t xml:space="preserve"> los pilotos tardan relativamente poco en establecer el rumbo correcto hacia su aeropuerto de destino. </w:t>
        </w:r>
      </w:ins>
      <w:ins w:id="5074" w:author="Orion" w:date="2011-06-30T16:52:00Z">
        <w:r w:rsidR="0035485D" w:rsidRPr="009447DD">
          <w:rPr>
            <w:rFonts w:cs="Times New Roman"/>
          </w:rPr>
          <w:t xml:space="preserve">Aunque al principio durante unos instantes tendrán alto riesgo de colisión con los </w:t>
        </w:r>
      </w:ins>
      <w:ins w:id="5075" w:author="Orion" w:date="2011-06-30T16:53:00Z">
        <w:r w:rsidR="0035485D" w:rsidRPr="0080539F">
          <w:rPr>
            <w:rFonts w:cs="Times New Roman"/>
          </w:rPr>
          <w:t>aviones que hayan</w:t>
        </w:r>
        <w:r w:rsidR="0035485D" w:rsidRPr="001A6225">
          <w:rPr>
            <w:rFonts w:cs="Times New Roman"/>
          </w:rPr>
          <w:t xml:space="preserve"> salido del mismo aeropuerto </w:t>
        </w:r>
        <w:r w:rsidR="0035485D">
          <w:rPr>
            <w:rFonts w:cs="Times New Roman"/>
          </w:rPr>
          <w:t xml:space="preserve">con poca diferencia de tiempo, no tardarán en recibir y acatar la orden de los controladores </w:t>
        </w:r>
      </w:ins>
      <w:ins w:id="5076" w:author="Orion" w:date="2011-06-30T16:56:00Z">
        <w:r w:rsidR="0035485D">
          <w:rPr>
            <w:rFonts w:cs="Times New Roman"/>
          </w:rPr>
          <w:t>de</w:t>
        </w:r>
      </w:ins>
      <w:ins w:id="5077" w:author="Orion" w:date="2011-06-30T16:53:00Z">
        <w:r w:rsidR="0035485D">
          <w:rPr>
            <w:rFonts w:cs="Times New Roman"/>
          </w:rPr>
          <w:t xml:space="preserve"> </w:t>
        </w:r>
      </w:ins>
      <w:ins w:id="5078" w:author="Orion" w:date="2011-06-30T16:56:00Z">
        <w:r w:rsidR="0035485D">
          <w:rPr>
            <w:rFonts w:cs="Times New Roman"/>
          </w:rPr>
          <w:t>cambiar</w:t>
        </w:r>
      </w:ins>
      <w:ins w:id="5079" w:author="Orion" w:date="2011-06-30T16:53:00Z">
        <w:r w:rsidR="0035485D">
          <w:rPr>
            <w:rFonts w:cs="Times New Roman"/>
          </w:rPr>
          <w:t xml:space="preserve"> su altura y velocidad </w:t>
        </w:r>
      </w:ins>
      <w:ins w:id="5080" w:author="Orion" w:date="2011-06-30T16:56:00Z">
        <w:r w:rsidR="0035485D">
          <w:rPr>
            <w:rFonts w:cs="Times New Roman"/>
          </w:rPr>
          <w:t>reduciendo</w:t>
        </w:r>
      </w:ins>
      <w:ins w:id="5081" w:author="Orion" w:date="2011-06-30T16:57:00Z">
        <w:r w:rsidR="00753B7A">
          <w:rPr>
            <w:rFonts w:cs="Times New Roman"/>
          </w:rPr>
          <w:t xml:space="preserve"> de este modo dicho</w:t>
        </w:r>
      </w:ins>
      <w:ins w:id="5082" w:author="Orion" w:date="2011-06-30T16:53:00Z">
        <w:r w:rsidR="0035485D">
          <w:rPr>
            <w:rFonts w:cs="Times New Roman"/>
          </w:rPr>
          <w:t xml:space="preserve"> riesgo.</w:t>
        </w:r>
      </w:ins>
    </w:p>
    <w:p w14:paraId="392769E3" w14:textId="77777777" w:rsidR="0035485D" w:rsidRPr="0035485D" w:rsidRDefault="0035485D">
      <w:pPr>
        <w:ind w:left="360"/>
        <w:jc w:val="both"/>
        <w:rPr>
          <w:ins w:id="5083" w:author="Orion" w:date="2011-06-29T10:57:00Z"/>
          <w:rFonts w:cs="Times New Roman"/>
        </w:rPr>
        <w:pPrChange w:id="5084" w:author="Orion" w:date="2011-06-30T16:53:00Z">
          <w:pPr/>
        </w:pPrChange>
      </w:pPr>
    </w:p>
    <w:p w14:paraId="7AACE362" w14:textId="4A9B2C14" w:rsidR="00394A51" w:rsidRDefault="00E84CCE">
      <w:pPr>
        <w:jc w:val="both"/>
        <w:rPr>
          <w:ins w:id="5085" w:author="Orion" w:date="2011-06-30T16:58:00Z"/>
          <w:rFonts w:cs="Times New Roman"/>
        </w:rPr>
        <w:pPrChange w:id="5086" w:author="Orion" w:date="2011-06-26T12:33:00Z">
          <w:pPr/>
        </w:pPrChange>
      </w:pPr>
      <w:ins w:id="5087" w:author="Orion" w:date="2011-06-29T12:15:00Z">
        <w:r w:rsidRPr="00547764">
          <w:rPr>
            <w:rFonts w:cs="Times New Roman"/>
            <w:noProof/>
            <w:lang w:eastAsia="es-ES" w:bidi="ar-SA"/>
          </w:rPr>
          <w:lastRenderedPageBreak/>
          <w:drawing>
            <wp:inline distT="0" distB="0" distL="0" distR="0" wp14:anchorId="23063106" wp14:editId="3D463CE7">
              <wp:extent cx="5614035" cy="3498215"/>
              <wp:effectExtent l="0" t="0" r="5715" b="6985"/>
              <wp:docPr id="48" name="Picture 48" descr="E:\Master SI\TFM\doc\img\Untitle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aster SI\TFM\doc\img\Untitled5.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47952C17" w14:textId="1F74FB22" w:rsidR="001632CA" w:rsidRDefault="001632CA">
      <w:pPr>
        <w:pStyle w:val="Caption"/>
        <w:rPr>
          <w:ins w:id="5088" w:author="Orion" w:date="2011-06-29T10:59:00Z"/>
          <w:rFonts w:cs="Times New Roman"/>
        </w:rPr>
        <w:pPrChange w:id="5089" w:author="Orion" w:date="2011-06-30T16:58:00Z">
          <w:pPr/>
        </w:pPrChange>
      </w:pPr>
      <w:bookmarkStart w:id="5090" w:name="_Ref297216788"/>
      <w:ins w:id="5091" w:author="Orion" w:date="2011-06-30T16:58:00Z">
        <w:r>
          <w:t xml:space="preserve">Ilustración </w:t>
        </w:r>
        <w:r>
          <w:fldChar w:fldCharType="begin"/>
        </w:r>
        <w:r>
          <w:instrText xml:space="preserve"> SEQ Ilustración \* ARABIC </w:instrText>
        </w:r>
      </w:ins>
      <w:r>
        <w:fldChar w:fldCharType="separate"/>
      </w:r>
      <w:ins w:id="5092" w:author="Orion" w:date="2011-07-06T16:25:00Z">
        <w:r w:rsidR="00162D18">
          <w:rPr>
            <w:noProof/>
          </w:rPr>
          <w:t>16</w:t>
        </w:r>
      </w:ins>
      <w:ins w:id="5093" w:author="Orion" w:date="2011-06-30T16:58:00Z">
        <w:r>
          <w:fldChar w:fldCharType="end"/>
        </w:r>
      </w:ins>
      <w:bookmarkEnd w:id="5090"/>
    </w:p>
    <w:p w14:paraId="559C28D3" w14:textId="3C92E2EA" w:rsidR="00394A51" w:rsidRDefault="001632CA">
      <w:pPr>
        <w:jc w:val="both"/>
        <w:rPr>
          <w:ins w:id="5094" w:author="Orion" w:date="2011-06-30T16:59:00Z"/>
          <w:rFonts w:cs="Times New Roman"/>
        </w:rPr>
        <w:pPrChange w:id="5095" w:author="Orion" w:date="2011-06-26T12:33:00Z">
          <w:pPr/>
        </w:pPrChange>
      </w:pPr>
      <w:ins w:id="5096" w:author="Orion" w:date="2011-06-30T16:59:00Z">
        <w:r>
          <w:rPr>
            <w:rFonts w:cs="Times New Roman"/>
          </w:rPr>
          <w:t>Esta imagen (</w:t>
        </w:r>
      </w:ins>
      <w:ins w:id="5097" w:author="Orion" w:date="2011-06-30T17:04:00Z">
        <w:r w:rsidR="00C44607">
          <w:rPr>
            <w:rFonts w:cs="Times New Roman"/>
          </w:rPr>
          <w:fldChar w:fldCharType="begin"/>
        </w:r>
        <w:r w:rsidR="00C44607">
          <w:rPr>
            <w:rFonts w:cs="Times New Roman"/>
          </w:rPr>
          <w:instrText xml:space="preserve"> REF _Ref297216788 \h </w:instrText>
        </w:r>
      </w:ins>
      <w:r w:rsidR="00C44607">
        <w:rPr>
          <w:rFonts w:cs="Times New Roman"/>
        </w:rPr>
      </w:r>
      <w:r w:rsidR="00C44607">
        <w:rPr>
          <w:rFonts w:cs="Times New Roman"/>
        </w:rPr>
        <w:fldChar w:fldCharType="separate"/>
      </w:r>
      <w:ins w:id="5098" w:author="Orion" w:date="2011-07-06T16:25:00Z">
        <w:r w:rsidR="00162D18">
          <w:t xml:space="preserve">Ilustración </w:t>
        </w:r>
        <w:r w:rsidR="00162D18">
          <w:rPr>
            <w:noProof/>
          </w:rPr>
          <w:t>16</w:t>
        </w:r>
      </w:ins>
      <w:ins w:id="5099" w:author="Orion" w:date="2011-06-30T17:04:00Z">
        <w:r w:rsidR="00C44607">
          <w:rPr>
            <w:rFonts w:cs="Times New Roman"/>
          </w:rPr>
          <w:fldChar w:fldCharType="end"/>
        </w:r>
      </w:ins>
      <w:ins w:id="5100" w:author="Orion" w:date="2011-06-30T16:59:00Z">
        <w:r>
          <w:rPr>
            <w:rFonts w:cs="Times New Roman"/>
          </w:rPr>
          <w:t>) es un claro ejemplo de como un avión sale de una zona de conflicto durante un breve instante de tiempo y vuelve a entrar en otra zona de riesgo poco tiempo despu</w:t>
        </w:r>
      </w:ins>
      <w:ins w:id="5101" w:author="Orion" w:date="2011-06-30T17:00:00Z">
        <w:r>
          <w:rPr>
            <w:rFonts w:cs="Times New Roman"/>
          </w:rPr>
          <w:t xml:space="preserve">és. Esto puede verse claramente tanto con los aviones que despegaron de Barajas, como de Alicante. Estos aviones, que estaban en conflicto con los que salieron del mismo aeropuerto, </w:t>
        </w:r>
      </w:ins>
      <w:ins w:id="5102" w:author="Orion" w:date="2011-06-30T17:05:00Z">
        <w:r w:rsidR="002E790F">
          <w:rPr>
            <w:rFonts w:cs="Times New Roman"/>
          </w:rPr>
          <w:t>posteriormente pasan a estar</w:t>
        </w:r>
      </w:ins>
      <w:ins w:id="5103" w:author="Orion" w:date="2011-06-30T17:00:00Z">
        <w:r>
          <w:rPr>
            <w:rFonts w:cs="Times New Roman"/>
          </w:rPr>
          <w:t xml:space="preserve"> </w:t>
        </w:r>
      </w:ins>
      <w:ins w:id="5104" w:author="Orion" w:date="2011-06-30T17:01:00Z">
        <w:r>
          <w:rPr>
            <w:rFonts w:cs="Times New Roman"/>
          </w:rPr>
          <w:t>durante un tiempo libres de conflicto</w:t>
        </w:r>
      </w:ins>
      <w:ins w:id="5105" w:author="Orion" w:date="2011-06-30T17:05:00Z">
        <w:r w:rsidR="002E790F">
          <w:rPr>
            <w:rFonts w:cs="Times New Roman"/>
          </w:rPr>
          <w:t xml:space="preserve">. </w:t>
        </w:r>
        <w:r w:rsidR="00020E73">
          <w:rPr>
            <w:rFonts w:cs="Times New Roman"/>
          </w:rPr>
          <w:t>Dicho proceso</w:t>
        </w:r>
      </w:ins>
      <w:ins w:id="5106" w:author="Orion" w:date="2011-06-30T17:01:00Z">
        <w:r>
          <w:rPr>
            <w:rFonts w:cs="Times New Roman"/>
          </w:rPr>
          <w:t xml:space="preserve"> puede observarse viendo que la ruta vuelve a ser de color blanco lo que indica que se </w:t>
        </w:r>
      </w:ins>
      <w:ins w:id="5107" w:author="Orion" w:date="2011-06-30T17:02:00Z">
        <w:r>
          <w:rPr>
            <w:rFonts w:cs="Times New Roman"/>
          </w:rPr>
          <w:t>está</w:t>
        </w:r>
      </w:ins>
      <w:ins w:id="5108" w:author="Orion" w:date="2011-06-30T17:01:00Z">
        <w:r>
          <w:rPr>
            <w:rFonts w:cs="Times New Roman"/>
          </w:rPr>
          <w:t xml:space="preserve"> volando de nuevo a la altura de crucero</w:t>
        </w:r>
      </w:ins>
      <w:ins w:id="5109" w:author="Orion" w:date="2011-06-30T17:02:00Z">
        <w:r>
          <w:rPr>
            <w:rFonts w:cs="Times New Roman"/>
          </w:rPr>
          <w:t xml:space="preserve">. Pero esto no se mantiene durante mucho tiempo (menos para los </w:t>
        </w:r>
      </w:ins>
      <w:ins w:id="5110" w:author="Orion" w:date="2011-06-30T17:03:00Z">
        <w:r>
          <w:rPr>
            <w:rFonts w:cs="Times New Roman"/>
          </w:rPr>
          <w:t xml:space="preserve">aviones que salieron de Barajas) puesto que se vuelven a encontrar con otras aeronaves que vuelan en sentido contrario y tienen, por tanto, que modificar su altura </w:t>
        </w:r>
      </w:ins>
      <w:ins w:id="5111" w:author="Orion" w:date="2011-06-30T17:06:00Z">
        <w:r w:rsidR="0025314A">
          <w:rPr>
            <w:rFonts w:cs="Times New Roman"/>
          </w:rPr>
          <w:t>y velocidad</w:t>
        </w:r>
      </w:ins>
      <w:ins w:id="5112" w:author="Orion" w:date="2011-06-30T17:03:00Z">
        <w:r>
          <w:rPr>
            <w:rFonts w:cs="Times New Roman"/>
          </w:rPr>
          <w:t xml:space="preserve"> de nuevo.</w:t>
        </w:r>
      </w:ins>
    </w:p>
    <w:p w14:paraId="2FC29E06" w14:textId="77777777" w:rsidR="001632CA" w:rsidRDefault="001632CA">
      <w:pPr>
        <w:jc w:val="both"/>
        <w:rPr>
          <w:ins w:id="5113" w:author="Orion" w:date="2011-06-29T11:00:00Z"/>
          <w:rFonts w:cs="Times New Roman"/>
        </w:rPr>
        <w:pPrChange w:id="5114" w:author="Orion" w:date="2011-06-26T12:33:00Z">
          <w:pPr/>
        </w:pPrChange>
      </w:pPr>
    </w:p>
    <w:p w14:paraId="27918BA1" w14:textId="3595F16E" w:rsidR="00394A51" w:rsidRDefault="00E84CCE">
      <w:pPr>
        <w:jc w:val="both"/>
        <w:rPr>
          <w:ins w:id="5115" w:author="Orion" w:date="2011-06-30T17:06:00Z"/>
          <w:rFonts w:cs="Times New Roman"/>
        </w:rPr>
        <w:pPrChange w:id="5116" w:author="Orion" w:date="2011-06-26T12:33:00Z">
          <w:pPr/>
        </w:pPrChange>
      </w:pPr>
      <w:ins w:id="5117" w:author="Orion" w:date="2011-06-29T12:16:00Z">
        <w:r w:rsidRPr="00547764">
          <w:rPr>
            <w:rFonts w:cs="Times New Roman"/>
            <w:noProof/>
            <w:lang w:eastAsia="es-ES" w:bidi="ar-SA"/>
          </w:rPr>
          <w:drawing>
            <wp:inline distT="0" distB="0" distL="0" distR="0" wp14:anchorId="7C52EB69" wp14:editId="74CB47FF">
              <wp:extent cx="5614035" cy="3498215"/>
              <wp:effectExtent l="0" t="0" r="5715" b="6985"/>
              <wp:docPr id="49" name="Picture 49" descr="E:\Master SI\TFM\doc\img\Untitle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ster SI\TFM\doc\img\Untitled6.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241DF28F" w14:textId="04C7C235" w:rsidR="00C2057C" w:rsidRDefault="00C2057C">
      <w:pPr>
        <w:pStyle w:val="Caption"/>
        <w:rPr>
          <w:ins w:id="5118" w:author="Orion" w:date="2011-06-29T11:00:00Z"/>
          <w:rFonts w:cs="Times New Roman"/>
        </w:rPr>
        <w:pPrChange w:id="5119" w:author="Orion" w:date="2011-06-30T17:06:00Z">
          <w:pPr/>
        </w:pPrChange>
      </w:pPr>
      <w:bookmarkStart w:id="5120" w:name="_Ref297217016"/>
      <w:ins w:id="5121" w:author="Orion" w:date="2011-06-30T17:06:00Z">
        <w:r>
          <w:lastRenderedPageBreak/>
          <w:t xml:space="preserve">Ilustración </w:t>
        </w:r>
        <w:r>
          <w:fldChar w:fldCharType="begin"/>
        </w:r>
        <w:r>
          <w:instrText xml:space="preserve"> SEQ Ilustración \* ARABIC </w:instrText>
        </w:r>
      </w:ins>
      <w:r>
        <w:fldChar w:fldCharType="separate"/>
      </w:r>
      <w:ins w:id="5122" w:author="Orion" w:date="2011-07-06T16:25:00Z">
        <w:r w:rsidR="00162D18">
          <w:rPr>
            <w:noProof/>
          </w:rPr>
          <w:t>17</w:t>
        </w:r>
      </w:ins>
      <w:ins w:id="5123" w:author="Orion" w:date="2011-06-30T17:06:00Z">
        <w:r>
          <w:fldChar w:fldCharType="end"/>
        </w:r>
      </w:ins>
      <w:bookmarkEnd w:id="5120"/>
    </w:p>
    <w:p w14:paraId="15A65A4F" w14:textId="0E893059" w:rsidR="00394A51" w:rsidRDefault="00C2057C">
      <w:pPr>
        <w:jc w:val="both"/>
        <w:rPr>
          <w:ins w:id="5124" w:author="Orion" w:date="2011-06-29T10:48:00Z"/>
          <w:rFonts w:cs="Times New Roman"/>
        </w:rPr>
        <w:pPrChange w:id="5125" w:author="Orion" w:date="2011-06-26T12:33:00Z">
          <w:pPr/>
        </w:pPrChange>
      </w:pPr>
      <w:ins w:id="5126" w:author="Orion" w:date="2011-06-30T17:07:00Z">
        <w:r>
          <w:rPr>
            <w:rFonts w:cs="Times New Roman"/>
          </w:rPr>
          <w:t>En esta imagen (</w:t>
        </w:r>
      </w:ins>
      <w:ins w:id="5127" w:author="Orion" w:date="2011-06-30T17:08:00Z">
        <w:r>
          <w:rPr>
            <w:rFonts w:cs="Times New Roman"/>
          </w:rPr>
          <w:fldChar w:fldCharType="begin"/>
        </w:r>
        <w:r>
          <w:rPr>
            <w:rFonts w:cs="Times New Roman"/>
          </w:rPr>
          <w:instrText xml:space="preserve"> REF _Ref297217016 \h </w:instrText>
        </w:r>
      </w:ins>
      <w:r>
        <w:rPr>
          <w:rFonts w:cs="Times New Roman"/>
        </w:rPr>
      </w:r>
      <w:r>
        <w:rPr>
          <w:rFonts w:cs="Times New Roman"/>
        </w:rPr>
        <w:fldChar w:fldCharType="separate"/>
      </w:r>
      <w:ins w:id="5128" w:author="Orion" w:date="2011-07-06T16:25:00Z">
        <w:r w:rsidR="00162D18">
          <w:t xml:space="preserve">Ilustración </w:t>
        </w:r>
        <w:r w:rsidR="00162D18">
          <w:rPr>
            <w:noProof/>
          </w:rPr>
          <w:t>17</w:t>
        </w:r>
      </w:ins>
      <w:ins w:id="5129" w:author="Orion" w:date="2011-06-30T17:08:00Z">
        <w:r>
          <w:rPr>
            <w:rFonts w:cs="Times New Roman"/>
          </w:rPr>
          <w:fldChar w:fldCharType="end"/>
        </w:r>
      </w:ins>
      <w:ins w:id="5130" w:author="Orion" w:date="2011-06-30T17:07:00Z">
        <w:r>
          <w:rPr>
            <w:rFonts w:cs="Times New Roman"/>
          </w:rPr>
          <w:t>) puede verse que después de pasar el segundo conflicto ahora si se dirigen hacia el destino sin que parezca que vayan a entrar en ningún otro conflicto más.</w:t>
        </w:r>
      </w:ins>
    </w:p>
    <w:p w14:paraId="41D81B37" w14:textId="77777777" w:rsidR="00DE752A" w:rsidRDefault="00DE752A">
      <w:pPr>
        <w:jc w:val="both"/>
        <w:rPr>
          <w:ins w:id="5131" w:author="Orion" w:date="2011-06-22T18:11:00Z"/>
          <w:rFonts w:cs="Times New Roman"/>
        </w:rPr>
        <w:pPrChange w:id="5132" w:author="Orion" w:date="2011-06-26T12:33:00Z">
          <w:pPr/>
        </w:pPrChange>
      </w:pPr>
    </w:p>
    <w:p w14:paraId="1A98F429" w14:textId="77777777" w:rsidR="00DE752A" w:rsidRDefault="00DE752A">
      <w:pPr>
        <w:jc w:val="both"/>
        <w:rPr>
          <w:ins w:id="5133" w:author="Orion" w:date="2011-05-05T17:41:00Z"/>
          <w:rFonts w:cs="Times New Roman"/>
        </w:rPr>
        <w:pPrChange w:id="5134" w:author="Orion" w:date="2011-06-26T12:33:00Z">
          <w:pPr/>
        </w:pPrChange>
      </w:pPr>
    </w:p>
    <w:p w14:paraId="6785C0FF" w14:textId="77777777" w:rsidR="00B937FD" w:rsidRDefault="00B937FD" w:rsidP="00B937FD">
      <w:pPr>
        <w:pStyle w:val="Title"/>
        <w:outlineLvl w:val="0"/>
        <w:rPr>
          <w:ins w:id="5135" w:author="Orion" w:date="2011-05-05T17:41:00Z"/>
          <w:rFonts w:ascii="Times New Roman" w:hAnsi="Times New Roman" w:cs="Times New Roman"/>
        </w:rPr>
      </w:pPr>
      <w:bookmarkStart w:id="5136" w:name="_Toc297726965"/>
      <w:ins w:id="5137" w:author="Orion" w:date="2011-05-05T17:41:00Z">
        <w:r>
          <w:rPr>
            <w:rFonts w:ascii="Times New Roman" w:hAnsi="Times New Roman" w:cs="Times New Roman"/>
          </w:rPr>
          <w:t>Discusión</w:t>
        </w:r>
        <w:bookmarkEnd w:id="5136"/>
      </w:ins>
    </w:p>
    <w:p w14:paraId="03CC1A9B" w14:textId="435F6DC6" w:rsidR="009440EA" w:rsidRDefault="000B12C1" w:rsidP="002F2707">
      <w:pPr>
        <w:jc w:val="both"/>
        <w:rPr>
          <w:ins w:id="5138" w:author="Orion" w:date="2011-07-08T14:27:00Z"/>
          <w:rFonts w:cs="Times New Roman"/>
        </w:rPr>
        <w:pPrChange w:id="5139" w:author="Orion" w:date="2011-07-08T14:21:00Z">
          <w:pPr/>
        </w:pPrChange>
      </w:pPr>
      <w:ins w:id="5140" w:author="Orion" w:date="2011-07-08T14:07:00Z">
        <w:r>
          <w:rPr>
            <w:rFonts w:cs="Times New Roman"/>
          </w:rPr>
          <w:t xml:space="preserve">Como </w:t>
        </w:r>
      </w:ins>
      <w:ins w:id="5141" w:author="Orion" w:date="2011-07-08T14:50:00Z">
        <w:r w:rsidR="00C333A5">
          <w:rPr>
            <w:rFonts w:cs="Times New Roman"/>
          </w:rPr>
          <w:t>se ha</w:t>
        </w:r>
      </w:ins>
      <w:ins w:id="5142" w:author="Orion" w:date="2011-07-08T14:07:00Z">
        <w:r>
          <w:rPr>
            <w:rFonts w:cs="Times New Roman"/>
          </w:rPr>
          <w:t xml:space="preserve"> visto </w:t>
        </w:r>
      </w:ins>
      <w:ins w:id="5143" w:author="Orion" w:date="2011-07-08T14:50:00Z">
        <w:r w:rsidR="00C333A5">
          <w:rPr>
            <w:rFonts w:cs="Times New Roman"/>
          </w:rPr>
          <w:t>el</w:t>
        </w:r>
      </w:ins>
      <w:ins w:id="5144" w:author="Orion" w:date="2011-07-08T14:07:00Z">
        <w:r>
          <w:rPr>
            <w:rFonts w:cs="Times New Roman"/>
          </w:rPr>
          <w:t xml:space="preserve"> sistema</w:t>
        </w:r>
      </w:ins>
      <w:ins w:id="5145" w:author="Orion" w:date="2011-07-08T14:50:00Z">
        <w:r w:rsidR="00C333A5">
          <w:rPr>
            <w:rFonts w:cs="Times New Roman"/>
          </w:rPr>
          <w:t xml:space="preserve"> desarrollado</w:t>
        </w:r>
      </w:ins>
      <w:ins w:id="5146" w:author="Orion" w:date="2011-07-08T14:07:00Z">
        <w:r>
          <w:rPr>
            <w:rFonts w:cs="Times New Roman"/>
          </w:rPr>
          <w:t xml:space="preserve"> permite la simulación de una serie de casos de prueba de una manera flexible y </w:t>
        </w:r>
      </w:ins>
      <w:ins w:id="5147" w:author="Orion" w:date="2011-07-08T14:08:00Z">
        <w:r>
          <w:rPr>
            <w:rFonts w:cs="Times New Roman"/>
          </w:rPr>
          <w:t>fácilmente</w:t>
        </w:r>
      </w:ins>
      <w:ins w:id="5148" w:author="Orion" w:date="2011-07-08T14:07:00Z">
        <w:r>
          <w:rPr>
            <w:rFonts w:cs="Times New Roman"/>
          </w:rPr>
          <w:t xml:space="preserve"> </w:t>
        </w:r>
      </w:ins>
      <w:ins w:id="5149" w:author="Orion" w:date="2011-07-08T14:08:00Z">
        <w:r>
          <w:rPr>
            <w:rFonts w:cs="Times New Roman"/>
          </w:rPr>
          <w:t xml:space="preserve">configurables. </w:t>
        </w:r>
      </w:ins>
      <w:ins w:id="5150" w:author="Orion" w:date="2011-07-08T14:06:00Z">
        <w:r>
          <w:rPr>
            <w:rFonts w:cs="Times New Roman"/>
          </w:rPr>
          <w:t>Algunas de estos casos de prueba</w:t>
        </w:r>
      </w:ins>
      <w:ins w:id="5151" w:author="Orion" w:date="2011-07-08T14:09:00Z">
        <w:r>
          <w:rPr>
            <w:rFonts w:cs="Times New Roman"/>
          </w:rPr>
          <w:t xml:space="preserve"> podrían intentarse simular con algunas de las herramientas que enumeramos en el estado del arte, pero</w:t>
        </w:r>
      </w:ins>
      <w:ins w:id="5152" w:author="Orion" w:date="2011-07-08T14:11:00Z">
        <w:r>
          <w:rPr>
            <w:rFonts w:cs="Times New Roman"/>
          </w:rPr>
          <w:t xml:space="preserve"> para que esto fuera posible</w:t>
        </w:r>
      </w:ins>
      <w:ins w:id="5153" w:author="Orion" w:date="2011-07-08T14:09:00Z">
        <w:r>
          <w:rPr>
            <w:rFonts w:cs="Times New Roman"/>
          </w:rPr>
          <w:t xml:space="preserve"> tendr</w:t>
        </w:r>
      </w:ins>
      <w:ins w:id="5154" w:author="Orion" w:date="2011-07-08T14:11:00Z">
        <w:r>
          <w:rPr>
            <w:rFonts w:cs="Times New Roman"/>
          </w:rPr>
          <w:t>íamos que limitar la complejidad de estos casos</w:t>
        </w:r>
      </w:ins>
      <w:ins w:id="5155" w:author="Orion" w:date="2011-07-08T14:12:00Z">
        <w:r>
          <w:rPr>
            <w:rFonts w:cs="Times New Roman"/>
          </w:rPr>
          <w:t>. E</w:t>
        </w:r>
        <w:r w:rsidR="00FC3DDD">
          <w:rPr>
            <w:rFonts w:cs="Times New Roman"/>
          </w:rPr>
          <w:t>st</w:t>
        </w:r>
      </w:ins>
      <w:ins w:id="5156" w:author="Orion" w:date="2011-07-08T14:18:00Z">
        <w:r w:rsidR="00FC3DDD">
          <w:rPr>
            <w:rFonts w:cs="Times New Roman"/>
          </w:rPr>
          <w:t>a limitación</w:t>
        </w:r>
      </w:ins>
      <w:ins w:id="5157" w:author="Orion" w:date="2011-07-08T14:31:00Z">
        <w:r w:rsidR="009440EA">
          <w:rPr>
            <w:rFonts w:cs="Times New Roman"/>
          </w:rPr>
          <w:t>, viene por un lado, debida al</w:t>
        </w:r>
      </w:ins>
      <w:ins w:id="5158" w:author="Orion" w:date="2011-07-08T14:12:00Z">
        <w:r>
          <w:rPr>
            <w:rFonts w:cs="Times New Roman"/>
          </w:rPr>
          <w:t xml:space="preserve"> hecho de que estas herramientas no tienen en cuenta las interacciones entre distintos elementos</w:t>
        </w:r>
      </w:ins>
      <w:ins w:id="5159" w:author="Orion" w:date="2011-07-08T14:14:00Z">
        <w:r>
          <w:rPr>
            <w:rFonts w:cs="Times New Roman"/>
          </w:rPr>
          <w:t xml:space="preserve">, </w:t>
        </w:r>
      </w:ins>
      <w:ins w:id="5160" w:author="Orion" w:date="2011-07-08T14:16:00Z">
        <w:r w:rsidR="00FC3DDD">
          <w:rPr>
            <w:rFonts w:cs="Times New Roman"/>
          </w:rPr>
          <w:t xml:space="preserve">y con ello </w:t>
        </w:r>
      </w:ins>
      <w:ins w:id="5161" w:author="Orion" w:date="2011-07-08T14:32:00Z">
        <w:r w:rsidR="009440EA">
          <w:rPr>
            <w:rFonts w:cs="Times New Roman"/>
          </w:rPr>
          <w:t xml:space="preserve">no es posible hacer uso de </w:t>
        </w:r>
      </w:ins>
      <w:ins w:id="5162" w:author="Orion" w:date="2011-07-08T14:16:00Z">
        <w:r w:rsidR="00FC3DDD">
          <w:rPr>
            <w:rFonts w:cs="Times New Roman"/>
          </w:rPr>
          <w:t xml:space="preserve">personajes como el </w:t>
        </w:r>
      </w:ins>
      <w:ins w:id="5163" w:author="Orion" w:date="2011-07-08T14:14:00Z">
        <w:r w:rsidR="00FC3DDD">
          <w:rPr>
            <w:rFonts w:cs="Times New Roman"/>
          </w:rPr>
          <w:t xml:space="preserve"> controlador</w:t>
        </w:r>
      </w:ins>
      <w:ins w:id="5164" w:author="Orion" w:date="2011-07-08T14:15:00Z">
        <w:r w:rsidR="00FC3DDD">
          <w:rPr>
            <w:rFonts w:cs="Times New Roman"/>
          </w:rPr>
          <w:t xml:space="preserve"> aéreo</w:t>
        </w:r>
      </w:ins>
      <w:ins w:id="5165" w:author="Orion" w:date="2011-07-08T14:16:00Z">
        <w:r w:rsidR="00FC3DDD">
          <w:rPr>
            <w:rFonts w:cs="Times New Roman"/>
          </w:rPr>
          <w:t xml:space="preserve">. </w:t>
        </w:r>
      </w:ins>
      <w:ins w:id="5166" w:author="Orion" w:date="2011-07-08T14:17:00Z">
        <w:r w:rsidR="00FC3DDD">
          <w:rPr>
            <w:rFonts w:cs="Times New Roman"/>
          </w:rPr>
          <w:t xml:space="preserve">Esto </w:t>
        </w:r>
      </w:ins>
      <w:ins w:id="5167" w:author="Orion" w:date="2011-07-08T14:32:00Z">
        <w:r w:rsidR="00491A1B">
          <w:rPr>
            <w:rFonts w:cs="Times New Roman"/>
          </w:rPr>
          <w:t>implica</w:t>
        </w:r>
      </w:ins>
      <w:ins w:id="5168" w:author="Orion" w:date="2011-07-08T14:17:00Z">
        <w:r w:rsidR="00FC3DDD">
          <w:rPr>
            <w:rFonts w:cs="Times New Roman"/>
          </w:rPr>
          <w:t xml:space="preserve"> que</w:t>
        </w:r>
      </w:ins>
      <w:ins w:id="5169" w:author="Orion" w:date="2011-07-08T14:32:00Z">
        <w:r w:rsidR="008D7768">
          <w:rPr>
            <w:rFonts w:cs="Times New Roman"/>
          </w:rPr>
          <w:t>,</w:t>
        </w:r>
      </w:ins>
      <w:ins w:id="5170" w:author="Orion" w:date="2011-07-08T14:17:00Z">
        <w:r w:rsidR="00FC3DDD">
          <w:rPr>
            <w:rFonts w:cs="Times New Roman"/>
          </w:rPr>
          <w:t xml:space="preserve"> normalmente</w:t>
        </w:r>
      </w:ins>
      <w:ins w:id="5171" w:author="Orion" w:date="2011-07-08T14:32:00Z">
        <w:r w:rsidR="008D7768">
          <w:rPr>
            <w:rFonts w:cs="Times New Roman"/>
          </w:rPr>
          <w:t>,</w:t>
        </w:r>
      </w:ins>
      <w:ins w:id="5172" w:author="Orion" w:date="2011-07-08T14:17:00Z">
        <w:r w:rsidR="00FC3DDD">
          <w:rPr>
            <w:rFonts w:cs="Times New Roman"/>
          </w:rPr>
          <w:t xml:space="preserve"> la gestión de los conflictos</w:t>
        </w:r>
      </w:ins>
      <w:ins w:id="5173" w:author="Orion" w:date="2011-07-08T14:19:00Z">
        <w:r w:rsidR="00FC3DDD">
          <w:rPr>
            <w:rFonts w:cs="Times New Roman"/>
          </w:rPr>
          <w:t xml:space="preserve"> </w:t>
        </w:r>
        <w:r w:rsidR="00FC3DDD">
          <w:rPr>
            <w:rFonts w:cs="Times New Roman"/>
          </w:rPr>
          <w:t xml:space="preserve">se </w:t>
        </w:r>
        <w:r w:rsidR="00FC3DDD">
          <w:rPr>
            <w:rFonts w:cs="Times New Roman"/>
          </w:rPr>
          <w:t>limite a ser</w:t>
        </w:r>
      </w:ins>
      <w:ins w:id="5174" w:author="Orion" w:date="2011-07-08T14:17:00Z">
        <w:r w:rsidR="00FC3DDD">
          <w:rPr>
            <w:rFonts w:cs="Times New Roman"/>
          </w:rPr>
          <w:t xml:space="preserve"> responsabilidad de los mismos pilotos.</w:t>
        </w:r>
      </w:ins>
      <w:ins w:id="5175" w:author="Orion" w:date="2011-07-08T14:19:00Z">
        <w:r w:rsidR="002F2707">
          <w:rPr>
            <w:rFonts w:cs="Times New Roman"/>
          </w:rPr>
          <w:t xml:space="preserve"> Por otro lado, ser</w:t>
        </w:r>
      </w:ins>
      <w:ins w:id="5176" w:author="Orion" w:date="2011-07-08T14:20:00Z">
        <w:r w:rsidR="002F2707">
          <w:rPr>
            <w:rFonts w:cs="Times New Roman"/>
          </w:rPr>
          <w:t xml:space="preserve">ía imposible, a no ser que se hiciera un rediseño de estas herramientas, tener en cuenta las </w:t>
        </w:r>
      </w:ins>
      <w:ins w:id="5177" w:author="Orion" w:date="2011-07-08T14:21:00Z">
        <w:r w:rsidR="002F2707">
          <w:rPr>
            <w:rFonts w:cs="Times New Roman"/>
          </w:rPr>
          <w:t>c</w:t>
        </w:r>
      </w:ins>
      <w:ins w:id="5178" w:author="Orion" w:date="2011-07-08T14:20:00Z">
        <w:r w:rsidR="002F2707">
          <w:rPr>
            <w:rFonts w:cs="Times New Roman"/>
          </w:rPr>
          <w:t>aracter</w:t>
        </w:r>
      </w:ins>
      <w:ins w:id="5179" w:author="Orion" w:date="2011-07-08T14:21:00Z">
        <w:r w:rsidR="002F2707">
          <w:rPr>
            <w:rFonts w:cs="Times New Roman"/>
          </w:rPr>
          <w:t>ísticas de los pilotos como se han tenido en cuenta en estas simulaciones</w:t>
        </w:r>
      </w:ins>
      <w:ins w:id="5180" w:author="Orion" w:date="2011-07-08T14:53:00Z">
        <w:r w:rsidR="0060294C">
          <w:rPr>
            <w:rFonts w:cs="Times New Roman"/>
          </w:rPr>
          <w:t xml:space="preserve">, y </w:t>
        </w:r>
      </w:ins>
      <w:ins w:id="5181" w:author="Orion" w:date="2011-07-08T14:54:00Z">
        <w:r w:rsidR="0060294C">
          <w:rPr>
            <w:rFonts w:cs="Times New Roman"/>
          </w:rPr>
          <w:t>cómo</w:t>
        </w:r>
      </w:ins>
      <w:ins w:id="5182" w:author="Orion" w:date="2011-07-08T14:53:00Z">
        <w:r w:rsidR="0060294C">
          <w:rPr>
            <w:rFonts w:cs="Times New Roman"/>
          </w:rPr>
          <w:t xml:space="preserve"> influyen est</w:t>
        </w:r>
      </w:ins>
      <w:ins w:id="5183" w:author="Orion" w:date="2011-07-08T14:54:00Z">
        <w:r w:rsidR="00033E0C">
          <w:rPr>
            <w:rFonts w:cs="Times New Roman"/>
          </w:rPr>
          <w:t>a</w:t>
        </w:r>
      </w:ins>
      <w:ins w:id="5184" w:author="Orion" w:date="2011-07-08T14:53:00Z">
        <w:r w:rsidR="0060294C">
          <w:rPr>
            <w:rFonts w:cs="Times New Roman"/>
          </w:rPr>
          <w:t>s en otros factores</w:t>
        </w:r>
      </w:ins>
      <w:ins w:id="5185" w:author="Orion" w:date="2011-07-08T14:21:00Z">
        <w:r w:rsidR="002F2707">
          <w:rPr>
            <w:rFonts w:cs="Times New Roman"/>
          </w:rPr>
          <w:t xml:space="preserve">. </w:t>
        </w:r>
      </w:ins>
      <w:ins w:id="5186" w:author="Orion" w:date="2011-07-08T14:32:00Z">
        <w:r w:rsidR="00596D3E">
          <w:rPr>
            <w:rFonts w:cs="Times New Roman"/>
          </w:rPr>
          <w:t>Con respecto a esto</w:t>
        </w:r>
      </w:ins>
      <w:ins w:id="5187" w:author="Orion" w:date="2011-07-08T14:33:00Z">
        <w:r w:rsidR="00596D3E">
          <w:rPr>
            <w:rFonts w:cs="Times New Roman"/>
          </w:rPr>
          <w:t>,</w:t>
        </w:r>
      </w:ins>
      <w:ins w:id="5188" w:author="Orion" w:date="2011-07-08T14:22:00Z">
        <w:r w:rsidR="002F2707">
          <w:rPr>
            <w:rFonts w:cs="Times New Roman"/>
          </w:rPr>
          <w:t xml:space="preserve"> </w:t>
        </w:r>
      </w:ins>
      <w:ins w:id="5189" w:author="Orion" w:date="2011-07-08T14:23:00Z">
        <w:r w:rsidR="002F2707">
          <w:rPr>
            <w:rFonts w:cs="Times New Roman"/>
          </w:rPr>
          <w:t>más</w:t>
        </w:r>
      </w:ins>
      <w:ins w:id="5190" w:author="Orion" w:date="2011-07-08T14:22:00Z">
        <w:r w:rsidR="00596D3E">
          <w:rPr>
            <w:rFonts w:cs="Times New Roman"/>
          </w:rPr>
          <w:t xml:space="preserve"> complej</w:t>
        </w:r>
      </w:ins>
      <w:ins w:id="5191" w:author="Orion" w:date="2011-07-08T14:33:00Z">
        <w:r w:rsidR="00596D3E">
          <w:rPr>
            <w:rFonts w:cs="Times New Roman"/>
          </w:rPr>
          <w:t>o</w:t>
        </w:r>
      </w:ins>
      <w:ins w:id="5192" w:author="Orion" w:date="2011-07-08T14:22:00Z">
        <w:r w:rsidR="002F2707">
          <w:rPr>
            <w:rFonts w:cs="Times New Roman"/>
          </w:rPr>
          <w:t xml:space="preserve"> aún sería tener en cuenta la evolución de estas características a través del tiempo como</w:t>
        </w:r>
      </w:ins>
      <w:ins w:id="5193" w:author="Orion" w:date="2011-07-08T14:24:00Z">
        <w:r w:rsidR="002F2707">
          <w:rPr>
            <w:rFonts w:cs="Times New Roman"/>
          </w:rPr>
          <w:t xml:space="preserve"> sí hace este sistema.</w:t>
        </w:r>
      </w:ins>
      <w:ins w:id="5194" w:author="Orion" w:date="2011-07-08T14:26:00Z">
        <w:r w:rsidR="009440EA">
          <w:rPr>
            <w:rFonts w:cs="Times New Roman"/>
          </w:rPr>
          <w:t xml:space="preserve"> </w:t>
        </w:r>
      </w:ins>
    </w:p>
    <w:p w14:paraId="7DD8AE69" w14:textId="350ED989" w:rsidR="000B12C1" w:rsidRDefault="009440EA" w:rsidP="002F2707">
      <w:pPr>
        <w:jc w:val="both"/>
        <w:rPr>
          <w:ins w:id="5195" w:author="Orion" w:date="2011-07-08T14:41:00Z"/>
          <w:rFonts w:cs="Times New Roman"/>
        </w:rPr>
        <w:pPrChange w:id="5196" w:author="Orion" w:date="2011-07-08T14:21:00Z">
          <w:pPr/>
        </w:pPrChange>
      </w:pPr>
      <w:ins w:id="5197" w:author="Orion" w:date="2011-07-08T14:26:00Z">
        <w:r>
          <w:rPr>
            <w:rFonts w:cs="Times New Roman"/>
          </w:rPr>
          <w:t xml:space="preserve">Otra </w:t>
        </w:r>
      </w:ins>
      <w:ins w:id="5198" w:author="Orion" w:date="2011-07-08T14:27:00Z">
        <w:r>
          <w:rPr>
            <w:rFonts w:cs="Times New Roman"/>
          </w:rPr>
          <w:t>propiedad</w:t>
        </w:r>
      </w:ins>
      <w:ins w:id="5199" w:author="Orion" w:date="2011-07-08T14:26:00Z">
        <w:r>
          <w:rPr>
            <w:rFonts w:cs="Times New Roman"/>
          </w:rPr>
          <w:t xml:space="preserve"> </w:t>
        </w:r>
      </w:ins>
      <w:ins w:id="5200" w:author="Orion" w:date="2011-07-08T14:27:00Z">
        <w:r>
          <w:rPr>
            <w:rFonts w:cs="Times New Roman"/>
          </w:rPr>
          <w:t xml:space="preserve">que </w:t>
        </w:r>
      </w:ins>
      <w:ins w:id="5201" w:author="Orion" w:date="2011-07-08T14:28:00Z">
        <w:r>
          <w:rPr>
            <w:rFonts w:cs="Times New Roman"/>
          </w:rPr>
          <w:t>determina</w:t>
        </w:r>
      </w:ins>
      <w:ins w:id="5202" w:author="Orion" w:date="2011-07-08T14:27:00Z">
        <w:r>
          <w:rPr>
            <w:rFonts w:cs="Times New Roman"/>
          </w:rPr>
          <w:t xml:space="preserve"> </w:t>
        </w:r>
      </w:ins>
      <w:ins w:id="5203" w:author="Orion" w:date="2011-07-08T14:33:00Z">
        <w:r w:rsidR="0008602D">
          <w:rPr>
            <w:rFonts w:cs="Times New Roman"/>
          </w:rPr>
          <w:t xml:space="preserve">a </w:t>
        </w:r>
      </w:ins>
      <w:ins w:id="5204" w:author="Orion" w:date="2011-07-08T14:27:00Z">
        <w:r>
          <w:rPr>
            <w:rFonts w:cs="Times New Roman"/>
          </w:rPr>
          <w:t xml:space="preserve">este sistema es el amplio abanico de posibilidades en cuanto </w:t>
        </w:r>
      </w:ins>
      <w:ins w:id="5205" w:author="Orion" w:date="2011-07-08T14:29:00Z">
        <w:r>
          <w:rPr>
            <w:rFonts w:cs="Times New Roman"/>
          </w:rPr>
          <w:t>a definición de</w:t>
        </w:r>
      </w:ins>
      <w:ins w:id="5206" w:author="Orion" w:date="2011-07-08T14:27:00Z">
        <w:r>
          <w:rPr>
            <w:rFonts w:cs="Times New Roman"/>
          </w:rPr>
          <w:t xml:space="preserve"> contexto</w:t>
        </w:r>
      </w:ins>
      <w:ins w:id="5207" w:author="Orion" w:date="2011-07-08T14:29:00Z">
        <w:r>
          <w:rPr>
            <w:rFonts w:cs="Times New Roman"/>
          </w:rPr>
          <w:t>s</w:t>
        </w:r>
      </w:ins>
      <w:ins w:id="5208" w:author="Orion" w:date="2011-07-08T14:27:00Z">
        <w:r>
          <w:rPr>
            <w:rFonts w:cs="Times New Roman"/>
          </w:rPr>
          <w:t xml:space="preserve"> o </w:t>
        </w:r>
      </w:ins>
      <w:ins w:id="5209" w:author="Orion" w:date="2011-07-08T14:29:00Z">
        <w:r>
          <w:rPr>
            <w:rFonts w:cs="Times New Roman"/>
          </w:rPr>
          <w:t xml:space="preserve">casos de prueba. </w:t>
        </w:r>
      </w:ins>
      <w:ins w:id="5210" w:author="Orion" w:date="2011-07-08T14:37:00Z">
        <w:r w:rsidR="00F71DDD">
          <w:rPr>
            <w:rFonts w:cs="Times New Roman"/>
          </w:rPr>
          <w:t>E</w:t>
        </w:r>
      </w:ins>
      <w:ins w:id="5211" w:author="Orion" w:date="2011-07-08T14:35:00Z">
        <w:r w:rsidR="00F71DDD">
          <w:rPr>
            <w:rFonts w:cs="Times New Roman"/>
          </w:rPr>
          <w:t>s</w:t>
        </w:r>
      </w:ins>
      <w:ins w:id="5212" w:author="Orion" w:date="2011-07-08T14:37:00Z">
        <w:r w:rsidR="00F71DDD">
          <w:rPr>
            <w:rFonts w:cs="Times New Roman"/>
          </w:rPr>
          <w:t>t</w:t>
        </w:r>
      </w:ins>
      <w:ins w:id="5213" w:author="Orion" w:date="2011-07-08T14:35:00Z">
        <w:r w:rsidR="00F71DDD">
          <w:rPr>
            <w:rFonts w:cs="Times New Roman"/>
          </w:rPr>
          <w:t>a flexibilidad</w:t>
        </w:r>
      </w:ins>
      <w:ins w:id="5214" w:author="Orion" w:date="2011-07-08T14:37:00Z">
        <w:r w:rsidR="00F71DDD">
          <w:rPr>
            <w:rFonts w:cs="Times New Roman"/>
          </w:rPr>
          <w:t xml:space="preserve"> </w:t>
        </w:r>
      </w:ins>
      <w:ins w:id="5215" w:author="Orion" w:date="2011-07-08T14:38:00Z">
        <w:r w:rsidR="00F71DDD">
          <w:rPr>
            <w:rFonts w:cs="Times New Roman"/>
          </w:rPr>
          <w:t>s</w:t>
        </w:r>
      </w:ins>
      <w:ins w:id="5216" w:author="Orion" w:date="2011-07-08T14:35:00Z">
        <w:r w:rsidR="00F71DDD">
          <w:rPr>
            <w:rFonts w:cs="Times New Roman"/>
          </w:rPr>
          <w:t>e ha podido observar en las pruebas</w:t>
        </w:r>
      </w:ins>
      <w:ins w:id="5217" w:author="Orion" w:date="2011-07-08T14:39:00Z">
        <w:r w:rsidR="00F71DDD">
          <w:rPr>
            <w:rFonts w:cs="Times New Roman"/>
          </w:rPr>
          <w:t>,</w:t>
        </w:r>
      </w:ins>
      <w:ins w:id="5218" w:author="Orion" w:date="2011-07-08T14:35:00Z">
        <w:r w:rsidR="00F71DDD">
          <w:rPr>
            <w:rFonts w:cs="Times New Roman"/>
          </w:rPr>
          <w:t xml:space="preserve"> donde se han hecho simulaciones de distinto n</w:t>
        </w:r>
      </w:ins>
      <w:ins w:id="5219" w:author="Orion" w:date="2011-07-08T14:36:00Z">
        <w:r w:rsidR="00F71DDD">
          <w:rPr>
            <w:rFonts w:cs="Times New Roman"/>
          </w:rPr>
          <w:t xml:space="preserve">úmero de vehículos, con distintos orígenes y destinos, </w:t>
        </w:r>
      </w:ins>
      <w:ins w:id="5220" w:author="Orion" w:date="2011-07-08T14:39:00Z">
        <w:r w:rsidR="00F71DDD">
          <w:rPr>
            <w:rFonts w:cs="Times New Roman"/>
          </w:rPr>
          <w:t xml:space="preserve">y </w:t>
        </w:r>
      </w:ins>
      <w:ins w:id="5221" w:author="Orion" w:date="2011-07-08T14:38:00Z">
        <w:r w:rsidR="00F71DDD">
          <w:rPr>
            <w:rFonts w:cs="Times New Roman"/>
          </w:rPr>
          <w:t>diferentes puntos de paso</w:t>
        </w:r>
      </w:ins>
      <w:ins w:id="5222" w:author="Orion" w:date="2011-07-08T14:40:00Z">
        <w:r w:rsidR="00F71DDD">
          <w:rPr>
            <w:rFonts w:cs="Times New Roman"/>
          </w:rPr>
          <w:t>,</w:t>
        </w:r>
      </w:ins>
      <w:ins w:id="5223" w:author="Orion" w:date="2011-07-08T14:39:00Z">
        <w:r w:rsidR="00F71DDD">
          <w:rPr>
            <w:rFonts w:cs="Times New Roman"/>
          </w:rPr>
          <w:t xml:space="preserve"> para</w:t>
        </w:r>
      </w:ins>
      <w:ins w:id="5224" w:author="Orion" w:date="2011-07-08T14:40:00Z">
        <w:r w:rsidR="00F71DDD">
          <w:rPr>
            <w:rFonts w:cs="Times New Roman"/>
          </w:rPr>
          <w:t>,</w:t>
        </w:r>
      </w:ins>
      <w:ins w:id="5225" w:author="Orion" w:date="2011-07-08T14:39:00Z">
        <w:r w:rsidR="00F71DDD">
          <w:rPr>
            <w:rFonts w:cs="Times New Roman"/>
          </w:rPr>
          <w:t xml:space="preserve"> de este modo</w:t>
        </w:r>
      </w:ins>
      <w:ins w:id="5226" w:author="Orion" w:date="2011-07-08T14:40:00Z">
        <w:r w:rsidR="00F71DDD">
          <w:rPr>
            <w:rFonts w:cs="Times New Roman"/>
          </w:rPr>
          <w:t>,</w:t>
        </w:r>
      </w:ins>
      <w:ins w:id="5227" w:author="Orion" w:date="2011-07-08T14:39:00Z">
        <w:r w:rsidR="00F71DDD">
          <w:rPr>
            <w:rFonts w:cs="Times New Roman"/>
          </w:rPr>
          <w:t xml:space="preserve"> hace</w:t>
        </w:r>
      </w:ins>
      <w:ins w:id="5228" w:author="Orion" w:date="2011-07-08T14:40:00Z">
        <w:r w:rsidR="00F71DDD">
          <w:rPr>
            <w:rFonts w:cs="Times New Roman"/>
          </w:rPr>
          <w:t>r</w:t>
        </w:r>
      </w:ins>
      <w:ins w:id="5229" w:author="Orion" w:date="2011-07-08T14:39:00Z">
        <w:r w:rsidR="00F71DDD">
          <w:rPr>
            <w:rFonts w:cs="Times New Roman"/>
          </w:rPr>
          <w:t xml:space="preserve"> una </w:t>
        </w:r>
      </w:ins>
      <w:ins w:id="5230" w:author="Orion" w:date="2011-07-08T14:40:00Z">
        <w:r w:rsidR="00F71DDD">
          <w:rPr>
            <w:rFonts w:cs="Times New Roman"/>
          </w:rPr>
          <w:t>simulación</w:t>
        </w:r>
      </w:ins>
      <w:ins w:id="5231" w:author="Orion" w:date="2011-07-08T14:39:00Z">
        <w:r w:rsidR="00F71DDD">
          <w:rPr>
            <w:rFonts w:cs="Times New Roman"/>
          </w:rPr>
          <w:t xml:space="preserve"> lo m</w:t>
        </w:r>
      </w:ins>
      <w:ins w:id="5232" w:author="Orion" w:date="2011-07-08T14:40:00Z">
        <w:r w:rsidR="00F71DDD">
          <w:rPr>
            <w:rFonts w:cs="Times New Roman"/>
          </w:rPr>
          <w:t>ás realista posible.</w:t>
        </w:r>
      </w:ins>
    </w:p>
    <w:p w14:paraId="20F75302" w14:textId="4B04EDA0" w:rsidR="000B5016" w:rsidRDefault="009A53B9" w:rsidP="002F2707">
      <w:pPr>
        <w:jc w:val="both"/>
        <w:rPr>
          <w:ins w:id="5233" w:author="Orion" w:date="2011-07-08T14:42:00Z"/>
          <w:rFonts w:cs="Times New Roman"/>
        </w:rPr>
        <w:pPrChange w:id="5234" w:author="Orion" w:date="2011-07-08T14:21:00Z">
          <w:pPr/>
        </w:pPrChange>
      </w:pPr>
      <w:ins w:id="5235" w:author="Orion" w:date="2011-07-08T14:52:00Z">
        <w:r>
          <w:rPr>
            <w:rFonts w:cs="Times New Roman"/>
          </w:rPr>
          <w:t>Los casos de prueba que se han llevado a cabo permiten</w:t>
        </w:r>
      </w:ins>
      <w:ins w:id="5236" w:author="Orion" w:date="2011-07-08T14:41:00Z">
        <w:r w:rsidR="000B5016">
          <w:rPr>
            <w:rFonts w:cs="Times New Roman"/>
          </w:rPr>
          <w:t xml:space="preserve"> afirmar que el modelo se ajusta bastante al mundo real, porque la mayoría de las conclusiones que </w:t>
        </w:r>
      </w:ins>
      <w:ins w:id="5237" w:author="Orion" w:date="2011-07-08T14:53:00Z">
        <w:r>
          <w:rPr>
            <w:rFonts w:cs="Times New Roman"/>
          </w:rPr>
          <w:t>se pueden</w:t>
        </w:r>
      </w:ins>
      <w:ins w:id="5238" w:author="Orion" w:date="2011-07-08T14:41:00Z">
        <w:r w:rsidR="000B5016">
          <w:rPr>
            <w:rFonts w:cs="Times New Roman"/>
          </w:rPr>
          <w:t xml:space="preserve"> sacar de estas pruebas se cumplen en la vida real.</w:t>
        </w:r>
      </w:ins>
    </w:p>
    <w:p w14:paraId="7F528146" w14:textId="5B6FE995" w:rsidR="00853A51" w:rsidRDefault="004A1DE4" w:rsidP="002F2707">
      <w:pPr>
        <w:jc w:val="both"/>
        <w:rPr>
          <w:ins w:id="5239" w:author="Orion" w:date="2011-07-08T15:01:00Z"/>
          <w:rFonts w:cs="Times New Roman"/>
        </w:rPr>
        <w:pPrChange w:id="5240" w:author="Orion" w:date="2011-07-08T14:21:00Z">
          <w:pPr/>
        </w:pPrChange>
      </w:pPr>
      <w:ins w:id="5241" w:author="Orion" w:date="2011-07-08T15:01:00Z">
        <w:r>
          <w:rPr>
            <w:rFonts w:cs="Times New Roman"/>
          </w:rPr>
          <w:t>Algunas de las conclusiones que se pueden sacar de las pruebas son:</w:t>
        </w:r>
      </w:ins>
    </w:p>
    <w:p w14:paraId="1CE0141A" w14:textId="0EF9E4EB" w:rsidR="004A1DE4" w:rsidRDefault="004A1DE4" w:rsidP="004A1DE4">
      <w:pPr>
        <w:pStyle w:val="ListParagraph"/>
        <w:numPr>
          <w:ilvl w:val="0"/>
          <w:numId w:val="36"/>
        </w:numPr>
        <w:jc w:val="both"/>
        <w:rPr>
          <w:ins w:id="5242" w:author="Orion" w:date="2011-07-08T15:03:00Z"/>
          <w:rFonts w:cs="Times New Roman"/>
        </w:rPr>
        <w:pPrChange w:id="5243" w:author="Orion" w:date="2011-07-08T15:02:00Z">
          <w:pPr/>
        </w:pPrChange>
      </w:pPr>
      <w:ins w:id="5244" w:author="Orion" w:date="2011-07-08T15:02:00Z">
        <w:r>
          <w:rPr>
            <w:rFonts w:cs="Times New Roman"/>
          </w:rPr>
          <w:t xml:space="preserve">A medida que se incrementa el número de aeronaves en la simulación el número de riesgos de conflicto aumenta. </w:t>
        </w:r>
      </w:ins>
      <w:ins w:id="5245" w:author="Orion" w:date="2011-07-08T15:03:00Z">
        <w:r>
          <w:rPr>
            <w:rFonts w:cs="Times New Roman"/>
          </w:rPr>
          <w:t>Est</w:t>
        </w:r>
      </w:ins>
      <w:ins w:id="5246" w:author="Orion" w:date="2011-07-08T15:04:00Z">
        <w:r>
          <w:rPr>
            <w:rFonts w:cs="Times New Roman"/>
          </w:rPr>
          <w:t xml:space="preserve">e resultado se ajusta bastante a la realidad, de hecho es uno de los principales </w:t>
        </w:r>
      </w:ins>
      <w:ins w:id="5247" w:author="Orion" w:date="2011-07-08T15:05:00Z">
        <w:r>
          <w:rPr>
            <w:rFonts w:cs="Times New Roman"/>
          </w:rPr>
          <w:t>problemas</w:t>
        </w:r>
      </w:ins>
      <w:ins w:id="5248" w:author="Orion" w:date="2011-07-08T15:04:00Z">
        <w:r>
          <w:rPr>
            <w:rFonts w:cs="Times New Roman"/>
          </w:rPr>
          <w:t xml:space="preserve"> de la saturaci</w:t>
        </w:r>
      </w:ins>
      <w:ins w:id="5249" w:author="Orion" w:date="2011-07-08T15:05:00Z">
        <w:r>
          <w:rPr>
            <w:rFonts w:cs="Times New Roman"/>
          </w:rPr>
          <w:t>ón del trafico aéreo.</w:t>
        </w:r>
      </w:ins>
      <w:ins w:id="5250" w:author="Orion" w:date="2011-07-08T15:03:00Z">
        <w:r>
          <w:rPr>
            <w:rFonts w:cs="Times New Roman"/>
          </w:rPr>
          <w:t xml:space="preserve"> </w:t>
        </w:r>
      </w:ins>
    </w:p>
    <w:p w14:paraId="2C9989A0" w14:textId="187C6BDA" w:rsidR="004A1DE4" w:rsidRDefault="00F72322" w:rsidP="004A1DE4">
      <w:pPr>
        <w:pStyle w:val="ListParagraph"/>
        <w:numPr>
          <w:ilvl w:val="0"/>
          <w:numId w:val="36"/>
        </w:numPr>
        <w:jc w:val="both"/>
        <w:rPr>
          <w:ins w:id="5251" w:author="Orion" w:date="2011-07-08T16:02:00Z"/>
          <w:rFonts w:cs="Times New Roman"/>
        </w:rPr>
        <w:pPrChange w:id="5252" w:author="Orion" w:date="2011-07-08T15:02:00Z">
          <w:pPr/>
        </w:pPrChange>
      </w:pPr>
      <w:ins w:id="5253" w:author="Orion" w:date="2011-07-08T15:07:00Z">
        <w:r>
          <w:rPr>
            <w:rFonts w:cs="Times New Roman"/>
          </w:rPr>
          <w:t>Las características y el estado actual de los pilotos influye notablemente en</w:t>
        </w:r>
      </w:ins>
      <w:ins w:id="5254" w:author="Orion" w:date="2011-07-08T15:08:00Z">
        <w:r>
          <w:rPr>
            <w:rFonts w:cs="Times New Roman"/>
          </w:rPr>
          <w:t xml:space="preserve"> la evaluación de las situaciones y </w:t>
        </w:r>
      </w:ins>
      <w:ins w:id="5255" w:author="Orion" w:date="2011-07-08T15:07:00Z">
        <w:r>
          <w:rPr>
            <w:rFonts w:cs="Times New Roman"/>
          </w:rPr>
          <w:t xml:space="preserve">toma de decisiones </w:t>
        </w:r>
      </w:ins>
      <w:ins w:id="5256" w:author="Orion" w:date="2011-07-08T15:08:00Z">
        <w:r>
          <w:rPr>
            <w:rFonts w:cs="Times New Roman"/>
          </w:rPr>
          <w:t>por parte de estos.</w:t>
        </w:r>
      </w:ins>
      <w:ins w:id="5257" w:author="Orion" w:date="2011-07-08T15:58:00Z">
        <w:r w:rsidR="0072018D">
          <w:rPr>
            <w:rFonts w:cs="Times New Roman"/>
          </w:rPr>
          <w:t xml:space="preserve"> </w:t>
        </w:r>
      </w:ins>
      <w:ins w:id="5258" w:author="Orion" w:date="2011-07-08T15:59:00Z">
        <w:r w:rsidR="0072018D">
          <w:rPr>
            <w:rFonts w:cs="Times New Roman"/>
          </w:rPr>
          <w:t>Observándose</w:t>
        </w:r>
      </w:ins>
      <w:ins w:id="5259" w:author="Orion" w:date="2011-07-08T15:58:00Z">
        <w:r w:rsidR="0072018D">
          <w:rPr>
            <w:rFonts w:cs="Times New Roman"/>
          </w:rPr>
          <w:t xml:space="preserve"> que ta</w:t>
        </w:r>
      </w:ins>
      <w:ins w:id="5260" w:author="Orion" w:date="2011-07-08T15:59:00Z">
        <w:r w:rsidR="0072018D">
          <w:rPr>
            <w:rFonts w:cs="Times New Roman"/>
          </w:rPr>
          <w:t>n</w:t>
        </w:r>
      </w:ins>
      <w:ins w:id="5261" w:author="Orion" w:date="2011-07-08T15:58:00Z">
        <w:r w:rsidR="0072018D">
          <w:rPr>
            <w:rFonts w:cs="Times New Roman"/>
          </w:rPr>
          <w:t xml:space="preserve">to los pilotos menos experimentados como aquellos que tienen altos niveles de </w:t>
        </w:r>
      </w:ins>
      <w:ins w:id="5262" w:author="Orion" w:date="2011-07-08T15:59:00Z">
        <w:r w:rsidR="0072018D">
          <w:rPr>
            <w:rFonts w:cs="Times New Roman"/>
          </w:rPr>
          <w:t>estrés</w:t>
        </w:r>
      </w:ins>
      <w:ins w:id="5263" w:author="Orion" w:date="2011-07-08T15:58:00Z">
        <w:r w:rsidR="0072018D">
          <w:rPr>
            <w:rFonts w:cs="Times New Roman"/>
          </w:rPr>
          <w:t xml:space="preserve"> o fatiga</w:t>
        </w:r>
      </w:ins>
      <w:ins w:id="5264" w:author="Orion" w:date="2011-07-08T15:59:00Z">
        <w:r w:rsidR="0072018D">
          <w:rPr>
            <w:rFonts w:cs="Times New Roman"/>
          </w:rPr>
          <w:t xml:space="preserve"> </w:t>
        </w:r>
      </w:ins>
      <w:ins w:id="5265" w:author="Orion" w:date="2011-07-08T16:00:00Z">
        <w:r w:rsidR="0072018D">
          <w:rPr>
            <w:rFonts w:cs="Times New Roman"/>
          </w:rPr>
          <w:t>consumen</w:t>
        </w:r>
      </w:ins>
      <w:ins w:id="5266" w:author="Orion" w:date="2011-07-08T15:59:00Z">
        <w:r w:rsidR="0072018D">
          <w:rPr>
            <w:rFonts w:cs="Times New Roman"/>
          </w:rPr>
          <w:t xml:space="preserve"> bastante </w:t>
        </w:r>
      </w:ins>
      <w:ins w:id="5267" w:author="Orion" w:date="2011-07-08T16:00:00Z">
        <w:r w:rsidR="0072018D">
          <w:rPr>
            <w:rFonts w:cs="Times New Roman"/>
          </w:rPr>
          <w:t>tiempo a la hora de llevar a cabo las maniobras que se proponen. Esto influirá negativamente en</w:t>
        </w:r>
      </w:ins>
      <w:ins w:id="5268" w:author="Orion" w:date="2011-07-08T16:02:00Z">
        <w:r w:rsidR="0072018D">
          <w:rPr>
            <w:rFonts w:cs="Times New Roman"/>
          </w:rPr>
          <w:t xml:space="preserve"> previsión de trayectorias de las aeronaves</w:t>
        </w:r>
      </w:ins>
      <w:ins w:id="5269" w:author="Orion" w:date="2011-07-08T16:00:00Z">
        <w:r w:rsidR="0072018D">
          <w:rPr>
            <w:rFonts w:cs="Times New Roman"/>
          </w:rPr>
          <w:t xml:space="preserve"> y en la reducci</w:t>
        </w:r>
      </w:ins>
      <w:ins w:id="5270" w:author="Orion" w:date="2011-07-08T16:01:00Z">
        <w:r w:rsidR="0072018D">
          <w:rPr>
            <w:rFonts w:cs="Times New Roman"/>
          </w:rPr>
          <w:t xml:space="preserve">ón de </w:t>
        </w:r>
      </w:ins>
      <w:ins w:id="5271" w:author="Orion" w:date="2011-07-08T16:03:00Z">
        <w:r w:rsidR="0072018D">
          <w:rPr>
            <w:rFonts w:cs="Times New Roman"/>
          </w:rPr>
          <w:t xml:space="preserve">los </w:t>
        </w:r>
      </w:ins>
      <w:ins w:id="5272" w:author="Orion" w:date="2011-07-08T16:01:00Z">
        <w:r w:rsidR="0072018D">
          <w:rPr>
            <w:rFonts w:cs="Times New Roman"/>
          </w:rPr>
          <w:t>riesgos de conflicto entre aviones.</w:t>
        </w:r>
      </w:ins>
      <w:ins w:id="5273" w:author="Orion" w:date="2011-07-08T16:15:00Z">
        <w:r w:rsidR="00741207">
          <w:rPr>
            <w:rFonts w:cs="Times New Roman"/>
          </w:rPr>
          <w:t xml:space="preserve"> Esto se puede ver claramente ya que en los casos expuestos donde los valores</w:t>
        </w:r>
      </w:ins>
      <w:ins w:id="5274" w:author="Orion" w:date="2011-07-08T16:17:00Z">
        <w:r w:rsidR="00741207">
          <w:rPr>
            <w:rFonts w:cs="Times New Roman"/>
          </w:rPr>
          <w:t xml:space="preserve"> de experiencia eran bajos, y de estrés y fatiga altos, el número y proximidad de riesgos de conflicto aumentaba,</w:t>
        </w:r>
      </w:ins>
      <w:ins w:id="5275" w:author="Orion" w:date="2011-07-08T16:15:00Z">
        <w:r w:rsidR="00741207">
          <w:rPr>
            <w:rFonts w:cs="Times New Roman"/>
          </w:rPr>
          <w:t xml:space="preserve"> hasta tal punto que en ciertas ocasiones se llegaba a estado</w:t>
        </w:r>
        <w:bookmarkStart w:id="5276" w:name="_GoBack"/>
        <w:bookmarkEnd w:id="5276"/>
        <w:r w:rsidR="00741207">
          <w:rPr>
            <w:rFonts w:cs="Times New Roman"/>
          </w:rPr>
          <w:t>s de riesgo</w:t>
        </w:r>
      </w:ins>
      <w:ins w:id="5277" w:author="Orion" w:date="2011-07-08T16:16:00Z">
        <w:r w:rsidR="00741207">
          <w:rPr>
            <w:rFonts w:cs="Times New Roman"/>
          </w:rPr>
          <w:t xml:space="preserve"> real de posible conflicto.</w:t>
        </w:r>
      </w:ins>
    </w:p>
    <w:p w14:paraId="2E8DF27D" w14:textId="6E096879" w:rsidR="0072018D" w:rsidRPr="004A1DE4" w:rsidRDefault="0072018D" w:rsidP="004A1DE4">
      <w:pPr>
        <w:pStyle w:val="ListParagraph"/>
        <w:numPr>
          <w:ilvl w:val="0"/>
          <w:numId w:val="36"/>
        </w:numPr>
        <w:jc w:val="both"/>
        <w:rPr>
          <w:ins w:id="5278" w:author="Orion" w:date="2011-07-08T14:42:00Z"/>
          <w:rFonts w:cs="Times New Roman"/>
          <w:rPrChange w:id="5279" w:author="Orion" w:date="2011-07-08T15:02:00Z">
            <w:rPr>
              <w:ins w:id="5280" w:author="Orion" w:date="2011-07-08T14:42:00Z"/>
            </w:rPr>
          </w:rPrChange>
        </w:rPr>
        <w:pPrChange w:id="5281" w:author="Orion" w:date="2011-07-08T15:02:00Z">
          <w:pPr/>
        </w:pPrChange>
      </w:pPr>
      <w:ins w:id="5282" w:author="Orion" w:date="2011-07-08T16:02:00Z">
        <w:r w:rsidRPr="00FD0345">
          <w:rPr>
            <w:rFonts w:cs="Times New Roman"/>
            <w:highlight w:val="yellow"/>
            <w:rPrChange w:id="5283" w:author="Orion" w:date="2011-07-08T18:06:00Z">
              <w:rPr>
                <w:rFonts w:cs="Times New Roman"/>
              </w:rPr>
            </w:rPrChange>
          </w:rPr>
          <w:t>(Añadir</w:t>
        </w:r>
        <w:r w:rsidR="007D29F5" w:rsidRPr="00FD0345">
          <w:rPr>
            <w:rFonts w:cs="Times New Roman"/>
            <w:highlight w:val="yellow"/>
            <w:rPrChange w:id="5284" w:author="Orion" w:date="2011-07-08T18:06:00Z">
              <w:rPr>
                <w:rFonts w:cs="Times New Roman"/>
              </w:rPr>
            </w:rPrChange>
          </w:rPr>
          <w:t xml:space="preserve"> un caso de prueba)</w:t>
        </w:r>
        <w:r w:rsidR="007D29F5">
          <w:rPr>
            <w:rFonts w:cs="Times New Roman"/>
          </w:rPr>
          <w:t xml:space="preserve"> </w:t>
        </w:r>
      </w:ins>
      <w:ins w:id="5285" w:author="Orion" w:date="2011-07-08T16:07:00Z">
        <w:r w:rsidR="007D29F5">
          <w:rPr>
            <w:rFonts w:cs="Times New Roman"/>
          </w:rPr>
          <w:t>Contar con elementos cuyas</w:t>
        </w:r>
      </w:ins>
      <w:ins w:id="5286" w:author="Orion" w:date="2011-07-08T16:09:00Z">
        <w:r w:rsidR="007D29F5">
          <w:rPr>
            <w:rFonts w:cs="Times New Roman"/>
          </w:rPr>
          <w:t xml:space="preserve"> evaluaciones y </w:t>
        </w:r>
      </w:ins>
      <w:ins w:id="5287" w:author="Orion" w:date="2011-07-08T16:07:00Z">
        <w:r w:rsidR="007D29F5">
          <w:rPr>
            <w:rFonts w:cs="Times New Roman"/>
          </w:rPr>
          <w:t xml:space="preserve">decisiones  son ejecutadas </w:t>
        </w:r>
      </w:ins>
      <w:ins w:id="5288" w:author="Orion" w:date="2011-07-08T16:08:00Z">
        <w:r w:rsidR="007D29F5">
          <w:rPr>
            <w:rFonts w:cs="Times New Roman"/>
          </w:rPr>
          <w:t xml:space="preserve">prácticamente </w:t>
        </w:r>
      </w:ins>
      <w:ins w:id="5289" w:author="Orion" w:date="2011-07-08T16:07:00Z">
        <w:r w:rsidR="007D29F5">
          <w:rPr>
            <w:rFonts w:cs="Times New Roman"/>
          </w:rPr>
          <w:t>en tiempo real</w:t>
        </w:r>
      </w:ins>
      <w:ins w:id="5290" w:author="Orion" w:date="2011-07-08T16:09:00Z">
        <w:r w:rsidR="007D29F5">
          <w:rPr>
            <w:rFonts w:cs="Times New Roman"/>
          </w:rPr>
          <w:t xml:space="preserve"> </w:t>
        </w:r>
      </w:ins>
      <w:ins w:id="5291" w:author="Orion" w:date="2011-07-08T16:10:00Z">
        <w:r w:rsidR="007D29F5">
          <w:rPr>
            <w:rFonts w:cs="Times New Roman"/>
          </w:rPr>
          <w:t>contribuye muy positivamente</w:t>
        </w:r>
      </w:ins>
      <w:ins w:id="5292" w:author="Orion" w:date="2011-07-08T16:13:00Z">
        <w:r w:rsidR="007D29F5">
          <w:rPr>
            <w:rFonts w:cs="Times New Roman"/>
          </w:rPr>
          <w:t xml:space="preserve"> a</w:t>
        </w:r>
      </w:ins>
      <w:ins w:id="5293" w:author="Orion" w:date="2011-07-08T16:10:00Z">
        <w:r w:rsidR="007D29F5">
          <w:rPr>
            <w:rFonts w:cs="Times New Roman"/>
          </w:rPr>
          <w:t xml:space="preserve"> </w:t>
        </w:r>
      </w:ins>
      <w:ins w:id="5294" w:author="Orion" w:date="2011-07-08T16:12:00Z">
        <w:r w:rsidR="007D29F5">
          <w:rPr>
            <w:rFonts w:cs="Times New Roman"/>
          </w:rPr>
          <w:t>dar fluidez a</w:t>
        </w:r>
      </w:ins>
      <w:ins w:id="5295" w:author="Orion" w:date="2011-07-08T16:11:00Z">
        <w:r w:rsidR="007D29F5">
          <w:rPr>
            <w:rFonts w:cs="Times New Roman"/>
          </w:rPr>
          <w:t>l tr</w:t>
        </w:r>
      </w:ins>
      <w:ins w:id="5296" w:author="Orion" w:date="2011-07-08T16:12:00Z">
        <w:r w:rsidR="007D29F5">
          <w:rPr>
            <w:rFonts w:cs="Times New Roman"/>
          </w:rPr>
          <w:t>á</w:t>
        </w:r>
      </w:ins>
      <w:ins w:id="5297" w:author="Orion" w:date="2011-07-08T16:11:00Z">
        <w:r w:rsidR="007D29F5">
          <w:rPr>
            <w:rFonts w:cs="Times New Roman"/>
          </w:rPr>
          <w:t xml:space="preserve">fico y </w:t>
        </w:r>
      </w:ins>
      <w:ins w:id="5298" w:author="Orion" w:date="2011-07-08T16:13:00Z">
        <w:r w:rsidR="007D29F5">
          <w:rPr>
            <w:rFonts w:cs="Times New Roman"/>
          </w:rPr>
          <w:t>reducir el número de</w:t>
        </w:r>
      </w:ins>
      <w:ins w:id="5299" w:author="Orion" w:date="2011-07-08T16:11:00Z">
        <w:r w:rsidR="007D29F5">
          <w:rPr>
            <w:rFonts w:cs="Times New Roman"/>
          </w:rPr>
          <w:t xml:space="preserve"> conflictos</w:t>
        </w:r>
      </w:ins>
      <w:ins w:id="5300" w:author="Orion" w:date="2011-07-08T16:09:00Z">
        <w:r w:rsidR="007D29F5">
          <w:rPr>
            <w:rFonts w:cs="Times New Roman"/>
          </w:rPr>
          <w:t xml:space="preserve">. </w:t>
        </w:r>
      </w:ins>
      <w:ins w:id="5301" w:author="Orion" w:date="2011-07-08T16:13:00Z">
        <w:r w:rsidR="007D29F5">
          <w:rPr>
            <w:rFonts w:cs="Times New Roman"/>
          </w:rPr>
          <w:t>L</w:t>
        </w:r>
        <w:r w:rsidR="00026233">
          <w:rPr>
            <w:rFonts w:cs="Times New Roman"/>
          </w:rPr>
          <w:t xml:space="preserve">a mejora es tal </w:t>
        </w:r>
      </w:ins>
      <w:ins w:id="5302" w:author="Orion" w:date="2011-07-08T16:09:00Z">
        <w:r w:rsidR="007D29F5">
          <w:rPr>
            <w:rFonts w:cs="Times New Roman"/>
          </w:rPr>
          <w:t>que l</w:t>
        </w:r>
      </w:ins>
      <w:ins w:id="5303" w:author="Orion" w:date="2011-07-08T16:02:00Z">
        <w:r w:rsidR="007D29F5">
          <w:rPr>
            <w:rFonts w:cs="Times New Roman"/>
          </w:rPr>
          <w:t>a introducci</w:t>
        </w:r>
      </w:ins>
      <w:ins w:id="5304" w:author="Orion" w:date="2011-07-08T16:04:00Z">
        <w:r w:rsidR="007D29F5">
          <w:rPr>
            <w:rFonts w:cs="Times New Roman"/>
          </w:rPr>
          <w:t xml:space="preserve">ón de la tecnología de los </w:t>
        </w:r>
        <w:proofErr w:type="spellStart"/>
        <w:r w:rsidR="007D29F5">
          <w:rPr>
            <w:rFonts w:cs="Times New Roman"/>
          </w:rPr>
          <w:t>UAVs</w:t>
        </w:r>
      </w:ins>
      <w:proofErr w:type="spellEnd"/>
      <w:ins w:id="5305" w:author="Orion" w:date="2011-07-08T16:14:00Z">
        <w:r w:rsidR="00741207">
          <w:rPr>
            <w:rFonts w:cs="Times New Roman"/>
          </w:rPr>
          <w:t xml:space="preserve"> podría</w:t>
        </w:r>
      </w:ins>
      <w:ins w:id="5306" w:author="Orion" w:date="2011-07-08T16:04:00Z">
        <w:r w:rsidR="007D29F5">
          <w:rPr>
            <w:rFonts w:cs="Times New Roman"/>
          </w:rPr>
          <w:t xml:space="preserve"> permitir</w:t>
        </w:r>
      </w:ins>
      <w:ins w:id="5307" w:author="Orion" w:date="2011-07-08T16:14:00Z">
        <w:r w:rsidR="00741207">
          <w:rPr>
            <w:rFonts w:cs="Times New Roman"/>
          </w:rPr>
          <w:t xml:space="preserve">, </w:t>
        </w:r>
      </w:ins>
      <w:ins w:id="5308" w:author="Orion" w:date="2011-07-08T16:19:00Z">
        <w:r w:rsidR="00F37798">
          <w:rPr>
            <w:rFonts w:cs="Times New Roman"/>
          </w:rPr>
          <w:t>hasta cierto punto</w:t>
        </w:r>
      </w:ins>
      <w:ins w:id="5309" w:author="Orion" w:date="2011-07-08T16:14:00Z">
        <w:r w:rsidR="00741207">
          <w:rPr>
            <w:rFonts w:cs="Times New Roman"/>
          </w:rPr>
          <w:t>,</w:t>
        </w:r>
      </w:ins>
      <w:ins w:id="5310" w:author="Orion" w:date="2011-07-08T16:04:00Z">
        <w:r w:rsidR="007D29F5">
          <w:rPr>
            <w:rFonts w:cs="Times New Roman"/>
          </w:rPr>
          <w:t xml:space="preserve"> paliar los riesgos que supone </w:t>
        </w:r>
      </w:ins>
      <w:ins w:id="5311" w:author="Orion" w:date="2011-07-08T16:19:00Z">
        <w:r w:rsidR="00F37798">
          <w:rPr>
            <w:rFonts w:cs="Times New Roman"/>
          </w:rPr>
          <w:t xml:space="preserve">que </w:t>
        </w:r>
      </w:ins>
      <w:ins w:id="5312" w:author="Orion" w:date="2011-07-08T16:09:00Z">
        <w:r w:rsidR="007D29F5">
          <w:rPr>
            <w:rFonts w:cs="Times New Roman"/>
          </w:rPr>
          <w:t>se encuentren</w:t>
        </w:r>
      </w:ins>
      <w:ins w:id="5313" w:author="Orion" w:date="2011-07-08T16:06:00Z">
        <w:r w:rsidR="007D29F5">
          <w:rPr>
            <w:rFonts w:cs="Times New Roman"/>
          </w:rPr>
          <w:t xml:space="preserve"> volando</w:t>
        </w:r>
      </w:ins>
      <w:ins w:id="5314" w:author="Orion" w:date="2011-07-08T16:04:00Z">
        <w:r w:rsidR="007D29F5">
          <w:rPr>
            <w:rFonts w:cs="Times New Roman"/>
          </w:rPr>
          <w:t xml:space="preserve"> </w:t>
        </w:r>
      </w:ins>
      <w:ins w:id="5315" w:author="Orion" w:date="2011-07-08T16:05:00Z">
        <w:r w:rsidR="007D29F5">
          <w:rPr>
            <w:rFonts w:cs="Times New Roman"/>
          </w:rPr>
          <w:t>en el espacio aéreo</w:t>
        </w:r>
      </w:ins>
      <w:ins w:id="5316" w:author="Orion" w:date="2011-07-08T16:06:00Z">
        <w:r w:rsidR="007D29F5">
          <w:rPr>
            <w:rFonts w:cs="Times New Roman"/>
          </w:rPr>
          <w:t xml:space="preserve"> aviones manejados por</w:t>
        </w:r>
      </w:ins>
      <w:ins w:id="5317" w:author="Orion" w:date="2011-07-08T16:05:00Z">
        <w:r w:rsidR="007D29F5">
          <w:rPr>
            <w:rFonts w:cs="Times New Roman"/>
          </w:rPr>
          <w:t xml:space="preserve"> </w:t>
        </w:r>
      </w:ins>
      <w:ins w:id="5318" w:author="Orion" w:date="2011-07-08T16:04:00Z">
        <w:r w:rsidR="007D29F5">
          <w:rPr>
            <w:rFonts w:cs="Times New Roman"/>
          </w:rPr>
          <w:t xml:space="preserve">pilotos con mucho </w:t>
        </w:r>
      </w:ins>
      <w:ins w:id="5319" w:author="Orion" w:date="2011-07-08T16:05:00Z">
        <w:r w:rsidR="007D29F5">
          <w:rPr>
            <w:rFonts w:cs="Times New Roman"/>
          </w:rPr>
          <w:t>estrés</w:t>
        </w:r>
      </w:ins>
      <w:ins w:id="5320" w:author="Orion" w:date="2011-07-08T16:04:00Z">
        <w:r w:rsidR="007D29F5">
          <w:rPr>
            <w:rFonts w:cs="Times New Roman"/>
          </w:rPr>
          <w:t xml:space="preserve"> </w:t>
        </w:r>
      </w:ins>
      <w:ins w:id="5321" w:author="Orion" w:date="2011-07-08T16:05:00Z">
        <w:r w:rsidR="007D29F5">
          <w:rPr>
            <w:rFonts w:cs="Times New Roman"/>
          </w:rPr>
          <w:t>o fatiga</w:t>
        </w:r>
      </w:ins>
      <w:ins w:id="5322" w:author="Orion" w:date="2011-07-08T16:06:00Z">
        <w:r w:rsidR="007D29F5">
          <w:rPr>
            <w:rFonts w:cs="Times New Roman"/>
          </w:rPr>
          <w:t>,</w:t>
        </w:r>
      </w:ins>
      <w:ins w:id="5323" w:author="Orion" w:date="2011-07-08T16:05:00Z">
        <w:r w:rsidR="007D29F5">
          <w:rPr>
            <w:rFonts w:cs="Times New Roman"/>
          </w:rPr>
          <w:t xml:space="preserve"> o con bajos niveles de experiencia.</w:t>
        </w:r>
      </w:ins>
    </w:p>
    <w:p w14:paraId="40DD8774" w14:textId="77777777" w:rsidR="00374917" w:rsidRDefault="00374917" w:rsidP="002F2707">
      <w:pPr>
        <w:jc w:val="both"/>
        <w:rPr>
          <w:ins w:id="5324" w:author="Orion" w:date="2011-05-05T17:41:00Z"/>
          <w:rFonts w:cs="Times New Roman"/>
        </w:rPr>
        <w:pPrChange w:id="5325" w:author="Orion" w:date="2011-07-08T14:21:00Z">
          <w:pPr/>
        </w:pPrChange>
      </w:pPr>
    </w:p>
    <w:p w14:paraId="59A9F4A7" w14:textId="77777777" w:rsidR="00B937FD" w:rsidRDefault="00B937FD" w:rsidP="00B937FD">
      <w:pPr>
        <w:pStyle w:val="Title"/>
        <w:outlineLvl w:val="0"/>
        <w:rPr>
          <w:ins w:id="5326" w:author="Orion" w:date="2011-05-05T17:41:00Z"/>
          <w:rFonts w:ascii="Times New Roman" w:hAnsi="Times New Roman" w:cs="Times New Roman"/>
        </w:rPr>
      </w:pPr>
      <w:bookmarkStart w:id="5327" w:name="_Toc297726966"/>
      <w:ins w:id="5328" w:author="Orion" w:date="2011-05-05T17:41:00Z">
        <w:r>
          <w:rPr>
            <w:rFonts w:ascii="Times New Roman" w:hAnsi="Times New Roman" w:cs="Times New Roman"/>
          </w:rPr>
          <w:t>Conclusión y trabajo futuro</w:t>
        </w:r>
        <w:bookmarkEnd w:id="5327"/>
      </w:ins>
    </w:p>
    <w:p w14:paraId="308AE70A" w14:textId="305CFDB2" w:rsidR="0050085B" w:rsidRDefault="004721CC" w:rsidP="0050085B">
      <w:pPr>
        <w:spacing w:before="120"/>
        <w:jc w:val="both"/>
        <w:rPr>
          <w:ins w:id="5329" w:author="Orion" w:date="2011-07-08T17:12:00Z"/>
        </w:rPr>
        <w:pPrChange w:id="5330" w:author="Orion" w:date="2011-07-08T16:59:00Z">
          <w:pPr>
            <w:spacing w:before="120"/>
            <w:ind w:left="360"/>
            <w:jc w:val="both"/>
          </w:pPr>
        </w:pPrChange>
      </w:pPr>
      <w:ins w:id="5331" w:author="Orion" w:date="2011-07-08T17:02:00Z">
        <w:r>
          <w:t xml:space="preserve">El objetivo de este trabajo ha sido </w:t>
        </w:r>
      </w:ins>
      <w:ins w:id="5332" w:author="Orion" w:date="2011-07-08T16:59:00Z">
        <w:r w:rsidR="0050085B" w:rsidRPr="0050085B">
          <w:rPr>
            <w:rPrChange w:id="5333" w:author="Orion" w:date="2011-07-08T16:59:00Z">
              <w:rPr>
                <w:highlight w:val="yellow"/>
              </w:rPr>
            </w:rPrChange>
          </w:rPr>
          <w:t xml:space="preserve">analizar los requisitos que debe satisfacer un marco flexible y </w:t>
        </w:r>
        <w:r w:rsidR="0050085B" w:rsidRPr="0050085B">
          <w:rPr>
            <w:rPrChange w:id="5334" w:author="Orion" w:date="2011-07-08T16:59:00Z">
              <w:rPr>
                <w:highlight w:val="yellow"/>
              </w:rPr>
            </w:rPrChange>
          </w:rPr>
          <w:lastRenderedPageBreak/>
          <w:t>realista de simulación del tráfico</w:t>
        </w:r>
        <w:r w:rsidR="0050085B">
          <w:t xml:space="preserve"> aéreo</w:t>
        </w:r>
        <w:r w:rsidR="0050085B" w:rsidRPr="0050085B">
          <w:rPr>
            <w:rPrChange w:id="5335" w:author="Orion" w:date="2011-07-08T16:59:00Z">
              <w:rPr>
                <w:highlight w:val="yellow"/>
              </w:rPr>
            </w:rPrChange>
          </w:rPr>
          <w:t xml:space="preserve">, y realizar </w:t>
        </w:r>
      </w:ins>
      <w:ins w:id="5336" w:author="Orion" w:date="2011-07-08T17:04:00Z">
        <w:r>
          <w:t xml:space="preserve">un </w:t>
        </w:r>
      </w:ins>
      <w:ins w:id="5337" w:author="Orion" w:date="2011-07-08T17:03:00Z">
        <w:r>
          <w:t xml:space="preserve">diseño que aporte </w:t>
        </w:r>
      </w:ins>
      <w:ins w:id="5338" w:author="Orion" w:date="2011-07-08T16:59:00Z">
        <w:r w:rsidR="0050085B" w:rsidRPr="0050085B">
          <w:rPr>
            <w:rPrChange w:id="5339" w:author="Orion" w:date="2011-07-08T16:59:00Z">
              <w:rPr>
                <w:highlight w:val="yellow"/>
              </w:rPr>
            </w:rPrChange>
          </w:rPr>
          <w:t xml:space="preserve">la base para incorporar y extender dichos requisitos. En particular, se ha analizado la importancia que para estas simulaciones tiene considerar el comportamiento de los </w:t>
        </w:r>
      </w:ins>
      <w:ins w:id="5340" w:author="Orion" w:date="2011-07-08T17:00:00Z">
        <w:r w:rsidR="0050085B">
          <w:t xml:space="preserve">humanos </w:t>
        </w:r>
      </w:ins>
      <w:ins w:id="5341" w:author="Orion" w:date="2011-07-08T17:01:00Z">
        <w:r w:rsidR="0050085B">
          <w:t xml:space="preserve">que intervienen </w:t>
        </w:r>
      </w:ins>
      <w:ins w:id="5342" w:author="Orion" w:date="2011-07-08T17:00:00Z">
        <w:r w:rsidR="0050085B">
          <w:t>como pilotos, controladores, gestores de panes de vuelo, etc</w:t>
        </w:r>
      </w:ins>
      <w:ins w:id="5343" w:author="Orion" w:date="2011-07-08T16:59:00Z">
        <w:r w:rsidR="0050085B" w:rsidRPr="0050085B">
          <w:rPr>
            <w:rPrChange w:id="5344" w:author="Orion" w:date="2011-07-08T16:59:00Z">
              <w:rPr>
                <w:highlight w:val="yellow"/>
              </w:rPr>
            </w:rPrChange>
          </w:rPr>
          <w:t>.</w:t>
        </w:r>
        <w:r w:rsidR="0050085B">
          <w:t xml:space="preserve"> </w:t>
        </w:r>
      </w:ins>
      <w:ins w:id="5345" w:author="Orion" w:date="2011-07-08T17:06:00Z">
        <w:r>
          <w:t>De acuerdo a</w:t>
        </w:r>
      </w:ins>
      <w:ins w:id="5346" w:author="Orion" w:date="2011-07-08T16:59:00Z">
        <w:r w:rsidR="0050085B">
          <w:t xml:space="preserve"> los experimentos realizados, trabajar con estos aspectos es </w:t>
        </w:r>
        <w:r w:rsidR="0050085B" w:rsidRPr="00C60BE8">
          <w:t xml:space="preserve">fundamental para entender </w:t>
        </w:r>
        <w:r w:rsidR="0050085B">
          <w:t>ciertas características del</w:t>
        </w:r>
        <w:r w:rsidR="0050085B" w:rsidRPr="00C60BE8">
          <w:t xml:space="preserve"> tráfico</w:t>
        </w:r>
      </w:ins>
      <w:ins w:id="5347" w:author="Orion" w:date="2011-07-08T17:04:00Z">
        <w:r>
          <w:t xml:space="preserve"> aéreo</w:t>
        </w:r>
      </w:ins>
      <w:ins w:id="5348" w:author="Orion" w:date="2011-07-08T16:59:00Z">
        <w:r w:rsidR="0050085B">
          <w:t>.</w:t>
        </w:r>
      </w:ins>
      <w:ins w:id="5349" w:author="Orion" w:date="2011-07-08T17:05:00Z">
        <w:r>
          <w:t xml:space="preserve"> </w:t>
        </w:r>
      </w:ins>
      <w:ins w:id="5350" w:author="Orion" w:date="2011-07-08T17:11:00Z">
        <w:r w:rsidR="00E056FD">
          <w:t>Como consecuencia de la implementación de d</w:t>
        </w:r>
      </w:ins>
      <w:ins w:id="5351" w:author="Orion" w:date="2011-07-08T17:09:00Z">
        <w:r w:rsidR="00E056FD">
          <w:t xml:space="preserve">icho trabajo </w:t>
        </w:r>
      </w:ins>
      <w:ins w:id="5352" w:author="Orion" w:date="2011-07-08T17:11:00Z">
        <w:r w:rsidR="00E056FD">
          <w:t>se ha podido</w:t>
        </w:r>
      </w:ins>
      <w:ins w:id="5353" w:author="Orion" w:date="2011-07-08T17:09:00Z">
        <w:r w:rsidR="00E056FD">
          <w:t xml:space="preserve"> a su vez </w:t>
        </w:r>
      </w:ins>
      <w:ins w:id="5354" w:author="Orion" w:date="2011-07-08T17:10:00Z">
        <w:r w:rsidR="00E056FD">
          <w:t>observar</w:t>
        </w:r>
      </w:ins>
      <w:ins w:id="5355" w:author="Orion" w:date="2011-07-08T17:09:00Z">
        <w:r w:rsidR="00E056FD">
          <w:t xml:space="preserve"> que la introducción de nuevas tecnologías</w:t>
        </w:r>
      </w:ins>
      <w:ins w:id="5356" w:author="Orion" w:date="2011-07-08T17:11:00Z">
        <w:r w:rsidR="00E056FD">
          <w:t xml:space="preserve"> como l</w:t>
        </w:r>
      </w:ins>
      <w:ins w:id="5357" w:author="Orion" w:date="2011-07-08T17:12:00Z">
        <w:r w:rsidR="00E056FD">
          <w:t>a de los</w:t>
        </w:r>
      </w:ins>
      <w:ins w:id="5358" w:author="Orion" w:date="2011-07-08T17:11:00Z">
        <w:r w:rsidR="00E056FD">
          <w:t xml:space="preserve"> </w:t>
        </w:r>
        <w:proofErr w:type="spellStart"/>
        <w:r w:rsidR="00E056FD">
          <w:t>UAVs</w:t>
        </w:r>
      </w:ins>
      <w:proofErr w:type="spellEnd"/>
      <w:ins w:id="5359" w:author="Orion" w:date="2011-07-08T17:09:00Z">
        <w:r w:rsidR="00E056FD">
          <w:t xml:space="preserve"> puede influir positivamente en</w:t>
        </w:r>
      </w:ins>
      <w:ins w:id="5360" w:author="Orion" w:date="2011-07-08T17:10:00Z">
        <w:r w:rsidR="00E056FD">
          <w:t xml:space="preserve"> solucionar parte de los problemas que hay actualmente en</w:t>
        </w:r>
      </w:ins>
      <w:ins w:id="5361" w:author="Orion" w:date="2011-07-08T17:09:00Z">
        <w:r w:rsidR="00E056FD">
          <w:t xml:space="preserve"> la gestión del tr</w:t>
        </w:r>
      </w:ins>
      <w:ins w:id="5362" w:author="Orion" w:date="2011-07-08T17:10:00Z">
        <w:r w:rsidR="00E056FD">
          <w:t>á</w:t>
        </w:r>
      </w:ins>
      <w:ins w:id="5363" w:author="Orion" w:date="2011-07-08T17:09:00Z">
        <w:r w:rsidR="00E056FD">
          <w:t>fico a</w:t>
        </w:r>
      </w:ins>
      <w:ins w:id="5364" w:author="Orion" w:date="2011-07-08T17:10:00Z">
        <w:r w:rsidR="00E056FD">
          <w:t>éreo</w:t>
        </w:r>
      </w:ins>
      <w:ins w:id="5365" w:author="Orion" w:date="2011-07-08T17:12:00Z">
        <w:r w:rsidR="00E056FD">
          <w:t>.</w:t>
        </w:r>
      </w:ins>
    </w:p>
    <w:p w14:paraId="36AA1162" w14:textId="6CBD5755" w:rsidR="00976B61" w:rsidRDefault="00E056FD" w:rsidP="0050085B">
      <w:pPr>
        <w:spacing w:before="120"/>
        <w:jc w:val="both"/>
        <w:rPr>
          <w:ins w:id="5366" w:author="Orion" w:date="2011-07-08T17:30:00Z"/>
        </w:rPr>
        <w:pPrChange w:id="5367" w:author="Orion" w:date="2011-07-08T16:59:00Z">
          <w:pPr>
            <w:spacing w:before="120"/>
            <w:ind w:left="360"/>
            <w:jc w:val="both"/>
          </w:pPr>
        </w:pPrChange>
      </w:pPr>
      <w:ins w:id="5368" w:author="Orion" w:date="2011-07-08T17:12:00Z">
        <w:r>
          <w:t>La elaboración de</w:t>
        </w:r>
      </w:ins>
      <w:ins w:id="5369" w:author="Orion" w:date="2011-07-08T17:13:00Z">
        <w:r>
          <w:t>l</w:t>
        </w:r>
      </w:ins>
      <w:ins w:id="5370" w:author="Orion" w:date="2011-07-08T17:12:00Z">
        <w:r>
          <w:t xml:space="preserve"> conjunto de requisitos</w:t>
        </w:r>
      </w:ins>
      <w:ins w:id="5371" w:author="Orion" w:date="2011-07-08T17:13:00Z">
        <w:r>
          <w:t xml:space="preserve"> que debía cumplir el sistema para </w:t>
        </w:r>
      </w:ins>
      <w:ins w:id="5372" w:author="Orion" w:date="2011-07-08T17:14:00Z">
        <w:r>
          <w:t xml:space="preserve">que </w:t>
        </w:r>
      </w:ins>
      <w:ins w:id="5373" w:author="Orion" w:date="2011-07-08T17:16:00Z">
        <w:r>
          <w:t>el grado de parentesco con la realidad fuera el mayor posible</w:t>
        </w:r>
      </w:ins>
      <w:ins w:id="5374" w:author="Orion" w:date="2011-07-08T17:14:00Z">
        <w:r>
          <w:t xml:space="preserve"> se ha basado en el estudio de una serie de trabajos </w:t>
        </w:r>
      </w:ins>
      <w:ins w:id="5375" w:author="Orion" w:date="2011-07-08T17:25:00Z">
        <w:r w:rsidR="000B0B40">
          <w:t xml:space="preserve">centrados en </w:t>
        </w:r>
        <w:proofErr w:type="gramStart"/>
        <w:r w:rsidR="000B0B40">
          <w:t>el</w:t>
        </w:r>
      </w:ins>
      <w:proofErr w:type="gramEnd"/>
      <w:ins w:id="5376" w:author="Orion" w:date="2011-07-08T17:15:00Z">
        <w:r>
          <w:t xml:space="preserve"> misma</w:t>
        </w:r>
      </w:ins>
      <w:ins w:id="5377" w:author="Orion" w:date="2011-07-08T17:14:00Z">
        <w:r>
          <w:t xml:space="preserve"> </w:t>
        </w:r>
      </w:ins>
      <w:ins w:id="5378" w:author="Orion" w:date="2011-07-08T17:15:00Z">
        <w:r>
          <w:t>á</w:t>
        </w:r>
      </w:ins>
      <w:ins w:id="5379" w:author="Orion" w:date="2011-07-08T17:14:00Z">
        <w:r>
          <w:t>r</w:t>
        </w:r>
      </w:ins>
      <w:ins w:id="5380" w:author="Orion" w:date="2011-07-08T17:15:00Z">
        <w:r>
          <w:t>e</w:t>
        </w:r>
      </w:ins>
      <w:ins w:id="5381" w:author="Orion" w:date="2011-07-08T17:14:00Z">
        <w:r>
          <w:t>a.</w:t>
        </w:r>
      </w:ins>
      <w:ins w:id="5382" w:author="Orion" w:date="2011-07-08T17:17:00Z">
        <w:r>
          <w:t xml:space="preserve"> </w:t>
        </w:r>
      </w:ins>
      <w:ins w:id="5383" w:author="Orion" w:date="2011-07-08T17:19:00Z">
        <w:r w:rsidR="009E69E8">
          <w:t xml:space="preserve">En dicho estudio se han tenido en cuenta las limitaciones de las herramientas que se presentaban tratando </w:t>
        </w:r>
      </w:ins>
      <w:ins w:id="5384" w:author="Orion" w:date="2011-07-08T17:20:00Z">
        <w:r w:rsidR="009E69E8">
          <w:t xml:space="preserve">que </w:t>
        </w:r>
      </w:ins>
      <w:ins w:id="5385" w:author="Orion" w:date="2011-07-08T17:22:00Z">
        <w:r w:rsidR="009E69E8">
          <w:t>e</w:t>
        </w:r>
      </w:ins>
      <w:ins w:id="5386" w:author="Orion" w:date="2011-07-08T17:20:00Z">
        <w:r w:rsidR="009E69E8">
          <w:t>l nuevo sistema</w:t>
        </w:r>
      </w:ins>
      <w:ins w:id="5387" w:author="Orion" w:date="2011-07-08T17:22:00Z">
        <w:r w:rsidR="009E69E8">
          <w:t xml:space="preserve"> desarrollado disponga</w:t>
        </w:r>
      </w:ins>
      <w:ins w:id="5388" w:author="Orion" w:date="2011-07-08T17:20:00Z">
        <w:r w:rsidR="009E69E8">
          <w:t xml:space="preserve"> de</w:t>
        </w:r>
      </w:ins>
      <w:ins w:id="5389" w:author="Orion" w:date="2011-07-08T17:19:00Z">
        <w:r w:rsidR="009E69E8">
          <w:t xml:space="preserve"> soluciones para cubrir</w:t>
        </w:r>
      </w:ins>
      <w:ins w:id="5390" w:author="Orion" w:date="2011-07-08T17:23:00Z">
        <w:r w:rsidR="009E69E8">
          <w:t>las</w:t>
        </w:r>
      </w:ins>
      <w:ins w:id="5391" w:author="Orion" w:date="2011-07-08T17:22:00Z">
        <w:r w:rsidR="009E69E8">
          <w:t xml:space="preserve"> o al menos </w:t>
        </w:r>
      </w:ins>
      <w:ins w:id="5392" w:author="Orion" w:date="2011-07-08T17:23:00Z">
        <w:r w:rsidR="009E69E8">
          <w:t>tenga</w:t>
        </w:r>
      </w:ins>
      <w:ins w:id="5393" w:author="Orion" w:date="2011-07-08T17:22:00Z">
        <w:r w:rsidR="009E69E8">
          <w:t xml:space="preserve"> la base para que se puedan </w:t>
        </w:r>
      </w:ins>
      <w:ins w:id="5394" w:author="Orion" w:date="2011-07-08T17:26:00Z">
        <w:r w:rsidR="001924DD">
          <w:t>abordar</w:t>
        </w:r>
      </w:ins>
      <w:ins w:id="5395" w:author="Orion" w:date="2011-07-08T17:22:00Z">
        <w:r w:rsidR="009E69E8">
          <w:t xml:space="preserve"> en un futuro</w:t>
        </w:r>
      </w:ins>
      <w:ins w:id="5396" w:author="Orion" w:date="2011-07-08T17:19:00Z">
        <w:r w:rsidR="009E69E8">
          <w:t>.</w:t>
        </w:r>
      </w:ins>
    </w:p>
    <w:p w14:paraId="3248E687" w14:textId="5DB91ACA" w:rsidR="00E056FD" w:rsidRDefault="00B238D2" w:rsidP="0050085B">
      <w:pPr>
        <w:spacing w:before="120"/>
        <w:jc w:val="both"/>
        <w:rPr>
          <w:ins w:id="5397" w:author="Orion" w:date="2011-07-08T16:59:00Z"/>
        </w:rPr>
        <w:pPrChange w:id="5398" w:author="Orion" w:date="2011-07-08T16:59:00Z">
          <w:pPr>
            <w:spacing w:before="120"/>
            <w:ind w:left="360"/>
            <w:jc w:val="both"/>
          </w:pPr>
        </w:pPrChange>
      </w:pPr>
      <w:ins w:id="5399" w:author="Orion" w:date="2011-07-08T17:40:00Z">
        <w:r>
          <w:t>De este modo s</w:t>
        </w:r>
      </w:ins>
      <w:ins w:id="5400" w:author="Orion" w:date="2011-07-08T17:31:00Z">
        <w:r w:rsidR="00976B61">
          <w:t xml:space="preserve">e </w:t>
        </w:r>
        <w:r>
          <w:t>consider</w:t>
        </w:r>
      </w:ins>
      <w:ins w:id="5401" w:author="Orion" w:date="2011-07-08T17:40:00Z">
        <w:r>
          <w:t>ó</w:t>
        </w:r>
      </w:ins>
      <w:ins w:id="5402" w:author="Orion" w:date="2011-07-08T17:31:00Z">
        <w:r w:rsidR="00976B61">
          <w:t xml:space="preserve"> que </w:t>
        </w:r>
      </w:ins>
      <w:ins w:id="5403" w:author="Orion" w:date="2011-07-08T17:33:00Z">
        <w:r w:rsidR="00976B61">
          <w:t xml:space="preserve">la mejor </w:t>
        </w:r>
      </w:ins>
      <w:ins w:id="5404" w:author="Orion" w:date="2011-07-08T17:36:00Z">
        <w:r w:rsidR="00976B61">
          <w:t>forma</w:t>
        </w:r>
      </w:ins>
      <w:ins w:id="5405" w:author="Orion" w:date="2011-07-08T17:33:00Z">
        <w:r w:rsidR="00976B61">
          <w:t xml:space="preserve"> de </w:t>
        </w:r>
      </w:ins>
      <w:ins w:id="5406" w:author="Orion" w:date="2011-07-08T17:45:00Z">
        <w:r w:rsidR="00C210D4">
          <w:t>desarrollar</w:t>
        </w:r>
      </w:ins>
      <w:ins w:id="5407" w:author="Orion" w:date="2011-07-08T17:34:00Z">
        <w:r w:rsidR="00976B61">
          <w:t xml:space="preserve"> una herramienta que </w:t>
        </w:r>
      </w:ins>
      <w:ins w:id="5408" w:author="Orion" w:date="2011-07-08T17:40:00Z">
        <w:r>
          <w:t>pudiera</w:t>
        </w:r>
      </w:ins>
      <w:ins w:id="5409" w:author="Orion" w:date="2011-07-08T17:32:00Z">
        <w:r w:rsidR="00976B61">
          <w:t xml:space="preserve"> </w:t>
        </w:r>
      </w:ins>
      <w:ins w:id="5410" w:author="Orion" w:date="2011-07-08T17:34:00Z">
        <w:r w:rsidR="00976B61">
          <w:t xml:space="preserve">afrontar </w:t>
        </w:r>
      </w:ins>
      <w:ins w:id="5411" w:author="Orion" w:date="2011-07-08T17:35:00Z">
        <w:r w:rsidR="00976B61">
          <w:t xml:space="preserve">de manera </w:t>
        </w:r>
      </w:ins>
      <w:ins w:id="5412" w:author="Orion" w:date="2011-07-08T17:36:00Z">
        <w:r w:rsidR="00976B61">
          <w:t>eficaz</w:t>
        </w:r>
      </w:ins>
      <w:ins w:id="5413" w:author="Orion" w:date="2011-07-08T17:35:00Z">
        <w:r w:rsidR="00976B61">
          <w:t xml:space="preserve"> el</w:t>
        </w:r>
      </w:ins>
      <w:ins w:id="5414" w:author="Orion" w:date="2011-07-08T17:32:00Z">
        <w:r w:rsidR="00976B61">
          <w:t xml:space="preserve"> problema</w:t>
        </w:r>
      </w:ins>
      <w:ins w:id="5415" w:author="Orion" w:date="2011-07-08T17:36:00Z">
        <w:r w:rsidR="00976B61">
          <w:t xml:space="preserve"> </w:t>
        </w:r>
      </w:ins>
      <w:ins w:id="5416" w:author="Orion" w:date="2011-07-08T17:39:00Z">
        <w:r>
          <w:t>que se quería abordar</w:t>
        </w:r>
      </w:ins>
      <w:ins w:id="5417" w:author="Orion" w:date="2011-07-08T17:45:00Z">
        <w:r w:rsidR="00C210D4">
          <w:t>,</w:t>
        </w:r>
      </w:ins>
      <w:ins w:id="5418" w:author="Orion" w:date="2011-07-08T17:39:00Z">
        <w:r>
          <w:t xml:space="preserve"> era</w:t>
        </w:r>
      </w:ins>
      <w:ins w:id="5419" w:author="Orion" w:date="2011-07-08T17:34:00Z">
        <w:r w:rsidR="00976B61">
          <w:t xml:space="preserve"> haciendo</w:t>
        </w:r>
      </w:ins>
      <w:ins w:id="5420" w:author="Orion" w:date="2011-07-08T17:27:00Z">
        <w:r w:rsidR="001924DD">
          <w:t xml:space="preserve"> uso de </w:t>
        </w:r>
      </w:ins>
      <w:ins w:id="5421" w:author="Orion" w:date="2011-07-08T17:30:00Z">
        <w:r w:rsidR="00976B61">
          <w:t>una tecnología que permit</w:t>
        </w:r>
      </w:ins>
      <w:ins w:id="5422" w:author="Orion" w:date="2011-07-08T17:40:00Z">
        <w:r>
          <w:t>iera</w:t>
        </w:r>
      </w:ins>
      <w:ins w:id="5423" w:author="Orion" w:date="2011-07-08T17:30:00Z">
        <w:r w:rsidR="00976B61">
          <w:t xml:space="preserve"> el diseño de aplicaciones bas</w:t>
        </w:r>
      </w:ins>
      <w:ins w:id="5424" w:author="Orion" w:date="2011-07-08T17:37:00Z">
        <w:r w:rsidR="00976B61">
          <w:t>adas</w:t>
        </w:r>
      </w:ins>
      <w:ins w:id="5425" w:author="Orion" w:date="2011-07-08T17:30:00Z">
        <w:r w:rsidR="00976B61">
          <w:t xml:space="preserve"> en modelos</w:t>
        </w:r>
      </w:ins>
      <w:ins w:id="5426" w:author="Orion" w:date="2011-07-08T17:36:00Z">
        <w:r w:rsidR="00976B61">
          <w:t>.</w:t>
        </w:r>
      </w:ins>
      <w:ins w:id="5427" w:author="Orion" w:date="2011-07-08T17:37:00Z">
        <w:r w:rsidR="00DE5867">
          <w:t xml:space="preserve"> Es por ello por lo que </w:t>
        </w:r>
      </w:ins>
      <w:ins w:id="5428" w:author="Orion" w:date="2011-07-08T17:38:00Z">
        <w:r w:rsidR="00DE5867">
          <w:t xml:space="preserve">se optó </w:t>
        </w:r>
      </w:ins>
      <w:ins w:id="5429" w:author="Orion" w:date="2011-07-08T17:37:00Z">
        <w:r w:rsidR="00DE5867">
          <w:t xml:space="preserve"> </w:t>
        </w:r>
      </w:ins>
      <w:ins w:id="5430" w:author="Orion" w:date="2011-07-08T17:38:00Z">
        <w:r>
          <w:t xml:space="preserve">por hacer uso </w:t>
        </w:r>
      </w:ins>
      <w:ins w:id="5431" w:author="Orion" w:date="2011-07-08T17:39:00Z">
        <w:r>
          <w:t xml:space="preserve">de </w:t>
        </w:r>
        <w:r>
          <w:t>la metodología INGENIAS</w:t>
        </w:r>
        <w:r>
          <w:t>, que</w:t>
        </w:r>
      </w:ins>
      <w:ins w:id="5432" w:author="Orion" w:date="2011-07-08T17:42:00Z">
        <w:r>
          <w:t>, mediante una aplicación software,</w:t>
        </w:r>
      </w:ins>
      <w:ins w:id="5433" w:author="Orion" w:date="2011-07-08T17:41:00Z">
        <w:r>
          <w:t xml:space="preserve"> </w:t>
        </w:r>
        <w:r>
          <w:t>proporciona</w:t>
        </w:r>
        <w:r>
          <w:t>ba</w:t>
        </w:r>
        <w:r>
          <w:t xml:space="preserve"> un lenguaje de modelado para la especificación de </w:t>
        </w:r>
        <w:r w:rsidRPr="00877C7B">
          <w:t>los agentes</w:t>
        </w:r>
        <w:r>
          <w:t>,</w:t>
        </w:r>
        <w:r w:rsidRPr="00877C7B">
          <w:t xml:space="preserve"> </w:t>
        </w:r>
        <w:r>
          <w:t>su entorno,</w:t>
        </w:r>
        <w:r w:rsidRPr="00877C7B">
          <w:t xml:space="preserve"> </w:t>
        </w:r>
        <w:r>
          <w:t>y el código asociado</w:t>
        </w:r>
      </w:ins>
      <w:ins w:id="5434" w:author="Orion" w:date="2011-07-08T17:42:00Z">
        <w:r>
          <w:t>.</w:t>
        </w:r>
      </w:ins>
      <w:ins w:id="5435" w:author="Orion" w:date="2011-07-08T17:51:00Z">
        <w:r w:rsidR="0046189B">
          <w:t xml:space="preserve"> Dicha metodolog</w:t>
        </w:r>
      </w:ins>
      <w:ins w:id="5436" w:author="Orion" w:date="2011-07-08T17:52:00Z">
        <w:r w:rsidR="0046189B">
          <w:t>ía ha permitido hacer un diseño donde se ha podido separar</w:t>
        </w:r>
      </w:ins>
      <w:ins w:id="5437" w:author="Orion" w:date="2011-07-08T17:54:00Z">
        <w:r w:rsidR="0046189B">
          <w:t>,</w:t>
        </w:r>
      </w:ins>
      <w:ins w:id="5438" w:author="Orion" w:date="2011-07-08T17:52:00Z">
        <w:r w:rsidR="0046189B">
          <w:t xml:space="preserve"> por un lado los diferentes sistemas </w:t>
        </w:r>
      </w:ins>
      <w:ins w:id="5439" w:author="Orion" w:date="2011-07-08T17:53:00Z">
        <w:r w:rsidR="0046189B">
          <w:t>automáticos</w:t>
        </w:r>
      </w:ins>
      <w:ins w:id="5440" w:author="Orion" w:date="2011-07-08T17:52:00Z">
        <w:r w:rsidR="0046189B">
          <w:t xml:space="preserve"> </w:t>
        </w:r>
      </w:ins>
      <w:ins w:id="5441" w:author="Orion" w:date="2011-07-08T17:54:00Z">
        <w:r w:rsidR="0046189B">
          <w:t xml:space="preserve">que intervienen (radares, </w:t>
        </w:r>
        <w:proofErr w:type="spellStart"/>
        <w:r w:rsidR="0046189B">
          <w:t>monitorizadores</w:t>
        </w:r>
        <w:proofErr w:type="spellEnd"/>
        <w:r w:rsidR="0046189B">
          <w:t xml:space="preserve"> de conflictos</w:t>
        </w:r>
        <w:proofErr w:type="gramStart"/>
        <w:r w:rsidR="0046189B">
          <w:t>, ..</w:t>
        </w:r>
        <w:proofErr w:type="gramEnd"/>
        <w:r w:rsidR="0046189B">
          <w:t>)</w:t>
        </w:r>
      </w:ins>
      <w:ins w:id="5442" w:author="Orion" w:date="2011-07-08T17:55:00Z">
        <w:r w:rsidR="00742A60">
          <w:t xml:space="preserve">, y por otro lado, </w:t>
        </w:r>
      </w:ins>
      <w:ins w:id="5443" w:author="Orion" w:date="2011-07-08T17:57:00Z">
        <w:r w:rsidR="00742A60">
          <w:t xml:space="preserve">los agentes que tienen cierto grado de decisión. Dentro de este conjunto de agentes </w:t>
        </w:r>
      </w:ins>
      <w:ins w:id="5444" w:author="Orion" w:date="2011-07-08T17:58:00Z">
        <w:r w:rsidR="00742A60">
          <w:t xml:space="preserve">habría que </w:t>
        </w:r>
      </w:ins>
      <w:ins w:id="5445" w:author="Orion" w:date="2011-07-08T17:57:00Z">
        <w:r w:rsidR="00742A60">
          <w:t>hacer distinción entre los agentes humanos</w:t>
        </w:r>
      </w:ins>
      <w:ins w:id="5446" w:author="Orion" w:date="2011-07-08T17:58:00Z">
        <w:r w:rsidR="00742A60">
          <w:t xml:space="preserve">, que </w:t>
        </w:r>
      </w:ins>
      <w:ins w:id="5447" w:author="Orion" w:date="2011-07-08T17:59:00Z">
        <w:r w:rsidR="003B2E3B">
          <w:t>por lo tanto pueden</w:t>
        </w:r>
      </w:ins>
      <w:ins w:id="5448" w:author="Orion" w:date="2011-07-08T18:01:00Z">
        <w:r w:rsidR="003B2E3B">
          <w:t xml:space="preserve"> tener</w:t>
        </w:r>
      </w:ins>
      <w:ins w:id="5449" w:author="Orion" w:date="2011-07-08T17:59:00Z">
        <w:r w:rsidR="003B2E3B">
          <w:t xml:space="preserve"> </w:t>
        </w:r>
      </w:ins>
      <w:ins w:id="5450" w:author="Orion" w:date="2011-07-08T18:00:00Z">
        <w:r w:rsidR="003B2E3B">
          <w:t xml:space="preserve">un determinado </w:t>
        </w:r>
      </w:ins>
      <w:ins w:id="5451" w:author="Orion" w:date="2011-07-08T17:59:00Z">
        <w:r w:rsidR="003B2E3B">
          <w:t>comportamiento o</w:t>
        </w:r>
      </w:ins>
      <w:ins w:id="5452" w:author="Orion" w:date="2011-07-08T18:01:00Z">
        <w:r w:rsidR="003B2E3B">
          <w:t xml:space="preserve"> </w:t>
        </w:r>
        <w:r w:rsidR="003B2E3B">
          <w:t>cierto grado de</w:t>
        </w:r>
      </w:ins>
      <w:ins w:id="5453" w:author="Orion" w:date="2011-07-08T17:59:00Z">
        <w:r w:rsidR="003B2E3B">
          <w:t xml:space="preserve"> criterio a la hora de tomar decisiones, y aquellos que se limitan a recibir y seguir las decisiones impuestas desde otros agentes</w:t>
        </w:r>
      </w:ins>
      <w:ins w:id="5454" w:author="Orion" w:date="2011-07-08T18:01:00Z">
        <w:r w:rsidR="00654DF3">
          <w:t>.</w:t>
        </w:r>
      </w:ins>
      <w:ins w:id="5455" w:author="Orion" w:date="2011-07-08T17:59:00Z">
        <w:r w:rsidR="003B2E3B">
          <w:t xml:space="preserve"> </w:t>
        </w:r>
      </w:ins>
      <w:ins w:id="5456" w:author="Orion" w:date="2011-07-08T18:05:00Z">
        <w:r w:rsidR="00654DF3">
          <w:t>E</w:t>
        </w:r>
        <w:r w:rsidR="00654DF3">
          <w:t xml:space="preserve">n este sistema </w:t>
        </w:r>
      </w:ins>
      <w:ins w:id="5457" w:author="Orion" w:date="2011-07-08T18:01:00Z">
        <w:r w:rsidR="00654DF3">
          <w:t>este último</w:t>
        </w:r>
      </w:ins>
      <w:ins w:id="5458" w:author="Orion" w:date="2011-07-08T18:02:00Z">
        <w:r w:rsidR="00654DF3">
          <w:t xml:space="preserve"> tipo de agentes vendr</w:t>
        </w:r>
      </w:ins>
      <w:ins w:id="5459" w:author="Orion" w:date="2011-07-08T18:03:00Z">
        <w:r w:rsidR="00654DF3">
          <w:t>ía representado</w:t>
        </w:r>
        <w:r w:rsidR="00654DF3">
          <w:t xml:space="preserve"> </w:t>
        </w:r>
        <w:r w:rsidR="00654DF3">
          <w:t>por</w:t>
        </w:r>
      </w:ins>
      <w:ins w:id="5460" w:author="Orion" w:date="2011-07-08T18:01:00Z">
        <w:r w:rsidR="00654DF3">
          <w:t xml:space="preserve"> las aeronaves</w:t>
        </w:r>
      </w:ins>
      <w:ins w:id="5461" w:author="Orion" w:date="2011-07-08T18:02:00Z">
        <w:r w:rsidR="00654DF3">
          <w:t xml:space="preserve">, </w:t>
        </w:r>
      </w:ins>
      <w:ins w:id="5462" w:author="Orion" w:date="2011-07-08T18:04:00Z">
        <w:r w:rsidR="00654DF3">
          <w:t xml:space="preserve">que, </w:t>
        </w:r>
      </w:ins>
      <w:ins w:id="5463" w:author="Orion" w:date="2011-07-08T18:02:00Z">
        <w:r w:rsidR="00654DF3">
          <w:t xml:space="preserve">aunque </w:t>
        </w:r>
      </w:ins>
      <w:ins w:id="5464" w:author="Orion" w:date="2011-07-08T18:04:00Z">
        <w:r w:rsidR="00654DF3">
          <w:t xml:space="preserve">son capaces de </w:t>
        </w:r>
      </w:ins>
      <w:ins w:id="5465" w:author="Orion" w:date="2011-07-08T18:02:00Z">
        <w:r w:rsidR="00654DF3">
          <w:t>toma</w:t>
        </w:r>
      </w:ins>
      <w:ins w:id="5466" w:author="Orion" w:date="2011-07-08T18:04:00Z">
        <w:r w:rsidR="00654DF3">
          <w:t>s</w:t>
        </w:r>
      </w:ins>
      <w:ins w:id="5467" w:author="Orion" w:date="2011-07-08T18:02:00Z">
        <w:r w:rsidR="00654DF3">
          <w:t xml:space="preserve"> algunas decisiones, estas</w:t>
        </w:r>
      </w:ins>
      <w:ins w:id="5468" w:author="Orion" w:date="2011-07-08T18:04:00Z">
        <w:r w:rsidR="00654DF3">
          <w:t xml:space="preserve"> </w:t>
        </w:r>
      </w:ins>
      <w:ins w:id="5469" w:author="Orion" w:date="2011-07-08T18:02:00Z">
        <w:r w:rsidR="00654DF3">
          <w:t xml:space="preserve">se limitan </w:t>
        </w:r>
      </w:ins>
      <w:ins w:id="5470" w:author="Orion" w:date="2011-07-08T18:04:00Z">
        <w:r w:rsidR="00654DF3">
          <w:t xml:space="preserve">realmente </w:t>
        </w:r>
      </w:ins>
      <w:ins w:id="5471" w:author="Orion" w:date="2011-07-08T18:02:00Z">
        <w:r w:rsidR="00654DF3">
          <w:t xml:space="preserve">a </w:t>
        </w:r>
      </w:ins>
      <w:ins w:id="5472" w:author="Orion" w:date="2011-07-08T18:04:00Z">
        <w:r w:rsidR="00654DF3">
          <w:t>seguir las maniobras que los pilotos deciden llevar a cabo.</w:t>
        </w:r>
      </w:ins>
    </w:p>
    <w:p w14:paraId="373E0515" w14:textId="77777777" w:rsidR="0050085B" w:rsidRDefault="0050085B" w:rsidP="007A6E14">
      <w:pPr>
        <w:rPr>
          <w:ins w:id="5473" w:author="Orion" w:date="2011-07-08T16:59:00Z"/>
          <w:rFonts w:cs="Times New Roman"/>
        </w:rPr>
      </w:pPr>
    </w:p>
    <w:p w14:paraId="6155B844" w14:textId="77777777" w:rsidR="0050085B" w:rsidRDefault="0050085B" w:rsidP="007A6E14">
      <w:pPr>
        <w:rPr>
          <w:ins w:id="5474" w:author="Orion" w:date="2011-07-08T16:59:00Z"/>
          <w:rFonts w:cs="Times New Roman"/>
        </w:rPr>
      </w:pPr>
    </w:p>
    <w:p w14:paraId="10FB676B" w14:textId="77777777" w:rsidR="000811B4" w:rsidRDefault="000811B4" w:rsidP="007A6E14">
      <w:pPr>
        <w:rPr>
          <w:ins w:id="5475" w:author="Orion" w:date="2011-06-22T18:14:00Z"/>
          <w:rFonts w:cs="Times New Roman"/>
        </w:rPr>
      </w:pPr>
      <w:ins w:id="5476" w:author="Orion" w:date="2011-06-22T18:14:00Z">
        <w:r>
          <w:rPr>
            <w:rFonts w:cs="Times New Roman"/>
          </w:rPr>
          <w:t>Similitud con la introducción</w:t>
        </w:r>
      </w:ins>
    </w:p>
    <w:p w14:paraId="04A03DDF" w14:textId="77777777" w:rsidR="000811B4" w:rsidRDefault="000811B4" w:rsidP="007A6E14">
      <w:pPr>
        <w:rPr>
          <w:ins w:id="5477" w:author="Orion" w:date="2011-06-22T18:14:00Z"/>
          <w:rFonts w:cs="Times New Roman"/>
        </w:rPr>
      </w:pPr>
      <w:ins w:id="5478" w:author="Orion" w:date="2011-06-22T18:14:00Z">
        <w:r>
          <w:rPr>
            <w:rFonts w:cs="Times New Roman"/>
          </w:rPr>
          <w:t>Más general que la discusión</w:t>
        </w:r>
      </w:ins>
    </w:p>
    <w:p w14:paraId="5F76CFBA" w14:textId="77777777" w:rsidR="000811B4" w:rsidRDefault="000811B4">
      <w:pPr>
        <w:pStyle w:val="ListParagraph"/>
        <w:rPr>
          <w:ins w:id="5479" w:author="Orion" w:date="2011-06-22T18:15:00Z"/>
          <w:rFonts w:cs="Times New Roman"/>
        </w:rPr>
        <w:pPrChange w:id="5480" w:author="Orion" w:date="2011-06-22T18:14:00Z">
          <w:pPr/>
        </w:pPrChange>
      </w:pPr>
      <w:ins w:id="5481" w:author="Orion" w:date="2011-06-22T18:15:00Z">
        <w:r>
          <w:rPr>
            <w:rFonts w:cs="Times New Roman"/>
          </w:rPr>
          <w:t>Agentes</w:t>
        </w:r>
      </w:ins>
    </w:p>
    <w:p w14:paraId="29052259" w14:textId="77777777" w:rsidR="000811B4" w:rsidRDefault="000811B4">
      <w:pPr>
        <w:pStyle w:val="ListParagraph"/>
        <w:rPr>
          <w:ins w:id="5482" w:author="Orion" w:date="2011-06-22T18:15:00Z"/>
          <w:rFonts w:cs="Times New Roman"/>
        </w:rPr>
        <w:pPrChange w:id="5483" w:author="Orion" w:date="2011-06-22T18:14:00Z">
          <w:pPr/>
        </w:pPrChange>
      </w:pPr>
      <w:ins w:id="5484" w:author="Orion" w:date="2011-06-22T18:15:00Z">
        <w:r>
          <w:rPr>
            <w:rFonts w:cs="Times New Roman"/>
          </w:rPr>
          <w:t>Basado en modelos</w:t>
        </w:r>
      </w:ins>
    </w:p>
    <w:p w14:paraId="62067C80" w14:textId="3CF80142" w:rsidR="000811B4" w:rsidRDefault="000811B4">
      <w:pPr>
        <w:pStyle w:val="ListParagraph"/>
        <w:rPr>
          <w:ins w:id="5485" w:author="Orion" w:date="2011-06-22T18:15:00Z"/>
          <w:rFonts w:cs="Times New Roman"/>
        </w:rPr>
        <w:pPrChange w:id="5486" w:author="Orion" w:date="2011-06-22T18:14:00Z">
          <w:pPr/>
        </w:pPrChange>
      </w:pPr>
      <w:ins w:id="5487" w:author="Orion" w:date="2011-06-22T18:15:00Z">
        <w:r>
          <w:rPr>
            <w:rFonts w:cs="Times New Roman"/>
          </w:rPr>
          <w:t>Separación con el modelaje del avión</w:t>
        </w:r>
      </w:ins>
    </w:p>
    <w:p w14:paraId="42CD048F" w14:textId="0FA01561" w:rsidR="000811B4" w:rsidRDefault="000811B4">
      <w:pPr>
        <w:pStyle w:val="ListParagraph"/>
        <w:rPr>
          <w:ins w:id="5488" w:author="Orion" w:date="2011-07-08T14:43:00Z"/>
          <w:rFonts w:cs="Times New Roman"/>
        </w:rPr>
        <w:pPrChange w:id="5489" w:author="Orion" w:date="2011-06-22T18:14:00Z">
          <w:pPr/>
        </w:pPrChange>
      </w:pPr>
      <w:ins w:id="5490" w:author="Orion" w:date="2011-06-22T18:16:00Z">
        <w:r>
          <w:rPr>
            <w:rFonts w:cs="Times New Roman"/>
          </w:rPr>
          <w:tab/>
          <w:t xml:space="preserve">Separación </w:t>
        </w:r>
      </w:ins>
      <w:proofErr w:type="gramStart"/>
      <w:ins w:id="5491" w:author="Orion" w:date="2011-06-22T18:15:00Z">
        <w:r>
          <w:rPr>
            <w:rFonts w:cs="Times New Roman"/>
          </w:rPr>
          <w:t>Pilotos</w:t>
        </w:r>
      </w:ins>
      <w:ins w:id="5492" w:author="Orion" w:date="2011-07-08T16:20:00Z">
        <w:r w:rsidR="00CF09E4">
          <w:rPr>
            <w:rFonts w:cs="Times New Roman"/>
          </w:rPr>
          <w:t>(</w:t>
        </w:r>
        <w:proofErr w:type="gramEnd"/>
        <w:r w:rsidR="00CF09E4">
          <w:rPr>
            <w:rFonts w:cs="Times New Roman"/>
          </w:rPr>
          <w:t>humanos)</w:t>
        </w:r>
      </w:ins>
      <w:ins w:id="5493" w:author="Orion" w:date="2011-06-22T18:15:00Z">
        <w:r>
          <w:rPr>
            <w:rFonts w:cs="Times New Roman"/>
          </w:rPr>
          <w:t>/Sistemas</w:t>
        </w:r>
      </w:ins>
    </w:p>
    <w:p w14:paraId="27009A1B" w14:textId="3FDD0C07" w:rsidR="00853A51" w:rsidRDefault="00853A51" w:rsidP="00853A51">
      <w:pPr>
        <w:pStyle w:val="ListParagraph"/>
        <w:ind w:firstLine="698"/>
        <w:rPr>
          <w:ins w:id="5494" w:author="Orion" w:date="2011-06-22T18:16:00Z"/>
          <w:rFonts w:cs="Times New Roman"/>
        </w:rPr>
        <w:pPrChange w:id="5495" w:author="Orion" w:date="2011-07-08T14:44:00Z">
          <w:pPr/>
        </w:pPrChange>
      </w:pPr>
      <w:proofErr w:type="spellStart"/>
      <w:ins w:id="5496" w:author="Orion" w:date="2011-07-08T14:44:00Z">
        <w:r>
          <w:rPr>
            <w:rFonts w:cs="Times New Roman"/>
          </w:rPr>
          <w:t>Avion</w:t>
        </w:r>
        <w:proofErr w:type="spellEnd"/>
        <w:r>
          <w:rPr>
            <w:rFonts w:cs="Times New Roman"/>
          </w:rPr>
          <w:t xml:space="preserve"> con algunas características de decisión</w:t>
        </w:r>
      </w:ins>
    </w:p>
    <w:p w14:paraId="27E84D70" w14:textId="77777777" w:rsidR="000811B4" w:rsidRDefault="000811B4">
      <w:pPr>
        <w:pStyle w:val="ListParagraph"/>
        <w:rPr>
          <w:ins w:id="5497" w:author="Orion" w:date="2011-07-08T16:21:00Z"/>
          <w:rFonts w:cs="Times New Roman"/>
        </w:rPr>
        <w:pPrChange w:id="5498" w:author="Orion" w:date="2011-06-22T18:14:00Z">
          <w:pPr/>
        </w:pPrChange>
      </w:pPr>
      <w:ins w:id="5499" w:author="Orion" w:date="2011-06-22T18:16:00Z">
        <w:r>
          <w:rPr>
            <w:rFonts w:cs="Times New Roman"/>
          </w:rPr>
          <w:t>Comparativas de simulación a nivel general</w:t>
        </w:r>
      </w:ins>
    </w:p>
    <w:p w14:paraId="1D68E6BF" w14:textId="5FF847A4" w:rsidR="003B35CC" w:rsidRDefault="003B35CC" w:rsidP="003B35CC">
      <w:pPr>
        <w:pStyle w:val="ListParagraph"/>
        <w:ind w:left="1418" w:firstLine="7"/>
        <w:rPr>
          <w:ins w:id="5500" w:author="Orion" w:date="2011-06-22T18:16:00Z"/>
          <w:rFonts w:cs="Times New Roman"/>
        </w:rPr>
        <w:pPrChange w:id="5501" w:author="Orion" w:date="2011-07-08T16:21:00Z">
          <w:pPr/>
        </w:pPrChange>
      </w:pPr>
      <w:ins w:id="5502" w:author="Orion" w:date="2011-07-08T16:21:00Z">
        <w:r>
          <w:rPr>
            <w:rFonts w:cs="Times New Roman"/>
          </w:rPr>
          <w:t>(</w:t>
        </w:r>
        <w:proofErr w:type="spellStart"/>
        <w:proofErr w:type="gramStart"/>
        <w:r>
          <w:rPr>
            <w:rFonts w:cs="Times New Roman"/>
          </w:rPr>
          <w:t>simuladiones</w:t>
        </w:r>
        <w:proofErr w:type="spellEnd"/>
        <w:proofErr w:type="gramEnd"/>
        <w:r>
          <w:rPr>
            <w:rFonts w:cs="Times New Roman"/>
          </w:rPr>
          <w:t xml:space="preserve"> </w:t>
        </w:r>
        <w:proofErr w:type="spellStart"/>
        <w:r>
          <w:rPr>
            <w:rFonts w:cs="Times New Roman"/>
          </w:rPr>
          <w:t>monoavion</w:t>
        </w:r>
        <w:proofErr w:type="spellEnd"/>
        <w:r>
          <w:rPr>
            <w:rFonts w:cs="Times New Roman"/>
          </w:rPr>
          <w:t xml:space="preserve">: no permiten varios aviones (no tienen en cuenta otros aviones); no tienen en cuenta posibles </w:t>
        </w:r>
        <w:proofErr w:type="spellStart"/>
        <w:r>
          <w:rPr>
            <w:rFonts w:cs="Times New Roman"/>
          </w:rPr>
          <w:t>instruccines</w:t>
        </w:r>
        <w:proofErr w:type="spellEnd"/>
        <w:r>
          <w:rPr>
            <w:rFonts w:cs="Times New Roman"/>
          </w:rPr>
          <w:t xml:space="preserve"> que te puedan mandar elementos externos como controladores, haciendo </w:t>
        </w:r>
      </w:ins>
      <w:proofErr w:type="spellStart"/>
      <w:ins w:id="5503" w:author="Orion" w:date="2011-07-08T16:22:00Z">
        <w:r>
          <w:rPr>
            <w:rFonts w:cs="Times New Roman"/>
          </w:rPr>
          <w:t>completamete</w:t>
        </w:r>
        <w:proofErr w:type="spellEnd"/>
        <w:r>
          <w:rPr>
            <w:rFonts w:cs="Times New Roman"/>
          </w:rPr>
          <w:t xml:space="preserve"> </w:t>
        </w:r>
      </w:ins>
      <w:ins w:id="5504" w:author="Orion" w:date="2011-07-08T16:21:00Z">
        <w:r>
          <w:rPr>
            <w:rFonts w:cs="Times New Roman"/>
          </w:rPr>
          <w:t>responsable de vuelo al que maneja la aerona</w:t>
        </w:r>
      </w:ins>
      <w:ins w:id="5505" w:author="Orion" w:date="2011-07-08T16:22:00Z">
        <w:r>
          <w:rPr>
            <w:rFonts w:cs="Times New Roman"/>
          </w:rPr>
          <w:t>ve</w:t>
        </w:r>
      </w:ins>
      <w:ins w:id="5506" w:author="Orion" w:date="2011-07-08T16:21:00Z">
        <w:r>
          <w:rPr>
            <w:rFonts w:cs="Times New Roman"/>
          </w:rPr>
          <w:t>)</w:t>
        </w:r>
      </w:ins>
    </w:p>
    <w:p w14:paraId="45264567" w14:textId="77777777" w:rsidR="000811B4" w:rsidRDefault="000811B4">
      <w:pPr>
        <w:pStyle w:val="ListParagraph"/>
        <w:rPr>
          <w:ins w:id="5507" w:author="Orion" w:date="2011-06-22T18:17:00Z"/>
          <w:rFonts w:cs="Times New Roman"/>
        </w:rPr>
        <w:pPrChange w:id="5508" w:author="Orion" w:date="2011-06-22T18:14:00Z">
          <w:pPr/>
        </w:pPrChange>
      </w:pPr>
      <w:ins w:id="5509" w:author="Orion" w:date="2011-06-22T18:16:00Z">
        <w:r>
          <w:rPr>
            <w:rFonts w:cs="Times New Roman"/>
          </w:rPr>
          <w:t xml:space="preserve">Ventajas: </w:t>
        </w:r>
      </w:ins>
    </w:p>
    <w:p w14:paraId="678E57E4" w14:textId="691B2579" w:rsidR="000811B4" w:rsidRDefault="000811B4" w:rsidP="00E5471F">
      <w:pPr>
        <w:pStyle w:val="ListParagraph"/>
        <w:ind w:left="1418"/>
        <w:rPr>
          <w:ins w:id="5510" w:author="Orion" w:date="2011-06-22T18:17:00Z"/>
          <w:rFonts w:cs="Times New Roman"/>
        </w:rPr>
        <w:pPrChange w:id="5511" w:author="Orion" w:date="2011-07-08T16:23:00Z">
          <w:pPr/>
        </w:pPrChange>
      </w:pPr>
      <w:proofErr w:type="gramStart"/>
      <w:ins w:id="5512" w:author="Orion" w:date="2011-06-22T18:16:00Z">
        <w:r>
          <w:rPr>
            <w:rFonts w:cs="Times New Roman"/>
          </w:rPr>
          <w:t>flexibilidad</w:t>
        </w:r>
        <w:proofErr w:type="gramEnd"/>
        <w:r>
          <w:rPr>
            <w:rFonts w:cs="Times New Roman"/>
          </w:rPr>
          <w:t xml:space="preserve"> a la hora de introducir tiempos de </w:t>
        </w:r>
      </w:ins>
      <w:ins w:id="5513" w:author="Orion" w:date="2011-06-22T18:17:00Z">
        <w:r>
          <w:rPr>
            <w:rFonts w:cs="Times New Roman"/>
          </w:rPr>
          <w:t>ejecución</w:t>
        </w:r>
      </w:ins>
      <w:ins w:id="5514" w:author="Orion" w:date="2011-06-22T18:16:00Z">
        <w:r>
          <w:rPr>
            <w:rFonts w:cs="Times New Roman"/>
          </w:rPr>
          <w:t xml:space="preserve"> </w:t>
        </w:r>
      </w:ins>
      <w:ins w:id="5515" w:author="Orion" w:date="2011-06-22T18:17:00Z">
        <w:r>
          <w:rPr>
            <w:rFonts w:cs="Times New Roman"/>
          </w:rPr>
          <w:t>de maniobras</w:t>
        </w:r>
      </w:ins>
      <w:ins w:id="5516" w:author="Orion" w:date="2011-07-08T16:23:00Z">
        <w:r w:rsidR="00E5471F">
          <w:rPr>
            <w:rFonts w:cs="Times New Roman"/>
          </w:rPr>
          <w:t xml:space="preserve"> (está dentro de una tarea e incluso podría ser configurable)</w:t>
        </w:r>
      </w:ins>
    </w:p>
    <w:p w14:paraId="2F5E3A12" w14:textId="5A37E253" w:rsidR="000811B4" w:rsidRDefault="000811B4">
      <w:pPr>
        <w:pStyle w:val="ListParagraph"/>
        <w:ind w:firstLine="698"/>
        <w:rPr>
          <w:ins w:id="5517" w:author="Orion" w:date="2011-06-22T18:17:00Z"/>
          <w:rFonts w:cs="Times New Roman"/>
        </w:rPr>
        <w:pPrChange w:id="5518" w:author="Orion" w:date="2011-06-22T18:17:00Z">
          <w:pPr/>
        </w:pPrChange>
      </w:pPr>
      <w:ins w:id="5519" w:author="Orion" w:date="2011-06-22T18:17:00Z">
        <w:r>
          <w:rPr>
            <w:rFonts w:cs="Times New Roman"/>
          </w:rPr>
          <w:t>Facilidad a la hora de hacer/ofrecer la simulación</w:t>
        </w:r>
      </w:ins>
    </w:p>
    <w:p w14:paraId="60D79CFD" w14:textId="77777777" w:rsidR="00EC17D1" w:rsidRDefault="00803D46">
      <w:pPr>
        <w:rPr>
          <w:ins w:id="5520" w:author="Orion" w:date="2011-07-08T14:55:00Z"/>
          <w:rFonts w:cs="Times New Roman"/>
        </w:rPr>
      </w:pPr>
      <w:ins w:id="5521" w:author="Orion" w:date="2011-06-22T18:17:00Z">
        <w:r>
          <w:rPr>
            <w:rFonts w:cs="Times New Roman"/>
          </w:rPr>
          <w:t>Trabajos futuros y mejoras</w:t>
        </w:r>
      </w:ins>
      <w:ins w:id="5522" w:author="Orion" w:date="2011-07-08T14:55:00Z">
        <w:r w:rsidR="00EC17D1">
          <w:rPr>
            <w:rFonts w:cs="Times New Roman"/>
          </w:rPr>
          <w:t>:</w:t>
        </w:r>
      </w:ins>
    </w:p>
    <w:p w14:paraId="195CDAD9" w14:textId="11FDD379" w:rsidR="00D05639" w:rsidRDefault="00EC17D1" w:rsidP="00D05639">
      <w:pPr>
        <w:ind w:firstLine="432"/>
        <w:rPr>
          <w:ins w:id="5523" w:author="Orion" w:date="2011-07-08T14:56:00Z"/>
          <w:rFonts w:cs="Times New Roman"/>
        </w:rPr>
        <w:pPrChange w:id="5524" w:author="Orion" w:date="2011-07-08T14:56:00Z">
          <w:pPr/>
        </w:pPrChange>
      </w:pPr>
      <w:proofErr w:type="gramStart"/>
      <w:ins w:id="5525" w:author="Orion" w:date="2011-07-08T14:56:00Z">
        <w:r w:rsidRPr="00585D84">
          <w:rPr>
            <w:i/>
          </w:rPr>
          <w:t>condiciones</w:t>
        </w:r>
        <w:proofErr w:type="gramEnd"/>
        <w:r w:rsidRPr="00585D84">
          <w:rPr>
            <w:i/>
          </w:rPr>
          <w:t xml:space="preserve"> meteorológicas</w:t>
        </w:r>
        <w:r w:rsidRPr="00803D46">
          <w:rPr>
            <w:rFonts w:cs="Times New Roman"/>
            <w:rPrChange w:id="5526" w:author="Orion" w:date="2011-06-22T18:17:00Z">
              <w:rPr>
                <w:rFonts w:cs="Times New Roman"/>
              </w:rPr>
            </w:rPrChange>
          </w:rPr>
          <w:t xml:space="preserve"> </w:t>
        </w:r>
      </w:ins>
    </w:p>
    <w:p w14:paraId="51A6948F" w14:textId="77777777" w:rsidR="00D05639" w:rsidRDefault="00D05639" w:rsidP="00D05639">
      <w:pPr>
        <w:ind w:firstLine="432"/>
        <w:rPr>
          <w:ins w:id="5527" w:author="Orion" w:date="2011-07-08T14:56:00Z"/>
          <w:rFonts w:cs="Times New Roman"/>
        </w:rPr>
        <w:pPrChange w:id="5528" w:author="Orion" w:date="2011-07-08T14:56:00Z">
          <w:pPr/>
        </w:pPrChange>
      </w:pPr>
      <w:proofErr w:type="gramStart"/>
      <w:ins w:id="5529" w:author="Orion" w:date="2011-07-08T14:56:00Z">
        <w:r>
          <w:rPr>
            <w:rFonts w:cs="Times New Roman"/>
          </w:rPr>
          <w:t>gestión</w:t>
        </w:r>
        <w:proofErr w:type="gramEnd"/>
        <w:r>
          <w:rPr>
            <w:rFonts w:cs="Times New Roman"/>
          </w:rPr>
          <w:t xml:space="preserve"> de despegues y aterrizajes</w:t>
        </w:r>
      </w:ins>
    </w:p>
    <w:p w14:paraId="16F52108" w14:textId="5DC9CE05" w:rsidR="004A750C" w:rsidRDefault="004A750C" w:rsidP="004A750C">
      <w:pPr>
        <w:ind w:firstLine="432"/>
        <w:rPr>
          <w:ins w:id="5530" w:author="Orion" w:date="2011-07-08T14:58:00Z"/>
        </w:rPr>
        <w:pPrChange w:id="5531" w:author="Orion" w:date="2011-07-08T14:58:00Z">
          <w:pPr>
            <w:pStyle w:val="Default"/>
            <w:spacing w:after="170"/>
          </w:pPr>
        </w:pPrChange>
      </w:pPr>
      <w:ins w:id="5532" w:author="Orion" w:date="2011-07-08T14:58:00Z">
        <w:r>
          <w:rPr>
            <w:rFonts w:cs="Times New Roman"/>
          </w:rPr>
          <w:t>G</w:t>
        </w:r>
        <w:r>
          <w:t>estionar cambios de planes a/ofre</w:t>
        </w:r>
      </w:ins>
    </w:p>
    <w:p w14:paraId="6265C998" w14:textId="6286EAB7" w:rsidR="004A750C" w:rsidRDefault="007B15EB" w:rsidP="004A750C">
      <w:pPr>
        <w:ind w:firstLine="432"/>
        <w:rPr>
          <w:ins w:id="5533" w:author="Orion" w:date="2011-07-08T16:25:00Z"/>
        </w:rPr>
        <w:pPrChange w:id="5534" w:author="Orion" w:date="2011-07-08T14:58:00Z">
          <w:pPr>
            <w:pStyle w:val="Default"/>
            <w:spacing w:after="170"/>
          </w:pPr>
        </w:pPrChange>
      </w:pPr>
      <w:ins w:id="5535" w:author="Orion" w:date="2011-07-08T14:58:00Z">
        <w:r>
          <w:t>Generador de planes</w:t>
        </w:r>
        <w:r w:rsidR="004A750C">
          <w:t xml:space="preserve"> de vuelo</w:t>
        </w:r>
      </w:ins>
    </w:p>
    <w:p w14:paraId="0AE548A8" w14:textId="0DDFA120" w:rsidR="00E3132B" w:rsidRDefault="00E3132B" w:rsidP="004A750C">
      <w:pPr>
        <w:ind w:firstLine="432"/>
        <w:rPr>
          <w:ins w:id="5536" w:author="Orion" w:date="2011-07-08T14:58:00Z"/>
        </w:rPr>
        <w:pPrChange w:id="5537" w:author="Orion" w:date="2011-07-08T14:58:00Z">
          <w:pPr>
            <w:pStyle w:val="Default"/>
            <w:spacing w:after="170"/>
          </w:pPr>
        </w:pPrChange>
      </w:pPr>
      <w:ins w:id="5538" w:author="Orion" w:date="2011-07-08T16:25:00Z">
        <w:r>
          <w:t>Zonas de vuelo restringido</w:t>
        </w:r>
      </w:ins>
      <w:ins w:id="5539" w:author="Orion" w:date="2011-07-08T16:26:00Z">
        <w:r>
          <w:t xml:space="preserve"> (montae vuelo restr</w:t>
        </w:r>
      </w:ins>
      <w:ins w:id="5540" w:author="Orion" w:date="2011-07-08T16:25:00Z">
        <w:r>
          <w:t xml:space="preserve"> o de alto peligro (ejemplo: debido a un incendio</w:t>
        </w:r>
      </w:ins>
      <w:proofErr w:type="gramStart"/>
      <w:ins w:id="5541" w:author="Orion" w:date="2011-07-08T16:26:00Z">
        <w:r>
          <w:t xml:space="preserve">, </w:t>
        </w:r>
      </w:ins>
      <w:ins w:id="5542" w:author="Orion" w:date="2011-07-08T16:25:00Z">
        <w:r>
          <w:t>)</w:t>
        </w:r>
      </w:ins>
      <w:proofErr w:type="gramEnd"/>
    </w:p>
    <w:p w14:paraId="5320C8EF" w14:textId="77777777" w:rsidR="00D10EB4" w:rsidRDefault="004A750C" w:rsidP="004A750C">
      <w:pPr>
        <w:rPr>
          <w:ins w:id="5543" w:author="Orion" w:date="2011-07-08T16:28:00Z"/>
          <w:rFonts w:cs="Times New Roman"/>
        </w:rPr>
        <w:pPrChange w:id="5544" w:author="Orion" w:date="2011-07-08T14:58:00Z">
          <w:pPr/>
        </w:pPrChange>
      </w:pPr>
      <w:ins w:id="5545" w:author="Orion" w:date="2011-07-08T14:58:00Z">
        <w:r w:rsidRPr="00803D46">
          <w:rPr>
            <w:rFonts w:cs="Times New Roman"/>
            <w:rPrChange w:id="5546" w:author="Orion" w:date="2011-06-22T18:17:00Z">
              <w:rPr>
                <w:rFonts w:cs="Times New Roman"/>
              </w:rPr>
            </w:rPrChange>
          </w:rPr>
          <w:lastRenderedPageBreak/>
          <w:t xml:space="preserve"> </w:t>
        </w:r>
      </w:ins>
      <w:ins w:id="5547" w:author="Orion" w:date="2011-07-08T16:26:00Z">
        <w:r w:rsidR="00D10EB4">
          <w:rPr>
            <w:rFonts w:cs="Times New Roman"/>
          </w:rPr>
          <w:tab/>
          <w:t xml:space="preserve">Tener en cuenta </w:t>
        </w:r>
      </w:ins>
      <w:ins w:id="5548" w:author="Orion" w:date="2011-07-08T16:28:00Z">
        <w:r w:rsidR="00D10EB4">
          <w:rPr>
            <w:rFonts w:cs="Times New Roman"/>
          </w:rPr>
          <w:t>más</w:t>
        </w:r>
      </w:ins>
      <w:ins w:id="5549" w:author="Orion" w:date="2011-07-08T16:26:00Z">
        <w:r w:rsidR="00D10EB4">
          <w:rPr>
            <w:rFonts w:cs="Times New Roman"/>
          </w:rPr>
          <w:t xml:space="preserve"> características de las aeronave (c</w:t>
        </w:r>
      </w:ins>
      <w:ins w:id="5550" w:author="Orion" w:date="2011-07-08T16:27:00Z">
        <w:r w:rsidR="00D10EB4">
          <w:rPr>
            <w:rFonts w:cs="Times New Roman"/>
          </w:rPr>
          <w:t>o</w:t>
        </w:r>
      </w:ins>
      <w:ins w:id="5551" w:author="Orion" w:date="2011-07-08T16:26:00Z">
        <w:r w:rsidR="00D10EB4">
          <w:rPr>
            <w:rFonts w:cs="Times New Roman"/>
          </w:rPr>
          <w:t>mbustible, tipo de aeronave,</w:t>
        </w:r>
      </w:ins>
      <w:ins w:id="5552" w:author="Orion" w:date="2011-07-08T16:27:00Z">
        <w:r w:rsidR="00D10EB4">
          <w:rPr>
            <w:rFonts w:cs="Times New Roman"/>
          </w:rPr>
          <w:t xml:space="preserve"> cargo, </w:t>
        </w:r>
      </w:ins>
      <w:ins w:id="5553" w:author="Orion" w:date="2011-07-08T16:28:00Z">
        <w:r w:rsidR="00D10EB4">
          <w:rPr>
            <w:rFonts w:cs="Times New Roman"/>
          </w:rPr>
          <w:t>antigüedad</w:t>
        </w:r>
      </w:ins>
      <w:proofErr w:type="gramStart"/>
      <w:ins w:id="5554" w:author="Orion" w:date="2011-07-08T16:27:00Z">
        <w:r w:rsidR="00D10EB4">
          <w:rPr>
            <w:rFonts w:cs="Times New Roman"/>
          </w:rPr>
          <w:t>,</w:t>
        </w:r>
      </w:ins>
      <w:ins w:id="5555" w:author="Orion" w:date="2011-07-08T16:28:00Z">
        <w:r w:rsidR="00D10EB4">
          <w:rPr>
            <w:rFonts w:cs="Times New Roman"/>
          </w:rPr>
          <w:t xml:space="preserve"> …)</w:t>
        </w:r>
        <w:proofErr w:type="gramEnd"/>
      </w:ins>
    </w:p>
    <w:p w14:paraId="681B8E9F" w14:textId="5395C269" w:rsidR="00BB1765" w:rsidRPr="00376A29" w:rsidDel="00531F30" w:rsidRDefault="00D10EB4" w:rsidP="004A750C">
      <w:pPr>
        <w:rPr>
          <w:del w:id="5556" w:author="Orion" w:date="2011-03-31T22:56:00Z"/>
          <w:rFonts w:cs="Times New Roman"/>
        </w:rPr>
        <w:pPrChange w:id="5557" w:author="Orion" w:date="2011-07-08T14:58:00Z">
          <w:pPr>
            <w:jc w:val="both"/>
          </w:pPr>
        </w:pPrChange>
      </w:pPr>
      <w:ins w:id="5558" w:author="Orion" w:date="2011-07-08T16:28:00Z">
        <w:r>
          <w:rPr>
            <w:rFonts w:cs="Times New Roman"/>
          </w:rPr>
          <w:tab/>
        </w:r>
      </w:ins>
      <w:ins w:id="5559" w:author="Orion" w:date="2011-07-08T16:29:00Z">
        <w:r>
          <w:rPr>
            <w:rFonts w:cs="Times New Roman"/>
          </w:rPr>
          <w:t xml:space="preserve">Ampliación de agentes: </w:t>
        </w:r>
      </w:ins>
      <w:ins w:id="5560" w:author="Orion" w:date="2011-07-08T16:28:00Z">
        <w:r>
          <w:rPr>
            <w:rFonts w:cs="Times New Roman"/>
          </w:rPr>
          <w:t>Ampliación de la tripulación a algo m</w:t>
        </w:r>
      </w:ins>
      <w:ins w:id="5561" w:author="Orion" w:date="2011-07-08T16:29:00Z">
        <w:r>
          <w:rPr>
            <w:rFonts w:cs="Times New Roman"/>
          </w:rPr>
          <w:t xml:space="preserve">ás realista. Normalmente en trayectos largos: capitán, primer oficial, segundo oficial. Cada </w:t>
        </w:r>
      </w:ins>
      <w:ins w:id="5562" w:author="Orion" w:date="2011-07-08T16:30:00Z">
        <w:r>
          <w:rPr>
            <w:rFonts w:cs="Times New Roman"/>
          </w:rPr>
          <w:t>uno con unas responsabilidades,</w:t>
        </w:r>
      </w:ins>
      <w:ins w:id="5563" w:author="Orion" w:date="2011-04-06T18:32:00Z">
        <w:r w:rsidR="00B946E5" w:rsidRPr="00803D46">
          <w:rPr>
            <w:rFonts w:cs="Times New Roman"/>
            <w:rPrChange w:id="5564" w:author="Orion" w:date="2011-06-22T18:17:00Z">
              <w:rPr>
                <w:rFonts w:ascii="Courier New" w:hAnsi="Courier New" w:cs="Courier New"/>
              </w:rPr>
            </w:rPrChange>
          </w:rPr>
          <w:br w:type="page"/>
        </w:r>
      </w:ins>
    </w:p>
    <w:p w14:paraId="043B4F72" w14:textId="77777777" w:rsidR="00BB1765" w:rsidRPr="00650D90" w:rsidDel="00EB5BE1" w:rsidRDefault="00BB1765" w:rsidP="004A750C">
      <w:pPr>
        <w:rPr>
          <w:del w:id="5565" w:author="Orion" w:date="2011-03-31T18:09:00Z"/>
          <w:rPrChange w:id="5566" w:author="Orion" w:date="2011-05-01T20:13:00Z">
            <w:rPr>
              <w:del w:id="5567" w:author="Orion" w:date="2011-03-31T18:09:00Z"/>
              <w:rFonts w:cs="Times New Roman"/>
              <w:lang w:val="en-US"/>
            </w:rPr>
          </w:rPrChange>
        </w:rPr>
        <w:pPrChange w:id="5568" w:author="Orion" w:date="2011-07-08T14:58:00Z">
          <w:pPr>
            <w:jc w:val="both"/>
          </w:pPr>
        </w:pPrChange>
      </w:pPr>
      <w:del w:id="5569" w:author="Orion" w:date="2011-03-31T18:25:00Z">
        <w:r w:rsidRPr="00650D90" w:rsidDel="00D873A4">
          <w:rPr>
            <w:rPrChange w:id="5570" w:author="Orion" w:date="2011-05-01T20:13:00Z">
              <w:rPr>
                <w:b/>
                <w:bCs/>
                <w:sz w:val="48"/>
                <w:szCs w:val="48"/>
                <w:lang w:val="en-US"/>
              </w:rPr>
            </w:rPrChange>
          </w:rPr>
          <w:delText xml:space="preserve">[1] </w:delText>
        </w:r>
      </w:del>
      <w:del w:id="5571" w:author="Orion" w:date="2011-03-31T18:09:00Z">
        <w:r w:rsidRPr="00650D90" w:rsidDel="00EB5BE1">
          <w:rPr>
            <w:rPrChange w:id="5572" w:author="Orion" w:date="2011-05-01T20:13:00Z">
              <w:rPr>
                <w:b/>
                <w:bCs/>
                <w:sz w:val="48"/>
                <w:szCs w:val="48"/>
                <w:lang w:val="en-US"/>
              </w:rPr>
            </w:rPrChange>
          </w:rPr>
          <w:delText>EUROCONTROL SPECIFICATIONS FOR THE USE OF MILITARY UNMANNED AERIAL VEHICLES AS OPERATIONAL AIR TRAFFIC OUTSIDE SEGREGATED AIRSPACE, EUROCONTROL</w:delText>
        </w:r>
      </w:del>
    </w:p>
    <w:p w14:paraId="7263682E" w14:textId="77777777" w:rsidR="00BB1765" w:rsidRPr="00650D90" w:rsidDel="00D873A4" w:rsidRDefault="00CE385B" w:rsidP="004A750C">
      <w:pPr>
        <w:rPr>
          <w:del w:id="5573" w:author="Orion" w:date="2011-03-31T18:25:00Z"/>
          <w:rPrChange w:id="5574" w:author="Orion" w:date="2011-05-01T20:13:00Z">
            <w:rPr>
              <w:del w:id="5575" w:author="Orion" w:date="2011-03-31T18:25:00Z"/>
              <w:rFonts w:cs="Times New Roman"/>
              <w:lang w:val="en-US"/>
            </w:rPr>
          </w:rPrChange>
        </w:rPr>
        <w:pPrChange w:id="5576" w:author="Orion" w:date="2011-07-08T14:58:00Z">
          <w:pPr>
            <w:jc w:val="both"/>
          </w:pPr>
        </w:pPrChange>
      </w:pPr>
      <w:del w:id="5577" w:author="Orion" w:date="2011-03-31T18:09:00Z">
        <w:r w:rsidRPr="00246937" w:rsidDel="00EB5BE1">
          <w:rPr>
            <w:rPrChange w:id="5578" w:author="Orion" w:date="2011-04-24T22:32:00Z">
              <w:rPr>
                <w:rStyle w:val="Hyperlink"/>
                <w:b/>
                <w:bCs/>
                <w:sz w:val="48"/>
                <w:szCs w:val="48"/>
              </w:rPr>
            </w:rPrChange>
          </w:rPr>
          <w:fldChar w:fldCharType="begin"/>
        </w:r>
        <w:r w:rsidRPr="00650D90" w:rsidDel="00EB5BE1">
          <w:rPr>
            <w:rPrChange w:id="5579" w:author="Orion" w:date="2011-05-01T20:13:00Z">
              <w:rPr>
                <w:b/>
                <w:bCs/>
                <w:sz w:val="48"/>
                <w:szCs w:val="48"/>
              </w:rPr>
            </w:rPrChange>
          </w:rPr>
          <w:delInstrText xml:space="preserve"> HYPERLINK "http://www.barnardmicrosystems.com/download/EUROCONTROL_MIL_UAV_ATM_SPEC_2007.pdf" </w:delInstrText>
        </w:r>
        <w:r w:rsidRPr="00246937" w:rsidDel="00EB5BE1">
          <w:rPr>
            <w:rPrChange w:id="5580" w:author="Orion" w:date="2011-04-24T22:32:00Z">
              <w:rPr>
                <w:rStyle w:val="Hyperlink"/>
                <w:b/>
                <w:bCs/>
                <w:sz w:val="48"/>
                <w:szCs w:val="48"/>
              </w:rPr>
            </w:rPrChange>
          </w:rPr>
          <w:fldChar w:fldCharType="separate"/>
        </w:r>
        <w:r w:rsidR="00BB1765" w:rsidRPr="00650D90" w:rsidDel="00EB5BE1">
          <w:rPr>
            <w:rStyle w:val="Hyperlink"/>
            <w:rFonts w:cs="Times New Roman"/>
            <w:rPrChange w:id="5581" w:author="Orion" w:date="2011-05-01T20:13:00Z">
              <w:rPr>
                <w:rStyle w:val="Hyperlink"/>
                <w:b/>
                <w:bCs/>
                <w:sz w:val="48"/>
                <w:szCs w:val="48"/>
              </w:rPr>
            </w:rPrChange>
          </w:rPr>
          <w:delText>http://www.barnardmicrosystems.com/download/EUROCONTROL_MIL_UAV_ATM_SPEC_2007.pdf</w:delText>
        </w:r>
        <w:r w:rsidRPr="00246937" w:rsidDel="00EB5BE1">
          <w:rPr>
            <w:rStyle w:val="Hyperlink"/>
            <w:rFonts w:cs="Times New Roman"/>
            <w:rPrChange w:id="5582" w:author="Orion" w:date="2011-04-24T22:32:00Z">
              <w:rPr>
                <w:rStyle w:val="Hyperlink"/>
                <w:b/>
                <w:bCs/>
                <w:sz w:val="48"/>
                <w:szCs w:val="48"/>
              </w:rPr>
            </w:rPrChange>
          </w:rPr>
          <w:fldChar w:fldCharType="end"/>
        </w:r>
      </w:del>
      <w:del w:id="5583" w:author="Orion" w:date="2011-03-31T18:25:00Z">
        <w:r w:rsidR="00BB1765" w:rsidRPr="00650D90" w:rsidDel="00D873A4">
          <w:rPr>
            <w:rPrChange w:id="5584" w:author="Orion" w:date="2011-05-01T20:13:00Z">
              <w:rPr>
                <w:b/>
                <w:bCs/>
                <w:sz w:val="48"/>
                <w:szCs w:val="48"/>
                <w:lang w:val="en-US"/>
              </w:rPr>
            </w:rPrChange>
          </w:rPr>
          <w:delText xml:space="preserve"> </w:delText>
        </w:r>
      </w:del>
    </w:p>
    <w:p w14:paraId="6AA0AD83" w14:textId="77777777" w:rsidR="00BB1765" w:rsidRPr="00650D90" w:rsidDel="00D873A4" w:rsidRDefault="00BB1765" w:rsidP="004A750C">
      <w:pPr>
        <w:rPr>
          <w:del w:id="5585" w:author="Orion" w:date="2011-03-31T18:25:00Z"/>
          <w:rPrChange w:id="5586" w:author="Orion" w:date="2011-05-01T20:13:00Z">
            <w:rPr>
              <w:del w:id="5587" w:author="Orion" w:date="2011-03-31T18:25:00Z"/>
              <w:rFonts w:cs="Times New Roman"/>
              <w:lang w:val="en-US"/>
            </w:rPr>
          </w:rPrChange>
        </w:rPr>
        <w:pPrChange w:id="5588" w:author="Orion" w:date="2011-07-08T14:58:00Z">
          <w:pPr>
            <w:jc w:val="both"/>
          </w:pPr>
        </w:pPrChange>
      </w:pPr>
    </w:p>
    <w:p w14:paraId="312D5DB9" w14:textId="77777777" w:rsidR="00BB1765" w:rsidRPr="00650D90" w:rsidDel="00EB5BE1" w:rsidRDefault="00BB1765" w:rsidP="004A750C">
      <w:pPr>
        <w:rPr>
          <w:del w:id="5589" w:author="Orion" w:date="2011-03-31T18:13:00Z"/>
          <w:rFonts w:eastAsia="Times New Roman"/>
          <w:rPrChange w:id="5590" w:author="Orion" w:date="2011-05-01T20:13:00Z">
            <w:rPr>
              <w:del w:id="5591" w:author="Orion" w:date="2011-03-31T18:13:00Z"/>
              <w:rFonts w:eastAsia="Times New Roman" w:cs="Times New Roman"/>
              <w:lang w:val="en-US"/>
            </w:rPr>
          </w:rPrChange>
        </w:rPr>
        <w:pPrChange w:id="5592" w:author="Orion" w:date="2011-07-08T14:58:00Z">
          <w:pPr>
            <w:jc w:val="both"/>
          </w:pPr>
        </w:pPrChange>
      </w:pPr>
      <w:del w:id="5593" w:author="Orion" w:date="2011-03-31T18:25:00Z">
        <w:r w:rsidRPr="00650D90" w:rsidDel="00D873A4">
          <w:rPr>
            <w:rFonts w:eastAsia="Times New Roman"/>
            <w:rPrChange w:id="5594" w:author="Orion" w:date="2011-05-01T20:13:00Z">
              <w:rPr>
                <w:rFonts w:eastAsia="Times New Roman" w:cs="Times New Roman"/>
                <w:b/>
                <w:bCs/>
                <w:sz w:val="48"/>
                <w:szCs w:val="48"/>
                <w:lang w:val="en-US"/>
              </w:rPr>
            </w:rPrChange>
          </w:rPr>
          <w:delText xml:space="preserve">[2] </w:delText>
        </w:r>
      </w:del>
      <w:del w:id="5595" w:author="Orion" w:date="2011-03-31T18:13:00Z">
        <w:r w:rsidRPr="00650D90" w:rsidDel="00EB5BE1">
          <w:rPr>
            <w:rFonts w:eastAsia="Times New Roman"/>
            <w:rPrChange w:id="5596" w:author="Orion" w:date="2011-05-01T20:13:00Z">
              <w:rPr>
                <w:rFonts w:eastAsia="Times New Roman" w:cs="Times New Roman"/>
                <w:b/>
                <w:bCs/>
                <w:sz w:val="48"/>
                <w:szCs w:val="48"/>
                <w:lang w:val="en-US"/>
              </w:rPr>
            </w:rPrChange>
          </w:rPr>
          <w:delText xml:space="preserve">Claire Tomlin, </w:delText>
        </w:r>
        <w:r w:rsidRPr="00650D90" w:rsidDel="00EB5BE1">
          <w:rPr>
            <w:rFonts w:eastAsia="Times New Roman"/>
            <w:i/>
            <w:iCs/>
            <w:rPrChange w:id="5597" w:author="Orion" w:date="2011-05-01T20:13:00Z">
              <w:rPr>
                <w:rFonts w:eastAsia="Times New Roman" w:cs="Times New Roman"/>
                <w:b/>
                <w:bCs/>
                <w:i/>
                <w:iCs/>
                <w:sz w:val="48"/>
                <w:szCs w:val="48"/>
                <w:lang w:val="en-US"/>
              </w:rPr>
            </w:rPrChange>
          </w:rPr>
          <w:delText>Student Member, IEEE</w:delText>
        </w:r>
        <w:r w:rsidRPr="00650D90" w:rsidDel="00EB5BE1">
          <w:rPr>
            <w:rFonts w:eastAsia="Times New Roman"/>
            <w:rPrChange w:id="5598" w:author="Orion" w:date="2011-05-01T20:13:00Z">
              <w:rPr>
                <w:rFonts w:eastAsia="Times New Roman" w:cs="Times New Roman"/>
                <w:b/>
                <w:bCs/>
                <w:sz w:val="48"/>
                <w:szCs w:val="48"/>
                <w:lang w:val="en-US"/>
              </w:rPr>
            </w:rPrChange>
          </w:rPr>
          <w:delText xml:space="preserve">, George J. Pappas, </w:delText>
        </w:r>
        <w:r w:rsidRPr="00650D90" w:rsidDel="00EB5BE1">
          <w:rPr>
            <w:rFonts w:eastAsia="Times New Roman"/>
            <w:i/>
            <w:iCs/>
            <w:rPrChange w:id="5599" w:author="Orion" w:date="2011-05-01T20:13:00Z">
              <w:rPr>
                <w:rFonts w:eastAsia="Times New Roman" w:cs="Times New Roman"/>
                <w:b/>
                <w:bCs/>
                <w:i/>
                <w:iCs/>
                <w:sz w:val="48"/>
                <w:szCs w:val="48"/>
                <w:lang w:val="en-US"/>
              </w:rPr>
            </w:rPrChange>
          </w:rPr>
          <w:delText>Student Member, IEEE</w:delText>
        </w:r>
        <w:r w:rsidRPr="00650D90" w:rsidDel="00EB5BE1">
          <w:rPr>
            <w:rFonts w:eastAsia="Times New Roman"/>
            <w:rPrChange w:id="5600" w:author="Orion" w:date="2011-05-01T20:13:00Z">
              <w:rPr>
                <w:rFonts w:eastAsia="Times New Roman" w:cs="Times New Roman"/>
                <w:b/>
                <w:bCs/>
                <w:sz w:val="48"/>
                <w:szCs w:val="48"/>
                <w:lang w:val="en-US"/>
              </w:rPr>
            </w:rPrChange>
          </w:rPr>
          <w:delText xml:space="preserve">, and Shankar Sastry, </w:delText>
        </w:r>
        <w:r w:rsidRPr="00650D90" w:rsidDel="00EB5BE1">
          <w:rPr>
            <w:rFonts w:eastAsia="Times New Roman"/>
            <w:i/>
            <w:iCs/>
            <w:rPrChange w:id="5601" w:author="Orion" w:date="2011-05-01T20:13:00Z">
              <w:rPr>
                <w:rFonts w:eastAsia="Times New Roman" w:cs="Times New Roman"/>
                <w:b/>
                <w:bCs/>
                <w:i/>
                <w:iCs/>
                <w:sz w:val="48"/>
                <w:szCs w:val="48"/>
                <w:lang w:val="en-US"/>
              </w:rPr>
            </w:rPrChange>
          </w:rPr>
          <w:delText>Fellow, IEEE.</w:delText>
        </w:r>
        <w:r w:rsidRPr="00650D90" w:rsidDel="00EB5BE1">
          <w:rPr>
            <w:rFonts w:eastAsia="Times New Roman"/>
            <w:rPrChange w:id="5602" w:author="Orion" w:date="2011-05-01T20:13:00Z">
              <w:rPr>
                <w:rFonts w:eastAsia="Times New Roman" w:cs="Times New Roman"/>
                <w:b/>
                <w:bCs/>
                <w:sz w:val="48"/>
                <w:szCs w:val="48"/>
                <w:lang w:val="en-US"/>
              </w:rPr>
            </w:rPrChange>
          </w:rPr>
          <w:delText>Conflict Resolution for Air Traffic Management: A Study in Multiagent Hybrid Systems</w:delText>
        </w:r>
      </w:del>
    </w:p>
    <w:p w14:paraId="34714199" w14:textId="77777777" w:rsidR="00BB1765" w:rsidRPr="00650D90" w:rsidDel="00D873A4" w:rsidRDefault="00BB1765" w:rsidP="004A750C">
      <w:pPr>
        <w:rPr>
          <w:del w:id="5603" w:author="Orion" w:date="2011-03-31T18:25:00Z"/>
          <w:rPrChange w:id="5604" w:author="Orion" w:date="2011-05-01T20:13:00Z">
            <w:rPr>
              <w:del w:id="5605" w:author="Orion" w:date="2011-03-31T18:25:00Z"/>
              <w:rFonts w:cs="Times New Roman"/>
              <w:lang w:val="en-US"/>
            </w:rPr>
          </w:rPrChange>
        </w:rPr>
        <w:pPrChange w:id="5606" w:author="Orion" w:date="2011-07-08T14:58:00Z">
          <w:pPr>
            <w:jc w:val="both"/>
          </w:pPr>
        </w:pPrChange>
      </w:pPr>
    </w:p>
    <w:p w14:paraId="77EE57AE" w14:textId="77777777" w:rsidR="00BB1765" w:rsidRPr="00650D90" w:rsidDel="00D873A4" w:rsidRDefault="00BB1765" w:rsidP="004A750C">
      <w:pPr>
        <w:rPr>
          <w:del w:id="5607" w:author="Orion" w:date="2011-03-31T18:25:00Z"/>
          <w:rFonts w:eastAsia="Times New Roman"/>
          <w:rPrChange w:id="5608" w:author="Orion" w:date="2011-05-01T20:13:00Z">
            <w:rPr>
              <w:del w:id="5609" w:author="Orion" w:date="2011-03-31T18:25:00Z"/>
              <w:rFonts w:eastAsia="Times New Roman" w:cs="Times New Roman"/>
              <w:lang w:val="en-US"/>
            </w:rPr>
          </w:rPrChange>
        </w:rPr>
        <w:pPrChange w:id="5610" w:author="Orion" w:date="2011-07-08T14:58:00Z">
          <w:pPr>
            <w:jc w:val="both"/>
          </w:pPr>
        </w:pPrChange>
      </w:pPr>
      <w:del w:id="5611" w:author="Orion" w:date="2011-03-31T18:25:00Z">
        <w:r w:rsidRPr="00650D90" w:rsidDel="00D873A4">
          <w:rPr>
            <w:rFonts w:eastAsia="Times New Roman"/>
            <w:rPrChange w:id="5612" w:author="Orion" w:date="2011-05-01T20:13:00Z">
              <w:rPr>
                <w:rFonts w:eastAsia="Times New Roman" w:cs="Times New Roman"/>
                <w:b/>
                <w:bCs/>
                <w:sz w:val="48"/>
                <w:szCs w:val="48"/>
                <w:lang w:val="en-US"/>
              </w:rPr>
            </w:rPrChange>
          </w:rPr>
          <w:delText xml:space="preserve">[3] JSBSim flight dynamics model (FDM) </w:delText>
        </w:r>
      </w:del>
    </w:p>
    <w:p w14:paraId="0DA6AAE5" w14:textId="77777777" w:rsidR="00BB1765" w:rsidRPr="00650D90" w:rsidDel="00D873A4" w:rsidRDefault="00CE385B" w:rsidP="004A750C">
      <w:pPr>
        <w:rPr>
          <w:del w:id="5613" w:author="Orion" w:date="2011-03-31T18:25:00Z"/>
          <w:rFonts w:eastAsia="Times New Roman"/>
          <w:rPrChange w:id="5614" w:author="Orion" w:date="2011-05-01T20:13:00Z">
            <w:rPr>
              <w:del w:id="5615" w:author="Orion" w:date="2011-03-31T18:25:00Z"/>
              <w:rFonts w:eastAsia="Times New Roman" w:cs="Times New Roman"/>
              <w:lang w:val="en-US"/>
            </w:rPr>
          </w:rPrChange>
        </w:rPr>
        <w:pPrChange w:id="5616" w:author="Orion" w:date="2011-07-08T14:58:00Z">
          <w:pPr>
            <w:jc w:val="both"/>
          </w:pPr>
        </w:pPrChange>
      </w:pPr>
      <w:del w:id="5617" w:author="Orion" w:date="2011-03-31T18:25:00Z">
        <w:r w:rsidRPr="00246937" w:rsidDel="00D873A4">
          <w:rPr>
            <w:rPrChange w:id="5618" w:author="Orion" w:date="2011-04-24T22:32:00Z">
              <w:rPr>
                <w:rStyle w:val="Hyperlink"/>
                <w:b/>
                <w:bCs/>
                <w:sz w:val="48"/>
                <w:szCs w:val="48"/>
              </w:rPr>
            </w:rPrChange>
          </w:rPr>
          <w:fldChar w:fldCharType="begin"/>
        </w:r>
        <w:r w:rsidRPr="00650D90" w:rsidDel="00D873A4">
          <w:rPr>
            <w:rPrChange w:id="5619" w:author="Orion" w:date="2011-05-01T20:13:00Z">
              <w:rPr>
                <w:b/>
                <w:bCs/>
                <w:sz w:val="48"/>
                <w:szCs w:val="48"/>
              </w:rPr>
            </w:rPrChange>
          </w:rPr>
          <w:delInstrText xml:space="preserve"> HYPERLINK "http://jsbsim.sourceforge.net/" </w:delInstrText>
        </w:r>
        <w:r w:rsidRPr="00246937" w:rsidDel="00D873A4">
          <w:rPr>
            <w:rPrChange w:id="5620" w:author="Orion" w:date="2011-04-24T22:32:00Z">
              <w:rPr>
                <w:rStyle w:val="Hyperlink"/>
                <w:b/>
                <w:bCs/>
                <w:sz w:val="48"/>
                <w:szCs w:val="48"/>
              </w:rPr>
            </w:rPrChange>
          </w:rPr>
          <w:fldChar w:fldCharType="separate"/>
        </w:r>
        <w:r w:rsidR="00BB1765" w:rsidRPr="00650D90" w:rsidDel="00D873A4">
          <w:rPr>
            <w:rStyle w:val="Hyperlink"/>
            <w:rFonts w:cs="Times New Roman"/>
            <w:rPrChange w:id="5621" w:author="Orion" w:date="2011-05-01T20:13:00Z">
              <w:rPr>
                <w:rStyle w:val="Hyperlink"/>
                <w:b/>
                <w:bCs/>
                <w:sz w:val="48"/>
                <w:szCs w:val="48"/>
              </w:rPr>
            </w:rPrChange>
          </w:rPr>
          <w:delText>http://jsbsim.sourceforge.net/</w:delText>
        </w:r>
        <w:r w:rsidRPr="00246937" w:rsidDel="00D873A4">
          <w:rPr>
            <w:rStyle w:val="Hyperlink"/>
            <w:rFonts w:cs="Times New Roman"/>
            <w:rPrChange w:id="5622" w:author="Orion" w:date="2011-04-24T22:32:00Z">
              <w:rPr>
                <w:rStyle w:val="Hyperlink"/>
                <w:b/>
                <w:bCs/>
                <w:sz w:val="48"/>
                <w:szCs w:val="48"/>
              </w:rPr>
            </w:rPrChange>
          </w:rPr>
          <w:fldChar w:fldCharType="end"/>
        </w:r>
        <w:r w:rsidR="00BB1765" w:rsidRPr="00650D90" w:rsidDel="00D873A4">
          <w:rPr>
            <w:rFonts w:eastAsia="Times New Roman"/>
            <w:rPrChange w:id="5623" w:author="Orion" w:date="2011-05-01T20:13:00Z">
              <w:rPr>
                <w:rFonts w:eastAsia="Times New Roman" w:cs="Times New Roman"/>
                <w:b/>
                <w:bCs/>
                <w:sz w:val="48"/>
                <w:szCs w:val="48"/>
                <w:lang w:val="en-US"/>
              </w:rPr>
            </w:rPrChange>
          </w:rPr>
          <w:delText xml:space="preserve"> </w:delText>
        </w:r>
      </w:del>
    </w:p>
    <w:p w14:paraId="4DF6D042" w14:textId="77777777" w:rsidR="00BB1765" w:rsidRPr="00650D90" w:rsidDel="00D873A4" w:rsidRDefault="00BB1765" w:rsidP="004A750C">
      <w:pPr>
        <w:rPr>
          <w:del w:id="5624" w:author="Orion" w:date="2011-03-31T18:25:00Z"/>
          <w:rPrChange w:id="5625" w:author="Orion" w:date="2011-05-01T20:13:00Z">
            <w:rPr>
              <w:del w:id="5626" w:author="Orion" w:date="2011-03-31T18:25:00Z"/>
              <w:rFonts w:cs="Times New Roman"/>
              <w:lang w:val="en-US"/>
            </w:rPr>
          </w:rPrChange>
        </w:rPr>
        <w:pPrChange w:id="5627" w:author="Orion" w:date="2011-07-08T14:58:00Z">
          <w:pPr>
            <w:jc w:val="both"/>
          </w:pPr>
        </w:pPrChange>
      </w:pPr>
    </w:p>
    <w:p w14:paraId="10A04F3E" w14:textId="77777777" w:rsidR="00BB1765" w:rsidRPr="00650D90" w:rsidDel="00D873A4" w:rsidRDefault="00BB1765" w:rsidP="004A750C">
      <w:pPr>
        <w:rPr>
          <w:del w:id="5628" w:author="Orion" w:date="2011-03-31T18:25:00Z"/>
          <w:rFonts w:eastAsia="Times New Roman"/>
          <w:rPrChange w:id="5629" w:author="Orion" w:date="2011-05-01T20:13:00Z">
            <w:rPr>
              <w:del w:id="5630" w:author="Orion" w:date="2011-03-31T18:25:00Z"/>
              <w:rFonts w:eastAsia="Times New Roman" w:cs="Times New Roman"/>
              <w:lang w:val="en-US"/>
            </w:rPr>
          </w:rPrChange>
        </w:rPr>
        <w:pPrChange w:id="5631" w:author="Orion" w:date="2011-07-08T14:58:00Z">
          <w:pPr>
            <w:jc w:val="both"/>
          </w:pPr>
        </w:pPrChange>
      </w:pPr>
      <w:del w:id="5632" w:author="Orion" w:date="2011-03-31T18:25:00Z">
        <w:r w:rsidRPr="00650D90" w:rsidDel="00D873A4">
          <w:rPr>
            <w:rFonts w:eastAsia="Times New Roman"/>
            <w:rPrChange w:id="5633" w:author="Orion" w:date="2011-05-01T20:13:00Z">
              <w:rPr>
                <w:rFonts w:eastAsia="Times New Roman" w:cs="Times New Roman"/>
                <w:b/>
                <w:bCs/>
                <w:sz w:val="48"/>
                <w:szCs w:val="48"/>
                <w:lang w:val="en-US"/>
              </w:rPr>
            </w:rPrChange>
          </w:rPr>
          <w:delText>[4] FlightGear Flight Simulator:</w:delText>
        </w:r>
      </w:del>
    </w:p>
    <w:p w14:paraId="710CBA23" w14:textId="77777777" w:rsidR="00BB1765" w:rsidRPr="00650D90" w:rsidDel="00D873A4" w:rsidRDefault="00CE385B" w:rsidP="004A750C">
      <w:pPr>
        <w:rPr>
          <w:del w:id="5634" w:author="Orion" w:date="2011-03-31T18:25:00Z"/>
          <w:rFonts w:eastAsia="Times New Roman"/>
          <w:rPrChange w:id="5635" w:author="Orion" w:date="2011-05-01T20:13:00Z">
            <w:rPr>
              <w:del w:id="5636" w:author="Orion" w:date="2011-03-31T18:25:00Z"/>
              <w:rFonts w:eastAsia="Times New Roman" w:cs="Times New Roman"/>
              <w:lang w:val="en-US"/>
            </w:rPr>
          </w:rPrChange>
        </w:rPr>
        <w:pPrChange w:id="5637" w:author="Orion" w:date="2011-07-08T14:58:00Z">
          <w:pPr>
            <w:jc w:val="both"/>
          </w:pPr>
        </w:pPrChange>
      </w:pPr>
      <w:del w:id="5638" w:author="Orion" w:date="2011-03-31T18:25:00Z">
        <w:r w:rsidRPr="00246937" w:rsidDel="00D873A4">
          <w:rPr>
            <w:rPrChange w:id="5639" w:author="Orion" w:date="2011-04-24T22:32:00Z">
              <w:rPr>
                <w:rStyle w:val="Hyperlink"/>
                <w:b/>
                <w:bCs/>
                <w:sz w:val="48"/>
                <w:szCs w:val="48"/>
              </w:rPr>
            </w:rPrChange>
          </w:rPr>
          <w:fldChar w:fldCharType="begin"/>
        </w:r>
        <w:r w:rsidRPr="00650D90" w:rsidDel="00D873A4">
          <w:rPr>
            <w:rPrChange w:id="5640" w:author="Orion" w:date="2011-05-01T20:13:00Z">
              <w:rPr>
                <w:b/>
                <w:bCs/>
                <w:sz w:val="48"/>
                <w:szCs w:val="48"/>
              </w:rPr>
            </w:rPrChange>
          </w:rPr>
          <w:delInstrText xml:space="preserve"> HYPERLINK "http://www.flightgear.org/" </w:delInstrText>
        </w:r>
        <w:r w:rsidRPr="00246937" w:rsidDel="00D873A4">
          <w:rPr>
            <w:rPrChange w:id="5641" w:author="Orion" w:date="2011-04-24T22:32:00Z">
              <w:rPr>
                <w:rStyle w:val="Hyperlink"/>
                <w:b/>
                <w:bCs/>
                <w:sz w:val="48"/>
                <w:szCs w:val="48"/>
              </w:rPr>
            </w:rPrChange>
          </w:rPr>
          <w:fldChar w:fldCharType="separate"/>
        </w:r>
        <w:r w:rsidR="00BB1765" w:rsidRPr="00650D90" w:rsidDel="00D873A4">
          <w:rPr>
            <w:rStyle w:val="Hyperlink"/>
            <w:rFonts w:cs="Times New Roman"/>
            <w:rPrChange w:id="5642" w:author="Orion" w:date="2011-05-01T20:13:00Z">
              <w:rPr>
                <w:rStyle w:val="Hyperlink"/>
                <w:b/>
                <w:bCs/>
                <w:sz w:val="48"/>
                <w:szCs w:val="48"/>
              </w:rPr>
            </w:rPrChange>
          </w:rPr>
          <w:delText>http://www.flightgear.org/</w:delText>
        </w:r>
        <w:r w:rsidRPr="00246937" w:rsidDel="00D873A4">
          <w:rPr>
            <w:rStyle w:val="Hyperlink"/>
            <w:rFonts w:cs="Times New Roman"/>
            <w:rPrChange w:id="5643" w:author="Orion" w:date="2011-04-24T22:32:00Z">
              <w:rPr>
                <w:rStyle w:val="Hyperlink"/>
                <w:b/>
                <w:bCs/>
                <w:sz w:val="48"/>
                <w:szCs w:val="48"/>
              </w:rPr>
            </w:rPrChange>
          </w:rPr>
          <w:fldChar w:fldCharType="end"/>
        </w:r>
        <w:r w:rsidR="00BB1765" w:rsidRPr="00650D90" w:rsidDel="00D873A4">
          <w:rPr>
            <w:rFonts w:eastAsia="Times New Roman"/>
            <w:rPrChange w:id="5644" w:author="Orion" w:date="2011-05-01T20:13:00Z">
              <w:rPr>
                <w:rFonts w:eastAsia="Times New Roman" w:cs="Times New Roman"/>
                <w:b/>
                <w:bCs/>
                <w:sz w:val="48"/>
                <w:szCs w:val="48"/>
                <w:lang w:val="en-US"/>
              </w:rPr>
            </w:rPrChange>
          </w:rPr>
          <w:delText xml:space="preserve"> </w:delText>
        </w:r>
      </w:del>
    </w:p>
    <w:p w14:paraId="104DCEE6" w14:textId="77777777" w:rsidR="00BB1765" w:rsidRPr="00650D90" w:rsidDel="00D873A4" w:rsidRDefault="00BB1765" w:rsidP="004A750C">
      <w:pPr>
        <w:rPr>
          <w:del w:id="5645" w:author="Orion" w:date="2011-03-31T18:25:00Z"/>
          <w:rPrChange w:id="5646" w:author="Orion" w:date="2011-05-01T20:13:00Z">
            <w:rPr>
              <w:del w:id="5647" w:author="Orion" w:date="2011-03-31T18:25:00Z"/>
              <w:rFonts w:cs="Times New Roman"/>
              <w:lang w:val="en-US"/>
            </w:rPr>
          </w:rPrChange>
        </w:rPr>
        <w:pPrChange w:id="5648" w:author="Orion" w:date="2011-07-08T14:58:00Z">
          <w:pPr>
            <w:jc w:val="both"/>
          </w:pPr>
        </w:pPrChange>
      </w:pPr>
    </w:p>
    <w:p w14:paraId="1406FC8A" w14:textId="77777777" w:rsidR="00BB1765" w:rsidRPr="00650D90" w:rsidDel="00D873A4" w:rsidRDefault="00BB1765" w:rsidP="004A750C">
      <w:pPr>
        <w:rPr>
          <w:del w:id="5649" w:author="Orion" w:date="2011-03-31T18:25:00Z"/>
          <w:rFonts w:eastAsia="Times New Roman"/>
          <w:rPrChange w:id="5650" w:author="Orion" w:date="2011-05-01T20:13:00Z">
            <w:rPr>
              <w:del w:id="5651" w:author="Orion" w:date="2011-03-31T18:25:00Z"/>
              <w:rFonts w:eastAsia="Times New Roman" w:cs="Times New Roman"/>
              <w:color w:val="000000"/>
              <w:lang w:val="en-US"/>
            </w:rPr>
          </w:rPrChange>
        </w:rPr>
        <w:pPrChange w:id="5652" w:author="Orion" w:date="2011-07-08T14:58:00Z">
          <w:pPr>
            <w:jc w:val="both"/>
          </w:pPr>
        </w:pPrChange>
      </w:pPr>
      <w:del w:id="5653" w:author="Orion" w:date="2011-03-31T18:25:00Z">
        <w:r w:rsidRPr="00650D90" w:rsidDel="00D873A4">
          <w:rPr>
            <w:rFonts w:eastAsia="Times New Roman"/>
            <w:rPrChange w:id="5654" w:author="Orion" w:date="2011-05-01T20:13:00Z">
              <w:rPr>
                <w:rFonts w:eastAsia="Times New Roman" w:cs="Times New Roman"/>
                <w:b/>
                <w:bCs/>
                <w:sz w:val="48"/>
                <w:szCs w:val="48"/>
                <w:lang w:val="en-US"/>
              </w:rPr>
            </w:rPrChange>
          </w:rPr>
          <w:delText xml:space="preserve">[5] </w:delText>
        </w:r>
        <w:bookmarkStart w:id="5655" w:name="firstHeading"/>
        <w:bookmarkEnd w:id="5655"/>
        <w:r w:rsidRPr="00650D90" w:rsidDel="00D873A4">
          <w:rPr>
            <w:rFonts w:eastAsia="Times New Roman"/>
            <w:rPrChange w:id="5656" w:author="Orion" w:date="2011-05-01T20:13:00Z">
              <w:rPr>
                <w:rFonts w:eastAsia="Times New Roman" w:cs="Times New Roman"/>
                <w:b/>
                <w:bCs/>
                <w:color w:val="000000"/>
                <w:sz w:val="48"/>
                <w:szCs w:val="48"/>
                <w:lang w:val="en-US"/>
              </w:rPr>
            </w:rPrChange>
          </w:rPr>
          <w:delText>OpenEaagles:</w:delText>
        </w:r>
      </w:del>
    </w:p>
    <w:p w14:paraId="6B12E956" w14:textId="77777777" w:rsidR="00BB1765" w:rsidRPr="00650D90" w:rsidDel="00D873A4" w:rsidRDefault="00CE385B" w:rsidP="004A750C">
      <w:pPr>
        <w:rPr>
          <w:del w:id="5657" w:author="Orion" w:date="2011-03-31T18:25:00Z"/>
          <w:rFonts w:eastAsia="Times New Roman"/>
          <w:rPrChange w:id="5658" w:author="Orion" w:date="2011-05-01T20:13:00Z">
            <w:rPr>
              <w:del w:id="5659" w:author="Orion" w:date="2011-03-31T18:25:00Z"/>
              <w:rFonts w:eastAsia="Times New Roman" w:cs="Times New Roman"/>
              <w:lang w:val="en-US"/>
            </w:rPr>
          </w:rPrChange>
        </w:rPr>
        <w:pPrChange w:id="5660" w:author="Orion" w:date="2011-07-08T14:58:00Z">
          <w:pPr>
            <w:jc w:val="both"/>
          </w:pPr>
        </w:pPrChange>
      </w:pPr>
      <w:del w:id="5661" w:author="Orion" w:date="2011-03-31T18:25:00Z">
        <w:r w:rsidRPr="00246937" w:rsidDel="00D873A4">
          <w:rPr>
            <w:rPrChange w:id="5662" w:author="Orion" w:date="2011-04-24T22:32:00Z">
              <w:rPr>
                <w:rStyle w:val="Hyperlink"/>
                <w:b/>
                <w:bCs/>
                <w:sz w:val="48"/>
                <w:szCs w:val="48"/>
              </w:rPr>
            </w:rPrChange>
          </w:rPr>
          <w:fldChar w:fldCharType="begin"/>
        </w:r>
        <w:r w:rsidRPr="00650D90" w:rsidDel="00D873A4">
          <w:rPr>
            <w:rPrChange w:id="5663" w:author="Orion" w:date="2011-05-01T20:13:00Z">
              <w:rPr>
                <w:b/>
                <w:bCs/>
                <w:sz w:val="48"/>
                <w:szCs w:val="48"/>
              </w:rPr>
            </w:rPrChange>
          </w:rPr>
          <w:delInstrText xml:space="preserve"> HYPERLINK "http://www.openeaagles.org/" </w:delInstrText>
        </w:r>
        <w:r w:rsidRPr="00246937" w:rsidDel="00D873A4">
          <w:rPr>
            <w:rPrChange w:id="5664" w:author="Orion" w:date="2011-04-24T22:32:00Z">
              <w:rPr>
                <w:rStyle w:val="Hyperlink"/>
                <w:b/>
                <w:bCs/>
                <w:sz w:val="48"/>
                <w:szCs w:val="48"/>
              </w:rPr>
            </w:rPrChange>
          </w:rPr>
          <w:fldChar w:fldCharType="separate"/>
        </w:r>
        <w:r w:rsidR="00BB1765" w:rsidRPr="00650D90" w:rsidDel="00D873A4">
          <w:rPr>
            <w:rStyle w:val="Hyperlink"/>
            <w:rFonts w:cs="Times New Roman"/>
            <w:rPrChange w:id="5665" w:author="Orion" w:date="2011-05-01T20:13:00Z">
              <w:rPr>
                <w:rStyle w:val="Hyperlink"/>
                <w:b/>
                <w:bCs/>
                <w:sz w:val="48"/>
                <w:szCs w:val="48"/>
              </w:rPr>
            </w:rPrChange>
          </w:rPr>
          <w:delText>http://www.openeaagles.org/</w:delText>
        </w:r>
        <w:r w:rsidRPr="00246937" w:rsidDel="00D873A4">
          <w:rPr>
            <w:rStyle w:val="Hyperlink"/>
            <w:rFonts w:cs="Times New Roman"/>
            <w:rPrChange w:id="5666" w:author="Orion" w:date="2011-04-24T22:32:00Z">
              <w:rPr>
                <w:rStyle w:val="Hyperlink"/>
                <w:b/>
                <w:bCs/>
                <w:sz w:val="48"/>
                <w:szCs w:val="48"/>
              </w:rPr>
            </w:rPrChange>
          </w:rPr>
          <w:fldChar w:fldCharType="end"/>
        </w:r>
        <w:r w:rsidR="00BB1765" w:rsidRPr="00650D90" w:rsidDel="00D873A4">
          <w:rPr>
            <w:rFonts w:eastAsia="Times New Roman"/>
            <w:rPrChange w:id="5667" w:author="Orion" w:date="2011-05-01T20:13:00Z">
              <w:rPr>
                <w:rFonts w:eastAsia="Times New Roman" w:cs="Times New Roman"/>
                <w:b/>
                <w:bCs/>
                <w:sz w:val="48"/>
                <w:szCs w:val="48"/>
                <w:lang w:val="en-US"/>
              </w:rPr>
            </w:rPrChange>
          </w:rPr>
          <w:delText xml:space="preserve"> </w:delText>
        </w:r>
      </w:del>
    </w:p>
    <w:p w14:paraId="4F8E72B7" w14:textId="77777777" w:rsidR="00BB1765" w:rsidRPr="00650D90" w:rsidDel="00D873A4" w:rsidRDefault="00BB1765" w:rsidP="004A750C">
      <w:pPr>
        <w:rPr>
          <w:del w:id="5668" w:author="Orion" w:date="2011-03-31T18:25:00Z"/>
          <w:rPrChange w:id="5669" w:author="Orion" w:date="2011-05-01T20:13:00Z">
            <w:rPr>
              <w:del w:id="5670" w:author="Orion" w:date="2011-03-31T18:25:00Z"/>
              <w:rFonts w:cs="Times New Roman"/>
              <w:lang w:val="en-US"/>
            </w:rPr>
          </w:rPrChange>
        </w:rPr>
        <w:pPrChange w:id="5671" w:author="Orion" w:date="2011-07-08T14:58:00Z">
          <w:pPr>
            <w:jc w:val="both"/>
          </w:pPr>
        </w:pPrChange>
      </w:pPr>
    </w:p>
    <w:p w14:paraId="26D3B4AB" w14:textId="77777777" w:rsidR="00BB1765" w:rsidRPr="00B42FC5" w:rsidDel="00D873A4" w:rsidRDefault="00BB1765" w:rsidP="004A750C">
      <w:pPr>
        <w:rPr>
          <w:del w:id="5672" w:author="Orion" w:date="2011-03-31T18:25:00Z"/>
          <w:rFonts w:eastAsia="Times New Roman"/>
        </w:rPr>
        <w:pPrChange w:id="5673" w:author="Orion" w:date="2011-07-08T14:58:00Z">
          <w:pPr>
            <w:jc w:val="both"/>
          </w:pPr>
        </w:pPrChange>
      </w:pPr>
      <w:del w:id="5674" w:author="Orion" w:date="2011-03-31T18:25:00Z">
        <w:r w:rsidRPr="00650D90" w:rsidDel="00D873A4">
          <w:rPr>
            <w:rFonts w:eastAsia="Times New Roman"/>
            <w:rPrChange w:id="5675" w:author="Orion" w:date="2011-05-01T20:13:00Z">
              <w:rPr>
                <w:rFonts w:eastAsia="Times New Roman" w:cs="Times New Roman"/>
                <w:b/>
                <w:bCs/>
                <w:sz w:val="48"/>
                <w:szCs w:val="48"/>
              </w:rPr>
            </w:rPrChange>
          </w:rPr>
          <w:delText>[6] AVIATOR VISUAL  DESIGN SIMULATOR (AVDS) User Manual</w:delText>
        </w:r>
      </w:del>
    </w:p>
    <w:p w14:paraId="22C6C3F6" w14:textId="77777777" w:rsidR="00BB1765" w:rsidRPr="00B42FC5" w:rsidDel="00D873A4" w:rsidRDefault="00CE385B" w:rsidP="004A750C">
      <w:pPr>
        <w:rPr>
          <w:del w:id="5676" w:author="Orion" w:date="2011-03-31T18:25:00Z"/>
          <w:rFonts w:eastAsia="Times New Roman"/>
        </w:rPr>
        <w:pPrChange w:id="5677" w:author="Orion" w:date="2011-07-08T14:58:00Z">
          <w:pPr>
            <w:jc w:val="both"/>
          </w:pPr>
        </w:pPrChange>
      </w:pPr>
      <w:del w:id="5678" w:author="Orion" w:date="2011-03-31T18:25:00Z">
        <w:r w:rsidRPr="00246937" w:rsidDel="00D873A4">
          <w:rPr>
            <w:rPrChange w:id="5679" w:author="Orion" w:date="2011-04-24T22:32:00Z">
              <w:rPr>
                <w:rStyle w:val="Hyperlink"/>
                <w:b/>
                <w:bCs/>
                <w:sz w:val="48"/>
                <w:szCs w:val="48"/>
              </w:rPr>
            </w:rPrChange>
          </w:rPr>
          <w:fldChar w:fldCharType="begin"/>
        </w:r>
        <w:r w:rsidRPr="00650D90" w:rsidDel="00D873A4">
          <w:rPr>
            <w:rPrChange w:id="5680" w:author="Orion" w:date="2011-05-01T20:13:00Z">
              <w:rPr>
                <w:b/>
                <w:bCs/>
                <w:sz w:val="48"/>
                <w:szCs w:val="48"/>
              </w:rPr>
            </w:rPrChange>
          </w:rPr>
          <w:delInstrText xml:space="preserve"> HYPERLINK "http://www.rassimtech.com/documentation/AVDSManual.pdf" </w:delInstrText>
        </w:r>
        <w:r w:rsidRPr="00246937" w:rsidDel="00D873A4">
          <w:rPr>
            <w:rPrChange w:id="5681" w:author="Orion" w:date="2011-04-24T22:32:00Z">
              <w:rPr>
                <w:rStyle w:val="Hyperlink"/>
                <w:b/>
                <w:bCs/>
                <w:sz w:val="48"/>
                <w:szCs w:val="48"/>
              </w:rPr>
            </w:rPrChange>
          </w:rPr>
          <w:fldChar w:fldCharType="separate"/>
        </w:r>
        <w:r w:rsidR="00BB1765" w:rsidRPr="00650D90" w:rsidDel="00D873A4">
          <w:rPr>
            <w:rStyle w:val="Hyperlink"/>
            <w:rFonts w:cs="Times New Roman"/>
            <w:rPrChange w:id="5682" w:author="Orion" w:date="2011-05-01T20:13:00Z">
              <w:rPr>
                <w:rStyle w:val="Hyperlink"/>
                <w:b/>
                <w:bCs/>
                <w:sz w:val="48"/>
                <w:szCs w:val="48"/>
              </w:rPr>
            </w:rPrChange>
          </w:rPr>
          <w:delText>http://www.rassimtech.com/documentation/AVDSManual.pdf</w:delText>
        </w:r>
        <w:r w:rsidRPr="00246937" w:rsidDel="00D873A4">
          <w:rPr>
            <w:rStyle w:val="Hyperlink"/>
            <w:rFonts w:cs="Times New Roman"/>
            <w:rPrChange w:id="5683" w:author="Orion" w:date="2011-04-24T22:32:00Z">
              <w:rPr>
                <w:rStyle w:val="Hyperlink"/>
                <w:b/>
                <w:bCs/>
                <w:sz w:val="48"/>
                <w:szCs w:val="48"/>
              </w:rPr>
            </w:rPrChange>
          </w:rPr>
          <w:fldChar w:fldCharType="end"/>
        </w:r>
        <w:r w:rsidR="00BB1765" w:rsidRPr="00650D90" w:rsidDel="00D873A4">
          <w:rPr>
            <w:rFonts w:eastAsia="Times New Roman"/>
            <w:rPrChange w:id="5684" w:author="Orion" w:date="2011-05-01T20:13:00Z">
              <w:rPr>
                <w:rFonts w:eastAsia="Times New Roman" w:cs="Times New Roman"/>
                <w:b/>
                <w:bCs/>
                <w:sz w:val="48"/>
                <w:szCs w:val="48"/>
              </w:rPr>
            </w:rPrChange>
          </w:rPr>
          <w:delText xml:space="preserve"> </w:delText>
        </w:r>
      </w:del>
    </w:p>
    <w:p w14:paraId="3E5884EA" w14:textId="77777777" w:rsidR="00BB1765" w:rsidRPr="00650D90" w:rsidDel="00531F30" w:rsidRDefault="00BB1765" w:rsidP="004A750C">
      <w:pPr>
        <w:rPr>
          <w:del w:id="5685" w:author="Orion" w:date="2011-03-31T22:56:00Z"/>
        </w:rPr>
        <w:pPrChange w:id="5686" w:author="Orion" w:date="2011-07-08T14:58:00Z">
          <w:pPr>
            <w:jc w:val="both"/>
          </w:pPr>
        </w:pPrChange>
      </w:pPr>
    </w:p>
    <w:p w14:paraId="64EFE8F6" w14:textId="77777777" w:rsidR="00BB1765" w:rsidRPr="00650D90" w:rsidDel="00152534" w:rsidRDefault="00BB1765" w:rsidP="004A750C">
      <w:pPr>
        <w:rPr>
          <w:del w:id="5687" w:author="Orion" w:date="2011-03-31T18:25:00Z"/>
          <w:rFonts w:eastAsia="TimesNewRomanMS"/>
          <w:rPrChange w:id="5688" w:author="Orion" w:date="2011-05-01T20:13:00Z">
            <w:rPr>
              <w:del w:id="5689" w:author="Orion" w:date="2011-03-31T18:25:00Z"/>
              <w:rFonts w:eastAsia="TimesNewRomanMS" w:cs="Times New Roman"/>
              <w:lang w:val="en-US"/>
            </w:rPr>
          </w:rPrChange>
        </w:rPr>
        <w:pPrChange w:id="5690" w:author="Orion" w:date="2011-07-08T14:58:00Z">
          <w:pPr>
            <w:jc w:val="both"/>
          </w:pPr>
        </w:pPrChange>
      </w:pPr>
      <w:del w:id="5691" w:author="Orion" w:date="2011-03-31T18:25:00Z">
        <w:r w:rsidRPr="00650D90" w:rsidDel="00152534">
          <w:rPr>
            <w:rFonts w:eastAsia="Times New Roman"/>
            <w:rPrChange w:id="5692" w:author="Orion" w:date="2011-05-01T20:13:00Z">
              <w:rPr>
                <w:rFonts w:eastAsia="Times New Roman" w:cs="Times New Roman"/>
                <w:b/>
                <w:bCs/>
                <w:sz w:val="48"/>
                <w:szCs w:val="48"/>
              </w:rPr>
            </w:rPrChange>
          </w:rPr>
          <w:delText>[7]</w:delText>
        </w:r>
        <w:r w:rsidRPr="00650D90" w:rsidDel="00152534">
          <w:rPr>
            <w:rFonts w:eastAsia="TimesNewRomanMS"/>
            <w:rPrChange w:id="5693" w:author="Orion" w:date="2011-05-01T20:13:00Z">
              <w:rPr>
                <w:rFonts w:eastAsia="TimesNewRomanMS" w:cs="TimesNewRomanMS"/>
                <w:b/>
                <w:bCs/>
                <w:sz w:val="48"/>
                <w:szCs w:val="48"/>
              </w:rPr>
            </w:rPrChange>
          </w:rPr>
          <w:delText xml:space="preserve"> Bilimoria, K., et al. </w:delText>
        </w:r>
        <w:r w:rsidRPr="00650D90" w:rsidDel="00152534">
          <w:rPr>
            <w:rFonts w:eastAsia="TimesNewRomanItMS"/>
            <w:i/>
            <w:iCs/>
            <w:rPrChange w:id="5694" w:author="Orion" w:date="2011-05-01T20:13:00Z">
              <w:rPr>
                <w:rFonts w:eastAsia="TimesNewRomanItMS" w:cs="TimesNewRomanItMS"/>
                <w:b/>
                <w:bCs/>
                <w:i/>
                <w:iCs/>
                <w:sz w:val="48"/>
                <w:szCs w:val="48"/>
                <w:lang w:val="en-US"/>
              </w:rPr>
            </w:rPrChange>
          </w:rPr>
          <w:delText>FACET: Future ATM Concepts Evaluation Tool</w:delText>
        </w:r>
        <w:r w:rsidRPr="00650D90" w:rsidDel="00152534">
          <w:rPr>
            <w:rFonts w:eastAsia="TimesNewRomanMS"/>
            <w:rPrChange w:id="5695" w:author="Orion" w:date="2011-05-01T20:13:00Z">
              <w:rPr>
                <w:rFonts w:eastAsia="TimesNewRomanMS" w:cs="TimesNewRomanMS"/>
                <w:b/>
                <w:bCs/>
                <w:sz w:val="48"/>
                <w:szCs w:val="48"/>
                <w:lang w:val="en-US"/>
              </w:rPr>
            </w:rPrChange>
          </w:rPr>
          <w:delText xml:space="preserve">. in </w:delText>
        </w:r>
        <w:r w:rsidRPr="00650D90" w:rsidDel="00152534">
          <w:rPr>
            <w:rFonts w:eastAsia="TimesNewRomanItMS"/>
            <w:i/>
            <w:iCs/>
            <w:rPrChange w:id="5696" w:author="Orion" w:date="2011-05-01T20:13:00Z">
              <w:rPr>
                <w:rFonts w:eastAsia="TimesNewRomanItMS" w:cs="TimesNewRomanItMS"/>
                <w:b/>
                <w:bCs/>
                <w:i/>
                <w:iCs/>
                <w:sz w:val="48"/>
                <w:szCs w:val="48"/>
                <w:lang w:val="en-US"/>
              </w:rPr>
            </w:rPrChange>
          </w:rPr>
          <w:delText>3rd USA/Europe ATM 2001 R&amp;D Seminar</w:delText>
        </w:r>
        <w:r w:rsidRPr="00650D90" w:rsidDel="00152534">
          <w:rPr>
            <w:rFonts w:eastAsia="TimesNewRomanMS"/>
            <w:rPrChange w:id="5697" w:author="Orion" w:date="2011-05-01T20:13:00Z">
              <w:rPr>
                <w:rFonts w:eastAsia="TimesNewRomanMS" w:cs="TimesNewRomanMS"/>
                <w:b/>
                <w:bCs/>
                <w:sz w:val="48"/>
                <w:szCs w:val="48"/>
                <w:lang w:val="en-US"/>
              </w:rPr>
            </w:rPrChange>
          </w:rPr>
          <w:delText>. 2000. Napoli, Italy.</w:delText>
        </w:r>
      </w:del>
    </w:p>
    <w:p w14:paraId="62C90B0B" w14:textId="77777777" w:rsidR="00BB1765" w:rsidRPr="00650D90" w:rsidDel="00152534" w:rsidRDefault="00BB1765" w:rsidP="004A750C">
      <w:pPr>
        <w:rPr>
          <w:del w:id="5698" w:author="Orion" w:date="2011-03-31T18:25:00Z"/>
          <w:rPrChange w:id="5699" w:author="Orion" w:date="2011-05-01T20:13:00Z">
            <w:rPr>
              <w:del w:id="5700" w:author="Orion" w:date="2011-03-31T18:25:00Z"/>
              <w:rFonts w:cs="Times New Roman"/>
              <w:lang w:val="en-US"/>
            </w:rPr>
          </w:rPrChange>
        </w:rPr>
        <w:pPrChange w:id="5701" w:author="Orion" w:date="2011-07-08T14:58:00Z">
          <w:pPr>
            <w:jc w:val="both"/>
          </w:pPr>
        </w:pPrChange>
      </w:pPr>
    </w:p>
    <w:p w14:paraId="55B9917E" w14:textId="77777777" w:rsidR="00BB1765" w:rsidRPr="00650D90" w:rsidDel="00152534" w:rsidRDefault="00BB1765" w:rsidP="004A750C">
      <w:pPr>
        <w:rPr>
          <w:del w:id="5702" w:author="Orion" w:date="2011-03-31T18:25:00Z"/>
          <w:rFonts w:eastAsia="TimesNewRomanMS"/>
          <w:rPrChange w:id="5703" w:author="Orion" w:date="2011-05-01T20:13:00Z">
            <w:rPr>
              <w:del w:id="5704" w:author="Orion" w:date="2011-03-31T18:25:00Z"/>
              <w:rFonts w:eastAsia="TimesNewRomanMS" w:cs="Times New Roman"/>
              <w:lang w:val="en-US"/>
            </w:rPr>
          </w:rPrChange>
        </w:rPr>
        <w:pPrChange w:id="5705" w:author="Orion" w:date="2011-07-08T14:58:00Z">
          <w:pPr>
            <w:autoSpaceDE w:val="0"/>
          </w:pPr>
        </w:pPrChange>
      </w:pPr>
      <w:del w:id="5706" w:author="Orion" w:date="2011-03-31T18:25:00Z">
        <w:r w:rsidRPr="00650D90" w:rsidDel="00152534">
          <w:rPr>
            <w:rFonts w:eastAsia="TimesNewRomanMS"/>
            <w:rPrChange w:id="5707" w:author="Orion" w:date="2011-05-01T20:13:00Z">
              <w:rPr>
                <w:rFonts w:eastAsia="TimesNewRomanMS" w:cs="TimesNewRomanMS"/>
                <w:b/>
                <w:bCs/>
                <w:sz w:val="48"/>
                <w:szCs w:val="48"/>
                <w:lang w:val="en-US"/>
              </w:rPr>
            </w:rPrChange>
          </w:rPr>
          <w:delText xml:space="preserve">[8] Smith, P., et al., </w:delText>
        </w:r>
        <w:r w:rsidRPr="00650D90" w:rsidDel="00152534">
          <w:rPr>
            <w:rFonts w:eastAsia="TimesNewRomanItMS"/>
            <w:i/>
            <w:iCs/>
            <w:rPrChange w:id="5708" w:author="Orion" w:date="2011-05-01T20:13:00Z">
              <w:rPr>
                <w:rFonts w:eastAsia="TimesNewRomanItMS" w:cs="TimesNewRomanItMS"/>
                <w:b/>
                <w:bCs/>
                <w:i/>
                <w:iCs/>
                <w:sz w:val="48"/>
                <w:szCs w:val="48"/>
                <w:lang w:val="en-US"/>
              </w:rPr>
            </w:rPrChange>
          </w:rPr>
          <w:delText>The design of FACET to support use by airline operations centers</w:delText>
        </w:r>
        <w:r w:rsidRPr="00650D90" w:rsidDel="00152534">
          <w:rPr>
            <w:rFonts w:eastAsia="TimesNewRomanMS"/>
            <w:rPrChange w:id="5709" w:author="Orion" w:date="2011-05-01T20:13:00Z">
              <w:rPr>
                <w:rFonts w:eastAsia="TimesNewRomanMS" w:cs="TimesNewRomanMS"/>
                <w:b/>
                <w:bCs/>
                <w:sz w:val="48"/>
                <w:szCs w:val="48"/>
                <w:lang w:val="en-US"/>
              </w:rPr>
            </w:rPrChange>
          </w:rPr>
          <w:delText>. 2004, IEEE.</w:delText>
        </w:r>
      </w:del>
    </w:p>
    <w:p w14:paraId="4B0F6936" w14:textId="77777777" w:rsidR="00BB1765" w:rsidRPr="00650D90" w:rsidDel="00152534" w:rsidRDefault="00BB1765" w:rsidP="004A750C">
      <w:pPr>
        <w:rPr>
          <w:del w:id="5710" w:author="Orion" w:date="2011-03-31T18:25:00Z"/>
          <w:rPrChange w:id="5711" w:author="Orion" w:date="2011-05-01T20:13:00Z">
            <w:rPr>
              <w:del w:id="5712" w:author="Orion" w:date="2011-03-31T18:25:00Z"/>
              <w:rFonts w:cs="Times New Roman"/>
              <w:lang w:val="en-US"/>
            </w:rPr>
          </w:rPrChange>
        </w:rPr>
        <w:pPrChange w:id="5713" w:author="Orion" w:date="2011-07-08T14:58:00Z">
          <w:pPr>
            <w:autoSpaceDE w:val="0"/>
          </w:pPr>
        </w:pPrChange>
      </w:pPr>
    </w:p>
    <w:p w14:paraId="29441FAD" w14:textId="77777777" w:rsidR="00BB1765" w:rsidRPr="00650D90" w:rsidDel="00152534" w:rsidRDefault="00BB1765" w:rsidP="004A750C">
      <w:pPr>
        <w:rPr>
          <w:del w:id="5714" w:author="Orion" w:date="2011-03-31T18:25:00Z"/>
          <w:rFonts w:eastAsia="TimesNewRomanMS"/>
          <w:rPrChange w:id="5715" w:author="Orion" w:date="2011-05-01T20:13:00Z">
            <w:rPr>
              <w:del w:id="5716" w:author="Orion" w:date="2011-03-31T18:25:00Z"/>
              <w:rFonts w:eastAsia="TimesNewRomanMS" w:cs="Times New Roman"/>
              <w:color w:val="000000"/>
              <w:lang w:val="en-US"/>
            </w:rPr>
          </w:rPrChange>
        </w:rPr>
        <w:pPrChange w:id="5717" w:author="Orion" w:date="2011-07-08T14:58:00Z">
          <w:pPr>
            <w:autoSpaceDE w:val="0"/>
          </w:pPr>
        </w:pPrChange>
      </w:pPr>
      <w:del w:id="5718" w:author="Orion" w:date="2011-03-31T18:25:00Z">
        <w:r w:rsidRPr="00650D90" w:rsidDel="00152534">
          <w:rPr>
            <w:rFonts w:eastAsia="TimesNewRomanMS"/>
            <w:rPrChange w:id="5719" w:author="Orion" w:date="2011-05-01T20:13:00Z">
              <w:rPr>
                <w:rFonts w:eastAsia="TimesNewRomanMS" w:cs="TimesNewRomanMS"/>
                <w:b/>
                <w:bCs/>
                <w:sz w:val="48"/>
                <w:szCs w:val="48"/>
                <w:lang w:val="en-US"/>
              </w:rPr>
            </w:rPrChange>
          </w:rPr>
          <w:delText>[9]</w:delText>
        </w:r>
        <w:r w:rsidRPr="00650D90" w:rsidDel="00152534">
          <w:rPr>
            <w:rFonts w:eastAsia="TimesNewRomanItMS"/>
            <w:i/>
            <w:iCs/>
            <w:rPrChange w:id="5720" w:author="Orion" w:date="2011-05-01T20:13:00Z">
              <w:rPr>
                <w:rFonts w:eastAsia="TimesNewRomanItMS" w:cs="TimesNewRomanItMS"/>
                <w:b/>
                <w:bCs/>
                <w:i/>
                <w:iCs/>
                <w:color w:val="000000"/>
                <w:sz w:val="48"/>
                <w:szCs w:val="48"/>
                <w:lang w:val="en-US"/>
              </w:rPr>
            </w:rPrChange>
          </w:rPr>
          <w:delText>Flight Explorer</w:delText>
        </w:r>
        <w:r w:rsidRPr="00650D90" w:rsidDel="00152534">
          <w:rPr>
            <w:rFonts w:eastAsia="TimesNewRomanMS"/>
            <w:rPrChange w:id="5721" w:author="Orion" w:date="2011-05-01T20:13:00Z">
              <w:rPr>
                <w:rFonts w:eastAsia="TimesNewRomanMS" w:cs="TimesNewRomanMS"/>
                <w:b/>
                <w:bCs/>
                <w:color w:val="000000"/>
                <w:sz w:val="48"/>
                <w:szCs w:val="48"/>
                <w:lang w:val="en-US"/>
              </w:rPr>
            </w:rPrChange>
          </w:rPr>
          <w:delText>, Flight Explorer Inc.:</w:delText>
        </w:r>
      </w:del>
    </w:p>
    <w:p w14:paraId="357FE845" w14:textId="77777777" w:rsidR="00BB1765" w:rsidRPr="00650D90" w:rsidDel="00152534" w:rsidRDefault="00CE385B" w:rsidP="004A750C">
      <w:pPr>
        <w:rPr>
          <w:del w:id="5722" w:author="Orion" w:date="2011-03-31T18:25:00Z"/>
          <w:rFonts w:eastAsia="TimesNewRomanMS"/>
          <w:rPrChange w:id="5723" w:author="Orion" w:date="2011-05-01T20:13:00Z">
            <w:rPr>
              <w:del w:id="5724" w:author="Orion" w:date="2011-03-31T18:25:00Z"/>
              <w:rFonts w:eastAsia="TimesNewRomanMS" w:cs="Times New Roman"/>
              <w:color w:val="000000"/>
              <w:lang w:val="en-US"/>
            </w:rPr>
          </w:rPrChange>
        </w:rPr>
        <w:pPrChange w:id="5725" w:author="Orion" w:date="2011-07-08T14:58:00Z">
          <w:pPr>
            <w:autoSpaceDE w:val="0"/>
          </w:pPr>
        </w:pPrChange>
      </w:pPr>
      <w:del w:id="5726" w:author="Orion" w:date="2011-03-31T18:25:00Z">
        <w:r w:rsidRPr="00246937" w:rsidDel="00152534">
          <w:rPr>
            <w:rPrChange w:id="5727" w:author="Orion" w:date="2011-04-24T22:32:00Z">
              <w:rPr>
                <w:rStyle w:val="Hyperlink"/>
                <w:b/>
                <w:bCs/>
                <w:sz w:val="48"/>
                <w:szCs w:val="48"/>
              </w:rPr>
            </w:rPrChange>
          </w:rPr>
          <w:fldChar w:fldCharType="begin"/>
        </w:r>
        <w:r w:rsidRPr="00650D90" w:rsidDel="00152534">
          <w:rPr>
            <w:rPrChange w:id="5728" w:author="Orion" w:date="2011-05-01T20:13:00Z">
              <w:rPr>
                <w:b/>
                <w:bCs/>
                <w:sz w:val="48"/>
                <w:szCs w:val="48"/>
              </w:rPr>
            </w:rPrChange>
          </w:rPr>
          <w:delInstrText xml:space="preserve"> HYPERLINK "http://www.flightexplorer.com/" </w:delInstrText>
        </w:r>
        <w:r w:rsidRPr="00246937" w:rsidDel="00152534">
          <w:rPr>
            <w:rPrChange w:id="5729" w:author="Orion" w:date="2011-04-24T22:32:00Z">
              <w:rPr>
                <w:rStyle w:val="Hyperlink"/>
                <w:b/>
                <w:bCs/>
                <w:sz w:val="48"/>
                <w:szCs w:val="48"/>
              </w:rPr>
            </w:rPrChange>
          </w:rPr>
          <w:fldChar w:fldCharType="separate"/>
        </w:r>
        <w:r w:rsidR="00BB1765" w:rsidRPr="00650D90" w:rsidDel="00152534">
          <w:rPr>
            <w:rStyle w:val="Hyperlink"/>
            <w:rFonts w:cs="Times New Roman"/>
            <w:rPrChange w:id="5730" w:author="Orion" w:date="2011-05-01T20:13:00Z">
              <w:rPr>
                <w:rStyle w:val="Hyperlink"/>
                <w:b/>
                <w:bCs/>
                <w:sz w:val="48"/>
                <w:szCs w:val="48"/>
              </w:rPr>
            </w:rPrChange>
          </w:rPr>
          <w:delText>http://www.flightexplorer.com/</w:delText>
        </w:r>
        <w:r w:rsidRPr="00246937" w:rsidDel="00152534">
          <w:rPr>
            <w:rStyle w:val="Hyperlink"/>
            <w:rFonts w:cs="Times New Roman"/>
            <w:rPrChange w:id="5731" w:author="Orion" w:date="2011-04-24T22:32:00Z">
              <w:rPr>
                <w:rStyle w:val="Hyperlink"/>
                <w:b/>
                <w:bCs/>
                <w:sz w:val="48"/>
                <w:szCs w:val="48"/>
              </w:rPr>
            </w:rPrChange>
          </w:rPr>
          <w:fldChar w:fldCharType="end"/>
        </w:r>
        <w:r w:rsidR="00BB1765" w:rsidRPr="00650D90" w:rsidDel="00152534">
          <w:rPr>
            <w:rFonts w:eastAsia="TimesNewRomanMS"/>
            <w:color w:val="0000FF"/>
            <w:rPrChange w:id="5732" w:author="Orion" w:date="2011-05-01T20:13:00Z">
              <w:rPr>
                <w:rFonts w:eastAsia="TimesNewRomanMS" w:cs="TimesNewRomanMS"/>
                <w:b/>
                <w:bCs/>
                <w:color w:val="0000FF"/>
                <w:sz w:val="48"/>
                <w:szCs w:val="48"/>
                <w:lang w:val="en-US"/>
              </w:rPr>
            </w:rPrChange>
          </w:rPr>
          <w:delText xml:space="preserve"> </w:delText>
        </w:r>
        <w:r w:rsidR="00BB1765" w:rsidRPr="00650D90" w:rsidDel="00152534">
          <w:rPr>
            <w:rFonts w:eastAsia="TimesNewRomanMS"/>
            <w:rPrChange w:id="5733" w:author="Orion" w:date="2011-05-01T20:13:00Z">
              <w:rPr>
                <w:rFonts w:eastAsia="TimesNewRomanMS" w:cs="TimesNewRomanMS"/>
                <w:b/>
                <w:bCs/>
                <w:color w:val="000000"/>
                <w:sz w:val="48"/>
                <w:szCs w:val="48"/>
                <w:lang w:val="en-US"/>
              </w:rPr>
            </w:rPrChange>
          </w:rPr>
          <w:delText>.</w:delText>
        </w:r>
      </w:del>
    </w:p>
    <w:p w14:paraId="06FE704B" w14:textId="77777777" w:rsidR="00BB1765" w:rsidRPr="00650D90" w:rsidDel="00152534" w:rsidRDefault="00BB1765" w:rsidP="004A750C">
      <w:pPr>
        <w:rPr>
          <w:del w:id="5734" w:author="Orion" w:date="2011-03-31T18:25:00Z"/>
          <w:rPrChange w:id="5735" w:author="Orion" w:date="2011-05-01T20:13:00Z">
            <w:rPr>
              <w:del w:id="5736" w:author="Orion" w:date="2011-03-31T18:25:00Z"/>
              <w:rFonts w:cs="Times New Roman"/>
              <w:lang w:val="en-US"/>
            </w:rPr>
          </w:rPrChange>
        </w:rPr>
        <w:pPrChange w:id="5737" w:author="Orion" w:date="2011-07-08T14:58:00Z">
          <w:pPr>
            <w:autoSpaceDE w:val="0"/>
          </w:pPr>
        </w:pPrChange>
      </w:pPr>
    </w:p>
    <w:p w14:paraId="6A269CD3" w14:textId="77777777" w:rsidR="00BB1765" w:rsidRPr="00650D90" w:rsidDel="00152534" w:rsidRDefault="00BB1765" w:rsidP="004A750C">
      <w:pPr>
        <w:rPr>
          <w:del w:id="5738" w:author="Orion" w:date="2011-03-31T18:25:00Z"/>
          <w:rFonts w:eastAsia="TimesNewRomanMS"/>
          <w:rPrChange w:id="5739" w:author="Orion" w:date="2011-05-01T20:13:00Z">
            <w:rPr>
              <w:del w:id="5740" w:author="Orion" w:date="2011-03-31T18:25:00Z"/>
              <w:rFonts w:eastAsia="TimesNewRomanMS" w:cs="Times New Roman"/>
              <w:lang w:val="en-US"/>
            </w:rPr>
          </w:rPrChange>
        </w:rPr>
        <w:pPrChange w:id="5741" w:author="Orion" w:date="2011-07-08T14:58:00Z">
          <w:pPr>
            <w:autoSpaceDE w:val="0"/>
          </w:pPr>
        </w:pPrChange>
      </w:pPr>
      <w:del w:id="5742" w:author="Orion" w:date="2011-03-31T18:25:00Z">
        <w:r w:rsidRPr="00650D90" w:rsidDel="00152534">
          <w:rPr>
            <w:rFonts w:eastAsia="TimesNewRomanMS"/>
            <w:rPrChange w:id="5743" w:author="Orion" w:date="2011-05-01T20:13:00Z">
              <w:rPr>
                <w:rFonts w:eastAsia="TimesNewRomanMS" w:cs="TimesNewRomanMS"/>
                <w:b/>
                <w:bCs/>
                <w:color w:val="000000"/>
                <w:sz w:val="48"/>
                <w:szCs w:val="48"/>
                <w:lang w:val="en-US"/>
              </w:rPr>
            </w:rPrChange>
          </w:rPr>
          <w:delText xml:space="preserve">[10] Keith C, C., et al., </w:delText>
        </w:r>
        <w:r w:rsidRPr="00650D90" w:rsidDel="00152534">
          <w:rPr>
            <w:rFonts w:eastAsia="TimesNewRomanItMS"/>
            <w:i/>
            <w:iCs/>
            <w:rPrChange w:id="5744" w:author="Orion" w:date="2011-05-01T20:13:00Z">
              <w:rPr>
                <w:rFonts w:eastAsia="TimesNewRomanItMS" w:cs="TimesNewRomanItMS"/>
                <w:b/>
                <w:bCs/>
                <w:i/>
                <w:iCs/>
                <w:color w:val="000000"/>
                <w:sz w:val="48"/>
                <w:szCs w:val="48"/>
                <w:lang w:val="en-US"/>
              </w:rPr>
            </w:rPrChange>
          </w:rPr>
          <w:delText>Modeling Distributed Human Decision-Making in Traffic Flow Management Operations</w:delText>
        </w:r>
        <w:r w:rsidRPr="00650D90" w:rsidDel="00152534">
          <w:rPr>
            <w:rFonts w:eastAsia="TimesNewRomanMS"/>
            <w:rPrChange w:id="5745" w:author="Orion" w:date="2011-05-01T20:13:00Z">
              <w:rPr>
                <w:rFonts w:eastAsia="TimesNewRomanMS" w:cs="TimesNewRomanMS"/>
                <w:b/>
                <w:bCs/>
                <w:sz w:val="48"/>
                <w:szCs w:val="48"/>
                <w:lang w:val="en-US"/>
              </w:rPr>
            </w:rPrChange>
          </w:rPr>
          <w:delText xml:space="preserve">, in </w:delText>
        </w:r>
        <w:r w:rsidRPr="00650D90" w:rsidDel="00152534">
          <w:rPr>
            <w:rFonts w:eastAsia="TimesNewRomanItMS"/>
            <w:i/>
            <w:iCs/>
            <w:rPrChange w:id="5746" w:author="Orion" w:date="2011-05-01T20:13:00Z">
              <w:rPr>
                <w:rFonts w:eastAsia="TimesNewRomanItMS" w:cs="TimesNewRomanItMS"/>
                <w:b/>
                <w:bCs/>
                <w:i/>
                <w:iCs/>
                <w:sz w:val="48"/>
                <w:szCs w:val="48"/>
                <w:lang w:val="en-US"/>
              </w:rPr>
            </w:rPrChange>
          </w:rPr>
          <w:delText>3rd USA/Europe Air Traffic Management R&amp;D Seminar</w:delText>
        </w:r>
        <w:r w:rsidRPr="00650D90" w:rsidDel="00152534">
          <w:rPr>
            <w:rFonts w:eastAsia="TimesNewRomanMS"/>
            <w:rPrChange w:id="5747" w:author="Orion" w:date="2011-05-01T20:13:00Z">
              <w:rPr>
                <w:rFonts w:eastAsia="TimesNewRomanMS" w:cs="TimesNewRomanMS"/>
                <w:b/>
                <w:bCs/>
                <w:sz w:val="48"/>
                <w:szCs w:val="48"/>
                <w:lang w:val="en-US"/>
              </w:rPr>
            </w:rPrChange>
          </w:rPr>
          <w:delText>. 2000: Napoli, Italy.</w:delText>
        </w:r>
      </w:del>
    </w:p>
    <w:p w14:paraId="665B319A" w14:textId="77777777" w:rsidR="00BB1765" w:rsidRPr="00650D90" w:rsidDel="00152534" w:rsidRDefault="00BB1765" w:rsidP="004A750C">
      <w:pPr>
        <w:rPr>
          <w:del w:id="5748" w:author="Orion" w:date="2011-03-31T18:25:00Z"/>
          <w:rPrChange w:id="5749" w:author="Orion" w:date="2011-05-01T20:13:00Z">
            <w:rPr>
              <w:del w:id="5750" w:author="Orion" w:date="2011-03-31T18:25:00Z"/>
              <w:rFonts w:cs="Times New Roman"/>
              <w:lang w:val="en-US"/>
            </w:rPr>
          </w:rPrChange>
        </w:rPr>
        <w:pPrChange w:id="5751" w:author="Orion" w:date="2011-07-08T14:58:00Z">
          <w:pPr>
            <w:autoSpaceDE w:val="0"/>
          </w:pPr>
        </w:pPrChange>
      </w:pPr>
    </w:p>
    <w:p w14:paraId="538AD0D0" w14:textId="77777777" w:rsidR="00BB1765" w:rsidRPr="00650D90" w:rsidDel="00152534" w:rsidRDefault="00BB1765" w:rsidP="004A750C">
      <w:pPr>
        <w:rPr>
          <w:del w:id="5752" w:author="Orion" w:date="2011-03-31T18:25:00Z"/>
          <w:rFonts w:eastAsia="Times-Roman"/>
          <w:rPrChange w:id="5753" w:author="Orion" w:date="2011-05-01T20:13:00Z">
            <w:rPr>
              <w:del w:id="5754" w:author="Orion" w:date="2011-03-31T18:25:00Z"/>
              <w:rFonts w:eastAsia="Times-Roman" w:cs="Times New Roman"/>
              <w:lang w:val="en-US"/>
            </w:rPr>
          </w:rPrChange>
        </w:rPr>
        <w:pPrChange w:id="5755" w:author="Orion" w:date="2011-07-08T14:58:00Z">
          <w:pPr>
            <w:autoSpaceDE w:val="0"/>
          </w:pPr>
        </w:pPrChange>
      </w:pPr>
      <w:del w:id="5756" w:author="Orion" w:date="2011-03-31T18:25:00Z">
        <w:r w:rsidRPr="00650D90" w:rsidDel="00152534">
          <w:rPr>
            <w:rFonts w:eastAsia="TimesNewRomanMS"/>
            <w:rPrChange w:id="5757" w:author="Orion" w:date="2011-05-01T20:13:00Z">
              <w:rPr>
                <w:rFonts w:eastAsia="TimesNewRomanMS" w:cs="TimesNewRomanMS"/>
                <w:b/>
                <w:bCs/>
                <w:sz w:val="48"/>
                <w:szCs w:val="48"/>
                <w:lang w:val="en-US"/>
              </w:rPr>
            </w:rPrChange>
          </w:rPr>
          <w:delText xml:space="preserve">[11] </w:delText>
        </w:r>
        <w:r w:rsidRPr="00650D90" w:rsidDel="00152534">
          <w:rPr>
            <w:rFonts w:eastAsia="Times-Italic"/>
            <w:i/>
            <w:iCs/>
            <w:rPrChange w:id="5758" w:author="Orion" w:date="2011-05-01T20:13:00Z">
              <w:rPr>
                <w:rFonts w:eastAsia="Times-Italic" w:cs="Times-Italic"/>
                <w:b/>
                <w:bCs/>
                <w:i/>
                <w:iCs/>
                <w:sz w:val="48"/>
                <w:szCs w:val="48"/>
                <w:lang w:val="en-US"/>
              </w:rPr>
            </w:rPrChange>
          </w:rPr>
          <w:delText>Shawn R. Wolfe, Peter A. Jarvis, Francis Y. Enomoto, Maarten Sierhuis,Bart-Jan van Putte, “</w:delText>
        </w:r>
        <w:r w:rsidRPr="00650D90" w:rsidDel="00152534">
          <w:rPr>
            <w:rFonts w:eastAsia="Helvetica-Bold"/>
            <w:i/>
            <w:iCs/>
            <w:rPrChange w:id="5759" w:author="Orion" w:date="2011-05-01T20:13:00Z">
              <w:rPr>
                <w:rFonts w:eastAsia="Helvetica-Bold" w:cs="Helvetica-Bold"/>
                <w:b/>
                <w:bCs/>
                <w:i/>
                <w:iCs/>
                <w:sz w:val="48"/>
                <w:szCs w:val="48"/>
                <w:lang w:val="en-US"/>
              </w:rPr>
            </w:rPrChange>
          </w:rPr>
          <w:delText>A Multiagent Simulation of Collaborative Air Traffic Flow Management”.</w:delText>
        </w:r>
        <w:r w:rsidRPr="00650D90" w:rsidDel="00152534">
          <w:rPr>
            <w:rFonts w:eastAsia="Times-Italic"/>
            <w:i/>
            <w:iCs/>
            <w:rPrChange w:id="5760" w:author="Orion" w:date="2011-05-01T20:13:00Z">
              <w:rPr>
                <w:rFonts w:eastAsia="Times-Italic" w:cs="Times-Italic"/>
                <w:b/>
                <w:bCs/>
                <w:i/>
                <w:iCs/>
                <w:sz w:val="48"/>
                <w:szCs w:val="48"/>
                <w:lang w:val="en-US"/>
              </w:rPr>
            </w:rPrChange>
          </w:rPr>
          <w:delText xml:space="preserve"> </w:delText>
        </w:r>
        <w:r w:rsidRPr="00650D90" w:rsidDel="00152534">
          <w:rPr>
            <w:rFonts w:eastAsia="Times-Roman"/>
            <w:rPrChange w:id="5761" w:author="Orion" w:date="2011-05-01T20:13:00Z">
              <w:rPr>
                <w:rFonts w:eastAsia="Times-Roman" w:cs="Times-Roman"/>
                <w:b/>
                <w:bCs/>
                <w:sz w:val="48"/>
                <w:szCs w:val="48"/>
                <w:lang w:val="en-US"/>
              </w:rPr>
            </w:rPrChange>
          </w:rPr>
          <w:delText>NASA Ames Research Center</w:delText>
        </w:r>
      </w:del>
    </w:p>
    <w:p w14:paraId="0F799CAC" w14:textId="77777777" w:rsidR="00BB1765" w:rsidRPr="00650D90" w:rsidDel="00152534" w:rsidRDefault="00BB1765" w:rsidP="004A750C">
      <w:pPr>
        <w:rPr>
          <w:del w:id="5762" w:author="Orion" w:date="2011-03-31T18:25:00Z"/>
          <w:rFonts w:eastAsia="Times-Roman"/>
          <w:rPrChange w:id="5763" w:author="Orion" w:date="2011-05-01T20:13:00Z">
            <w:rPr>
              <w:del w:id="5764" w:author="Orion" w:date="2011-03-31T18:25:00Z"/>
              <w:rFonts w:eastAsia="Times-Roman" w:cs="Times New Roman"/>
              <w:lang w:val="en-US"/>
            </w:rPr>
          </w:rPrChange>
        </w:rPr>
        <w:pPrChange w:id="5765" w:author="Orion" w:date="2011-07-08T14:58:00Z">
          <w:pPr>
            <w:autoSpaceDE w:val="0"/>
          </w:pPr>
        </w:pPrChange>
      </w:pPr>
    </w:p>
    <w:p w14:paraId="477C358C" w14:textId="77777777" w:rsidR="00BB1765" w:rsidRPr="00B42FC5" w:rsidDel="00152534" w:rsidRDefault="00BB1765" w:rsidP="004A750C">
      <w:pPr>
        <w:rPr>
          <w:del w:id="5766" w:author="Orion" w:date="2011-03-31T18:37:00Z"/>
          <w:rStyle w:val="RTOReferenceTextChar"/>
          <w:rFonts w:cs="Times New Roman"/>
          <w:sz w:val="24"/>
          <w:lang w:val="es-ES"/>
        </w:rPr>
        <w:pPrChange w:id="5767" w:author="Orion" w:date="2011-07-08T14:58:00Z">
          <w:pPr>
            <w:autoSpaceDE w:val="0"/>
            <w:jc w:val="both"/>
          </w:pPr>
        </w:pPrChange>
      </w:pPr>
      <w:del w:id="5768" w:author="Orion" w:date="2011-03-31T18:37:00Z">
        <w:r w:rsidRPr="00650D90" w:rsidDel="00152534">
          <w:rPr>
            <w:rPrChange w:id="5769" w:author="Orion" w:date="2011-05-01T20:13:00Z">
              <w:rPr>
                <w:b/>
                <w:bCs/>
                <w:sz w:val="22"/>
                <w:szCs w:val="48"/>
                <w:lang w:val="en-US" w:eastAsia="ar-SA" w:bidi="ar-SA"/>
              </w:rPr>
            </w:rPrChange>
          </w:rPr>
          <w:delText xml:space="preserve">[12] </w:delText>
        </w:r>
        <w:r w:rsidRPr="00246937" w:rsidDel="00152534">
          <w:rPr>
            <w:rStyle w:val="RTOReferenceTextChar"/>
            <w:rFonts w:cs="Times New Roman"/>
            <w:sz w:val="24"/>
            <w:lang w:val="de-DE"/>
            <w:rPrChange w:id="5770" w:author="Orion" w:date="2011-04-24T22:32:00Z">
              <w:rPr>
                <w:rStyle w:val="RTOReferenceTextChar"/>
                <w:b/>
                <w:bCs/>
                <w:sz w:val="24"/>
                <w:szCs w:val="48"/>
                <w:lang w:val="de-DE"/>
              </w:rPr>
            </w:rPrChange>
          </w:rPr>
          <w:delText xml:space="preserve">Foyle, D. C., Hooey, B. L., Byrne, M. D., Corker, K. M., Deutsch, S., Lebiere, C., </w:delText>
        </w:r>
        <w:r w:rsidRPr="00246937" w:rsidDel="00152534">
          <w:rPr>
            <w:rStyle w:val="RTOReferenceTextChar"/>
            <w:rFonts w:cs="Times New Roman"/>
            <w:i/>
            <w:sz w:val="24"/>
            <w:lang w:val="de-DE"/>
            <w:rPrChange w:id="5771" w:author="Orion" w:date="2011-04-24T22:32:00Z">
              <w:rPr>
                <w:rStyle w:val="RTOReferenceTextChar"/>
                <w:b/>
                <w:bCs/>
                <w:i/>
                <w:sz w:val="24"/>
                <w:szCs w:val="48"/>
                <w:lang w:val="de-DE"/>
              </w:rPr>
            </w:rPrChange>
          </w:rPr>
          <w:delText>et al</w:delText>
        </w:r>
        <w:r w:rsidRPr="00246937" w:rsidDel="00152534">
          <w:rPr>
            <w:rStyle w:val="RTOReferenceTextChar"/>
            <w:rFonts w:cs="Times New Roman"/>
            <w:sz w:val="24"/>
            <w:lang w:val="de-DE"/>
            <w:rPrChange w:id="5772" w:author="Orion" w:date="2011-04-24T22:32:00Z">
              <w:rPr>
                <w:rStyle w:val="RTOReferenceTextChar"/>
                <w:b/>
                <w:bCs/>
                <w:sz w:val="24"/>
                <w:szCs w:val="48"/>
                <w:lang w:val="de-DE"/>
              </w:rPr>
            </w:rPrChange>
          </w:rPr>
          <w:delText xml:space="preserve">. </w:delText>
        </w:r>
        <w:r w:rsidRPr="00650D90" w:rsidDel="00152534">
          <w:rPr>
            <w:rStyle w:val="RTOReferenceTextChar"/>
            <w:rFonts w:cs="Times New Roman"/>
            <w:sz w:val="24"/>
            <w:lang w:val="es-ES"/>
            <w:rPrChange w:id="5773" w:author="Orion" w:date="2011-05-01T20:13:00Z">
              <w:rPr>
                <w:rStyle w:val="RTOReferenceTextChar"/>
                <w:b/>
                <w:bCs/>
                <w:sz w:val="24"/>
                <w:szCs w:val="48"/>
              </w:rPr>
            </w:rPrChange>
          </w:rPr>
          <w:delText>(2005). Human performance models of pilot behaviour. Paper presented at the Human Factors and Ergonomics Society 49th Annual Meeting, Santa Monica, CA.  1109-1113.</w:delText>
        </w:r>
      </w:del>
    </w:p>
    <w:p w14:paraId="031F0525" w14:textId="77777777" w:rsidR="00BB1765" w:rsidRPr="00650D90" w:rsidDel="00152534" w:rsidRDefault="00BB1765" w:rsidP="004A750C">
      <w:pPr>
        <w:rPr>
          <w:del w:id="5774" w:author="Orion" w:date="2011-03-31T18:37:00Z"/>
        </w:rPr>
        <w:pPrChange w:id="5775" w:author="Orion" w:date="2011-07-08T14:58:00Z">
          <w:pPr>
            <w:autoSpaceDE w:val="0"/>
            <w:jc w:val="both"/>
          </w:pPr>
        </w:pPrChange>
      </w:pPr>
    </w:p>
    <w:p w14:paraId="58150247" w14:textId="77777777" w:rsidR="00BB1765" w:rsidRPr="00650D90" w:rsidDel="00152534" w:rsidRDefault="00BB1765" w:rsidP="004A750C">
      <w:pPr>
        <w:rPr>
          <w:del w:id="5776" w:author="Orion" w:date="2011-03-31T18:37:00Z"/>
          <w:rPrChange w:id="5777" w:author="Orion" w:date="2011-05-01T20:13:00Z">
            <w:rPr>
              <w:del w:id="5778" w:author="Orion" w:date="2011-03-31T18:37:00Z"/>
              <w:rFonts w:cs="Times New Roman"/>
              <w:lang w:val="en-US"/>
            </w:rPr>
          </w:rPrChange>
        </w:rPr>
        <w:pPrChange w:id="5779" w:author="Orion" w:date="2011-07-08T14:58:00Z">
          <w:pPr>
            <w:autoSpaceDE w:val="0"/>
            <w:jc w:val="both"/>
          </w:pPr>
        </w:pPrChange>
      </w:pPr>
      <w:del w:id="5780" w:author="Orion" w:date="2011-03-31T18:37:00Z">
        <w:r w:rsidRPr="00650D90" w:rsidDel="00152534">
          <w:rPr>
            <w:rPrChange w:id="5781" w:author="Orion" w:date="2011-05-01T20:13:00Z">
              <w:rPr>
                <w:b/>
                <w:bCs/>
                <w:sz w:val="48"/>
                <w:szCs w:val="48"/>
              </w:rPr>
            </w:rPrChange>
          </w:rPr>
          <w:delText xml:space="preserve">[13] Jorge J. Gómez-Sanz, Rubén Fuentes, Juan Pavón, Iván García-Magariño. INGENIAS development kit: a visual multi-agent system development environment. In Proceedings of AAMAS (Demos)'2008. pp.1675~1676 </w:delText>
        </w:r>
      </w:del>
    </w:p>
    <w:p w14:paraId="39055395" w14:textId="77777777" w:rsidR="00BB1765" w:rsidRPr="00650D90" w:rsidDel="00152534" w:rsidRDefault="00BB1765" w:rsidP="004A750C">
      <w:pPr>
        <w:rPr>
          <w:del w:id="5782" w:author="Orion" w:date="2011-03-31T18:37:00Z"/>
          <w:rPrChange w:id="5783" w:author="Orion" w:date="2011-05-01T20:13:00Z">
            <w:rPr>
              <w:del w:id="5784" w:author="Orion" w:date="2011-03-31T18:37:00Z"/>
              <w:rFonts w:cs="Times New Roman"/>
              <w:color w:val="000000"/>
              <w:lang w:val="en-US"/>
            </w:rPr>
          </w:rPrChange>
        </w:rPr>
        <w:pPrChange w:id="5785" w:author="Orion" w:date="2011-07-08T14:58:00Z">
          <w:pPr>
            <w:autoSpaceDE w:val="0"/>
            <w:jc w:val="both"/>
          </w:pPr>
        </w:pPrChange>
      </w:pPr>
    </w:p>
    <w:p w14:paraId="1C645A4A" w14:textId="77777777" w:rsidR="00BB1765" w:rsidRPr="00650D90" w:rsidDel="00152534" w:rsidRDefault="00BB1765" w:rsidP="004A750C">
      <w:pPr>
        <w:rPr>
          <w:del w:id="5786" w:author="Orion" w:date="2011-03-31T18:37:00Z"/>
          <w:rPrChange w:id="5787" w:author="Orion" w:date="2011-05-01T20:13:00Z">
            <w:rPr>
              <w:del w:id="5788" w:author="Orion" w:date="2011-03-31T18:37:00Z"/>
              <w:rFonts w:cs="Times New Roman"/>
              <w:color w:val="000000"/>
              <w:lang w:val="en-US"/>
            </w:rPr>
          </w:rPrChange>
        </w:rPr>
        <w:pPrChange w:id="5789" w:author="Orion" w:date="2011-07-08T14:58:00Z">
          <w:pPr>
            <w:autoSpaceDE w:val="0"/>
            <w:jc w:val="both"/>
          </w:pPr>
        </w:pPrChange>
      </w:pPr>
      <w:del w:id="5790" w:author="Orion" w:date="2011-03-31T18:37:00Z">
        <w:r w:rsidRPr="00650D90" w:rsidDel="00152534">
          <w:rPr>
            <w:rPrChange w:id="5791" w:author="Orion" w:date="2011-05-01T20:13:00Z">
              <w:rPr>
                <w:b/>
                <w:bCs/>
                <w:color w:val="000000"/>
                <w:sz w:val="48"/>
                <w:szCs w:val="48"/>
                <w:lang w:val="en-US"/>
              </w:rPr>
            </w:rPrChange>
          </w:rPr>
          <w:delText xml:space="preserve">[14] Adrian K. Agogino, Kagan Tumer: Improving air traffic management through agent suggestions. AAMAS (2) 2009: 1271-1272 </w:delText>
        </w:r>
      </w:del>
    </w:p>
    <w:p w14:paraId="50E89695" w14:textId="77777777" w:rsidR="00BB1765" w:rsidRPr="00650D90" w:rsidDel="00152534" w:rsidRDefault="00BB1765" w:rsidP="004A750C">
      <w:pPr>
        <w:rPr>
          <w:del w:id="5792" w:author="Orion" w:date="2011-03-31T18:37:00Z"/>
          <w:rPrChange w:id="5793" w:author="Orion" w:date="2011-05-01T20:13:00Z">
            <w:rPr>
              <w:del w:id="5794" w:author="Orion" w:date="2011-03-31T18:37:00Z"/>
              <w:rFonts w:cs="Times New Roman"/>
              <w:lang w:val="en-US"/>
            </w:rPr>
          </w:rPrChange>
        </w:rPr>
        <w:pPrChange w:id="5795" w:author="Orion" w:date="2011-07-08T14:58:00Z">
          <w:pPr>
            <w:autoSpaceDE w:val="0"/>
            <w:jc w:val="both"/>
          </w:pPr>
        </w:pPrChange>
      </w:pPr>
    </w:p>
    <w:p w14:paraId="05E5B9D5" w14:textId="77777777" w:rsidR="00BB1765" w:rsidRPr="00650D90" w:rsidDel="00152534" w:rsidRDefault="00BB1765" w:rsidP="004A750C">
      <w:pPr>
        <w:rPr>
          <w:del w:id="5796" w:author="Orion" w:date="2011-03-31T18:37:00Z"/>
          <w:rPrChange w:id="5797" w:author="Orion" w:date="2011-05-01T20:13:00Z">
            <w:rPr>
              <w:del w:id="5798" w:author="Orion" w:date="2011-03-31T18:37:00Z"/>
              <w:rFonts w:cs="Times New Roman"/>
              <w:color w:val="000000"/>
              <w:lang w:val="en-US"/>
            </w:rPr>
          </w:rPrChange>
        </w:rPr>
        <w:pPrChange w:id="5799" w:author="Orion" w:date="2011-07-08T14:58:00Z">
          <w:pPr>
            <w:autoSpaceDE w:val="0"/>
            <w:jc w:val="both"/>
          </w:pPr>
        </w:pPrChange>
      </w:pPr>
      <w:del w:id="5800" w:author="Orion" w:date="2011-03-31T18:37:00Z">
        <w:r w:rsidRPr="00650D90" w:rsidDel="00152534">
          <w:rPr>
            <w:rPrChange w:id="5801" w:author="Orion" w:date="2011-05-01T20:13:00Z">
              <w:rPr>
                <w:b/>
                <w:bCs/>
                <w:color w:val="000000"/>
                <w:sz w:val="48"/>
                <w:szCs w:val="48"/>
                <w:lang w:val="en-US"/>
              </w:rPr>
            </w:rPrChange>
          </w:rPr>
          <w:delText>[15] CARE Innovative Action, Preliminary Study on Integration of Unmanned Aerial Vehicles into Future Air Traffic Management, Final Report, Version 1.1 (2001).</w:delText>
        </w:r>
      </w:del>
    </w:p>
    <w:p w14:paraId="5916E2D7" w14:textId="77777777" w:rsidR="00BB1765" w:rsidRPr="00650D90" w:rsidDel="00531F30" w:rsidRDefault="00BB1765" w:rsidP="004A750C">
      <w:pPr>
        <w:rPr>
          <w:del w:id="5802" w:author="Orion" w:date="2011-03-31T22:56:00Z"/>
          <w:rPrChange w:id="5803" w:author="Orion" w:date="2011-05-01T20:13:00Z">
            <w:rPr>
              <w:del w:id="5804" w:author="Orion" w:date="2011-03-31T22:56:00Z"/>
              <w:rFonts w:cs="Times New Roman"/>
              <w:lang w:val="en-US"/>
            </w:rPr>
          </w:rPrChange>
        </w:rPr>
        <w:pPrChange w:id="5805" w:author="Orion" w:date="2011-07-08T14:58:00Z">
          <w:pPr>
            <w:autoSpaceDE w:val="0"/>
            <w:jc w:val="both"/>
          </w:pPr>
        </w:pPrChange>
      </w:pPr>
    </w:p>
    <w:p w14:paraId="5E09305D" w14:textId="77777777" w:rsidR="00BB1765" w:rsidRPr="00650D90" w:rsidDel="002B6451" w:rsidRDefault="00BB1765" w:rsidP="004A750C">
      <w:pPr>
        <w:rPr>
          <w:del w:id="5806" w:author="Orion" w:date="2011-03-31T18:51:00Z"/>
          <w:rPrChange w:id="5807" w:author="Orion" w:date="2011-05-01T20:13:00Z">
            <w:rPr>
              <w:del w:id="5808" w:author="Orion" w:date="2011-03-31T18:51:00Z"/>
              <w:rFonts w:cs="Times New Roman"/>
              <w:color w:val="000000"/>
              <w:lang w:val="en-US"/>
            </w:rPr>
          </w:rPrChange>
        </w:rPr>
        <w:pPrChange w:id="5809" w:author="Orion" w:date="2011-07-08T14:58:00Z">
          <w:pPr>
            <w:autoSpaceDE w:val="0"/>
            <w:jc w:val="both"/>
          </w:pPr>
        </w:pPrChange>
      </w:pPr>
      <w:del w:id="5810" w:author="Orion" w:date="2011-03-31T18:51:00Z">
        <w:r w:rsidRPr="00650D90" w:rsidDel="002B6451">
          <w:rPr>
            <w:rPrChange w:id="5811" w:author="Orion" w:date="2011-05-01T20:13:00Z">
              <w:rPr>
                <w:rFonts w:cs="Times New Roman"/>
                <w:color w:val="000000"/>
                <w:lang w:val="en-US"/>
              </w:rPr>
            </w:rPrChange>
          </w:rPr>
          <w:delText xml:space="preserve">[16] Eduard Semsch, Michal Jakob, Dusan Pavlícek, Michal Pechoucek: Autonomous UAV Surveillance in Complex Urban Environments.IAT 2009: 82-85 </w:delText>
        </w:r>
      </w:del>
    </w:p>
    <w:p w14:paraId="21914CF5" w14:textId="77777777" w:rsidR="00BB1765" w:rsidRPr="00650D90" w:rsidDel="002B6451" w:rsidRDefault="00BB1765" w:rsidP="004A750C">
      <w:pPr>
        <w:rPr>
          <w:del w:id="5812" w:author="Orion" w:date="2011-03-31T18:51:00Z"/>
          <w:rPrChange w:id="5813" w:author="Orion" w:date="2011-05-01T20:13:00Z">
            <w:rPr>
              <w:del w:id="5814" w:author="Orion" w:date="2011-03-31T18:51:00Z"/>
              <w:rFonts w:cs="Times New Roman"/>
              <w:lang w:val="en-US"/>
            </w:rPr>
          </w:rPrChange>
        </w:rPr>
        <w:pPrChange w:id="5815" w:author="Orion" w:date="2011-07-08T14:58:00Z">
          <w:pPr>
            <w:autoSpaceDE w:val="0"/>
            <w:jc w:val="both"/>
          </w:pPr>
        </w:pPrChange>
      </w:pPr>
    </w:p>
    <w:p w14:paraId="5E421F6E" w14:textId="77777777" w:rsidR="00BB1765" w:rsidRPr="00650D90" w:rsidDel="002B6451" w:rsidRDefault="00BB1765" w:rsidP="004A750C">
      <w:pPr>
        <w:rPr>
          <w:del w:id="5816" w:author="Orion" w:date="2011-03-31T18:51:00Z"/>
          <w:rPrChange w:id="5817" w:author="Orion" w:date="2011-05-01T20:13:00Z">
            <w:rPr>
              <w:del w:id="5818" w:author="Orion" w:date="2011-03-31T18:51:00Z"/>
              <w:rFonts w:cs="Times New Roman"/>
              <w:color w:val="000000"/>
              <w:lang w:val="en-US"/>
            </w:rPr>
          </w:rPrChange>
        </w:rPr>
        <w:pPrChange w:id="5819" w:author="Orion" w:date="2011-07-08T14:58:00Z">
          <w:pPr>
            <w:autoSpaceDE w:val="0"/>
            <w:jc w:val="both"/>
          </w:pPr>
        </w:pPrChange>
      </w:pPr>
      <w:del w:id="5820" w:author="Orion" w:date="2011-03-31T18:51:00Z">
        <w:r w:rsidRPr="00650D90" w:rsidDel="002B6451">
          <w:rPr>
            <w:rPrChange w:id="5821" w:author="Orion" w:date="2011-05-01T20:13:00Z">
              <w:rPr>
                <w:rFonts w:cs="Times New Roman"/>
                <w:color w:val="000000"/>
                <w:lang w:val="en-US"/>
              </w:rPr>
            </w:rPrChange>
          </w:rPr>
          <w:delText>[17] Cheviron, T., Chriette, A., &amp; Plestan, F. (2009). Generic Nonlinear model of reduced scale UAV. IEEE International Conference on Robotics &amp; Automation, (pp. 3271-3276). Kobe, Japan.</w:delText>
        </w:r>
      </w:del>
    </w:p>
    <w:p w14:paraId="29BCA34B" w14:textId="77777777" w:rsidR="00BB1765" w:rsidRPr="00650D90" w:rsidDel="002B6451" w:rsidRDefault="00BB1765" w:rsidP="004A750C">
      <w:pPr>
        <w:rPr>
          <w:del w:id="5822" w:author="Orion" w:date="2011-03-31T18:51:00Z"/>
          <w:rPrChange w:id="5823" w:author="Orion" w:date="2011-05-01T20:13:00Z">
            <w:rPr>
              <w:del w:id="5824" w:author="Orion" w:date="2011-03-31T18:51:00Z"/>
              <w:rFonts w:cs="Times New Roman"/>
              <w:lang w:val="en-US"/>
            </w:rPr>
          </w:rPrChange>
        </w:rPr>
        <w:pPrChange w:id="5825" w:author="Orion" w:date="2011-07-08T14:58:00Z">
          <w:pPr>
            <w:autoSpaceDE w:val="0"/>
            <w:jc w:val="both"/>
          </w:pPr>
        </w:pPrChange>
      </w:pPr>
    </w:p>
    <w:p w14:paraId="44D1300A" w14:textId="77777777" w:rsidR="00BB1765" w:rsidRPr="00650D90" w:rsidDel="002B6451" w:rsidRDefault="00BB1765" w:rsidP="004A750C">
      <w:pPr>
        <w:rPr>
          <w:del w:id="5826" w:author="Orion" w:date="2011-03-31T18:51:00Z"/>
          <w:rPrChange w:id="5827" w:author="Orion" w:date="2011-05-01T20:13:00Z">
            <w:rPr>
              <w:del w:id="5828" w:author="Orion" w:date="2011-03-31T18:51:00Z"/>
              <w:rFonts w:cs="Times New Roman"/>
              <w:color w:val="000000"/>
              <w:lang w:val="en-US"/>
            </w:rPr>
          </w:rPrChange>
        </w:rPr>
        <w:pPrChange w:id="5829" w:author="Orion" w:date="2011-07-08T14:58:00Z">
          <w:pPr>
            <w:autoSpaceDE w:val="0"/>
            <w:jc w:val="both"/>
          </w:pPr>
        </w:pPrChange>
      </w:pPr>
      <w:del w:id="5830" w:author="Orion" w:date="2011-03-31T18:51:00Z">
        <w:r w:rsidRPr="00650D90" w:rsidDel="002B6451">
          <w:rPr>
            <w:rPrChange w:id="5831" w:author="Orion" w:date="2011-05-01T20:13:00Z">
              <w:rPr>
                <w:rFonts w:cs="Times New Roman"/>
                <w:color w:val="000000"/>
                <w:lang w:val="en-US"/>
              </w:rPr>
            </w:rPrChange>
          </w:rPr>
          <w:delText xml:space="preserve">[18] N. Huff, A. Kamel, and K. Nygard, An Agent Based Framework for Modeling UAVs. In Proc. of the 16th International Conference on Computer Applications in Industry and Engineering (CAINE03), 2003. </w:delText>
        </w:r>
      </w:del>
    </w:p>
    <w:p w14:paraId="282CC787" w14:textId="77777777" w:rsidR="00BB1765" w:rsidRPr="00650D90" w:rsidDel="002B6451" w:rsidRDefault="00BB1765" w:rsidP="004A750C">
      <w:pPr>
        <w:rPr>
          <w:del w:id="5832" w:author="Orion" w:date="2011-03-31T18:51:00Z"/>
          <w:rPrChange w:id="5833" w:author="Orion" w:date="2011-05-01T20:13:00Z">
            <w:rPr>
              <w:del w:id="5834" w:author="Orion" w:date="2011-03-31T18:51:00Z"/>
              <w:rFonts w:cs="Times New Roman"/>
              <w:lang w:val="en-US"/>
            </w:rPr>
          </w:rPrChange>
        </w:rPr>
        <w:pPrChange w:id="5835" w:author="Orion" w:date="2011-07-08T14:58:00Z">
          <w:pPr>
            <w:autoSpaceDE w:val="0"/>
            <w:jc w:val="both"/>
          </w:pPr>
        </w:pPrChange>
      </w:pPr>
    </w:p>
    <w:p w14:paraId="58EF3BFD" w14:textId="77777777" w:rsidR="00BB1765" w:rsidRPr="00650D90" w:rsidDel="002B6451" w:rsidRDefault="00BB1765" w:rsidP="004A750C">
      <w:pPr>
        <w:rPr>
          <w:del w:id="5836" w:author="Orion" w:date="2011-03-31T18:51:00Z"/>
          <w:rPrChange w:id="5837" w:author="Orion" w:date="2011-05-01T20:13:00Z">
            <w:rPr>
              <w:del w:id="5838" w:author="Orion" w:date="2011-03-31T18:51:00Z"/>
              <w:rFonts w:cs="Times New Roman"/>
              <w:color w:val="000000"/>
              <w:lang w:val="en-US"/>
            </w:rPr>
          </w:rPrChange>
        </w:rPr>
        <w:pPrChange w:id="5839" w:author="Orion" w:date="2011-07-08T14:58:00Z">
          <w:pPr>
            <w:autoSpaceDE w:val="0"/>
            <w:jc w:val="both"/>
          </w:pPr>
        </w:pPrChange>
      </w:pPr>
      <w:del w:id="5840" w:author="Orion" w:date="2011-03-31T18:51:00Z">
        <w:r w:rsidRPr="00650D90" w:rsidDel="002B6451">
          <w:rPr>
            <w:rPrChange w:id="5841" w:author="Orion" w:date="2011-05-01T20:13:00Z">
              <w:rPr>
                <w:rFonts w:cs="Times New Roman"/>
                <w:color w:val="000000"/>
                <w:lang w:val="en-US"/>
              </w:rPr>
            </w:rPrChange>
          </w:rPr>
          <w:delText>[19] Wolfe, S. R., Jarvis, P. A., Enomoto, F, Y., Sierhuis, M. (2009),  A Multiagent Simulation of Collaborative Air  Traffic Flow Management, to appear in the book: Multiagent Systems in Traffic and Transportation, Ana Bazzan and Franziska Klügl (Eds.), Springer, 2009.</w:delText>
        </w:r>
      </w:del>
    </w:p>
    <w:p w14:paraId="6CDD50B8" w14:textId="77777777" w:rsidR="00BB1765" w:rsidRPr="00650D90" w:rsidDel="00531F30" w:rsidRDefault="00BB1765" w:rsidP="004A750C">
      <w:pPr>
        <w:rPr>
          <w:del w:id="5842" w:author="Orion" w:date="2011-03-31T22:56:00Z"/>
          <w:rPrChange w:id="5843" w:author="Orion" w:date="2011-05-01T20:13:00Z">
            <w:rPr>
              <w:del w:id="5844" w:author="Orion" w:date="2011-03-31T22:56:00Z"/>
              <w:rFonts w:cs="Times New Roman"/>
              <w:lang w:val="en-US"/>
            </w:rPr>
          </w:rPrChange>
        </w:rPr>
        <w:pPrChange w:id="5845" w:author="Orion" w:date="2011-07-08T14:58:00Z">
          <w:pPr>
            <w:autoSpaceDE w:val="0"/>
            <w:jc w:val="both"/>
          </w:pPr>
        </w:pPrChange>
      </w:pPr>
    </w:p>
    <w:p w14:paraId="016E8DB2" w14:textId="77777777" w:rsidR="00BB1765" w:rsidRPr="00650D90" w:rsidDel="00582A7E" w:rsidRDefault="00BB1765" w:rsidP="004A750C">
      <w:pPr>
        <w:rPr>
          <w:del w:id="5846" w:author="Orion" w:date="2011-03-31T22:26:00Z"/>
          <w:rPrChange w:id="5847" w:author="Orion" w:date="2011-05-01T20:13:00Z">
            <w:rPr>
              <w:del w:id="5848" w:author="Orion" w:date="2011-03-31T22:26:00Z"/>
              <w:rFonts w:cs="Times New Roman"/>
              <w:color w:val="000000"/>
              <w:lang w:val="en-US"/>
            </w:rPr>
          </w:rPrChange>
        </w:rPr>
        <w:pPrChange w:id="5849" w:author="Orion" w:date="2011-07-08T14:58:00Z">
          <w:pPr>
            <w:autoSpaceDE w:val="0"/>
            <w:jc w:val="both"/>
          </w:pPr>
        </w:pPrChange>
      </w:pPr>
      <w:del w:id="5850" w:author="Orion" w:date="2011-03-31T22:26:00Z">
        <w:r w:rsidRPr="00650D90" w:rsidDel="00582A7E">
          <w:rPr>
            <w:rPrChange w:id="5851" w:author="Orion" w:date="2011-05-01T20:13:00Z">
              <w:rPr>
                <w:rFonts w:cs="Times New Roman"/>
                <w:color w:val="000000"/>
                <w:lang w:val="en-US"/>
              </w:rPr>
            </w:rPrChange>
          </w:rPr>
          <w:delText>[20] Sweet, D. N., Manikonda, V., Aronson, J. S., Roth, K., &amp; Blake, M. (2002, August). Fast-Time Simulation System for Analysis of Advanced Air Transportation Concepts. Paper presented at the American Institute of Aeronautics and Astronautics (AIAA) Modeling and Simulation Technologies Conference and Exhibit, Monterey, California.</w:delText>
        </w:r>
      </w:del>
    </w:p>
    <w:p w14:paraId="093E9A0B" w14:textId="77777777" w:rsidR="00BB1765" w:rsidRPr="00650D90" w:rsidDel="00582A7E" w:rsidRDefault="00BB1765" w:rsidP="004A750C">
      <w:pPr>
        <w:rPr>
          <w:del w:id="5852" w:author="Orion" w:date="2011-03-31T22:26:00Z"/>
          <w:rPrChange w:id="5853" w:author="Orion" w:date="2011-05-01T20:13:00Z">
            <w:rPr>
              <w:del w:id="5854" w:author="Orion" w:date="2011-03-31T22:26:00Z"/>
              <w:rFonts w:cs="Times New Roman"/>
              <w:lang w:val="en-US"/>
            </w:rPr>
          </w:rPrChange>
        </w:rPr>
        <w:pPrChange w:id="5855" w:author="Orion" w:date="2011-07-08T14:58:00Z">
          <w:pPr>
            <w:autoSpaceDE w:val="0"/>
            <w:jc w:val="both"/>
          </w:pPr>
        </w:pPrChange>
      </w:pPr>
    </w:p>
    <w:p w14:paraId="41A84A33" w14:textId="77777777" w:rsidR="00BB1765" w:rsidRPr="00650D90" w:rsidDel="00582A7E" w:rsidRDefault="00BB1765" w:rsidP="004A750C">
      <w:pPr>
        <w:rPr>
          <w:del w:id="5856" w:author="Orion" w:date="2011-03-31T22:26:00Z"/>
          <w:rPrChange w:id="5857" w:author="Orion" w:date="2011-05-01T20:13:00Z">
            <w:rPr>
              <w:del w:id="5858" w:author="Orion" w:date="2011-03-31T22:26:00Z"/>
              <w:rFonts w:cs="Times New Roman"/>
              <w:color w:val="000000"/>
              <w:lang w:val="en-US"/>
            </w:rPr>
          </w:rPrChange>
        </w:rPr>
        <w:pPrChange w:id="5859" w:author="Orion" w:date="2011-07-08T14:58:00Z">
          <w:pPr>
            <w:autoSpaceDE w:val="0"/>
            <w:jc w:val="both"/>
          </w:pPr>
        </w:pPrChange>
      </w:pPr>
      <w:del w:id="5860" w:author="Orion" w:date="2011-03-31T22:26:00Z">
        <w:r w:rsidRPr="00650D90" w:rsidDel="00582A7E">
          <w:rPr>
            <w:rPrChange w:id="5861" w:author="Orion" w:date="2011-05-01T20:13:00Z">
              <w:rPr>
                <w:rFonts w:cs="Times New Roman"/>
                <w:color w:val="000000"/>
                <w:lang w:val="en-US"/>
              </w:rPr>
            </w:rPrChange>
          </w:rPr>
          <w:delText xml:space="preserve">[21] Tambe, M. (1997, July). Agent architectures for flexible, practical teamwork. Paper presented at the American Association for Artificial Intelligence Conference (AAAI-2007), Providence, Rhode Island. </w:delText>
        </w:r>
      </w:del>
    </w:p>
    <w:p w14:paraId="70336054" w14:textId="77777777" w:rsidR="00BB1765" w:rsidRPr="00650D90" w:rsidDel="00582A7E" w:rsidRDefault="00BB1765" w:rsidP="004A750C">
      <w:pPr>
        <w:rPr>
          <w:del w:id="5862" w:author="Orion" w:date="2011-03-31T22:26:00Z"/>
          <w:rPrChange w:id="5863" w:author="Orion" w:date="2011-05-01T20:13:00Z">
            <w:rPr>
              <w:del w:id="5864" w:author="Orion" w:date="2011-03-31T22:26:00Z"/>
              <w:rFonts w:cs="Times New Roman"/>
              <w:lang w:val="en-US"/>
            </w:rPr>
          </w:rPrChange>
        </w:rPr>
        <w:pPrChange w:id="5865" w:author="Orion" w:date="2011-07-08T14:58:00Z">
          <w:pPr>
            <w:autoSpaceDE w:val="0"/>
            <w:jc w:val="both"/>
          </w:pPr>
        </w:pPrChange>
      </w:pPr>
    </w:p>
    <w:p w14:paraId="7E0357EB" w14:textId="77777777" w:rsidR="00BB1765" w:rsidRPr="00650D90" w:rsidDel="00582A7E" w:rsidRDefault="00BB1765" w:rsidP="004A750C">
      <w:pPr>
        <w:rPr>
          <w:del w:id="5866" w:author="Orion" w:date="2011-03-31T22:26:00Z"/>
          <w:rPrChange w:id="5867" w:author="Orion" w:date="2011-05-01T20:13:00Z">
            <w:rPr>
              <w:del w:id="5868" w:author="Orion" w:date="2011-03-31T22:26:00Z"/>
              <w:rFonts w:cs="Times New Roman"/>
              <w:color w:val="000000"/>
              <w:lang w:val="en-US"/>
            </w:rPr>
          </w:rPrChange>
        </w:rPr>
        <w:pPrChange w:id="5869" w:author="Orion" w:date="2011-07-08T14:58:00Z">
          <w:pPr>
            <w:autoSpaceDE w:val="0"/>
            <w:jc w:val="both"/>
          </w:pPr>
        </w:pPrChange>
      </w:pPr>
      <w:del w:id="5870" w:author="Orion" w:date="2011-03-31T22:26:00Z">
        <w:r w:rsidRPr="00650D90" w:rsidDel="00582A7E">
          <w:rPr>
            <w:rPrChange w:id="5871" w:author="Orion" w:date="2011-05-01T20:13:00Z">
              <w:rPr>
                <w:rFonts w:cs="Times New Roman"/>
                <w:color w:val="000000"/>
                <w:lang w:val="en-US"/>
              </w:rPr>
            </w:rPrChange>
          </w:rPr>
          <w:delText>[22] D. Sislak, P. Volf, S. Kopriva, and M. Pechoucek. AGENTFLY: A multi-agent airspace test-bed. In Proc. of 7th Intl. Conf. on Autonomous Agents and MultiAgent Systems, May 2008.</w:delText>
        </w:r>
      </w:del>
    </w:p>
    <w:p w14:paraId="6150D7AB" w14:textId="77777777" w:rsidR="00BB1765" w:rsidRPr="00650D90" w:rsidDel="00582A7E" w:rsidRDefault="00BB1765" w:rsidP="004A750C">
      <w:pPr>
        <w:rPr>
          <w:del w:id="5872" w:author="Orion" w:date="2011-03-31T22:26:00Z"/>
          <w:rPrChange w:id="5873" w:author="Orion" w:date="2011-05-01T20:13:00Z">
            <w:rPr>
              <w:del w:id="5874" w:author="Orion" w:date="2011-03-31T22:26:00Z"/>
              <w:rFonts w:cs="Times New Roman"/>
              <w:lang w:val="en-US"/>
            </w:rPr>
          </w:rPrChange>
        </w:rPr>
        <w:pPrChange w:id="5875" w:author="Orion" w:date="2011-07-08T14:58:00Z">
          <w:pPr>
            <w:autoSpaceDE w:val="0"/>
            <w:jc w:val="both"/>
          </w:pPr>
        </w:pPrChange>
      </w:pPr>
    </w:p>
    <w:p w14:paraId="756E9A5A" w14:textId="77777777" w:rsidR="00BB1765" w:rsidRPr="00650D90" w:rsidDel="00582A7E" w:rsidRDefault="00BB1765" w:rsidP="004A750C">
      <w:pPr>
        <w:rPr>
          <w:del w:id="5876" w:author="Orion" w:date="2011-03-31T22:26:00Z"/>
          <w:rPrChange w:id="5877" w:author="Orion" w:date="2011-05-01T20:13:00Z">
            <w:rPr>
              <w:del w:id="5878" w:author="Orion" w:date="2011-03-31T22:26:00Z"/>
              <w:rFonts w:cs="Times New Roman"/>
              <w:color w:val="000000"/>
              <w:lang w:val="en-US"/>
            </w:rPr>
          </w:rPrChange>
        </w:rPr>
        <w:pPrChange w:id="5879" w:author="Orion" w:date="2011-07-08T14:58:00Z">
          <w:pPr>
            <w:autoSpaceDE w:val="0"/>
            <w:jc w:val="both"/>
          </w:pPr>
        </w:pPrChange>
      </w:pPr>
      <w:del w:id="5880" w:author="Orion" w:date="2011-03-31T22:26:00Z">
        <w:r w:rsidRPr="00650D90" w:rsidDel="00582A7E">
          <w:rPr>
            <w:rPrChange w:id="5881" w:author="Orion" w:date="2011-05-01T20:13:00Z">
              <w:rPr>
                <w:rFonts w:cs="Times New Roman"/>
                <w:color w:val="000000"/>
                <w:lang w:val="en-US"/>
              </w:rPr>
            </w:rPrChange>
          </w:rPr>
          <w:delText xml:space="preserve">[23] K. Tumer and A. Agogino. Distributed agent-based air traffic flow management. In Proceedings of the Sixth International Joint Conference on Autonomous Agents and Multi-Agent Systems, Honolulu, Hawaii, May 2007. to appear. </w:delText>
        </w:r>
      </w:del>
    </w:p>
    <w:p w14:paraId="2F2469BB" w14:textId="77777777" w:rsidR="00BB1765" w:rsidRPr="00650D90" w:rsidDel="00582A7E" w:rsidRDefault="00BB1765" w:rsidP="004A750C">
      <w:pPr>
        <w:rPr>
          <w:del w:id="5882" w:author="Orion" w:date="2011-03-31T22:26:00Z"/>
          <w:rPrChange w:id="5883" w:author="Orion" w:date="2011-05-01T20:13:00Z">
            <w:rPr>
              <w:del w:id="5884" w:author="Orion" w:date="2011-03-31T22:26:00Z"/>
              <w:rFonts w:cs="Times New Roman"/>
              <w:lang w:val="en-US"/>
            </w:rPr>
          </w:rPrChange>
        </w:rPr>
        <w:pPrChange w:id="5885" w:author="Orion" w:date="2011-07-08T14:58:00Z">
          <w:pPr>
            <w:autoSpaceDE w:val="0"/>
            <w:jc w:val="both"/>
          </w:pPr>
        </w:pPrChange>
      </w:pPr>
    </w:p>
    <w:p w14:paraId="22F8E84D" w14:textId="77777777" w:rsidR="006F5A50" w:rsidRPr="00B42FC5" w:rsidRDefault="00BB1765" w:rsidP="004A750C">
      <w:pPr>
        <w:rPr>
          <w:ins w:id="5886" w:author="Orion" w:date="2011-03-31T18:18:00Z"/>
        </w:rPr>
        <w:pPrChange w:id="5887" w:author="Orion" w:date="2011-07-08T14:58:00Z">
          <w:pPr/>
        </w:pPrChange>
      </w:pPr>
      <w:del w:id="5888" w:author="Orion" w:date="2011-03-31T22:33:00Z">
        <w:r w:rsidRPr="00650D90" w:rsidDel="002D40E7">
          <w:rPr>
            <w:rPrChange w:id="5889" w:author="Orion" w:date="2011-05-01T20:13:00Z">
              <w:rPr>
                <w:rFonts w:cs="Times New Roman"/>
                <w:color w:val="000000"/>
                <w:lang w:val="en-US"/>
              </w:rPr>
            </w:rPrChange>
          </w:rPr>
          <w:delText>[24] S. Wolfe, M. Sierhuis, and P. Jarvis. To bdi or not to bdi, design choices in an agent-based Traffic Flow Management Simulation Multiconference, 2008.</w:delText>
        </w:r>
      </w:del>
    </w:p>
    <w:customXmlInsRangeStart w:id="5890" w:author="Orion" w:date="2011-04-06T18:33:00Z"/>
    <w:bookmarkStart w:id="5891" w:name="_Toc297726967" w:displacedByCustomXml="next"/>
    <w:sdt>
      <w:sdtPr>
        <w:rPr>
          <w:rFonts w:cs="Times New Roman"/>
          <w:b w:val="0"/>
          <w:bCs w:val="0"/>
          <w:sz w:val="24"/>
          <w:szCs w:val="24"/>
        </w:rPr>
        <w:id w:val="999621430"/>
        <w:docPartObj>
          <w:docPartGallery w:val="Bibliographies"/>
          <w:docPartUnique/>
        </w:docPartObj>
      </w:sdtPr>
      <w:sdtContent>
        <w:customXmlInsRangeEnd w:id="5890"/>
        <w:p w14:paraId="41F4A2BF" w14:textId="77777777" w:rsidR="00B946E5" w:rsidRPr="00B937FD" w:rsidRDefault="00B946E5">
          <w:pPr>
            <w:pStyle w:val="Heading1"/>
            <w:rPr>
              <w:ins w:id="5892" w:author="Orion" w:date="2011-04-06T18:33:00Z"/>
              <w:rFonts w:cs="Times New Roman"/>
            </w:rPr>
          </w:pPr>
          <w:ins w:id="5893" w:author="Orion" w:date="2011-04-06T18:33:00Z">
            <w:r w:rsidRPr="004E6600">
              <w:rPr>
                <w:rFonts w:cs="Times New Roman"/>
                <w:rPrChange w:id="5894" w:author="Orion" w:date="2011-05-04T19:49:00Z">
                  <w:rPr>
                    <w:b w:val="0"/>
                    <w:bCs w:val="0"/>
                    <w:sz w:val="24"/>
                    <w:szCs w:val="24"/>
                  </w:rPr>
                </w:rPrChange>
              </w:rPr>
              <w:t>Bibliogra</w:t>
            </w:r>
          </w:ins>
          <w:ins w:id="5895" w:author="Orion" w:date="2011-05-04T19:48:00Z">
            <w:r w:rsidR="00C038CA" w:rsidRPr="004E6600">
              <w:rPr>
                <w:rFonts w:cs="Times New Roman"/>
                <w:rPrChange w:id="5896" w:author="Orion" w:date="2011-05-04T19:49:00Z">
                  <w:rPr>
                    <w:rFonts w:cs="Times New Roman"/>
                    <w:b w:val="0"/>
                    <w:bCs w:val="0"/>
                    <w:sz w:val="24"/>
                    <w:szCs w:val="24"/>
                    <w:lang w:val="en-US"/>
                  </w:rPr>
                </w:rPrChange>
              </w:rPr>
              <w:t>fía</w:t>
            </w:r>
          </w:ins>
          <w:bookmarkEnd w:id="5891"/>
        </w:p>
        <w:customXmlInsRangeStart w:id="5897" w:author="Orion" w:date="2011-04-06T18:33:00Z"/>
        <w:sdt>
          <w:sdtPr>
            <w:rPr>
              <w:rFonts w:cs="Times New Roman"/>
              <w:szCs w:val="24"/>
            </w:rPr>
            <w:id w:val="111145805"/>
            <w:bibliography/>
          </w:sdtPr>
          <w:sdtContent>
            <w:customXmlInsRangeEnd w:id="5897"/>
            <w:p w14:paraId="52B202F3" w14:textId="77777777" w:rsidR="00CD4C4B" w:rsidRPr="00CD4C4B" w:rsidRDefault="00B946E5">
              <w:pPr>
                <w:pStyle w:val="Bibliography"/>
                <w:rPr>
                  <w:ins w:id="5898" w:author="Orion" w:date="2011-07-05T14:03:00Z"/>
                  <w:noProof/>
                  <w:lang w:val="en-US"/>
                  <w:rPrChange w:id="5899" w:author="Orion" w:date="2011-07-05T14:03:00Z">
                    <w:rPr>
                      <w:ins w:id="5900" w:author="Orion" w:date="2011-07-05T14:03:00Z"/>
                      <w:noProof/>
                    </w:rPr>
                  </w:rPrChange>
                </w:rPr>
              </w:pPr>
              <w:ins w:id="5901" w:author="Orion" w:date="2011-04-06T18:33:00Z">
                <w:r w:rsidRPr="00246937">
                  <w:rPr>
                    <w:rFonts w:cs="Times New Roman"/>
                  </w:rPr>
                  <w:fldChar w:fldCharType="begin"/>
                </w:r>
                <w:r w:rsidRPr="0080539F">
                  <w:rPr>
                    <w:rFonts w:cs="Times New Roman"/>
                  </w:rPr>
                  <w:instrText xml:space="preserve"> BIBLIOGRAPHY </w:instrText>
                </w:r>
                <w:r w:rsidRPr="00246937">
                  <w:rPr>
                    <w:rFonts w:cs="Times New Roman"/>
                  </w:rPr>
                  <w:fldChar w:fldCharType="separate"/>
                </w:r>
              </w:ins>
              <w:ins w:id="5902" w:author="Orion" w:date="2011-07-05T14:03:00Z">
                <w:r w:rsidR="00CD4C4B" w:rsidRPr="0080539F">
                  <w:rPr>
                    <w:noProof/>
                  </w:rPr>
                  <w:t xml:space="preserve">1. </w:t>
                </w:r>
                <w:r w:rsidR="00CD4C4B" w:rsidRPr="001A6225">
                  <w:rPr>
                    <w:i/>
                    <w:iCs/>
                    <w:noProof/>
                  </w:rPr>
                  <w:t xml:space="preserve">A vision for European Aviation. </w:t>
                </w:r>
                <w:r w:rsidR="00CD4C4B" w:rsidRPr="00CD4C4B">
                  <w:rPr>
                    <w:b/>
                    <w:bCs/>
                    <w:noProof/>
                    <w:lang w:val="en-US"/>
                    <w:rPrChange w:id="5903" w:author="Orion" w:date="2011-07-05T14:03:00Z">
                      <w:rPr>
                        <w:b/>
                        <w:bCs/>
                        <w:noProof/>
                      </w:rPr>
                    </w:rPrChange>
                  </w:rPr>
                  <w:t>Eurocontrol.</w:t>
                </w:r>
                <w:r w:rsidR="00CD4C4B" w:rsidRPr="00CD4C4B">
                  <w:rPr>
                    <w:noProof/>
                    <w:lang w:val="en-US"/>
                    <w:rPrChange w:id="5904" w:author="Orion" w:date="2011-07-05T14:03:00Z">
                      <w:rPr>
                        <w:noProof/>
                      </w:rPr>
                    </w:rPrChange>
                  </w:rPr>
                  <w:t xml:space="preserve"> 2005. Eurocontrol and ACI Europe Press Conference.</w:t>
                </w:r>
              </w:ins>
            </w:p>
            <w:p w14:paraId="1227F3C8" w14:textId="77777777" w:rsidR="00CD4C4B" w:rsidRPr="00CD4C4B" w:rsidRDefault="00CD4C4B">
              <w:pPr>
                <w:pStyle w:val="Bibliography"/>
                <w:rPr>
                  <w:ins w:id="5905" w:author="Orion" w:date="2011-07-05T14:03:00Z"/>
                  <w:noProof/>
                  <w:lang w:val="en-US"/>
                  <w:rPrChange w:id="5906" w:author="Orion" w:date="2011-07-05T14:04:00Z">
                    <w:rPr>
                      <w:ins w:id="5907" w:author="Orion" w:date="2011-07-05T14:03:00Z"/>
                      <w:noProof/>
                    </w:rPr>
                  </w:rPrChange>
                </w:rPr>
              </w:pPr>
              <w:ins w:id="5908" w:author="Orion" w:date="2011-07-05T14:03:00Z">
                <w:r w:rsidRPr="00CD4C4B">
                  <w:rPr>
                    <w:noProof/>
                    <w:lang w:val="en-US"/>
                    <w:rPrChange w:id="5909" w:author="Orion" w:date="2011-07-05T14:03:00Z">
                      <w:rPr>
                        <w:noProof/>
                      </w:rPr>
                    </w:rPrChange>
                  </w:rPr>
                  <w:t xml:space="preserve">2. </w:t>
                </w:r>
                <w:r w:rsidRPr="00CD4C4B">
                  <w:rPr>
                    <w:i/>
                    <w:iCs/>
                    <w:noProof/>
                    <w:lang w:val="en-US"/>
                    <w:rPrChange w:id="5910" w:author="Orion" w:date="2011-07-05T14:03:00Z">
                      <w:rPr>
                        <w:i/>
                        <w:iCs/>
                        <w:noProof/>
                      </w:rPr>
                    </w:rPrChange>
                  </w:rPr>
                  <w:t xml:space="preserve">Conflict Resolution for Air Traffic Management: A Study in Multi-Agent Hybrid Systems. </w:t>
                </w:r>
                <w:r w:rsidRPr="00CD4C4B">
                  <w:rPr>
                    <w:b/>
                    <w:bCs/>
                    <w:noProof/>
                    <w:lang w:val="en-US"/>
                    <w:rPrChange w:id="5911" w:author="Orion" w:date="2011-07-05T14:04:00Z">
                      <w:rPr>
                        <w:b/>
                        <w:bCs/>
                        <w:noProof/>
                      </w:rPr>
                    </w:rPrChange>
                  </w:rPr>
                  <w:t>Claire Tomlin, George J. Pappas, and Shankar Sastry.</w:t>
                </w:r>
                <w:r w:rsidRPr="00CD4C4B">
                  <w:rPr>
                    <w:noProof/>
                    <w:lang w:val="en-US"/>
                    <w:rPrChange w:id="5912" w:author="Orion" w:date="2011-07-05T14:04:00Z">
                      <w:rPr>
                        <w:noProof/>
                      </w:rPr>
                    </w:rPrChange>
                  </w:rPr>
                  <w:t xml:space="preserve"> April de 1998, IEEE Transactions on Automatic Control, Vol. 43, págs. 509--521. 4.</w:t>
                </w:r>
              </w:ins>
            </w:p>
            <w:p w14:paraId="21BFE86B" w14:textId="77777777" w:rsidR="00CD4C4B" w:rsidRPr="00CD4C4B" w:rsidRDefault="00CD4C4B">
              <w:pPr>
                <w:pStyle w:val="Bibliography"/>
                <w:rPr>
                  <w:ins w:id="5913" w:author="Orion" w:date="2011-07-05T14:03:00Z"/>
                  <w:noProof/>
                  <w:lang w:val="en-US"/>
                  <w:rPrChange w:id="5914" w:author="Orion" w:date="2011-07-05T14:04:00Z">
                    <w:rPr>
                      <w:ins w:id="5915" w:author="Orion" w:date="2011-07-05T14:03:00Z"/>
                      <w:noProof/>
                    </w:rPr>
                  </w:rPrChange>
                </w:rPr>
              </w:pPr>
              <w:ins w:id="5916" w:author="Orion" w:date="2011-07-05T14:03:00Z">
                <w:r w:rsidRPr="00CD4C4B">
                  <w:rPr>
                    <w:noProof/>
                    <w:lang w:val="en-US"/>
                    <w:rPrChange w:id="5917" w:author="Orion" w:date="2011-07-05T14:04:00Z">
                      <w:rPr>
                        <w:noProof/>
                      </w:rPr>
                    </w:rPrChange>
                  </w:rPr>
                  <w:t xml:space="preserve">3. </w:t>
                </w:r>
                <w:r w:rsidRPr="00CD4C4B">
                  <w:rPr>
                    <w:b/>
                    <w:bCs/>
                    <w:noProof/>
                    <w:lang w:val="en-US"/>
                    <w:rPrChange w:id="5918" w:author="Orion" w:date="2011-07-05T14:04:00Z">
                      <w:rPr>
                        <w:b/>
                        <w:bCs/>
                        <w:noProof/>
                      </w:rPr>
                    </w:rPrChange>
                  </w:rPr>
                  <w:t>JSBSim.</w:t>
                </w:r>
                <w:r w:rsidRPr="00CD4C4B">
                  <w:rPr>
                    <w:noProof/>
                    <w:lang w:val="en-US"/>
                    <w:rPrChange w:id="5919" w:author="Orion" w:date="2011-07-05T14:04:00Z">
                      <w:rPr>
                        <w:noProof/>
                      </w:rPr>
                    </w:rPrChange>
                  </w:rPr>
                  <w:t xml:space="preserve"> JSBSim flight dynamics model. [En línea] http://jsbsim.sourceforge.net/ .</w:t>
                </w:r>
              </w:ins>
            </w:p>
            <w:p w14:paraId="5A442384" w14:textId="77777777" w:rsidR="00CD4C4B" w:rsidRPr="00CD4C4B" w:rsidRDefault="00CD4C4B">
              <w:pPr>
                <w:pStyle w:val="Bibliography"/>
                <w:rPr>
                  <w:ins w:id="5920" w:author="Orion" w:date="2011-07-05T14:03:00Z"/>
                  <w:noProof/>
                  <w:lang w:val="en-US"/>
                  <w:rPrChange w:id="5921" w:author="Orion" w:date="2011-07-05T14:04:00Z">
                    <w:rPr>
                      <w:ins w:id="5922" w:author="Orion" w:date="2011-07-05T14:03:00Z"/>
                      <w:noProof/>
                    </w:rPr>
                  </w:rPrChange>
                </w:rPr>
              </w:pPr>
              <w:ins w:id="5923" w:author="Orion" w:date="2011-07-05T14:03:00Z">
                <w:r w:rsidRPr="00CD4C4B">
                  <w:rPr>
                    <w:noProof/>
                    <w:lang w:val="en-US"/>
                    <w:rPrChange w:id="5924" w:author="Orion" w:date="2011-07-05T14:04:00Z">
                      <w:rPr>
                        <w:noProof/>
                      </w:rPr>
                    </w:rPrChange>
                  </w:rPr>
                  <w:t xml:space="preserve">4. </w:t>
                </w:r>
                <w:r w:rsidRPr="00CD4C4B">
                  <w:rPr>
                    <w:b/>
                    <w:bCs/>
                    <w:noProof/>
                    <w:lang w:val="en-US"/>
                    <w:rPrChange w:id="5925" w:author="Orion" w:date="2011-07-05T14:04:00Z">
                      <w:rPr>
                        <w:b/>
                        <w:bCs/>
                        <w:noProof/>
                      </w:rPr>
                    </w:rPrChange>
                  </w:rPr>
                  <w:t>FlightGear Flight Simulator.</w:t>
                </w:r>
                <w:r w:rsidRPr="00CD4C4B">
                  <w:rPr>
                    <w:noProof/>
                    <w:lang w:val="en-US"/>
                    <w:rPrChange w:id="5926" w:author="Orion" w:date="2011-07-05T14:04:00Z">
                      <w:rPr>
                        <w:noProof/>
                      </w:rPr>
                    </w:rPrChange>
                  </w:rPr>
                  <w:t xml:space="preserve"> FlightGear Flight Simulator. [En línea] http://www.flightgear.org/.</w:t>
                </w:r>
              </w:ins>
            </w:p>
            <w:p w14:paraId="03136635" w14:textId="77777777" w:rsidR="00CD4C4B" w:rsidRDefault="00CD4C4B">
              <w:pPr>
                <w:pStyle w:val="Bibliography"/>
                <w:rPr>
                  <w:ins w:id="5927" w:author="Orion" w:date="2011-07-05T14:03:00Z"/>
                  <w:noProof/>
                </w:rPr>
              </w:pPr>
              <w:ins w:id="5928" w:author="Orion" w:date="2011-07-05T14:03:00Z">
                <w:r>
                  <w:rPr>
                    <w:noProof/>
                  </w:rPr>
                  <w:t xml:space="preserve">5. </w:t>
                </w:r>
                <w:r>
                  <w:rPr>
                    <w:b/>
                    <w:bCs/>
                    <w:noProof/>
                  </w:rPr>
                  <w:t>OpenEaagles.</w:t>
                </w:r>
                <w:r>
                  <w:rPr>
                    <w:noProof/>
                  </w:rPr>
                  <w:t xml:space="preserve"> OpenEaagles. [En línea] http://www.openeaagles.org/.</w:t>
                </w:r>
              </w:ins>
            </w:p>
            <w:p w14:paraId="1A44BE45" w14:textId="77777777" w:rsidR="00CD4C4B" w:rsidRPr="00CD4C4B" w:rsidRDefault="00CD4C4B">
              <w:pPr>
                <w:pStyle w:val="Bibliography"/>
                <w:rPr>
                  <w:ins w:id="5929" w:author="Orion" w:date="2011-07-05T14:03:00Z"/>
                  <w:noProof/>
                  <w:lang w:val="en-US"/>
                  <w:rPrChange w:id="5930" w:author="Orion" w:date="2011-07-05T14:04:00Z">
                    <w:rPr>
                      <w:ins w:id="5931" w:author="Orion" w:date="2011-07-05T14:03:00Z"/>
                      <w:noProof/>
                    </w:rPr>
                  </w:rPrChange>
                </w:rPr>
              </w:pPr>
              <w:ins w:id="5932" w:author="Orion" w:date="2011-07-05T14:03:00Z">
                <w:r w:rsidRPr="00CD4C4B">
                  <w:rPr>
                    <w:noProof/>
                    <w:lang w:val="en-US"/>
                    <w:rPrChange w:id="5933" w:author="Orion" w:date="2011-07-05T14:04:00Z">
                      <w:rPr>
                        <w:noProof/>
                      </w:rPr>
                    </w:rPrChange>
                  </w:rPr>
                  <w:t xml:space="preserve">6. </w:t>
                </w:r>
                <w:r w:rsidRPr="00CD4C4B">
                  <w:rPr>
                    <w:b/>
                    <w:bCs/>
                    <w:noProof/>
                    <w:lang w:val="en-US"/>
                    <w:rPrChange w:id="5934" w:author="Orion" w:date="2011-07-05T14:04:00Z">
                      <w:rPr>
                        <w:b/>
                        <w:bCs/>
                        <w:noProof/>
                      </w:rPr>
                    </w:rPrChange>
                  </w:rPr>
                  <w:t>AVIATOR VISUAL DESIGN SIMULATOR.</w:t>
                </w:r>
                <w:r w:rsidRPr="00CD4C4B">
                  <w:rPr>
                    <w:noProof/>
                    <w:lang w:val="en-US"/>
                    <w:rPrChange w:id="5935" w:author="Orion" w:date="2011-07-05T14:04:00Z">
                      <w:rPr>
                        <w:noProof/>
                      </w:rPr>
                    </w:rPrChange>
                  </w:rPr>
                  <w:t xml:space="preserve"> </w:t>
                </w:r>
                <w:r w:rsidRPr="00CD4C4B">
                  <w:rPr>
                    <w:i/>
                    <w:iCs/>
                    <w:noProof/>
                    <w:lang w:val="en-US"/>
                    <w:rPrChange w:id="5936" w:author="Orion" w:date="2011-07-05T14:04:00Z">
                      <w:rPr>
                        <w:i/>
                        <w:iCs/>
                        <w:noProof/>
                      </w:rPr>
                    </w:rPrChange>
                  </w:rPr>
                  <w:t xml:space="preserve">Manual, AVIATOR VISUAL DESIGN SIMULATOR (AVDS) User. </w:t>
                </w:r>
                <w:r w:rsidRPr="00CD4C4B">
                  <w:rPr>
                    <w:noProof/>
                    <w:lang w:val="en-US"/>
                    <w:rPrChange w:id="5937" w:author="Orion" w:date="2011-07-05T14:04:00Z">
                      <w:rPr>
                        <w:noProof/>
                      </w:rPr>
                    </w:rPrChange>
                  </w:rPr>
                  <w:t>http://www.rassimtech.com/documentation/AVDSManual.pdf.</w:t>
                </w:r>
              </w:ins>
            </w:p>
            <w:p w14:paraId="5A442DB1" w14:textId="77777777" w:rsidR="00CD4C4B" w:rsidRDefault="00CD4C4B">
              <w:pPr>
                <w:pStyle w:val="Bibliography"/>
                <w:rPr>
                  <w:ins w:id="5938" w:author="Orion" w:date="2011-07-05T14:03:00Z"/>
                  <w:noProof/>
                </w:rPr>
              </w:pPr>
              <w:ins w:id="5939" w:author="Orion" w:date="2011-07-05T14:03:00Z">
                <w:r w:rsidRPr="00CD4C4B">
                  <w:rPr>
                    <w:noProof/>
                    <w:lang w:val="en-US"/>
                    <w:rPrChange w:id="5940" w:author="Orion" w:date="2011-07-05T14:04:00Z">
                      <w:rPr>
                        <w:noProof/>
                      </w:rPr>
                    </w:rPrChange>
                  </w:rPr>
                  <w:t xml:space="preserve">7. </w:t>
                </w:r>
                <w:r w:rsidRPr="00CD4C4B">
                  <w:rPr>
                    <w:i/>
                    <w:iCs/>
                    <w:noProof/>
                    <w:lang w:val="en-US"/>
                    <w:rPrChange w:id="5941" w:author="Orion" w:date="2011-07-05T14:04:00Z">
                      <w:rPr>
                        <w:i/>
                        <w:iCs/>
                        <w:noProof/>
                      </w:rPr>
                    </w:rPrChange>
                  </w:rPr>
                  <w:t xml:space="preserve">FACET: Future ATM Concepts Evaluation Tool. </w:t>
                </w:r>
                <w:r>
                  <w:rPr>
                    <w:b/>
                    <w:bCs/>
                    <w:noProof/>
                  </w:rPr>
                  <w:t>Bilimoria, K.</w:t>
                </w:r>
                <w:r>
                  <w:rPr>
                    <w:noProof/>
                  </w:rPr>
                  <w:t xml:space="preserve"> Napoli, Italy : s.n., 2000. 3rd USA/Europe ATM 2001 R&amp;D Seminar.</w:t>
                </w:r>
              </w:ins>
            </w:p>
            <w:p w14:paraId="0499BADE" w14:textId="77777777" w:rsidR="00CD4C4B" w:rsidRPr="00CD4C4B" w:rsidRDefault="00CD4C4B">
              <w:pPr>
                <w:pStyle w:val="Bibliography"/>
                <w:rPr>
                  <w:ins w:id="5942" w:author="Orion" w:date="2011-07-05T14:03:00Z"/>
                  <w:noProof/>
                  <w:lang w:val="en-US"/>
                  <w:rPrChange w:id="5943" w:author="Orion" w:date="2011-07-05T14:04:00Z">
                    <w:rPr>
                      <w:ins w:id="5944" w:author="Orion" w:date="2011-07-05T14:03:00Z"/>
                      <w:noProof/>
                    </w:rPr>
                  </w:rPrChange>
                </w:rPr>
              </w:pPr>
              <w:ins w:id="5945" w:author="Orion" w:date="2011-07-05T14:03:00Z">
                <w:r w:rsidRPr="00CD4C4B">
                  <w:rPr>
                    <w:noProof/>
                    <w:lang w:val="en-US"/>
                    <w:rPrChange w:id="5946" w:author="Orion" w:date="2011-07-05T14:04:00Z">
                      <w:rPr>
                        <w:noProof/>
                      </w:rPr>
                    </w:rPrChange>
                  </w:rPr>
                  <w:t xml:space="preserve">8. </w:t>
                </w:r>
                <w:r w:rsidRPr="00CD4C4B">
                  <w:rPr>
                    <w:i/>
                    <w:iCs/>
                    <w:noProof/>
                    <w:lang w:val="en-US"/>
                    <w:rPrChange w:id="5947" w:author="Orion" w:date="2011-07-05T14:04:00Z">
                      <w:rPr>
                        <w:i/>
                        <w:iCs/>
                        <w:noProof/>
                      </w:rPr>
                    </w:rPrChange>
                  </w:rPr>
                  <w:t xml:space="preserve">The design of FACET to support use by airline operations centers. </w:t>
                </w:r>
                <w:r w:rsidRPr="00CD4C4B">
                  <w:rPr>
                    <w:b/>
                    <w:bCs/>
                    <w:noProof/>
                    <w:lang w:val="en-US"/>
                    <w:rPrChange w:id="5948" w:author="Orion" w:date="2011-07-05T14:04:00Z">
                      <w:rPr>
                        <w:b/>
                        <w:bCs/>
                        <w:noProof/>
                      </w:rPr>
                    </w:rPrChange>
                  </w:rPr>
                  <w:t>Smith, P.</w:t>
                </w:r>
                <w:r w:rsidRPr="00CD4C4B">
                  <w:rPr>
                    <w:noProof/>
                    <w:lang w:val="en-US"/>
                    <w:rPrChange w:id="5949" w:author="Orion" w:date="2011-07-05T14:04:00Z">
                      <w:rPr>
                        <w:noProof/>
                      </w:rPr>
                    </w:rPrChange>
                  </w:rPr>
                  <w:t xml:space="preserve"> 2004 : s.n., IEEE.</w:t>
                </w:r>
              </w:ins>
            </w:p>
            <w:p w14:paraId="18A288C7" w14:textId="77777777" w:rsidR="00CD4C4B" w:rsidRPr="00CD4C4B" w:rsidRDefault="00CD4C4B">
              <w:pPr>
                <w:pStyle w:val="Bibliography"/>
                <w:rPr>
                  <w:ins w:id="5950" w:author="Orion" w:date="2011-07-05T14:03:00Z"/>
                  <w:noProof/>
                  <w:lang w:val="en-US"/>
                  <w:rPrChange w:id="5951" w:author="Orion" w:date="2011-07-05T14:04:00Z">
                    <w:rPr>
                      <w:ins w:id="5952" w:author="Orion" w:date="2011-07-05T14:03:00Z"/>
                      <w:noProof/>
                    </w:rPr>
                  </w:rPrChange>
                </w:rPr>
              </w:pPr>
              <w:ins w:id="5953" w:author="Orion" w:date="2011-07-05T14:03:00Z">
                <w:r w:rsidRPr="00CD4C4B">
                  <w:rPr>
                    <w:noProof/>
                    <w:lang w:val="en-US"/>
                    <w:rPrChange w:id="5954" w:author="Orion" w:date="2011-07-05T14:04:00Z">
                      <w:rPr>
                        <w:noProof/>
                      </w:rPr>
                    </w:rPrChange>
                  </w:rPr>
                  <w:t xml:space="preserve">9. </w:t>
                </w:r>
                <w:r w:rsidRPr="00CD4C4B">
                  <w:rPr>
                    <w:i/>
                    <w:iCs/>
                    <w:noProof/>
                    <w:lang w:val="en-US"/>
                    <w:rPrChange w:id="5955" w:author="Orion" w:date="2011-07-05T14:04:00Z">
                      <w:rPr>
                        <w:i/>
                        <w:iCs/>
                        <w:noProof/>
                      </w:rPr>
                    </w:rPrChange>
                  </w:rPr>
                  <w:t xml:space="preserve">A Multiagent Simulation of Collaborative Air Traffic Flow Management. </w:t>
                </w:r>
                <w:r w:rsidRPr="00CD4C4B">
                  <w:rPr>
                    <w:b/>
                    <w:bCs/>
                    <w:noProof/>
                    <w:lang w:val="en-US"/>
                    <w:rPrChange w:id="5956" w:author="Orion" w:date="2011-07-05T14:04:00Z">
                      <w:rPr>
                        <w:b/>
                        <w:bCs/>
                        <w:noProof/>
                      </w:rPr>
                    </w:rPrChange>
                  </w:rPr>
                  <w:t>Shawn R. Wolfe, Peter A. Jarvis, Francis Y. Enomoto, Maarten Sierhuis,Bart-Jan van Putte.</w:t>
                </w:r>
                <w:r w:rsidRPr="00CD4C4B">
                  <w:rPr>
                    <w:noProof/>
                    <w:lang w:val="en-US"/>
                    <w:rPrChange w:id="5957" w:author="Orion" w:date="2011-07-05T14:04:00Z">
                      <w:rPr>
                        <w:noProof/>
                      </w:rPr>
                    </w:rPrChange>
                  </w:rPr>
                  <w:t xml:space="preserve"> [ed.] Franziska Klügl Ana L. C. Bazzan. s.l. : Information Science Reference, 2009, Multi-Agent Systems for Traffic and Transportation Engineering, págs. 357-381. NASA Ames Research Center.</w:t>
                </w:r>
              </w:ins>
            </w:p>
            <w:p w14:paraId="2E6601A0" w14:textId="77777777" w:rsidR="00CD4C4B" w:rsidRPr="00CD4C4B" w:rsidRDefault="00CD4C4B">
              <w:pPr>
                <w:pStyle w:val="Bibliography"/>
                <w:rPr>
                  <w:ins w:id="5958" w:author="Orion" w:date="2011-07-05T14:03:00Z"/>
                  <w:noProof/>
                  <w:lang w:val="en-US"/>
                  <w:rPrChange w:id="5959" w:author="Orion" w:date="2011-07-05T14:04:00Z">
                    <w:rPr>
                      <w:ins w:id="5960" w:author="Orion" w:date="2011-07-05T14:03:00Z"/>
                      <w:noProof/>
                    </w:rPr>
                  </w:rPrChange>
                </w:rPr>
              </w:pPr>
              <w:ins w:id="5961" w:author="Orion" w:date="2011-07-05T14:03:00Z">
                <w:r w:rsidRPr="00CD4C4B">
                  <w:rPr>
                    <w:noProof/>
                    <w:lang w:val="en-US"/>
                    <w:rPrChange w:id="5962" w:author="Orion" w:date="2011-07-05T14:04:00Z">
                      <w:rPr>
                        <w:noProof/>
                      </w:rPr>
                    </w:rPrChange>
                  </w:rPr>
                  <w:t xml:space="preserve">10. </w:t>
                </w:r>
                <w:r w:rsidRPr="00CD4C4B">
                  <w:rPr>
                    <w:i/>
                    <w:iCs/>
                    <w:noProof/>
                    <w:lang w:val="en-US"/>
                    <w:rPrChange w:id="5963" w:author="Orion" w:date="2011-07-05T14:04:00Z">
                      <w:rPr>
                        <w:i/>
                        <w:iCs/>
                        <w:noProof/>
                      </w:rPr>
                    </w:rPrChange>
                  </w:rPr>
                  <w:t xml:space="preserve">Human performance models of pilot behaviour. </w:t>
                </w:r>
                <w:r w:rsidRPr="00CD4C4B">
                  <w:rPr>
                    <w:b/>
                    <w:bCs/>
                    <w:noProof/>
                    <w:lang w:val="en-US"/>
                    <w:rPrChange w:id="5964" w:author="Orion" w:date="2011-07-05T14:04:00Z">
                      <w:rPr>
                        <w:b/>
                        <w:bCs/>
                        <w:noProof/>
                      </w:rPr>
                    </w:rPrChange>
                  </w:rPr>
                  <w:t>Foyle, D. C., Hooey, B. L., Byrne, M. D., Corker, K. M., Deutsch, S., Lebiere, C.</w:t>
                </w:r>
                <w:r w:rsidRPr="00CD4C4B">
                  <w:rPr>
                    <w:noProof/>
                    <w:lang w:val="en-US"/>
                    <w:rPrChange w:id="5965" w:author="Orion" w:date="2011-07-05T14:04:00Z">
                      <w:rPr>
                        <w:noProof/>
                      </w:rPr>
                    </w:rPrChange>
                  </w:rPr>
                  <w:t xml:space="preserve"> Santa Monica, CA : s.n., 2005. The Human Factors and Ergonomics Society 49th Annual Meeting. págs. 1109-1113.</w:t>
                </w:r>
              </w:ins>
            </w:p>
            <w:p w14:paraId="1A592DF8" w14:textId="77777777" w:rsidR="00CD4C4B" w:rsidRPr="00CD4C4B" w:rsidRDefault="00CD4C4B">
              <w:pPr>
                <w:pStyle w:val="Bibliography"/>
                <w:rPr>
                  <w:ins w:id="5966" w:author="Orion" w:date="2011-07-05T14:03:00Z"/>
                  <w:noProof/>
                  <w:lang w:val="en-US"/>
                  <w:rPrChange w:id="5967" w:author="Orion" w:date="2011-07-05T14:04:00Z">
                    <w:rPr>
                      <w:ins w:id="5968" w:author="Orion" w:date="2011-07-05T14:03:00Z"/>
                      <w:noProof/>
                    </w:rPr>
                  </w:rPrChange>
                </w:rPr>
              </w:pPr>
              <w:ins w:id="5969" w:author="Orion" w:date="2011-07-05T14:03:00Z">
                <w:r w:rsidRPr="00CD4C4B">
                  <w:rPr>
                    <w:noProof/>
                    <w:lang w:val="en-US"/>
                    <w:rPrChange w:id="5970" w:author="Orion" w:date="2011-07-05T14:04:00Z">
                      <w:rPr>
                        <w:noProof/>
                      </w:rPr>
                    </w:rPrChange>
                  </w:rPr>
                  <w:t xml:space="preserve">11. </w:t>
                </w:r>
                <w:r w:rsidRPr="00CD4C4B">
                  <w:rPr>
                    <w:b/>
                    <w:bCs/>
                    <w:noProof/>
                    <w:lang w:val="en-US"/>
                    <w:rPrChange w:id="5971" w:author="Orion" w:date="2011-07-05T14:04:00Z">
                      <w:rPr>
                        <w:b/>
                        <w:bCs/>
                        <w:noProof/>
                      </w:rPr>
                    </w:rPrChange>
                  </w:rPr>
                  <w:t>Frankel, David.</w:t>
                </w:r>
                <w:r w:rsidRPr="00CD4C4B">
                  <w:rPr>
                    <w:noProof/>
                    <w:lang w:val="en-US"/>
                    <w:rPrChange w:id="5972" w:author="Orion" w:date="2011-07-05T14:04:00Z">
                      <w:rPr>
                        <w:noProof/>
                      </w:rPr>
                    </w:rPrChange>
                  </w:rPr>
                  <w:t xml:space="preserve"> </w:t>
                </w:r>
                <w:r w:rsidRPr="00CD4C4B">
                  <w:rPr>
                    <w:i/>
                    <w:iCs/>
                    <w:noProof/>
                    <w:lang w:val="en-US"/>
                    <w:rPrChange w:id="5973" w:author="Orion" w:date="2011-07-05T14:04:00Z">
                      <w:rPr>
                        <w:i/>
                        <w:iCs/>
                        <w:noProof/>
                      </w:rPr>
                    </w:rPrChange>
                  </w:rPr>
                  <w:t xml:space="preserve">Model Driven Architecture: Applying MDA to Enterprise Computing. </w:t>
                </w:r>
                <w:r w:rsidRPr="00CD4C4B">
                  <w:rPr>
                    <w:noProof/>
                    <w:lang w:val="en-US"/>
                    <w:rPrChange w:id="5974" w:author="Orion" w:date="2011-07-05T14:04:00Z">
                      <w:rPr>
                        <w:noProof/>
                      </w:rPr>
                    </w:rPrChange>
                  </w:rPr>
                  <w:t>s.l. : John Wiley &amp; Sons, 2003.</w:t>
                </w:r>
              </w:ins>
            </w:p>
            <w:p w14:paraId="6A454A93" w14:textId="77777777" w:rsidR="00CD4C4B" w:rsidRPr="00CD4C4B" w:rsidRDefault="00CD4C4B">
              <w:pPr>
                <w:pStyle w:val="Bibliography"/>
                <w:rPr>
                  <w:ins w:id="5975" w:author="Orion" w:date="2011-07-05T14:03:00Z"/>
                  <w:noProof/>
                  <w:lang w:val="en-US"/>
                  <w:rPrChange w:id="5976" w:author="Orion" w:date="2011-07-05T14:04:00Z">
                    <w:rPr>
                      <w:ins w:id="5977" w:author="Orion" w:date="2011-07-05T14:03:00Z"/>
                      <w:noProof/>
                    </w:rPr>
                  </w:rPrChange>
                </w:rPr>
              </w:pPr>
              <w:ins w:id="5978" w:author="Orion" w:date="2011-07-05T14:03:00Z">
                <w:r w:rsidRPr="00CD4C4B">
                  <w:rPr>
                    <w:noProof/>
                    <w:lang w:val="en-US"/>
                    <w:rPrChange w:id="5979" w:author="Orion" w:date="2011-07-05T14:04:00Z">
                      <w:rPr>
                        <w:noProof/>
                      </w:rPr>
                    </w:rPrChange>
                  </w:rPr>
                  <w:t xml:space="preserve">12. </w:t>
                </w:r>
                <w:r w:rsidRPr="00CD4C4B">
                  <w:rPr>
                    <w:b/>
                    <w:bCs/>
                    <w:noProof/>
                    <w:lang w:val="en-US"/>
                    <w:rPrChange w:id="5980" w:author="Orion" w:date="2011-07-05T14:04:00Z">
                      <w:rPr>
                        <w:b/>
                        <w:bCs/>
                        <w:noProof/>
                      </w:rPr>
                    </w:rPrChange>
                  </w:rPr>
                  <w:t>Gilbert, N., Troitzsch, K. G.</w:t>
                </w:r>
                <w:r w:rsidRPr="00CD4C4B">
                  <w:rPr>
                    <w:noProof/>
                    <w:lang w:val="en-US"/>
                    <w:rPrChange w:id="5981" w:author="Orion" w:date="2011-07-05T14:04:00Z">
                      <w:rPr>
                        <w:noProof/>
                      </w:rPr>
                    </w:rPrChange>
                  </w:rPr>
                  <w:t xml:space="preserve"> Simulation for the Social Scientist. </w:t>
                </w:r>
                <w:r w:rsidRPr="00CD4C4B">
                  <w:rPr>
                    <w:i/>
                    <w:iCs/>
                    <w:noProof/>
                    <w:lang w:val="en-US"/>
                    <w:rPrChange w:id="5982" w:author="Orion" w:date="2011-07-05T14:04:00Z">
                      <w:rPr>
                        <w:i/>
                        <w:iCs/>
                        <w:noProof/>
                      </w:rPr>
                    </w:rPrChange>
                  </w:rPr>
                  <w:t xml:space="preserve">Open University Press. </w:t>
                </w:r>
                <w:r w:rsidRPr="00CD4C4B">
                  <w:rPr>
                    <w:noProof/>
                    <w:lang w:val="en-US"/>
                    <w:rPrChange w:id="5983" w:author="Orion" w:date="2011-07-05T14:04:00Z">
                      <w:rPr>
                        <w:noProof/>
                      </w:rPr>
                    </w:rPrChange>
                  </w:rPr>
                  <w:t>2005.</w:t>
                </w:r>
              </w:ins>
            </w:p>
            <w:p w14:paraId="7F4ACE2D" w14:textId="77777777" w:rsidR="00CD4C4B" w:rsidRPr="00CD4C4B" w:rsidRDefault="00CD4C4B">
              <w:pPr>
                <w:pStyle w:val="Bibliography"/>
                <w:rPr>
                  <w:ins w:id="5984" w:author="Orion" w:date="2011-07-05T14:03:00Z"/>
                  <w:noProof/>
                  <w:lang w:val="en-US"/>
                  <w:rPrChange w:id="5985" w:author="Orion" w:date="2011-07-05T14:04:00Z">
                    <w:rPr>
                      <w:ins w:id="5986" w:author="Orion" w:date="2011-07-05T14:03:00Z"/>
                      <w:noProof/>
                    </w:rPr>
                  </w:rPrChange>
                </w:rPr>
              </w:pPr>
              <w:ins w:id="5987" w:author="Orion" w:date="2011-07-05T14:03:00Z">
                <w:r w:rsidRPr="00CD4C4B">
                  <w:rPr>
                    <w:noProof/>
                    <w:lang w:val="en-US"/>
                    <w:rPrChange w:id="5988" w:author="Orion" w:date="2011-07-05T14:04:00Z">
                      <w:rPr>
                        <w:noProof/>
                      </w:rPr>
                    </w:rPrChange>
                  </w:rPr>
                  <w:t xml:space="preserve">13. </w:t>
                </w:r>
                <w:r w:rsidRPr="00CD4C4B">
                  <w:rPr>
                    <w:i/>
                    <w:iCs/>
                    <w:noProof/>
                    <w:lang w:val="en-US"/>
                    <w:rPrChange w:id="5989" w:author="Orion" w:date="2011-07-05T14:04:00Z">
                      <w:rPr>
                        <w:i/>
                        <w:iCs/>
                        <w:noProof/>
                      </w:rPr>
                    </w:rPrChange>
                  </w:rPr>
                  <w:t xml:space="preserve">INGENIAS development kit: a visual multi-agent system development environment. </w:t>
                </w:r>
                <w:r>
                  <w:rPr>
                    <w:b/>
                    <w:bCs/>
                    <w:noProof/>
                  </w:rPr>
                  <w:t>Jorge J. Gómez-Sanz, Rubén Fuentes, Juan Pavón, Iván García-Magariño.</w:t>
                </w:r>
                <w:r>
                  <w:rPr>
                    <w:noProof/>
                  </w:rPr>
                  <w:t xml:space="preserve"> </w:t>
                </w:r>
                <w:r w:rsidRPr="00CD4C4B">
                  <w:rPr>
                    <w:noProof/>
                    <w:lang w:val="en-US"/>
                    <w:rPrChange w:id="5990" w:author="Orion" w:date="2011-07-05T14:04:00Z">
                      <w:rPr>
                        <w:noProof/>
                      </w:rPr>
                    </w:rPrChange>
                  </w:rPr>
                  <w:t>2008. AAMAS (Demos)'2008. págs. 1675-1676.</w:t>
                </w:r>
              </w:ins>
            </w:p>
            <w:p w14:paraId="73D4A050" w14:textId="77777777" w:rsidR="00CD4C4B" w:rsidRPr="00CD4C4B" w:rsidRDefault="00CD4C4B">
              <w:pPr>
                <w:pStyle w:val="Bibliography"/>
                <w:rPr>
                  <w:ins w:id="5991" w:author="Orion" w:date="2011-07-05T14:03:00Z"/>
                  <w:noProof/>
                  <w:lang w:val="en-US"/>
                  <w:rPrChange w:id="5992" w:author="Orion" w:date="2011-07-05T14:04:00Z">
                    <w:rPr>
                      <w:ins w:id="5993" w:author="Orion" w:date="2011-07-05T14:03:00Z"/>
                      <w:noProof/>
                    </w:rPr>
                  </w:rPrChange>
                </w:rPr>
              </w:pPr>
              <w:ins w:id="5994" w:author="Orion" w:date="2011-07-05T14:03:00Z">
                <w:r w:rsidRPr="00CD4C4B">
                  <w:rPr>
                    <w:noProof/>
                    <w:lang w:val="en-US"/>
                    <w:rPrChange w:id="5995" w:author="Orion" w:date="2011-07-05T14:04:00Z">
                      <w:rPr>
                        <w:noProof/>
                      </w:rPr>
                    </w:rPrChange>
                  </w:rPr>
                  <w:t xml:space="preserve">14. </w:t>
                </w:r>
                <w:r w:rsidRPr="00CD4C4B">
                  <w:rPr>
                    <w:b/>
                    <w:bCs/>
                    <w:noProof/>
                    <w:lang w:val="en-US"/>
                    <w:rPrChange w:id="5996" w:author="Orion" w:date="2011-07-05T14:04:00Z">
                      <w:rPr>
                        <w:b/>
                        <w:bCs/>
                        <w:noProof/>
                      </w:rPr>
                    </w:rPrChange>
                  </w:rPr>
                  <w:t>Helmreich RL, Merritt AC, Wilhelm JA.</w:t>
                </w:r>
                <w:r w:rsidRPr="00CD4C4B">
                  <w:rPr>
                    <w:noProof/>
                    <w:lang w:val="en-US"/>
                    <w:rPrChange w:id="5997" w:author="Orion" w:date="2011-07-05T14:04:00Z">
                      <w:rPr>
                        <w:noProof/>
                      </w:rPr>
                    </w:rPrChange>
                  </w:rPr>
                  <w:t xml:space="preserve"> The evolution of crew resource management training in commercial aviation. </w:t>
                </w:r>
                <w:r w:rsidRPr="00CD4C4B">
                  <w:rPr>
                    <w:i/>
                    <w:iCs/>
                    <w:noProof/>
                    <w:lang w:val="en-US"/>
                    <w:rPrChange w:id="5998" w:author="Orion" w:date="2011-07-05T14:04:00Z">
                      <w:rPr>
                        <w:i/>
                        <w:iCs/>
                        <w:noProof/>
                      </w:rPr>
                    </w:rPrChange>
                  </w:rPr>
                  <w:t xml:space="preserve">Int J Aviation Psychology. </w:t>
                </w:r>
                <w:r w:rsidRPr="00CD4C4B">
                  <w:rPr>
                    <w:noProof/>
                    <w:lang w:val="en-US"/>
                    <w:rPrChange w:id="5999" w:author="Orion" w:date="2011-07-05T14:04:00Z">
                      <w:rPr>
                        <w:noProof/>
                      </w:rPr>
                    </w:rPrChange>
                  </w:rPr>
                  <w:t>1999, Vol. 9, págs. 19–32.</w:t>
                </w:r>
              </w:ins>
            </w:p>
            <w:p w14:paraId="3F170297" w14:textId="77777777" w:rsidR="00CD4C4B" w:rsidRPr="00CD4C4B" w:rsidRDefault="00CD4C4B">
              <w:pPr>
                <w:pStyle w:val="Bibliography"/>
                <w:rPr>
                  <w:ins w:id="6000" w:author="Orion" w:date="2011-07-05T14:03:00Z"/>
                  <w:noProof/>
                  <w:lang w:val="en-US"/>
                  <w:rPrChange w:id="6001" w:author="Orion" w:date="2011-07-05T14:04:00Z">
                    <w:rPr>
                      <w:ins w:id="6002" w:author="Orion" w:date="2011-07-05T14:03:00Z"/>
                      <w:noProof/>
                    </w:rPr>
                  </w:rPrChange>
                </w:rPr>
              </w:pPr>
              <w:ins w:id="6003" w:author="Orion" w:date="2011-07-05T14:03:00Z">
                <w:r w:rsidRPr="00CD4C4B">
                  <w:rPr>
                    <w:noProof/>
                    <w:lang w:val="en-US"/>
                    <w:rPrChange w:id="6004" w:author="Orion" w:date="2011-07-05T14:04:00Z">
                      <w:rPr>
                        <w:noProof/>
                      </w:rPr>
                    </w:rPrChange>
                  </w:rPr>
                  <w:t xml:space="preserve">15. </w:t>
                </w:r>
                <w:r w:rsidRPr="00CD4C4B">
                  <w:rPr>
                    <w:b/>
                    <w:bCs/>
                    <w:noProof/>
                    <w:lang w:val="en-US"/>
                    <w:rPrChange w:id="6005" w:author="Orion" w:date="2011-07-05T14:04:00Z">
                      <w:rPr>
                        <w:b/>
                        <w:bCs/>
                        <w:noProof/>
                      </w:rPr>
                    </w:rPrChange>
                  </w:rPr>
                  <w:t>Earl L. Wiener, David C. Nagel.</w:t>
                </w:r>
                <w:r w:rsidRPr="00CD4C4B">
                  <w:rPr>
                    <w:noProof/>
                    <w:lang w:val="en-US"/>
                    <w:rPrChange w:id="6006" w:author="Orion" w:date="2011-07-05T14:04:00Z">
                      <w:rPr>
                        <w:noProof/>
                      </w:rPr>
                    </w:rPrChange>
                  </w:rPr>
                  <w:t xml:space="preserve"> </w:t>
                </w:r>
                <w:r w:rsidRPr="00CD4C4B">
                  <w:rPr>
                    <w:i/>
                    <w:iCs/>
                    <w:noProof/>
                    <w:lang w:val="en-US"/>
                    <w:rPrChange w:id="6007" w:author="Orion" w:date="2011-07-05T14:04:00Z">
                      <w:rPr>
                        <w:i/>
                        <w:iCs/>
                        <w:noProof/>
                      </w:rPr>
                    </w:rPrChange>
                  </w:rPr>
                  <w:t xml:space="preserve">Human Factors in Aviation. </w:t>
                </w:r>
                <w:r w:rsidRPr="00CD4C4B">
                  <w:rPr>
                    <w:noProof/>
                    <w:lang w:val="en-US"/>
                    <w:rPrChange w:id="6008" w:author="Orion" w:date="2011-07-05T14:04:00Z">
                      <w:rPr>
                        <w:noProof/>
                      </w:rPr>
                    </w:rPrChange>
                  </w:rPr>
                  <w:t>s.l. : Academic Press, Inc, 1988.</w:t>
                </w:r>
              </w:ins>
            </w:p>
            <w:p w14:paraId="70CB397D" w14:textId="77777777" w:rsidR="00CD4C4B" w:rsidRPr="00CD4C4B" w:rsidRDefault="00CD4C4B">
              <w:pPr>
                <w:pStyle w:val="Bibliography"/>
                <w:rPr>
                  <w:ins w:id="6009" w:author="Orion" w:date="2011-07-05T14:03:00Z"/>
                  <w:noProof/>
                  <w:lang w:val="en-US"/>
                  <w:rPrChange w:id="6010" w:author="Orion" w:date="2011-07-05T14:04:00Z">
                    <w:rPr>
                      <w:ins w:id="6011" w:author="Orion" w:date="2011-07-05T14:03:00Z"/>
                      <w:noProof/>
                    </w:rPr>
                  </w:rPrChange>
                </w:rPr>
              </w:pPr>
              <w:ins w:id="6012" w:author="Orion" w:date="2011-07-05T14:03:00Z">
                <w:r w:rsidRPr="00CD4C4B">
                  <w:rPr>
                    <w:noProof/>
                    <w:lang w:val="en-US"/>
                    <w:rPrChange w:id="6013" w:author="Orion" w:date="2011-07-05T14:04:00Z">
                      <w:rPr>
                        <w:noProof/>
                      </w:rPr>
                    </w:rPrChange>
                  </w:rPr>
                  <w:t xml:space="preserve">16. </w:t>
                </w:r>
                <w:r w:rsidRPr="00CD4C4B">
                  <w:rPr>
                    <w:i/>
                    <w:iCs/>
                    <w:noProof/>
                    <w:lang w:val="en-US"/>
                    <w:rPrChange w:id="6014" w:author="Orion" w:date="2011-07-05T14:04:00Z">
                      <w:rPr>
                        <w:i/>
                        <w:iCs/>
                        <w:noProof/>
                      </w:rPr>
                    </w:rPrChange>
                  </w:rPr>
                  <w:t xml:space="preserve">Resource Management on the Flightdeck: Proceedings of a NASA/Industry Workshop. </w:t>
                </w:r>
                <w:r w:rsidRPr="00CD4C4B">
                  <w:rPr>
                    <w:b/>
                    <w:bCs/>
                    <w:noProof/>
                    <w:lang w:val="en-US"/>
                    <w:rPrChange w:id="6015" w:author="Orion" w:date="2011-07-05T14:04:00Z">
                      <w:rPr>
                        <w:b/>
                        <w:bCs/>
                        <w:noProof/>
                      </w:rPr>
                    </w:rPrChange>
                  </w:rPr>
                  <w:t>Cooper, G. E., White, M. D., &amp; Lauber, J. K.</w:t>
                </w:r>
                <w:r w:rsidRPr="00CD4C4B">
                  <w:rPr>
                    <w:noProof/>
                    <w:lang w:val="en-US"/>
                    <w:rPrChange w:id="6016" w:author="Orion" w:date="2011-07-05T14:04:00Z">
                      <w:rPr>
                        <w:noProof/>
                      </w:rPr>
                    </w:rPrChange>
                  </w:rPr>
                  <w:t xml:space="preserve"> Moffett Field, CA : NASAAmes Research Center, 1980.</w:t>
                </w:r>
              </w:ins>
            </w:p>
            <w:p w14:paraId="3F695A0F" w14:textId="77777777" w:rsidR="00CD4C4B" w:rsidRPr="00CD4C4B" w:rsidRDefault="00CD4C4B">
              <w:pPr>
                <w:pStyle w:val="Bibliography"/>
                <w:rPr>
                  <w:ins w:id="6017" w:author="Orion" w:date="2011-07-05T14:03:00Z"/>
                  <w:noProof/>
                  <w:lang w:val="en-US"/>
                  <w:rPrChange w:id="6018" w:author="Orion" w:date="2011-07-05T14:04:00Z">
                    <w:rPr>
                      <w:ins w:id="6019" w:author="Orion" w:date="2011-07-05T14:03:00Z"/>
                      <w:noProof/>
                    </w:rPr>
                  </w:rPrChange>
                </w:rPr>
              </w:pPr>
              <w:ins w:id="6020" w:author="Orion" w:date="2011-07-05T14:03:00Z">
                <w:r w:rsidRPr="00CD4C4B">
                  <w:rPr>
                    <w:noProof/>
                    <w:lang w:val="en-US"/>
                    <w:rPrChange w:id="6021" w:author="Orion" w:date="2011-07-05T14:04:00Z">
                      <w:rPr>
                        <w:noProof/>
                      </w:rPr>
                    </w:rPrChange>
                  </w:rPr>
                  <w:t xml:space="preserve">17. </w:t>
                </w:r>
                <w:r w:rsidRPr="00CD4C4B">
                  <w:rPr>
                    <w:i/>
                    <w:iCs/>
                    <w:noProof/>
                    <w:lang w:val="en-US"/>
                    <w:rPrChange w:id="6022" w:author="Orion" w:date="2011-07-05T14:04:00Z">
                      <w:rPr>
                        <w:i/>
                        <w:iCs/>
                        <w:noProof/>
                      </w:rPr>
                    </w:rPrChange>
                  </w:rPr>
                  <w:t xml:space="preserve">Crew resource management: Achieving enhanced flight operations. </w:t>
                </w:r>
                <w:r w:rsidRPr="00CD4C4B">
                  <w:rPr>
                    <w:b/>
                    <w:bCs/>
                    <w:noProof/>
                    <w:lang w:val="en-US"/>
                    <w:rPrChange w:id="6023" w:author="Orion" w:date="2011-07-05T14:04:00Z">
                      <w:rPr>
                        <w:b/>
                        <w:bCs/>
                        <w:noProof/>
                      </w:rPr>
                    </w:rPrChange>
                  </w:rPr>
                  <w:t>Taggart, W. R.</w:t>
                </w:r>
                <w:r w:rsidRPr="00CD4C4B">
                  <w:rPr>
                    <w:noProof/>
                    <w:lang w:val="en-US"/>
                    <w:rPrChange w:id="6024" w:author="Orion" w:date="2011-07-05T14:04:00Z">
                      <w:rPr>
                        <w:noProof/>
                      </w:rPr>
                    </w:rPrChange>
                  </w:rPr>
                  <w:t xml:space="preserve"> Aldershot, UK : Aviation Psychology in Practice, 1994. Avebury Technical. págs. 309-339.</w:t>
                </w:r>
              </w:ins>
            </w:p>
            <w:p w14:paraId="47B0CFC9" w14:textId="77777777" w:rsidR="00CD4C4B" w:rsidRPr="00CD4C4B" w:rsidRDefault="00CD4C4B">
              <w:pPr>
                <w:pStyle w:val="Bibliography"/>
                <w:rPr>
                  <w:ins w:id="6025" w:author="Orion" w:date="2011-07-05T14:03:00Z"/>
                  <w:noProof/>
                  <w:lang w:val="en-US"/>
                  <w:rPrChange w:id="6026" w:author="Orion" w:date="2011-07-05T14:04:00Z">
                    <w:rPr>
                      <w:ins w:id="6027" w:author="Orion" w:date="2011-07-05T14:03:00Z"/>
                      <w:noProof/>
                    </w:rPr>
                  </w:rPrChange>
                </w:rPr>
              </w:pPr>
              <w:ins w:id="6028" w:author="Orion" w:date="2011-07-05T14:03:00Z">
                <w:r w:rsidRPr="00CD4C4B">
                  <w:rPr>
                    <w:noProof/>
                    <w:lang w:val="en-US"/>
                    <w:rPrChange w:id="6029" w:author="Orion" w:date="2011-07-05T14:04:00Z">
                      <w:rPr>
                        <w:noProof/>
                      </w:rPr>
                    </w:rPrChange>
                  </w:rPr>
                  <w:t xml:space="preserve">18. </w:t>
                </w:r>
                <w:r w:rsidRPr="00CD4C4B">
                  <w:rPr>
                    <w:b/>
                    <w:bCs/>
                    <w:noProof/>
                    <w:lang w:val="en-US"/>
                    <w:rPrChange w:id="6030" w:author="Orion" w:date="2011-07-05T14:04:00Z">
                      <w:rPr>
                        <w:b/>
                        <w:bCs/>
                        <w:noProof/>
                      </w:rPr>
                    </w:rPrChange>
                  </w:rPr>
                  <w:t>FAA.</w:t>
                </w:r>
                <w:r w:rsidRPr="00CD4C4B">
                  <w:rPr>
                    <w:noProof/>
                    <w:lang w:val="en-US"/>
                    <w:rPrChange w:id="6031" w:author="Orion" w:date="2011-07-05T14:04:00Z">
                      <w:rPr>
                        <w:noProof/>
                      </w:rPr>
                    </w:rPrChange>
                  </w:rPr>
                  <w:t xml:space="preserve"> </w:t>
                </w:r>
                <w:r w:rsidRPr="00CD4C4B">
                  <w:rPr>
                    <w:i/>
                    <w:iCs/>
                    <w:noProof/>
                    <w:lang w:val="en-US"/>
                    <w:rPrChange w:id="6032" w:author="Orion" w:date="2011-07-05T14:04:00Z">
                      <w:rPr>
                        <w:i/>
                        <w:iCs/>
                        <w:noProof/>
                      </w:rPr>
                    </w:rPrChange>
                  </w:rPr>
                  <w:t xml:space="preserve">Crew resource management training. </w:t>
                </w:r>
                <w:r w:rsidRPr="00CD4C4B">
                  <w:rPr>
                    <w:noProof/>
                    <w:lang w:val="en-US"/>
                    <w:rPrChange w:id="6033" w:author="Orion" w:date="2011-07-05T14:04:00Z">
                      <w:rPr>
                        <w:noProof/>
                      </w:rPr>
                    </w:rPrChange>
                  </w:rPr>
                  <w:t>Departament of Transportation, FAA. Washington, DC : Advisory Circular No AC 123-51B, 1995. págs. 10-12, Appendix 3, 1-2.</w:t>
                </w:r>
              </w:ins>
            </w:p>
            <w:p w14:paraId="65201FCB" w14:textId="77777777" w:rsidR="00CD4C4B" w:rsidRPr="00CD4C4B" w:rsidRDefault="00CD4C4B">
              <w:pPr>
                <w:pStyle w:val="Bibliography"/>
                <w:rPr>
                  <w:ins w:id="6034" w:author="Orion" w:date="2011-07-05T14:03:00Z"/>
                  <w:noProof/>
                  <w:lang w:val="en-US"/>
                  <w:rPrChange w:id="6035" w:author="Orion" w:date="2011-07-05T14:04:00Z">
                    <w:rPr>
                      <w:ins w:id="6036" w:author="Orion" w:date="2011-07-05T14:03:00Z"/>
                      <w:noProof/>
                    </w:rPr>
                  </w:rPrChange>
                </w:rPr>
              </w:pPr>
              <w:ins w:id="6037" w:author="Orion" w:date="2011-07-05T14:03:00Z">
                <w:r w:rsidRPr="00CD4C4B">
                  <w:rPr>
                    <w:noProof/>
                    <w:lang w:val="en-US"/>
                    <w:rPrChange w:id="6038" w:author="Orion" w:date="2011-07-05T14:04:00Z">
                      <w:rPr>
                        <w:noProof/>
                      </w:rPr>
                    </w:rPrChange>
                  </w:rPr>
                  <w:t xml:space="preserve">19. </w:t>
                </w:r>
                <w:r w:rsidRPr="00CD4C4B">
                  <w:rPr>
                    <w:b/>
                    <w:bCs/>
                    <w:noProof/>
                    <w:lang w:val="en-US"/>
                    <w:rPrChange w:id="6039" w:author="Orion" w:date="2011-07-05T14:04:00Z">
                      <w:rPr>
                        <w:b/>
                        <w:bCs/>
                        <w:noProof/>
                      </w:rPr>
                    </w:rPrChange>
                  </w:rPr>
                  <w:t>Mellor, A.</w:t>
                </w:r>
                <w:r w:rsidRPr="00CD4C4B">
                  <w:rPr>
                    <w:noProof/>
                    <w:lang w:val="en-US"/>
                    <w:rPrChange w:id="6040" w:author="Orion" w:date="2011-07-05T14:04:00Z">
                      <w:rPr>
                        <w:noProof/>
                      </w:rPr>
                    </w:rPrChange>
                  </w:rPr>
                  <w:t xml:space="preserve"> Design, development and implementation of a CRM program. </w:t>
                </w:r>
                <w:r w:rsidRPr="00CD4C4B">
                  <w:rPr>
                    <w:i/>
                    <w:iCs/>
                    <w:noProof/>
                    <w:lang w:val="en-US"/>
                    <w:rPrChange w:id="6041" w:author="Orion" w:date="2011-07-05T14:04:00Z">
                      <w:rPr>
                        <w:i/>
                        <w:iCs/>
                        <w:noProof/>
                      </w:rPr>
                    </w:rPrChange>
                  </w:rPr>
                  <w:t xml:space="preserve">Aviation instruction and Training. </w:t>
                </w:r>
                <w:r w:rsidRPr="00CD4C4B">
                  <w:rPr>
                    <w:noProof/>
                    <w:lang w:val="en-US"/>
                    <w:rPrChange w:id="6042" w:author="Orion" w:date="2011-07-05T14:04:00Z">
                      <w:rPr>
                        <w:noProof/>
                      </w:rPr>
                    </w:rPrChange>
                  </w:rPr>
                  <w:t>1993, págs. 368-384.</w:t>
                </w:r>
              </w:ins>
            </w:p>
            <w:p w14:paraId="1C709D6B" w14:textId="77777777" w:rsidR="00CD4C4B" w:rsidRPr="00CD4C4B" w:rsidRDefault="00CD4C4B">
              <w:pPr>
                <w:pStyle w:val="Bibliography"/>
                <w:rPr>
                  <w:ins w:id="6043" w:author="Orion" w:date="2011-07-05T14:03:00Z"/>
                  <w:noProof/>
                  <w:lang w:val="en-US"/>
                  <w:rPrChange w:id="6044" w:author="Orion" w:date="2011-07-05T14:04:00Z">
                    <w:rPr>
                      <w:ins w:id="6045" w:author="Orion" w:date="2011-07-05T14:03:00Z"/>
                      <w:noProof/>
                    </w:rPr>
                  </w:rPrChange>
                </w:rPr>
              </w:pPr>
              <w:ins w:id="6046" w:author="Orion" w:date="2011-07-05T14:03:00Z">
                <w:r w:rsidRPr="00CD4C4B">
                  <w:rPr>
                    <w:noProof/>
                    <w:lang w:val="en-US"/>
                    <w:rPrChange w:id="6047" w:author="Orion" w:date="2011-07-05T14:04:00Z">
                      <w:rPr>
                        <w:noProof/>
                      </w:rPr>
                    </w:rPrChange>
                  </w:rPr>
                  <w:t xml:space="preserve">20. </w:t>
                </w:r>
                <w:r w:rsidRPr="00CD4C4B">
                  <w:rPr>
                    <w:b/>
                    <w:bCs/>
                    <w:noProof/>
                    <w:lang w:val="en-US"/>
                    <w:rPrChange w:id="6048" w:author="Orion" w:date="2011-07-05T14:04:00Z">
                      <w:rPr>
                        <w:b/>
                        <w:bCs/>
                        <w:noProof/>
                      </w:rPr>
                    </w:rPrChange>
                  </w:rPr>
                  <w:t>T., Kern.</w:t>
                </w:r>
                <w:r w:rsidRPr="00CD4C4B">
                  <w:rPr>
                    <w:noProof/>
                    <w:lang w:val="en-US"/>
                    <w:rPrChange w:id="6049" w:author="Orion" w:date="2011-07-05T14:04:00Z">
                      <w:rPr>
                        <w:noProof/>
                      </w:rPr>
                    </w:rPrChange>
                  </w:rPr>
                  <w:t xml:space="preserve"> Redefining airmanship. 1997.</w:t>
                </w:r>
              </w:ins>
            </w:p>
            <w:p w14:paraId="2753D037" w14:textId="77777777" w:rsidR="00CD4C4B" w:rsidRPr="00CD4C4B" w:rsidRDefault="00CD4C4B">
              <w:pPr>
                <w:pStyle w:val="Bibliography"/>
                <w:rPr>
                  <w:ins w:id="6050" w:author="Orion" w:date="2011-07-05T14:03:00Z"/>
                  <w:noProof/>
                  <w:lang w:val="en-US"/>
                  <w:rPrChange w:id="6051" w:author="Orion" w:date="2011-07-05T14:04:00Z">
                    <w:rPr>
                      <w:ins w:id="6052" w:author="Orion" w:date="2011-07-05T14:03:00Z"/>
                      <w:noProof/>
                    </w:rPr>
                  </w:rPrChange>
                </w:rPr>
              </w:pPr>
              <w:ins w:id="6053" w:author="Orion" w:date="2011-07-05T14:03:00Z">
                <w:r w:rsidRPr="00CD4C4B">
                  <w:rPr>
                    <w:noProof/>
                    <w:lang w:val="en-US"/>
                    <w:rPrChange w:id="6054" w:author="Orion" w:date="2011-07-05T14:04:00Z">
                      <w:rPr>
                        <w:noProof/>
                      </w:rPr>
                    </w:rPrChange>
                  </w:rPr>
                  <w:t xml:space="preserve">21. </w:t>
                </w:r>
                <w:r w:rsidRPr="00CD4C4B">
                  <w:rPr>
                    <w:i/>
                    <w:iCs/>
                    <w:noProof/>
                    <w:lang w:val="en-US"/>
                    <w:rPrChange w:id="6055" w:author="Orion" w:date="2011-07-05T14:04:00Z">
                      <w:rPr>
                        <w:i/>
                        <w:iCs/>
                        <w:noProof/>
                      </w:rPr>
                    </w:rPrChange>
                  </w:rPr>
                  <w:t xml:space="preserve">The use of personal computer-based aviation training devices to teach aircrew decision-making, teamwork, and resource management. </w:t>
                </w:r>
                <w:r w:rsidRPr="00CD4C4B">
                  <w:rPr>
                    <w:b/>
                    <w:bCs/>
                    <w:noProof/>
                    <w:lang w:val="en-US"/>
                    <w:rPrChange w:id="6056" w:author="Orion" w:date="2011-07-05T14:04:00Z">
                      <w:rPr>
                        <w:b/>
                        <w:bCs/>
                        <w:noProof/>
                      </w:rPr>
                    </w:rPrChange>
                  </w:rPr>
                  <w:t>Duncan, J.C. and Feterle, L.C.</w:t>
                </w:r>
                <w:r w:rsidRPr="00CD4C4B">
                  <w:rPr>
                    <w:noProof/>
                    <w:lang w:val="en-US"/>
                    <w:rPrChange w:id="6057" w:author="Orion" w:date="2011-07-05T14:04:00Z">
                      <w:rPr>
                        <w:noProof/>
                      </w:rPr>
                    </w:rPrChange>
                  </w:rPr>
                  <w:t xml:space="preserve"> Dayton, OH : s.n., 2000. Proceedings of IEEE 2000 National Aerospace and Electronics Conference. págs. 421–426.</w:t>
                </w:r>
              </w:ins>
            </w:p>
            <w:p w14:paraId="55678640" w14:textId="77777777" w:rsidR="00CD4C4B" w:rsidRPr="00CD4C4B" w:rsidRDefault="00CD4C4B">
              <w:pPr>
                <w:pStyle w:val="Bibliography"/>
                <w:rPr>
                  <w:ins w:id="6058" w:author="Orion" w:date="2011-07-05T14:03:00Z"/>
                  <w:noProof/>
                  <w:lang w:val="en-US"/>
                  <w:rPrChange w:id="6059" w:author="Orion" w:date="2011-07-05T14:04:00Z">
                    <w:rPr>
                      <w:ins w:id="6060" w:author="Orion" w:date="2011-07-05T14:03:00Z"/>
                      <w:noProof/>
                    </w:rPr>
                  </w:rPrChange>
                </w:rPr>
              </w:pPr>
              <w:ins w:id="6061" w:author="Orion" w:date="2011-07-05T14:03:00Z">
                <w:r w:rsidRPr="00CD4C4B">
                  <w:rPr>
                    <w:noProof/>
                    <w:lang w:val="en-US"/>
                    <w:rPrChange w:id="6062" w:author="Orion" w:date="2011-07-05T14:04:00Z">
                      <w:rPr>
                        <w:noProof/>
                      </w:rPr>
                    </w:rPrChange>
                  </w:rPr>
                  <w:t xml:space="preserve">22. </w:t>
                </w:r>
                <w:r w:rsidRPr="00CD4C4B">
                  <w:rPr>
                    <w:b/>
                    <w:bCs/>
                    <w:noProof/>
                    <w:lang w:val="en-US"/>
                    <w:rPrChange w:id="6063" w:author="Orion" w:date="2011-07-05T14:04:00Z">
                      <w:rPr>
                        <w:b/>
                        <w:bCs/>
                        <w:noProof/>
                      </w:rPr>
                    </w:rPrChange>
                  </w:rPr>
                  <w:t>Lauber J.K, Foushee.</w:t>
                </w:r>
                <w:r w:rsidRPr="00CD4C4B">
                  <w:rPr>
                    <w:noProof/>
                    <w:lang w:val="en-US"/>
                    <w:rPrChange w:id="6064" w:author="Orion" w:date="2011-07-05T14:04:00Z">
                      <w:rPr>
                        <w:noProof/>
                      </w:rPr>
                    </w:rPrChange>
                  </w:rPr>
                  <w:t xml:space="preserve"> Guidelines for the development of line oriented flight training. </w:t>
                </w:r>
                <w:r w:rsidRPr="00CD4C4B">
                  <w:rPr>
                    <w:i/>
                    <w:iCs/>
                    <w:noProof/>
                    <w:lang w:val="en-US"/>
                    <w:rPrChange w:id="6065" w:author="Orion" w:date="2011-07-05T14:04:00Z">
                      <w:rPr>
                        <w:i/>
                        <w:iCs/>
                        <w:noProof/>
                      </w:rPr>
                    </w:rPrChange>
                  </w:rPr>
                  <w:t xml:space="preserve">NASA Conference Publication 2184. </w:t>
                </w:r>
                <w:r w:rsidRPr="00CD4C4B">
                  <w:rPr>
                    <w:noProof/>
                    <w:lang w:val="en-US"/>
                    <w:rPrChange w:id="6066" w:author="Orion" w:date="2011-07-05T14:04:00Z">
                      <w:rPr>
                        <w:noProof/>
                      </w:rPr>
                    </w:rPrChange>
                  </w:rPr>
                  <w:t>1981.</w:t>
                </w:r>
              </w:ins>
            </w:p>
            <w:p w14:paraId="7F962EE5" w14:textId="77777777" w:rsidR="00CD4C4B" w:rsidRPr="00CD4C4B" w:rsidRDefault="00CD4C4B">
              <w:pPr>
                <w:pStyle w:val="Bibliography"/>
                <w:rPr>
                  <w:ins w:id="6067" w:author="Orion" w:date="2011-07-05T14:03:00Z"/>
                  <w:noProof/>
                  <w:lang w:val="en-US"/>
                  <w:rPrChange w:id="6068" w:author="Orion" w:date="2011-07-05T14:04:00Z">
                    <w:rPr>
                      <w:ins w:id="6069" w:author="Orion" w:date="2011-07-05T14:03:00Z"/>
                      <w:noProof/>
                    </w:rPr>
                  </w:rPrChange>
                </w:rPr>
              </w:pPr>
              <w:ins w:id="6070" w:author="Orion" w:date="2011-07-05T14:03:00Z">
                <w:r w:rsidRPr="00CD4C4B">
                  <w:rPr>
                    <w:noProof/>
                    <w:lang w:val="en-US"/>
                    <w:rPrChange w:id="6071" w:author="Orion" w:date="2011-07-05T14:04:00Z">
                      <w:rPr>
                        <w:noProof/>
                      </w:rPr>
                    </w:rPrChange>
                  </w:rPr>
                  <w:t xml:space="preserve">23. </w:t>
                </w:r>
                <w:r w:rsidRPr="00CD4C4B">
                  <w:rPr>
                    <w:i/>
                    <w:iCs/>
                    <w:noProof/>
                    <w:lang w:val="en-US"/>
                    <w:rPrChange w:id="6072" w:author="Orion" w:date="2011-07-05T14:04:00Z">
                      <w:rPr>
                        <w:i/>
                        <w:iCs/>
                        <w:noProof/>
                      </w:rPr>
                    </w:rPrChange>
                  </w:rPr>
                  <w:t xml:space="preserve">Pilot Personality and Crew Coordination: Implications for Training and Selection. </w:t>
                </w:r>
                <w:r w:rsidRPr="00CD4C4B">
                  <w:rPr>
                    <w:b/>
                    <w:bCs/>
                    <w:noProof/>
                    <w:lang w:val="en-US"/>
                    <w:rPrChange w:id="6073" w:author="Orion" w:date="2011-07-05T14:04:00Z">
                      <w:rPr>
                        <w:b/>
                        <w:bCs/>
                        <w:noProof/>
                      </w:rPr>
                    </w:rPrChange>
                  </w:rPr>
                  <w:t>Helmreich, Robert L., Chidester, Thomas R. y Gregorich, Steven E.</w:t>
                </w:r>
                <w:r w:rsidRPr="00CD4C4B">
                  <w:rPr>
                    <w:noProof/>
                    <w:lang w:val="en-US"/>
                    <w:rPrChange w:id="6074" w:author="Orion" w:date="2011-07-05T14:04:00Z">
                      <w:rPr>
                        <w:noProof/>
                      </w:rPr>
                    </w:rPrChange>
                  </w:rPr>
                  <w:t xml:space="preserve"> 1, 1991, The International Journal of Aviation Psychology, Vol. 1, págs. 25-44.</w:t>
                </w:r>
              </w:ins>
            </w:p>
            <w:p w14:paraId="3F920BBD" w14:textId="77777777" w:rsidR="00CD4C4B" w:rsidRPr="00CD4C4B" w:rsidRDefault="00CD4C4B">
              <w:pPr>
                <w:pStyle w:val="Bibliography"/>
                <w:rPr>
                  <w:ins w:id="6075" w:author="Orion" w:date="2011-07-05T14:03:00Z"/>
                  <w:noProof/>
                  <w:lang w:val="en-US"/>
                  <w:rPrChange w:id="6076" w:author="Orion" w:date="2011-07-05T14:04:00Z">
                    <w:rPr>
                      <w:ins w:id="6077" w:author="Orion" w:date="2011-07-05T14:03:00Z"/>
                      <w:noProof/>
                    </w:rPr>
                  </w:rPrChange>
                </w:rPr>
              </w:pPr>
              <w:ins w:id="6078" w:author="Orion" w:date="2011-07-05T14:03:00Z">
                <w:r w:rsidRPr="00CD4C4B">
                  <w:rPr>
                    <w:noProof/>
                    <w:lang w:val="en-US"/>
                    <w:rPrChange w:id="6079" w:author="Orion" w:date="2011-07-05T14:04:00Z">
                      <w:rPr>
                        <w:noProof/>
                      </w:rPr>
                    </w:rPrChange>
                  </w:rPr>
                  <w:t xml:space="preserve">24. </w:t>
                </w:r>
                <w:r w:rsidRPr="00CD4C4B">
                  <w:rPr>
                    <w:b/>
                    <w:bCs/>
                    <w:noProof/>
                    <w:lang w:val="en-US"/>
                    <w:rPrChange w:id="6080" w:author="Orion" w:date="2011-07-05T14:04:00Z">
                      <w:rPr>
                        <w:b/>
                        <w:bCs/>
                        <w:noProof/>
                      </w:rPr>
                    </w:rPrChange>
                  </w:rPr>
                  <w:t>Ehlert, P.A.M., Rothkrantz, L.J.M.</w:t>
                </w:r>
                <w:r w:rsidRPr="00CD4C4B">
                  <w:rPr>
                    <w:noProof/>
                    <w:lang w:val="en-US"/>
                    <w:rPrChange w:id="6081" w:author="Orion" w:date="2011-07-05T14:04:00Z">
                      <w:rPr>
                        <w:noProof/>
                      </w:rPr>
                    </w:rPrChange>
                  </w:rPr>
                  <w:t xml:space="preserve"> </w:t>
                </w:r>
                <w:r w:rsidRPr="00CD4C4B">
                  <w:rPr>
                    <w:i/>
                    <w:iCs/>
                    <w:noProof/>
                    <w:lang w:val="en-US"/>
                    <w:rPrChange w:id="6082" w:author="Orion" w:date="2011-07-05T14:04:00Z">
                      <w:rPr>
                        <w:i/>
                        <w:iCs/>
                        <w:noProof/>
                      </w:rPr>
                    </w:rPrChange>
                  </w:rPr>
                  <w:t xml:space="preserve">The Intelligent Cockpit Environment (ICE) Project. </w:t>
                </w:r>
                <w:r w:rsidRPr="00CD4C4B">
                  <w:rPr>
                    <w:noProof/>
                    <w:lang w:val="en-US"/>
                    <w:rPrChange w:id="6083" w:author="Orion" w:date="2011-07-05T14:04:00Z">
                      <w:rPr>
                        <w:noProof/>
                      </w:rPr>
                    </w:rPrChange>
                  </w:rPr>
                  <w:t xml:space="preserve">Data </w:t>
                </w:r>
                <w:r w:rsidRPr="00CD4C4B">
                  <w:rPr>
                    <w:noProof/>
                    <w:lang w:val="en-US"/>
                    <w:rPrChange w:id="6084" w:author="Orion" w:date="2011-07-05T14:04:00Z">
                      <w:rPr>
                        <w:noProof/>
                      </w:rPr>
                    </w:rPrChange>
                  </w:rPr>
                  <w:lastRenderedPageBreak/>
                  <w:t>and Knowledge Systems Group, Delft University of Technology, The Netherlands. 2003.</w:t>
                </w:r>
              </w:ins>
            </w:p>
            <w:p w14:paraId="60D937F0" w14:textId="77777777" w:rsidR="00CD4C4B" w:rsidRPr="00CD4C4B" w:rsidRDefault="00CD4C4B">
              <w:pPr>
                <w:pStyle w:val="Bibliography"/>
                <w:rPr>
                  <w:ins w:id="6085" w:author="Orion" w:date="2011-07-05T14:03:00Z"/>
                  <w:noProof/>
                  <w:lang w:val="en-US"/>
                  <w:rPrChange w:id="6086" w:author="Orion" w:date="2011-07-05T14:04:00Z">
                    <w:rPr>
                      <w:ins w:id="6087" w:author="Orion" w:date="2011-07-05T14:03:00Z"/>
                      <w:noProof/>
                    </w:rPr>
                  </w:rPrChange>
                </w:rPr>
              </w:pPr>
              <w:ins w:id="6088" w:author="Orion" w:date="2011-07-05T14:03:00Z">
                <w:r w:rsidRPr="00CD4C4B">
                  <w:rPr>
                    <w:noProof/>
                    <w:lang w:val="en-US"/>
                    <w:rPrChange w:id="6089" w:author="Orion" w:date="2011-07-05T14:04:00Z">
                      <w:rPr>
                        <w:noProof/>
                      </w:rPr>
                    </w:rPrChange>
                  </w:rPr>
                  <w:t xml:space="preserve">25. </w:t>
                </w:r>
                <w:r w:rsidRPr="00CD4C4B">
                  <w:rPr>
                    <w:i/>
                    <w:iCs/>
                    <w:noProof/>
                    <w:lang w:val="en-US"/>
                    <w:rPrChange w:id="6090" w:author="Orion" w:date="2011-07-05T14:04:00Z">
                      <w:rPr>
                        <w:i/>
                        <w:iCs/>
                        <w:noProof/>
                      </w:rPr>
                    </w:rPrChange>
                  </w:rPr>
                  <w:t xml:space="preserve">Aerobot airdata measurement for planetary exploration. </w:t>
                </w:r>
                <w:r w:rsidRPr="00CD4C4B">
                  <w:rPr>
                    <w:b/>
                    <w:bCs/>
                    <w:noProof/>
                    <w:lang w:val="en-US"/>
                    <w:rPrChange w:id="6091" w:author="Orion" w:date="2011-07-05T14:04:00Z">
                      <w:rPr>
                        <w:b/>
                        <w:bCs/>
                        <w:noProof/>
                      </w:rPr>
                    </w:rPrChange>
                  </w:rPr>
                  <w:t>Geneste, E., Barnes, D.P.</w:t>
                </w:r>
                <w:r w:rsidRPr="00CD4C4B">
                  <w:rPr>
                    <w:noProof/>
                    <w:lang w:val="en-US"/>
                    <w:rPrChange w:id="6092" w:author="Orion" w:date="2011-07-05T14:04:00Z">
                      <w:rPr>
                        <w:noProof/>
                      </w:rPr>
                    </w:rPrChange>
                  </w:rPr>
                  <w:t xml:space="preserve"> Manchester, UK : s.n., Ablir, 2001. TIMR 01 - Towards Intelligent Mobile Robots, 3rd British Conference on Autonomous Mobile Robots and Autonomous Systems.</w:t>
                </w:r>
              </w:ins>
            </w:p>
            <w:p w14:paraId="0843C9B5" w14:textId="77777777" w:rsidR="00CD4C4B" w:rsidRDefault="00CD4C4B">
              <w:pPr>
                <w:pStyle w:val="Bibliography"/>
                <w:rPr>
                  <w:ins w:id="6093" w:author="Orion" w:date="2011-07-05T14:03:00Z"/>
                  <w:noProof/>
                </w:rPr>
              </w:pPr>
              <w:ins w:id="6094" w:author="Orion" w:date="2011-07-05T14:03:00Z">
                <w:r>
                  <w:rPr>
                    <w:noProof/>
                  </w:rPr>
                  <w:t>26. Simulink. [En línea] http://www.mathworks.com/products/simulink/.</w:t>
                </w:r>
              </w:ins>
            </w:p>
            <w:p w14:paraId="2B9DDE3A" w14:textId="77777777" w:rsidR="00CD4C4B" w:rsidRPr="00CD4C4B" w:rsidRDefault="00CD4C4B">
              <w:pPr>
                <w:pStyle w:val="Bibliography"/>
                <w:rPr>
                  <w:ins w:id="6095" w:author="Orion" w:date="2011-07-05T14:03:00Z"/>
                  <w:noProof/>
                  <w:lang w:val="en-US"/>
                  <w:rPrChange w:id="6096" w:author="Orion" w:date="2011-07-05T14:04:00Z">
                    <w:rPr>
                      <w:ins w:id="6097" w:author="Orion" w:date="2011-07-05T14:03:00Z"/>
                      <w:noProof/>
                    </w:rPr>
                  </w:rPrChange>
                </w:rPr>
              </w:pPr>
              <w:ins w:id="6098" w:author="Orion" w:date="2011-07-05T14:03:00Z">
                <w:r w:rsidRPr="00CD4C4B">
                  <w:rPr>
                    <w:noProof/>
                    <w:lang w:val="en-US"/>
                    <w:rPrChange w:id="6099" w:author="Orion" w:date="2011-07-05T14:04:00Z">
                      <w:rPr>
                        <w:noProof/>
                      </w:rPr>
                    </w:rPrChange>
                  </w:rPr>
                  <w:t xml:space="preserve">27. </w:t>
                </w:r>
                <w:r w:rsidRPr="00CD4C4B">
                  <w:rPr>
                    <w:i/>
                    <w:iCs/>
                    <w:noProof/>
                    <w:lang w:val="en-US"/>
                    <w:rPrChange w:id="6100" w:author="Orion" w:date="2011-07-05T14:04:00Z">
                      <w:rPr>
                        <w:i/>
                        <w:iCs/>
                        <w:noProof/>
                      </w:rPr>
                    </w:rPrChange>
                  </w:rPr>
                  <w:t xml:space="preserve">Modeling Distributed Human Decision-Making in Traffic Flow Management Operations. </w:t>
                </w:r>
                <w:r w:rsidRPr="00CD4C4B">
                  <w:rPr>
                    <w:b/>
                    <w:bCs/>
                    <w:noProof/>
                    <w:lang w:val="en-US"/>
                    <w:rPrChange w:id="6101" w:author="Orion" w:date="2011-07-05T14:04:00Z">
                      <w:rPr>
                        <w:b/>
                        <w:bCs/>
                        <w:noProof/>
                      </w:rPr>
                    </w:rPrChange>
                  </w:rPr>
                  <w:t>Keith C, C.</w:t>
                </w:r>
                <w:r w:rsidRPr="00CD4C4B">
                  <w:rPr>
                    <w:noProof/>
                    <w:lang w:val="en-US"/>
                    <w:rPrChange w:id="6102" w:author="Orion" w:date="2011-07-05T14:04:00Z">
                      <w:rPr>
                        <w:noProof/>
                      </w:rPr>
                    </w:rPrChange>
                  </w:rPr>
                  <w:t xml:space="preserve"> Napoli, Italy : s.n., 2000. 3rd USA/Europe Air Traffic Management R&amp;D Seminar.</w:t>
                </w:r>
              </w:ins>
            </w:p>
            <w:p w14:paraId="626316C2" w14:textId="77777777" w:rsidR="00CD4C4B" w:rsidRPr="00CD4C4B" w:rsidRDefault="00CD4C4B">
              <w:pPr>
                <w:pStyle w:val="Bibliography"/>
                <w:rPr>
                  <w:ins w:id="6103" w:author="Orion" w:date="2011-07-05T14:03:00Z"/>
                  <w:noProof/>
                  <w:lang w:val="en-US"/>
                  <w:rPrChange w:id="6104" w:author="Orion" w:date="2011-07-05T14:04:00Z">
                    <w:rPr>
                      <w:ins w:id="6105" w:author="Orion" w:date="2011-07-05T14:03:00Z"/>
                      <w:noProof/>
                    </w:rPr>
                  </w:rPrChange>
                </w:rPr>
              </w:pPr>
              <w:ins w:id="6106" w:author="Orion" w:date="2011-07-05T14:03:00Z">
                <w:r w:rsidRPr="00CD4C4B">
                  <w:rPr>
                    <w:noProof/>
                    <w:lang w:val="en-US"/>
                    <w:rPrChange w:id="6107" w:author="Orion" w:date="2011-07-05T14:04:00Z">
                      <w:rPr>
                        <w:noProof/>
                      </w:rPr>
                    </w:rPrChange>
                  </w:rPr>
                  <w:t xml:space="preserve">28. </w:t>
                </w:r>
                <w:r w:rsidRPr="00CD4C4B">
                  <w:rPr>
                    <w:i/>
                    <w:iCs/>
                    <w:noProof/>
                    <w:lang w:val="en-US"/>
                    <w:rPrChange w:id="6108" w:author="Orion" w:date="2011-07-05T14:04:00Z">
                      <w:rPr>
                        <w:i/>
                        <w:iCs/>
                        <w:noProof/>
                      </w:rPr>
                    </w:rPrChange>
                  </w:rPr>
                  <w:t xml:space="preserve">An Agent Based Framework for Modeling UAVs. </w:t>
                </w:r>
                <w:r w:rsidRPr="00CD4C4B">
                  <w:rPr>
                    <w:b/>
                    <w:bCs/>
                    <w:noProof/>
                    <w:lang w:val="en-US"/>
                    <w:rPrChange w:id="6109" w:author="Orion" w:date="2011-07-05T14:04:00Z">
                      <w:rPr>
                        <w:b/>
                        <w:bCs/>
                        <w:noProof/>
                      </w:rPr>
                    </w:rPrChange>
                  </w:rPr>
                  <w:t>N. Huff, A. Kamel, and K. Nygard.</w:t>
                </w:r>
                <w:r w:rsidRPr="00CD4C4B">
                  <w:rPr>
                    <w:noProof/>
                    <w:lang w:val="en-US"/>
                    <w:rPrChange w:id="6110" w:author="Orion" w:date="2011-07-05T14:04:00Z">
                      <w:rPr>
                        <w:noProof/>
                      </w:rPr>
                    </w:rPrChange>
                  </w:rPr>
                  <w:t xml:space="preserve"> 2003. The 16th International Conference on Computer Applications in Industry and Engineering (CAINE03).</w:t>
                </w:r>
              </w:ins>
            </w:p>
            <w:p w14:paraId="0E6CF974" w14:textId="77777777" w:rsidR="00CD4C4B" w:rsidRPr="00CD4C4B" w:rsidRDefault="00CD4C4B">
              <w:pPr>
                <w:pStyle w:val="Bibliography"/>
                <w:rPr>
                  <w:ins w:id="6111" w:author="Orion" w:date="2011-07-05T14:03:00Z"/>
                  <w:noProof/>
                  <w:lang w:val="en-US"/>
                  <w:rPrChange w:id="6112" w:author="Orion" w:date="2011-07-05T14:04:00Z">
                    <w:rPr>
                      <w:ins w:id="6113" w:author="Orion" w:date="2011-07-05T14:03:00Z"/>
                      <w:noProof/>
                    </w:rPr>
                  </w:rPrChange>
                </w:rPr>
              </w:pPr>
              <w:ins w:id="6114" w:author="Orion" w:date="2011-07-05T14:03:00Z">
                <w:r w:rsidRPr="00CD4C4B">
                  <w:rPr>
                    <w:noProof/>
                    <w:lang w:val="en-US"/>
                    <w:rPrChange w:id="6115" w:author="Orion" w:date="2011-07-05T14:04:00Z">
                      <w:rPr>
                        <w:noProof/>
                      </w:rPr>
                    </w:rPrChange>
                  </w:rPr>
                  <w:t xml:space="preserve">29. </w:t>
                </w:r>
                <w:r w:rsidRPr="00CD4C4B">
                  <w:rPr>
                    <w:i/>
                    <w:iCs/>
                    <w:noProof/>
                    <w:lang w:val="en-US"/>
                    <w:rPrChange w:id="6116" w:author="Orion" w:date="2011-07-05T14:04:00Z">
                      <w:rPr>
                        <w:i/>
                        <w:iCs/>
                        <w:noProof/>
                      </w:rPr>
                    </w:rPrChange>
                  </w:rPr>
                  <w:t xml:space="preserve">Fast-Time Simulation System for Analysis of Advanced Air Transportation Concepts. </w:t>
                </w:r>
                <w:r w:rsidRPr="00CD4C4B">
                  <w:rPr>
                    <w:b/>
                    <w:bCs/>
                    <w:noProof/>
                    <w:lang w:val="en-US"/>
                    <w:rPrChange w:id="6117" w:author="Orion" w:date="2011-07-05T14:04:00Z">
                      <w:rPr>
                        <w:b/>
                        <w:bCs/>
                        <w:noProof/>
                      </w:rPr>
                    </w:rPrChange>
                  </w:rPr>
                  <w:t>Sweet, D. N., Manikonda, V., Aronson, J. S., Roth, K., &amp; Blake, M.</w:t>
                </w:r>
                <w:r w:rsidRPr="00CD4C4B">
                  <w:rPr>
                    <w:noProof/>
                    <w:lang w:val="en-US"/>
                    <w:rPrChange w:id="6118" w:author="Orion" w:date="2011-07-05T14:04:00Z">
                      <w:rPr>
                        <w:noProof/>
                      </w:rPr>
                    </w:rPrChange>
                  </w:rPr>
                  <w:t xml:space="preserve"> Monterey, California : s.n., 2002. American Institute of Aeronautics and Astronautics (AIAA) Modeling and Simulation Technologies Conference and Exhibit.</w:t>
                </w:r>
              </w:ins>
            </w:p>
            <w:p w14:paraId="05AA9CFA" w14:textId="77777777" w:rsidR="00CD4C4B" w:rsidRPr="00CD4C4B" w:rsidRDefault="00CD4C4B">
              <w:pPr>
                <w:pStyle w:val="Bibliography"/>
                <w:rPr>
                  <w:ins w:id="6119" w:author="Orion" w:date="2011-07-05T14:03:00Z"/>
                  <w:noProof/>
                  <w:lang w:val="en-US"/>
                  <w:rPrChange w:id="6120" w:author="Orion" w:date="2011-07-05T14:04:00Z">
                    <w:rPr>
                      <w:ins w:id="6121" w:author="Orion" w:date="2011-07-05T14:03:00Z"/>
                      <w:noProof/>
                    </w:rPr>
                  </w:rPrChange>
                </w:rPr>
              </w:pPr>
              <w:ins w:id="6122" w:author="Orion" w:date="2011-07-05T14:03:00Z">
                <w:r w:rsidRPr="00CD4C4B">
                  <w:rPr>
                    <w:noProof/>
                    <w:lang w:val="en-US"/>
                    <w:rPrChange w:id="6123" w:author="Orion" w:date="2011-07-05T14:04:00Z">
                      <w:rPr>
                        <w:noProof/>
                      </w:rPr>
                    </w:rPrChange>
                  </w:rPr>
                  <w:t xml:space="preserve">30. </w:t>
                </w:r>
                <w:r w:rsidRPr="00CD4C4B">
                  <w:rPr>
                    <w:i/>
                    <w:iCs/>
                    <w:noProof/>
                    <w:lang w:val="en-US"/>
                    <w:rPrChange w:id="6124" w:author="Orion" w:date="2011-07-05T14:04:00Z">
                      <w:rPr>
                        <w:i/>
                        <w:iCs/>
                        <w:noProof/>
                      </w:rPr>
                    </w:rPrChange>
                  </w:rPr>
                  <w:t xml:space="preserve">Distributed agent-based air traffic flow management. </w:t>
                </w:r>
                <w:r w:rsidRPr="00CD4C4B">
                  <w:rPr>
                    <w:b/>
                    <w:bCs/>
                    <w:noProof/>
                    <w:lang w:val="en-US"/>
                    <w:rPrChange w:id="6125" w:author="Orion" w:date="2011-07-05T14:04:00Z">
                      <w:rPr>
                        <w:b/>
                        <w:bCs/>
                        <w:noProof/>
                      </w:rPr>
                    </w:rPrChange>
                  </w:rPr>
                  <w:t>Adrian K. Agogino, Kagan Tumer.</w:t>
                </w:r>
                <w:r w:rsidRPr="00CD4C4B">
                  <w:rPr>
                    <w:noProof/>
                    <w:lang w:val="en-US"/>
                    <w:rPrChange w:id="6126" w:author="Orion" w:date="2011-07-05T14:04:00Z">
                      <w:rPr>
                        <w:noProof/>
                      </w:rPr>
                    </w:rPrChange>
                  </w:rPr>
                  <w:t xml:space="preserve"> Honolulu, Hawaii : s.n., May, 2007. Sixth International Joint Conference on Autonomous Agents and Multi-Agent Systems.</w:t>
                </w:r>
              </w:ins>
            </w:p>
            <w:p w14:paraId="7D54E162" w14:textId="77777777" w:rsidR="00CD4C4B" w:rsidRDefault="00CD4C4B">
              <w:pPr>
                <w:pStyle w:val="Bibliography"/>
                <w:rPr>
                  <w:ins w:id="6127" w:author="Orion" w:date="2011-07-05T14:03:00Z"/>
                  <w:noProof/>
                </w:rPr>
              </w:pPr>
              <w:ins w:id="6128" w:author="Orion" w:date="2011-07-05T14:03:00Z">
                <w:r w:rsidRPr="00CD4C4B">
                  <w:rPr>
                    <w:noProof/>
                    <w:lang w:val="en-US"/>
                    <w:rPrChange w:id="6129" w:author="Orion" w:date="2011-07-05T14:04:00Z">
                      <w:rPr>
                        <w:noProof/>
                      </w:rPr>
                    </w:rPrChange>
                  </w:rPr>
                  <w:t xml:space="preserve">31. </w:t>
                </w:r>
                <w:r w:rsidRPr="00CD4C4B">
                  <w:rPr>
                    <w:b/>
                    <w:bCs/>
                    <w:noProof/>
                    <w:lang w:val="en-US"/>
                    <w:rPrChange w:id="6130" w:author="Orion" w:date="2011-07-05T14:04:00Z">
                      <w:rPr>
                        <w:b/>
                        <w:bCs/>
                        <w:noProof/>
                      </w:rPr>
                    </w:rPrChange>
                  </w:rPr>
                  <w:t>Flight Explorer Inc.</w:t>
                </w:r>
                <w:r w:rsidRPr="00CD4C4B">
                  <w:rPr>
                    <w:noProof/>
                    <w:lang w:val="en-US"/>
                    <w:rPrChange w:id="6131" w:author="Orion" w:date="2011-07-05T14:04:00Z">
                      <w:rPr>
                        <w:noProof/>
                      </w:rPr>
                    </w:rPrChange>
                  </w:rPr>
                  <w:t xml:space="preserve"> Flight Explorer. </w:t>
                </w:r>
                <w:r>
                  <w:rPr>
                    <w:noProof/>
                  </w:rPr>
                  <w:t>[En línea] http://www.flightexplorer.com/.</w:t>
                </w:r>
              </w:ins>
            </w:p>
            <w:p w14:paraId="3C576024" w14:textId="77777777" w:rsidR="00CD4C4B" w:rsidRPr="00CD4C4B" w:rsidRDefault="00CD4C4B">
              <w:pPr>
                <w:pStyle w:val="Bibliography"/>
                <w:rPr>
                  <w:ins w:id="6132" w:author="Orion" w:date="2011-07-05T14:03:00Z"/>
                  <w:noProof/>
                  <w:lang w:val="en-US"/>
                  <w:rPrChange w:id="6133" w:author="Orion" w:date="2011-07-05T14:04:00Z">
                    <w:rPr>
                      <w:ins w:id="6134" w:author="Orion" w:date="2011-07-05T14:03:00Z"/>
                      <w:noProof/>
                    </w:rPr>
                  </w:rPrChange>
                </w:rPr>
              </w:pPr>
              <w:ins w:id="6135" w:author="Orion" w:date="2011-07-05T14:03:00Z">
                <w:r w:rsidRPr="00CD4C4B">
                  <w:rPr>
                    <w:noProof/>
                    <w:lang w:val="en-US"/>
                    <w:rPrChange w:id="6136" w:author="Orion" w:date="2011-07-05T14:04:00Z">
                      <w:rPr>
                        <w:noProof/>
                      </w:rPr>
                    </w:rPrChange>
                  </w:rPr>
                  <w:t xml:space="preserve">32. </w:t>
                </w:r>
                <w:r w:rsidRPr="00CD4C4B">
                  <w:rPr>
                    <w:i/>
                    <w:iCs/>
                    <w:noProof/>
                    <w:lang w:val="en-US"/>
                    <w:rPrChange w:id="6137" w:author="Orion" w:date="2011-07-05T14:04:00Z">
                      <w:rPr>
                        <w:i/>
                        <w:iCs/>
                        <w:noProof/>
                      </w:rPr>
                    </w:rPrChange>
                  </w:rPr>
                  <w:t xml:space="preserve">Agent architectures for flexible, practical teamwork. </w:t>
                </w:r>
                <w:r w:rsidRPr="00CD4C4B">
                  <w:rPr>
                    <w:b/>
                    <w:bCs/>
                    <w:noProof/>
                    <w:lang w:val="en-US"/>
                    <w:rPrChange w:id="6138" w:author="Orion" w:date="2011-07-05T14:04:00Z">
                      <w:rPr>
                        <w:b/>
                        <w:bCs/>
                        <w:noProof/>
                      </w:rPr>
                    </w:rPrChange>
                  </w:rPr>
                  <w:t>Tambe, M.</w:t>
                </w:r>
                <w:r w:rsidRPr="00CD4C4B">
                  <w:rPr>
                    <w:noProof/>
                    <w:lang w:val="en-US"/>
                    <w:rPrChange w:id="6139" w:author="Orion" w:date="2011-07-05T14:04:00Z">
                      <w:rPr>
                        <w:noProof/>
                      </w:rPr>
                    </w:rPrChange>
                  </w:rPr>
                  <w:t xml:space="preserve"> Providence, Rhode Island : s.n., July, 1997. American Association for Artificial Intelligence Conference (AAAI-2007).</w:t>
                </w:r>
              </w:ins>
            </w:p>
            <w:p w14:paraId="7F102283" w14:textId="77777777" w:rsidR="00CD4C4B" w:rsidRPr="00CD4C4B" w:rsidRDefault="00CD4C4B">
              <w:pPr>
                <w:pStyle w:val="Bibliography"/>
                <w:rPr>
                  <w:ins w:id="6140" w:author="Orion" w:date="2011-07-05T14:03:00Z"/>
                  <w:noProof/>
                  <w:lang w:val="en-US"/>
                  <w:rPrChange w:id="6141" w:author="Orion" w:date="2011-07-05T14:04:00Z">
                    <w:rPr>
                      <w:ins w:id="6142" w:author="Orion" w:date="2011-07-05T14:03:00Z"/>
                      <w:noProof/>
                    </w:rPr>
                  </w:rPrChange>
                </w:rPr>
              </w:pPr>
              <w:ins w:id="6143" w:author="Orion" w:date="2011-07-05T14:03:00Z">
                <w:r w:rsidRPr="00CD4C4B">
                  <w:rPr>
                    <w:noProof/>
                    <w:lang w:val="en-US"/>
                    <w:rPrChange w:id="6144" w:author="Orion" w:date="2011-07-05T14:04:00Z">
                      <w:rPr>
                        <w:noProof/>
                      </w:rPr>
                    </w:rPrChange>
                  </w:rPr>
                  <w:t xml:space="preserve">33. </w:t>
                </w:r>
                <w:r w:rsidRPr="00CD4C4B">
                  <w:rPr>
                    <w:i/>
                    <w:iCs/>
                    <w:noProof/>
                    <w:lang w:val="en-US"/>
                    <w:rPrChange w:id="6145" w:author="Orion" w:date="2011-07-05T14:04:00Z">
                      <w:rPr>
                        <w:i/>
                        <w:iCs/>
                        <w:noProof/>
                      </w:rPr>
                    </w:rPrChange>
                  </w:rPr>
                  <w:t xml:space="preserve">To bdi or not to bdi. </w:t>
                </w:r>
                <w:r w:rsidRPr="00CD4C4B">
                  <w:rPr>
                    <w:b/>
                    <w:bCs/>
                    <w:noProof/>
                    <w:lang w:val="en-US"/>
                    <w:rPrChange w:id="6146" w:author="Orion" w:date="2011-07-05T14:04:00Z">
                      <w:rPr>
                        <w:b/>
                        <w:bCs/>
                        <w:noProof/>
                      </w:rPr>
                    </w:rPrChange>
                  </w:rPr>
                  <w:t>S. Wolfe, M. Sierhuis, and P. Jarvis.</w:t>
                </w:r>
                <w:r w:rsidRPr="00CD4C4B">
                  <w:rPr>
                    <w:noProof/>
                    <w:lang w:val="en-US"/>
                    <w:rPrChange w:id="6147" w:author="Orion" w:date="2011-07-05T14:04:00Z">
                      <w:rPr>
                        <w:noProof/>
                      </w:rPr>
                    </w:rPrChange>
                  </w:rPr>
                  <w:t xml:space="preserve"> 2008. Design choices in an agent-based Traffic Flow Management Simulation Multiconference.</w:t>
                </w:r>
              </w:ins>
            </w:p>
            <w:p w14:paraId="2908E8D6" w14:textId="77777777" w:rsidR="00CD4C4B" w:rsidRPr="00CD4C4B" w:rsidRDefault="00CD4C4B">
              <w:pPr>
                <w:pStyle w:val="Bibliography"/>
                <w:rPr>
                  <w:ins w:id="6148" w:author="Orion" w:date="2011-07-05T14:03:00Z"/>
                  <w:noProof/>
                  <w:lang w:val="en-US"/>
                  <w:rPrChange w:id="6149" w:author="Orion" w:date="2011-07-05T14:04:00Z">
                    <w:rPr>
                      <w:ins w:id="6150" w:author="Orion" w:date="2011-07-05T14:03:00Z"/>
                      <w:noProof/>
                    </w:rPr>
                  </w:rPrChange>
                </w:rPr>
              </w:pPr>
              <w:ins w:id="6151" w:author="Orion" w:date="2011-07-05T14:03:00Z">
                <w:r w:rsidRPr="00CD4C4B">
                  <w:rPr>
                    <w:noProof/>
                    <w:lang w:val="en-US"/>
                    <w:rPrChange w:id="6152" w:author="Orion" w:date="2011-07-05T14:04:00Z">
                      <w:rPr>
                        <w:noProof/>
                      </w:rPr>
                    </w:rPrChange>
                  </w:rPr>
                  <w:t xml:space="preserve">34. </w:t>
                </w:r>
                <w:r w:rsidRPr="00CD4C4B">
                  <w:rPr>
                    <w:i/>
                    <w:iCs/>
                    <w:noProof/>
                    <w:lang w:val="en-US"/>
                    <w:rPrChange w:id="6153" w:author="Orion" w:date="2011-07-05T14:04:00Z">
                      <w:rPr>
                        <w:i/>
                        <w:iCs/>
                        <w:noProof/>
                      </w:rPr>
                    </w:rPrChange>
                  </w:rPr>
                  <w:t xml:space="preserve">BDI-agents: From Theory to Practice. </w:t>
                </w:r>
                <w:r w:rsidRPr="00CD4C4B">
                  <w:rPr>
                    <w:b/>
                    <w:bCs/>
                    <w:noProof/>
                    <w:lang w:val="en-US"/>
                    <w:rPrChange w:id="6154" w:author="Orion" w:date="2011-07-05T14:04:00Z">
                      <w:rPr>
                        <w:b/>
                        <w:bCs/>
                        <w:noProof/>
                      </w:rPr>
                    </w:rPrChange>
                  </w:rPr>
                  <w:t>Georgeff, A. S. Rao and M. P.</w:t>
                </w:r>
                <w:r w:rsidRPr="00CD4C4B">
                  <w:rPr>
                    <w:noProof/>
                    <w:lang w:val="en-US"/>
                    <w:rPrChange w:id="6155" w:author="Orion" w:date="2011-07-05T14:04:00Z">
                      <w:rPr>
                        <w:noProof/>
                      </w:rPr>
                    </w:rPrChange>
                  </w:rPr>
                  <w:t xml:space="preserve"> San Francisco : s.n., 1995. Proceedings of the First International Conference on Multiagent Systems.</w:t>
                </w:r>
              </w:ins>
            </w:p>
            <w:p w14:paraId="55D92D49" w14:textId="77777777" w:rsidR="00CD4C4B" w:rsidRPr="00CD4C4B" w:rsidRDefault="00CD4C4B">
              <w:pPr>
                <w:pStyle w:val="Bibliography"/>
                <w:rPr>
                  <w:ins w:id="6156" w:author="Orion" w:date="2011-07-05T14:03:00Z"/>
                  <w:noProof/>
                  <w:lang w:val="en-US"/>
                  <w:rPrChange w:id="6157" w:author="Orion" w:date="2011-07-05T14:04:00Z">
                    <w:rPr>
                      <w:ins w:id="6158" w:author="Orion" w:date="2011-07-05T14:03:00Z"/>
                      <w:noProof/>
                    </w:rPr>
                  </w:rPrChange>
                </w:rPr>
              </w:pPr>
              <w:ins w:id="6159" w:author="Orion" w:date="2011-07-05T14:03:00Z">
                <w:r w:rsidRPr="00CD4C4B">
                  <w:rPr>
                    <w:noProof/>
                    <w:lang w:val="en-US"/>
                    <w:rPrChange w:id="6160" w:author="Orion" w:date="2011-07-05T14:04:00Z">
                      <w:rPr>
                        <w:noProof/>
                      </w:rPr>
                    </w:rPrChange>
                  </w:rPr>
                  <w:t xml:space="preserve">35. </w:t>
                </w:r>
                <w:r w:rsidRPr="00CD4C4B">
                  <w:rPr>
                    <w:b/>
                    <w:bCs/>
                    <w:noProof/>
                    <w:lang w:val="en-US"/>
                    <w:rPrChange w:id="6161" w:author="Orion" w:date="2011-07-05T14:04:00Z">
                      <w:rPr>
                        <w:b/>
                        <w:bCs/>
                        <w:noProof/>
                      </w:rPr>
                    </w:rPrChange>
                  </w:rPr>
                  <w:t>EUROCONTROL.</w:t>
                </w:r>
                <w:r w:rsidRPr="00CD4C4B">
                  <w:rPr>
                    <w:noProof/>
                    <w:lang w:val="en-US"/>
                    <w:rPrChange w:id="6162" w:author="Orion" w:date="2011-07-05T14:04:00Z">
                      <w:rPr>
                        <w:noProof/>
                      </w:rPr>
                    </w:rPrChange>
                  </w:rPr>
                  <w:t xml:space="preserve"> </w:t>
                </w:r>
                <w:r w:rsidRPr="00CD4C4B">
                  <w:rPr>
                    <w:i/>
                    <w:iCs/>
                    <w:noProof/>
                    <w:lang w:val="en-US"/>
                    <w:rPrChange w:id="6163" w:author="Orion" w:date="2011-07-05T14:04:00Z">
                      <w:rPr>
                        <w:i/>
                        <w:iCs/>
                        <w:noProof/>
                      </w:rPr>
                    </w:rPrChange>
                  </w:rPr>
                  <w:t xml:space="preserve">EUROCONTROL SPECIFICATIONS FOR THE USE OF MILITARY UNMANNED AERIAL VEHICLES AS OPERATIONAL AIR TRAFFIC OUTSIDE SEGREGATED AIRSPACE. </w:t>
                </w:r>
                <w:r w:rsidRPr="00CD4C4B">
                  <w:rPr>
                    <w:noProof/>
                    <w:lang w:val="en-US"/>
                    <w:rPrChange w:id="6164" w:author="Orion" w:date="2011-07-05T14:04:00Z">
                      <w:rPr>
                        <w:noProof/>
                      </w:rPr>
                    </w:rPrChange>
                  </w:rPr>
                  <w:t>2007. http://www.barnardmicrosystems.com/download/EUROCONTROL_MIL_UAV_ATM_SPEC_2007.pdf.</w:t>
                </w:r>
              </w:ins>
            </w:p>
            <w:p w14:paraId="07AB37AB" w14:textId="77777777" w:rsidR="00CD4C4B" w:rsidRPr="00CD4C4B" w:rsidRDefault="00CD4C4B">
              <w:pPr>
                <w:pStyle w:val="Bibliography"/>
                <w:rPr>
                  <w:ins w:id="6165" w:author="Orion" w:date="2011-07-05T14:03:00Z"/>
                  <w:noProof/>
                  <w:lang w:val="en-US"/>
                  <w:rPrChange w:id="6166" w:author="Orion" w:date="2011-07-05T14:04:00Z">
                    <w:rPr>
                      <w:ins w:id="6167" w:author="Orion" w:date="2011-07-05T14:03:00Z"/>
                      <w:noProof/>
                    </w:rPr>
                  </w:rPrChange>
                </w:rPr>
              </w:pPr>
              <w:ins w:id="6168" w:author="Orion" w:date="2011-07-05T14:03:00Z">
                <w:r w:rsidRPr="00CD4C4B">
                  <w:rPr>
                    <w:noProof/>
                    <w:lang w:val="en-US"/>
                    <w:rPrChange w:id="6169" w:author="Orion" w:date="2011-07-05T14:04:00Z">
                      <w:rPr>
                        <w:noProof/>
                      </w:rPr>
                    </w:rPrChange>
                  </w:rPr>
                  <w:t xml:space="preserve">36. </w:t>
                </w:r>
                <w:r w:rsidRPr="00CD4C4B">
                  <w:rPr>
                    <w:i/>
                    <w:iCs/>
                    <w:noProof/>
                    <w:lang w:val="en-US"/>
                    <w:rPrChange w:id="6170" w:author="Orion" w:date="2011-07-05T14:04:00Z">
                      <w:rPr>
                        <w:i/>
                        <w:iCs/>
                        <w:noProof/>
                      </w:rPr>
                    </w:rPrChange>
                  </w:rPr>
                  <w:t xml:space="preserve">Improving air traffic management through agent suggestions. </w:t>
                </w:r>
                <w:r>
                  <w:rPr>
                    <w:b/>
                    <w:bCs/>
                    <w:noProof/>
                  </w:rPr>
                  <w:t>Adrian K. Agogino, Kagan Tumer.</w:t>
                </w:r>
                <w:r>
                  <w:rPr>
                    <w:noProof/>
                  </w:rPr>
                  <w:t xml:space="preserve"> 2009. AAMAS (2) 2009. págs. </w:t>
                </w:r>
                <w:r w:rsidRPr="00CD4C4B">
                  <w:rPr>
                    <w:noProof/>
                    <w:lang w:val="en-US"/>
                    <w:rPrChange w:id="6171" w:author="Orion" w:date="2011-07-05T14:04:00Z">
                      <w:rPr>
                        <w:noProof/>
                      </w:rPr>
                    </w:rPrChange>
                  </w:rPr>
                  <w:t>1271-1272.</w:t>
                </w:r>
              </w:ins>
            </w:p>
            <w:p w14:paraId="4E834F0C" w14:textId="77777777" w:rsidR="00CD4C4B" w:rsidRPr="00CD4C4B" w:rsidRDefault="00CD4C4B">
              <w:pPr>
                <w:pStyle w:val="Bibliography"/>
                <w:rPr>
                  <w:ins w:id="6172" w:author="Orion" w:date="2011-07-05T14:03:00Z"/>
                  <w:noProof/>
                  <w:lang w:val="en-US"/>
                  <w:rPrChange w:id="6173" w:author="Orion" w:date="2011-07-05T14:04:00Z">
                    <w:rPr>
                      <w:ins w:id="6174" w:author="Orion" w:date="2011-07-05T14:03:00Z"/>
                      <w:noProof/>
                    </w:rPr>
                  </w:rPrChange>
                </w:rPr>
              </w:pPr>
              <w:ins w:id="6175" w:author="Orion" w:date="2011-07-05T14:03:00Z">
                <w:r w:rsidRPr="00CD4C4B">
                  <w:rPr>
                    <w:noProof/>
                    <w:lang w:val="en-US"/>
                    <w:rPrChange w:id="6176" w:author="Orion" w:date="2011-07-05T14:04:00Z">
                      <w:rPr>
                        <w:noProof/>
                      </w:rPr>
                    </w:rPrChange>
                  </w:rPr>
                  <w:t xml:space="preserve">37. </w:t>
                </w:r>
                <w:r w:rsidRPr="00CD4C4B">
                  <w:rPr>
                    <w:b/>
                    <w:bCs/>
                    <w:noProof/>
                    <w:lang w:val="en-US"/>
                    <w:rPrChange w:id="6177" w:author="Orion" w:date="2011-07-05T14:04:00Z">
                      <w:rPr>
                        <w:b/>
                        <w:bCs/>
                        <w:noProof/>
                      </w:rPr>
                    </w:rPrChange>
                  </w:rPr>
                  <w:t>IABG Dept. Airborne Air Defence.</w:t>
                </w:r>
                <w:r w:rsidRPr="00CD4C4B">
                  <w:rPr>
                    <w:noProof/>
                    <w:lang w:val="en-US"/>
                    <w:rPrChange w:id="6178" w:author="Orion" w:date="2011-07-05T14:04:00Z">
                      <w:rPr>
                        <w:noProof/>
                      </w:rPr>
                    </w:rPrChange>
                  </w:rPr>
                  <w:t xml:space="preserve"> </w:t>
                </w:r>
                <w:r w:rsidRPr="00CD4C4B">
                  <w:rPr>
                    <w:i/>
                    <w:iCs/>
                    <w:noProof/>
                    <w:lang w:val="en-US"/>
                    <w:rPrChange w:id="6179" w:author="Orion" w:date="2011-07-05T14:04:00Z">
                      <w:rPr>
                        <w:i/>
                        <w:iCs/>
                        <w:noProof/>
                      </w:rPr>
                    </w:rPrChange>
                  </w:rPr>
                  <w:t xml:space="preserve">CARE Innovative Action, Preliminary Study on Integration of Unmanned Aerial Vehicles into Future Air Traffic Management. </w:t>
                </w:r>
                <w:r w:rsidRPr="00CD4C4B">
                  <w:rPr>
                    <w:noProof/>
                    <w:lang w:val="en-US"/>
                    <w:rPrChange w:id="6180" w:author="Orion" w:date="2011-07-05T14:04:00Z">
                      <w:rPr>
                        <w:noProof/>
                      </w:rPr>
                    </w:rPrChange>
                  </w:rPr>
                  <w:t>2001.</w:t>
                </w:r>
              </w:ins>
            </w:p>
            <w:p w14:paraId="1E7C547B" w14:textId="77777777" w:rsidR="00CD4C4B" w:rsidRPr="00CD4C4B" w:rsidRDefault="00CD4C4B">
              <w:pPr>
                <w:pStyle w:val="Bibliography"/>
                <w:rPr>
                  <w:ins w:id="6181" w:author="Orion" w:date="2011-07-05T14:03:00Z"/>
                  <w:noProof/>
                  <w:lang w:val="en-US"/>
                  <w:rPrChange w:id="6182" w:author="Orion" w:date="2011-07-05T14:04:00Z">
                    <w:rPr>
                      <w:ins w:id="6183" w:author="Orion" w:date="2011-07-05T14:03:00Z"/>
                      <w:noProof/>
                    </w:rPr>
                  </w:rPrChange>
                </w:rPr>
              </w:pPr>
              <w:ins w:id="6184" w:author="Orion" w:date="2011-07-05T14:03:00Z">
                <w:r w:rsidRPr="00CD4C4B">
                  <w:rPr>
                    <w:noProof/>
                    <w:lang w:val="en-US"/>
                    <w:rPrChange w:id="6185" w:author="Orion" w:date="2011-07-05T14:04:00Z">
                      <w:rPr>
                        <w:noProof/>
                      </w:rPr>
                    </w:rPrChange>
                  </w:rPr>
                  <w:t xml:space="preserve">38. </w:t>
                </w:r>
                <w:r w:rsidRPr="00CD4C4B">
                  <w:rPr>
                    <w:i/>
                    <w:iCs/>
                    <w:noProof/>
                    <w:lang w:val="en-US"/>
                    <w:rPrChange w:id="6186" w:author="Orion" w:date="2011-07-05T14:04:00Z">
                      <w:rPr>
                        <w:i/>
                        <w:iCs/>
                        <w:noProof/>
                      </w:rPr>
                    </w:rPrChange>
                  </w:rPr>
                  <w:t xml:space="preserve">Autonomous UAV Surveillance in Complex Urban Environments. </w:t>
                </w:r>
                <w:r w:rsidRPr="00CD4C4B">
                  <w:rPr>
                    <w:b/>
                    <w:bCs/>
                    <w:noProof/>
                    <w:lang w:val="en-US"/>
                    <w:rPrChange w:id="6187" w:author="Orion" w:date="2011-07-05T14:04:00Z">
                      <w:rPr>
                        <w:b/>
                        <w:bCs/>
                        <w:noProof/>
                      </w:rPr>
                    </w:rPrChange>
                  </w:rPr>
                  <w:t>Eduard Semsch, Michal Jakob, Dusan Pavlícek, Michal Pechoucek.</w:t>
                </w:r>
                <w:r w:rsidRPr="00CD4C4B">
                  <w:rPr>
                    <w:noProof/>
                    <w:lang w:val="en-US"/>
                    <w:rPrChange w:id="6188" w:author="Orion" w:date="2011-07-05T14:04:00Z">
                      <w:rPr>
                        <w:noProof/>
                      </w:rPr>
                    </w:rPrChange>
                  </w:rPr>
                  <w:t xml:space="preserve"> 2009. IAT 2009. págs. 82-85.</w:t>
                </w:r>
              </w:ins>
            </w:p>
            <w:p w14:paraId="22C1B359" w14:textId="77777777" w:rsidR="00CD4C4B" w:rsidRPr="00CD4C4B" w:rsidRDefault="00CD4C4B">
              <w:pPr>
                <w:pStyle w:val="Bibliography"/>
                <w:rPr>
                  <w:ins w:id="6189" w:author="Orion" w:date="2011-07-05T14:03:00Z"/>
                  <w:noProof/>
                  <w:lang w:val="en-US"/>
                  <w:rPrChange w:id="6190" w:author="Orion" w:date="2011-07-05T14:04:00Z">
                    <w:rPr>
                      <w:ins w:id="6191" w:author="Orion" w:date="2011-07-05T14:03:00Z"/>
                      <w:noProof/>
                    </w:rPr>
                  </w:rPrChange>
                </w:rPr>
              </w:pPr>
              <w:ins w:id="6192" w:author="Orion" w:date="2011-07-05T14:03:00Z">
                <w:r w:rsidRPr="00CD4C4B">
                  <w:rPr>
                    <w:noProof/>
                    <w:lang w:val="en-US"/>
                    <w:rPrChange w:id="6193" w:author="Orion" w:date="2011-07-05T14:04:00Z">
                      <w:rPr>
                        <w:noProof/>
                      </w:rPr>
                    </w:rPrChange>
                  </w:rPr>
                  <w:t xml:space="preserve">39. </w:t>
                </w:r>
                <w:r w:rsidRPr="00CD4C4B">
                  <w:rPr>
                    <w:i/>
                    <w:iCs/>
                    <w:noProof/>
                    <w:lang w:val="en-US"/>
                    <w:rPrChange w:id="6194" w:author="Orion" w:date="2011-07-05T14:04:00Z">
                      <w:rPr>
                        <w:i/>
                        <w:iCs/>
                        <w:noProof/>
                      </w:rPr>
                    </w:rPrChange>
                  </w:rPr>
                  <w:t xml:space="preserve">Generic Nonlinear model of reduced scale UAV. </w:t>
                </w:r>
                <w:r w:rsidRPr="00CD4C4B">
                  <w:rPr>
                    <w:b/>
                    <w:bCs/>
                    <w:noProof/>
                    <w:lang w:val="en-US"/>
                    <w:rPrChange w:id="6195" w:author="Orion" w:date="2011-07-05T14:04:00Z">
                      <w:rPr>
                        <w:b/>
                        <w:bCs/>
                        <w:noProof/>
                      </w:rPr>
                    </w:rPrChange>
                  </w:rPr>
                  <w:t>Cheviron, T., Chriette, A., &amp; Plestan, F.</w:t>
                </w:r>
                <w:r w:rsidRPr="00CD4C4B">
                  <w:rPr>
                    <w:noProof/>
                    <w:lang w:val="en-US"/>
                    <w:rPrChange w:id="6196" w:author="Orion" w:date="2011-07-05T14:04:00Z">
                      <w:rPr>
                        <w:noProof/>
                      </w:rPr>
                    </w:rPrChange>
                  </w:rPr>
                  <w:t xml:space="preserve"> Kobe, Japan : s.n., 2009. IEEE International Conference on Robotics &amp; Automation. págs. 3271-3276.</w:t>
                </w:r>
              </w:ins>
            </w:p>
            <w:p w14:paraId="7C0A2DCD" w14:textId="77777777" w:rsidR="00CD4C4B" w:rsidRDefault="00CD4C4B">
              <w:pPr>
                <w:pStyle w:val="Bibliography"/>
                <w:rPr>
                  <w:ins w:id="6197" w:author="Orion" w:date="2011-07-05T14:03:00Z"/>
                  <w:noProof/>
                </w:rPr>
              </w:pPr>
              <w:ins w:id="6198" w:author="Orion" w:date="2011-07-05T14:03:00Z">
                <w:r w:rsidRPr="00CD4C4B">
                  <w:rPr>
                    <w:noProof/>
                    <w:lang w:val="en-US"/>
                    <w:rPrChange w:id="6199" w:author="Orion" w:date="2011-07-05T14:04:00Z">
                      <w:rPr>
                        <w:noProof/>
                      </w:rPr>
                    </w:rPrChange>
                  </w:rPr>
                  <w:t xml:space="preserve">40. Dimensions &amp; key data for A-320. </w:t>
                </w:r>
                <w:r>
                  <w:rPr>
                    <w:noProof/>
                  </w:rPr>
                  <w:t>[En línea] http://www.airbus.com/aircraftfamilies/passengeraircraft/a320family/a320/specifications/#details.</w:t>
                </w:r>
              </w:ins>
            </w:p>
            <w:p w14:paraId="2D8C14D3" w14:textId="77777777" w:rsidR="00CD4C4B" w:rsidRPr="00CD4C4B" w:rsidRDefault="00CD4C4B">
              <w:pPr>
                <w:pStyle w:val="Bibliography"/>
                <w:rPr>
                  <w:ins w:id="6200" w:author="Orion" w:date="2011-07-05T14:03:00Z"/>
                  <w:noProof/>
                  <w:lang w:val="en-US"/>
                  <w:rPrChange w:id="6201" w:author="Orion" w:date="2011-07-05T14:04:00Z">
                    <w:rPr>
                      <w:ins w:id="6202" w:author="Orion" w:date="2011-07-05T14:03:00Z"/>
                      <w:noProof/>
                    </w:rPr>
                  </w:rPrChange>
                </w:rPr>
              </w:pPr>
              <w:ins w:id="6203" w:author="Orion" w:date="2011-07-05T14:03:00Z">
                <w:r w:rsidRPr="00CD4C4B">
                  <w:rPr>
                    <w:noProof/>
                    <w:lang w:val="en-US"/>
                    <w:rPrChange w:id="6204" w:author="Orion" w:date="2011-07-05T14:04:00Z">
                      <w:rPr>
                        <w:noProof/>
                      </w:rPr>
                    </w:rPrChange>
                  </w:rPr>
                  <w:t xml:space="preserve">41. </w:t>
                </w:r>
                <w:r w:rsidRPr="00CD4C4B">
                  <w:rPr>
                    <w:b/>
                    <w:bCs/>
                    <w:noProof/>
                    <w:lang w:val="en-US"/>
                    <w:rPrChange w:id="6205" w:author="Orion" w:date="2011-07-05T14:04:00Z">
                      <w:rPr>
                        <w:b/>
                        <w:bCs/>
                        <w:noProof/>
                      </w:rPr>
                    </w:rPrChange>
                  </w:rPr>
                  <w:t>Airbus.</w:t>
                </w:r>
                <w:r w:rsidRPr="00CD4C4B">
                  <w:rPr>
                    <w:noProof/>
                    <w:lang w:val="en-US"/>
                    <w:rPrChange w:id="6206" w:author="Orion" w:date="2011-07-05T14:04:00Z">
                      <w:rPr>
                        <w:noProof/>
                      </w:rPr>
                    </w:rPrChange>
                  </w:rPr>
                  <w:t xml:space="preserve"> </w:t>
                </w:r>
                <w:r w:rsidRPr="00CD4C4B">
                  <w:rPr>
                    <w:i/>
                    <w:iCs/>
                    <w:noProof/>
                    <w:lang w:val="en-US"/>
                    <w:rPrChange w:id="6207" w:author="Orion" w:date="2011-07-05T14:04:00Z">
                      <w:rPr>
                        <w:i/>
                        <w:iCs/>
                        <w:noProof/>
                      </w:rPr>
                    </w:rPrChange>
                  </w:rPr>
                  <w:t xml:space="preserve">A320 AIRPLANE CHARACTERISTICS FOR AIRPORT PLANNING. </w:t>
                </w:r>
                <w:r w:rsidRPr="00CD4C4B">
                  <w:rPr>
                    <w:noProof/>
                    <w:lang w:val="en-US"/>
                    <w:rPrChange w:id="6208" w:author="Orion" w:date="2011-07-05T14:04:00Z">
                      <w:rPr>
                        <w:noProof/>
                      </w:rPr>
                    </w:rPrChange>
                  </w:rPr>
                  <w:t>2005.</w:t>
                </w:r>
              </w:ins>
            </w:p>
            <w:p w14:paraId="7207A629" w14:textId="77777777" w:rsidR="00CD4C4B" w:rsidRDefault="00CD4C4B">
              <w:pPr>
                <w:pStyle w:val="Bibliography"/>
                <w:rPr>
                  <w:ins w:id="6209" w:author="Orion" w:date="2011-07-05T14:03:00Z"/>
                  <w:noProof/>
                </w:rPr>
              </w:pPr>
              <w:ins w:id="6210" w:author="Orion" w:date="2011-07-05T14:03:00Z">
                <w:r w:rsidRPr="00CD4C4B">
                  <w:rPr>
                    <w:noProof/>
                    <w:lang w:val="en-US"/>
                    <w:rPrChange w:id="6211" w:author="Orion" w:date="2011-07-05T14:04:00Z">
                      <w:rPr>
                        <w:noProof/>
                      </w:rPr>
                    </w:rPrChange>
                  </w:rPr>
                  <w:t xml:space="preserve">42. Directory of Waypoints in Spain. </w:t>
                </w:r>
                <w:r>
                  <w:rPr>
                    <w:noProof/>
                  </w:rPr>
                  <w:t>[En línea] http://www.fallingrain.com/world/SP/waypoints.html.</w:t>
                </w:r>
              </w:ins>
            </w:p>
            <w:p w14:paraId="2A7E65FC" w14:textId="77777777" w:rsidR="00CD4C4B" w:rsidRDefault="00CD4C4B">
              <w:pPr>
                <w:pStyle w:val="Bibliography"/>
                <w:rPr>
                  <w:ins w:id="6212" w:author="Orion" w:date="2011-07-05T14:03:00Z"/>
                  <w:noProof/>
                </w:rPr>
              </w:pPr>
              <w:ins w:id="6213" w:author="Orion" w:date="2011-07-05T14:03:00Z">
                <w:r>
                  <w:rPr>
                    <w:noProof/>
                  </w:rPr>
                  <w:t>43. Flota de Iberia en el Grupo Iberia. [En línea] http://grupo.iberia.es/portal/site/grupoiberia/menuitem.8e32b03d06b292dda0d4a195d21061ca/?id_avion=57d89a1b25862010VgnVCM100000950216ac____&amp;origen=datos&amp;vengode=Iberia.</w:t>
                </w:r>
              </w:ins>
            </w:p>
            <w:p w14:paraId="4E1B4E63" w14:textId="77777777" w:rsidR="00CD4C4B" w:rsidRPr="00CD4C4B" w:rsidRDefault="00CD4C4B">
              <w:pPr>
                <w:pStyle w:val="Bibliography"/>
                <w:rPr>
                  <w:ins w:id="6214" w:author="Orion" w:date="2011-07-05T14:03:00Z"/>
                  <w:noProof/>
                  <w:lang w:val="en-US"/>
                  <w:rPrChange w:id="6215" w:author="Orion" w:date="2011-07-05T14:04:00Z">
                    <w:rPr>
                      <w:ins w:id="6216" w:author="Orion" w:date="2011-07-05T14:03:00Z"/>
                      <w:noProof/>
                    </w:rPr>
                  </w:rPrChange>
                </w:rPr>
              </w:pPr>
              <w:ins w:id="6217" w:author="Orion" w:date="2011-07-05T14:03:00Z">
                <w:r w:rsidRPr="00CD4C4B">
                  <w:rPr>
                    <w:noProof/>
                    <w:lang w:val="en-US"/>
                    <w:rPrChange w:id="6218" w:author="Orion" w:date="2011-07-05T14:04:00Z">
                      <w:rPr>
                        <w:noProof/>
                      </w:rPr>
                    </w:rPrChange>
                  </w:rPr>
                  <w:t xml:space="preserve">44. </w:t>
                </w:r>
                <w:r w:rsidRPr="00CD4C4B">
                  <w:rPr>
                    <w:b/>
                    <w:bCs/>
                    <w:noProof/>
                    <w:lang w:val="en-US"/>
                    <w:rPrChange w:id="6219" w:author="Orion" w:date="2011-07-05T14:04:00Z">
                      <w:rPr>
                        <w:b/>
                        <w:bCs/>
                        <w:noProof/>
                      </w:rPr>
                    </w:rPrChange>
                  </w:rPr>
                  <w:t>Federal Aviation Administration.</w:t>
                </w:r>
                <w:r w:rsidRPr="00CD4C4B">
                  <w:rPr>
                    <w:noProof/>
                    <w:lang w:val="en-US"/>
                    <w:rPrChange w:id="6220" w:author="Orion" w:date="2011-07-05T14:04:00Z">
                      <w:rPr>
                        <w:noProof/>
                      </w:rPr>
                    </w:rPrChange>
                  </w:rPr>
                  <w:t xml:space="preserve"> </w:t>
                </w:r>
                <w:r w:rsidRPr="00CD4C4B">
                  <w:rPr>
                    <w:i/>
                    <w:iCs/>
                    <w:noProof/>
                    <w:lang w:val="en-US"/>
                    <w:rPrChange w:id="6221" w:author="Orion" w:date="2011-07-05T14:04:00Z">
                      <w:rPr>
                        <w:i/>
                        <w:iCs/>
                        <w:noProof/>
                      </w:rPr>
                    </w:rPrChange>
                  </w:rPr>
                  <w:t xml:space="preserve">Air Traffic Control FAA Order 7110.65T. </w:t>
                </w:r>
                <w:r w:rsidRPr="00CD4C4B">
                  <w:rPr>
                    <w:noProof/>
                    <w:lang w:val="en-US"/>
                    <w:rPrChange w:id="6222" w:author="Orion" w:date="2011-07-05T14:04:00Z">
                      <w:rPr>
                        <w:noProof/>
                      </w:rPr>
                    </w:rPrChange>
                  </w:rPr>
                  <w:t>Washington, DC. : s.n., Feb. 11, 2010.</w:t>
                </w:r>
              </w:ins>
            </w:p>
            <w:p w14:paraId="089AFDA4" w14:textId="77777777" w:rsidR="00CD4C4B" w:rsidRPr="00CD4C4B" w:rsidRDefault="00CD4C4B">
              <w:pPr>
                <w:pStyle w:val="Bibliography"/>
                <w:rPr>
                  <w:ins w:id="6223" w:author="Orion" w:date="2011-07-05T14:03:00Z"/>
                  <w:noProof/>
                  <w:lang w:val="en-US"/>
                  <w:rPrChange w:id="6224" w:author="Orion" w:date="2011-07-05T14:04:00Z">
                    <w:rPr>
                      <w:ins w:id="6225" w:author="Orion" w:date="2011-07-05T14:03:00Z"/>
                      <w:noProof/>
                    </w:rPr>
                  </w:rPrChange>
                </w:rPr>
              </w:pPr>
              <w:ins w:id="6226" w:author="Orion" w:date="2011-07-05T14:03:00Z">
                <w:r w:rsidRPr="00CD4C4B">
                  <w:rPr>
                    <w:noProof/>
                    <w:lang w:val="en-US"/>
                    <w:rPrChange w:id="6227" w:author="Orion" w:date="2011-07-05T14:04:00Z">
                      <w:rPr>
                        <w:noProof/>
                      </w:rPr>
                    </w:rPrChange>
                  </w:rPr>
                  <w:t xml:space="preserve">45. </w:t>
                </w:r>
                <w:r w:rsidRPr="00CD4C4B">
                  <w:rPr>
                    <w:i/>
                    <w:iCs/>
                    <w:noProof/>
                    <w:lang w:val="en-US"/>
                    <w:rPrChange w:id="6228" w:author="Orion" w:date="2011-07-05T14:04:00Z">
                      <w:rPr>
                        <w:i/>
                        <w:iCs/>
                        <w:noProof/>
                      </w:rPr>
                    </w:rPrChange>
                  </w:rPr>
                  <w:t xml:space="preserve">The INGENIAS Methodology and Tools. </w:t>
                </w:r>
                <w:r>
                  <w:rPr>
                    <w:b/>
                    <w:bCs/>
                    <w:noProof/>
                  </w:rPr>
                  <w:t>Pavón, J., Gómez-Sanz, J. J., y Fuentes, R.</w:t>
                </w:r>
                <w:r>
                  <w:rPr>
                    <w:noProof/>
                  </w:rPr>
                  <w:t xml:space="preserve"> [ed.] </w:t>
                </w:r>
                <w:r w:rsidRPr="00CD4C4B">
                  <w:rPr>
                    <w:noProof/>
                    <w:lang w:val="en-US"/>
                    <w:rPrChange w:id="6229" w:author="Orion" w:date="2011-07-05T14:04:00Z">
                      <w:rPr>
                        <w:noProof/>
                      </w:rPr>
                    </w:rPrChange>
                  </w:rPr>
                  <w:t>B., y Giorgini, P. Henderson-Sellers. 2005. Idea Group Publishing. págs. 236-276.</w:t>
                </w:r>
              </w:ins>
            </w:p>
            <w:p w14:paraId="3D012F9B" w14:textId="77777777" w:rsidR="00CD4C4B" w:rsidRPr="00CD4C4B" w:rsidRDefault="00CD4C4B">
              <w:pPr>
                <w:pStyle w:val="Bibliography"/>
                <w:rPr>
                  <w:ins w:id="6230" w:author="Orion" w:date="2011-07-05T14:03:00Z"/>
                  <w:noProof/>
                  <w:lang w:val="en-US"/>
                  <w:rPrChange w:id="6231" w:author="Orion" w:date="2011-07-05T14:04:00Z">
                    <w:rPr>
                      <w:ins w:id="6232" w:author="Orion" w:date="2011-07-05T14:03:00Z"/>
                      <w:noProof/>
                    </w:rPr>
                  </w:rPrChange>
                </w:rPr>
              </w:pPr>
              <w:ins w:id="6233" w:author="Orion" w:date="2011-07-05T14:03:00Z">
                <w:r w:rsidRPr="00CD4C4B">
                  <w:rPr>
                    <w:noProof/>
                    <w:lang w:val="en-US"/>
                    <w:rPrChange w:id="6234" w:author="Orion" w:date="2011-07-05T14:04:00Z">
                      <w:rPr>
                        <w:noProof/>
                      </w:rPr>
                    </w:rPrChange>
                  </w:rPr>
                  <w:t xml:space="preserve">46. </w:t>
                </w:r>
                <w:r w:rsidRPr="00CD4C4B">
                  <w:rPr>
                    <w:i/>
                    <w:iCs/>
                    <w:noProof/>
                    <w:lang w:val="en-US"/>
                    <w:rPrChange w:id="6235" w:author="Orion" w:date="2011-07-05T14:04:00Z">
                      <w:rPr>
                        <w:i/>
                        <w:iCs/>
                        <w:noProof/>
                      </w:rPr>
                    </w:rPrChange>
                  </w:rPr>
                  <w:t xml:space="preserve">The Ingenias Project: Methods and Tool For Developing Multiagent Systems. </w:t>
                </w:r>
                <w:r>
                  <w:rPr>
                    <w:b/>
                    <w:bCs/>
                    <w:noProof/>
                  </w:rPr>
                  <w:t>Botia, J. A., Gonzalez, J. C., Gomez, J., y Pavon, J.</w:t>
                </w:r>
                <w:r>
                  <w:rPr>
                    <w:noProof/>
                  </w:rPr>
                  <w:t xml:space="preserve"> 2008, Latin America Transactions, IEEE (Revista IEEE </w:t>
                </w:r>
                <w:r>
                  <w:rPr>
                    <w:noProof/>
                  </w:rPr>
                  <w:lastRenderedPageBreak/>
                  <w:t xml:space="preserve">America Latina), págs. </w:t>
                </w:r>
                <w:r w:rsidRPr="00CD4C4B">
                  <w:rPr>
                    <w:noProof/>
                    <w:lang w:val="en-US"/>
                    <w:rPrChange w:id="6236" w:author="Orion" w:date="2011-07-05T14:04:00Z">
                      <w:rPr>
                        <w:noProof/>
                      </w:rPr>
                    </w:rPrChange>
                  </w:rPr>
                  <w:t>529-534.</w:t>
                </w:r>
              </w:ins>
            </w:p>
            <w:p w14:paraId="718C1B88" w14:textId="77777777" w:rsidR="00CD4C4B" w:rsidRPr="00CD4C4B" w:rsidRDefault="00CD4C4B">
              <w:pPr>
                <w:pStyle w:val="Bibliography"/>
                <w:rPr>
                  <w:ins w:id="6237" w:author="Orion" w:date="2011-07-05T14:03:00Z"/>
                  <w:noProof/>
                  <w:lang w:val="en-US"/>
                  <w:rPrChange w:id="6238" w:author="Orion" w:date="2011-07-05T14:04:00Z">
                    <w:rPr>
                      <w:ins w:id="6239" w:author="Orion" w:date="2011-07-05T14:03:00Z"/>
                      <w:noProof/>
                    </w:rPr>
                  </w:rPrChange>
                </w:rPr>
              </w:pPr>
              <w:ins w:id="6240" w:author="Orion" w:date="2011-07-05T14:03:00Z">
                <w:r w:rsidRPr="00CD4C4B">
                  <w:rPr>
                    <w:noProof/>
                    <w:lang w:val="en-US"/>
                    <w:rPrChange w:id="6241" w:author="Orion" w:date="2011-07-05T14:04:00Z">
                      <w:rPr>
                        <w:noProof/>
                      </w:rPr>
                    </w:rPrChange>
                  </w:rPr>
                  <w:t xml:space="preserve">47. </w:t>
                </w:r>
                <w:r w:rsidRPr="00CD4C4B">
                  <w:rPr>
                    <w:i/>
                    <w:iCs/>
                    <w:noProof/>
                    <w:lang w:val="en-US"/>
                    <w:rPrChange w:id="6242" w:author="Orion" w:date="2011-07-05T14:04:00Z">
                      <w:rPr>
                        <w:i/>
                        <w:iCs/>
                        <w:noProof/>
                      </w:rPr>
                    </w:rPrChange>
                  </w:rPr>
                  <w:t xml:space="preserve">Modelling a Knowledge Management System Architecture with INGENIAS Methodology. </w:t>
                </w:r>
                <w:r w:rsidRPr="00CD4C4B">
                  <w:rPr>
                    <w:b/>
                    <w:bCs/>
                    <w:noProof/>
                    <w:lang w:val="en-US"/>
                    <w:rPrChange w:id="6243" w:author="Orion" w:date="2011-07-05T14:04:00Z">
                      <w:rPr>
                        <w:b/>
                        <w:bCs/>
                        <w:noProof/>
                      </w:rPr>
                    </w:rPrChange>
                  </w:rPr>
                  <w:t>Soto, J. P., Vizcaino, A., Portillo, J., y Piattini, M.</w:t>
                </w:r>
                <w:r w:rsidRPr="00CD4C4B">
                  <w:rPr>
                    <w:noProof/>
                    <w:lang w:val="en-US"/>
                    <w:rPrChange w:id="6244" w:author="Orion" w:date="2011-07-05T14:04:00Z">
                      <w:rPr>
                        <w:noProof/>
                      </w:rPr>
                    </w:rPrChange>
                  </w:rPr>
                  <w:t xml:space="preserve"> Washington, DC : s.n., 2006. En Proceedings of the 15th international Conference on Computing. págs. 167-173.</w:t>
                </w:r>
              </w:ins>
            </w:p>
            <w:p w14:paraId="27092286" w14:textId="77777777" w:rsidR="00CD4C4B" w:rsidRDefault="00CD4C4B">
              <w:pPr>
                <w:pStyle w:val="Bibliography"/>
                <w:rPr>
                  <w:ins w:id="6245" w:author="Orion" w:date="2011-07-05T14:03:00Z"/>
                  <w:noProof/>
                </w:rPr>
              </w:pPr>
              <w:ins w:id="6246" w:author="Orion" w:date="2011-07-05T14:03:00Z">
                <w:r w:rsidRPr="00CD4C4B">
                  <w:rPr>
                    <w:noProof/>
                    <w:lang w:val="en-US"/>
                    <w:rPrChange w:id="6247" w:author="Orion" w:date="2011-07-05T14:04:00Z">
                      <w:rPr>
                        <w:noProof/>
                      </w:rPr>
                    </w:rPrChange>
                  </w:rPr>
                  <w:t xml:space="preserve">48. </w:t>
                </w:r>
                <w:r w:rsidRPr="00CD4C4B">
                  <w:rPr>
                    <w:i/>
                    <w:iCs/>
                    <w:noProof/>
                    <w:lang w:val="en-US"/>
                    <w:rPrChange w:id="6248" w:author="Orion" w:date="2011-07-05T14:04:00Z">
                      <w:rPr>
                        <w:i/>
                        <w:iCs/>
                        <w:noProof/>
                      </w:rPr>
                    </w:rPrChange>
                  </w:rPr>
                  <w:t xml:space="preserve">Model Driven Development of Multi-Agent Systems. </w:t>
                </w:r>
                <w:r w:rsidRPr="00CD4C4B">
                  <w:rPr>
                    <w:b/>
                    <w:bCs/>
                    <w:noProof/>
                    <w:lang w:val="en-US"/>
                    <w:rPrChange w:id="6249" w:author="Orion" w:date="2011-07-05T14:04:00Z">
                      <w:rPr>
                        <w:b/>
                        <w:bCs/>
                        <w:noProof/>
                      </w:rPr>
                    </w:rPrChange>
                  </w:rPr>
                  <w:t>Pavón, J., Gómez-Sanz, J.J., Fuentes, R.</w:t>
                </w:r>
                <w:r w:rsidRPr="00CD4C4B">
                  <w:rPr>
                    <w:noProof/>
                    <w:lang w:val="en-US"/>
                    <w:rPrChange w:id="6250" w:author="Orion" w:date="2011-07-05T14:04:00Z">
                      <w:rPr>
                        <w:noProof/>
                      </w:rPr>
                    </w:rPrChange>
                  </w:rPr>
                  <w:t xml:space="preserve"> [ed.] A., Warmer, J. Rensink. Springer, Heidelberg : s.n., 2006. ECMDA-FA 2006. </w:t>
                </w:r>
                <w:r>
                  <w:rPr>
                    <w:noProof/>
                  </w:rPr>
                  <w:t>Vol. 4066, págs. 284- 298.</w:t>
                </w:r>
              </w:ins>
            </w:p>
            <w:p w14:paraId="247E3ABC" w14:textId="77777777" w:rsidR="00CD4C4B" w:rsidRDefault="00CD4C4B">
              <w:pPr>
                <w:pStyle w:val="Bibliography"/>
                <w:rPr>
                  <w:ins w:id="6251" w:author="Orion" w:date="2011-07-05T14:03:00Z"/>
                  <w:noProof/>
                </w:rPr>
              </w:pPr>
              <w:ins w:id="6252" w:author="Orion" w:date="2011-07-05T14:03:00Z">
                <w:r>
                  <w:rPr>
                    <w:noProof/>
                  </w:rPr>
                  <w:t xml:space="preserve">49. </w:t>
                </w:r>
                <w:r>
                  <w:rPr>
                    <w:b/>
                    <w:bCs/>
                    <w:noProof/>
                  </w:rPr>
                  <w:t>Reenskau, T. M. H.</w:t>
                </w:r>
                <w:r>
                  <w:rPr>
                    <w:noProof/>
                  </w:rPr>
                  <w:t xml:space="preserve"> MVC XEROX PARC 1978-79. [En línea] http://heim.ifi.uio.no/~trygver/themes/mvc/mvc-index.html.</w:t>
                </w:r>
              </w:ins>
            </w:p>
            <w:p w14:paraId="199FFFC9" w14:textId="77777777" w:rsidR="00CD4C4B" w:rsidRPr="00CD4C4B" w:rsidRDefault="00CD4C4B">
              <w:pPr>
                <w:pStyle w:val="Bibliography"/>
                <w:rPr>
                  <w:ins w:id="6253" w:author="Orion" w:date="2011-07-05T14:03:00Z"/>
                  <w:noProof/>
                  <w:lang w:val="en-US"/>
                  <w:rPrChange w:id="6254" w:author="Orion" w:date="2011-07-05T14:04:00Z">
                    <w:rPr>
                      <w:ins w:id="6255" w:author="Orion" w:date="2011-07-05T14:03:00Z"/>
                      <w:noProof/>
                    </w:rPr>
                  </w:rPrChange>
                </w:rPr>
              </w:pPr>
              <w:ins w:id="6256" w:author="Orion" w:date="2011-07-05T14:03:00Z">
                <w:r w:rsidRPr="00CD4C4B">
                  <w:rPr>
                    <w:noProof/>
                    <w:lang w:val="en-US"/>
                    <w:rPrChange w:id="6257" w:author="Orion" w:date="2011-07-05T14:04:00Z">
                      <w:rPr>
                        <w:noProof/>
                      </w:rPr>
                    </w:rPrChange>
                  </w:rPr>
                  <w:t>50. World Wind Java SDK. [En línea] http://worldwind.arc.nasa.gov/java/.</w:t>
                </w:r>
              </w:ins>
            </w:p>
            <w:p w14:paraId="2A24926B" w14:textId="77777777" w:rsidR="00CD4C4B" w:rsidRPr="00CD4C4B" w:rsidRDefault="00CD4C4B">
              <w:pPr>
                <w:pStyle w:val="Bibliography"/>
                <w:rPr>
                  <w:ins w:id="6258" w:author="Orion" w:date="2011-07-05T14:03:00Z"/>
                  <w:noProof/>
                  <w:lang w:val="en-US"/>
                  <w:rPrChange w:id="6259" w:author="Orion" w:date="2011-07-05T14:04:00Z">
                    <w:rPr>
                      <w:ins w:id="6260" w:author="Orion" w:date="2011-07-05T14:03:00Z"/>
                      <w:noProof/>
                    </w:rPr>
                  </w:rPrChange>
                </w:rPr>
              </w:pPr>
              <w:ins w:id="6261" w:author="Orion" w:date="2011-07-05T14:03:00Z">
                <w:r w:rsidRPr="00CD4C4B">
                  <w:rPr>
                    <w:noProof/>
                    <w:lang w:val="en-US"/>
                    <w:rPrChange w:id="6262" w:author="Orion" w:date="2011-07-05T14:04:00Z">
                      <w:rPr>
                        <w:noProof/>
                      </w:rPr>
                    </w:rPrChange>
                  </w:rPr>
                  <w:t xml:space="preserve">51. </w:t>
                </w:r>
                <w:r w:rsidRPr="00CD4C4B">
                  <w:rPr>
                    <w:i/>
                    <w:iCs/>
                    <w:noProof/>
                    <w:lang w:val="en-US"/>
                    <w:rPrChange w:id="6263" w:author="Orion" w:date="2011-07-05T14:04:00Z">
                      <w:rPr>
                        <w:i/>
                        <w:iCs/>
                        <w:noProof/>
                      </w:rPr>
                    </w:rPrChange>
                  </w:rPr>
                  <w:t xml:space="preserve">AGENTFLY: A multi-agent airspace test-bed. </w:t>
                </w:r>
                <w:r w:rsidRPr="00CD4C4B">
                  <w:rPr>
                    <w:b/>
                    <w:bCs/>
                    <w:noProof/>
                    <w:lang w:val="en-US"/>
                    <w:rPrChange w:id="6264" w:author="Orion" w:date="2011-07-05T14:04:00Z">
                      <w:rPr>
                        <w:b/>
                        <w:bCs/>
                        <w:noProof/>
                      </w:rPr>
                    </w:rPrChange>
                  </w:rPr>
                  <w:t>D. Sislak, P. Volf, S. Kopriva, and M. Pechoucek.</w:t>
                </w:r>
                <w:r w:rsidRPr="00CD4C4B">
                  <w:rPr>
                    <w:noProof/>
                    <w:lang w:val="en-US"/>
                    <w:rPrChange w:id="6265" w:author="Orion" w:date="2011-07-05T14:04:00Z">
                      <w:rPr>
                        <w:noProof/>
                      </w:rPr>
                    </w:rPrChange>
                  </w:rPr>
                  <w:t xml:space="preserve"> May, 2008. 7th Intl. Conf. on Autonomous Agents and MultiAgent Systems.</w:t>
                </w:r>
              </w:ins>
            </w:p>
            <w:p w14:paraId="5811E8E3" w14:textId="77777777" w:rsidR="00CD4C4B" w:rsidRDefault="00CD4C4B">
              <w:pPr>
                <w:pStyle w:val="Bibliography"/>
                <w:rPr>
                  <w:ins w:id="6266" w:author="Orion" w:date="2011-07-05T14:03:00Z"/>
                  <w:noProof/>
                </w:rPr>
              </w:pPr>
              <w:ins w:id="6267" w:author="Orion" w:date="2011-07-05T14:03:00Z">
                <w:r w:rsidRPr="00CD4C4B">
                  <w:rPr>
                    <w:noProof/>
                    <w:lang w:val="en-US"/>
                    <w:rPrChange w:id="6268" w:author="Orion" w:date="2011-07-05T14:04:00Z">
                      <w:rPr>
                        <w:noProof/>
                      </w:rPr>
                    </w:rPrChange>
                  </w:rPr>
                  <w:t xml:space="preserve">52. </w:t>
                </w:r>
                <w:r w:rsidRPr="00CD4C4B">
                  <w:rPr>
                    <w:b/>
                    <w:bCs/>
                    <w:noProof/>
                    <w:lang w:val="en-US"/>
                    <w:rPrChange w:id="6269" w:author="Orion" w:date="2011-07-05T14:04:00Z">
                      <w:rPr>
                        <w:b/>
                        <w:bCs/>
                        <w:noProof/>
                      </w:rPr>
                    </w:rPrChange>
                  </w:rPr>
                  <w:t>Daniel J. Garland, John A. Wise and V. David Hopkin.</w:t>
                </w:r>
                <w:r w:rsidRPr="00CD4C4B">
                  <w:rPr>
                    <w:noProof/>
                    <w:lang w:val="en-US"/>
                    <w:rPrChange w:id="6270" w:author="Orion" w:date="2011-07-05T14:04:00Z">
                      <w:rPr>
                        <w:noProof/>
                      </w:rPr>
                    </w:rPrChange>
                  </w:rPr>
                  <w:t xml:space="preserve"> </w:t>
                </w:r>
                <w:r w:rsidRPr="00CD4C4B">
                  <w:rPr>
                    <w:i/>
                    <w:iCs/>
                    <w:noProof/>
                    <w:lang w:val="en-US"/>
                    <w:rPrChange w:id="6271" w:author="Orion" w:date="2011-07-05T14:04:00Z">
                      <w:rPr>
                        <w:i/>
                        <w:iCs/>
                        <w:noProof/>
                      </w:rPr>
                    </w:rPrChange>
                  </w:rPr>
                  <w:t xml:space="preserve">Handbook of Aviation Human Factors. </w:t>
                </w:r>
                <w:r>
                  <w:rPr>
                    <w:noProof/>
                  </w:rPr>
                  <w:t>[ed.] Lawrence Erlbaum Associates. 1999. ISBN 0-8058-1680-1.</w:t>
                </w:r>
              </w:ins>
            </w:p>
            <w:p w14:paraId="1D259C52" w14:textId="77777777" w:rsidR="00C1157B" w:rsidRPr="00C1157B" w:rsidDel="00CD4C4B" w:rsidRDefault="00C1157B">
              <w:pPr>
                <w:pStyle w:val="Bibliography"/>
                <w:rPr>
                  <w:del w:id="6272" w:author="Orion" w:date="2011-07-05T14:03:00Z"/>
                  <w:noProof/>
                  <w:lang w:val="en-US"/>
                  <w:rPrChange w:id="6273" w:author="Orion" w:date="2011-06-17T12:33:00Z">
                    <w:rPr>
                      <w:del w:id="6274" w:author="Orion" w:date="2011-07-05T14:03:00Z"/>
                      <w:noProof/>
                    </w:rPr>
                  </w:rPrChange>
                </w:rPr>
              </w:pPr>
              <w:del w:id="6275" w:author="Orion" w:date="2011-07-05T14:03:00Z">
                <w:r w:rsidRPr="009F785B" w:rsidDel="00CD4C4B">
                  <w:rPr>
                    <w:noProof/>
                  </w:rPr>
                  <w:delText xml:space="preserve">1. </w:delText>
                </w:r>
                <w:r w:rsidRPr="005854A3" w:rsidDel="00CD4C4B">
                  <w:rPr>
                    <w:i/>
                    <w:iCs/>
                    <w:noProof/>
                  </w:rPr>
                  <w:delText xml:space="preserve">A vision for European Aviation. </w:delText>
                </w:r>
                <w:r w:rsidRPr="00C91DD8" w:rsidDel="00CD4C4B">
                  <w:rPr>
                    <w:b/>
                    <w:bCs/>
                    <w:noProof/>
                    <w:lang w:val="en-US"/>
                    <w:rPrChange w:id="6276" w:author="Orion" w:date="2011-06-22T18:56:00Z">
                      <w:rPr>
                        <w:b/>
                        <w:bCs/>
                        <w:noProof/>
                      </w:rPr>
                    </w:rPrChange>
                  </w:rPr>
                  <w:delText>Eurocontrol.</w:delText>
                </w:r>
                <w:r w:rsidRPr="00C91DD8" w:rsidDel="00CD4C4B">
                  <w:rPr>
                    <w:noProof/>
                    <w:lang w:val="en-US"/>
                    <w:rPrChange w:id="6277" w:author="Orion" w:date="2011-06-22T18:56:00Z">
                      <w:rPr>
                        <w:noProof/>
                      </w:rPr>
                    </w:rPrChange>
                  </w:rPr>
                  <w:delText xml:space="preserve"> </w:delText>
                </w:r>
                <w:r w:rsidRPr="00C1157B" w:rsidDel="00CD4C4B">
                  <w:rPr>
                    <w:noProof/>
                    <w:lang w:val="en-US"/>
                    <w:rPrChange w:id="6278" w:author="Orion" w:date="2011-06-17T12:33:00Z">
                      <w:rPr>
                        <w:noProof/>
                      </w:rPr>
                    </w:rPrChange>
                  </w:rPr>
                  <w:delText>2005. Eurocontrol and ACI Europe Press Conference.</w:delText>
                </w:r>
              </w:del>
            </w:p>
            <w:p w14:paraId="46EAB926" w14:textId="77777777" w:rsidR="00C1157B" w:rsidRPr="00C1157B" w:rsidDel="00CD4C4B" w:rsidRDefault="00C1157B">
              <w:pPr>
                <w:pStyle w:val="Bibliography"/>
                <w:rPr>
                  <w:del w:id="6279" w:author="Orion" w:date="2011-07-05T14:03:00Z"/>
                  <w:noProof/>
                  <w:lang w:val="en-US"/>
                  <w:rPrChange w:id="6280" w:author="Orion" w:date="2011-06-17T12:33:00Z">
                    <w:rPr>
                      <w:del w:id="6281" w:author="Orion" w:date="2011-07-05T14:03:00Z"/>
                      <w:noProof/>
                    </w:rPr>
                  </w:rPrChange>
                </w:rPr>
              </w:pPr>
              <w:del w:id="6282" w:author="Orion" w:date="2011-07-05T14:03:00Z">
                <w:r w:rsidRPr="00C1157B" w:rsidDel="00CD4C4B">
                  <w:rPr>
                    <w:noProof/>
                    <w:lang w:val="en-US"/>
                    <w:rPrChange w:id="6283" w:author="Orion" w:date="2011-06-17T12:33:00Z">
                      <w:rPr>
                        <w:noProof/>
                      </w:rPr>
                    </w:rPrChange>
                  </w:rPr>
                  <w:delText xml:space="preserve">2. </w:delText>
                </w:r>
                <w:r w:rsidRPr="00C1157B" w:rsidDel="00CD4C4B">
                  <w:rPr>
                    <w:i/>
                    <w:iCs/>
                    <w:noProof/>
                    <w:lang w:val="en-US"/>
                    <w:rPrChange w:id="6284" w:author="Orion" w:date="2011-06-17T12:33:00Z">
                      <w:rPr>
                        <w:i/>
                        <w:iCs/>
                        <w:noProof/>
                      </w:rPr>
                    </w:rPrChange>
                  </w:rPr>
                  <w:delText xml:space="preserve">Conflict Resolution for Air Traffic Management: A Study in Multi-Agent Hybrid Systems. </w:delText>
                </w:r>
                <w:r w:rsidRPr="00C1157B" w:rsidDel="00CD4C4B">
                  <w:rPr>
                    <w:b/>
                    <w:bCs/>
                    <w:noProof/>
                    <w:lang w:val="en-US"/>
                    <w:rPrChange w:id="6285" w:author="Orion" w:date="2011-06-17T12:33:00Z">
                      <w:rPr>
                        <w:b/>
                        <w:bCs/>
                        <w:noProof/>
                      </w:rPr>
                    </w:rPrChange>
                  </w:rPr>
                  <w:delText>Claire Tomlin, George J. Pappas, and Shankar Sastry.</w:delText>
                </w:r>
                <w:r w:rsidRPr="00C1157B" w:rsidDel="00CD4C4B">
                  <w:rPr>
                    <w:noProof/>
                    <w:lang w:val="en-US"/>
                    <w:rPrChange w:id="6286" w:author="Orion" w:date="2011-06-17T12:33:00Z">
                      <w:rPr>
                        <w:noProof/>
                      </w:rPr>
                    </w:rPrChange>
                  </w:rPr>
                  <w:delText xml:space="preserve"> April de 1998, IEEE Transactions on Automatic Control, Vol. 43, págs. 509--521. 4.</w:delText>
                </w:r>
              </w:del>
            </w:p>
            <w:p w14:paraId="35CDCBF5" w14:textId="77777777" w:rsidR="00C1157B" w:rsidRPr="00C1157B" w:rsidDel="00CD4C4B" w:rsidRDefault="00C1157B">
              <w:pPr>
                <w:pStyle w:val="Bibliography"/>
                <w:rPr>
                  <w:del w:id="6287" w:author="Orion" w:date="2011-07-05T14:03:00Z"/>
                  <w:noProof/>
                  <w:lang w:val="en-US"/>
                  <w:rPrChange w:id="6288" w:author="Orion" w:date="2011-06-17T12:33:00Z">
                    <w:rPr>
                      <w:del w:id="6289" w:author="Orion" w:date="2011-07-05T14:03:00Z"/>
                      <w:noProof/>
                    </w:rPr>
                  </w:rPrChange>
                </w:rPr>
              </w:pPr>
              <w:del w:id="6290" w:author="Orion" w:date="2011-07-05T14:03:00Z">
                <w:r w:rsidRPr="00C1157B" w:rsidDel="00CD4C4B">
                  <w:rPr>
                    <w:noProof/>
                    <w:lang w:val="en-US"/>
                    <w:rPrChange w:id="6291" w:author="Orion" w:date="2011-06-17T12:33:00Z">
                      <w:rPr>
                        <w:noProof/>
                      </w:rPr>
                    </w:rPrChange>
                  </w:rPr>
                  <w:delText xml:space="preserve">3. </w:delText>
                </w:r>
                <w:r w:rsidRPr="00C1157B" w:rsidDel="00CD4C4B">
                  <w:rPr>
                    <w:b/>
                    <w:bCs/>
                    <w:noProof/>
                    <w:lang w:val="en-US"/>
                    <w:rPrChange w:id="6292" w:author="Orion" w:date="2011-06-17T12:33:00Z">
                      <w:rPr>
                        <w:b/>
                        <w:bCs/>
                        <w:noProof/>
                      </w:rPr>
                    </w:rPrChange>
                  </w:rPr>
                  <w:delText>JSBSim.</w:delText>
                </w:r>
                <w:r w:rsidRPr="00C1157B" w:rsidDel="00CD4C4B">
                  <w:rPr>
                    <w:noProof/>
                    <w:lang w:val="en-US"/>
                    <w:rPrChange w:id="6293" w:author="Orion" w:date="2011-06-17T12:33:00Z">
                      <w:rPr>
                        <w:noProof/>
                      </w:rPr>
                    </w:rPrChange>
                  </w:rPr>
                  <w:delText xml:space="preserve"> JSBSim flight dynamics model. [En línea] http://jsbsim.sourceforge.net/ .</w:delText>
                </w:r>
              </w:del>
            </w:p>
            <w:p w14:paraId="33165816" w14:textId="77777777" w:rsidR="00C1157B" w:rsidRPr="00C1157B" w:rsidDel="00CD4C4B" w:rsidRDefault="00C1157B">
              <w:pPr>
                <w:pStyle w:val="Bibliography"/>
                <w:rPr>
                  <w:del w:id="6294" w:author="Orion" w:date="2011-07-05T14:03:00Z"/>
                  <w:noProof/>
                  <w:lang w:val="en-US"/>
                  <w:rPrChange w:id="6295" w:author="Orion" w:date="2011-06-17T12:33:00Z">
                    <w:rPr>
                      <w:del w:id="6296" w:author="Orion" w:date="2011-07-05T14:03:00Z"/>
                      <w:noProof/>
                    </w:rPr>
                  </w:rPrChange>
                </w:rPr>
              </w:pPr>
              <w:del w:id="6297" w:author="Orion" w:date="2011-07-05T14:03:00Z">
                <w:r w:rsidRPr="00C1157B" w:rsidDel="00CD4C4B">
                  <w:rPr>
                    <w:noProof/>
                    <w:lang w:val="en-US"/>
                    <w:rPrChange w:id="6298" w:author="Orion" w:date="2011-06-17T12:33:00Z">
                      <w:rPr>
                        <w:noProof/>
                      </w:rPr>
                    </w:rPrChange>
                  </w:rPr>
                  <w:delText xml:space="preserve">4. </w:delText>
                </w:r>
                <w:r w:rsidRPr="00C1157B" w:rsidDel="00CD4C4B">
                  <w:rPr>
                    <w:b/>
                    <w:bCs/>
                    <w:noProof/>
                    <w:lang w:val="en-US"/>
                    <w:rPrChange w:id="6299" w:author="Orion" w:date="2011-06-17T12:33:00Z">
                      <w:rPr>
                        <w:b/>
                        <w:bCs/>
                        <w:noProof/>
                      </w:rPr>
                    </w:rPrChange>
                  </w:rPr>
                  <w:delText>FlightGear Flight Simulator.</w:delText>
                </w:r>
                <w:r w:rsidRPr="00C1157B" w:rsidDel="00CD4C4B">
                  <w:rPr>
                    <w:noProof/>
                    <w:lang w:val="en-US"/>
                    <w:rPrChange w:id="6300" w:author="Orion" w:date="2011-06-17T12:33:00Z">
                      <w:rPr>
                        <w:noProof/>
                      </w:rPr>
                    </w:rPrChange>
                  </w:rPr>
                  <w:delText xml:space="preserve"> FlightGear Flight Simulator. [En línea] http://www.flightgear.org/.</w:delText>
                </w:r>
              </w:del>
            </w:p>
            <w:p w14:paraId="7B3E14E9" w14:textId="77777777" w:rsidR="00C1157B" w:rsidDel="00CD4C4B" w:rsidRDefault="00C1157B">
              <w:pPr>
                <w:pStyle w:val="Bibliography"/>
                <w:rPr>
                  <w:del w:id="6301" w:author="Orion" w:date="2011-07-05T14:03:00Z"/>
                  <w:noProof/>
                </w:rPr>
              </w:pPr>
              <w:del w:id="6302" w:author="Orion" w:date="2011-07-05T14:03:00Z">
                <w:r w:rsidDel="00CD4C4B">
                  <w:rPr>
                    <w:noProof/>
                  </w:rPr>
                  <w:delText xml:space="preserve">5. </w:delText>
                </w:r>
                <w:r w:rsidDel="00CD4C4B">
                  <w:rPr>
                    <w:b/>
                    <w:bCs/>
                    <w:noProof/>
                  </w:rPr>
                  <w:delText>OpenEaagles.</w:delText>
                </w:r>
                <w:r w:rsidDel="00CD4C4B">
                  <w:rPr>
                    <w:noProof/>
                  </w:rPr>
                  <w:delText xml:space="preserve"> OpenEaagles. [En línea] http://www.openeaagles.org/.</w:delText>
                </w:r>
              </w:del>
            </w:p>
            <w:p w14:paraId="17B53571" w14:textId="77777777" w:rsidR="00C1157B" w:rsidRPr="00C1157B" w:rsidDel="00CD4C4B" w:rsidRDefault="00C1157B">
              <w:pPr>
                <w:pStyle w:val="Bibliography"/>
                <w:rPr>
                  <w:del w:id="6303" w:author="Orion" w:date="2011-07-05T14:03:00Z"/>
                  <w:noProof/>
                  <w:lang w:val="en-US"/>
                  <w:rPrChange w:id="6304" w:author="Orion" w:date="2011-06-17T12:33:00Z">
                    <w:rPr>
                      <w:del w:id="6305" w:author="Orion" w:date="2011-07-05T14:03:00Z"/>
                      <w:noProof/>
                    </w:rPr>
                  </w:rPrChange>
                </w:rPr>
              </w:pPr>
              <w:del w:id="6306" w:author="Orion" w:date="2011-07-05T14:03:00Z">
                <w:r w:rsidRPr="00C1157B" w:rsidDel="00CD4C4B">
                  <w:rPr>
                    <w:noProof/>
                    <w:lang w:val="en-US"/>
                    <w:rPrChange w:id="6307" w:author="Orion" w:date="2011-06-17T12:33:00Z">
                      <w:rPr>
                        <w:noProof/>
                      </w:rPr>
                    </w:rPrChange>
                  </w:rPr>
                  <w:delText xml:space="preserve">6. </w:delText>
                </w:r>
                <w:r w:rsidRPr="00C1157B" w:rsidDel="00CD4C4B">
                  <w:rPr>
                    <w:b/>
                    <w:bCs/>
                    <w:noProof/>
                    <w:lang w:val="en-US"/>
                    <w:rPrChange w:id="6308" w:author="Orion" w:date="2011-06-17T12:33:00Z">
                      <w:rPr>
                        <w:b/>
                        <w:bCs/>
                        <w:noProof/>
                      </w:rPr>
                    </w:rPrChange>
                  </w:rPr>
                  <w:delText>AVIATOR VISUAL DESIGN SIMULATOR.</w:delText>
                </w:r>
                <w:r w:rsidRPr="00C1157B" w:rsidDel="00CD4C4B">
                  <w:rPr>
                    <w:noProof/>
                    <w:lang w:val="en-US"/>
                    <w:rPrChange w:id="6309" w:author="Orion" w:date="2011-06-17T12:33:00Z">
                      <w:rPr>
                        <w:noProof/>
                      </w:rPr>
                    </w:rPrChange>
                  </w:rPr>
                  <w:delText xml:space="preserve"> </w:delText>
                </w:r>
                <w:r w:rsidRPr="00C1157B" w:rsidDel="00CD4C4B">
                  <w:rPr>
                    <w:i/>
                    <w:iCs/>
                    <w:noProof/>
                    <w:lang w:val="en-US"/>
                    <w:rPrChange w:id="6310" w:author="Orion" w:date="2011-06-17T12:33:00Z">
                      <w:rPr>
                        <w:i/>
                        <w:iCs/>
                        <w:noProof/>
                      </w:rPr>
                    </w:rPrChange>
                  </w:rPr>
                  <w:delText xml:space="preserve">Manual, AVIATOR VISUAL DESIGN SIMULATOR (AVDS) User. </w:delText>
                </w:r>
                <w:r w:rsidRPr="00C1157B" w:rsidDel="00CD4C4B">
                  <w:rPr>
                    <w:noProof/>
                    <w:lang w:val="en-US"/>
                    <w:rPrChange w:id="6311" w:author="Orion" w:date="2011-06-17T12:33:00Z">
                      <w:rPr>
                        <w:noProof/>
                      </w:rPr>
                    </w:rPrChange>
                  </w:rPr>
                  <w:delText>http://www.rassimtech.com/documentation/AVDSManual.pdf.</w:delText>
                </w:r>
              </w:del>
            </w:p>
            <w:p w14:paraId="1DD00133" w14:textId="77777777" w:rsidR="00C1157B" w:rsidDel="00CD4C4B" w:rsidRDefault="00C1157B">
              <w:pPr>
                <w:pStyle w:val="Bibliography"/>
                <w:rPr>
                  <w:del w:id="6312" w:author="Orion" w:date="2011-07-05T14:03:00Z"/>
                  <w:noProof/>
                </w:rPr>
              </w:pPr>
              <w:del w:id="6313" w:author="Orion" w:date="2011-07-05T14:03:00Z">
                <w:r w:rsidRPr="00C1157B" w:rsidDel="00CD4C4B">
                  <w:rPr>
                    <w:noProof/>
                    <w:lang w:val="en-US"/>
                    <w:rPrChange w:id="6314" w:author="Orion" w:date="2011-06-17T12:33:00Z">
                      <w:rPr>
                        <w:noProof/>
                      </w:rPr>
                    </w:rPrChange>
                  </w:rPr>
                  <w:delText xml:space="preserve">7. </w:delText>
                </w:r>
                <w:r w:rsidRPr="00C1157B" w:rsidDel="00CD4C4B">
                  <w:rPr>
                    <w:i/>
                    <w:iCs/>
                    <w:noProof/>
                    <w:lang w:val="en-US"/>
                    <w:rPrChange w:id="6315" w:author="Orion" w:date="2011-06-17T12:33:00Z">
                      <w:rPr>
                        <w:i/>
                        <w:iCs/>
                        <w:noProof/>
                      </w:rPr>
                    </w:rPrChange>
                  </w:rPr>
                  <w:delText xml:space="preserve">FACET: Future ATM Concepts Evaluation Tool. </w:delText>
                </w:r>
                <w:r w:rsidDel="00CD4C4B">
                  <w:rPr>
                    <w:b/>
                    <w:bCs/>
                    <w:noProof/>
                  </w:rPr>
                  <w:delText>Bilimoria, K.</w:delText>
                </w:r>
                <w:r w:rsidDel="00CD4C4B">
                  <w:rPr>
                    <w:noProof/>
                  </w:rPr>
                  <w:delText xml:space="preserve"> Napoli, Italy : s.n., 2000. 3rd USA/Europe ATM 2001 R&amp;D Seminar.</w:delText>
                </w:r>
              </w:del>
            </w:p>
            <w:p w14:paraId="4FCAD080" w14:textId="77777777" w:rsidR="00C1157B" w:rsidRPr="00C1157B" w:rsidDel="00CD4C4B" w:rsidRDefault="00C1157B">
              <w:pPr>
                <w:pStyle w:val="Bibliography"/>
                <w:rPr>
                  <w:del w:id="6316" w:author="Orion" w:date="2011-07-05T14:03:00Z"/>
                  <w:noProof/>
                  <w:lang w:val="en-US"/>
                  <w:rPrChange w:id="6317" w:author="Orion" w:date="2011-06-17T12:33:00Z">
                    <w:rPr>
                      <w:del w:id="6318" w:author="Orion" w:date="2011-07-05T14:03:00Z"/>
                      <w:noProof/>
                    </w:rPr>
                  </w:rPrChange>
                </w:rPr>
              </w:pPr>
              <w:del w:id="6319" w:author="Orion" w:date="2011-07-05T14:03:00Z">
                <w:r w:rsidRPr="00C1157B" w:rsidDel="00CD4C4B">
                  <w:rPr>
                    <w:noProof/>
                    <w:lang w:val="en-US"/>
                    <w:rPrChange w:id="6320" w:author="Orion" w:date="2011-06-17T12:33:00Z">
                      <w:rPr>
                        <w:noProof/>
                      </w:rPr>
                    </w:rPrChange>
                  </w:rPr>
                  <w:delText xml:space="preserve">8. </w:delText>
                </w:r>
                <w:r w:rsidRPr="00C1157B" w:rsidDel="00CD4C4B">
                  <w:rPr>
                    <w:i/>
                    <w:iCs/>
                    <w:noProof/>
                    <w:lang w:val="en-US"/>
                    <w:rPrChange w:id="6321" w:author="Orion" w:date="2011-06-17T12:33:00Z">
                      <w:rPr>
                        <w:i/>
                        <w:iCs/>
                        <w:noProof/>
                      </w:rPr>
                    </w:rPrChange>
                  </w:rPr>
                  <w:delText xml:space="preserve">The design of FACET to support use by airline operations centers. </w:delText>
                </w:r>
                <w:r w:rsidRPr="00C1157B" w:rsidDel="00CD4C4B">
                  <w:rPr>
                    <w:b/>
                    <w:bCs/>
                    <w:noProof/>
                    <w:lang w:val="en-US"/>
                    <w:rPrChange w:id="6322" w:author="Orion" w:date="2011-06-17T12:33:00Z">
                      <w:rPr>
                        <w:b/>
                        <w:bCs/>
                        <w:noProof/>
                      </w:rPr>
                    </w:rPrChange>
                  </w:rPr>
                  <w:delText>Smith, P.</w:delText>
                </w:r>
                <w:r w:rsidRPr="00C1157B" w:rsidDel="00CD4C4B">
                  <w:rPr>
                    <w:noProof/>
                    <w:lang w:val="en-US"/>
                    <w:rPrChange w:id="6323" w:author="Orion" w:date="2011-06-17T12:33:00Z">
                      <w:rPr>
                        <w:noProof/>
                      </w:rPr>
                    </w:rPrChange>
                  </w:rPr>
                  <w:delText xml:space="preserve"> 2004 : s.n., IEEE.</w:delText>
                </w:r>
              </w:del>
            </w:p>
            <w:p w14:paraId="32ADA993" w14:textId="77777777" w:rsidR="00C1157B" w:rsidRPr="00C1157B" w:rsidDel="00CD4C4B" w:rsidRDefault="00C1157B">
              <w:pPr>
                <w:pStyle w:val="Bibliography"/>
                <w:rPr>
                  <w:del w:id="6324" w:author="Orion" w:date="2011-07-05T14:03:00Z"/>
                  <w:noProof/>
                  <w:lang w:val="en-US"/>
                  <w:rPrChange w:id="6325" w:author="Orion" w:date="2011-06-17T12:33:00Z">
                    <w:rPr>
                      <w:del w:id="6326" w:author="Orion" w:date="2011-07-05T14:03:00Z"/>
                      <w:noProof/>
                    </w:rPr>
                  </w:rPrChange>
                </w:rPr>
              </w:pPr>
              <w:del w:id="6327" w:author="Orion" w:date="2011-07-05T14:03:00Z">
                <w:r w:rsidRPr="00C1157B" w:rsidDel="00CD4C4B">
                  <w:rPr>
                    <w:noProof/>
                    <w:lang w:val="en-US"/>
                    <w:rPrChange w:id="6328" w:author="Orion" w:date="2011-06-17T12:33:00Z">
                      <w:rPr>
                        <w:noProof/>
                      </w:rPr>
                    </w:rPrChange>
                  </w:rPr>
                  <w:delText xml:space="preserve">9. </w:delText>
                </w:r>
                <w:r w:rsidRPr="00C1157B" w:rsidDel="00CD4C4B">
                  <w:rPr>
                    <w:i/>
                    <w:iCs/>
                    <w:noProof/>
                    <w:lang w:val="en-US"/>
                    <w:rPrChange w:id="6329" w:author="Orion" w:date="2011-06-17T12:33:00Z">
                      <w:rPr>
                        <w:i/>
                        <w:iCs/>
                        <w:noProof/>
                      </w:rPr>
                    </w:rPrChange>
                  </w:rPr>
                  <w:delText xml:space="preserve">A Multiagent Simulation of Collaborative Air Traffic Flow Management. </w:delText>
                </w:r>
                <w:r w:rsidRPr="00C1157B" w:rsidDel="00CD4C4B">
                  <w:rPr>
                    <w:b/>
                    <w:bCs/>
                    <w:noProof/>
                    <w:lang w:val="en-US"/>
                    <w:rPrChange w:id="6330" w:author="Orion" w:date="2011-06-17T12:33:00Z">
                      <w:rPr>
                        <w:b/>
                        <w:bCs/>
                        <w:noProof/>
                      </w:rPr>
                    </w:rPrChange>
                  </w:rPr>
                  <w:delText>Shawn R. Wolfe, Peter A. Jarvis, Francis Y. Enomoto, Maarten Sierhuis,Bart-Jan van Putte.</w:delText>
                </w:r>
                <w:r w:rsidRPr="00C1157B" w:rsidDel="00CD4C4B">
                  <w:rPr>
                    <w:noProof/>
                    <w:lang w:val="en-US"/>
                    <w:rPrChange w:id="6331" w:author="Orion" w:date="2011-06-17T12:33:00Z">
                      <w:rPr>
                        <w:noProof/>
                      </w:rPr>
                    </w:rPrChange>
                  </w:rPr>
                  <w:delText xml:space="preserve"> [ed.] Franziska Klügl Ana L. C. Bazzan. s.l. : Information Science Reference, 2009, Multi-Agent Systems for Traffic and Transportation Engineering, págs. 357-381. NASA Ames Research Center.</w:delText>
                </w:r>
              </w:del>
            </w:p>
            <w:p w14:paraId="4B4F3588" w14:textId="77777777" w:rsidR="00C1157B" w:rsidRPr="00C1157B" w:rsidDel="00CD4C4B" w:rsidRDefault="00C1157B">
              <w:pPr>
                <w:pStyle w:val="Bibliography"/>
                <w:rPr>
                  <w:del w:id="6332" w:author="Orion" w:date="2011-07-05T14:03:00Z"/>
                  <w:noProof/>
                  <w:lang w:val="en-US"/>
                  <w:rPrChange w:id="6333" w:author="Orion" w:date="2011-06-17T12:33:00Z">
                    <w:rPr>
                      <w:del w:id="6334" w:author="Orion" w:date="2011-07-05T14:03:00Z"/>
                      <w:noProof/>
                    </w:rPr>
                  </w:rPrChange>
                </w:rPr>
              </w:pPr>
              <w:del w:id="6335" w:author="Orion" w:date="2011-07-05T14:03:00Z">
                <w:r w:rsidRPr="00C1157B" w:rsidDel="00CD4C4B">
                  <w:rPr>
                    <w:noProof/>
                    <w:lang w:val="en-US"/>
                    <w:rPrChange w:id="6336" w:author="Orion" w:date="2011-06-17T12:33:00Z">
                      <w:rPr>
                        <w:noProof/>
                      </w:rPr>
                    </w:rPrChange>
                  </w:rPr>
                  <w:delText xml:space="preserve">10. </w:delText>
                </w:r>
                <w:r w:rsidRPr="00C1157B" w:rsidDel="00CD4C4B">
                  <w:rPr>
                    <w:i/>
                    <w:iCs/>
                    <w:noProof/>
                    <w:lang w:val="en-US"/>
                    <w:rPrChange w:id="6337" w:author="Orion" w:date="2011-06-17T12:33:00Z">
                      <w:rPr>
                        <w:i/>
                        <w:iCs/>
                        <w:noProof/>
                      </w:rPr>
                    </w:rPrChange>
                  </w:rPr>
                  <w:delText xml:space="preserve">Human performance models of pilot behaviour. </w:delText>
                </w:r>
                <w:r w:rsidRPr="00C1157B" w:rsidDel="00CD4C4B">
                  <w:rPr>
                    <w:b/>
                    <w:bCs/>
                    <w:noProof/>
                    <w:lang w:val="en-US"/>
                    <w:rPrChange w:id="6338" w:author="Orion" w:date="2011-06-17T12:33:00Z">
                      <w:rPr>
                        <w:b/>
                        <w:bCs/>
                        <w:noProof/>
                      </w:rPr>
                    </w:rPrChange>
                  </w:rPr>
                  <w:delText>Foyle, D. C., Hooey, B. L., Byrne, M. D., Corker, K. M., Deutsch, S., Lebiere, C.</w:delText>
                </w:r>
                <w:r w:rsidRPr="00C1157B" w:rsidDel="00CD4C4B">
                  <w:rPr>
                    <w:noProof/>
                    <w:lang w:val="en-US"/>
                    <w:rPrChange w:id="6339" w:author="Orion" w:date="2011-06-17T12:33:00Z">
                      <w:rPr>
                        <w:noProof/>
                      </w:rPr>
                    </w:rPrChange>
                  </w:rPr>
                  <w:delText xml:space="preserve"> Santa Monica, CA : s.n., 2005. The Human Factors and Ergonomics Society 49th Annual Meeting. págs. 1109-1113.</w:delText>
                </w:r>
              </w:del>
            </w:p>
            <w:p w14:paraId="38C58709" w14:textId="77777777" w:rsidR="00C1157B" w:rsidRPr="00C1157B" w:rsidDel="00CD4C4B" w:rsidRDefault="00C1157B">
              <w:pPr>
                <w:pStyle w:val="Bibliography"/>
                <w:rPr>
                  <w:del w:id="6340" w:author="Orion" w:date="2011-07-05T14:03:00Z"/>
                  <w:noProof/>
                  <w:lang w:val="en-US"/>
                  <w:rPrChange w:id="6341" w:author="Orion" w:date="2011-06-17T12:33:00Z">
                    <w:rPr>
                      <w:del w:id="6342" w:author="Orion" w:date="2011-07-05T14:03:00Z"/>
                      <w:noProof/>
                    </w:rPr>
                  </w:rPrChange>
                </w:rPr>
              </w:pPr>
              <w:del w:id="6343" w:author="Orion" w:date="2011-07-05T14:03:00Z">
                <w:r w:rsidRPr="00C1157B" w:rsidDel="00CD4C4B">
                  <w:rPr>
                    <w:noProof/>
                    <w:lang w:val="en-US"/>
                    <w:rPrChange w:id="6344" w:author="Orion" w:date="2011-06-17T12:33:00Z">
                      <w:rPr>
                        <w:noProof/>
                      </w:rPr>
                    </w:rPrChange>
                  </w:rPr>
                  <w:delText xml:space="preserve">11. </w:delText>
                </w:r>
                <w:r w:rsidRPr="00C1157B" w:rsidDel="00CD4C4B">
                  <w:rPr>
                    <w:b/>
                    <w:bCs/>
                    <w:noProof/>
                    <w:lang w:val="en-US"/>
                    <w:rPrChange w:id="6345" w:author="Orion" w:date="2011-06-17T12:33:00Z">
                      <w:rPr>
                        <w:b/>
                        <w:bCs/>
                        <w:noProof/>
                      </w:rPr>
                    </w:rPrChange>
                  </w:rPr>
                  <w:delText>Frankel, David.</w:delText>
                </w:r>
                <w:r w:rsidRPr="00C1157B" w:rsidDel="00CD4C4B">
                  <w:rPr>
                    <w:noProof/>
                    <w:lang w:val="en-US"/>
                    <w:rPrChange w:id="6346" w:author="Orion" w:date="2011-06-17T12:33:00Z">
                      <w:rPr>
                        <w:noProof/>
                      </w:rPr>
                    </w:rPrChange>
                  </w:rPr>
                  <w:delText xml:space="preserve"> </w:delText>
                </w:r>
                <w:r w:rsidRPr="00C1157B" w:rsidDel="00CD4C4B">
                  <w:rPr>
                    <w:i/>
                    <w:iCs/>
                    <w:noProof/>
                    <w:lang w:val="en-US"/>
                    <w:rPrChange w:id="6347" w:author="Orion" w:date="2011-06-17T12:33:00Z">
                      <w:rPr>
                        <w:i/>
                        <w:iCs/>
                        <w:noProof/>
                      </w:rPr>
                    </w:rPrChange>
                  </w:rPr>
                  <w:delText xml:space="preserve">Model Driven Architecture: Applying MDA to Enterprise Computing. </w:delText>
                </w:r>
                <w:r w:rsidRPr="00C1157B" w:rsidDel="00CD4C4B">
                  <w:rPr>
                    <w:noProof/>
                    <w:lang w:val="en-US"/>
                    <w:rPrChange w:id="6348" w:author="Orion" w:date="2011-06-17T12:33:00Z">
                      <w:rPr>
                        <w:noProof/>
                      </w:rPr>
                    </w:rPrChange>
                  </w:rPr>
                  <w:delText>s.l. : John Wiley &amp; Sons, 2003.</w:delText>
                </w:r>
              </w:del>
            </w:p>
            <w:p w14:paraId="0CDA3BF0" w14:textId="77777777" w:rsidR="00C1157B" w:rsidRPr="00C1157B" w:rsidDel="00CD4C4B" w:rsidRDefault="00C1157B">
              <w:pPr>
                <w:pStyle w:val="Bibliography"/>
                <w:rPr>
                  <w:del w:id="6349" w:author="Orion" w:date="2011-07-05T14:03:00Z"/>
                  <w:noProof/>
                  <w:lang w:val="en-US"/>
                  <w:rPrChange w:id="6350" w:author="Orion" w:date="2011-06-17T12:33:00Z">
                    <w:rPr>
                      <w:del w:id="6351" w:author="Orion" w:date="2011-07-05T14:03:00Z"/>
                      <w:noProof/>
                    </w:rPr>
                  </w:rPrChange>
                </w:rPr>
              </w:pPr>
              <w:del w:id="6352" w:author="Orion" w:date="2011-07-05T14:03:00Z">
                <w:r w:rsidRPr="00C1157B" w:rsidDel="00CD4C4B">
                  <w:rPr>
                    <w:noProof/>
                    <w:lang w:val="en-US"/>
                    <w:rPrChange w:id="6353" w:author="Orion" w:date="2011-06-17T12:33:00Z">
                      <w:rPr>
                        <w:noProof/>
                      </w:rPr>
                    </w:rPrChange>
                  </w:rPr>
                  <w:delText xml:space="preserve">12. </w:delText>
                </w:r>
                <w:r w:rsidRPr="00C1157B" w:rsidDel="00CD4C4B">
                  <w:rPr>
                    <w:b/>
                    <w:bCs/>
                    <w:noProof/>
                    <w:lang w:val="en-US"/>
                    <w:rPrChange w:id="6354" w:author="Orion" w:date="2011-06-17T12:33:00Z">
                      <w:rPr>
                        <w:b/>
                        <w:bCs/>
                        <w:noProof/>
                      </w:rPr>
                    </w:rPrChange>
                  </w:rPr>
                  <w:delText>Gilbert, N., Troitzsch, K. G.</w:delText>
                </w:r>
                <w:r w:rsidRPr="00C1157B" w:rsidDel="00CD4C4B">
                  <w:rPr>
                    <w:noProof/>
                    <w:lang w:val="en-US"/>
                    <w:rPrChange w:id="6355" w:author="Orion" w:date="2011-06-17T12:33:00Z">
                      <w:rPr>
                        <w:noProof/>
                      </w:rPr>
                    </w:rPrChange>
                  </w:rPr>
                  <w:delText xml:space="preserve"> Simulation for the Social Scientist. </w:delText>
                </w:r>
                <w:r w:rsidRPr="00C1157B" w:rsidDel="00CD4C4B">
                  <w:rPr>
                    <w:i/>
                    <w:iCs/>
                    <w:noProof/>
                    <w:lang w:val="en-US"/>
                    <w:rPrChange w:id="6356" w:author="Orion" w:date="2011-06-17T12:33:00Z">
                      <w:rPr>
                        <w:i/>
                        <w:iCs/>
                        <w:noProof/>
                      </w:rPr>
                    </w:rPrChange>
                  </w:rPr>
                  <w:delText xml:space="preserve">Open University Press. </w:delText>
                </w:r>
                <w:r w:rsidRPr="00C1157B" w:rsidDel="00CD4C4B">
                  <w:rPr>
                    <w:noProof/>
                    <w:lang w:val="en-US"/>
                    <w:rPrChange w:id="6357" w:author="Orion" w:date="2011-06-17T12:33:00Z">
                      <w:rPr>
                        <w:noProof/>
                      </w:rPr>
                    </w:rPrChange>
                  </w:rPr>
                  <w:delText>2005.</w:delText>
                </w:r>
              </w:del>
            </w:p>
            <w:p w14:paraId="2B3A2D99" w14:textId="77777777" w:rsidR="00C1157B" w:rsidRPr="00C1157B" w:rsidDel="00CD4C4B" w:rsidRDefault="00C1157B">
              <w:pPr>
                <w:pStyle w:val="Bibliography"/>
                <w:rPr>
                  <w:del w:id="6358" w:author="Orion" w:date="2011-07-05T14:03:00Z"/>
                  <w:noProof/>
                  <w:lang w:val="en-US"/>
                  <w:rPrChange w:id="6359" w:author="Orion" w:date="2011-06-17T12:33:00Z">
                    <w:rPr>
                      <w:del w:id="6360" w:author="Orion" w:date="2011-07-05T14:03:00Z"/>
                      <w:noProof/>
                    </w:rPr>
                  </w:rPrChange>
                </w:rPr>
              </w:pPr>
              <w:del w:id="6361" w:author="Orion" w:date="2011-07-05T14:03:00Z">
                <w:r w:rsidRPr="00C1157B" w:rsidDel="00CD4C4B">
                  <w:rPr>
                    <w:noProof/>
                    <w:lang w:val="en-US"/>
                    <w:rPrChange w:id="6362" w:author="Orion" w:date="2011-06-17T12:33:00Z">
                      <w:rPr>
                        <w:noProof/>
                      </w:rPr>
                    </w:rPrChange>
                  </w:rPr>
                  <w:delText xml:space="preserve">13. </w:delText>
                </w:r>
                <w:r w:rsidRPr="00C1157B" w:rsidDel="00CD4C4B">
                  <w:rPr>
                    <w:i/>
                    <w:iCs/>
                    <w:noProof/>
                    <w:lang w:val="en-US"/>
                    <w:rPrChange w:id="6363" w:author="Orion" w:date="2011-06-17T12:33:00Z">
                      <w:rPr>
                        <w:i/>
                        <w:iCs/>
                        <w:noProof/>
                      </w:rPr>
                    </w:rPrChange>
                  </w:rPr>
                  <w:delText xml:space="preserve">INGENIAS development kit: a visual multi-agent system development environment. </w:delText>
                </w:r>
                <w:r w:rsidDel="00CD4C4B">
                  <w:rPr>
                    <w:b/>
                    <w:bCs/>
                    <w:noProof/>
                  </w:rPr>
                  <w:delText>Jorge J. Gómez-Sanz, Rubén Fuentes, Juan Pavón, Iván García-Magariño.</w:delText>
                </w:r>
                <w:r w:rsidDel="00CD4C4B">
                  <w:rPr>
                    <w:noProof/>
                  </w:rPr>
                  <w:delText xml:space="preserve"> </w:delText>
                </w:r>
                <w:r w:rsidRPr="00C1157B" w:rsidDel="00CD4C4B">
                  <w:rPr>
                    <w:noProof/>
                    <w:lang w:val="en-US"/>
                    <w:rPrChange w:id="6364" w:author="Orion" w:date="2011-06-17T12:33:00Z">
                      <w:rPr>
                        <w:noProof/>
                      </w:rPr>
                    </w:rPrChange>
                  </w:rPr>
                  <w:delText>2008. AAMAS (Demos)'2008. págs. 1675-1676.</w:delText>
                </w:r>
              </w:del>
            </w:p>
            <w:p w14:paraId="71F3FE07" w14:textId="77777777" w:rsidR="00C1157B" w:rsidRPr="00C1157B" w:rsidDel="00CD4C4B" w:rsidRDefault="00C1157B">
              <w:pPr>
                <w:pStyle w:val="Bibliography"/>
                <w:rPr>
                  <w:del w:id="6365" w:author="Orion" w:date="2011-07-05T14:03:00Z"/>
                  <w:noProof/>
                  <w:lang w:val="en-US"/>
                  <w:rPrChange w:id="6366" w:author="Orion" w:date="2011-06-17T12:33:00Z">
                    <w:rPr>
                      <w:del w:id="6367" w:author="Orion" w:date="2011-07-05T14:03:00Z"/>
                      <w:noProof/>
                    </w:rPr>
                  </w:rPrChange>
                </w:rPr>
              </w:pPr>
              <w:del w:id="6368" w:author="Orion" w:date="2011-07-05T14:03:00Z">
                <w:r w:rsidRPr="00C1157B" w:rsidDel="00CD4C4B">
                  <w:rPr>
                    <w:noProof/>
                    <w:lang w:val="en-US"/>
                    <w:rPrChange w:id="6369" w:author="Orion" w:date="2011-06-17T12:33:00Z">
                      <w:rPr>
                        <w:noProof/>
                      </w:rPr>
                    </w:rPrChange>
                  </w:rPr>
                  <w:delText xml:space="preserve">14. </w:delText>
                </w:r>
                <w:r w:rsidRPr="00C1157B" w:rsidDel="00CD4C4B">
                  <w:rPr>
                    <w:b/>
                    <w:bCs/>
                    <w:noProof/>
                    <w:lang w:val="en-US"/>
                    <w:rPrChange w:id="6370" w:author="Orion" w:date="2011-06-17T12:33:00Z">
                      <w:rPr>
                        <w:b/>
                        <w:bCs/>
                        <w:noProof/>
                      </w:rPr>
                    </w:rPrChange>
                  </w:rPr>
                  <w:delText>Helmreich RL, Merritt AC, Wilhelm JA.</w:delText>
                </w:r>
                <w:r w:rsidRPr="00C1157B" w:rsidDel="00CD4C4B">
                  <w:rPr>
                    <w:noProof/>
                    <w:lang w:val="en-US"/>
                    <w:rPrChange w:id="6371" w:author="Orion" w:date="2011-06-17T12:33:00Z">
                      <w:rPr>
                        <w:noProof/>
                      </w:rPr>
                    </w:rPrChange>
                  </w:rPr>
                  <w:delText xml:space="preserve"> The evolution of crew resource management training in commercial aviation. </w:delText>
                </w:r>
                <w:r w:rsidRPr="00C1157B" w:rsidDel="00CD4C4B">
                  <w:rPr>
                    <w:i/>
                    <w:iCs/>
                    <w:noProof/>
                    <w:lang w:val="en-US"/>
                    <w:rPrChange w:id="6372" w:author="Orion" w:date="2011-06-17T12:33:00Z">
                      <w:rPr>
                        <w:i/>
                        <w:iCs/>
                        <w:noProof/>
                      </w:rPr>
                    </w:rPrChange>
                  </w:rPr>
                  <w:delText xml:space="preserve">Int J Aviation Psychology. </w:delText>
                </w:r>
                <w:r w:rsidRPr="00C1157B" w:rsidDel="00CD4C4B">
                  <w:rPr>
                    <w:noProof/>
                    <w:lang w:val="en-US"/>
                    <w:rPrChange w:id="6373" w:author="Orion" w:date="2011-06-17T12:33:00Z">
                      <w:rPr>
                        <w:noProof/>
                      </w:rPr>
                    </w:rPrChange>
                  </w:rPr>
                  <w:delText>1999, Vol. 9, págs. 19–32.</w:delText>
                </w:r>
              </w:del>
            </w:p>
            <w:p w14:paraId="38653C45" w14:textId="77777777" w:rsidR="00C1157B" w:rsidRPr="00C1157B" w:rsidDel="00CD4C4B" w:rsidRDefault="00C1157B">
              <w:pPr>
                <w:pStyle w:val="Bibliography"/>
                <w:rPr>
                  <w:del w:id="6374" w:author="Orion" w:date="2011-07-05T14:03:00Z"/>
                  <w:noProof/>
                  <w:lang w:val="en-US"/>
                  <w:rPrChange w:id="6375" w:author="Orion" w:date="2011-06-17T12:33:00Z">
                    <w:rPr>
                      <w:del w:id="6376" w:author="Orion" w:date="2011-07-05T14:03:00Z"/>
                      <w:noProof/>
                    </w:rPr>
                  </w:rPrChange>
                </w:rPr>
              </w:pPr>
              <w:del w:id="6377" w:author="Orion" w:date="2011-07-05T14:03:00Z">
                <w:r w:rsidRPr="00C1157B" w:rsidDel="00CD4C4B">
                  <w:rPr>
                    <w:noProof/>
                    <w:lang w:val="en-US"/>
                    <w:rPrChange w:id="6378" w:author="Orion" w:date="2011-06-17T12:33:00Z">
                      <w:rPr>
                        <w:noProof/>
                      </w:rPr>
                    </w:rPrChange>
                  </w:rPr>
                  <w:delText xml:space="preserve">15. </w:delText>
                </w:r>
                <w:r w:rsidRPr="00C1157B" w:rsidDel="00CD4C4B">
                  <w:rPr>
                    <w:b/>
                    <w:bCs/>
                    <w:noProof/>
                    <w:lang w:val="en-US"/>
                    <w:rPrChange w:id="6379" w:author="Orion" w:date="2011-06-17T12:33:00Z">
                      <w:rPr>
                        <w:b/>
                        <w:bCs/>
                        <w:noProof/>
                      </w:rPr>
                    </w:rPrChange>
                  </w:rPr>
                  <w:delText>Earl L. Wiener, David C. Nagel.</w:delText>
                </w:r>
                <w:r w:rsidRPr="00C1157B" w:rsidDel="00CD4C4B">
                  <w:rPr>
                    <w:noProof/>
                    <w:lang w:val="en-US"/>
                    <w:rPrChange w:id="6380" w:author="Orion" w:date="2011-06-17T12:33:00Z">
                      <w:rPr>
                        <w:noProof/>
                      </w:rPr>
                    </w:rPrChange>
                  </w:rPr>
                  <w:delText xml:space="preserve"> </w:delText>
                </w:r>
                <w:r w:rsidRPr="00C1157B" w:rsidDel="00CD4C4B">
                  <w:rPr>
                    <w:i/>
                    <w:iCs/>
                    <w:noProof/>
                    <w:lang w:val="en-US"/>
                    <w:rPrChange w:id="6381" w:author="Orion" w:date="2011-06-17T12:33:00Z">
                      <w:rPr>
                        <w:i/>
                        <w:iCs/>
                        <w:noProof/>
                      </w:rPr>
                    </w:rPrChange>
                  </w:rPr>
                  <w:delText xml:space="preserve">Human Factors in Aviation. </w:delText>
                </w:r>
                <w:r w:rsidRPr="00C1157B" w:rsidDel="00CD4C4B">
                  <w:rPr>
                    <w:noProof/>
                    <w:lang w:val="en-US"/>
                    <w:rPrChange w:id="6382" w:author="Orion" w:date="2011-06-17T12:33:00Z">
                      <w:rPr>
                        <w:noProof/>
                      </w:rPr>
                    </w:rPrChange>
                  </w:rPr>
                  <w:delText>s.l. : Academic Press, Inc, 1988.</w:delText>
                </w:r>
              </w:del>
            </w:p>
            <w:p w14:paraId="1EC5E1EF" w14:textId="77777777" w:rsidR="00C1157B" w:rsidRPr="00C1157B" w:rsidDel="00CD4C4B" w:rsidRDefault="00C1157B">
              <w:pPr>
                <w:pStyle w:val="Bibliography"/>
                <w:rPr>
                  <w:del w:id="6383" w:author="Orion" w:date="2011-07-05T14:03:00Z"/>
                  <w:noProof/>
                  <w:lang w:val="en-US"/>
                  <w:rPrChange w:id="6384" w:author="Orion" w:date="2011-06-17T12:33:00Z">
                    <w:rPr>
                      <w:del w:id="6385" w:author="Orion" w:date="2011-07-05T14:03:00Z"/>
                      <w:noProof/>
                    </w:rPr>
                  </w:rPrChange>
                </w:rPr>
              </w:pPr>
              <w:del w:id="6386" w:author="Orion" w:date="2011-07-05T14:03:00Z">
                <w:r w:rsidRPr="00C1157B" w:rsidDel="00CD4C4B">
                  <w:rPr>
                    <w:noProof/>
                    <w:lang w:val="en-US"/>
                    <w:rPrChange w:id="6387" w:author="Orion" w:date="2011-06-17T12:33:00Z">
                      <w:rPr>
                        <w:noProof/>
                      </w:rPr>
                    </w:rPrChange>
                  </w:rPr>
                  <w:delText xml:space="preserve">16. </w:delText>
                </w:r>
                <w:r w:rsidRPr="00C1157B" w:rsidDel="00CD4C4B">
                  <w:rPr>
                    <w:i/>
                    <w:iCs/>
                    <w:noProof/>
                    <w:lang w:val="en-US"/>
                    <w:rPrChange w:id="6388" w:author="Orion" w:date="2011-06-17T12:33:00Z">
                      <w:rPr>
                        <w:i/>
                        <w:iCs/>
                        <w:noProof/>
                      </w:rPr>
                    </w:rPrChange>
                  </w:rPr>
                  <w:delText xml:space="preserve">Resource Management on the Flightdeck: Proceedings of a NASA/Industry Workshop. </w:delText>
                </w:r>
                <w:r w:rsidRPr="00C1157B" w:rsidDel="00CD4C4B">
                  <w:rPr>
                    <w:b/>
                    <w:bCs/>
                    <w:noProof/>
                    <w:lang w:val="en-US"/>
                    <w:rPrChange w:id="6389" w:author="Orion" w:date="2011-06-17T12:33:00Z">
                      <w:rPr>
                        <w:b/>
                        <w:bCs/>
                        <w:noProof/>
                      </w:rPr>
                    </w:rPrChange>
                  </w:rPr>
                  <w:delText>Cooper, G. E., White, M. D., &amp; Lauber, J. K.</w:delText>
                </w:r>
                <w:r w:rsidRPr="00C1157B" w:rsidDel="00CD4C4B">
                  <w:rPr>
                    <w:noProof/>
                    <w:lang w:val="en-US"/>
                    <w:rPrChange w:id="6390" w:author="Orion" w:date="2011-06-17T12:33:00Z">
                      <w:rPr>
                        <w:noProof/>
                      </w:rPr>
                    </w:rPrChange>
                  </w:rPr>
                  <w:delText xml:space="preserve"> Moffett Field, CA : NASAAmes Research Center, 1980.</w:delText>
                </w:r>
              </w:del>
            </w:p>
            <w:p w14:paraId="28795083" w14:textId="77777777" w:rsidR="00C1157B" w:rsidRPr="00C1157B" w:rsidDel="00CD4C4B" w:rsidRDefault="00C1157B">
              <w:pPr>
                <w:pStyle w:val="Bibliography"/>
                <w:rPr>
                  <w:del w:id="6391" w:author="Orion" w:date="2011-07-05T14:03:00Z"/>
                  <w:noProof/>
                  <w:lang w:val="en-US"/>
                  <w:rPrChange w:id="6392" w:author="Orion" w:date="2011-06-17T12:33:00Z">
                    <w:rPr>
                      <w:del w:id="6393" w:author="Orion" w:date="2011-07-05T14:03:00Z"/>
                      <w:noProof/>
                    </w:rPr>
                  </w:rPrChange>
                </w:rPr>
              </w:pPr>
              <w:del w:id="6394" w:author="Orion" w:date="2011-07-05T14:03:00Z">
                <w:r w:rsidRPr="00C1157B" w:rsidDel="00CD4C4B">
                  <w:rPr>
                    <w:noProof/>
                    <w:lang w:val="en-US"/>
                    <w:rPrChange w:id="6395" w:author="Orion" w:date="2011-06-17T12:33:00Z">
                      <w:rPr>
                        <w:noProof/>
                      </w:rPr>
                    </w:rPrChange>
                  </w:rPr>
                  <w:delText xml:space="preserve">17. </w:delText>
                </w:r>
                <w:r w:rsidRPr="00C1157B" w:rsidDel="00CD4C4B">
                  <w:rPr>
                    <w:i/>
                    <w:iCs/>
                    <w:noProof/>
                    <w:lang w:val="en-US"/>
                    <w:rPrChange w:id="6396" w:author="Orion" w:date="2011-06-17T12:33:00Z">
                      <w:rPr>
                        <w:i/>
                        <w:iCs/>
                        <w:noProof/>
                      </w:rPr>
                    </w:rPrChange>
                  </w:rPr>
                  <w:delText xml:space="preserve">Crew resource management: Achieving enhanced flight operations. </w:delText>
                </w:r>
                <w:r w:rsidRPr="00C1157B" w:rsidDel="00CD4C4B">
                  <w:rPr>
                    <w:b/>
                    <w:bCs/>
                    <w:noProof/>
                    <w:lang w:val="en-US"/>
                    <w:rPrChange w:id="6397" w:author="Orion" w:date="2011-06-17T12:33:00Z">
                      <w:rPr>
                        <w:b/>
                        <w:bCs/>
                        <w:noProof/>
                      </w:rPr>
                    </w:rPrChange>
                  </w:rPr>
                  <w:delText>Taggart, W. R.</w:delText>
                </w:r>
                <w:r w:rsidRPr="00C1157B" w:rsidDel="00CD4C4B">
                  <w:rPr>
                    <w:noProof/>
                    <w:lang w:val="en-US"/>
                    <w:rPrChange w:id="6398" w:author="Orion" w:date="2011-06-17T12:33:00Z">
                      <w:rPr>
                        <w:noProof/>
                      </w:rPr>
                    </w:rPrChange>
                  </w:rPr>
                  <w:delText xml:space="preserve"> Aldershot, UK : Aviation Psychology in Practice, 1994. Avebury Technical. págs. 309-339.</w:delText>
                </w:r>
              </w:del>
            </w:p>
            <w:p w14:paraId="51127E64" w14:textId="77777777" w:rsidR="00C1157B" w:rsidRPr="00C1157B" w:rsidDel="00CD4C4B" w:rsidRDefault="00C1157B">
              <w:pPr>
                <w:pStyle w:val="Bibliography"/>
                <w:rPr>
                  <w:del w:id="6399" w:author="Orion" w:date="2011-07-05T14:03:00Z"/>
                  <w:noProof/>
                  <w:lang w:val="en-US"/>
                  <w:rPrChange w:id="6400" w:author="Orion" w:date="2011-06-17T12:33:00Z">
                    <w:rPr>
                      <w:del w:id="6401" w:author="Orion" w:date="2011-07-05T14:03:00Z"/>
                      <w:noProof/>
                    </w:rPr>
                  </w:rPrChange>
                </w:rPr>
              </w:pPr>
              <w:del w:id="6402" w:author="Orion" w:date="2011-07-05T14:03:00Z">
                <w:r w:rsidRPr="00C1157B" w:rsidDel="00CD4C4B">
                  <w:rPr>
                    <w:noProof/>
                    <w:lang w:val="en-US"/>
                    <w:rPrChange w:id="6403" w:author="Orion" w:date="2011-06-17T12:33:00Z">
                      <w:rPr>
                        <w:noProof/>
                      </w:rPr>
                    </w:rPrChange>
                  </w:rPr>
                  <w:delText xml:space="preserve">18. </w:delText>
                </w:r>
                <w:r w:rsidRPr="00C1157B" w:rsidDel="00CD4C4B">
                  <w:rPr>
                    <w:b/>
                    <w:bCs/>
                    <w:noProof/>
                    <w:lang w:val="en-US"/>
                    <w:rPrChange w:id="6404" w:author="Orion" w:date="2011-06-17T12:33:00Z">
                      <w:rPr>
                        <w:b/>
                        <w:bCs/>
                        <w:noProof/>
                      </w:rPr>
                    </w:rPrChange>
                  </w:rPr>
                  <w:delText>FAA.</w:delText>
                </w:r>
                <w:r w:rsidRPr="00C1157B" w:rsidDel="00CD4C4B">
                  <w:rPr>
                    <w:noProof/>
                    <w:lang w:val="en-US"/>
                    <w:rPrChange w:id="6405" w:author="Orion" w:date="2011-06-17T12:33:00Z">
                      <w:rPr>
                        <w:noProof/>
                      </w:rPr>
                    </w:rPrChange>
                  </w:rPr>
                  <w:delText xml:space="preserve"> </w:delText>
                </w:r>
                <w:r w:rsidRPr="00C1157B" w:rsidDel="00CD4C4B">
                  <w:rPr>
                    <w:i/>
                    <w:iCs/>
                    <w:noProof/>
                    <w:lang w:val="en-US"/>
                    <w:rPrChange w:id="6406" w:author="Orion" w:date="2011-06-17T12:33:00Z">
                      <w:rPr>
                        <w:i/>
                        <w:iCs/>
                        <w:noProof/>
                      </w:rPr>
                    </w:rPrChange>
                  </w:rPr>
                  <w:delText xml:space="preserve">Crew resource management training. </w:delText>
                </w:r>
                <w:r w:rsidRPr="00C1157B" w:rsidDel="00CD4C4B">
                  <w:rPr>
                    <w:noProof/>
                    <w:lang w:val="en-US"/>
                    <w:rPrChange w:id="6407" w:author="Orion" w:date="2011-06-17T12:33:00Z">
                      <w:rPr>
                        <w:noProof/>
                      </w:rPr>
                    </w:rPrChange>
                  </w:rPr>
                  <w:delText>Departament of Transportation, FAA. Washington, DC : Advisory Circular No AC 123-51B, 1995. págs. 10-12, Appendix 3, 1-2.</w:delText>
                </w:r>
              </w:del>
            </w:p>
            <w:p w14:paraId="4D87A323" w14:textId="77777777" w:rsidR="00C1157B" w:rsidRPr="00C1157B" w:rsidDel="00CD4C4B" w:rsidRDefault="00C1157B">
              <w:pPr>
                <w:pStyle w:val="Bibliography"/>
                <w:rPr>
                  <w:del w:id="6408" w:author="Orion" w:date="2011-07-05T14:03:00Z"/>
                  <w:noProof/>
                  <w:lang w:val="en-US"/>
                  <w:rPrChange w:id="6409" w:author="Orion" w:date="2011-06-17T12:33:00Z">
                    <w:rPr>
                      <w:del w:id="6410" w:author="Orion" w:date="2011-07-05T14:03:00Z"/>
                      <w:noProof/>
                    </w:rPr>
                  </w:rPrChange>
                </w:rPr>
              </w:pPr>
              <w:del w:id="6411" w:author="Orion" w:date="2011-07-05T14:03:00Z">
                <w:r w:rsidRPr="00C1157B" w:rsidDel="00CD4C4B">
                  <w:rPr>
                    <w:noProof/>
                    <w:lang w:val="en-US"/>
                    <w:rPrChange w:id="6412" w:author="Orion" w:date="2011-06-17T12:33:00Z">
                      <w:rPr>
                        <w:noProof/>
                      </w:rPr>
                    </w:rPrChange>
                  </w:rPr>
                  <w:delText xml:space="preserve">19. </w:delText>
                </w:r>
                <w:r w:rsidRPr="00C1157B" w:rsidDel="00CD4C4B">
                  <w:rPr>
                    <w:b/>
                    <w:bCs/>
                    <w:noProof/>
                    <w:lang w:val="en-US"/>
                    <w:rPrChange w:id="6413" w:author="Orion" w:date="2011-06-17T12:33:00Z">
                      <w:rPr>
                        <w:b/>
                        <w:bCs/>
                        <w:noProof/>
                      </w:rPr>
                    </w:rPrChange>
                  </w:rPr>
                  <w:delText>Mellor, A.</w:delText>
                </w:r>
                <w:r w:rsidRPr="00C1157B" w:rsidDel="00CD4C4B">
                  <w:rPr>
                    <w:noProof/>
                    <w:lang w:val="en-US"/>
                    <w:rPrChange w:id="6414" w:author="Orion" w:date="2011-06-17T12:33:00Z">
                      <w:rPr>
                        <w:noProof/>
                      </w:rPr>
                    </w:rPrChange>
                  </w:rPr>
                  <w:delText xml:space="preserve"> Design, development and implementation of a CRM program. </w:delText>
                </w:r>
                <w:r w:rsidRPr="00C1157B" w:rsidDel="00CD4C4B">
                  <w:rPr>
                    <w:i/>
                    <w:iCs/>
                    <w:noProof/>
                    <w:lang w:val="en-US"/>
                    <w:rPrChange w:id="6415" w:author="Orion" w:date="2011-06-17T12:33:00Z">
                      <w:rPr>
                        <w:i/>
                        <w:iCs/>
                        <w:noProof/>
                      </w:rPr>
                    </w:rPrChange>
                  </w:rPr>
                  <w:delText xml:space="preserve">Aviation instruction and Training. </w:delText>
                </w:r>
                <w:r w:rsidRPr="00C1157B" w:rsidDel="00CD4C4B">
                  <w:rPr>
                    <w:noProof/>
                    <w:lang w:val="en-US"/>
                    <w:rPrChange w:id="6416" w:author="Orion" w:date="2011-06-17T12:33:00Z">
                      <w:rPr>
                        <w:noProof/>
                      </w:rPr>
                    </w:rPrChange>
                  </w:rPr>
                  <w:delText>1993, págs. 368-384.</w:delText>
                </w:r>
              </w:del>
            </w:p>
            <w:p w14:paraId="678A4343" w14:textId="77777777" w:rsidR="00C1157B" w:rsidRPr="00C1157B" w:rsidDel="00CD4C4B" w:rsidRDefault="00C1157B">
              <w:pPr>
                <w:pStyle w:val="Bibliography"/>
                <w:rPr>
                  <w:del w:id="6417" w:author="Orion" w:date="2011-07-05T14:03:00Z"/>
                  <w:noProof/>
                  <w:lang w:val="en-US"/>
                  <w:rPrChange w:id="6418" w:author="Orion" w:date="2011-06-17T12:33:00Z">
                    <w:rPr>
                      <w:del w:id="6419" w:author="Orion" w:date="2011-07-05T14:03:00Z"/>
                      <w:noProof/>
                    </w:rPr>
                  </w:rPrChange>
                </w:rPr>
              </w:pPr>
              <w:del w:id="6420" w:author="Orion" w:date="2011-07-05T14:03:00Z">
                <w:r w:rsidRPr="00C1157B" w:rsidDel="00CD4C4B">
                  <w:rPr>
                    <w:noProof/>
                    <w:lang w:val="en-US"/>
                    <w:rPrChange w:id="6421" w:author="Orion" w:date="2011-06-17T12:33:00Z">
                      <w:rPr>
                        <w:noProof/>
                      </w:rPr>
                    </w:rPrChange>
                  </w:rPr>
                  <w:delText xml:space="preserve">20. </w:delText>
                </w:r>
                <w:r w:rsidRPr="00C1157B" w:rsidDel="00CD4C4B">
                  <w:rPr>
                    <w:b/>
                    <w:bCs/>
                    <w:noProof/>
                    <w:lang w:val="en-US"/>
                    <w:rPrChange w:id="6422" w:author="Orion" w:date="2011-06-17T12:33:00Z">
                      <w:rPr>
                        <w:b/>
                        <w:bCs/>
                        <w:noProof/>
                      </w:rPr>
                    </w:rPrChange>
                  </w:rPr>
                  <w:delText>T., Kern.</w:delText>
                </w:r>
                <w:r w:rsidRPr="00C1157B" w:rsidDel="00CD4C4B">
                  <w:rPr>
                    <w:noProof/>
                    <w:lang w:val="en-US"/>
                    <w:rPrChange w:id="6423" w:author="Orion" w:date="2011-06-17T12:33:00Z">
                      <w:rPr>
                        <w:noProof/>
                      </w:rPr>
                    </w:rPrChange>
                  </w:rPr>
                  <w:delText xml:space="preserve"> Redefining airmanship. 1997.</w:delText>
                </w:r>
              </w:del>
            </w:p>
            <w:p w14:paraId="3E436178" w14:textId="77777777" w:rsidR="00C1157B" w:rsidRPr="00C1157B" w:rsidDel="00CD4C4B" w:rsidRDefault="00C1157B">
              <w:pPr>
                <w:pStyle w:val="Bibliography"/>
                <w:rPr>
                  <w:del w:id="6424" w:author="Orion" w:date="2011-07-05T14:03:00Z"/>
                  <w:noProof/>
                  <w:lang w:val="en-US"/>
                  <w:rPrChange w:id="6425" w:author="Orion" w:date="2011-06-17T12:33:00Z">
                    <w:rPr>
                      <w:del w:id="6426" w:author="Orion" w:date="2011-07-05T14:03:00Z"/>
                      <w:noProof/>
                    </w:rPr>
                  </w:rPrChange>
                </w:rPr>
              </w:pPr>
              <w:del w:id="6427" w:author="Orion" w:date="2011-07-05T14:03:00Z">
                <w:r w:rsidRPr="00C1157B" w:rsidDel="00CD4C4B">
                  <w:rPr>
                    <w:noProof/>
                    <w:lang w:val="en-US"/>
                    <w:rPrChange w:id="6428" w:author="Orion" w:date="2011-06-17T12:33:00Z">
                      <w:rPr>
                        <w:noProof/>
                      </w:rPr>
                    </w:rPrChange>
                  </w:rPr>
                  <w:delText xml:space="preserve">21. </w:delText>
                </w:r>
                <w:r w:rsidRPr="00C1157B" w:rsidDel="00CD4C4B">
                  <w:rPr>
                    <w:i/>
                    <w:iCs/>
                    <w:noProof/>
                    <w:lang w:val="en-US"/>
                    <w:rPrChange w:id="6429" w:author="Orion" w:date="2011-06-17T12:33:00Z">
                      <w:rPr>
                        <w:i/>
                        <w:iCs/>
                        <w:noProof/>
                      </w:rPr>
                    </w:rPrChange>
                  </w:rPr>
                  <w:delText xml:space="preserve">The use of personal computer-based aviation training devices to teach aircrew decision-making, teamwork, and resource management. </w:delText>
                </w:r>
                <w:r w:rsidRPr="00C1157B" w:rsidDel="00CD4C4B">
                  <w:rPr>
                    <w:b/>
                    <w:bCs/>
                    <w:noProof/>
                    <w:lang w:val="en-US"/>
                    <w:rPrChange w:id="6430" w:author="Orion" w:date="2011-06-17T12:33:00Z">
                      <w:rPr>
                        <w:b/>
                        <w:bCs/>
                        <w:noProof/>
                      </w:rPr>
                    </w:rPrChange>
                  </w:rPr>
                  <w:delText>Duncan, J.C. and Feterle, L.C.</w:delText>
                </w:r>
                <w:r w:rsidRPr="00C1157B" w:rsidDel="00CD4C4B">
                  <w:rPr>
                    <w:noProof/>
                    <w:lang w:val="en-US"/>
                    <w:rPrChange w:id="6431" w:author="Orion" w:date="2011-06-17T12:33:00Z">
                      <w:rPr>
                        <w:noProof/>
                      </w:rPr>
                    </w:rPrChange>
                  </w:rPr>
                  <w:delText xml:space="preserve"> Dayton, OH : s.n., 2000. Proceedings of IEEE 2000 National Aerospace and Electronics Conference. págs. 421–426.</w:delText>
                </w:r>
              </w:del>
            </w:p>
            <w:p w14:paraId="39FF034C" w14:textId="77777777" w:rsidR="00C1157B" w:rsidRPr="00C1157B" w:rsidDel="00CD4C4B" w:rsidRDefault="00C1157B">
              <w:pPr>
                <w:pStyle w:val="Bibliography"/>
                <w:rPr>
                  <w:del w:id="6432" w:author="Orion" w:date="2011-07-05T14:03:00Z"/>
                  <w:noProof/>
                  <w:lang w:val="en-US"/>
                  <w:rPrChange w:id="6433" w:author="Orion" w:date="2011-06-17T12:33:00Z">
                    <w:rPr>
                      <w:del w:id="6434" w:author="Orion" w:date="2011-07-05T14:03:00Z"/>
                      <w:noProof/>
                    </w:rPr>
                  </w:rPrChange>
                </w:rPr>
              </w:pPr>
              <w:del w:id="6435" w:author="Orion" w:date="2011-07-05T14:03:00Z">
                <w:r w:rsidRPr="00C1157B" w:rsidDel="00CD4C4B">
                  <w:rPr>
                    <w:noProof/>
                    <w:lang w:val="en-US"/>
                    <w:rPrChange w:id="6436" w:author="Orion" w:date="2011-06-17T12:33:00Z">
                      <w:rPr>
                        <w:noProof/>
                      </w:rPr>
                    </w:rPrChange>
                  </w:rPr>
                  <w:delText xml:space="preserve">22. </w:delText>
                </w:r>
                <w:r w:rsidRPr="00C1157B" w:rsidDel="00CD4C4B">
                  <w:rPr>
                    <w:b/>
                    <w:bCs/>
                    <w:noProof/>
                    <w:lang w:val="en-US"/>
                    <w:rPrChange w:id="6437" w:author="Orion" w:date="2011-06-17T12:33:00Z">
                      <w:rPr>
                        <w:b/>
                        <w:bCs/>
                        <w:noProof/>
                      </w:rPr>
                    </w:rPrChange>
                  </w:rPr>
                  <w:delText>Lauber J.K, Foushee.</w:delText>
                </w:r>
                <w:r w:rsidRPr="00C1157B" w:rsidDel="00CD4C4B">
                  <w:rPr>
                    <w:noProof/>
                    <w:lang w:val="en-US"/>
                    <w:rPrChange w:id="6438" w:author="Orion" w:date="2011-06-17T12:33:00Z">
                      <w:rPr>
                        <w:noProof/>
                      </w:rPr>
                    </w:rPrChange>
                  </w:rPr>
                  <w:delText xml:space="preserve"> Guidelines for the development of line oriented flight training. </w:delText>
                </w:r>
                <w:r w:rsidRPr="00C1157B" w:rsidDel="00CD4C4B">
                  <w:rPr>
                    <w:i/>
                    <w:iCs/>
                    <w:noProof/>
                    <w:lang w:val="en-US"/>
                    <w:rPrChange w:id="6439" w:author="Orion" w:date="2011-06-17T12:33:00Z">
                      <w:rPr>
                        <w:i/>
                        <w:iCs/>
                        <w:noProof/>
                      </w:rPr>
                    </w:rPrChange>
                  </w:rPr>
                  <w:delText xml:space="preserve">NASA Conference Publication 2184. </w:delText>
                </w:r>
                <w:r w:rsidRPr="00C1157B" w:rsidDel="00CD4C4B">
                  <w:rPr>
                    <w:noProof/>
                    <w:lang w:val="en-US"/>
                    <w:rPrChange w:id="6440" w:author="Orion" w:date="2011-06-17T12:33:00Z">
                      <w:rPr>
                        <w:noProof/>
                      </w:rPr>
                    </w:rPrChange>
                  </w:rPr>
                  <w:delText>1981.</w:delText>
                </w:r>
              </w:del>
            </w:p>
            <w:p w14:paraId="072E5820" w14:textId="77777777" w:rsidR="00C1157B" w:rsidRPr="00C1157B" w:rsidDel="00CD4C4B" w:rsidRDefault="00C1157B">
              <w:pPr>
                <w:pStyle w:val="Bibliography"/>
                <w:rPr>
                  <w:del w:id="6441" w:author="Orion" w:date="2011-07-05T14:03:00Z"/>
                  <w:noProof/>
                  <w:lang w:val="en-US"/>
                  <w:rPrChange w:id="6442" w:author="Orion" w:date="2011-06-17T12:33:00Z">
                    <w:rPr>
                      <w:del w:id="6443" w:author="Orion" w:date="2011-07-05T14:03:00Z"/>
                      <w:noProof/>
                    </w:rPr>
                  </w:rPrChange>
                </w:rPr>
              </w:pPr>
              <w:del w:id="6444" w:author="Orion" w:date="2011-07-05T14:03:00Z">
                <w:r w:rsidRPr="00C1157B" w:rsidDel="00CD4C4B">
                  <w:rPr>
                    <w:noProof/>
                    <w:lang w:val="en-US"/>
                    <w:rPrChange w:id="6445" w:author="Orion" w:date="2011-06-17T12:33:00Z">
                      <w:rPr>
                        <w:noProof/>
                      </w:rPr>
                    </w:rPrChange>
                  </w:rPr>
                  <w:delText xml:space="preserve">23. </w:delText>
                </w:r>
                <w:r w:rsidRPr="00C1157B" w:rsidDel="00CD4C4B">
                  <w:rPr>
                    <w:i/>
                    <w:iCs/>
                    <w:noProof/>
                    <w:lang w:val="en-US"/>
                    <w:rPrChange w:id="6446" w:author="Orion" w:date="2011-06-17T12:33:00Z">
                      <w:rPr>
                        <w:i/>
                        <w:iCs/>
                        <w:noProof/>
                      </w:rPr>
                    </w:rPrChange>
                  </w:rPr>
                  <w:delText xml:space="preserve">Pilot Personality and Crew Coordination: Implications for Training and Selection. </w:delText>
                </w:r>
                <w:r w:rsidRPr="00C1157B" w:rsidDel="00CD4C4B">
                  <w:rPr>
                    <w:b/>
                    <w:bCs/>
                    <w:noProof/>
                    <w:lang w:val="en-US"/>
                    <w:rPrChange w:id="6447" w:author="Orion" w:date="2011-06-17T12:33:00Z">
                      <w:rPr>
                        <w:b/>
                        <w:bCs/>
                        <w:noProof/>
                      </w:rPr>
                    </w:rPrChange>
                  </w:rPr>
                  <w:delText>Helmreich, Robert L., Chidester, Thomas R. y Gregorich, Steven E.</w:delText>
                </w:r>
                <w:r w:rsidRPr="00C1157B" w:rsidDel="00CD4C4B">
                  <w:rPr>
                    <w:noProof/>
                    <w:lang w:val="en-US"/>
                    <w:rPrChange w:id="6448" w:author="Orion" w:date="2011-06-17T12:33:00Z">
                      <w:rPr>
                        <w:noProof/>
                      </w:rPr>
                    </w:rPrChange>
                  </w:rPr>
                  <w:delText xml:space="preserve"> 1, 1991, The International Journal of Aviation Psychology, Vol. 1, págs. 25-44.</w:delText>
                </w:r>
              </w:del>
            </w:p>
            <w:p w14:paraId="17F76B1D" w14:textId="77777777" w:rsidR="00C1157B" w:rsidRPr="00C1157B" w:rsidDel="00CD4C4B" w:rsidRDefault="00C1157B">
              <w:pPr>
                <w:pStyle w:val="Bibliography"/>
                <w:rPr>
                  <w:del w:id="6449" w:author="Orion" w:date="2011-07-05T14:03:00Z"/>
                  <w:noProof/>
                  <w:lang w:val="en-US"/>
                  <w:rPrChange w:id="6450" w:author="Orion" w:date="2011-06-17T12:33:00Z">
                    <w:rPr>
                      <w:del w:id="6451" w:author="Orion" w:date="2011-07-05T14:03:00Z"/>
                      <w:noProof/>
                    </w:rPr>
                  </w:rPrChange>
                </w:rPr>
              </w:pPr>
              <w:del w:id="6452" w:author="Orion" w:date="2011-07-05T14:03:00Z">
                <w:r w:rsidRPr="00C1157B" w:rsidDel="00CD4C4B">
                  <w:rPr>
                    <w:noProof/>
                    <w:lang w:val="en-US"/>
                    <w:rPrChange w:id="6453" w:author="Orion" w:date="2011-06-17T12:33:00Z">
                      <w:rPr>
                        <w:noProof/>
                      </w:rPr>
                    </w:rPrChange>
                  </w:rPr>
                  <w:delText xml:space="preserve">24. </w:delText>
                </w:r>
                <w:r w:rsidRPr="00C1157B" w:rsidDel="00CD4C4B">
                  <w:rPr>
                    <w:b/>
                    <w:bCs/>
                    <w:noProof/>
                    <w:lang w:val="en-US"/>
                    <w:rPrChange w:id="6454" w:author="Orion" w:date="2011-06-17T12:33:00Z">
                      <w:rPr>
                        <w:b/>
                        <w:bCs/>
                        <w:noProof/>
                      </w:rPr>
                    </w:rPrChange>
                  </w:rPr>
                  <w:delText>Ehlert, P.A.M., Rothkrantz, L.J.M.</w:delText>
                </w:r>
                <w:r w:rsidRPr="00C1157B" w:rsidDel="00CD4C4B">
                  <w:rPr>
                    <w:noProof/>
                    <w:lang w:val="en-US"/>
                    <w:rPrChange w:id="6455" w:author="Orion" w:date="2011-06-17T12:33:00Z">
                      <w:rPr>
                        <w:noProof/>
                      </w:rPr>
                    </w:rPrChange>
                  </w:rPr>
                  <w:delText xml:space="preserve"> </w:delText>
                </w:r>
                <w:r w:rsidRPr="00C1157B" w:rsidDel="00CD4C4B">
                  <w:rPr>
                    <w:i/>
                    <w:iCs/>
                    <w:noProof/>
                    <w:lang w:val="en-US"/>
                    <w:rPrChange w:id="6456" w:author="Orion" w:date="2011-06-17T12:33:00Z">
                      <w:rPr>
                        <w:i/>
                        <w:iCs/>
                        <w:noProof/>
                      </w:rPr>
                    </w:rPrChange>
                  </w:rPr>
                  <w:delText xml:space="preserve">The Intelligent Cockpit Environment (ICE) Project. </w:delText>
                </w:r>
                <w:r w:rsidRPr="00C1157B" w:rsidDel="00CD4C4B">
                  <w:rPr>
                    <w:noProof/>
                    <w:lang w:val="en-US"/>
                    <w:rPrChange w:id="6457" w:author="Orion" w:date="2011-06-17T12:33:00Z">
                      <w:rPr>
                        <w:noProof/>
                      </w:rPr>
                    </w:rPrChange>
                  </w:rPr>
                  <w:delText>Data and Knowledge Systems Group, Delft University of Technology, The Netherlands. 2003.</w:delText>
                </w:r>
              </w:del>
            </w:p>
            <w:p w14:paraId="09D506D0" w14:textId="77777777" w:rsidR="00C1157B" w:rsidRPr="00C1157B" w:rsidDel="00CD4C4B" w:rsidRDefault="00C1157B">
              <w:pPr>
                <w:pStyle w:val="Bibliography"/>
                <w:rPr>
                  <w:del w:id="6458" w:author="Orion" w:date="2011-07-05T14:03:00Z"/>
                  <w:noProof/>
                  <w:lang w:val="en-US"/>
                  <w:rPrChange w:id="6459" w:author="Orion" w:date="2011-06-17T12:33:00Z">
                    <w:rPr>
                      <w:del w:id="6460" w:author="Orion" w:date="2011-07-05T14:03:00Z"/>
                      <w:noProof/>
                    </w:rPr>
                  </w:rPrChange>
                </w:rPr>
              </w:pPr>
              <w:del w:id="6461" w:author="Orion" w:date="2011-07-05T14:03:00Z">
                <w:r w:rsidRPr="00C1157B" w:rsidDel="00CD4C4B">
                  <w:rPr>
                    <w:noProof/>
                    <w:lang w:val="en-US"/>
                    <w:rPrChange w:id="6462" w:author="Orion" w:date="2011-06-17T12:33:00Z">
                      <w:rPr>
                        <w:noProof/>
                      </w:rPr>
                    </w:rPrChange>
                  </w:rPr>
                  <w:delText xml:space="preserve">25. </w:delText>
                </w:r>
                <w:r w:rsidRPr="00C1157B" w:rsidDel="00CD4C4B">
                  <w:rPr>
                    <w:i/>
                    <w:iCs/>
                    <w:noProof/>
                    <w:lang w:val="en-US"/>
                    <w:rPrChange w:id="6463" w:author="Orion" w:date="2011-06-17T12:33:00Z">
                      <w:rPr>
                        <w:i/>
                        <w:iCs/>
                        <w:noProof/>
                      </w:rPr>
                    </w:rPrChange>
                  </w:rPr>
                  <w:delText xml:space="preserve">Aerobot airdata measurement for planetary exploration. </w:delText>
                </w:r>
                <w:r w:rsidRPr="00C1157B" w:rsidDel="00CD4C4B">
                  <w:rPr>
                    <w:b/>
                    <w:bCs/>
                    <w:noProof/>
                    <w:lang w:val="en-US"/>
                    <w:rPrChange w:id="6464" w:author="Orion" w:date="2011-06-17T12:33:00Z">
                      <w:rPr>
                        <w:b/>
                        <w:bCs/>
                        <w:noProof/>
                      </w:rPr>
                    </w:rPrChange>
                  </w:rPr>
                  <w:delText>Geneste, E., Barnes, D.P.</w:delText>
                </w:r>
                <w:r w:rsidRPr="00C1157B" w:rsidDel="00CD4C4B">
                  <w:rPr>
                    <w:noProof/>
                    <w:lang w:val="en-US"/>
                    <w:rPrChange w:id="6465" w:author="Orion" w:date="2011-06-17T12:33:00Z">
                      <w:rPr>
                        <w:noProof/>
                      </w:rPr>
                    </w:rPrChange>
                  </w:rPr>
                  <w:delText xml:space="preserve"> Manchester, UK : s.n., Ablir, 2001. TIMR 01 - Towards Intelligent Mobile Robots, 3rd British Conference on Autonomous Mobile Robots and Autonomous Systems.</w:delText>
                </w:r>
              </w:del>
            </w:p>
            <w:p w14:paraId="4C7313C8" w14:textId="77777777" w:rsidR="00C1157B" w:rsidDel="00CD4C4B" w:rsidRDefault="00C1157B">
              <w:pPr>
                <w:pStyle w:val="Bibliography"/>
                <w:rPr>
                  <w:del w:id="6466" w:author="Orion" w:date="2011-07-05T14:03:00Z"/>
                  <w:noProof/>
                </w:rPr>
              </w:pPr>
              <w:del w:id="6467" w:author="Orion" w:date="2011-07-05T14:03:00Z">
                <w:r w:rsidDel="00CD4C4B">
                  <w:rPr>
                    <w:noProof/>
                  </w:rPr>
                  <w:delText>26. Simulink. [En línea] http://www.mathworks.com/products/simulink/.</w:delText>
                </w:r>
              </w:del>
            </w:p>
            <w:p w14:paraId="75CABEAA" w14:textId="77777777" w:rsidR="00C1157B" w:rsidRPr="00C1157B" w:rsidDel="00CD4C4B" w:rsidRDefault="00C1157B">
              <w:pPr>
                <w:pStyle w:val="Bibliography"/>
                <w:rPr>
                  <w:del w:id="6468" w:author="Orion" w:date="2011-07-05T14:03:00Z"/>
                  <w:noProof/>
                  <w:lang w:val="en-US"/>
                  <w:rPrChange w:id="6469" w:author="Orion" w:date="2011-06-17T12:33:00Z">
                    <w:rPr>
                      <w:del w:id="6470" w:author="Orion" w:date="2011-07-05T14:03:00Z"/>
                      <w:noProof/>
                    </w:rPr>
                  </w:rPrChange>
                </w:rPr>
              </w:pPr>
              <w:del w:id="6471" w:author="Orion" w:date="2011-07-05T14:03:00Z">
                <w:r w:rsidRPr="00C1157B" w:rsidDel="00CD4C4B">
                  <w:rPr>
                    <w:noProof/>
                    <w:lang w:val="en-US"/>
                    <w:rPrChange w:id="6472" w:author="Orion" w:date="2011-06-17T12:33:00Z">
                      <w:rPr>
                        <w:noProof/>
                      </w:rPr>
                    </w:rPrChange>
                  </w:rPr>
                  <w:delText xml:space="preserve">27. </w:delText>
                </w:r>
                <w:r w:rsidRPr="00C1157B" w:rsidDel="00CD4C4B">
                  <w:rPr>
                    <w:i/>
                    <w:iCs/>
                    <w:noProof/>
                    <w:lang w:val="en-US"/>
                    <w:rPrChange w:id="6473" w:author="Orion" w:date="2011-06-17T12:33:00Z">
                      <w:rPr>
                        <w:i/>
                        <w:iCs/>
                        <w:noProof/>
                      </w:rPr>
                    </w:rPrChange>
                  </w:rPr>
                  <w:delText xml:space="preserve">An Agent Based Framework for Modeling UAVs. </w:delText>
                </w:r>
                <w:r w:rsidRPr="00C1157B" w:rsidDel="00CD4C4B">
                  <w:rPr>
                    <w:b/>
                    <w:bCs/>
                    <w:noProof/>
                    <w:lang w:val="en-US"/>
                    <w:rPrChange w:id="6474" w:author="Orion" w:date="2011-06-17T12:33:00Z">
                      <w:rPr>
                        <w:b/>
                        <w:bCs/>
                        <w:noProof/>
                      </w:rPr>
                    </w:rPrChange>
                  </w:rPr>
                  <w:delText>N. Huff, A. Kamel, and K. Nygard.</w:delText>
                </w:r>
                <w:r w:rsidRPr="00C1157B" w:rsidDel="00CD4C4B">
                  <w:rPr>
                    <w:noProof/>
                    <w:lang w:val="en-US"/>
                    <w:rPrChange w:id="6475" w:author="Orion" w:date="2011-06-17T12:33:00Z">
                      <w:rPr>
                        <w:noProof/>
                      </w:rPr>
                    </w:rPrChange>
                  </w:rPr>
                  <w:delText xml:space="preserve"> 2003. The 16th International Conference on Computer Applications in Industry and Engineering (CAINE03).</w:delText>
                </w:r>
              </w:del>
            </w:p>
            <w:p w14:paraId="7E0165E2" w14:textId="77777777" w:rsidR="00C1157B" w:rsidRPr="00C1157B" w:rsidDel="00CD4C4B" w:rsidRDefault="00C1157B">
              <w:pPr>
                <w:pStyle w:val="Bibliography"/>
                <w:rPr>
                  <w:del w:id="6476" w:author="Orion" w:date="2011-07-05T14:03:00Z"/>
                  <w:noProof/>
                  <w:lang w:val="en-US"/>
                  <w:rPrChange w:id="6477" w:author="Orion" w:date="2011-06-17T12:33:00Z">
                    <w:rPr>
                      <w:del w:id="6478" w:author="Orion" w:date="2011-07-05T14:03:00Z"/>
                      <w:noProof/>
                    </w:rPr>
                  </w:rPrChange>
                </w:rPr>
              </w:pPr>
              <w:del w:id="6479" w:author="Orion" w:date="2011-07-05T14:03:00Z">
                <w:r w:rsidRPr="00C1157B" w:rsidDel="00CD4C4B">
                  <w:rPr>
                    <w:noProof/>
                    <w:lang w:val="en-US"/>
                    <w:rPrChange w:id="6480" w:author="Orion" w:date="2011-06-17T12:33:00Z">
                      <w:rPr>
                        <w:noProof/>
                      </w:rPr>
                    </w:rPrChange>
                  </w:rPr>
                  <w:delText xml:space="preserve">28. </w:delText>
                </w:r>
                <w:r w:rsidRPr="00C1157B" w:rsidDel="00CD4C4B">
                  <w:rPr>
                    <w:i/>
                    <w:iCs/>
                    <w:noProof/>
                    <w:lang w:val="en-US"/>
                    <w:rPrChange w:id="6481" w:author="Orion" w:date="2011-06-17T12:33:00Z">
                      <w:rPr>
                        <w:i/>
                        <w:iCs/>
                        <w:noProof/>
                      </w:rPr>
                    </w:rPrChange>
                  </w:rPr>
                  <w:delText xml:space="preserve">Fast-Time Simulation System for Analysis of Advanced Air Transportation Concepts. </w:delText>
                </w:r>
                <w:r w:rsidRPr="00C1157B" w:rsidDel="00CD4C4B">
                  <w:rPr>
                    <w:b/>
                    <w:bCs/>
                    <w:noProof/>
                    <w:lang w:val="en-US"/>
                    <w:rPrChange w:id="6482" w:author="Orion" w:date="2011-06-17T12:33:00Z">
                      <w:rPr>
                        <w:b/>
                        <w:bCs/>
                        <w:noProof/>
                      </w:rPr>
                    </w:rPrChange>
                  </w:rPr>
                  <w:delText>Sweet, D. N., Manikonda, V., Aronson, J. S., Roth, K., &amp; Blake, M.</w:delText>
                </w:r>
                <w:r w:rsidRPr="00C1157B" w:rsidDel="00CD4C4B">
                  <w:rPr>
                    <w:noProof/>
                    <w:lang w:val="en-US"/>
                    <w:rPrChange w:id="6483" w:author="Orion" w:date="2011-06-17T12:33:00Z">
                      <w:rPr>
                        <w:noProof/>
                      </w:rPr>
                    </w:rPrChange>
                  </w:rPr>
                  <w:delText xml:space="preserve"> Monterey, California : s.n., 2002. American Institute of Aeronautics and Astronautics (AIAA) Modeling and Simulation Technologies Conference and Exhibit.</w:delText>
                </w:r>
              </w:del>
            </w:p>
            <w:p w14:paraId="16AE7F1F" w14:textId="77777777" w:rsidR="00C1157B" w:rsidRPr="00212437" w:rsidDel="00CD4C4B" w:rsidRDefault="00C1157B">
              <w:pPr>
                <w:pStyle w:val="Bibliography"/>
                <w:rPr>
                  <w:del w:id="6484" w:author="Orion" w:date="2011-07-05T14:03:00Z"/>
                  <w:noProof/>
                  <w:lang w:val="en-US"/>
                  <w:rPrChange w:id="6485" w:author="Orion" w:date="2011-06-17T12:33:00Z">
                    <w:rPr>
                      <w:del w:id="6486" w:author="Orion" w:date="2011-07-05T14:03:00Z"/>
                      <w:noProof/>
                    </w:rPr>
                  </w:rPrChange>
                </w:rPr>
              </w:pPr>
              <w:del w:id="6487" w:author="Orion" w:date="2011-07-05T14:03:00Z">
                <w:r w:rsidRPr="00C1157B" w:rsidDel="00CD4C4B">
                  <w:rPr>
                    <w:noProof/>
                    <w:lang w:val="en-US"/>
                    <w:rPrChange w:id="6488" w:author="Orion" w:date="2011-06-17T12:33:00Z">
                      <w:rPr>
                        <w:noProof/>
                      </w:rPr>
                    </w:rPrChange>
                  </w:rPr>
                  <w:delText xml:space="preserve">29. </w:delText>
                </w:r>
                <w:r w:rsidRPr="00C1157B" w:rsidDel="00CD4C4B">
                  <w:rPr>
                    <w:i/>
                    <w:iCs/>
                    <w:noProof/>
                    <w:lang w:val="en-US"/>
                    <w:rPrChange w:id="6489" w:author="Orion" w:date="2011-06-17T12:33:00Z">
                      <w:rPr>
                        <w:i/>
                        <w:iCs/>
                        <w:noProof/>
                      </w:rPr>
                    </w:rPrChange>
                  </w:rPr>
                  <w:delText xml:space="preserve">Agent architectures for flexible, practical teamwork. </w:delText>
                </w:r>
                <w:r w:rsidRPr="00C1157B" w:rsidDel="00CD4C4B">
                  <w:rPr>
                    <w:b/>
                    <w:bCs/>
                    <w:noProof/>
                    <w:lang w:val="en-US"/>
                    <w:rPrChange w:id="6490" w:author="Orion" w:date="2011-06-17T12:33:00Z">
                      <w:rPr>
                        <w:b/>
                        <w:bCs/>
                        <w:noProof/>
                      </w:rPr>
                    </w:rPrChange>
                  </w:rPr>
                  <w:delText>Tambe, M.</w:delText>
                </w:r>
                <w:r w:rsidRPr="00C1157B" w:rsidDel="00CD4C4B">
                  <w:rPr>
                    <w:noProof/>
                    <w:lang w:val="en-US"/>
                    <w:rPrChange w:id="6491" w:author="Orion" w:date="2011-06-17T12:33:00Z">
                      <w:rPr>
                        <w:noProof/>
                      </w:rPr>
                    </w:rPrChange>
                  </w:rPr>
                  <w:delText xml:space="preserve"> Providence, Rhode Island : s.n., July, 1997. </w:delText>
                </w:r>
                <w:r w:rsidRPr="00212437" w:rsidDel="00CD4C4B">
                  <w:rPr>
                    <w:noProof/>
                    <w:lang w:val="en-US"/>
                    <w:rPrChange w:id="6492" w:author="Orion" w:date="2011-06-17T12:33:00Z">
                      <w:rPr>
                        <w:noProof/>
                      </w:rPr>
                    </w:rPrChange>
                  </w:rPr>
                  <w:delText>American Association for Artificial Intelligence Conference (AAAI-2007).</w:delText>
                </w:r>
              </w:del>
            </w:p>
            <w:p w14:paraId="3F4F9104" w14:textId="77777777" w:rsidR="00C1157B" w:rsidRPr="00212437" w:rsidDel="00CD4C4B" w:rsidRDefault="00C1157B">
              <w:pPr>
                <w:pStyle w:val="Bibliography"/>
                <w:rPr>
                  <w:del w:id="6493" w:author="Orion" w:date="2011-07-05T14:03:00Z"/>
                  <w:noProof/>
                  <w:lang w:val="en-US"/>
                  <w:rPrChange w:id="6494" w:author="Orion" w:date="2011-06-17T12:33:00Z">
                    <w:rPr>
                      <w:del w:id="6495" w:author="Orion" w:date="2011-07-05T14:03:00Z"/>
                      <w:noProof/>
                    </w:rPr>
                  </w:rPrChange>
                </w:rPr>
              </w:pPr>
              <w:del w:id="6496" w:author="Orion" w:date="2011-07-05T14:03:00Z">
                <w:r w:rsidRPr="00212437" w:rsidDel="00CD4C4B">
                  <w:rPr>
                    <w:noProof/>
                    <w:lang w:val="en-US"/>
                    <w:rPrChange w:id="6497" w:author="Orion" w:date="2011-06-17T12:33:00Z">
                      <w:rPr>
                        <w:noProof/>
                      </w:rPr>
                    </w:rPrChange>
                  </w:rPr>
                  <w:delText xml:space="preserve">30. </w:delText>
                </w:r>
                <w:r w:rsidRPr="00212437" w:rsidDel="00CD4C4B">
                  <w:rPr>
                    <w:i/>
                    <w:iCs/>
                    <w:noProof/>
                    <w:lang w:val="en-US"/>
                    <w:rPrChange w:id="6498" w:author="Orion" w:date="2011-06-17T12:33:00Z">
                      <w:rPr>
                        <w:i/>
                        <w:iCs/>
                        <w:noProof/>
                      </w:rPr>
                    </w:rPrChange>
                  </w:rPr>
                  <w:delText xml:space="preserve">Distributed agent-based air traffic flow management. </w:delText>
                </w:r>
                <w:r w:rsidRPr="00212437" w:rsidDel="00CD4C4B">
                  <w:rPr>
                    <w:b/>
                    <w:bCs/>
                    <w:noProof/>
                    <w:lang w:val="en-US"/>
                    <w:rPrChange w:id="6499" w:author="Orion" w:date="2011-06-17T12:33:00Z">
                      <w:rPr>
                        <w:b/>
                        <w:bCs/>
                        <w:noProof/>
                      </w:rPr>
                    </w:rPrChange>
                  </w:rPr>
                  <w:delText>Adrian K. Agogino, Kagan Tumer.</w:delText>
                </w:r>
                <w:r w:rsidRPr="00212437" w:rsidDel="00CD4C4B">
                  <w:rPr>
                    <w:noProof/>
                    <w:lang w:val="en-US"/>
                    <w:rPrChange w:id="6500" w:author="Orion" w:date="2011-06-17T12:33:00Z">
                      <w:rPr>
                        <w:noProof/>
                      </w:rPr>
                    </w:rPrChange>
                  </w:rPr>
                  <w:delText xml:space="preserve"> Honolulu, Hawaii : s.n., May, 2007. Sixth International Joint Conference on Autonomous Agents and Multi-Agent Systems.</w:delText>
                </w:r>
              </w:del>
            </w:p>
            <w:p w14:paraId="6A7B2E9A" w14:textId="77777777" w:rsidR="00C1157B" w:rsidDel="00CD4C4B" w:rsidRDefault="00C1157B">
              <w:pPr>
                <w:pStyle w:val="Bibliography"/>
                <w:rPr>
                  <w:del w:id="6501" w:author="Orion" w:date="2011-07-05T14:03:00Z"/>
                  <w:noProof/>
                </w:rPr>
              </w:pPr>
              <w:del w:id="6502" w:author="Orion" w:date="2011-07-05T14:03:00Z">
                <w:r w:rsidRPr="00212437" w:rsidDel="00CD4C4B">
                  <w:rPr>
                    <w:noProof/>
                    <w:lang w:val="en-US"/>
                    <w:rPrChange w:id="6503" w:author="Orion" w:date="2011-06-17T12:33:00Z">
                      <w:rPr>
                        <w:noProof/>
                      </w:rPr>
                    </w:rPrChange>
                  </w:rPr>
                  <w:delText xml:space="preserve">31. </w:delText>
                </w:r>
                <w:r w:rsidRPr="00212437" w:rsidDel="00CD4C4B">
                  <w:rPr>
                    <w:b/>
                    <w:bCs/>
                    <w:noProof/>
                    <w:lang w:val="en-US"/>
                    <w:rPrChange w:id="6504" w:author="Orion" w:date="2011-06-17T12:33:00Z">
                      <w:rPr>
                        <w:b/>
                        <w:bCs/>
                        <w:noProof/>
                      </w:rPr>
                    </w:rPrChange>
                  </w:rPr>
                  <w:delText>Flight Explorer Inc.</w:delText>
                </w:r>
                <w:r w:rsidRPr="00212437" w:rsidDel="00CD4C4B">
                  <w:rPr>
                    <w:noProof/>
                    <w:lang w:val="en-US"/>
                    <w:rPrChange w:id="6505" w:author="Orion" w:date="2011-06-17T12:33:00Z">
                      <w:rPr>
                        <w:noProof/>
                      </w:rPr>
                    </w:rPrChange>
                  </w:rPr>
                  <w:delText xml:space="preserve"> Flight Explorer. </w:delText>
                </w:r>
                <w:r w:rsidDel="00CD4C4B">
                  <w:rPr>
                    <w:noProof/>
                  </w:rPr>
                  <w:delText>[En línea] http://www.flightexplorer.com/.</w:delText>
                </w:r>
              </w:del>
            </w:p>
            <w:p w14:paraId="12B7B638" w14:textId="77777777" w:rsidR="00C1157B" w:rsidRPr="00212437" w:rsidDel="00CD4C4B" w:rsidRDefault="00C1157B">
              <w:pPr>
                <w:pStyle w:val="Bibliography"/>
                <w:rPr>
                  <w:del w:id="6506" w:author="Orion" w:date="2011-07-05T14:03:00Z"/>
                  <w:noProof/>
                  <w:lang w:val="en-US"/>
                  <w:rPrChange w:id="6507" w:author="Orion" w:date="2011-06-17T12:33:00Z">
                    <w:rPr>
                      <w:del w:id="6508" w:author="Orion" w:date="2011-07-05T14:03:00Z"/>
                      <w:noProof/>
                    </w:rPr>
                  </w:rPrChange>
                </w:rPr>
              </w:pPr>
              <w:del w:id="6509" w:author="Orion" w:date="2011-07-05T14:03:00Z">
                <w:r w:rsidRPr="00212437" w:rsidDel="00CD4C4B">
                  <w:rPr>
                    <w:noProof/>
                    <w:lang w:val="en-US"/>
                    <w:rPrChange w:id="6510" w:author="Orion" w:date="2011-06-17T12:33:00Z">
                      <w:rPr>
                        <w:noProof/>
                      </w:rPr>
                    </w:rPrChange>
                  </w:rPr>
                  <w:delText xml:space="preserve">32. </w:delText>
                </w:r>
                <w:r w:rsidRPr="00212437" w:rsidDel="00CD4C4B">
                  <w:rPr>
                    <w:i/>
                    <w:iCs/>
                    <w:noProof/>
                    <w:lang w:val="en-US"/>
                    <w:rPrChange w:id="6511" w:author="Orion" w:date="2011-06-17T12:33:00Z">
                      <w:rPr>
                        <w:i/>
                        <w:iCs/>
                        <w:noProof/>
                      </w:rPr>
                    </w:rPrChange>
                  </w:rPr>
                  <w:delText xml:space="preserve">Modeling Distributed Human Decision-Making in Traffic Flow Management Operations. </w:delText>
                </w:r>
                <w:r w:rsidRPr="00212437" w:rsidDel="00CD4C4B">
                  <w:rPr>
                    <w:b/>
                    <w:bCs/>
                    <w:noProof/>
                    <w:lang w:val="en-US"/>
                    <w:rPrChange w:id="6512" w:author="Orion" w:date="2011-06-17T12:33:00Z">
                      <w:rPr>
                        <w:b/>
                        <w:bCs/>
                        <w:noProof/>
                      </w:rPr>
                    </w:rPrChange>
                  </w:rPr>
                  <w:delText>Keith C, C.</w:delText>
                </w:r>
                <w:r w:rsidRPr="00212437" w:rsidDel="00CD4C4B">
                  <w:rPr>
                    <w:noProof/>
                    <w:lang w:val="en-US"/>
                    <w:rPrChange w:id="6513" w:author="Orion" w:date="2011-06-17T12:33:00Z">
                      <w:rPr>
                        <w:noProof/>
                      </w:rPr>
                    </w:rPrChange>
                  </w:rPr>
                  <w:delText xml:space="preserve"> Napoli, Italy : s.n., 2000. 3rd USA/Europe Air Traffic Management R&amp;D Seminar.</w:delText>
                </w:r>
              </w:del>
            </w:p>
            <w:p w14:paraId="2CD647E1" w14:textId="77777777" w:rsidR="00C1157B" w:rsidRPr="00212437" w:rsidDel="00CD4C4B" w:rsidRDefault="00C1157B">
              <w:pPr>
                <w:pStyle w:val="Bibliography"/>
                <w:rPr>
                  <w:del w:id="6514" w:author="Orion" w:date="2011-07-05T14:03:00Z"/>
                  <w:noProof/>
                  <w:lang w:val="en-US"/>
                  <w:rPrChange w:id="6515" w:author="Orion" w:date="2011-06-17T12:33:00Z">
                    <w:rPr>
                      <w:del w:id="6516" w:author="Orion" w:date="2011-07-05T14:03:00Z"/>
                      <w:noProof/>
                    </w:rPr>
                  </w:rPrChange>
                </w:rPr>
              </w:pPr>
              <w:del w:id="6517" w:author="Orion" w:date="2011-07-05T14:03:00Z">
                <w:r w:rsidRPr="00212437" w:rsidDel="00CD4C4B">
                  <w:rPr>
                    <w:noProof/>
                    <w:lang w:val="en-US"/>
                    <w:rPrChange w:id="6518" w:author="Orion" w:date="2011-06-17T12:33:00Z">
                      <w:rPr>
                        <w:noProof/>
                      </w:rPr>
                    </w:rPrChange>
                  </w:rPr>
                  <w:delText xml:space="preserve">33. </w:delText>
                </w:r>
                <w:r w:rsidRPr="00212437" w:rsidDel="00CD4C4B">
                  <w:rPr>
                    <w:i/>
                    <w:iCs/>
                    <w:noProof/>
                    <w:lang w:val="en-US"/>
                    <w:rPrChange w:id="6519" w:author="Orion" w:date="2011-06-17T12:33:00Z">
                      <w:rPr>
                        <w:i/>
                        <w:iCs/>
                        <w:noProof/>
                      </w:rPr>
                    </w:rPrChange>
                  </w:rPr>
                  <w:delText xml:space="preserve">AGENTFLY: A multi-agent airspace test-bed. </w:delText>
                </w:r>
                <w:r w:rsidRPr="00212437" w:rsidDel="00CD4C4B">
                  <w:rPr>
                    <w:b/>
                    <w:bCs/>
                    <w:noProof/>
                    <w:lang w:val="en-US"/>
                    <w:rPrChange w:id="6520" w:author="Orion" w:date="2011-06-17T12:33:00Z">
                      <w:rPr>
                        <w:b/>
                        <w:bCs/>
                        <w:noProof/>
                      </w:rPr>
                    </w:rPrChange>
                  </w:rPr>
                  <w:delText>D. Sislak, P. Volf, S. Kopriva, and M. Pechoucek.</w:delText>
                </w:r>
                <w:r w:rsidRPr="00212437" w:rsidDel="00CD4C4B">
                  <w:rPr>
                    <w:noProof/>
                    <w:lang w:val="en-US"/>
                    <w:rPrChange w:id="6521" w:author="Orion" w:date="2011-06-17T12:33:00Z">
                      <w:rPr>
                        <w:noProof/>
                      </w:rPr>
                    </w:rPrChange>
                  </w:rPr>
                  <w:delText xml:space="preserve"> May, 2008. 7th Intl. Conf. on Autonomous Agents and MultiAgent Systems.</w:delText>
                </w:r>
              </w:del>
            </w:p>
            <w:p w14:paraId="33904BCB" w14:textId="77777777" w:rsidR="00C1157B" w:rsidRPr="00212437" w:rsidDel="00CD4C4B" w:rsidRDefault="00C1157B">
              <w:pPr>
                <w:pStyle w:val="Bibliography"/>
                <w:rPr>
                  <w:del w:id="6522" w:author="Orion" w:date="2011-07-05T14:03:00Z"/>
                  <w:noProof/>
                  <w:lang w:val="en-US"/>
                  <w:rPrChange w:id="6523" w:author="Orion" w:date="2011-06-17T12:33:00Z">
                    <w:rPr>
                      <w:del w:id="6524" w:author="Orion" w:date="2011-07-05T14:03:00Z"/>
                      <w:noProof/>
                    </w:rPr>
                  </w:rPrChange>
                </w:rPr>
              </w:pPr>
              <w:del w:id="6525" w:author="Orion" w:date="2011-07-05T14:03:00Z">
                <w:r w:rsidRPr="00212437" w:rsidDel="00CD4C4B">
                  <w:rPr>
                    <w:noProof/>
                    <w:lang w:val="en-US"/>
                    <w:rPrChange w:id="6526" w:author="Orion" w:date="2011-06-17T12:33:00Z">
                      <w:rPr>
                        <w:noProof/>
                      </w:rPr>
                    </w:rPrChange>
                  </w:rPr>
                  <w:delText xml:space="preserve">34. </w:delText>
                </w:r>
                <w:r w:rsidRPr="00212437" w:rsidDel="00CD4C4B">
                  <w:rPr>
                    <w:i/>
                    <w:iCs/>
                    <w:noProof/>
                    <w:lang w:val="en-US"/>
                    <w:rPrChange w:id="6527" w:author="Orion" w:date="2011-06-17T12:33:00Z">
                      <w:rPr>
                        <w:i/>
                        <w:iCs/>
                        <w:noProof/>
                      </w:rPr>
                    </w:rPrChange>
                  </w:rPr>
                  <w:delText xml:space="preserve">To bdi or not to bdi. </w:delText>
                </w:r>
                <w:r w:rsidRPr="00212437" w:rsidDel="00CD4C4B">
                  <w:rPr>
                    <w:b/>
                    <w:bCs/>
                    <w:noProof/>
                    <w:lang w:val="en-US"/>
                    <w:rPrChange w:id="6528" w:author="Orion" w:date="2011-06-17T12:33:00Z">
                      <w:rPr>
                        <w:b/>
                        <w:bCs/>
                        <w:noProof/>
                      </w:rPr>
                    </w:rPrChange>
                  </w:rPr>
                  <w:delText>S. Wolfe, M. Sierhuis, and P. Jarvis.</w:delText>
                </w:r>
                <w:r w:rsidRPr="00212437" w:rsidDel="00CD4C4B">
                  <w:rPr>
                    <w:noProof/>
                    <w:lang w:val="en-US"/>
                    <w:rPrChange w:id="6529" w:author="Orion" w:date="2011-06-17T12:33:00Z">
                      <w:rPr>
                        <w:noProof/>
                      </w:rPr>
                    </w:rPrChange>
                  </w:rPr>
                  <w:delText xml:space="preserve"> 2008. Design choices in an agent-based Traffic Flow Management Simulation Multiconference.</w:delText>
                </w:r>
              </w:del>
            </w:p>
            <w:p w14:paraId="41B88868" w14:textId="77777777" w:rsidR="00C1157B" w:rsidRPr="00212437" w:rsidDel="00CD4C4B" w:rsidRDefault="00C1157B">
              <w:pPr>
                <w:pStyle w:val="Bibliography"/>
                <w:rPr>
                  <w:del w:id="6530" w:author="Orion" w:date="2011-07-05T14:03:00Z"/>
                  <w:noProof/>
                  <w:lang w:val="en-US"/>
                  <w:rPrChange w:id="6531" w:author="Orion" w:date="2011-06-17T12:33:00Z">
                    <w:rPr>
                      <w:del w:id="6532" w:author="Orion" w:date="2011-07-05T14:03:00Z"/>
                      <w:noProof/>
                    </w:rPr>
                  </w:rPrChange>
                </w:rPr>
              </w:pPr>
              <w:del w:id="6533" w:author="Orion" w:date="2011-07-05T14:03:00Z">
                <w:r w:rsidRPr="00212437" w:rsidDel="00CD4C4B">
                  <w:rPr>
                    <w:noProof/>
                    <w:lang w:val="en-US"/>
                    <w:rPrChange w:id="6534" w:author="Orion" w:date="2011-06-17T12:33:00Z">
                      <w:rPr>
                        <w:noProof/>
                      </w:rPr>
                    </w:rPrChange>
                  </w:rPr>
                  <w:delText xml:space="preserve">35. </w:delText>
                </w:r>
                <w:r w:rsidRPr="00212437" w:rsidDel="00CD4C4B">
                  <w:rPr>
                    <w:i/>
                    <w:iCs/>
                    <w:noProof/>
                    <w:lang w:val="en-US"/>
                    <w:rPrChange w:id="6535" w:author="Orion" w:date="2011-06-17T12:33:00Z">
                      <w:rPr>
                        <w:i/>
                        <w:iCs/>
                        <w:noProof/>
                      </w:rPr>
                    </w:rPrChange>
                  </w:rPr>
                  <w:delText xml:space="preserve">BDI-agents: From Theory to Practice. </w:delText>
                </w:r>
                <w:r w:rsidRPr="00212437" w:rsidDel="00CD4C4B">
                  <w:rPr>
                    <w:b/>
                    <w:bCs/>
                    <w:noProof/>
                    <w:lang w:val="en-US"/>
                    <w:rPrChange w:id="6536" w:author="Orion" w:date="2011-06-17T12:33:00Z">
                      <w:rPr>
                        <w:b/>
                        <w:bCs/>
                        <w:noProof/>
                      </w:rPr>
                    </w:rPrChange>
                  </w:rPr>
                  <w:delText>Georgeff, A. S. Rao and M. P.</w:delText>
                </w:r>
                <w:r w:rsidRPr="00212437" w:rsidDel="00CD4C4B">
                  <w:rPr>
                    <w:noProof/>
                    <w:lang w:val="en-US"/>
                    <w:rPrChange w:id="6537" w:author="Orion" w:date="2011-06-17T12:33:00Z">
                      <w:rPr>
                        <w:noProof/>
                      </w:rPr>
                    </w:rPrChange>
                  </w:rPr>
                  <w:delText xml:space="preserve"> San Francisco : s.n., 1995. Proceedings of the First International Conference on Multiagent Systems.</w:delText>
                </w:r>
              </w:del>
            </w:p>
            <w:p w14:paraId="5F55D991" w14:textId="77777777" w:rsidR="00C1157B" w:rsidRPr="00212437" w:rsidDel="00CD4C4B" w:rsidRDefault="00C1157B">
              <w:pPr>
                <w:pStyle w:val="Bibliography"/>
                <w:rPr>
                  <w:del w:id="6538" w:author="Orion" w:date="2011-07-05T14:03:00Z"/>
                  <w:noProof/>
                  <w:lang w:val="en-US"/>
                  <w:rPrChange w:id="6539" w:author="Orion" w:date="2011-06-17T12:33:00Z">
                    <w:rPr>
                      <w:del w:id="6540" w:author="Orion" w:date="2011-07-05T14:03:00Z"/>
                      <w:noProof/>
                    </w:rPr>
                  </w:rPrChange>
                </w:rPr>
              </w:pPr>
              <w:del w:id="6541" w:author="Orion" w:date="2011-07-05T14:03:00Z">
                <w:r w:rsidRPr="00212437" w:rsidDel="00CD4C4B">
                  <w:rPr>
                    <w:noProof/>
                    <w:lang w:val="en-US"/>
                    <w:rPrChange w:id="6542" w:author="Orion" w:date="2011-06-17T12:33:00Z">
                      <w:rPr>
                        <w:noProof/>
                      </w:rPr>
                    </w:rPrChange>
                  </w:rPr>
                  <w:delText xml:space="preserve">36. </w:delText>
                </w:r>
                <w:r w:rsidRPr="00212437" w:rsidDel="00CD4C4B">
                  <w:rPr>
                    <w:b/>
                    <w:bCs/>
                    <w:noProof/>
                    <w:lang w:val="en-US"/>
                    <w:rPrChange w:id="6543" w:author="Orion" w:date="2011-06-17T12:33:00Z">
                      <w:rPr>
                        <w:b/>
                        <w:bCs/>
                        <w:noProof/>
                      </w:rPr>
                    </w:rPrChange>
                  </w:rPr>
                  <w:delText>EUROCONTROL.</w:delText>
                </w:r>
                <w:r w:rsidRPr="00212437" w:rsidDel="00CD4C4B">
                  <w:rPr>
                    <w:noProof/>
                    <w:lang w:val="en-US"/>
                    <w:rPrChange w:id="6544" w:author="Orion" w:date="2011-06-17T12:33:00Z">
                      <w:rPr>
                        <w:noProof/>
                      </w:rPr>
                    </w:rPrChange>
                  </w:rPr>
                  <w:delText xml:space="preserve"> </w:delText>
                </w:r>
                <w:r w:rsidRPr="00212437" w:rsidDel="00CD4C4B">
                  <w:rPr>
                    <w:i/>
                    <w:iCs/>
                    <w:noProof/>
                    <w:lang w:val="en-US"/>
                    <w:rPrChange w:id="6545" w:author="Orion" w:date="2011-06-17T12:33:00Z">
                      <w:rPr>
                        <w:i/>
                        <w:iCs/>
                        <w:noProof/>
                      </w:rPr>
                    </w:rPrChange>
                  </w:rPr>
                  <w:delText xml:space="preserve">EUROCONTROL SPECIFICATIONS FOR THE USE OF MILITARY UNMANNED AERIAL VEHICLES AS OPERATIONAL AIR TRAFFIC OUTSIDE SEGREGATED AIRSPACE. </w:delText>
                </w:r>
                <w:r w:rsidRPr="00212437" w:rsidDel="00CD4C4B">
                  <w:rPr>
                    <w:noProof/>
                    <w:lang w:val="en-US"/>
                    <w:rPrChange w:id="6546" w:author="Orion" w:date="2011-06-17T12:33:00Z">
                      <w:rPr>
                        <w:noProof/>
                      </w:rPr>
                    </w:rPrChange>
                  </w:rPr>
                  <w:delText>2007. http://www.barnardmicrosystems.com/download/EUROCONTROL_MIL_UAV_ATM_SPEC_2007.pdf.</w:delText>
                </w:r>
              </w:del>
            </w:p>
            <w:p w14:paraId="7B887D11" w14:textId="77777777" w:rsidR="00C1157B" w:rsidRPr="00212437" w:rsidDel="00CD4C4B" w:rsidRDefault="00C1157B">
              <w:pPr>
                <w:pStyle w:val="Bibliography"/>
                <w:rPr>
                  <w:del w:id="6547" w:author="Orion" w:date="2011-07-05T14:03:00Z"/>
                  <w:noProof/>
                  <w:lang w:val="en-US"/>
                  <w:rPrChange w:id="6548" w:author="Orion" w:date="2011-06-17T12:33:00Z">
                    <w:rPr>
                      <w:del w:id="6549" w:author="Orion" w:date="2011-07-05T14:03:00Z"/>
                      <w:noProof/>
                    </w:rPr>
                  </w:rPrChange>
                </w:rPr>
              </w:pPr>
              <w:del w:id="6550" w:author="Orion" w:date="2011-07-05T14:03:00Z">
                <w:r w:rsidRPr="00212437" w:rsidDel="00CD4C4B">
                  <w:rPr>
                    <w:noProof/>
                    <w:lang w:val="en-US"/>
                    <w:rPrChange w:id="6551" w:author="Orion" w:date="2011-06-17T12:33:00Z">
                      <w:rPr>
                        <w:noProof/>
                      </w:rPr>
                    </w:rPrChange>
                  </w:rPr>
                  <w:delText xml:space="preserve">37. </w:delText>
                </w:r>
                <w:r w:rsidRPr="00212437" w:rsidDel="00CD4C4B">
                  <w:rPr>
                    <w:i/>
                    <w:iCs/>
                    <w:noProof/>
                    <w:lang w:val="en-US"/>
                    <w:rPrChange w:id="6552" w:author="Orion" w:date="2011-06-17T12:33:00Z">
                      <w:rPr>
                        <w:i/>
                        <w:iCs/>
                        <w:noProof/>
                      </w:rPr>
                    </w:rPrChange>
                  </w:rPr>
                  <w:delText xml:space="preserve">Improving air traffic management through agent suggestions. </w:delText>
                </w:r>
                <w:r w:rsidDel="00CD4C4B">
                  <w:rPr>
                    <w:b/>
                    <w:bCs/>
                    <w:noProof/>
                  </w:rPr>
                  <w:delText>Adrian K. Agogino, Kagan Tumer.</w:delText>
                </w:r>
                <w:r w:rsidDel="00CD4C4B">
                  <w:rPr>
                    <w:noProof/>
                  </w:rPr>
                  <w:delText xml:space="preserve"> 2009. AAMAS (2) 2009. págs. </w:delText>
                </w:r>
                <w:r w:rsidRPr="00212437" w:rsidDel="00CD4C4B">
                  <w:rPr>
                    <w:noProof/>
                    <w:lang w:val="en-US"/>
                    <w:rPrChange w:id="6553" w:author="Orion" w:date="2011-06-17T12:33:00Z">
                      <w:rPr>
                        <w:noProof/>
                      </w:rPr>
                    </w:rPrChange>
                  </w:rPr>
                  <w:delText>1271-1272.</w:delText>
                </w:r>
              </w:del>
            </w:p>
            <w:p w14:paraId="3E32FCDF" w14:textId="77777777" w:rsidR="00C1157B" w:rsidRPr="00212437" w:rsidDel="00CD4C4B" w:rsidRDefault="00C1157B">
              <w:pPr>
                <w:pStyle w:val="Bibliography"/>
                <w:rPr>
                  <w:del w:id="6554" w:author="Orion" w:date="2011-07-05T14:03:00Z"/>
                  <w:noProof/>
                  <w:lang w:val="en-US"/>
                  <w:rPrChange w:id="6555" w:author="Orion" w:date="2011-06-17T12:33:00Z">
                    <w:rPr>
                      <w:del w:id="6556" w:author="Orion" w:date="2011-07-05T14:03:00Z"/>
                      <w:noProof/>
                    </w:rPr>
                  </w:rPrChange>
                </w:rPr>
              </w:pPr>
              <w:del w:id="6557" w:author="Orion" w:date="2011-07-05T14:03:00Z">
                <w:r w:rsidRPr="00212437" w:rsidDel="00CD4C4B">
                  <w:rPr>
                    <w:noProof/>
                    <w:lang w:val="en-US"/>
                    <w:rPrChange w:id="6558" w:author="Orion" w:date="2011-06-17T12:33:00Z">
                      <w:rPr>
                        <w:noProof/>
                      </w:rPr>
                    </w:rPrChange>
                  </w:rPr>
                  <w:delText xml:space="preserve">38. </w:delText>
                </w:r>
                <w:r w:rsidRPr="00212437" w:rsidDel="00CD4C4B">
                  <w:rPr>
                    <w:b/>
                    <w:bCs/>
                    <w:noProof/>
                    <w:lang w:val="en-US"/>
                    <w:rPrChange w:id="6559" w:author="Orion" w:date="2011-06-17T12:33:00Z">
                      <w:rPr>
                        <w:b/>
                        <w:bCs/>
                        <w:noProof/>
                      </w:rPr>
                    </w:rPrChange>
                  </w:rPr>
                  <w:delText>IABG Dept. Airborne Air Defence.</w:delText>
                </w:r>
                <w:r w:rsidRPr="00212437" w:rsidDel="00CD4C4B">
                  <w:rPr>
                    <w:noProof/>
                    <w:lang w:val="en-US"/>
                    <w:rPrChange w:id="6560" w:author="Orion" w:date="2011-06-17T12:33:00Z">
                      <w:rPr>
                        <w:noProof/>
                      </w:rPr>
                    </w:rPrChange>
                  </w:rPr>
                  <w:delText xml:space="preserve"> </w:delText>
                </w:r>
                <w:r w:rsidRPr="00212437" w:rsidDel="00CD4C4B">
                  <w:rPr>
                    <w:i/>
                    <w:iCs/>
                    <w:noProof/>
                    <w:lang w:val="en-US"/>
                    <w:rPrChange w:id="6561" w:author="Orion" w:date="2011-06-17T12:33:00Z">
                      <w:rPr>
                        <w:i/>
                        <w:iCs/>
                        <w:noProof/>
                      </w:rPr>
                    </w:rPrChange>
                  </w:rPr>
                  <w:delText xml:space="preserve">CARE Innovative Action, Preliminary Study on Integration of Unmanned Aerial Vehicles into Future Air Traffic Management. </w:delText>
                </w:r>
                <w:r w:rsidRPr="00212437" w:rsidDel="00CD4C4B">
                  <w:rPr>
                    <w:noProof/>
                    <w:lang w:val="en-US"/>
                    <w:rPrChange w:id="6562" w:author="Orion" w:date="2011-06-17T12:33:00Z">
                      <w:rPr>
                        <w:noProof/>
                      </w:rPr>
                    </w:rPrChange>
                  </w:rPr>
                  <w:delText>2001.</w:delText>
                </w:r>
              </w:del>
            </w:p>
            <w:p w14:paraId="451BCF0D" w14:textId="77777777" w:rsidR="00C1157B" w:rsidRPr="00212437" w:rsidDel="00CD4C4B" w:rsidRDefault="00C1157B">
              <w:pPr>
                <w:pStyle w:val="Bibliography"/>
                <w:rPr>
                  <w:del w:id="6563" w:author="Orion" w:date="2011-07-05T14:03:00Z"/>
                  <w:noProof/>
                  <w:lang w:val="en-US"/>
                  <w:rPrChange w:id="6564" w:author="Orion" w:date="2011-06-17T12:33:00Z">
                    <w:rPr>
                      <w:del w:id="6565" w:author="Orion" w:date="2011-07-05T14:03:00Z"/>
                      <w:noProof/>
                    </w:rPr>
                  </w:rPrChange>
                </w:rPr>
              </w:pPr>
              <w:del w:id="6566" w:author="Orion" w:date="2011-07-05T14:03:00Z">
                <w:r w:rsidRPr="00212437" w:rsidDel="00CD4C4B">
                  <w:rPr>
                    <w:noProof/>
                    <w:lang w:val="en-US"/>
                    <w:rPrChange w:id="6567" w:author="Orion" w:date="2011-06-17T12:33:00Z">
                      <w:rPr>
                        <w:noProof/>
                      </w:rPr>
                    </w:rPrChange>
                  </w:rPr>
                  <w:delText xml:space="preserve">39. </w:delText>
                </w:r>
                <w:r w:rsidRPr="00212437" w:rsidDel="00CD4C4B">
                  <w:rPr>
                    <w:i/>
                    <w:iCs/>
                    <w:noProof/>
                    <w:lang w:val="en-US"/>
                    <w:rPrChange w:id="6568" w:author="Orion" w:date="2011-06-17T12:33:00Z">
                      <w:rPr>
                        <w:i/>
                        <w:iCs/>
                        <w:noProof/>
                      </w:rPr>
                    </w:rPrChange>
                  </w:rPr>
                  <w:delText xml:space="preserve">Autonomous UAV Surveillance in Complex Urban Environments. </w:delText>
                </w:r>
                <w:r w:rsidRPr="00212437" w:rsidDel="00CD4C4B">
                  <w:rPr>
                    <w:b/>
                    <w:bCs/>
                    <w:noProof/>
                    <w:lang w:val="en-US"/>
                    <w:rPrChange w:id="6569" w:author="Orion" w:date="2011-06-17T12:33:00Z">
                      <w:rPr>
                        <w:b/>
                        <w:bCs/>
                        <w:noProof/>
                      </w:rPr>
                    </w:rPrChange>
                  </w:rPr>
                  <w:delText>Eduard Semsch, Michal Jakob, Dusan Pavlícek, Michal Pechoucek.</w:delText>
                </w:r>
                <w:r w:rsidRPr="00212437" w:rsidDel="00CD4C4B">
                  <w:rPr>
                    <w:noProof/>
                    <w:lang w:val="en-US"/>
                    <w:rPrChange w:id="6570" w:author="Orion" w:date="2011-06-17T12:33:00Z">
                      <w:rPr>
                        <w:noProof/>
                      </w:rPr>
                    </w:rPrChange>
                  </w:rPr>
                  <w:delText xml:space="preserve"> 2009. IAT 2009. págs. 82-85.</w:delText>
                </w:r>
              </w:del>
            </w:p>
            <w:p w14:paraId="56E30FF8" w14:textId="77777777" w:rsidR="00C1157B" w:rsidRPr="00212437" w:rsidDel="00CD4C4B" w:rsidRDefault="00C1157B">
              <w:pPr>
                <w:pStyle w:val="Bibliography"/>
                <w:rPr>
                  <w:del w:id="6571" w:author="Orion" w:date="2011-07-05T14:03:00Z"/>
                  <w:noProof/>
                  <w:lang w:val="en-US"/>
                  <w:rPrChange w:id="6572" w:author="Orion" w:date="2011-06-17T12:33:00Z">
                    <w:rPr>
                      <w:del w:id="6573" w:author="Orion" w:date="2011-07-05T14:03:00Z"/>
                      <w:noProof/>
                    </w:rPr>
                  </w:rPrChange>
                </w:rPr>
              </w:pPr>
              <w:del w:id="6574" w:author="Orion" w:date="2011-07-05T14:03:00Z">
                <w:r w:rsidRPr="00212437" w:rsidDel="00CD4C4B">
                  <w:rPr>
                    <w:noProof/>
                    <w:lang w:val="en-US"/>
                    <w:rPrChange w:id="6575" w:author="Orion" w:date="2011-06-17T12:33:00Z">
                      <w:rPr>
                        <w:noProof/>
                      </w:rPr>
                    </w:rPrChange>
                  </w:rPr>
                  <w:delText xml:space="preserve">40. </w:delText>
                </w:r>
                <w:r w:rsidRPr="00212437" w:rsidDel="00CD4C4B">
                  <w:rPr>
                    <w:i/>
                    <w:iCs/>
                    <w:noProof/>
                    <w:lang w:val="en-US"/>
                    <w:rPrChange w:id="6576" w:author="Orion" w:date="2011-06-17T12:33:00Z">
                      <w:rPr>
                        <w:i/>
                        <w:iCs/>
                        <w:noProof/>
                      </w:rPr>
                    </w:rPrChange>
                  </w:rPr>
                  <w:delText xml:space="preserve">Generic Nonlinear model of reduced scale UAV. </w:delText>
                </w:r>
                <w:r w:rsidRPr="00212437" w:rsidDel="00CD4C4B">
                  <w:rPr>
                    <w:b/>
                    <w:bCs/>
                    <w:noProof/>
                    <w:lang w:val="en-US"/>
                    <w:rPrChange w:id="6577" w:author="Orion" w:date="2011-06-17T12:33:00Z">
                      <w:rPr>
                        <w:b/>
                        <w:bCs/>
                        <w:noProof/>
                      </w:rPr>
                    </w:rPrChange>
                  </w:rPr>
                  <w:delText>Cheviron, T., Chriette, A., &amp; Plestan, F.</w:delText>
                </w:r>
                <w:r w:rsidRPr="00212437" w:rsidDel="00CD4C4B">
                  <w:rPr>
                    <w:noProof/>
                    <w:lang w:val="en-US"/>
                    <w:rPrChange w:id="6578" w:author="Orion" w:date="2011-06-17T12:33:00Z">
                      <w:rPr>
                        <w:noProof/>
                      </w:rPr>
                    </w:rPrChange>
                  </w:rPr>
                  <w:delText xml:space="preserve"> Kobe, Japan : s.n., 2009. IEEE International Conference on Robotics &amp; Automation. págs. 3271-3276.</w:delText>
                </w:r>
              </w:del>
            </w:p>
            <w:p w14:paraId="5FE88CA9" w14:textId="77777777" w:rsidR="00C1157B" w:rsidDel="00CD4C4B" w:rsidRDefault="00C1157B">
              <w:pPr>
                <w:pStyle w:val="Bibliography"/>
                <w:rPr>
                  <w:del w:id="6579" w:author="Orion" w:date="2011-07-05T14:03:00Z"/>
                  <w:noProof/>
                </w:rPr>
              </w:pPr>
              <w:del w:id="6580" w:author="Orion" w:date="2011-07-05T14:03:00Z">
                <w:r w:rsidRPr="00212437" w:rsidDel="00CD4C4B">
                  <w:rPr>
                    <w:noProof/>
                    <w:lang w:val="en-US"/>
                    <w:rPrChange w:id="6581" w:author="Orion" w:date="2011-06-17T12:33:00Z">
                      <w:rPr>
                        <w:noProof/>
                      </w:rPr>
                    </w:rPrChange>
                  </w:rPr>
                  <w:delText xml:space="preserve">41. Dimensions &amp; key data for A-320. </w:delText>
                </w:r>
                <w:r w:rsidDel="00CD4C4B">
                  <w:rPr>
                    <w:noProof/>
                  </w:rPr>
                  <w:delText>[En línea] http://www.airbus.com/aircraftfamilies/passengeraircraft/a320family/a320/specifications/#details.</w:delText>
                </w:r>
              </w:del>
            </w:p>
            <w:p w14:paraId="77691AFD" w14:textId="77777777" w:rsidR="00C1157B" w:rsidRPr="00212437" w:rsidDel="00CD4C4B" w:rsidRDefault="00C1157B">
              <w:pPr>
                <w:pStyle w:val="Bibliography"/>
                <w:rPr>
                  <w:del w:id="6582" w:author="Orion" w:date="2011-07-05T14:03:00Z"/>
                  <w:noProof/>
                  <w:lang w:val="en-US"/>
                  <w:rPrChange w:id="6583" w:author="Orion" w:date="2011-06-17T12:33:00Z">
                    <w:rPr>
                      <w:del w:id="6584" w:author="Orion" w:date="2011-07-05T14:03:00Z"/>
                      <w:noProof/>
                    </w:rPr>
                  </w:rPrChange>
                </w:rPr>
              </w:pPr>
              <w:del w:id="6585" w:author="Orion" w:date="2011-07-05T14:03:00Z">
                <w:r w:rsidRPr="00212437" w:rsidDel="00CD4C4B">
                  <w:rPr>
                    <w:noProof/>
                    <w:lang w:val="en-US"/>
                    <w:rPrChange w:id="6586" w:author="Orion" w:date="2011-06-17T12:33:00Z">
                      <w:rPr>
                        <w:noProof/>
                      </w:rPr>
                    </w:rPrChange>
                  </w:rPr>
                  <w:delText xml:space="preserve">42. </w:delText>
                </w:r>
                <w:r w:rsidRPr="00212437" w:rsidDel="00CD4C4B">
                  <w:rPr>
                    <w:b/>
                    <w:bCs/>
                    <w:noProof/>
                    <w:lang w:val="en-US"/>
                    <w:rPrChange w:id="6587" w:author="Orion" w:date="2011-06-17T12:33:00Z">
                      <w:rPr>
                        <w:b/>
                        <w:bCs/>
                        <w:noProof/>
                      </w:rPr>
                    </w:rPrChange>
                  </w:rPr>
                  <w:delText>Airbus.</w:delText>
                </w:r>
                <w:r w:rsidRPr="00212437" w:rsidDel="00CD4C4B">
                  <w:rPr>
                    <w:noProof/>
                    <w:lang w:val="en-US"/>
                    <w:rPrChange w:id="6588" w:author="Orion" w:date="2011-06-17T12:33:00Z">
                      <w:rPr>
                        <w:noProof/>
                      </w:rPr>
                    </w:rPrChange>
                  </w:rPr>
                  <w:delText xml:space="preserve"> </w:delText>
                </w:r>
                <w:r w:rsidRPr="00212437" w:rsidDel="00CD4C4B">
                  <w:rPr>
                    <w:i/>
                    <w:iCs/>
                    <w:noProof/>
                    <w:lang w:val="en-US"/>
                    <w:rPrChange w:id="6589" w:author="Orion" w:date="2011-06-17T12:33:00Z">
                      <w:rPr>
                        <w:i/>
                        <w:iCs/>
                        <w:noProof/>
                      </w:rPr>
                    </w:rPrChange>
                  </w:rPr>
                  <w:delText xml:space="preserve">A320 AIRPLANE CHARACTERISTICS FOR AIRPORT PLANNING. </w:delText>
                </w:r>
                <w:r w:rsidRPr="00212437" w:rsidDel="00CD4C4B">
                  <w:rPr>
                    <w:noProof/>
                    <w:lang w:val="en-US"/>
                    <w:rPrChange w:id="6590" w:author="Orion" w:date="2011-06-17T12:33:00Z">
                      <w:rPr>
                        <w:noProof/>
                      </w:rPr>
                    </w:rPrChange>
                  </w:rPr>
                  <w:delText>2005.</w:delText>
                </w:r>
              </w:del>
            </w:p>
            <w:p w14:paraId="163D55D2" w14:textId="77777777" w:rsidR="00C1157B" w:rsidDel="00CD4C4B" w:rsidRDefault="00C1157B">
              <w:pPr>
                <w:pStyle w:val="Bibliography"/>
                <w:rPr>
                  <w:del w:id="6591" w:author="Orion" w:date="2011-07-05T14:03:00Z"/>
                  <w:noProof/>
                </w:rPr>
              </w:pPr>
              <w:del w:id="6592" w:author="Orion" w:date="2011-07-05T14:03:00Z">
                <w:r w:rsidRPr="00212437" w:rsidDel="00CD4C4B">
                  <w:rPr>
                    <w:noProof/>
                    <w:lang w:val="en-US"/>
                    <w:rPrChange w:id="6593" w:author="Orion" w:date="2011-06-17T12:33:00Z">
                      <w:rPr>
                        <w:noProof/>
                      </w:rPr>
                    </w:rPrChange>
                  </w:rPr>
                  <w:delText xml:space="preserve">43. Directory of Waypoints in Spain. </w:delText>
                </w:r>
                <w:r w:rsidDel="00CD4C4B">
                  <w:rPr>
                    <w:noProof/>
                  </w:rPr>
                  <w:delText>[En línea] http://www.fallingrain.com/world/SP/waypoints.html.</w:delText>
                </w:r>
              </w:del>
            </w:p>
            <w:p w14:paraId="4A122125" w14:textId="77777777" w:rsidR="00C1157B" w:rsidDel="00CD4C4B" w:rsidRDefault="00C1157B">
              <w:pPr>
                <w:pStyle w:val="Bibliography"/>
                <w:rPr>
                  <w:del w:id="6594" w:author="Orion" w:date="2011-07-05T14:03:00Z"/>
                  <w:noProof/>
                </w:rPr>
              </w:pPr>
              <w:del w:id="6595" w:author="Orion" w:date="2011-07-05T14:03:00Z">
                <w:r w:rsidDel="00CD4C4B">
                  <w:rPr>
                    <w:noProof/>
                  </w:rPr>
                  <w:delText>44. Flota de Iberia en el Grupo Iberia. [En línea] http://grupo.iberia.es/portal/site/grupoiberia/menuitem.8e32b03d06b292dda0d4a195d21061ca/?id_avion=57d89a1b25862010VgnVCM100000950216ac____&amp;origen=datos&amp;vengode=Iberia.</w:delText>
                </w:r>
              </w:del>
            </w:p>
            <w:p w14:paraId="348E69B3" w14:textId="77777777" w:rsidR="00C1157B" w:rsidRPr="00212437" w:rsidDel="00CD4C4B" w:rsidRDefault="00C1157B">
              <w:pPr>
                <w:pStyle w:val="Bibliography"/>
                <w:rPr>
                  <w:del w:id="6596" w:author="Orion" w:date="2011-07-05T14:03:00Z"/>
                  <w:noProof/>
                  <w:lang w:val="en-US"/>
                  <w:rPrChange w:id="6597" w:author="Orion" w:date="2011-06-17T12:33:00Z">
                    <w:rPr>
                      <w:del w:id="6598" w:author="Orion" w:date="2011-07-05T14:03:00Z"/>
                      <w:noProof/>
                    </w:rPr>
                  </w:rPrChange>
                </w:rPr>
              </w:pPr>
              <w:del w:id="6599" w:author="Orion" w:date="2011-07-05T14:03:00Z">
                <w:r w:rsidRPr="00212437" w:rsidDel="00CD4C4B">
                  <w:rPr>
                    <w:noProof/>
                    <w:lang w:val="en-US"/>
                    <w:rPrChange w:id="6600" w:author="Orion" w:date="2011-06-17T12:33:00Z">
                      <w:rPr>
                        <w:noProof/>
                      </w:rPr>
                    </w:rPrChange>
                  </w:rPr>
                  <w:delText xml:space="preserve">45. </w:delText>
                </w:r>
                <w:r w:rsidRPr="00212437" w:rsidDel="00CD4C4B">
                  <w:rPr>
                    <w:b/>
                    <w:bCs/>
                    <w:noProof/>
                    <w:lang w:val="en-US"/>
                    <w:rPrChange w:id="6601" w:author="Orion" w:date="2011-06-17T12:33:00Z">
                      <w:rPr>
                        <w:b/>
                        <w:bCs/>
                        <w:noProof/>
                      </w:rPr>
                    </w:rPrChange>
                  </w:rPr>
                  <w:delText>Federal Aviation Administration.</w:delText>
                </w:r>
                <w:r w:rsidRPr="00212437" w:rsidDel="00CD4C4B">
                  <w:rPr>
                    <w:noProof/>
                    <w:lang w:val="en-US"/>
                    <w:rPrChange w:id="6602" w:author="Orion" w:date="2011-06-17T12:33:00Z">
                      <w:rPr>
                        <w:noProof/>
                      </w:rPr>
                    </w:rPrChange>
                  </w:rPr>
                  <w:delText xml:space="preserve"> </w:delText>
                </w:r>
                <w:r w:rsidRPr="00212437" w:rsidDel="00CD4C4B">
                  <w:rPr>
                    <w:i/>
                    <w:iCs/>
                    <w:noProof/>
                    <w:lang w:val="en-US"/>
                    <w:rPrChange w:id="6603" w:author="Orion" w:date="2011-06-17T12:33:00Z">
                      <w:rPr>
                        <w:i/>
                        <w:iCs/>
                        <w:noProof/>
                      </w:rPr>
                    </w:rPrChange>
                  </w:rPr>
                  <w:delText xml:space="preserve">Air Traffic Control FAA Order 7110.65T. </w:delText>
                </w:r>
                <w:r w:rsidRPr="00212437" w:rsidDel="00CD4C4B">
                  <w:rPr>
                    <w:noProof/>
                    <w:lang w:val="en-US"/>
                    <w:rPrChange w:id="6604" w:author="Orion" w:date="2011-06-17T12:33:00Z">
                      <w:rPr>
                        <w:noProof/>
                      </w:rPr>
                    </w:rPrChange>
                  </w:rPr>
                  <w:delText>Washington, DC. : s.n., Feb. 11, 2010.</w:delText>
                </w:r>
              </w:del>
            </w:p>
            <w:p w14:paraId="5679C906" w14:textId="77777777" w:rsidR="00C1157B" w:rsidRPr="00212437" w:rsidDel="00CD4C4B" w:rsidRDefault="00C1157B">
              <w:pPr>
                <w:pStyle w:val="Bibliography"/>
                <w:rPr>
                  <w:del w:id="6605" w:author="Orion" w:date="2011-07-05T14:03:00Z"/>
                  <w:noProof/>
                  <w:lang w:val="en-US"/>
                  <w:rPrChange w:id="6606" w:author="Orion" w:date="2011-06-17T12:33:00Z">
                    <w:rPr>
                      <w:del w:id="6607" w:author="Orion" w:date="2011-07-05T14:03:00Z"/>
                      <w:noProof/>
                    </w:rPr>
                  </w:rPrChange>
                </w:rPr>
              </w:pPr>
              <w:del w:id="6608" w:author="Orion" w:date="2011-07-05T14:03:00Z">
                <w:r w:rsidRPr="00212437" w:rsidDel="00CD4C4B">
                  <w:rPr>
                    <w:noProof/>
                    <w:lang w:val="en-US"/>
                    <w:rPrChange w:id="6609" w:author="Orion" w:date="2011-06-17T12:33:00Z">
                      <w:rPr>
                        <w:noProof/>
                      </w:rPr>
                    </w:rPrChange>
                  </w:rPr>
                  <w:delText xml:space="preserve">46. </w:delText>
                </w:r>
                <w:r w:rsidRPr="00212437" w:rsidDel="00CD4C4B">
                  <w:rPr>
                    <w:i/>
                    <w:iCs/>
                    <w:noProof/>
                    <w:lang w:val="en-US"/>
                    <w:rPrChange w:id="6610" w:author="Orion" w:date="2011-06-17T12:33:00Z">
                      <w:rPr>
                        <w:i/>
                        <w:iCs/>
                        <w:noProof/>
                      </w:rPr>
                    </w:rPrChange>
                  </w:rPr>
                  <w:delText xml:space="preserve">The INGENIAS Methodology and Tools. </w:delText>
                </w:r>
                <w:r w:rsidDel="00CD4C4B">
                  <w:rPr>
                    <w:b/>
                    <w:bCs/>
                    <w:noProof/>
                  </w:rPr>
                  <w:delText>Pavón, J., Gómez-Sanz, J. J., y Fuentes, R.</w:delText>
                </w:r>
                <w:r w:rsidDel="00CD4C4B">
                  <w:rPr>
                    <w:noProof/>
                  </w:rPr>
                  <w:delText xml:space="preserve"> [ed.] </w:delText>
                </w:r>
                <w:r w:rsidRPr="00212437" w:rsidDel="00CD4C4B">
                  <w:rPr>
                    <w:noProof/>
                    <w:lang w:val="en-US"/>
                    <w:rPrChange w:id="6611" w:author="Orion" w:date="2011-06-17T12:33:00Z">
                      <w:rPr>
                        <w:noProof/>
                      </w:rPr>
                    </w:rPrChange>
                  </w:rPr>
                  <w:delText>B., y Giorgini, P. Henderson-Sellers. 2005. Idea Group Publishing. págs. 236-276.</w:delText>
                </w:r>
              </w:del>
            </w:p>
            <w:p w14:paraId="1921D295" w14:textId="77777777" w:rsidR="00C1157B" w:rsidRPr="00212437" w:rsidDel="00CD4C4B" w:rsidRDefault="00C1157B">
              <w:pPr>
                <w:pStyle w:val="Bibliography"/>
                <w:rPr>
                  <w:del w:id="6612" w:author="Orion" w:date="2011-07-05T14:03:00Z"/>
                  <w:noProof/>
                  <w:lang w:val="en-US"/>
                  <w:rPrChange w:id="6613" w:author="Orion" w:date="2011-06-17T12:33:00Z">
                    <w:rPr>
                      <w:del w:id="6614" w:author="Orion" w:date="2011-07-05T14:03:00Z"/>
                      <w:noProof/>
                    </w:rPr>
                  </w:rPrChange>
                </w:rPr>
              </w:pPr>
              <w:del w:id="6615" w:author="Orion" w:date="2011-07-05T14:03:00Z">
                <w:r w:rsidRPr="00212437" w:rsidDel="00CD4C4B">
                  <w:rPr>
                    <w:noProof/>
                    <w:lang w:val="en-US"/>
                    <w:rPrChange w:id="6616" w:author="Orion" w:date="2011-06-17T12:33:00Z">
                      <w:rPr>
                        <w:noProof/>
                      </w:rPr>
                    </w:rPrChange>
                  </w:rPr>
                  <w:delText xml:space="preserve">47. </w:delText>
                </w:r>
                <w:r w:rsidRPr="00212437" w:rsidDel="00CD4C4B">
                  <w:rPr>
                    <w:i/>
                    <w:iCs/>
                    <w:noProof/>
                    <w:lang w:val="en-US"/>
                    <w:rPrChange w:id="6617" w:author="Orion" w:date="2011-06-17T12:33:00Z">
                      <w:rPr>
                        <w:i/>
                        <w:iCs/>
                        <w:noProof/>
                      </w:rPr>
                    </w:rPrChange>
                  </w:rPr>
                  <w:delText xml:space="preserve">The Ingenias Project: Methods and Tool For Developing Multiagent Systems. </w:delText>
                </w:r>
                <w:r w:rsidDel="00CD4C4B">
                  <w:rPr>
                    <w:b/>
                    <w:bCs/>
                    <w:noProof/>
                  </w:rPr>
                  <w:delText>Botia, J. A., Gonzalez, J. C., Gomez, J., y Pavon, J.</w:delText>
                </w:r>
                <w:r w:rsidDel="00CD4C4B">
                  <w:rPr>
                    <w:noProof/>
                  </w:rPr>
                  <w:delText xml:space="preserve"> 2008, Latin America Transactions, IEEE (Revista IEEE America Latina), págs. </w:delText>
                </w:r>
                <w:r w:rsidRPr="00212437" w:rsidDel="00CD4C4B">
                  <w:rPr>
                    <w:noProof/>
                    <w:lang w:val="en-US"/>
                    <w:rPrChange w:id="6618" w:author="Orion" w:date="2011-06-17T12:33:00Z">
                      <w:rPr>
                        <w:noProof/>
                      </w:rPr>
                    </w:rPrChange>
                  </w:rPr>
                  <w:delText>529-534.</w:delText>
                </w:r>
              </w:del>
            </w:p>
            <w:p w14:paraId="41986B15" w14:textId="77777777" w:rsidR="00C1157B" w:rsidRPr="00212437" w:rsidDel="00CD4C4B" w:rsidRDefault="00C1157B">
              <w:pPr>
                <w:pStyle w:val="Bibliography"/>
                <w:rPr>
                  <w:del w:id="6619" w:author="Orion" w:date="2011-07-05T14:03:00Z"/>
                  <w:noProof/>
                  <w:lang w:val="en-US"/>
                  <w:rPrChange w:id="6620" w:author="Orion" w:date="2011-06-17T12:33:00Z">
                    <w:rPr>
                      <w:del w:id="6621" w:author="Orion" w:date="2011-07-05T14:03:00Z"/>
                      <w:noProof/>
                    </w:rPr>
                  </w:rPrChange>
                </w:rPr>
              </w:pPr>
              <w:del w:id="6622" w:author="Orion" w:date="2011-07-05T14:03:00Z">
                <w:r w:rsidRPr="00212437" w:rsidDel="00CD4C4B">
                  <w:rPr>
                    <w:noProof/>
                    <w:lang w:val="en-US"/>
                    <w:rPrChange w:id="6623" w:author="Orion" w:date="2011-06-17T12:33:00Z">
                      <w:rPr>
                        <w:noProof/>
                      </w:rPr>
                    </w:rPrChange>
                  </w:rPr>
                  <w:delText xml:space="preserve">48. </w:delText>
                </w:r>
                <w:r w:rsidRPr="00212437" w:rsidDel="00CD4C4B">
                  <w:rPr>
                    <w:i/>
                    <w:iCs/>
                    <w:noProof/>
                    <w:lang w:val="en-US"/>
                    <w:rPrChange w:id="6624" w:author="Orion" w:date="2011-06-17T12:33:00Z">
                      <w:rPr>
                        <w:i/>
                        <w:iCs/>
                        <w:noProof/>
                      </w:rPr>
                    </w:rPrChange>
                  </w:rPr>
                  <w:delText xml:space="preserve">Modelling a Knowledge Management System Architecture with INGENIAS Methodology. </w:delText>
                </w:r>
                <w:r w:rsidRPr="00212437" w:rsidDel="00CD4C4B">
                  <w:rPr>
                    <w:b/>
                    <w:bCs/>
                    <w:noProof/>
                    <w:lang w:val="en-US"/>
                    <w:rPrChange w:id="6625" w:author="Orion" w:date="2011-06-17T12:33:00Z">
                      <w:rPr>
                        <w:b/>
                        <w:bCs/>
                        <w:noProof/>
                      </w:rPr>
                    </w:rPrChange>
                  </w:rPr>
                  <w:delText>Soto, J. P., Vizcaino, A., Portillo, J., y Piattini, M.</w:delText>
                </w:r>
                <w:r w:rsidRPr="00212437" w:rsidDel="00CD4C4B">
                  <w:rPr>
                    <w:noProof/>
                    <w:lang w:val="en-US"/>
                    <w:rPrChange w:id="6626" w:author="Orion" w:date="2011-06-17T12:33:00Z">
                      <w:rPr>
                        <w:noProof/>
                      </w:rPr>
                    </w:rPrChange>
                  </w:rPr>
                  <w:delText xml:space="preserve"> Washington, DC : s.n., 2006. En Proceedings of the 15th international Conference on Computing. págs. 167-173.</w:delText>
                </w:r>
              </w:del>
            </w:p>
            <w:p w14:paraId="0F50CD03" w14:textId="77777777" w:rsidR="00C1157B" w:rsidDel="00CD4C4B" w:rsidRDefault="00C1157B">
              <w:pPr>
                <w:pStyle w:val="Bibliography"/>
                <w:rPr>
                  <w:del w:id="6627" w:author="Orion" w:date="2011-07-05T14:03:00Z"/>
                  <w:noProof/>
                </w:rPr>
              </w:pPr>
              <w:del w:id="6628" w:author="Orion" w:date="2011-07-05T14:03:00Z">
                <w:r w:rsidRPr="00212437" w:rsidDel="00CD4C4B">
                  <w:rPr>
                    <w:noProof/>
                    <w:lang w:val="en-US"/>
                    <w:rPrChange w:id="6629" w:author="Orion" w:date="2011-06-17T12:33:00Z">
                      <w:rPr>
                        <w:noProof/>
                      </w:rPr>
                    </w:rPrChange>
                  </w:rPr>
                  <w:delText xml:space="preserve">49. </w:delText>
                </w:r>
                <w:r w:rsidRPr="00212437" w:rsidDel="00CD4C4B">
                  <w:rPr>
                    <w:i/>
                    <w:iCs/>
                    <w:noProof/>
                    <w:lang w:val="en-US"/>
                    <w:rPrChange w:id="6630" w:author="Orion" w:date="2011-06-17T12:33:00Z">
                      <w:rPr>
                        <w:i/>
                        <w:iCs/>
                        <w:noProof/>
                      </w:rPr>
                    </w:rPrChange>
                  </w:rPr>
                  <w:delText xml:space="preserve">Model Driven Development of Multi-Agent Systems. </w:delText>
                </w:r>
                <w:r w:rsidRPr="00212437" w:rsidDel="00CD4C4B">
                  <w:rPr>
                    <w:b/>
                    <w:bCs/>
                    <w:noProof/>
                    <w:lang w:val="en-US"/>
                    <w:rPrChange w:id="6631" w:author="Orion" w:date="2011-06-17T12:33:00Z">
                      <w:rPr>
                        <w:b/>
                        <w:bCs/>
                        <w:noProof/>
                      </w:rPr>
                    </w:rPrChange>
                  </w:rPr>
                  <w:delText>Pavón, J., Gómez-Sanz, J.J., Fuentes, R.</w:delText>
                </w:r>
                <w:r w:rsidRPr="00212437" w:rsidDel="00CD4C4B">
                  <w:rPr>
                    <w:noProof/>
                    <w:lang w:val="en-US"/>
                    <w:rPrChange w:id="6632" w:author="Orion" w:date="2011-06-17T12:33:00Z">
                      <w:rPr>
                        <w:noProof/>
                      </w:rPr>
                    </w:rPrChange>
                  </w:rPr>
                  <w:delText xml:space="preserve"> [ed.] A., Warmer, J. Rensink. Springer, Heidelberg : s.n., 2006. ECMDA-FA 2006. </w:delText>
                </w:r>
                <w:r w:rsidDel="00CD4C4B">
                  <w:rPr>
                    <w:noProof/>
                  </w:rPr>
                  <w:delText>Vol. 4066, págs. 284- 298.</w:delText>
                </w:r>
              </w:del>
            </w:p>
            <w:p w14:paraId="29D5B166" w14:textId="77777777" w:rsidR="00C1157B" w:rsidDel="00CD4C4B" w:rsidRDefault="00C1157B">
              <w:pPr>
                <w:pStyle w:val="Bibliography"/>
                <w:rPr>
                  <w:del w:id="6633" w:author="Orion" w:date="2011-07-05T14:03:00Z"/>
                  <w:noProof/>
                </w:rPr>
              </w:pPr>
              <w:del w:id="6634" w:author="Orion" w:date="2011-07-05T14:03:00Z">
                <w:r w:rsidDel="00CD4C4B">
                  <w:rPr>
                    <w:noProof/>
                  </w:rPr>
                  <w:delText xml:space="preserve">50. </w:delText>
                </w:r>
                <w:r w:rsidDel="00CD4C4B">
                  <w:rPr>
                    <w:b/>
                    <w:bCs/>
                    <w:noProof/>
                  </w:rPr>
                  <w:delText>Reenskau, T. M. H.</w:delText>
                </w:r>
                <w:r w:rsidDel="00CD4C4B">
                  <w:rPr>
                    <w:noProof/>
                  </w:rPr>
                  <w:delText xml:space="preserve"> MVC XEROX PARC 1978-79. [En línea] http://heim.ifi.uio.no/~trygver/themes/mvc/mvc-index.html.</w:delText>
                </w:r>
              </w:del>
            </w:p>
            <w:p w14:paraId="06037092" w14:textId="77777777" w:rsidR="00C1157B" w:rsidRPr="00212437" w:rsidDel="00CD4C4B" w:rsidRDefault="00C1157B">
              <w:pPr>
                <w:pStyle w:val="Bibliography"/>
                <w:rPr>
                  <w:del w:id="6635" w:author="Orion" w:date="2011-07-05T14:03:00Z"/>
                  <w:noProof/>
                  <w:lang w:val="en-US"/>
                  <w:rPrChange w:id="6636" w:author="Orion" w:date="2011-06-17T12:33:00Z">
                    <w:rPr>
                      <w:del w:id="6637" w:author="Orion" w:date="2011-07-05T14:03:00Z"/>
                      <w:noProof/>
                    </w:rPr>
                  </w:rPrChange>
                </w:rPr>
              </w:pPr>
              <w:del w:id="6638" w:author="Orion" w:date="2011-07-05T14:03:00Z">
                <w:r w:rsidRPr="00212437" w:rsidDel="00CD4C4B">
                  <w:rPr>
                    <w:noProof/>
                    <w:lang w:val="en-US"/>
                    <w:rPrChange w:id="6639" w:author="Orion" w:date="2011-06-17T12:33:00Z">
                      <w:rPr>
                        <w:noProof/>
                      </w:rPr>
                    </w:rPrChange>
                  </w:rPr>
                  <w:delText>51. World Wind Java SDK. [En línea] http://worldwind.arc.nasa.gov/java/.</w:delText>
                </w:r>
              </w:del>
            </w:p>
            <w:p w14:paraId="4D0254B3" w14:textId="77777777" w:rsidR="00C1157B" w:rsidDel="00CD4C4B" w:rsidRDefault="00C1157B">
              <w:pPr>
                <w:pStyle w:val="Bibliography"/>
                <w:rPr>
                  <w:del w:id="6640" w:author="Orion" w:date="2011-07-05T14:03:00Z"/>
                  <w:noProof/>
                </w:rPr>
              </w:pPr>
              <w:del w:id="6641" w:author="Orion" w:date="2011-07-05T14:03:00Z">
                <w:r w:rsidRPr="00212437" w:rsidDel="00CD4C4B">
                  <w:rPr>
                    <w:noProof/>
                    <w:lang w:val="en-US"/>
                    <w:rPrChange w:id="6642" w:author="Orion" w:date="2011-06-17T12:33:00Z">
                      <w:rPr>
                        <w:noProof/>
                      </w:rPr>
                    </w:rPrChange>
                  </w:rPr>
                  <w:delText xml:space="preserve">52. </w:delText>
                </w:r>
                <w:r w:rsidRPr="00212437" w:rsidDel="00CD4C4B">
                  <w:rPr>
                    <w:b/>
                    <w:bCs/>
                    <w:noProof/>
                    <w:lang w:val="en-US"/>
                    <w:rPrChange w:id="6643" w:author="Orion" w:date="2011-06-17T12:33:00Z">
                      <w:rPr>
                        <w:b/>
                        <w:bCs/>
                        <w:noProof/>
                      </w:rPr>
                    </w:rPrChange>
                  </w:rPr>
                  <w:delText>Daniel J. Garland, John A. Wise and V. David Hopkin.</w:delText>
                </w:r>
                <w:r w:rsidRPr="00212437" w:rsidDel="00CD4C4B">
                  <w:rPr>
                    <w:noProof/>
                    <w:lang w:val="en-US"/>
                    <w:rPrChange w:id="6644" w:author="Orion" w:date="2011-06-17T12:33:00Z">
                      <w:rPr>
                        <w:noProof/>
                      </w:rPr>
                    </w:rPrChange>
                  </w:rPr>
                  <w:delText xml:space="preserve"> </w:delText>
                </w:r>
                <w:r w:rsidRPr="00212437" w:rsidDel="00CD4C4B">
                  <w:rPr>
                    <w:i/>
                    <w:iCs/>
                    <w:noProof/>
                    <w:lang w:val="en-US"/>
                    <w:rPrChange w:id="6645" w:author="Orion" w:date="2011-06-17T12:33:00Z">
                      <w:rPr>
                        <w:i/>
                        <w:iCs/>
                        <w:noProof/>
                      </w:rPr>
                    </w:rPrChange>
                  </w:rPr>
                  <w:delText xml:space="preserve">Handbook of Aviation Human Factors. </w:delText>
                </w:r>
                <w:r w:rsidDel="00CD4C4B">
                  <w:rPr>
                    <w:noProof/>
                  </w:rPr>
                  <w:delText>[ed.] Lawrence Erlbaum Associates. 1999. ISBN 0-8058-1680-1.</w:delText>
                </w:r>
              </w:del>
            </w:p>
            <w:p w14:paraId="3B36029B" w14:textId="77777777" w:rsidR="00B946E5" w:rsidRPr="00246937" w:rsidRDefault="00B946E5">
              <w:pPr>
                <w:rPr>
                  <w:ins w:id="6646" w:author="Orion" w:date="2011-04-06T18:33:00Z"/>
                  <w:rFonts w:cs="Times New Roman"/>
                </w:rPr>
              </w:pPr>
              <w:ins w:id="6647" w:author="Orion" w:date="2011-04-06T18:33:00Z">
                <w:r w:rsidRPr="00246937">
                  <w:rPr>
                    <w:rFonts w:cs="Times New Roman"/>
                    <w:b/>
                    <w:bCs/>
                    <w:noProof/>
                  </w:rPr>
                  <w:fldChar w:fldCharType="end"/>
                </w:r>
              </w:ins>
            </w:p>
            <w:customXmlInsRangeStart w:id="6648" w:author="Orion" w:date="2011-04-06T18:33:00Z"/>
          </w:sdtContent>
        </w:sdt>
        <w:customXmlInsRangeEnd w:id="6648"/>
        <w:customXmlInsRangeStart w:id="6649" w:author="Orion" w:date="2011-04-06T18:33:00Z"/>
      </w:sdtContent>
    </w:sdt>
    <w:customXmlInsRangeEnd w:id="6649"/>
    <w:p w14:paraId="220ECDED" w14:textId="77777777" w:rsidR="00BB1765" w:rsidRPr="00246937" w:rsidRDefault="00EE2BEC">
      <w:pPr>
        <w:pStyle w:val="Title"/>
        <w:outlineLvl w:val="0"/>
        <w:rPr>
          <w:ins w:id="6650" w:author="Orion" w:date="2011-03-26T03:25:00Z"/>
          <w:rFonts w:cs="Times New Roman"/>
          <w:color w:val="000000"/>
          <w:lang w:val="en-US"/>
        </w:rPr>
        <w:pPrChange w:id="6651" w:author="Orion" w:date="2011-05-01T20:37:00Z">
          <w:pPr>
            <w:autoSpaceDE w:val="0"/>
            <w:jc w:val="both"/>
          </w:pPr>
        </w:pPrChange>
      </w:pPr>
      <w:ins w:id="6652" w:author="Orion" w:date="2011-03-24T18:32:00Z">
        <w:r w:rsidRPr="00246937">
          <w:rPr>
            <w:rFonts w:cs="Times New Roman"/>
            <w:color w:val="000000"/>
            <w:sz w:val="24"/>
            <w:szCs w:val="24"/>
            <w:lang w:val="en-US"/>
            <w:rPrChange w:id="6653" w:author="Orion" w:date="2011-04-24T22:32:00Z">
              <w:rPr>
                <w:b/>
                <w:bCs/>
                <w:color w:val="000000"/>
                <w:sz w:val="48"/>
                <w:szCs w:val="48"/>
                <w:lang w:val="en-US"/>
              </w:rPr>
            </w:rPrChange>
          </w:rPr>
          <w:br w:type="page"/>
        </w:r>
        <w:bookmarkStart w:id="6654" w:name="_Toc297726968"/>
        <w:proofErr w:type="spellStart"/>
        <w:r w:rsidRPr="00CB0CCD">
          <w:rPr>
            <w:rFonts w:ascii="Times New Roman" w:hAnsi="Times New Roman" w:cs="Times New Roman"/>
            <w:lang w:val="en-US"/>
            <w:rPrChange w:id="6655" w:author="Orion" w:date="2011-05-02T20:00:00Z">
              <w:rPr>
                <w:b/>
                <w:bCs/>
                <w:color w:val="000000"/>
                <w:sz w:val="48"/>
                <w:szCs w:val="48"/>
                <w:lang w:val="en-US"/>
              </w:rPr>
            </w:rPrChange>
          </w:rPr>
          <w:lastRenderedPageBreak/>
          <w:t>Glosario</w:t>
        </w:r>
      </w:ins>
      <w:bookmarkEnd w:id="6654"/>
      <w:proofErr w:type="spellEnd"/>
    </w:p>
    <w:p w14:paraId="2CFEB9DE" w14:textId="77777777" w:rsidR="00792280" w:rsidRPr="00246937" w:rsidRDefault="00792280" w:rsidP="00452836">
      <w:pPr>
        <w:autoSpaceDE w:val="0"/>
        <w:jc w:val="both"/>
        <w:rPr>
          <w:ins w:id="6656" w:author="Orion" w:date="2011-03-28T15:57:00Z"/>
          <w:rFonts w:eastAsia="Times New Roman" w:cs="Times New Roman"/>
          <w:iCs/>
          <w:kern w:val="0"/>
          <w:lang w:val="en-US" w:eastAsia="es-ES" w:bidi="ar-SA"/>
        </w:rPr>
      </w:pPr>
      <w:ins w:id="6657" w:author="Orion" w:date="2011-03-28T15:57:00Z">
        <w:r w:rsidRPr="00246937">
          <w:rPr>
            <w:rFonts w:eastAsia="Times New Roman" w:cs="Times New Roman"/>
            <w:kern w:val="0"/>
            <w:lang w:val="en-US" w:eastAsia="es-ES" w:bidi="ar-SA"/>
            <w:rPrChange w:id="6658" w:author="Orion" w:date="2011-04-24T22:32:00Z">
              <w:rPr>
                <w:rFonts w:eastAsia="Times New Roman" w:cs="Times New Roman"/>
                <w:b/>
                <w:bCs/>
                <w:kern w:val="0"/>
                <w:sz w:val="48"/>
                <w:szCs w:val="48"/>
                <w:lang w:eastAsia="es-ES" w:bidi="ar-SA"/>
              </w:rPr>
            </w:rPrChange>
          </w:rPr>
          <w:t xml:space="preserve">ABMS </w:t>
        </w:r>
        <w:r w:rsidRPr="00246937">
          <w:rPr>
            <w:rFonts w:eastAsia="Times New Roman" w:cs="Times New Roman"/>
            <w:kern w:val="0"/>
            <w:lang w:val="en-US" w:eastAsia="es-ES" w:bidi="ar-SA"/>
            <w:rPrChange w:id="6659" w:author="Orion" w:date="2011-04-24T22:32:00Z">
              <w:rPr>
                <w:rFonts w:eastAsia="Times New Roman" w:cs="Times New Roman"/>
                <w:b/>
                <w:bCs/>
                <w:kern w:val="0"/>
                <w:sz w:val="48"/>
                <w:szCs w:val="48"/>
                <w:lang w:eastAsia="es-ES" w:bidi="ar-SA"/>
              </w:rPr>
            </w:rPrChange>
          </w:rPr>
          <w:tab/>
          <w:t>A</w:t>
        </w:r>
        <w:r w:rsidRPr="00246937">
          <w:rPr>
            <w:rFonts w:eastAsia="Times New Roman" w:cs="Times New Roman"/>
            <w:iCs/>
            <w:kern w:val="0"/>
            <w:lang w:val="en-US" w:eastAsia="es-ES" w:bidi="ar-SA"/>
            <w:rPrChange w:id="6660" w:author="Orion" w:date="2011-04-24T22:32:00Z">
              <w:rPr>
                <w:rFonts w:ascii="TimesNewRomanItMS" w:eastAsia="Times New Roman" w:hAnsi="TimesNewRomanItMS" w:cs="TimesNewRomanItMS"/>
                <w:b/>
                <w:bCs/>
                <w:i/>
                <w:iCs/>
                <w:kern w:val="0"/>
                <w:sz w:val="20"/>
                <w:szCs w:val="20"/>
                <w:lang w:val="en-US" w:eastAsia="es-ES" w:bidi="ar-SA"/>
              </w:rPr>
            </w:rPrChange>
          </w:rPr>
          <w:t>gent-Based Modeling and Simulation</w:t>
        </w:r>
      </w:ins>
    </w:p>
    <w:p w14:paraId="432D390A" w14:textId="77777777" w:rsidR="00792280" w:rsidRPr="00246937" w:rsidRDefault="00792280" w:rsidP="00452836">
      <w:pPr>
        <w:autoSpaceDE w:val="0"/>
        <w:jc w:val="both"/>
        <w:rPr>
          <w:ins w:id="6661" w:author="Orion" w:date="2011-03-28T15:57:00Z"/>
          <w:rFonts w:eastAsia="Times New Roman" w:cs="Times New Roman"/>
          <w:iCs/>
          <w:kern w:val="0"/>
          <w:lang w:val="en-US" w:eastAsia="es-ES" w:bidi="ar-SA"/>
        </w:rPr>
      </w:pPr>
      <w:ins w:id="6662" w:author="Orion" w:date="2011-03-28T15:57:00Z">
        <w:r w:rsidRPr="00246937">
          <w:rPr>
            <w:rFonts w:cs="Times New Roman"/>
            <w:lang w:val="en-US"/>
            <w:rPrChange w:id="6663" w:author="Orion" w:date="2011-04-24T22:32:00Z">
              <w:rPr>
                <w:b/>
                <w:bCs/>
                <w:sz w:val="48"/>
                <w:szCs w:val="48"/>
              </w:rPr>
            </w:rPrChange>
          </w:rPr>
          <w:t xml:space="preserve">ACES </w:t>
        </w:r>
        <w:r w:rsidR="00417DB1" w:rsidRPr="00246937">
          <w:rPr>
            <w:rFonts w:cs="Times New Roman"/>
            <w:lang w:val="en-US"/>
            <w:rPrChange w:id="6664" w:author="Orion" w:date="2011-04-24T22:32:00Z">
              <w:rPr>
                <w:rFonts w:ascii="Courier New" w:hAnsi="Courier New" w:cs="Courier New"/>
                <w:lang w:val="en-US"/>
              </w:rPr>
            </w:rPrChange>
          </w:rPr>
          <w:tab/>
        </w:r>
      </w:ins>
      <w:ins w:id="6665" w:author="Orion" w:date="2011-05-06T13:25:00Z">
        <w:r w:rsidR="00343B72">
          <w:rPr>
            <w:rFonts w:cs="Times New Roman"/>
            <w:lang w:val="en-US"/>
          </w:rPr>
          <w:tab/>
        </w:r>
      </w:ins>
      <w:ins w:id="6666" w:author="Orion" w:date="2011-03-28T15:57:00Z">
        <w:r w:rsidRPr="00246937">
          <w:rPr>
            <w:rFonts w:cs="Times New Roman"/>
            <w:lang w:val="en-US"/>
            <w:rPrChange w:id="6667" w:author="Orion" w:date="2011-04-24T22:32:00Z">
              <w:rPr>
                <w:b/>
                <w:bCs/>
                <w:sz w:val="48"/>
                <w:szCs w:val="48"/>
                <w:lang w:val="en-US"/>
              </w:rPr>
            </w:rPrChange>
          </w:rPr>
          <w:t>Airspace Concept Evaluation System</w:t>
        </w:r>
      </w:ins>
    </w:p>
    <w:p w14:paraId="38F201BC" w14:textId="77777777" w:rsidR="00792280" w:rsidRPr="00246937" w:rsidRDefault="00792280" w:rsidP="00452836">
      <w:pPr>
        <w:autoSpaceDE w:val="0"/>
        <w:jc w:val="both"/>
        <w:rPr>
          <w:ins w:id="6668" w:author="Orion" w:date="2011-03-28T15:57:00Z"/>
          <w:rFonts w:eastAsia="Times New Roman" w:cs="Times New Roman"/>
          <w:iCs/>
          <w:kern w:val="0"/>
          <w:lang w:val="en-US" w:eastAsia="es-ES" w:bidi="ar-SA"/>
        </w:rPr>
      </w:pPr>
      <w:ins w:id="6669" w:author="Orion" w:date="2011-03-28T15:57:00Z">
        <w:r w:rsidRPr="00246937">
          <w:rPr>
            <w:rFonts w:cs="Times New Roman"/>
            <w:lang w:val="en-US"/>
            <w:rPrChange w:id="6670" w:author="Orion" w:date="2011-04-24T22:32:00Z">
              <w:rPr>
                <w:rFonts w:cs="Times New Roman"/>
                <w:b/>
                <w:bCs/>
                <w:sz w:val="48"/>
                <w:szCs w:val="48"/>
              </w:rPr>
            </w:rPrChange>
          </w:rPr>
          <w:t xml:space="preserve">AOCC  </w:t>
        </w:r>
        <w:r w:rsidRPr="00246937">
          <w:rPr>
            <w:rFonts w:cs="Times New Roman"/>
            <w:lang w:val="en-US"/>
            <w:rPrChange w:id="6671" w:author="Orion" w:date="2011-04-24T22:32:00Z">
              <w:rPr>
                <w:rFonts w:cs="Times New Roman"/>
                <w:b/>
                <w:bCs/>
                <w:sz w:val="48"/>
                <w:szCs w:val="48"/>
              </w:rPr>
            </w:rPrChange>
          </w:rPr>
          <w:tab/>
        </w:r>
        <w:r w:rsidRPr="00246937">
          <w:rPr>
            <w:rStyle w:val="apple-style-span"/>
            <w:rFonts w:cs="Times New Roman"/>
            <w:color w:val="000000"/>
            <w:lang w:val="en-US"/>
            <w:rPrChange w:id="6672" w:author="Orion" w:date="2011-04-24T22:32:00Z">
              <w:rPr>
                <w:rStyle w:val="apple-style-span"/>
                <w:rFonts w:ascii="Arial" w:hAnsi="Arial" w:cs="Arial"/>
                <w:b/>
                <w:bCs/>
                <w:color w:val="000000"/>
                <w:sz w:val="48"/>
                <w:szCs w:val="48"/>
              </w:rPr>
            </w:rPrChange>
          </w:rPr>
          <w:t>Airport Operations</w:t>
        </w:r>
        <w:r w:rsidRPr="00246937">
          <w:rPr>
            <w:rStyle w:val="apple-converted-space"/>
            <w:rFonts w:cs="Times New Roman"/>
            <w:color w:val="000000"/>
            <w:lang w:val="en-US"/>
            <w:rPrChange w:id="6673" w:author="Orion" w:date="2011-04-24T22:32:00Z">
              <w:rPr>
                <w:rStyle w:val="apple-converted-space"/>
                <w:rFonts w:ascii="Arial" w:hAnsi="Arial" w:cs="Arial"/>
                <w:b/>
                <w:bCs/>
                <w:color w:val="000000"/>
                <w:sz w:val="48"/>
                <w:szCs w:val="48"/>
              </w:rPr>
            </w:rPrChange>
          </w:rPr>
          <w:t> </w:t>
        </w:r>
        <w:r w:rsidRPr="00246937">
          <w:rPr>
            <w:rStyle w:val="Emphasis"/>
            <w:rFonts w:cs="Times New Roman"/>
            <w:bCs/>
            <w:i w:val="0"/>
            <w:iCs w:val="0"/>
            <w:color w:val="000000"/>
            <w:lang w:val="en-US"/>
            <w:rPrChange w:id="6674" w:author="Orion" w:date="2011-04-24T22:32:00Z">
              <w:rPr>
                <w:rStyle w:val="Emphasis"/>
                <w:rFonts w:ascii="Arial" w:hAnsi="Arial" w:cs="Arial"/>
                <w:b/>
                <w:bCs/>
                <w:i w:val="0"/>
                <w:iCs w:val="0"/>
                <w:color w:val="000000"/>
                <w:sz w:val="48"/>
                <w:szCs w:val="48"/>
              </w:rPr>
            </w:rPrChange>
          </w:rPr>
          <w:t>Control Center</w:t>
        </w:r>
      </w:ins>
    </w:p>
    <w:p w14:paraId="37395F9D" w14:textId="77777777" w:rsidR="00792280" w:rsidRPr="00246937" w:rsidRDefault="00792280">
      <w:pPr>
        <w:autoSpaceDE w:val="0"/>
        <w:jc w:val="both"/>
        <w:rPr>
          <w:ins w:id="6675" w:author="Orion" w:date="2011-03-28T15:57:00Z"/>
          <w:rStyle w:val="Emphasis"/>
          <w:rFonts w:cs="Times New Roman"/>
          <w:bCs/>
          <w:i w:val="0"/>
          <w:iCs w:val="0"/>
          <w:color w:val="000000"/>
          <w:lang w:val="en-US"/>
        </w:rPr>
      </w:pPr>
      <w:ins w:id="6676" w:author="Orion" w:date="2011-03-28T15:57:00Z">
        <w:r w:rsidRPr="00246937">
          <w:rPr>
            <w:rFonts w:cs="Times New Roman"/>
            <w:color w:val="000000"/>
            <w:lang w:val="en-US"/>
            <w:rPrChange w:id="6677" w:author="Orion" w:date="2011-04-24T22:32:00Z">
              <w:rPr>
                <w:b/>
                <w:bCs/>
                <w:i/>
                <w:iCs/>
                <w:color w:val="000000"/>
                <w:sz w:val="48"/>
                <w:szCs w:val="48"/>
              </w:rPr>
            </w:rPrChange>
          </w:rPr>
          <w:t>ARTCC</w:t>
        </w:r>
        <w:r w:rsidRPr="00246937">
          <w:rPr>
            <w:rStyle w:val="Emphasis"/>
            <w:rFonts w:cs="Times New Roman"/>
            <w:bCs/>
            <w:i w:val="0"/>
            <w:iCs w:val="0"/>
            <w:color w:val="000000"/>
            <w:lang w:val="en-US"/>
            <w:rPrChange w:id="6678" w:author="Orion" w:date="2011-04-24T22:32:00Z">
              <w:rPr>
                <w:rStyle w:val="Emphasis"/>
                <w:rFonts w:ascii="Arial" w:hAnsi="Arial" w:cs="Arial"/>
                <w:b/>
                <w:bCs/>
                <w:i w:val="0"/>
                <w:iCs w:val="0"/>
                <w:color w:val="000000"/>
                <w:sz w:val="48"/>
                <w:szCs w:val="48"/>
              </w:rPr>
            </w:rPrChange>
          </w:rPr>
          <w:t xml:space="preserve"> </w:t>
        </w:r>
        <w:r w:rsidRPr="00246937">
          <w:rPr>
            <w:rStyle w:val="Emphasis"/>
            <w:rFonts w:cs="Times New Roman"/>
            <w:bCs/>
            <w:i w:val="0"/>
            <w:iCs w:val="0"/>
            <w:color w:val="000000"/>
            <w:lang w:val="en-US"/>
            <w:rPrChange w:id="6679" w:author="Orion" w:date="2011-04-24T22:32:00Z">
              <w:rPr>
                <w:rStyle w:val="Emphasis"/>
                <w:rFonts w:ascii="Arial" w:hAnsi="Arial" w:cs="Arial"/>
                <w:b/>
                <w:bCs/>
                <w:i w:val="0"/>
                <w:iCs w:val="0"/>
                <w:color w:val="000000"/>
                <w:sz w:val="48"/>
                <w:szCs w:val="48"/>
              </w:rPr>
            </w:rPrChange>
          </w:rPr>
          <w:tab/>
          <w:t>Air Route Traffic Control Center</w:t>
        </w:r>
      </w:ins>
    </w:p>
    <w:p w14:paraId="2F15ED77" w14:textId="77777777" w:rsidR="00792280" w:rsidRPr="00246937" w:rsidRDefault="00792280">
      <w:pPr>
        <w:autoSpaceDE w:val="0"/>
        <w:jc w:val="both"/>
        <w:rPr>
          <w:ins w:id="6680" w:author="Orion" w:date="2011-03-28T15:57:00Z"/>
          <w:rFonts w:cs="Times New Roman"/>
          <w:color w:val="000000"/>
          <w:lang w:val="en-US"/>
        </w:rPr>
      </w:pPr>
      <w:ins w:id="6681" w:author="Orion" w:date="2011-03-28T15:57:00Z">
        <w:r w:rsidRPr="00246937">
          <w:rPr>
            <w:rFonts w:cs="Times New Roman"/>
            <w:color w:val="000000"/>
            <w:lang w:val="en-US"/>
            <w:rPrChange w:id="6682" w:author="Orion" w:date="2011-04-24T22:32:00Z">
              <w:rPr>
                <w:rFonts w:cs="Times New Roman"/>
                <w:b/>
                <w:bCs/>
                <w:color w:val="000000"/>
                <w:sz w:val="48"/>
                <w:szCs w:val="48"/>
                <w:lang w:val="en-US"/>
              </w:rPr>
            </w:rPrChange>
          </w:rPr>
          <w:t>ATM</w:t>
        </w:r>
        <w:r w:rsidRPr="00246937">
          <w:rPr>
            <w:rFonts w:cs="Times New Roman"/>
            <w:color w:val="000000"/>
            <w:lang w:val="en-US"/>
            <w:rPrChange w:id="6683" w:author="Orion" w:date="2011-04-24T22:32:00Z">
              <w:rPr>
                <w:rFonts w:cs="Times New Roman"/>
                <w:b/>
                <w:bCs/>
                <w:color w:val="000000"/>
                <w:sz w:val="48"/>
                <w:szCs w:val="48"/>
                <w:lang w:val="en-US"/>
              </w:rPr>
            </w:rPrChange>
          </w:rPr>
          <w:tab/>
        </w:r>
        <w:r w:rsidRPr="00246937">
          <w:rPr>
            <w:rFonts w:cs="Times New Roman"/>
            <w:color w:val="000000"/>
            <w:lang w:val="en-US"/>
            <w:rPrChange w:id="6684" w:author="Orion" w:date="2011-04-24T22:32:00Z">
              <w:rPr>
                <w:rFonts w:cs="Times New Roman"/>
                <w:b/>
                <w:bCs/>
                <w:color w:val="000000"/>
                <w:sz w:val="48"/>
                <w:szCs w:val="48"/>
                <w:lang w:val="en-US"/>
              </w:rPr>
            </w:rPrChange>
          </w:rPr>
          <w:tab/>
          <w:t>Air Traffic Management</w:t>
        </w:r>
      </w:ins>
    </w:p>
    <w:p w14:paraId="7743C97D" w14:textId="77777777" w:rsidR="002E41B0" w:rsidRDefault="002E41B0">
      <w:pPr>
        <w:autoSpaceDE w:val="0"/>
        <w:jc w:val="both"/>
        <w:rPr>
          <w:ins w:id="6685" w:author="Orion" w:date="2011-06-11T13:03:00Z"/>
          <w:rFonts w:cs="Times New Roman"/>
          <w:color w:val="000000"/>
          <w:lang w:val="en-US"/>
        </w:rPr>
      </w:pPr>
      <w:ins w:id="6686" w:author="Orion" w:date="2011-03-28T15:57:00Z">
        <w:r w:rsidRPr="00246937">
          <w:rPr>
            <w:rFonts w:cs="Times New Roman"/>
            <w:color w:val="000000"/>
            <w:lang w:val="en-US"/>
            <w:rPrChange w:id="6687" w:author="Orion" w:date="2011-04-24T22:32:00Z">
              <w:rPr>
                <w:rFonts w:cs="Times New Roman"/>
                <w:b/>
                <w:bCs/>
                <w:color w:val="000000"/>
                <w:sz w:val="48"/>
                <w:szCs w:val="48"/>
                <w:lang w:val="en-US"/>
              </w:rPr>
            </w:rPrChange>
          </w:rPr>
          <w:t>ATFM</w:t>
        </w:r>
        <w:r w:rsidRPr="00246937">
          <w:rPr>
            <w:rFonts w:cs="Times New Roman"/>
            <w:color w:val="000000"/>
            <w:lang w:val="en-US"/>
            <w:rPrChange w:id="6688" w:author="Orion" w:date="2011-04-24T22:32:00Z">
              <w:rPr>
                <w:rFonts w:cs="Times New Roman"/>
                <w:b/>
                <w:bCs/>
                <w:color w:val="000000"/>
                <w:sz w:val="48"/>
                <w:szCs w:val="48"/>
                <w:lang w:val="en-US"/>
              </w:rPr>
            </w:rPrChange>
          </w:rPr>
          <w:tab/>
        </w:r>
        <w:r w:rsidRPr="00246937">
          <w:rPr>
            <w:rFonts w:cs="Times New Roman"/>
            <w:color w:val="000000"/>
            <w:lang w:val="en-US"/>
            <w:rPrChange w:id="6689" w:author="Orion" w:date="2011-04-24T22:32:00Z">
              <w:rPr>
                <w:rFonts w:cs="Times New Roman"/>
                <w:b/>
                <w:bCs/>
                <w:color w:val="000000"/>
                <w:sz w:val="48"/>
                <w:szCs w:val="48"/>
                <w:lang w:val="en-US"/>
              </w:rPr>
            </w:rPrChange>
          </w:rPr>
          <w:tab/>
          <w:t>Air Traffic Flow Management</w:t>
        </w:r>
      </w:ins>
    </w:p>
    <w:p w14:paraId="6E2A1FD0" w14:textId="0078D6B3" w:rsidR="00EC4E53" w:rsidRPr="00EC4E53" w:rsidRDefault="00EC4E53">
      <w:pPr>
        <w:autoSpaceDE w:val="0"/>
        <w:jc w:val="both"/>
        <w:rPr>
          <w:ins w:id="6690" w:author="Orion" w:date="2011-03-28T19:32:00Z"/>
          <w:rFonts w:cs="Times New Roman"/>
          <w:color w:val="000000"/>
          <w:lang w:val="en-US"/>
        </w:rPr>
      </w:pPr>
      <w:ins w:id="6691" w:author="Orion" w:date="2011-06-11T13:03:00Z">
        <w:r w:rsidRPr="00EC4E53">
          <w:rPr>
            <w:rStyle w:val="apple-style-span"/>
            <w:rFonts w:cs="Times New Roman"/>
            <w:bCs/>
            <w:color w:val="000000"/>
            <w:lang w:val="en-US"/>
            <w:rPrChange w:id="6692" w:author="Orion" w:date="2011-06-11T13:03:00Z">
              <w:rPr>
                <w:rStyle w:val="apple-style-span"/>
                <w:rFonts w:cs="Times New Roman"/>
                <w:bCs/>
                <w:color w:val="000000"/>
              </w:rPr>
            </w:rPrChange>
          </w:rPr>
          <w:t>ATS</w:t>
        </w:r>
        <w:r w:rsidRPr="00EC4E53">
          <w:rPr>
            <w:rStyle w:val="apple-style-span"/>
            <w:rFonts w:cs="Times New Roman"/>
            <w:bCs/>
            <w:color w:val="000000"/>
            <w:lang w:val="en-US"/>
            <w:rPrChange w:id="6693" w:author="Orion" w:date="2011-06-11T13:03:00Z">
              <w:rPr>
                <w:rStyle w:val="apple-style-span"/>
                <w:rFonts w:cs="Times New Roman"/>
                <w:bCs/>
                <w:color w:val="000000"/>
              </w:rPr>
            </w:rPrChange>
          </w:rPr>
          <w:tab/>
        </w:r>
        <w:r w:rsidRPr="00EC4E53">
          <w:rPr>
            <w:rStyle w:val="apple-style-span"/>
            <w:rFonts w:cs="Times New Roman"/>
            <w:bCs/>
            <w:color w:val="000000"/>
            <w:lang w:val="en-US"/>
            <w:rPrChange w:id="6694" w:author="Orion" w:date="2011-06-11T13:03:00Z">
              <w:rPr>
                <w:rStyle w:val="apple-style-span"/>
                <w:rFonts w:cs="Times New Roman"/>
                <w:bCs/>
                <w:color w:val="000000"/>
              </w:rPr>
            </w:rPrChange>
          </w:rPr>
          <w:tab/>
          <w:t>Air Traffic Service</w:t>
        </w:r>
      </w:ins>
    </w:p>
    <w:p w14:paraId="7E95C9C0" w14:textId="77777777" w:rsidR="00CB07AF" w:rsidRPr="00246937" w:rsidRDefault="00CB07AF">
      <w:pPr>
        <w:autoSpaceDE w:val="0"/>
        <w:jc w:val="both"/>
        <w:rPr>
          <w:ins w:id="6695" w:author="Orion" w:date="2011-03-28T15:57:00Z"/>
          <w:rFonts w:cs="Times New Roman"/>
          <w:color w:val="000000"/>
          <w:lang w:val="en-US"/>
        </w:rPr>
      </w:pPr>
      <w:ins w:id="6696" w:author="Orion" w:date="2011-03-28T19:32:00Z">
        <w:r w:rsidRPr="00246937">
          <w:rPr>
            <w:rFonts w:cs="Times New Roman"/>
            <w:lang w:val="en-US"/>
            <w:rPrChange w:id="6697" w:author="Orion" w:date="2011-04-24T22:32:00Z">
              <w:rPr>
                <w:b/>
                <w:bCs/>
                <w:sz w:val="48"/>
                <w:szCs w:val="48"/>
              </w:rPr>
            </w:rPrChange>
          </w:rPr>
          <w:t xml:space="preserve">AVDS </w:t>
        </w:r>
        <w:r w:rsidRPr="00246937">
          <w:rPr>
            <w:rFonts w:cs="Times New Roman"/>
            <w:lang w:val="en-US"/>
            <w:rPrChange w:id="6698" w:author="Orion" w:date="2011-04-24T22:32:00Z">
              <w:rPr>
                <w:b/>
                <w:bCs/>
                <w:sz w:val="48"/>
                <w:szCs w:val="48"/>
              </w:rPr>
            </w:rPrChange>
          </w:rPr>
          <w:tab/>
        </w:r>
        <w:r w:rsidRPr="00246937">
          <w:rPr>
            <w:rFonts w:cs="Times New Roman"/>
            <w:lang w:val="en-US"/>
            <w:rPrChange w:id="6699" w:author="Orion" w:date="2011-04-24T22:32:00Z">
              <w:rPr>
                <w:b/>
                <w:bCs/>
                <w:sz w:val="48"/>
                <w:szCs w:val="48"/>
                <w:lang w:val="en-US"/>
              </w:rPr>
            </w:rPrChange>
          </w:rPr>
          <w:tab/>
          <w:t>Aviator Visual Design Simulator</w:t>
        </w:r>
      </w:ins>
    </w:p>
    <w:p w14:paraId="5369C901" w14:textId="77777777" w:rsidR="00792280" w:rsidRPr="00246937" w:rsidRDefault="00792280">
      <w:pPr>
        <w:autoSpaceDE w:val="0"/>
        <w:jc w:val="both"/>
        <w:rPr>
          <w:ins w:id="6700" w:author="Orion" w:date="2011-03-28T15:57:00Z"/>
          <w:rFonts w:cs="Times New Roman"/>
          <w:color w:val="000000"/>
          <w:lang w:val="en-US"/>
        </w:rPr>
      </w:pPr>
      <w:ins w:id="6701" w:author="Orion" w:date="2011-03-28T15:57:00Z">
        <w:r w:rsidRPr="00246937">
          <w:rPr>
            <w:rStyle w:val="apple-style-span"/>
            <w:rFonts w:cs="Times New Roman"/>
            <w:bCs/>
            <w:color w:val="000000"/>
            <w:lang w:val="en-US"/>
            <w:rPrChange w:id="6702" w:author="Orion" w:date="2011-04-24T22:32:00Z">
              <w:rPr>
                <w:rStyle w:val="apple-style-span"/>
                <w:rFonts w:ascii="Arial" w:hAnsi="Arial" w:cs="Arial"/>
                <w:b/>
                <w:bCs/>
                <w:color w:val="000000"/>
                <w:sz w:val="20"/>
                <w:szCs w:val="20"/>
                <w:lang w:val="en-US"/>
              </w:rPr>
            </w:rPrChange>
          </w:rPr>
          <w:t xml:space="preserve">BDI  </w:t>
        </w:r>
        <w:r w:rsidRPr="00246937">
          <w:rPr>
            <w:rStyle w:val="apple-style-span"/>
            <w:rFonts w:cs="Times New Roman"/>
            <w:bCs/>
            <w:color w:val="000000"/>
            <w:lang w:val="en-US"/>
            <w:rPrChange w:id="6703" w:author="Orion" w:date="2011-04-24T22:32:00Z">
              <w:rPr>
                <w:rStyle w:val="apple-style-span"/>
                <w:rFonts w:ascii="Arial" w:hAnsi="Arial" w:cs="Arial"/>
                <w:b/>
                <w:bCs/>
                <w:color w:val="000000"/>
                <w:sz w:val="20"/>
                <w:szCs w:val="20"/>
                <w:lang w:val="en-US"/>
              </w:rPr>
            </w:rPrChange>
          </w:rPr>
          <w:tab/>
        </w:r>
        <w:r w:rsidRPr="00246937">
          <w:rPr>
            <w:rStyle w:val="apple-style-span"/>
            <w:rFonts w:cs="Times New Roman"/>
            <w:bCs/>
            <w:color w:val="000000"/>
            <w:lang w:val="en-US"/>
            <w:rPrChange w:id="6704" w:author="Orion" w:date="2011-04-24T22:32:00Z">
              <w:rPr>
                <w:rStyle w:val="apple-style-span"/>
                <w:rFonts w:ascii="Arial" w:hAnsi="Arial" w:cs="Arial"/>
                <w:b/>
                <w:bCs/>
                <w:color w:val="000000"/>
                <w:sz w:val="20"/>
                <w:szCs w:val="20"/>
                <w:lang w:val="en-US"/>
              </w:rPr>
            </w:rPrChange>
          </w:rPr>
          <w:tab/>
          <w:t>Belief-Desire-Intention software mode</w:t>
        </w:r>
      </w:ins>
    </w:p>
    <w:p w14:paraId="1C5107C1" w14:textId="77777777" w:rsidR="00792280" w:rsidRPr="00246937" w:rsidRDefault="00792280" w:rsidP="00452836">
      <w:pPr>
        <w:autoSpaceDE w:val="0"/>
        <w:jc w:val="both"/>
        <w:rPr>
          <w:ins w:id="6705" w:author="Orion" w:date="2011-03-28T15:57:00Z"/>
          <w:rFonts w:cs="Times New Roman"/>
          <w:lang w:val="en-US"/>
        </w:rPr>
      </w:pPr>
      <w:ins w:id="6706" w:author="Orion" w:date="2011-03-28T15:57:00Z">
        <w:r w:rsidRPr="00246937">
          <w:rPr>
            <w:rFonts w:cs="Times New Roman"/>
            <w:lang w:val="en-US"/>
            <w:rPrChange w:id="6707" w:author="Orion" w:date="2011-04-24T22:32:00Z">
              <w:rPr>
                <w:b/>
                <w:bCs/>
                <w:sz w:val="48"/>
                <w:szCs w:val="48"/>
                <w:lang w:val="en-US"/>
              </w:rPr>
            </w:rPrChange>
          </w:rPr>
          <w:t xml:space="preserve">CATFM </w:t>
        </w:r>
        <w:r w:rsidRPr="00246937">
          <w:rPr>
            <w:rFonts w:cs="Times New Roman"/>
            <w:lang w:val="en-US"/>
            <w:rPrChange w:id="6708" w:author="Orion" w:date="2011-04-24T22:32:00Z">
              <w:rPr>
                <w:b/>
                <w:bCs/>
                <w:sz w:val="48"/>
                <w:szCs w:val="48"/>
                <w:lang w:val="en-US"/>
              </w:rPr>
            </w:rPrChange>
          </w:rPr>
          <w:tab/>
          <w:t>Collaborative Air Traffic Flow Management</w:t>
        </w:r>
      </w:ins>
    </w:p>
    <w:p w14:paraId="6BA3292A" w14:textId="77777777" w:rsidR="00792280" w:rsidRPr="00246937" w:rsidRDefault="00792280">
      <w:pPr>
        <w:autoSpaceDE w:val="0"/>
        <w:jc w:val="both"/>
        <w:rPr>
          <w:ins w:id="6709" w:author="Orion" w:date="2011-04-06T16:15:00Z"/>
          <w:rFonts w:cs="Times New Roman"/>
          <w:color w:val="000000"/>
          <w:lang w:val="en-US"/>
          <w:rPrChange w:id="6710" w:author="Orion" w:date="2011-04-24T22:32:00Z">
            <w:rPr>
              <w:ins w:id="6711" w:author="Orion" w:date="2011-04-06T16:15:00Z"/>
              <w:rFonts w:ascii="Courier New" w:hAnsi="Courier New" w:cs="Courier New"/>
              <w:color w:val="000000"/>
              <w:lang w:val="en-US"/>
            </w:rPr>
          </w:rPrChange>
        </w:rPr>
      </w:pPr>
      <w:proofErr w:type="spellStart"/>
      <w:ins w:id="6712" w:author="Orion" w:date="2011-03-28T15:57:00Z">
        <w:r w:rsidRPr="00246937">
          <w:rPr>
            <w:rFonts w:cs="Times New Roman"/>
            <w:color w:val="000000"/>
            <w:lang w:val="en-US"/>
            <w:rPrChange w:id="6713" w:author="Orion" w:date="2011-04-24T22:32:00Z">
              <w:rPr>
                <w:b/>
                <w:bCs/>
                <w:color w:val="000000"/>
                <w:sz w:val="48"/>
                <w:szCs w:val="48"/>
              </w:rPr>
            </w:rPrChange>
          </w:rPr>
          <w:t>Eurocontrol</w:t>
        </w:r>
        <w:proofErr w:type="spellEnd"/>
        <w:r w:rsidRPr="00246937">
          <w:rPr>
            <w:rFonts w:cs="Times New Roman"/>
            <w:lang w:val="en-US"/>
            <w:rPrChange w:id="6714" w:author="Orion" w:date="2011-04-24T22:32:00Z">
              <w:rPr>
                <w:b/>
                <w:bCs/>
                <w:sz w:val="48"/>
                <w:szCs w:val="48"/>
                <w:lang w:val="en-US"/>
              </w:rPr>
            </w:rPrChange>
          </w:rPr>
          <w:t xml:space="preserve"> </w:t>
        </w:r>
        <w:r w:rsidRPr="00246937">
          <w:rPr>
            <w:rFonts w:cs="Times New Roman"/>
            <w:lang w:val="en-US"/>
            <w:rPrChange w:id="6715" w:author="Orion" w:date="2011-04-24T22:32:00Z">
              <w:rPr>
                <w:b/>
                <w:bCs/>
                <w:sz w:val="48"/>
                <w:szCs w:val="48"/>
                <w:lang w:val="en-US"/>
              </w:rPr>
            </w:rPrChange>
          </w:rPr>
          <w:tab/>
        </w:r>
        <w:r w:rsidRPr="00246937">
          <w:rPr>
            <w:rFonts w:cs="Times New Roman"/>
            <w:color w:val="000000"/>
            <w:lang w:val="en-US"/>
            <w:rPrChange w:id="6716" w:author="Orion" w:date="2011-04-24T22:32:00Z">
              <w:rPr>
                <w:b/>
                <w:bCs/>
                <w:color w:val="000000"/>
                <w:sz w:val="48"/>
                <w:szCs w:val="48"/>
              </w:rPr>
            </w:rPrChange>
          </w:rPr>
          <w:t xml:space="preserve">European </w:t>
        </w:r>
        <w:proofErr w:type="spellStart"/>
        <w:r w:rsidRPr="00246937">
          <w:rPr>
            <w:rFonts w:cs="Times New Roman"/>
            <w:color w:val="000000"/>
            <w:lang w:val="en-US"/>
            <w:rPrChange w:id="6717" w:author="Orion" w:date="2011-04-24T22:32:00Z">
              <w:rPr>
                <w:b/>
                <w:bCs/>
                <w:color w:val="000000"/>
                <w:sz w:val="48"/>
                <w:szCs w:val="48"/>
              </w:rPr>
            </w:rPrChange>
          </w:rPr>
          <w:t>Organisation</w:t>
        </w:r>
        <w:proofErr w:type="spellEnd"/>
        <w:r w:rsidRPr="00246937">
          <w:rPr>
            <w:rFonts w:cs="Times New Roman"/>
            <w:color w:val="000000"/>
            <w:lang w:val="en-US"/>
            <w:rPrChange w:id="6718" w:author="Orion" w:date="2011-04-24T22:32:00Z">
              <w:rPr>
                <w:b/>
                <w:bCs/>
                <w:color w:val="000000"/>
                <w:sz w:val="48"/>
                <w:szCs w:val="48"/>
              </w:rPr>
            </w:rPrChange>
          </w:rPr>
          <w:t xml:space="preserve"> for the Safety of Air Navigation</w:t>
        </w:r>
      </w:ins>
    </w:p>
    <w:p w14:paraId="6D6F16FB" w14:textId="77777777" w:rsidR="00F7111F" w:rsidRPr="00246937" w:rsidRDefault="00F7111F">
      <w:pPr>
        <w:autoSpaceDE w:val="0"/>
        <w:jc w:val="both"/>
        <w:rPr>
          <w:ins w:id="6719" w:author="Orion" w:date="2011-03-28T15:57:00Z"/>
          <w:rFonts w:cs="Times New Roman"/>
          <w:color w:val="000000"/>
          <w:lang w:val="en-US"/>
        </w:rPr>
      </w:pPr>
      <w:ins w:id="6720" w:author="Orion" w:date="2011-04-06T16:15:00Z">
        <w:r w:rsidRPr="00246937">
          <w:rPr>
            <w:rFonts w:cs="Times New Roman"/>
            <w:color w:val="000000"/>
            <w:lang w:val="en-US"/>
            <w:rPrChange w:id="6721" w:author="Orion" w:date="2011-04-24T22:32:00Z">
              <w:rPr>
                <w:rFonts w:ascii="Courier New" w:hAnsi="Courier New" w:cs="Courier New"/>
                <w:color w:val="000000"/>
                <w:lang w:val="en-US"/>
              </w:rPr>
            </w:rPrChange>
          </w:rPr>
          <w:t>CRM</w:t>
        </w:r>
        <w:r w:rsidRPr="00246937">
          <w:rPr>
            <w:rFonts w:cs="Times New Roman"/>
            <w:color w:val="000000"/>
            <w:lang w:val="en-US"/>
            <w:rPrChange w:id="6722" w:author="Orion" w:date="2011-04-24T22:32:00Z">
              <w:rPr>
                <w:rFonts w:ascii="Courier New" w:hAnsi="Courier New" w:cs="Courier New"/>
                <w:color w:val="000000"/>
                <w:lang w:val="en-US"/>
              </w:rPr>
            </w:rPrChange>
          </w:rPr>
          <w:tab/>
        </w:r>
        <w:r w:rsidRPr="00246937">
          <w:rPr>
            <w:rFonts w:cs="Times New Roman"/>
            <w:color w:val="000000"/>
            <w:lang w:val="en-US"/>
            <w:rPrChange w:id="6723" w:author="Orion" w:date="2011-04-24T22:32:00Z">
              <w:rPr>
                <w:rFonts w:ascii="Courier New" w:hAnsi="Courier New" w:cs="Courier New"/>
                <w:color w:val="000000"/>
                <w:lang w:val="en-US"/>
              </w:rPr>
            </w:rPrChange>
          </w:rPr>
          <w:tab/>
          <w:t>Crew Resou</w:t>
        </w:r>
      </w:ins>
      <w:ins w:id="6724" w:author="Orion" w:date="2011-04-06T16:16:00Z">
        <w:r w:rsidRPr="00246937">
          <w:rPr>
            <w:rFonts w:cs="Times New Roman"/>
            <w:color w:val="000000"/>
            <w:lang w:val="en-US"/>
            <w:rPrChange w:id="6725" w:author="Orion" w:date="2011-04-24T22:32:00Z">
              <w:rPr>
                <w:rFonts w:ascii="Courier New" w:hAnsi="Courier New" w:cs="Courier New"/>
                <w:color w:val="000000"/>
                <w:lang w:val="en-US"/>
              </w:rPr>
            </w:rPrChange>
          </w:rPr>
          <w:t>rce Management</w:t>
        </w:r>
      </w:ins>
    </w:p>
    <w:p w14:paraId="59D19C95" w14:textId="77777777" w:rsidR="00792280" w:rsidRPr="00246937" w:rsidRDefault="00792280">
      <w:pPr>
        <w:autoSpaceDE w:val="0"/>
        <w:jc w:val="both"/>
        <w:rPr>
          <w:ins w:id="6726" w:author="Orion" w:date="2011-03-28T15:57:00Z"/>
          <w:rFonts w:cs="Times New Roman"/>
          <w:lang w:val="en-US"/>
        </w:rPr>
      </w:pPr>
      <w:ins w:id="6727" w:author="Orion" w:date="2011-03-28T15:57:00Z">
        <w:r w:rsidRPr="00246937">
          <w:rPr>
            <w:rFonts w:cs="Times New Roman"/>
            <w:lang w:val="en-US"/>
            <w:rPrChange w:id="6728" w:author="Orion" w:date="2011-04-24T22:32:00Z">
              <w:rPr>
                <w:b/>
                <w:bCs/>
                <w:sz w:val="48"/>
                <w:szCs w:val="48"/>
              </w:rPr>
            </w:rPrChange>
          </w:rPr>
          <w:t>FAA</w:t>
        </w:r>
        <w:r w:rsidRPr="00246937">
          <w:rPr>
            <w:rFonts w:cs="Times New Roman"/>
            <w:lang w:val="en-US"/>
            <w:rPrChange w:id="6729" w:author="Orion" w:date="2011-04-24T22:32:00Z">
              <w:rPr>
                <w:b/>
                <w:bCs/>
                <w:sz w:val="48"/>
                <w:szCs w:val="48"/>
              </w:rPr>
            </w:rPrChange>
          </w:rPr>
          <w:tab/>
        </w:r>
        <w:r w:rsidRPr="00246937">
          <w:rPr>
            <w:rFonts w:cs="Times New Roman"/>
            <w:lang w:val="en-US"/>
            <w:rPrChange w:id="6730" w:author="Orion" w:date="2011-04-24T22:32:00Z">
              <w:rPr>
                <w:b/>
                <w:bCs/>
                <w:sz w:val="48"/>
                <w:szCs w:val="48"/>
                <w:lang w:val="en-US"/>
              </w:rPr>
            </w:rPrChange>
          </w:rPr>
          <w:tab/>
          <w:t>Federal Aviation Administration of USA</w:t>
        </w:r>
      </w:ins>
    </w:p>
    <w:p w14:paraId="5970F4A4" w14:textId="77777777" w:rsidR="00792280" w:rsidRPr="00246937" w:rsidRDefault="00792280">
      <w:pPr>
        <w:autoSpaceDE w:val="0"/>
        <w:jc w:val="both"/>
        <w:rPr>
          <w:ins w:id="6731" w:author="Orion" w:date="2011-03-28T15:57:00Z"/>
          <w:rFonts w:cs="Times New Roman"/>
          <w:lang w:val="en-US"/>
        </w:rPr>
      </w:pPr>
      <w:ins w:id="6732" w:author="Orion" w:date="2011-03-28T15:57:00Z">
        <w:r w:rsidRPr="00246937">
          <w:rPr>
            <w:rFonts w:cs="Times New Roman"/>
            <w:color w:val="000000"/>
            <w:lang w:val="en-US"/>
            <w:rPrChange w:id="6733" w:author="Orion" w:date="2011-04-24T22:32:00Z">
              <w:rPr>
                <w:b/>
                <w:bCs/>
                <w:color w:val="000000"/>
                <w:sz w:val="48"/>
                <w:szCs w:val="48"/>
                <w:lang w:val="en-US"/>
              </w:rPr>
            </w:rPrChange>
          </w:rPr>
          <w:t>FACET</w:t>
        </w:r>
        <w:r w:rsidRPr="00246937">
          <w:rPr>
            <w:rFonts w:cs="Times New Roman"/>
            <w:color w:val="000000"/>
            <w:lang w:val="en-US"/>
            <w:rPrChange w:id="6734" w:author="Orion" w:date="2011-04-24T22:32:00Z">
              <w:rPr>
                <w:b/>
                <w:bCs/>
                <w:color w:val="000000"/>
                <w:sz w:val="48"/>
                <w:szCs w:val="48"/>
                <w:lang w:val="en-US"/>
              </w:rPr>
            </w:rPrChange>
          </w:rPr>
          <w:tab/>
        </w:r>
        <w:r w:rsidRPr="00246937">
          <w:rPr>
            <w:rFonts w:cs="Times New Roman"/>
            <w:lang w:val="en-US"/>
            <w:rPrChange w:id="6735" w:author="Orion" w:date="2011-04-24T22:32:00Z">
              <w:rPr>
                <w:b/>
                <w:bCs/>
                <w:sz w:val="48"/>
                <w:szCs w:val="48"/>
              </w:rPr>
            </w:rPrChange>
          </w:rPr>
          <w:t>Future ATM Concepts Evaluation Tool</w:t>
        </w:r>
      </w:ins>
    </w:p>
    <w:p w14:paraId="5D6622B9" w14:textId="77777777" w:rsidR="00614E3A" w:rsidRPr="00246937" w:rsidRDefault="00792280" w:rsidP="00452836">
      <w:pPr>
        <w:autoSpaceDE w:val="0"/>
        <w:jc w:val="both"/>
        <w:rPr>
          <w:ins w:id="6736" w:author="Orion" w:date="2011-04-02T12:54:00Z"/>
          <w:rFonts w:eastAsia="Times New Roman" w:cs="Times New Roman"/>
          <w:lang w:val="en-US"/>
          <w:rPrChange w:id="6737" w:author="Orion" w:date="2011-04-24T22:32:00Z">
            <w:rPr>
              <w:ins w:id="6738" w:author="Orion" w:date="2011-04-02T12:54:00Z"/>
              <w:rFonts w:ascii="Courier New" w:eastAsia="Times New Roman" w:hAnsi="Courier New" w:cs="Courier New"/>
              <w:lang w:val="en-US"/>
            </w:rPr>
          </w:rPrChange>
        </w:rPr>
      </w:pPr>
      <w:ins w:id="6739" w:author="Orion" w:date="2011-03-28T15:57:00Z">
        <w:r w:rsidRPr="00246937">
          <w:rPr>
            <w:rFonts w:cs="Times New Roman"/>
            <w:color w:val="000000"/>
            <w:lang w:val="en-US"/>
            <w:rPrChange w:id="6740" w:author="Orion" w:date="2011-04-24T22:32:00Z">
              <w:rPr>
                <w:b/>
                <w:bCs/>
                <w:color w:val="000000"/>
                <w:sz w:val="48"/>
                <w:szCs w:val="48"/>
              </w:rPr>
            </w:rPrChange>
          </w:rPr>
          <w:t>GDP</w:t>
        </w:r>
        <w:r w:rsidRPr="00246937">
          <w:rPr>
            <w:rFonts w:cs="Times New Roman"/>
            <w:color w:val="000000"/>
            <w:lang w:val="en-US"/>
            <w:rPrChange w:id="6741" w:author="Orion" w:date="2011-04-24T22:32:00Z">
              <w:rPr>
                <w:b/>
                <w:bCs/>
                <w:color w:val="000000"/>
                <w:sz w:val="48"/>
                <w:szCs w:val="48"/>
              </w:rPr>
            </w:rPrChange>
          </w:rPr>
          <w:tab/>
        </w:r>
        <w:r w:rsidRPr="00246937">
          <w:rPr>
            <w:rFonts w:cs="Times New Roman"/>
            <w:color w:val="000000"/>
            <w:lang w:val="en-US"/>
            <w:rPrChange w:id="6742" w:author="Orion" w:date="2011-04-24T22:32:00Z">
              <w:rPr>
                <w:b/>
                <w:bCs/>
                <w:color w:val="000000"/>
                <w:sz w:val="48"/>
                <w:szCs w:val="48"/>
              </w:rPr>
            </w:rPrChange>
          </w:rPr>
          <w:tab/>
          <w:t>Ground Delay Program</w:t>
        </w:r>
      </w:ins>
      <w:ins w:id="6743" w:author="Orion" w:date="2011-04-02T12:54:00Z">
        <w:r w:rsidR="00614E3A" w:rsidRPr="00246937">
          <w:rPr>
            <w:rFonts w:eastAsia="Times New Roman" w:cs="Times New Roman"/>
            <w:lang w:val="en-US"/>
            <w:rPrChange w:id="6744" w:author="Orion" w:date="2011-04-24T22:32:00Z">
              <w:rPr>
                <w:rFonts w:ascii="Courier New" w:eastAsia="Times New Roman" w:hAnsi="Courier New" w:cs="Courier New"/>
                <w:b/>
                <w:bCs/>
                <w:sz w:val="48"/>
                <w:szCs w:val="48"/>
              </w:rPr>
            </w:rPrChange>
          </w:rPr>
          <w:t xml:space="preserve"> </w:t>
        </w:r>
      </w:ins>
    </w:p>
    <w:p w14:paraId="324F09AB" w14:textId="77777777" w:rsidR="00792280" w:rsidRPr="00246937" w:rsidRDefault="00614E3A" w:rsidP="00452836">
      <w:pPr>
        <w:autoSpaceDE w:val="0"/>
        <w:jc w:val="both"/>
        <w:rPr>
          <w:ins w:id="6745" w:author="Orion" w:date="2011-04-04T16:04:00Z"/>
          <w:rFonts w:eastAsia="Times New Roman" w:cs="Times New Roman"/>
          <w:lang w:val="en-US"/>
          <w:rPrChange w:id="6746" w:author="Orion" w:date="2011-04-24T22:32:00Z">
            <w:rPr>
              <w:ins w:id="6747" w:author="Orion" w:date="2011-04-04T16:04:00Z"/>
              <w:rFonts w:ascii="Courier New" w:eastAsia="Times New Roman" w:hAnsi="Courier New" w:cs="Courier New"/>
              <w:lang w:val="en-US"/>
            </w:rPr>
          </w:rPrChange>
        </w:rPr>
      </w:pPr>
      <w:ins w:id="6748" w:author="Orion" w:date="2011-04-02T12:54:00Z">
        <w:r w:rsidRPr="00246937">
          <w:rPr>
            <w:rFonts w:eastAsia="Times New Roman" w:cs="Times New Roman"/>
            <w:lang w:val="en-US"/>
            <w:rPrChange w:id="6749" w:author="Orion" w:date="2011-04-24T22:32:00Z">
              <w:rPr>
                <w:rFonts w:ascii="Courier New" w:eastAsia="Times New Roman" w:hAnsi="Courier New" w:cs="Courier New"/>
                <w:b/>
                <w:bCs/>
                <w:sz w:val="48"/>
                <w:szCs w:val="48"/>
              </w:rPr>
            </w:rPrChange>
          </w:rPr>
          <w:t>GPL</w:t>
        </w:r>
        <w:r w:rsidRPr="00246937">
          <w:rPr>
            <w:rFonts w:eastAsia="Times New Roman" w:cs="Times New Roman"/>
            <w:lang w:val="en-US"/>
            <w:rPrChange w:id="6750" w:author="Orion" w:date="2011-04-24T22:32:00Z">
              <w:rPr>
                <w:rFonts w:ascii="Courier New" w:eastAsia="Times New Roman" w:hAnsi="Courier New" w:cs="Courier New"/>
                <w:lang w:val="en-US"/>
              </w:rPr>
            </w:rPrChange>
          </w:rPr>
          <w:tab/>
        </w:r>
        <w:r w:rsidRPr="00246937">
          <w:rPr>
            <w:rFonts w:eastAsia="Times New Roman" w:cs="Times New Roman"/>
            <w:lang w:val="en-US"/>
            <w:rPrChange w:id="6751" w:author="Orion" w:date="2011-04-24T22:32:00Z">
              <w:rPr>
                <w:rFonts w:ascii="Courier New" w:eastAsia="Times New Roman" w:hAnsi="Courier New" w:cs="Courier New"/>
                <w:lang w:val="en-US"/>
              </w:rPr>
            </w:rPrChange>
          </w:rPr>
          <w:tab/>
        </w:r>
      </w:ins>
      <w:ins w:id="6752" w:author="Orion" w:date="2011-04-02T12:55:00Z">
        <w:r w:rsidRPr="00246937">
          <w:rPr>
            <w:rFonts w:eastAsia="Times New Roman" w:cs="Times New Roman"/>
            <w:lang w:val="en-US"/>
            <w:rPrChange w:id="6753" w:author="Orion" w:date="2011-04-24T22:32:00Z">
              <w:rPr>
                <w:rFonts w:ascii="Courier New" w:eastAsia="Times New Roman" w:hAnsi="Courier New" w:cs="Courier New"/>
                <w:lang w:val="en-US"/>
              </w:rPr>
            </w:rPrChange>
          </w:rPr>
          <w:t>GNU Public License</w:t>
        </w:r>
      </w:ins>
    </w:p>
    <w:p w14:paraId="1D32C5A2" w14:textId="77777777" w:rsidR="008A5EFB" w:rsidRDefault="00995D47">
      <w:pPr>
        <w:autoSpaceDE w:val="0"/>
        <w:jc w:val="both"/>
        <w:rPr>
          <w:ins w:id="6754" w:author="Orion" w:date="2011-05-09T13:28:00Z"/>
          <w:rFonts w:cs="Times New Roman"/>
          <w:color w:val="000000"/>
          <w:lang w:val="en-US"/>
        </w:rPr>
      </w:pPr>
      <w:ins w:id="6755" w:author="Orion" w:date="2011-04-04T16:04:00Z">
        <w:r w:rsidRPr="00246937">
          <w:rPr>
            <w:rFonts w:cs="Times New Roman"/>
            <w:color w:val="000000"/>
            <w:lang w:val="en-US"/>
            <w:rPrChange w:id="6756" w:author="Orion" w:date="2011-04-24T22:32:00Z">
              <w:rPr>
                <w:rFonts w:ascii="Courier New" w:hAnsi="Courier New" w:cs="Courier New"/>
                <w:color w:val="000000"/>
                <w:lang w:val="en-US"/>
              </w:rPr>
            </w:rPrChange>
          </w:rPr>
          <w:t>HF</w:t>
        </w:r>
        <w:r w:rsidRPr="00246937">
          <w:rPr>
            <w:rFonts w:cs="Times New Roman"/>
            <w:color w:val="000000"/>
            <w:lang w:val="en-US"/>
            <w:rPrChange w:id="6757" w:author="Orion" w:date="2011-04-24T22:32:00Z">
              <w:rPr>
                <w:rFonts w:ascii="Courier New" w:hAnsi="Courier New" w:cs="Courier New"/>
                <w:color w:val="000000"/>
                <w:lang w:val="en-US"/>
              </w:rPr>
            </w:rPrChange>
          </w:rPr>
          <w:tab/>
        </w:r>
        <w:r w:rsidRPr="00246937">
          <w:rPr>
            <w:rFonts w:cs="Times New Roman"/>
            <w:color w:val="000000"/>
            <w:lang w:val="en-US"/>
            <w:rPrChange w:id="6758" w:author="Orion" w:date="2011-04-24T22:32:00Z">
              <w:rPr>
                <w:rFonts w:ascii="Courier New" w:hAnsi="Courier New" w:cs="Courier New"/>
                <w:color w:val="000000"/>
                <w:lang w:val="en-US"/>
              </w:rPr>
            </w:rPrChange>
          </w:rPr>
          <w:tab/>
          <w:t>Human Factors</w:t>
        </w:r>
      </w:ins>
    </w:p>
    <w:p w14:paraId="3FD48988" w14:textId="77777777" w:rsidR="008A5EFB" w:rsidRDefault="008A5EFB">
      <w:pPr>
        <w:autoSpaceDE w:val="0"/>
        <w:jc w:val="both"/>
        <w:rPr>
          <w:ins w:id="6759" w:author="Orion" w:date="2011-05-09T13:28:00Z"/>
          <w:lang w:val="en-US"/>
        </w:rPr>
      </w:pPr>
      <w:ins w:id="6760" w:author="Orion" w:date="2011-05-09T13:28:00Z">
        <w:r w:rsidRPr="008A5EFB">
          <w:rPr>
            <w:lang w:val="en-US"/>
            <w:rPrChange w:id="6761" w:author="Orion" w:date="2011-05-09T13:28:00Z">
              <w:rPr/>
            </w:rPrChange>
          </w:rPr>
          <w:t xml:space="preserve">IAF </w:t>
        </w:r>
        <w:r w:rsidRPr="008A5EFB">
          <w:rPr>
            <w:lang w:val="en-US"/>
            <w:rPrChange w:id="6762" w:author="Orion" w:date="2011-05-09T13:28:00Z">
              <w:rPr/>
            </w:rPrChange>
          </w:rPr>
          <w:tab/>
        </w:r>
        <w:r>
          <w:rPr>
            <w:lang w:val="en-US"/>
          </w:rPr>
          <w:tab/>
        </w:r>
        <w:r w:rsidRPr="008A5EFB">
          <w:rPr>
            <w:lang w:val="en-US"/>
            <w:rPrChange w:id="6763" w:author="Orion" w:date="2011-05-09T13:28:00Z">
              <w:rPr/>
            </w:rPrChange>
          </w:rPr>
          <w:t>INGENIAS Agent Fr</w:t>
        </w:r>
        <w:r>
          <w:rPr>
            <w:lang w:val="en-US"/>
          </w:rPr>
          <w:t>amework</w:t>
        </w:r>
      </w:ins>
    </w:p>
    <w:p w14:paraId="57ACEA4A" w14:textId="77777777" w:rsidR="008C063E" w:rsidRPr="008A5EFB" w:rsidRDefault="008C063E">
      <w:pPr>
        <w:autoSpaceDE w:val="0"/>
        <w:jc w:val="both"/>
        <w:rPr>
          <w:ins w:id="6764" w:author="Orion" w:date="2011-03-28T15:57:00Z"/>
          <w:lang w:val="en-US"/>
          <w:rPrChange w:id="6765" w:author="Orion" w:date="2011-05-09T13:28:00Z">
            <w:rPr>
              <w:ins w:id="6766" w:author="Orion" w:date="2011-03-28T15:57:00Z"/>
              <w:rFonts w:cs="Times New Roman"/>
              <w:color w:val="000000"/>
              <w:lang w:val="en-US"/>
            </w:rPr>
          </w:rPrChange>
        </w:rPr>
      </w:pPr>
      <w:ins w:id="6767" w:author="Orion" w:date="2011-05-09T13:29:00Z">
        <w:r>
          <w:rPr>
            <w:lang w:val="en-US"/>
          </w:rPr>
          <w:t>IDK</w:t>
        </w:r>
        <w:r>
          <w:rPr>
            <w:lang w:val="en-US"/>
          </w:rPr>
          <w:tab/>
        </w:r>
        <w:r>
          <w:rPr>
            <w:lang w:val="en-US"/>
          </w:rPr>
          <w:tab/>
          <w:t>INGENIAS Development Kit</w:t>
        </w:r>
      </w:ins>
    </w:p>
    <w:p w14:paraId="1FA50874" w14:textId="77777777" w:rsidR="00792280" w:rsidRPr="00246937" w:rsidRDefault="00792280">
      <w:pPr>
        <w:widowControl/>
        <w:suppressAutoHyphens w:val="0"/>
        <w:autoSpaceDE w:val="0"/>
        <w:autoSpaceDN w:val="0"/>
        <w:adjustRightInd w:val="0"/>
        <w:rPr>
          <w:ins w:id="6768" w:author="Orion" w:date="2011-04-06T18:21:00Z"/>
          <w:rFonts w:eastAsia="Times New Roman" w:cs="Times New Roman"/>
          <w:kern w:val="0"/>
          <w:lang w:val="en-US" w:eastAsia="es-ES" w:bidi="ar-SA"/>
          <w:rPrChange w:id="6769" w:author="Orion" w:date="2011-04-24T22:32:00Z">
            <w:rPr>
              <w:ins w:id="6770" w:author="Orion" w:date="2011-04-06T18:21:00Z"/>
              <w:rFonts w:ascii="Courier New" w:eastAsia="Times New Roman" w:hAnsi="Courier New" w:cs="Courier New"/>
              <w:kern w:val="0"/>
              <w:lang w:val="en-US" w:eastAsia="es-ES" w:bidi="ar-SA"/>
            </w:rPr>
          </w:rPrChange>
        </w:rPr>
        <w:pPrChange w:id="6771" w:author="Orion" w:date="2011-03-26T03:55:00Z">
          <w:pPr>
            <w:autoSpaceDE w:val="0"/>
            <w:jc w:val="both"/>
          </w:pPr>
        </w:pPrChange>
      </w:pPr>
      <w:ins w:id="6772" w:author="Orion" w:date="2011-03-28T15:57:00Z">
        <w:r w:rsidRPr="00246937">
          <w:rPr>
            <w:rFonts w:eastAsia="Times New Roman" w:cs="Times New Roman"/>
            <w:kern w:val="0"/>
            <w:lang w:val="en-US" w:eastAsia="es-ES" w:bidi="ar-SA"/>
            <w:rPrChange w:id="6773" w:author="Orion" w:date="2011-04-24T22:32:00Z">
              <w:rPr>
                <w:rFonts w:ascii="TimesNewRomanPSMT" w:eastAsia="Times New Roman" w:hAnsi="TimesNewRomanPSMT" w:cs="TimesNewRomanPSMT"/>
                <w:kern w:val="0"/>
                <w:lang w:val="en-US" w:eastAsia="es-ES" w:bidi="ar-SA"/>
              </w:rPr>
            </w:rPrChange>
          </w:rPr>
          <w:t>IMPACT</w:t>
        </w:r>
        <w:r w:rsidRPr="00246937">
          <w:rPr>
            <w:rFonts w:eastAsia="Times New Roman" w:cs="Times New Roman"/>
            <w:kern w:val="0"/>
            <w:lang w:val="en-US" w:eastAsia="es-ES" w:bidi="ar-SA"/>
            <w:rPrChange w:id="6774" w:author="Orion" w:date="2011-04-24T22:32:00Z">
              <w:rPr>
                <w:rFonts w:ascii="TimesNewRomanPSMT" w:eastAsia="Times New Roman" w:hAnsi="TimesNewRomanPSMT" w:cs="TimesNewRomanPSMT"/>
                <w:kern w:val="0"/>
                <w:lang w:val="en-US" w:eastAsia="es-ES" w:bidi="ar-SA"/>
              </w:rPr>
            </w:rPrChange>
          </w:rPr>
          <w:tab/>
          <w:t>Intelligent agent-based Model for Policy Analysis of Collaborative Traffic flow management</w:t>
        </w:r>
      </w:ins>
    </w:p>
    <w:p w14:paraId="19420F61" w14:textId="77777777" w:rsidR="00D84E0F" w:rsidRPr="00246937" w:rsidRDefault="00D84E0F">
      <w:pPr>
        <w:widowControl/>
        <w:suppressAutoHyphens w:val="0"/>
        <w:autoSpaceDE w:val="0"/>
        <w:autoSpaceDN w:val="0"/>
        <w:adjustRightInd w:val="0"/>
        <w:rPr>
          <w:ins w:id="6775" w:author="Orion" w:date="2011-03-28T15:57:00Z"/>
          <w:rFonts w:eastAsia="Times New Roman" w:cs="Times New Roman"/>
          <w:kern w:val="0"/>
          <w:lang w:val="en-US" w:eastAsia="es-ES" w:bidi="ar-SA"/>
          <w:rPrChange w:id="6776" w:author="Orion" w:date="2011-04-24T22:32:00Z">
            <w:rPr>
              <w:ins w:id="6777" w:author="Orion" w:date="2011-03-28T15:57:00Z"/>
              <w:rFonts w:eastAsia="Times New Roman" w:cs="Times New Roman"/>
              <w:kern w:val="0"/>
              <w:lang w:eastAsia="es-ES" w:bidi="ar-SA"/>
            </w:rPr>
          </w:rPrChange>
        </w:rPr>
        <w:pPrChange w:id="6778" w:author="Orion" w:date="2011-03-26T03:55:00Z">
          <w:pPr>
            <w:autoSpaceDE w:val="0"/>
            <w:jc w:val="both"/>
          </w:pPr>
        </w:pPrChange>
      </w:pPr>
      <w:ins w:id="6779" w:author="Orion" w:date="2011-04-06T18:21:00Z">
        <w:r w:rsidRPr="00246937">
          <w:rPr>
            <w:rFonts w:cs="Times New Roman"/>
            <w:lang w:val="en-US"/>
            <w:rPrChange w:id="6780" w:author="Orion" w:date="2011-04-24T22:32:00Z">
              <w:rPr>
                <w:rFonts w:ascii="Courier New" w:hAnsi="Courier New" w:cs="Courier New"/>
              </w:rPr>
            </w:rPrChange>
          </w:rPr>
          <w:t>LOFT</w:t>
        </w:r>
        <w:r w:rsidRPr="00246937">
          <w:rPr>
            <w:rFonts w:cs="Times New Roman"/>
            <w:lang w:val="en-US"/>
            <w:rPrChange w:id="6781" w:author="Orion" w:date="2011-04-24T22:32:00Z">
              <w:rPr>
                <w:rFonts w:ascii="Courier New" w:hAnsi="Courier New" w:cs="Courier New"/>
              </w:rPr>
            </w:rPrChange>
          </w:rPr>
          <w:tab/>
        </w:r>
        <w:r w:rsidRPr="00246937">
          <w:rPr>
            <w:rFonts w:cs="Times New Roman"/>
            <w:lang w:val="en-US"/>
            <w:rPrChange w:id="6782" w:author="Orion" w:date="2011-04-24T22:32:00Z">
              <w:rPr>
                <w:rFonts w:ascii="Courier New" w:hAnsi="Courier New" w:cs="Courier New"/>
              </w:rPr>
            </w:rPrChange>
          </w:rPr>
          <w:tab/>
          <w:t>Line Oriented Flight Training</w:t>
        </w:r>
      </w:ins>
    </w:p>
    <w:p w14:paraId="1654A96C" w14:textId="77777777" w:rsidR="00792280" w:rsidRDefault="00792280">
      <w:pPr>
        <w:autoSpaceDE w:val="0"/>
        <w:jc w:val="both"/>
        <w:rPr>
          <w:ins w:id="6783" w:author="Orion" w:date="2011-05-09T12:52:00Z"/>
          <w:rFonts w:cs="Times New Roman"/>
          <w:lang w:val="en-US"/>
        </w:rPr>
      </w:pPr>
      <w:ins w:id="6784" w:author="Orion" w:date="2011-03-28T15:57:00Z">
        <w:r w:rsidRPr="00246937">
          <w:rPr>
            <w:rFonts w:cs="Times New Roman"/>
            <w:lang w:val="en-US"/>
          </w:rPr>
          <w:t>MAS</w:t>
        </w:r>
        <w:r w:rsidRPr="00246937">
          <w:rPr>
            <w:rFonts w:cs="Times New Roman"/>
            <w:lang w:val="en-US"/>
          </w:rPr>
          <w:tab/>
        </w:r>
        <w:r w:rsidRPr="00246937">
          <w:rPr>
            <w:rFonts w:cs="Times New Roman"/>
            <w:lang w:val="en-US"/>
          </w:rPr>
          <w:tab/>
          <w:t>Multi-Agent System</w:t>
        </w:r>
      </w:ins>
    </w:p>
    <w:p w14:paraId="48F45C04" w14:textId="77777777" w:rsidR="003A7D1F" w:rsidRDefault="003A7D1F">
      <w:pPr>
        <w:autoSpaceDE w:val="0"/>
        <w:jc w:val="both"/>
        <w:rPr>
          <w:ins w:id="6785" w:author="Orion" w:date="2011-05-09T12:18:00Z"/>
          <w:rFonts w:cs="Times New Roman"/>
          <w:lang w:val="en-US"/>
        </w:rPr>
      </w:pPr>
      <w:ins w:id="6786" w:author="Orion" w:date="2011-05-09T12:52:00Z">
        <w:r>
          <w:rPr>
            <w:rFonts w:cs="Times New Roman"/>
            <w:lang w:val="en-US"/>
          </w:rPr>
          <w:t>MDA</w:t>
        </w:r>
        <w:r>
          <w:rPr>
            <w:rFonts w:cs="Times New Roman"/>
            <w:lang w:val="en-US"/>
          </w:rPr>
          <w:tab/>
        </w:r>
        <w:r>
          <w:rPr>
            <w:rFonts w:cs="Times New Roman"/>
            <w:lang w:val="en-US"/>
          </w:rPr>
          <w:tab/>
        </w:r>
        <w:r w:rsidRPr="005E4FAC">
          <w:rPr>
            <w:rStyle w:val="apple-style-span"/>
            <w:rFonts w:cs="Times New Roman"/>
            <w:color w:val="000000"/>
            <w:lang w:val="en-US"/>
            <w:rPrChange w:id="6787" w:author="Orion" w:date="2011-05-10T09:28:00Z">
              <w:rPr>
                <w:rStyle w:val="apple-style-span"/>
                <w:rFonts w:cs="Times New Roman"/>
                <w:color w:val="000000"/>
              </w:rPr>
            </w:rPrChange>
          </w:rPr>
          <w:t xml:space="preserve">Model-Driven </w:t>
        </w:r>
        <w:proofErr w:type="spellStart"/>
        <w:r w:rsidRPr="005E4FAC">
          <w:rPr>
            <w:rStyle w:val="apple-style-span"/>
            <w:rFonts w:cs="Times New Roman"/>
            <w:color w:val="000000"/>
            <w:lang w:val="en-US"/>
            <w:rPrChange w:id="6788" w:author="Orion" w:date="2011-05-10T09:28:00Z">
              <w:rPr>
                <w:rStyle w:val="apple-style-span"/>
                <w:rFonts w:cs="Times New Roman"/>
                <w:color w:val="000000"/>
              </w:rPr>
            </w:rPrChange>
          </w:rPr>
          <w:t>Arquitecture</w:t>
        </w:r>
      </w:ins>
      <w:proofErr w:type="spellEnd"/>
    </w:p>
    <w:p w14:paraId="617ADFBD" w14:textId="77777777" w:rsidR="002E2310" w:rsidRPr="00246937" w:rsidRDefault="002E2310">
      <w:pPr>
        <w:autoSpaceDE w:val="0"/>
        <w:jc w:val="both"/>
        <w:rPr>
          <w:ins w:id="6789" w:author="Orion" w:date="2011-03-28T16:07:00Z"/>
          <w:rFonts w:cs="Times New Roman"/>
          <w:lang w:val="en-US"/>
        </w:rPr>
      </w:pPr>
      <w:ins w:id="6790" w:author="Orion" w:date="2011-05-09T12:18:00Z">
        <w:r w:rsidRPr="002E2310">
          <w:rPr>
            <w:rFonts w:cs="Times New Roman"/>
            <w:lang w:val="en-US"/>
            <w:rPrChange w:id="6791" w:author="Orion" w:date="2011-05-09T12:18:00Z">
              <w:rPr>
                <w:rFonts w:cs="Times New Roman"/>
              </w:rPr>
            </w:rPrChange>
          </w:rPr>
          <w:t>MDE</w:t>
        </w:r>
        <w:r w:rsidRPr="002E2310">
          <w:rPr>
            <w:rFonts w:cs="Times New Roman"/>
            <w:lang w:val="en-US"/>
            <w:rPrChange w:id="6792" w:author="Orion" w:date="2011-05-09T12:18:00Z">
              <w:rPr>
                <w:rFonts w:cs="Times New Roman"/>
              </w:rPr>
            </w:rPrChange>
          </w:rPr>
          <w:tab/>
        </w:r>
        <w:r w:rsidRPr="002E2310">
          <w:rPr>
            <w:rFonts w:cs="Times New Roman"/>
            <w:lang w:val="en-US"/>
            <w:rPrChange w:id="6793" w:author="Orion" w:date="2011-05-09T12:18:00Z">
              <w:rPr>
                <w:rFonts w:cs="Times New Roman"/>
              </w:rPr>
            </w:rPrChange>
          </w:rPr>
          <w:tab/>
        </w:r>
        <w:r>
          <w:rPr>
            <w:rFonts w:cs="Times New Roman"/>
            <w:lang w:val="en-US"/>
          </w:rPr>
          <w:t xml:space="preserve">Model-Driven </w:t>
        </w:r>
      </w:ins>
      <w:ins w:id="6794" w:author="Orion" w:date="2011-05-09T12:19:00Z">
        <w:r>
          <w:rPr>
            <w:rFonts w:cs="Times New Roman"/>
            <w:lang w:val="en-US"/>
          </w:rPr>
          <w:t>Engi</w:t>
        </w:r>
        <w:r w:rsidRPr="002E2310">
          <w:rPr>
            <w:rFonts w:cs="Times New Roman"/>
            <w:lang w:val="en-US"/>
          </w:rPr>
          <w:t>neering</w:t>
        </w:r>
      </w:ins>
    </w:p>
    <w:p w14:paraId="41E65124" w14:textId="77777777" w:rsidR="000B60E1" w:rsidRPr="00246937" w:rsidRDefault="000B60E1">
      <w:pPr>
        <w:autoSpaceDE w:val="0"/>
        <w:jc w:val="both"/>
        <w:rPr>
          <w:ins w:id="6795" w:author="Orion" w:date="2011-03-28T15:57:00Z"/>
          <w:rFonts w:cs="Times New Roman"/>
          <w:lang w:val="en-US"/>
          <w:rPrChange w:id="6796" w:author="Orion" w:date="2011-04-24T22:32:00Z">
            <w:rPr>
              <w:ins w:id="6797" w:author="Orion" w:date="2011-03-28T15:57:00Z"/>
            </w:rPr>
          </w:rPrChange>
        </w:rPr>
      </w:pPr>
      <w:ins w:id="6798" w:author="Orion" w:date="2011-03-28T16:07:00Z">
        <w:r w:rsidRPr="00246937">
          <w:rPr>
            <w:rFonts w:cs="Times New Roman"/>
            <w:lang w:val="en-US"/>
            <w:rPrChange w:id="6799" w:author="Orion" w:date="2011-04-24T22:32:00Z">
              <w:rPr/>
            </w:rPrChange>
          </w:rPr>
          <w:t xml:space="preserve">MIDAS </w:t>
        </w:r>
        <w:r w:rsidRPr="00246937">
          <w:rPr>
            <w:rFonts w:cs="Times New Roman"/>
            <w:lang w:val="en-US"/>
          </w:rPr>
          <w:tab/>
        </w:r>
        <w:proofErr w:type="gramStart"/>
        <w:r w:rsidRPr="00246937">
          <w:rPr>
            <w:rFonts w:cs="Times New Roman"/>
            <w:lang w:val="en-US"/>
            <w:rPrChange w:id="6800" w:author="Orion" w:date="2011-04-24T22:32:00Z">
              <w:rPr/>
            </w:rPrChange>
          </w:rPr>
          <w:t>The</w:t>
        </w:r>
        <w:proofErr w:type="gramEnd"/>
        <w:r w:rsidRPr="00246937">
          <w:rPr>
            <w:rFonts w:cs="Times New Roman"/>
            <w:lang w:val="en-US"/>
            <w:rPrChange w:id="6801" w:author="Orion" w:date="2011-04-24T22:32:00Z">
              <w:rPr/>
            </w:rPrChange>
          </w:rPr>
          <w:t xml:space="preserve"> Man-Machine Integrated Design and Analysis System</w:t>
        </w:r>
      </w:ins>
    </w:p>
    <w:p w14:paraId="3BC3B91B" w14:textId="77777777" w:rsidR="00792280" w:rsidRDefault="00792280" w:rsidP="00452836">
      <w:pPr>
        <w:autoSpaceDE w:val="0"/>
        <w:jc w:val="both"/>
        <w:rPr>
          <w:ins w:id="6802" w:author="Orion" w:date="2011-05-09T12:51:00Z"/>
          <w:rFonts w:cs="Times New Roman"/>
          <w:lang w:val="en-US"/>
        </w:rPr>
      </w:pPr>
      <w:ins w:id="6803" w:author="Orion" w:date="2011-03-28T15:57:00Z">
        <w:r w:rsidRPr="00246937">
          <w:rPr>
            <w:rFonts w:cs="Times New Roman"/>
            <w:lang w:val="en-US"/>
          </w:rPr>
          <w:t>NAS</w:t>
        </w:r>
        <w:r w:rsidRPr="00246937">
          <w:rPr>
            <w:rFonts w:cs="Times New Roman"/>
            <w:lang w:val="en-US"/>
          </w:rPr>
          <w:tab/>
        </w:r>
        <w:r w:rsidRPr="00246937">
          <w:rPr>
            <w:rFonts w:cs="Times New Roman"/>
            <w:lang w:val="en-US"/>
          </w:rPr>
          <w:tab/>
          <w:t xml:space="preserve">National </w:t>
        </w:r>
        <w:proofErr w:type="spellStart"/>
        <w:r w:rsidRPr="00246937">
          <w:rPr>
            <w:rFonts w:cs="Times New Roman"/>
            <w:lang w:val="en-US"/>
          </w:rPr>
          <w:t>Aispace</w:t>
        </w:r>
        <w:proofErr w:type="spellEnd"/>
        <w:r w:rsidRPr="00246937">
          <w:rPr>
            <w:rFonts w:cs="Times New Roman"/>
            <w:lang w:val="en-US"/>
          </w:rPr>
          <w:t xml:space="preserve"> System</w:t>
        </w:r>
      </w:ins>
    </w:p>
    <w:p w14:paraId="5EA11148" w14:textId="77777777" w:rsidR="009A2AE2" w:rsidRPr="009A2AE2" w:rsidRDefault="003A7D1F" w:rsidP="00452836">
      <w:pPr>
        <w:autoSpaceDE w:val="0"/>
        <w:jc w:val="both"/>
        <w:rPr>
          <w:ins w:id="6804" w:author="Orion" w:date="2011-03-28T16:01:00Z"/>
          <w:rFonts w:cs="Times New Roman"/>
          <w:color w:val="000000"/>
          <w:lang w:val="en-US"/>
          <w:rPrChange w:id="6805" w:author="Orion" w:date="2011-05-17T17:30:00Z">
            <w:rPr>
              <w:ins w:id="6806" w:author="Orion" w:date="2011-03-28T16:01:00Z"/>
              <w:rFonts w:cs="Times New Roman"/>
              <w:lang w:val="en-US"/>
            </w:rPr>
          </w:rPrChange>
        </w:rPr>
      </w:pPr>
      <w:ins w:id="6807" w:author="Orion" w:date="2011-05-09T12:51:00Z">
        <w:r w:rsidRPr="003A7D1F">
          <w:rPr>
            <w:rStyle w:val="apple-style-span"/>
            <w:rFonts w:cs="Times New Roman"/>
            <w:color w:val="000000"/>
            <w:lang w:val="en-US"/>
            <w:rPrChange w:id="6808" w:author="Orion" w:date="2011-05-09T12:51:00Z">
              <w:rPr>
                <w:rStyle w:val="apple-style-span"/>
                <w:rFonts w:cs="Times New Roman"/>
                <w:color w:val="000000"/>
              </w:rPr>
            </w:rPrChange>
          </w:rPr>
          <w:t>OMG</w:t>
        </w:r>
        <w:r w:rsidRPr="003A7D1F">
          <w:rPr>
            <w:rStyle w:val="apple-style-span"/>
            <w:rFonts w:cs="Times New Roman"/>
            <w:color w:val="000000"/>
            <w:lang w:val="en-US"/>
            <w:rPrChange w:id="6809" w:author="Orion" w:date="2011-05-09T12:51:00Z">
              <w:rPr>
                <w:rStyle w:val="apple-style-span"/>
                <w:rFonts w:cs="Times New Roman"/>
                <w:color w:val="000000"/>
              </w:rPr>
            </w:rPrChange>
          </w:rPr>
          <w:tab/>
        </w:r>
        <w:r>
          <w:rPr>
            <w:rStyle w:val="apple-style-span"/>
            <w:rFonts w:cs="Times New Roman"/>
            <w:color w:val="000000"/>
            <w:lang w:val="en-US"/>
          </w:rPr>
          <w:tab/>
        </w:r>
        <w:r w:rsidRPr="003A7D1F">
          <w:rPr>
            <w:rStyle w:val="apple-style-span"/>
            <w:rFonts w:cs="Times New Roman"/>
            <w:color w:val="000000"/>
            <w:lang w:val="en-US"/>
            <w:rPrChange w:id="6810" w:author="Orion" w:date="2011-05-09T12:51:00Z">
              <w:rPr>
                <w:rStyle w:val="apple-style-span"/>
                <w:rFonts w:cs="Times New Roman"/>
                <w:color w:val="000000"/>
              </w:rPr>
            </w:rPrChange>
          </w:rPr>
          <w:t>Object Management Group</w:t>
        </w:r>
      </w:ins>
    </w:p>
    <w:p w14:paraId="6420D424" w14:textId="77777777" w:rsidR="00AD2494" w:rsidRPr="00246937" w:rsidRDefault="00AD2494">
      <w:pPr>
        <w:rPr>
          <w:ins w:id="6811" w:author="Orion" w:date="2011-03-28T15:57:00Z"/>
          <w:rFonts w:cs="Times New Roman"/>
          <w:lang w:val="en-US"/>
        </w:rPr>
        <w:pPrChange w:id="6812" w:author="Orion" w:date="2011-03-28T16:01:00Z">
          <w:pPr>
            <w:autoSpaceDE w:val="0"/>
            <w:jc w:val="both"/>
          </w:pPr>
        </w:pPrChange>
      </w:pPr>
      <w:ins w:id="6813" w:author="Orion" w:date="2011-03-28T16:01:00Z">
        <w:r w:rsidRPr="00246937">
          <w:rPr>
            <w:rFonts w:cs="Times New Roman"/>
            <w:lang w:val="en-US"/>
          </w:rPr>
          <w:t>STEAM</w:t>
        </w:r>
        <w:r w:rsidRPr="00246937">
          <w:rPr>
            <w:rFonts w:cs="Times New Roman"/>
            <w:lang w:val="en-US"/>
          </w:rPr>
          <w:tab/>
          <w:t>Shell for </w:t>
        </w:r>
        <w:proofErr w:type="spellStart"/>
        <w:r w:rsidRPr="00246937">
          <w:rPr>
            <w:rFonts w:cs="Times New Roman"/>
            <w:lang w:val="en-US"/>
            <w:rPrChange w:id="6814" w:author="Orion" w:date="2011-04-24T22:32:00Z">
              <w:rPr>
                <w:rFonts w:ascii="Times" w:eastAsia="Times New Roman" w:hAnsi="Times" w:cs="Times"/>
                <w:b/>
                <w:bCs/>
                <w:color w:val="000000"/>
                <w:kern w:val="0"/>
                <w:sz w:val="20"/>
                <w:szCs w:val="20"/>
                <w:lang w:eastAsia="es-ES" w:bidi="ar-SA"/>
              </w:rPr>
            </w:rPrChange>
          </w:rPr>
          <w:t>TEAMwork</w:t>
        </w:r>
      </w:ins>
      <w:proofErr w:type="spellEnd"/>
    </w:p>
    <w:p w14:paraId="5A7752E0" w14:textId="77777777" w:rsidR="00792280" w:rsidRPr="00246937" w:rsidRDefault="00792280">
      <w:pPr>
        <w:autoSpaceDE w:val="0"/>
        <w:jc w:val="both"/>
        <w:rPr>
          <w:ins w:id="6815" w:author="Orion" w:date="2011-03-28T15:57:00Z"/>
          <w:rFonts w:cs="Times New Roman"/>
          <w:lang w:val="en-US"/>
        </w:rPr>
      </w:pPr>
      <w:ins w:id="6816" w:author="Orion" w:date="2011-03-28T15:57:00Z">
        <w:r w:rsidRPr="00246937">
          <w:rPr>
            <w:rFonts w:cs="Times New Roman"/>
            <w:lang w:val="en-US"/>
            <w:rPrChange w:id="6817" w:author="Orion" w:date="2011-04-24T22:32:00Z">
              <w:rPr/>
            </w:rPrChange>
          </w:rPr>
          <w:t>UAV</w:t>
        </w:r>
        <w:r w:rsidRPr="00246937">
          <w:rPr>
            <w:rFonts w:cs="Times New Roman"/>
            <w:lang w:val="en-US"/>
            <w:rPrChange w:id="6818" w:author="Orion" w:date="2011-04-24T22:32:00Z">
              <w:rPr/>
            </w:rPrChange>
          </w:rPr>
          <w:tab/>
        </w:r>
        <w:r w:rsidRPr="00246937">
          <w:rPr>
            <w:rFonts w:cs="Times New Roman"/>
            <w:lang w:val="en-US"/>
            <w:rPrChange w:id="6819" w:author="Orion" w:date="2011-04-24T22:32:00Z">
              <w:rPr/>
            </w:rPrChange>
          </w:rPr>
          <w:tab/>
          <w:t>Unmanned aerial vehicle</w:t>
        </w:r>
      </w:ins>
    </w:p>
    <w:p w14:paraId="2EB3477F" w14:textId="77777777" w:rsidR="004902DC" w:rsidRPr="00246937" w:rsidRDefault="00205B24" w:rsidP="00452836">
      <w:pPr>
        <w:autoSpaceDE w:val="0"/>
        <w:jc w:val="both"/>
        <w:rPr>
          <w:ins w:id="6820" w:author="Orion" w:date="2011-03-28T18:28:00Z"/>
          <w:rFonts w:cs="Times New Roman"/>
          <w:lang w:val="en-US"/>
        </w:rPr>
      </w:pPr>
      <w:ins w:id="6821" w:author="Orion" w:date="2011-03-28T18:28:00Z">
        <w:r w:rsidRPr="00246937">
          <w:rPr>
            <w:rFonts w:cs="Times New Roman"/>
            <w:lang w:val="en-US"/>
          </w:rPr>
          <w:t>VFR</w:t>
        </w:r>
        <w:r w:rsidRPr="00246937">
          <w:rPr>
            <w:rFonts w:cs="Times New Roman"/>
            <w:lang w:val="en-US"/>
          </w:rPr>
          <w:tab/>
        </w:r>
        <w:r w:rsidRPr="00246937">
          <w:rPr>
            <w:rFonts w:cs="Times New Roman"/>
            <w:lang w:val="en-US"/>
          </w:rPr>
          <w:tab/>
          <w:t>Visual Flight Rules</w:t>
        </w:r>
      </w:ins>
    </w:p>
    <w:p w14:paraId="2ECAB119" w14:textId="77777777" w:rsidR="00205B24" w:rsidRPr="00246937" w:rsidRDefault="00205B24" w:rsidP="00452836">
      <w:pPr>
        <w:autoSpaceDE w:val="0"/>
        <w:jc w:val="both"/>
        <w:rPr>
          <w:ins w:id="6822" w:author="Orion" w:date="2011-03-28T00:41:00Z"/>
          <w:rFonts w:cs="Times New Roman"/>
          <w:lang w:val="en-US"/>
        </w:rPr>
      </w:pPr>
      <w:ins w:id="6823" w:author="Orion" w:date="2011-03-28T18:28:00Z">
        <w:r w:rsidRPr="00246937">
          <w:rPr>
            <w:rFonts w:cs="Times New Roman"/>
            <w:lang w:val="en-US"/>
          </w:rPr>
          <w:t>IFR</w:t>
        </w:r>
        <w:r w:rsidRPr="00246937">
          <w:rPr>
            <w:rFonts w:cs="Times New Roman"/>
            <w:lang w:val="en-US"/>
          </w:rPr>
          <w:tab/>
        </w:r>
        <w:r w:rsidRPr="00246937">
          <w:rPr>
            <w:rFonts w:cs="Times New Roman"/>
            <w:lang w:val="en-US"/>
          </w:rPr>
          <w:tab/>
          <w:t>Instrumental Flight Rules</w:t>
        </w:r>
      </w:ins>
    </w:p>
    <w:p w14:paraId="30F8DD61" w14:textId="77777777" w:rsidR="004902DC" w:rsidRDefault="00B51FD8">
      <w:pPr>
        <w:widowControl/>
        <w:suppressAutoHyphens w:val="0"/>
        <w:rPr>
          <w:ins w:id="6824" w:author="Orion" w:date="2011-05-01T20:22:00Z"/>
          <w:rFonts w:cs="Times New Roman"/>
          <w:color w:val="000000"/>
          <w:lang w:val="en-US"/>
        </w:rPr>
        <w:pPrChange w:id="6825" w:author="Orion" w:date="2011-05-01T20:23:00Z">
          <w:pPr>
            <w:autoSpaceDE w:val="0"/>
            <w:jc w:val="both"/>
          </w:pPr>
        </w:pPrChange>
      </w:pPr>
      <w:ins w:id="6826" w:author="Orion" w:date="2011-05-01T20:23:00Z">
        <w:r>
          <w:rPr>
            <w:rFonts w:cs="Times New Roman"/>
            <w:color w:val="000000"/>
            <w:lang w:val="en-US"/>
          </w:rPr>
          <w:br w:type="page"/>
        </w:r>
      </w:ins>
    </w:p>
    <w:p w14:paraId="5651AF26" w14:textId="77777777" w:rsidR="00B51FD8" w:rsidRPr="00704840" w:rsidRDefault="00B51FD8" w:rsidP="00B51FD8">
      <w:pPr>
        <w:pStyle w:val="Heading6"/>
        <w:keepLines w:val="0"/>
        <w:widowControl/>
        <w:numPr>
          <w:ilvl w:val="5"/>
          <w:numId w:val="13"/>
        </w:numPr>
        <w:tabs>
          <w:tab w:val="left" w:pos="720"/>
        </w:tabs>
        <w:suppressAutoHyphens w:val="0"/>
        <w:spacing w:before="0" w:after="240" w:line="360" w:lineRule="auto"/>
        <w:rPr>
          <w:ins w:id="6827" w:author="Orion" w:date="2011-05-01T20:22:00Z"/>
          <w:lang w:val="en-US"/>
        </w:rPr>
      </w:pPr>
      <w:ins w:id="6828" w:author="Orion" w:date="2011-05-01T20:22:00Z">
        <w:r w:rsidRPr="00704840">
          <w:rPr>
            <w:lang w:val="en-US"/>
          </w:rPr>
          <w:lastRenderedPageBreak/>
          <w:t>Enter Your Appendix Title Here</w:t>
        </w:r>
      </w:ins>
    </w:p>
    <w:p w14:paraId="16B927A3" w14:textId="77777777" w:rsidR="00B51FD8" w:rsidRPr="00704840" w:rsidRDefault="00B51FD8" w:rsidP="00B51FD8">
      <w:pPr>
        <w:pStyle w:val="BodyText"/>
        <w:rPr>
          <w:ins w:id="6829" w:author="Orion" w:date="2011-05-01T20:22:00Z"/>
          <w:lang w:val="en-US"/>
        </w:rPr>
      </w:pPr>
      <w:ins w:id="6830" w:author="Orion" w:date="2011-05-01T20:22:00Z">
        <w:r w:rsidRPr="00704840">
          <w:rPr>
            <w:lang w:val="en-US"/>
          </w:rPr>
          <w:t>Appendices must be identified by letters (A, B, etc.) rather than by numbers.  For this reason, different style headings are used with appendices.  (The style at the top of this page is “Appendix A - Heading 6.”)</w:t>
        </w:r>
      </w:ins>
    </w:p>
    <w:p w14:paraId="58326218" w14:textId="77777777" w:rsidR="00B51FD8" w:rsidRPr="00704840" w:rsidRDefault="00B51FD8" w:rsidP="00B51FD8">
      <w:pPr>
        <w:pStyle w:val="Heading7"/>
        <w:keepNext w:val="0"/>
        <w:keepLines w:val="0"/>
        <w:widowControl/>
        <w:numPr>
          <w:ilvl w:val="6"/>
          <w:numId w:val="0"/>
        </w:numPr>
        <w:suppressAutoHyphens w:val="0"/>
        <w:spacing w:before="240" w:line="360" w:lineRule="auto"/>
        <w:rPr>
          <w:ins w:id="6831" w:author="Orion" w:date="2011-05-01T20:22:00Z"/>
          <w:lang w:val="en-US"/>
        </w:rPr>
      </w:pPr>
      <w:ins w:id="6832" w:author="Orion" w:date="2011-05-01T20:22:00Z">
        <w:r w:rsidRPr="00704840">
          <w:rPr>
            <w:lang w:val="en-US"/>
          </w:rPr>
          <w:t>First-level Subhead (Heading 7 style)</w:t>
        </w:r>
      </w:ins>
    </w:p>
    <w:p w14:paraId="1FEA104E" w14:textId="77777777" w:rsidR="00B51FD8" w:rsidRPr="00704840" w:rsidRDefault="00B51FD8" w:rsidP="00B51FD8">
      <w:pPr>
        <w:pStyle w:val="BodyText"/>
        <w:rPr>
          <w:ins w:id="6833" w:author="Orion" w:date="2011-05-01T20:22:00Z"/>
          <w:lang w:val="en-US"/>
        </w:rPr>
      </w:pPr>
      <w:ins w:id="6834" w:author="Orion" w:date="2011-05-01T20:22:00Z">
        <w:r w:rsidRPr="00704840">
          <w:rPr>
            <w:lang w:val="en-US"/>
          </w:rPr>
          <w:t>Within an appendix</w:t>
        </w:r>
        <w:proofErr w:type="gramStart"/>
        <w:r w:rsidRPr="00704840">
          <w:rPr>
            <w:lang w:val="en-US"/>
          </w:rPr>
          <w:t>,  Heading</w:t>
        </w:r>
        <w:proofErr w:type="gramEnd"/>
        <w:r w:rsidRPr="00704840">
          <w:rPr>
            <w:lang w:val="en-US"/>
          </w:rPr>
          <w:t xml:space="preserve"> 7 is the style to use for all first-level subheads. If you need to add another subhead level within Heading 7, use Heading 8 as shown below.  </w:t>
        </w:r>
      </w:ins>
    </w:p>
    <w:p w14:paraId="71805527" w14:textId="77777777" w:rsidR="00B51FD8" w:rsidRPr="00704840" w:rsidRDefault="00B51FD8" w:rsidP="00B51FD8">
      <w:pPr>
        <w:pStyle w:val="Heading8"/>
        <w:keepNext w:val="0"/>
        <w:keepLines w:val="0"/>
        <w:widowControl/>
        <w:numPr>
          <w:ilvl w:val="7"/>
          <w:numId w:val="0"/>
        </w:numPr>
        <w:tabs>
          <w:tab w:val="num" w:pos="0"/>
        </w:tabs>
        <w:suppressAutoHyphens w:val="0"/>
        <w:spacing w:before="240" w:line="360" w:lineRule="auto"/>
        <w:rPr>
          <w:ins w:id="6835" w:author="Orion" w:date="2011-05-01T20:22:00Z"/>
          <w:lang w:val="en-US"/>
        </w:rPr>
      </w:pPr>
      <w:ins w:id="6836" w:author="Orion" w:date="2011-05-01T20:22:00Z">
        <w:r w:rsidRPr="00704840">
          <w:rPr>
            <w:lang w:val="en-US"/>
          </w:rPr>
          <w:t>Second-level Subhead (Heading 8 style)</w:t>
        </w:r>
      </w:ins>
    </w:p>
    <w:p w14:paraId="634FAAAF" w14:textId="77777777" w:rsidR="00B51FD8" w:rsidRPr="00704840" w:rsidRDefault="00B51FD8" w:rsidP="00B51FD8">
      <w:pPr>
        <w:pStyle w:val="BodyText"/>
        <w:rPr>
          <w:ins w:id="6837" w:author="Orion" w:date="2011-05-01T20:22:00Z"/>
          <w:lang w:val="en-US"/>
        </w:rPr>
      </w:pPr>
      <w:proofErr w:type="gramStart"/>
      <w:ins w:id="6838" w:author="Orion" w:date="2011-05-01T20:22:00Z">
        <w:r w:rsidRPr="00704840">
          <w:rPr>
            <w:lang w:val="en-US"/>
          </w:rPr>
          <w:t>Use  Heading</w:t>
        </w:r>
        <w:proofErr w:type="gramEnd"/>
        <w:r w:rsidRPr="00704840">
          <w:rPr>
            <w:lang w:val="en-US"/>
          </w:rPr>
          <w:t xml:space="preserve"> 8 for all second-level subheads within an appendix.  If you need to add another subhead level within Heading 8, use Heading 9 as shown below.</w:t>
        </w:r>
      </w:ins>
    </w:p>
    <w:p w14:paraId="0253DC9C" w14:textId="77777777" w:rsidR="00B51FD8" w:rsidRPr="00704840" w:rsidRDefault="00B51FD8" w:rsidP="00B51FD8">
      <w:pPr>
        <w:pStyle w:val="Heading9"/>
        <w:keepNext w:val="0"/>
        <w:keepLines w:val="0"/>
        <w:widowControl/>
        <w:numPr>
          <w:ilvl w:val="8"/>
          <w:numId w:val="0"/>
        </w:numPr>
        <w:suppressAutoHyphens w:val="0"/>
        <w:spacing w:before="240" w:line="360" w:lineRule="auto"/>
        <w:rPr>
          <w:ins w:id="6839" w:author="Orion" w:date="2011-05-01T20:22:00Z"/>
          <w:lang w:val="en-US"/>
        </w:rPr>
      </w:pPr>
      <w:ins w:id="6840" w:author="Orion" w:date="2011-05-01T20:22:00Z">
        <w:r w:rsidRPr="00704840">
          <w:rPr>
            <w:lang w:val="en-US"/>
          </w:rPr>
          <w:t>Third-level Subhead (Heading 9 style)</w:t>
        </w:r>
      </w:ins>
    </w:p>
    <w:p w14:paraId="664308C3" w14:textId="77777777" w:rsidR="00B51FD8" w:rsidRPr="00704840" w:rsidRDefault="00B51FD8" w:rsidP="00B51FD8">
      <w:pPr>
        <w:pStyle w:val="BodyText"/>
        <w:rPr>
          <w:ins w:id="6841" w:author="Orion" w:date="2011-05-01T20:22:00Z"/>
          <w:lang w:val="en-US"/>
        </w:rPr>
      </w:pPr>
      <w:ins w:id="6842" w:author="Orion" w:date="2011-05-01T20:22:00Z">
        <w:r w:rsidRPr="00704840">
          <w:rPr>
            <w:lang w:val="en-US"/>
          </w:rPr>
          <w:t>If you need a third-level subhead in an appendix, use Heading 4.</w:t>
        </w:r>
      </w:ins>
    </w:p>
    <w:p w14:paraId="34B4149B" w14:textId="77777777" w:rsidR="00B51FD8" w:rsidRPr="00704840" w:rsidRDefault="00B51FD8" w:rsidP="00B51FD8">
      <w:pPr>
        <w:pStyle w:val="Heading7"/>
        <w:keepNext w:val="0"/>
        <w:keepLines w:val="0"/>
        <w:widowControl/>
        <w:numPr>
          <w:ilvl w:val="6"/>
          <w:numId w:val="0"/>
        </w:numPr>
        <w:suppressAutoHyphens w:val="0"/>
        <w:spacing w:before="240" w:line="360" w:lineRule="auto"/>
        <w:rPr>
          <w:ins w:id="6843" w:author="Orion" w:date="2011-05-01T20:22:00Z"/>
          <w:lang w:val="en-US"/>
        </w:rPr>
      </w:pPr>
      <w:ins w:id="6844" w:author="Orion" w:date="2011-05-01T20:22:00Z">
        <w:r w:rsidRPr="00704840">
          <w:rPr>
            <w:lang w:val="en-US"/>
          </w:rPr>
          <w:t xml:space="preserve">Figures and Tables </w:t>
        </w:r>
        <w:proofErr w:type="gramStart"/>
        <w:r w:rsidRPr="00704840">
          <w:rPr>
            <w:lang w:val="en-US"/>
          </w:rPr>
          <w:t>Within</w:t>
        </w:r>
        <w:proofErr w:type="gramEnd"/>
        <w:r w:rsidRPr="00704840">
          <w:rPr>
            <w:lang w:val="en-US"/>
          </w:rPr>
          <w:t xml:space="preserve"> Appendices</w:t>
        </w:r>
      </w:ins>
    </w:p>
    <w:p w14:paraId="7B876123" w14:textId="77777777" w:rsidR="00B51FD8" w:rsidRPr="00704840" w:rsidRDefault="00B51FD8" w:rsidP="00B51FD8">
      <w:pPr>
        <w:pStyle w:val="BodyText"/>
        <w:rPr>
          <w:ins w:id="6845" w:author="Orion" w:date="2011-05-01T20:22:00Z"/>
          <w:lang w:val="en-US"/>
        </w:rPr>
      </w:pPr>
      <w:ins w:id="6846" w:author="Orion" w:date="2011-05-01T20:22:00Z">
        <w:r w:rsidRPr="00704840">
          <w:rPr>
            <w:lang w:val="en-US"/>
          </w:rPr>
          <w:t xml:space="preserve">When you first add a figure or table to an appendix, it will be numbered as though it were in a regular chapter.  For example, when the figure below was first inserted, it became “Figure 4.1”.  As a figure within Appendix A, it should be “Figure A.1”  </w:t>
        </w:r>
      </w:ins>
    </w:p>
    <w:p w14:paraId="13A66BF6" w14:textId="77777777" w:rsidR="00B51FD8" w:rsidRPr="00704840" w:rsidRDefault="00B51FD8" w:rsidP="00B51FD8">
      <w:pPr>
        <w:pStyle w:val="BodyText"/>
        <w:rPr>
          <w:ins w:id="6847" w:author="Orion" w:date="2011-05-01T20:22:00Z"/>
          <w:lang w:val="en-US"/>
        </w:rPr>
      </w:pPr>
      <w:ins w:id="6848" w:author="Orion" w:date="2011-05-01T20:22:00Z">
        <w:r w:rsidRPr="00704840">
          <w:rPr>
            <w:lang w:val="en-US"/>
          </w:rPr>
          <w:t>To make this change, the codes in the caption labels must be modified, and it’s best to wait until all figures and tables have been added to appendices.</w:t>
        </w:r>
      </w:ins>
    </w:p>
    <w:p w14:paraId="728873BD" w14:textId="77777777" w:rsidR="00B51FD8" w:rsidRPr="00704840" w:rsidRDefault="00B51FD8" w:rsidP="00B51FD8">
      <w:pPr>
        <w:pStyle w:val="BodyText"/>
        <w:rPr>
          <w:ins w:id="6849" w:author="Orion" w:date="2011-05-01T20:22:00Z"/>
          <w:lang w:val="en-US"/>
        </w:rPr>
      </w:pPr>
      <w:ins w:id="6850" w:author="Orion" w:date="2011-05-01T20:22:00Z">
        <w:r w:rsidRPr="00704840">
          <w:rPr>
            <w:lang w:val="en-US"/>
          </w:rPr>
          <w:t xml:space="preserve"> </w:t>
        </w:r>
      </w:ins>
    </w:p>
    <w:p w14:paraId="77CCFC6A" w14:textId="77777777" w:rsidR="00B51FD8" w:rsidRPr="00704840" w:rsidRDefault="00B51FD8" w:rsidP="00B51FD8">
      <w:pPr>
        <w:pStyle w:val="Caption"/>
        <w:rPr>
          <w:ins w:id="6851" w:author="Orion" w:date="2011-05-01T20:22:00Z"/>
          <w:lang w:val="en-US"/>
        </w:rPr>
      </w:pPr>
      <w:bookmarkStart w:id="6852" w:name="_Toc269976450"/>
      <w:ins w:id="6853" w:author="Orion" w:date="2011-05-01T20:22:00Z">
        <w:r w:rsidRPr="00704840">
          <w:rPr>
            <w:lang w:val="en-US"/>
          </w:rPr>
          <w:t xml:space="preserve">Figure </w:t>
        </w:r>
        <w:r>
          <w:fldChar w:fldCharType="begin"/>
        </w:r>
        <w:r w:rsidRPr="00704840">
          <w:rPr>
            <w:lang w:val="en-US"/>
          </w:rPr>
          <w:instrText xml:space="preserve"> STYLEREF 6 \s </w:instrText>
        </w:r>
        <w:r>
          <w:fldChar w:fldCharType="separate"/>
        </w:r>
      </w:ins>
      <w:r w:rsidR="00A74327">
        <w:rPr>
          <w:noProof/>
          <w:lang w:val="en-US"/>
        </w:rPr>
        <w:t>A</w:t>
      </w:r>
      <w:ins w:id="6854" w:author="Orion" w:date="2011-05-01T20:22:00Z">
        <w:r>
          <w:fldChar w:fldCharType="end"/>
        </w:r>
        <w:r w:rsidRPr="00704840">
          <w:rPr>
            <w:lang w:val="en-US"/>
          </w:rPr>
          <w:t>.</w:t>
        </w:r>
        <w:r>
          <w:fldChar w:fldCharType="begin"/>
        </w:r>
        <w:r w:rsidRPr="00704840">
          <w:rPr>
            <w:lang w:val="en-US"/>
          </w:rPr>
          <w:instrText xml:space="preserve"> SEQ Figure \* ARABIC \s 6 </w:instrText>
        </w:r>
        <w:r>
          <w:fldChar w:fldCharType="separate"/>
        </w:r>
      </w:ins>
      <w:ins w:id="6855" w:author="IO" w:date="2011-05-12T11:11:00Z">
        <w:r w:rsidR="00A74327">
          <w:rPr>
            <w:noProof/>
            <w:lang w:val="en-US"/>
          </w:rPr>
          <w:t>1</w:t>
        </w:r>
      </w:ins>
      <w:ins w:id="6856" w:author="Orion" w:date="2011-05-01T20:22:00Z">
        <w:r>
          <w:fldChar w:fldCharType="end"/>
        </w:r>
        <w:r w:rsidRPr="00704840">
          <w:rPr>
            <w:lang w:val="en-US"/>
          </w:rPr>
          <w:t xml:space="preserve"> First Figure in Appendix A</w:t>
        </w:r>
        <w:bookmarkEnd w:id="6852"/>
      </w:ins>
    </w:p>
    <w:p w14:paraId="0DFC57EF" w14:textId="77777777" w:rsidR="00B51FD8" w:rsidRDefault="00B51FD8" w:rsidP="00B51FD8">
      <w:pPr>
        <w:pStyle w:val="BodyText"/>
        <w:rPr>
          <w:ins w:id="6857" w:author="Orion" w:date="2011-05-01T20:22:00Z"/>
        </w:rPr>
      </w:pPr>
      <w:ins w:id="6858" w:author="Orion" w:date="2011-05-01T20:22:00Z">
        <w:r>
          <w:rPr>
            <w:noProof/>
            <w:lang w:eastAsia="es-ES" w:bidi="ar-SA"/>
          </w:rPr>
          <w:drawing>
            <wp:inline distT="0" distB="0" distL="0" distR="0" wp14:anchorId="7ED6E913" wp14:editId="15B88467">
              <wp:extent cx="797560" cy="786765"/>
              <wp:effectExtent l="0" t="0" r="2540" b="0"/>
              <wp:docPr id="5" name="Picture 5" descr="MP00640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P00640_"/>
                      <pic:cNvPicPr>
                        <a:picLocks noChangeAspect="1" noChangeArrowheads="1"/>
                      </pic:cNvPicPr>
                    </pic:nvPicPr>
                    <pic:blipFill>
                      <a:blip>
                        <a:extLst>
                          <a:ext uri="{28A0092B-C50C-407E-A947-70E740481C1C}">
                            <a14:useLocalDpi xmlns:a14="http://schemas.microsoft.com/office/drawing/2010/main" val="0"/>
                          </a:ext>
                        </a:extLst>
                      </a:blip>
                      <a:srcRect/>
                      <a:stretch>
                        <a:fillRect/>
                      </a:stretch>
                    </pic:blipFill>
                    <pic:spPr bwMode="auto">
                      <a:xfrm>
                        <a:off x="0" y="0"/>
                        <a:ext cx="797560" cy="786765"/>
                      </a:xfrm>
                      <a:prstGeom prst="rect">
                        <a:avLst/>
                      </a:prstGeom>
                      <a:noFill/>
                      <a:ln>
                        <a:noFill/>
                      </a:ln>
                    </pic:spPr>
                  </pic:pic>
                </a:graphicData>
              </a:graphic>
            </wp:inline>
          </w:drawing>
        </w:r>
        <w:r>
          <w:t xml:space="preserve"> </w:t>
        </w:r>
      </w:ins>
    </w:p>
    <w:p w14:paraId="24C6352E" w14:textId="77777777" w:rsidR="00B51FD8" w:rsidRDefault="00B51FD8" w:rsidP="00B51FD8">
      <w:pPr>
        <w:pStyle w:val="BodyText"/>
        <w:rPr>
          <w:ins w:id="6859" w:author="Orion" w:date="2011-05-01T20:22:00Z"/>
        </w:rPr>
      </w:pPr>
    </w:p>
    <w:p w14:paraId="62F2F8E1" w14:textId="77777777" w:rsidR="00B51FD8" w:rsidRDefault="00B51FD8" w:rsidP="00B51FD8">
      <w:pPr>
        <w:pStyle w:val="Heading6"/>
        <w:keepLines w:val="0"/>
        <w:widowControl/>
        <w:numPr>
          <w:ilvl w:val="5"/>
          <w:numId w:val="13"/>
        </w:numPr>
        <w:tabs>
          <w:tab w:val="left" w:pos="720"/>
        </w:tabs>
        <w:suppressAutoHyphens w:val="0"/>
        <w:spacing w:before="0" w:after="240" w:line="360" w:lineRule="auto"/>
        <w:rPr>
          <w:ins w:id="6860" w:author="Orion" w:date="2011-05-01T20:22:00Z"/>
        </w:rPr>
      </w:pPr>
      <w:ins w:id="6861" w:author="Orion" w:date="2011-05-01T20:22:00Z">
        <w:r>
          <w:rPr>
            <w:rFonts w:cs="Arial"/>
            <w:b/>
            <w:kern w:val="32"/>
            <w:sz w:val="32"/>
            <w:szCs w:val="22"/>
          </w:rPr>
          <w:br w:type="page"/>
        </w:r>
        <w:bookmarkStart w:id="6862" w:name="_Toc267562109"/>
        <w:proofErr w:type="spellStart"/>
        <w:r>
          <w:lastRenderedPageBreak/>
          <w:t>Enter</w:t>
        </w:r>
        <w:proofErr w:type="spellEnd"/>
        <w:r>
          <w:t xml:space="preserve"> </w:t>
        </w:r>
        <w:proofErr w:type="spellStart"/>
        <w:r>
          <w:t>Your</w:t>
        </w:r>
        <w:proofErr w:type="spellEnd"/>
        <w:r>
          <w:t xml:space="preserve"> </w:t>
        </w:r>
        <w:proofErr w:type="spellStart"/>
        <w:r>
          <w:t>Appendix</w:t>
        </w:r>
        <w:proofErr w:type="spellEnd"/>
        <w:r>
          <w:t xml:space="preserve"> </w:t>
        </w:r>
        <w:proofErr w:type="spellStart"/>
        <w:r>
          <w:t>Title</w:t>
        </w:r>
        <w:proofErr w:type="spellEnd"/>
        <w:r>
          <w:t xml:space="preserve"> </w:t>
        </w:r>
        <w:proofErr w:type="spellStart"/>
        <w:r>
          <w:t>Here</w:t>
        </w:r>
        <w:bookmarkEnd w:id="6862"/>
        <w:proofErr w:type="spellEnd"/>
      </w:ins>
    </w:p>
    <w:p w14:paraId="1E42C168" w14:textId="77777777" w:rsidR="00B51FD8" w:rsidRPr="00704840" w:rsidRDefault="00B51FD8" w:rsidP="00B51FD8">
      <w:pPr>
        <w:pStyle w:val="BodyText"/>
        <w:rPr>
          <w:ins w:id="6863" w:author="Orion" w:date="2011-05-01T20:22:00Z"/>
          <w:lang w:val="en-US"/>
        </w:rPr>
      </w:pPr>
      <w:ins w:id="6864" w:author="Orion" w:date="2011-05-01T20:22:00Z">
        <w:r w:rsidRPr="00704840">
          <w:rPr>
            <w:lang w:val="en-US"/>
          </w:rPr>
          <w:t>If you need additional appendices, use style “Appendix A – Heading 6” for the appendix heading.  This will label appendices in alphabetical order (A, B, C, etc.).</w:t>
        </w:r>
      </w:ins>
    </w:p>
    <w:p w14:paraId="34417F4F" w14:textId="3FC9CBF8" w:rsidR="00B51FD8" w:rsidRPr="00996DA0" w:rsidRDefault="00B51FD8">
      <w:pPr>
        <w:widowControl/>
        <w:suppressAutoHyphens w:val="0"/>
        <w:rPr>
          <w:rFonts w:ascii="Courier New" w:hAnsi="Courier New" w:cs="Courier New"/>
          <w:lang w:val="en-US"/>
          <w:rPrChange w:id="6865" w:author="Orion" w:date="2011-06-26T18:17:00Z">
            <w:rPr>
              <w:rFonts w:cs="Times New Roman"/>
              <w:color w:val="000000"/>
              <w:lang w:val="en-US"/>
            </w:rPr>
          </w:rPrChange>
        </w:rPr>
        <w:pPrChange w:id="6866" w:author="Orion" w:date="2011-06-26T18:17:00Z">
          <w:pPr>
            <w:autoSpaceDE w:val="0"/>
            <w:jc w:val="both"/>
          </w:pPr>
        </w:pPrChange>
      </w:pPr>
    </w:p>
    <w:sectPr w:rsidR="00B51FD8" w:rsidRPr="00996DA0" w:rsidSect="00A74327">
      <w:type w:val="continuous"/>
      <w:pgSz w:w="11906" w:h="16838"/>
      <w:pgMar w:top="1134" w:right="1134" w:bottom="1134" w:left="1134"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05" w:author="IO" w:date="2011-05-13T11:34:00Z" w:initials="IO">
    <w:p w14:paraId="4FBDCBF9" w14:textId="77777777" w:rsidR="00212C75" w:rsidRDefault="00212C75">
      <w:pPr>
        <w:pStyle w:val="CommentText"/>
      </w:pPr>
      <w:r>
        <w:rPr>
          <w:rStyle w:val="CommentReference"/>
        </w:rPr>
        <w:annotationRef/>
      </w:r>
      <w:r>
        <w:t>La introducción sigue carente de una estructura razonable. Creo que sería mejor ponerles los siguientes bloques:</w:t>
      </w:r>
    </w:p>
    <w:p w14:paraId="3F46EADF" w14:textId="77777777" w:rsidR="00212C75" w:rsidRDefault="00212C75">
      <w:pPr>
        <w:pStyle w:val="CommentText"/>
      </w:pPr>
      <w:r>
        <w:t>1. El tráfico aéreo es muy importante.</w:t>
      </w:r>
    </w:p>
    <w:p w14:paraId="1EAD3791" w14:textId="77777777" w:rsidR="00212C75" w:rsidRDefault="00212C75">
      <w:pPr>
        <w:pStyle w:val="CommentText"/>
      </w:pPr>
      <w:r>
        <w:t>2. Entre lo que se puede hacer para estudiar el fenómeno está la simulación, con sus correspondientes ventajas y desventajas con respecto a estudio reales o métodos analíticos.</w:t>
      </w:r>
    </w:p>
    <w:p w14:paraId="7639853F" w14:textId="77777777" w:rsidR="00212C75" w:rsidRDefault="00212C75">
      <w:pPr>
        <w:pStyle w:val="CommentText"/>
      </w:pPr>
      <w:r>
        <w:t xml:space="preserve">3. Sin embargo la simulación también presenta importantes problemas. Como es un fenómenos muy complejo hay muchos elementos que estudiar, desde la física de los aviones al tráfico aéreo en sí, y mutuamente relacionados entre sí. Además, al tratarse de un fenómeno en continua evolución, existe un importante componente de exploración de nuevas </w:t>
      </w:r>
      <w:proofErr w:type="spellStart"/>
      <w:r>
        <w:t>posibildades</w:t>
      </w:r>
      <w:proofErr w:type="spellEnd"/>
      <w:r>
        <w:t xml:space="preserve">, por ejemplo la creciente inclusión de los </w:t>
      </w:r>
      <w:proofErr w:type="spellStart"/>
      <w:r>
        <w:t>UAVs</w:t>
      </w:r>
      <w:proofErr w:type="spellEnd"/>
      <w:r>
        <w:t>.</w:t>
      </w:r>
    </w:p>
    <w:p w14:paraId="17B9BE58" w14:textId="77777777" w:rsidR="00212C75" w:rsidRDefault="00212C75">
      <w:pPr>
        <w:pStyle w:val="CommentText"/>
      </w:pPr>
      <w:r>
        <w:t>4.Los simuladores actuales sólo se centran en algunos aspectos, por lo que no permiten analizar qué influencia tienen los otros. Además se trata de herramientas donde el conocimiento se encuentra en el código, por lo que resulta difícil de discutir y elaborar.</w:t>
      </w:r>
    </w:p>
    <w:p w14:paraId="4BC80491" w14:textId="77777777" w:rsidR="00212C75" w:rsidRDefault="00212C75">
      <w:pPr>
        <w:pStyle w:val="CommentText"/>
      </w:pPr>
      <w:r>
        <w:t xml:space="preserve">5. Por ello te planteas que hay que elaborar plataformas de simulación que hagan explícito esa información en un formato de más fácil manipulación. Consideras que las propuestas de desarrollo dirigido por modelos (MDE) pueden ayudar. Para ello el primer paso es elaborar los modelos adecuados. Aquí interviene el ABM (Modelado Basado en Agentes) con sus abstracciones </w:t>
      </w:r>
      <w:proofErr w:type="spellStart"/>
      <w:r>
        <w:t>intencionale</w:t>
      </w:r>
      <w:proofErr w:type="spellEnd"/>
      <w:r>
        <w:t xml:space="preserve"> </w:t>
      </w:r>
      <w:proofErr w:type="spellStart"/>
      <w:r>
        <w:t>sy</w:t>
      </w:r>
      <w:proofErr w:type="spellEnd"/>
      <w:r>
        <w:t xml:space="preserve"> sociales. Esta es la contribución de tu trabajo y, como prueba de concepto, has creado a partir de esos modelos un prototipo de simulador que has validado en una serie de experimentos.</w:t>
      </w:r>
    </w:p>
    <w:p w14:paraId="53641D45" w14:textId="77777777" w:rsidR="00212C75" w:rsidRDefault="00212C75">
      <w:pPr>
        <w:pStyle w:val="CommentText"/>
      </w:pPr>
      <w:r>
        <w:t>6. El resto de la memoria se organiza como sigue... Por cierto, recuerda que esto es una "memoria" o "trabajo fin de máster", pero no un "artículo".</w:t>
      </w:r>
    </w:p>
  </w:comment>
  <w:comment w:id="618" w:author="IO" w:date="2011-06-09T17:54:00Z" w:initials="IO">
    <w:p w14:paraId="277E7555" w14:textId="77777777" w:rsidR="00212C75" w:rsidRDefault="00212C75">
      <w:pPr>
        <w:pStyle w:val="CommentText"/>
      </w:pPr>
      <w:r>
        <w:rPr>
          <w:rStyle w:val="CommentReference"/>
        </w:rPr>
        <w:annotationRef/>
      </w:r>
      <w:r>
        <w:t>Poner algunos.</w:t>
      </w:r>
    </w:p>
  </w:comment>
  <w:comment w:id="1160" w:author="IO" w:date="2011-06-09T17:54:00Z" w:initials="IO">
    <w:p w14:paraId="01350456" w14:textId="77777777" w:rsidR="00212C75" w:rsidRDefault="00212C75">
      <w:pPr>
        <w:pStyle w:val="CommentText"/>
      </w:pPr>
      <w:r>
        <w:rPr>
          <w:rStyle w:val="CommentReference"/>
        </w:rPr>
        <w:annotationRef/>
      </w:r>
      <w:r>
        <w:t>A la parte de simulación del estado del arte.</w:t>
      </w:r>
    </w:p>
  </w:comment>
  <w:comment w:id="2765" w:author="IO" w:date="2011-05-13T12:37:00Z" w:initials="IO">
    <w:p w14:paraId="51DFDA36" w14:textId="77777777" w:rsidR="00212C75" w:rsidRDefault="00212C75">
      <w:pPr>
        <w:pStyle w:val="CommentText"/>
      </w:pPr>
      <w:r>
        <w:rPr>
          <w:rStyle w:val="CommentReference"/>
        </w:rPr>
        <w:annotationRef/>
      </w:r>
      <w:r>
        <w:t>Los requisitos que pongas aquí deben salir del estado del arte. Si hablas de controladores, deben aparecer allí.</w:t>
      </w:r>
    </w:p>
  </w:comment>
  <w:comment w:id="2929" w:author="IO" w:date="2011-05-13T12:52:00Z" w:initials="IO">
    <w:p w14:paraId="2B4E7141" w14:textId="77777777" w:rsidR="00212C75" w:rsidRDefault="00212C75">
      <w:pPr>
        <w:pStyle w:val="CommentText"/>
      </w:pPr>
      <w:r>
        <w:rPr>
          <w:rStyle w:val="CommentReference"/>
        </w:rPr>
        <w:annotationRef/>
      </w:r>
      <w:r>
        <w:t>Esto es justificación del ABM.</w:t>
      </w:r>
    </w:p>
  </w:comment>
  <w:comment w:id="2840" w:author="IO" w:date="2011-05-13T12:47:00Z" w:initials="IO">
    <w:p w14:paraId="05F4857D" w14:textId="77777777" w:rsidR="00212C75" w:rsidRDefault="00212C75">
      <w:pPr>
        <w:pStyle w:val="CommentText"/>
      </w:pPr>
      <w:r>
        <w:rPr>
          <w:rStyle w:val="CommentReference"/>
        </w:rPr>
        <w:annotationRef/>
      </w:r>
      <w:r>
        <w:t>Esto realmente forma parte de una sección dedicada a ABM, dentro de la cual se plantea el uso de INGENIAS.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2761DFC" w14:textId="77777777" w:rsidR="00E31E58" w:rsidRDefault="00E31E58" w:rsidP="00FE689F">
      <w:r>
        <w:separator/>
      </w:r>
    </w:p>
  </w:endnote>
  <w:endnote w:type="continuationSeparator" w:id="0">
    <w:p w14:paraId="38568EA8" w14:textId="77777777" w:rsidR="00E31E58" w:rsidRDefault="00E31E58" w:rsidP="00FE689F">
      <w:r>
        <w:continuationSeparator/>
      </w:r>
    </w:p>
  </w:endnote>
  <w:endnote w:type="continuationNotice" w:id="1">
    <w:p w14:paraId="301E5AA9" w14:textId="77777777" w:rsidR="00E31E58" w:rsidRDefault="00E31E5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TimesNewRomanMS">
    <w:charset w:val="00"/>
    <w:family w:val="swiss"/>
    <w:pitch w:val="default"/>
  </w:font>
  <w:font w:name="TimesNewRomanItMS">
    <w:charset w:val="00"/>
    <w:family w:val="swiss"/>
    <w:pitch w:val="default"/>
    <w:sig w:usb0="00000003" w:usb1="00000000" w:usb2="00000000" w:usb3="00000000" w:csb0="00000001" w:csb1="00000000"/>
  </w:font>
  <w:font w:name="Times-Roman">
    <w:altName w:val="Times New Roman"/>
    <w:charset w:val="00"/>
    <w:family w:val="swiss"/>
    <w:pitch w:val="default"/>
  </w:font>
  <w:font w:name="Times-Italic">
    <w:charset w:val="00"/>
    <w:family w:val="swiss"/>
    <w:pitch w:val="default"/>
  </w:font>
  <w:font w:name="Helvetica-Bold">
    <w:charset w:val="00"/>
    <w:family w:val="swiss"/>
    <w:pitch w:val="default"/>
  </w:font>
  <w:font w:name="TimesNewRomanPSMT">
    <w:panose1 w:val="00000000000000000000"/>
    <w:charset w:val="00"/>
    <w:family w:val="swiss"/>
    <w:notTrueType/>
    <w:pitch w:val="default"/>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ustomXmlInsRangeStart w:id="31" w:author="Orion" w:date="2011-04-24T20:28:00Z"/>
  <w:sdt>
    <w:sdtPr>
      <w:id w:val="-948228162"/>
      <w:docPartObj>
        <w:docPartGallery w:val="Page Numbers (Bottom of Page)"/>
        <w:docPartUnique/>
      </w:docPartObj>
    </w:sdtPr>
    <w:sdtEndPr>
      <w:rPr>
        <w:noProof/>
      </w:rPr>
    </w:sdtEndPr>
    <w:sdtContent>
      <w:customXmlInsRangeEnd w:id="31"/>
      <w:p w14:paraId="0E6BB585" w14:textId="77777777" w:rsidR="00212C75" w:rsidRDefault="00212C75">
        <w:pPr>
          <w:pStyle w:val="Footer"/>
          <w:jc w:val="center"/>
          <w:rPr>
            <w:ins w:id="32" w:author="Orion" w:date="2011-04-24T20:28:00Z"/>
          </w:rPr>
        </w:pPr>
        <w:ins w:id="33" w:author="Orion" w:date="2011-04-24T20:29:00Z">
          <w:r>
            <w:fldChar w:fldCharType="begin"/>
          </w:r>
          <w:r>
            <w:instrText xml:space="preserve"> PAGE   \* MERGEFORMAT </w:instrText>
          </w:r>
          <w:r>
            <w:fldChar w:fldCharType="separate"/>
          </w:r>
        </w:ins>
        <w:r w:rsidR="00FD0345">
          <w:rPr>
            <w:noProof/>
          </w:rPr>
          <w:t>57</w:t>
        </w:r>
        <w:ins w:id="34" w:author="Orion" w:date="2011-04-24T20:29:00Z">
          <w:r>
            <w:rPr>
              <w:noProof/>
            </w:rPr>
            <w:fldChar w:fldCharType="end"/>
          </w:r>
        </w:ins>
      </w:p>
      <w:customXmlInsRangeStart w:id="35" w:author="Orion" w:date="2011-04-24T20:28:00Z"/>
    </w:sdtContent>
  </w:sdt>
  <w:customXmlInsRangeEnd w:id="35"/>
  <w:p w14:paraId="551F620B" w14:textId="77777777" w:rsidR="00212C75" w:rsidRDefault="00212C7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3149761" w14:textId="77777777" w:rsidR="00E31E58" w:rsidRDefault="00E31E58" w:rsidP="00FE689F">
      <w:r>
        <w:separator/>
      </w:r>
    </w:p>
  </w:footnote>
  <w:footnote w:type="continuationSeparator" w:id="0">
    <w:p w14:paraId="0A606DB4" w14:textId="77777777" w:rsidR="00E31E58" w:rsidRDefault="00E31E58" w:rsidP="00FE689F">
      <w:r>
        <w:continuationSeparator/>
      </w:r>
    </w:p>
  </w:footnote>
  <w:footnote w:type="continuationNotice" w:id="1">
    <w:p w14:paraId="04B2EE4F" w14:textId="77777777" w:rsidR="00E31E58" w:rsidRDefault="00E31E58"/>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4795E8" w14:textId="77777777" w:rsidR="00212C75" w:rsidRDefault="00212C7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2"/>
    <w:multiLevelType w:val="multilevel"/>
    <w:tmpl w:val="00000002"/>
    <w:name w:val="WW8Num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3"/>
    <w:multiLevelType w:val="multilevel"/>
    <w:tmpl w:val="00000003"/>
    <w:name w:val="WW8Num3"/>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4"/>
    <w:multiLevelType w:val="multilevel"/>
    <w:tmpl w:val="4F08495C"/>
    <w:name w:val="WW8Num4"/>
    <w:lvl w:ilvl="0">
      <w:start w:val="1"/>
      <w:numFmt w:val="bullet"/>
      <w:lvlText w:val=""/>
      <w:lvlJc w:val="left"/>
      <w:pPr>
        <w:tabs>
          <w:tab w:val="num" w:pos="720"/>
        </w:tabs>
        <w:ind w:left="720" w:hanging="360"/>
      </w:pPr>
      <w:rPr>
        <w:rFonts w:ascii="Wingdings 2" w:hAnsi="Wingdings 2" w:cs="OpenSymbol"/>
        <w:color w:val="auto"/>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0000005"/>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01F954CF"/>
    <w:multiLevelType w:val="hybridMultilevel"/>
    <w:tmpl w:val="B114CD3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043357B3"/>
    <w:multiLevelType w:val="hybridMultilevel"/>
    <w:tmpl w:val="53149F64"/>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0B847FA6"/>
    <w:multiLevelType w:val="hybridMultilevel"/>
    <w:tmpl w:val="A7D070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0DCC09C0"/>
    <w:multiLevelType w:val="hybridMultilevel"/>
    <w:tmpl w:val="7466D526"/>
    <w:lvl w:ilvl="0" w:tplc="023E6064">
      <w:numFmt w:val="bullet"/>
      <w:lvlText w:val="-"/>
      <w:lvlJc w:val="left"/>
      <w:pPr>
        <w:ind w:left="780" w:hanging="360"/>
      </w:pPr>
      <w:rPr>
        <w:rFonts w:ascii="Courier New" w:eastAsia="SimSun" w:hAnsi="Courier New" w:cs="Courier New" w:hint="default"/>
      </w:rPr>
    </w:lvl>
    <w:lvl w:ilvl="1" w:tplc="0C0A0003">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9">
    <w:nsid w:val="10BD4D04"/>
    <w:multiLevelType w:val="hybridMultilevel"/>
    <w:tmpl w:val="398C140A"/>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6712D16"/>
    <w:multiLevelType w:val="hybridMultilevel"/>
    <w:tmpl w:val="B90A52E8"/>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17BB27E3"/>
    <w:multiLevelType w:val="multilevel"/>
    <w:tmpl w:val="BD480CCC"/>
    <w:lvl w:ilvl="0">
      <w:start w:val="1"/>
      <w:numFmt w:val="decimal"/>
      <w:suff w:val="nothing"/>
      <w:lvlText w:val="CHAPTER %1 -  "/>
      <w:lvlJc w:val="left"/>
      <w:pPr>
        <w:ind w:left="0" w:firstLine="0"/>
      </w:pPr>
      <w:rPr>
        <w:rFonts w:ascii="Times New Roman" w:hAnsi="Times New Roman" w:cs="Times New Roman" w:hint="default"/>
        <w:b/>
        <w:i w:val="0"/>
        <w:sz w:val="32"/>
      </w:rPr>
    </w:lvl>
    <w:lvl w:ilvl="1">
      <w:start w:val="1"/>
      <w:numFmt w:val="decimal"/>
      <w:lvlRestart w:val="0"/>
      <w:suff w:val="space"/>
      <w:lvlText w:val="Chapter %2 -"/>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upperLetter"/>
      <w:suff w:val="nothing"/>
      <w:lvlText w:val="Appendix %6 - "/>
      <w:lvlJc w:val="left"/>
      <w:pPr>
        <w:ind w:left="0" w:firstLine="0"/>
      </w:pPr>
      <w:rPr>
        <w:rFonts w:ascii="Times New Roman" w:hAnsi="Times New Roman" w:cs="Times New Roman" w:hint="default"/>
        <w:b/>
        <w:i w:val="0"/>
        <w:sz w:val="32"/>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2">
    <w:nsid w:val="19952AB1"/>
    <w:multiLevelType w:val="hybridMultilevel"/>
    <w:tmpl w:val="21784096"/>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1A090469"/>
    <w:multiLevelType w:val="hybridMultilevel"/>
    <w:tmpl w:val="AC26A970"/>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1F553332"/>
    <w:multiLevelType w:val="hybridMultilevel"/>
    <w:tmpl w:val="60E21A8C"/>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1E75937"/>
    <w:multiLevelType w:val="hybridMultilevel"/>
    <w:tmpl w:val="FC060B7C"/>
    <w:lvl w:ilvl="0" w:tplc="0C0A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4493A44"/>
    <w:multiLevelType w:val="hybridMultilevel"/>
    <w:tmpl w:val="2F0C3D02"/>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26954E94"/>
    <w:multiLevelType w:val="hybridMultilevel"/>
    <w:tmpl w:val="7534ACD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27E83924"/>
    <w:multiLevelType w:val="hybridMultilevel"/>
    <w:tmpl w:val="8CB2EDA6"/>
    <w:lvl w:ilvl="0" w:tplc="023E6064">
      <w:numFmt w:val="bullet"/>
      <w:lvlText w:val="-"/>
      <w:lvlJc w:val="left"/>
      <w:pPr>
        <w:ind w:left="1440" w:hanging="360"/>
      </w:pPr>
      <w:rPr>
        <w:rFonts w:ascii="Courier New" w:eastAsia="SimSun"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9">
    <w:nsid w:val="2CAE4E1E"/>
    <w:multiLevelType w:val="hybridMultilevel"/>
    <w:tmpl w:val="DEC0E6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2F854393"/>
    <w:multiLevelType w:val="hybridMultilevel"/>
    <w:tmpl w:val="4574D4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2FFC21B7"/>
    <w:multiLevelType w:val="hybridMultilevel"/>
    <w:tmpl w:val="4336DDD2"/>
    <w:lvl w:ilvl="0" w:tplc="06B01212">
      <w:start w:val="1"/>
      <w:numFmt w:val="bullet"/>
      <w:lvlText w:val=""/>
      <w:lvlJc w:val="left"/>
      <w:pPr>
        <w:tabs>
          <w:tab w:val="num" w:pos="1152"/>
        </w:tabs>
        <w:ind w:left="1152" w:hanging="216"/>
      </w:pPr>
      <w:rPr>
        <w:rFonts w:ascii="Symbol" w:hAnsi="Symbol" w:hint="default"/>
      </w:rPr>
    </w:lvl>
    <w:lvl w:ilvl="1" w:tplc="04090003">
      <w:start w:val="1"/>
      <w:numFmt w:val="bullet"/>
      <w:lvlText w:val="o"/>
      <w:lvlJc w:val="left"/>
      <w:pPr>
        <w:tabs>
          <w:tab w:val="num" w:pos="2376"/>
        </w:tabs>
        <w:ind w:left="2376" w:hanging="360"/>
      </w:pPr>
      <w:rPr>
        <w:rFonts w:ascii="Courier New" w:hAnsi="Courier New" w:cs="Courier New" w:hint="default"/>
      </w:rPr>
    </w:lvl>
    <w:lvl w:ilvl="2" w:tplc="04090005">
      <w:start w:val="1"/>
      <w:numFmt w:val="bullet"/>
      <w:lvlText w:val=""/>
      <w:lvlJc w:val="left"/>
      <w:pPr>
        <w:tabs>
          <w:tab w:val="num" w:pos="3096"/>
        </w:tabs>
        <w:ind w:left="3096" w:hanging="360"/>
      </w:pPr>
      <w:rPr>
        <w:rFonts w:ascii="Wingdings" w:hAnsi="Wingdings" w:hint="default"/>
      </w:rPr>
    </w:lvl>
    <w:lvl w:ilvl="3" w:tplc="04090001">
      <w:start w:val="1"/>
      <w:numFmt w:val="bullet"/>
      <w:lvlText w:val=""/>
      <w:lvlJc w:val="left"/>
      <w:pPr>
        <w:tabs>
          <w:tab w:val="num" w:pos="3816"/>
        </w:tabs>
        <w:ind w:left="3816" w:hanging="360"/>
      </w:pPr>
      <w:rPr>
        <w:rFonts w:ascii="Symbol" w:hAnsi="Symbol" w:hint="default"/>
      </w:rPr>
    </w:lvl>
    <w:lvl w:ilvl="4" w:tplc="04090003">
      <w:start w:val="1"/>
      <w:numFmt w:val="bullet"/>
      <w:lvlText w:val="o"/>
      <w:lvlJc w:val="left"/>
      <w:pPr>
        <w:tabs>
          <w:tab w:val="num" w:pos="4536"/>
        </w:tabs>
        <w:ind w:left="4536" w:hanging="360"/>
      </w:pPr>
      <w:rPr>
        <w:rFonts w:ascii="Courier New" w:hAnsi="Courier New" w:cs="Courier New" w:hint="default"/>
      </w:rPr>
    </w:lvl>
    <w:lvl w:ilvl="5" w:tplc="04090005">
      <w:start w:val="1"/>
      <w:numFmt w:val="bullet"/>
      <w:lvlText w:val=""/>
      <w:lvlJc w:val="left"/>
      <w:pPr>
        <w:tabs>
          <w:tab w:val="num" w:pos="5256"/>
        </w:tabs>
        <w:ind w:left="5256" w:hanging="360"/>
      </w:pPr>
      <w:rPr>
        <w:rFonts w:ascii="Wingdings" w:hAnsi="Wingdings" w:hint="default"/>
      </w:rPr>
    </w:lvl>
    <w:lvl w:ilvl="6" w:tplc="04090001">
      <w:start w:val="1"/>
      <w:numFmt w:val="bullet"/>
      <w:lvlText w:val=""/>
      <w:lvlJc w:val="left"/>
      <w:pPr>
        <w:tabs>
          <w:tab w:val="num" w:pos="5976"/>
        </w:tabs>
        <w:ind w:left="5976" w:hanging="360"/>
      </w:pPr>
      <w:rPr>
        <w:rFonts w:ascii="Symbol" w:hAnsi="Symbol" w:hint="default"/>
      </w:rPr>
    </w:lvl>
    <w:lvl w:ilvl="7" w:tplc="04090003">
      <w:start w:val="1"/>
      <w:numFmt w:val="bullet"/>
      <w:lvlText w:val="o"/>
      <w:lvlJc w:val="left"/>
      <w:pPr>
        <w:tabs>
          <w:tab w:val="num" w:pos="6696"/>
        </w:tabs>
        <w:ind w:left="6696" w:hanging="360"/>
      </w:pPr>
      <w:rPr>
        <w:rFonts w:ascii="Courier New" w:hAnsi="Courier New" w:cs="Courier New" w:hint="default"/>
      </w:rPr>
    </w:lvl>
    <w:lvl w:ilvl="8" w:tplc="04090005">
      <w:start w:val="1"/>
      <w:numFmt w:val="bullet"/>
      <w:lvlText w:val=""/>
      <w:lvlJc w:val="left"/>
      <w:pPr>
        <w:tabs>
          <w:tab w:val="num" w:pos="7416"/>
        </w:tabs>
        <w:ind w:left="7416" w:hanging="360"/>
      </w:pPr>
      <w:rPr>
        <w:rFonts w:ascii="Wingdings" w:hAnsi="Wingdings" w:hint="default"/>
      </w:rPr>
    </w:lvl>
  </w:abstractNum>
  <w:abstractNum w:abstractNumId="22">
    <w:nsid w:val="396D40D6"/>
    <w:multiLevelType w:val="hybridMultilevel"/>
    <w:tmpl w:val="256C17E2"/>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3A0500DD"/>
    <w:multiLevelType w:val="hybridMultilevel"/>
    <w:tmpl w:val="2D0EF1EC"/>
    <w:lvl w:ilvl="0" w:tplc="023E6064">
      <w:numFmt w:val="bullet"/>
      <w:lvlText w:val="-"/>
      <w:lvlJc w:val="left"/>
      <w:pPr>
        <w:ind w:left="720" w:hanging="360"/>
      </w:pPr>
      <w:rPr>
        <w:rFonts w:ascii="Courier New" w:eastAsia="SimSun"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3A2C75C0"/>
    <w:multiLevelType w:val="hybridMultilevel"/>
    <w:tmpl w:val="51B29E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48645A06"/>
    <w:multiLevelType w:val="hybridMultilevel"/>
    <w:tmpl w:val="E47E6994"/>
    <w:lvl w:ilvl="0" w:tplc="0C0A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90E7546"/>
    <w:multiLevelType w:val="hybridMultilevel"/>
    <w:tmpl w:val="AB767386"/>
    <w:lvl w:ilvl="0" w:tplc="023E6064">
      <w:numFmt w:val="bullet"/>
      <w:lvlText w:val="-"/>
      <w:lvlJc w:val="left"/>
      <w:pPr>
        <w:ind w:left="720" w:hanging="360"/>
      </w:pPr>
      <w:rPr>
        <w:rFonts w:ascii="Courier New" w:eastAsia="SimSu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C4C4493"/>
    <w:multiLevelType w:val="hybridMultilevel"/>
    <w:tmpl w:val="DF788E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56B1F21"/>
    <w:multiLevelType w:val="hybridMultilevel"/>
    <w:tmpl w:val="93E67B88"/>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5804577A"/>
    <w:multiLevelType w:val="hybridMultilevel"/>
    <w:tmpl w:val="3A80A0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5BC321ED"/>
    <w:multiLevelType w:val="hybridMultilevel"/>
    <w:tmpl w:val="9A2C1928"/>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5FDA7CA7"/>
    <w:multiLevelType w:val="hybridMultilevel"/>
    <w:tmpl w:val="2F0C3D02"/>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5FDB2FAF"/>
    <w:multiLevelType w:val="hybridMultilevel"/>
    <w:tmpl w:val="1830606E"/>
    <w:lvl w:ilvl="0" w:tplc="023E6064">
      <w:numFmt w:val="bullet"/>
      <w:lvlText w:val="-"/>
      <w:lvlJc w:val="left"/>
      <w:pPr>
        <w:ind w:left="787" w:hanging="360"/>
      </w:pPr>
      <w:rPr>
        <w:rFonts w:ascii="Courier New" w:eastAsia="SimSun" w:hAnsi="Courier New" w:cs="Courier New"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33">
    <w:nsid w:val="687352E5"/>
    <w:multiLevelType w:val="hybridMultilevel"/>
    <w:tmpl w:val="B2FCE5A4"/>
    <w:lvl w:ilvl="0" w:tplc="023E6064">
      <w:numFmt w:val="bullet"/>
      <w:lvlText w:val="-"/>
      <w:lvlJc w:val="left"/>
      <w:pPr>
        <w:ind w:left="720" w:hanging="360"/>
      </w:pPr>
      <w:rPr>
        <w:rFonts w:ascii="Courier New" w:eastAsia="SimSu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E2F4652"/>
    <w:multiLevelType w:val="hybridMultilevel"/>
    <w:tmpl w:val="9B524172"/>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nsid w:val="7103446A"/>
    <w:multiLevelType w:val="hybridMultilevel"/>
    <w:tmpl w:val="C2B883D8"/>
    <w:lvl w:ilvl="0" w:tplc="023E6064">
      <w:numFmt w:val="bullet"/>
      <w:lvlText w:val="-"/>
      <w:lvlJc w:val="left"/>
      <w:pPr>
        <w:ind w:left="720" w:hanging="360"/>
      </w:pPr>
      <w:rPr>
        <w:rFonts w:ascii="Courier New" w:eastAsia="SimSu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43038F3"/>
    <w:multiLevelType w:val="hybridMultilevel"/>
    <w:tmpl w:val="E24ABDF4"/>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7"/>
  </w:num>
  <w:num w:numId="7">
    <w:abstractNumId w:val="29"/>
  </w:num>
  <w:num w:numId="8">
    <w:abstractNumId w:val="17"/>
  </w:num>
  <w:num w:numId="9">
    <w:abstractNumId w:val="5"/>
  </w:num>
  <w:num w:numId="10">
    <w:abstractNumId w:val="30"/>
  </w:num>
  <w:num w:numId="11">
    <w:abstractNumId w:val="34"/>
  </w:num>
  <w:num w:numId="12">
    <w:abstractNumId w:val="21"/>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2"/>
  </w:num>
  <w:num w:numId="15">
    <w:abstractNumId w:val="35"/>
  </w:num>
  <w:num w:numId="16">
    <w:abstractNumId w:val="33"/>
  </w:num>
  <w:num w:numId="17">
    <w:abstractNumId w:val="26"/>
  </w:num>
  <w:num w:numId="18">
    <w:abstractNumId w:val="27"/>
  </w:num>
  <w:num w:numId="19">
    <w:abstractNumId w:val="25"/>
  </w:num>
  <w:num w:numId="20">
    <w:abstractNumId w:val="15"/>
  </w:num>
  <w:num w:numId="21">
    <w:abstractNumId w:val="20"/>
  </w:num>
  <w:num w:numId="22">
    <w:abstractNumId w:val="16"/>
  </w:num>
  <w:num w:numId="23">
    <w:abstractNumId w:val="23"/>
  </w:num>
  <w:num w:numId="24">
    <w:abstractNumId w:val="28"/>
  </w:num>
  <w:num w:numId="25">
    <w:abstractNumId w:val="8"/>
  </w:num>
  <w:num w:numId="26">
    <w:abstractNumId w:val="12"/>
  </w:num>
  <w:num w:numId="27">
    <w:abstractNumId w:val="10"/>
  </w:num>
  <w:num w:numId="28">
    <w:abstractNumId w:val="36"/>
  </w:num>
  <w:num w:numId="29">
    <w:abstractNumId w:val="13"/>
  </w:num>
  <w:num w:numId="30">
    <w:abstractNumId w:val="22"/>
  </w:num>
  <w:num w:numId="31">
    <w:abstractNumId w:val="31"/>
  </w:num>
  <w:num w:numId="32">
    <w:abstractNumId w:val="14"/>
  </w:num>
  <w:num w:numId="33">
    <w:abstractNumId w:val="6"/>
  </w:num>
  <w:num w:numId="34">
    <w:abstractNumId w:val="18"/>
  </w:num>
  <w:num w:numId="35">
    <w:abstractNumId w:val="9"/>
  </w:num>
  <w:num w:numId="36">
    <w:abstractNumId w:val="19"/>
  </w:num>
  <w:num w:numId="3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7E06"/>
    <w:rsid w:val="00001A1C"/>
    <w:rsid w:val="00002227"/>
    <w:rsid w:val="000039EC"/>
    <w:rsid w:val="000040DF"/>
    <w:rsid w:val="0000476B"/>
    <w:rsid w:val="00004E57"/>
    <w:rsid w:val="00006390"/>
    <w:rsid w:val="00010B0A"/>
    <w:rsid w:val="00011CB0"/>
    <w:rsid w:val="00012EF0"/>
    <w:rsid w:val="000137F4"/>
    <w:rsid w:val="000146FD"/>
    <w:rsid w:val="00016662"/>
    <w:rsid w:val="000175DE"/>
    <w:rsid w:val="00017F0C"/>
    <w:rsid w:val="00020E73"/>
    <w:rsid w:val="000227E4"/>
    <w:rsid w:val="00022B9B"/>
    <w:rsid w:val="000230BE"/>
    <w:rsid w:val="00024F31"/>
    <w:rsid w:val="00025C0F"/>
    <w:rsid w:val="000260AE"/>
    <w:rsid w:val="00026233"/>
    <w:rsid w:val="000264CF"/>
    <w:rsid w:val="00026D82"/>
    <w:rsid w:val="00027D36"/>
    <w:rsid w:val="0003054C"/>
    <w:rsid w:val="00030AF7"/>
    <w:rsid w:val="00033D31"/>
    <w:rsid w:val="00033E0C"/>
    <w:rsid w:val="00034022"/>
    <w:rsid w:val="00034B85"/>
    <w:rsid w:val="000375FF"/>
    <w:rsid w:val="00040C3D"/>
    <w:rsid w:val="0004193A"/>
    <w:rsid w:val="0004290C"/>
    <w:rsid w:val="00043008"/>
    <w:rsid w:val="000448F8"/>
    <w:rsid w:val="00044CE9"/>
    <w:rsid w:val="00045C9C"/>
    <w:rsid w:val="00050092"/>
    <w:rsid w:val="00051E38"/>
    <w:rsid w:val="00051FDE"/>
    <w:rsid w:val="00053EC0"/>
    <w:rsid w:val="00055AC8"/>
    <w:rsid w:val="00056B80"/>
    <w:rsid w:val="00056E1E"/>
    <w:rsid w:val="000572CC"/>
    <w:rsid w:val="000609BC"/>
    <w:rsid w:val="00061499"/>
    <w:rsid w:val="0006223B"/>
    <w:rsid w:val="0006231C"/>
    <w:rsid w:val="0006359C"/>
    <w:rsid w:val="00063E24"/>
    <w:rsid w:val="000642F6"/>
    <w:rsid w:val="0006481D"/>
    <w:rsid w:val="00065B16"/>
    <w:rsid w:val="00067307"/>
    <w:rsid w:val="000708FC"/>
    <w:rsid w:val="000723AD"/>
    <w:rsid w:val="00073DAF"/>
    <w:rsid w:val="00075C61"/>
    <w:rsid w:val="00076129"/>
    <w:rsid w:val="00080145"/>
    <w:rsid w:val="000811B4"/>
    <w:rsid w:val="00082449"/>
    <w:rsid w:val="00084737"/>
    <w:rsid w:val="00085086"/>
    <w:rsid w:val="000852AC"/>
    <w:rsid w:val="0008602D"/>
    <w:rsid w:val="00090943"/>
    <w:rsid w:val="00092835"/>
    <w:rsid w:val="00093552"/>
    <w:rsid w:val="00093789"/>
    <w:rsid w:val="0009447C"/>
    <w:rsid w:val="0009461E"/>
    <w:rsid w:val="000947F2"/>
    <w:rsid w:val="000977BC"/>
    <w:rsid w:val="000A07B8"/>
    <w:rsid w:val="000A0BA7"/>
    <w:rsid w:val="000A1AF1"/>
    <w:rsid w:val="000A26F6"/>
    <w:rsid w:val="000A3419"/>
    <w:rsid w:val="000A34F4"/>
    <w:rsid w:val="000A353D"/>
    <w:rsid w:val="000A4BA4"/>
    <w:rsid w:val="000B08F3"/>
    <w:rsid w:val="000B0A95"/>
    <w:rsid w:val="000B0B40"/>
    <w:rsid w:val="000B0F6F"/>
    <w:rsid w:val="000B12C1"/>
    <w:rsid w:val="000B1C5C"/>
    <w:rsid w:val="000B2D34"/>
    <w:rsid w:val="000B3D0C"/>
    <w:rsid w:val="000B4445"/>
    <w:rsid w:val="000B5016"/>
    <w:rsid w:val="000B5AA8"/>
    <w:rsid w:val="000B60E1"/>
    <w:rsid w:val="000B6344"/>
    <w:rsid w:val="000B72FD"/>
    <w:rsid w:val="000B7D01"/>
    <w:rsid w:val="000C069E"/>
    <w:rsid w:val="000C2851"/>
    <w:rsid w:val="000C3948"/>
    <w:rsid w:val="000C4995"/>
    <w:rsid w:val="000D0A3D"/>
    <w:rsid w:val="000D0D24"/>
    <w:rsid w:val="000D5529"/>
    <w:rsid w:val="000D5C43"/>
    <w:rsid w:val="000D70D3"/>
    <w:rsid w:val="000E1B42"/>
    <w:rsid w:val="000E1E15"/>
    <w:rsid w:val="000E2AA8"/>
    <w:rsid w:val="000E3773"/>
    <w:rsid w:val="000E47D2"/>
    <w:rsid w:val="000E668C"/>
    <w:rsid w:val="000F0CC0"/>
    <w:rsid w:val="000F2146"/>
    <w:rsid w:val="000F2939"/>
    <w:rsid w:val="000F41AC"/>
    <w:rsid w:val="000F4672"/>
    <w:rsid w:val="000F5CCA"/>
    <w:rsid w:val="000F6D72"/>
    <w:rsid w:val="000F777B"/>
    <w:rsid w:val="001010ED"/>
    <w:rsid w:val="00104739"/>
    <w:rsid w:val="00104D5E"/>
    <w:rsid w:val="00105D39"/>
    <w:rsid w:val="00106735"/>
    <w:rsid w:val="00106E1A"/>
    <w:rsid w:val="001113F9"/>
    <w:rsid w:val="001120A7"/>
    <w:rsid w:val="00112FDE"/>
    <w:rsid w:val="00115A79"/>
    <w:rsid w:val="001161A3"/>
    <w:rsid w:val="001166AC"/>
    <w:rsid w:val="0011673E"/>
    <w:rsid w:val="00117759"/>
    <w:rsid w:val="00120931"/>
    <w:rsid w:val="00120D3C"/>
    <w:rsid w:val="0012278B"/>
    <w:rsid w:val="001232B1"/>
    <w:rsid w:val="0012339A"/>
    <w:rsid w:val="001242D9"/>
    <w:rsid w:val="001244FA"/>
    <w:rsid w:val="00125E33"/>
    <w:rsid w:val="00125E39"/>
    <w:rsid w:val="00126217"/>
    <w:rsid w:val="001262AB"/>
    <w:rsid w:val="00127157"/>
    <w:rsid w:val="00130DC7"/>
    <w:rsid w:val="00130F25"/>
    <w:rsid w:val="001325BE"/>
    <w:rsid w:val="0013471B"/>
    <w:rsid w:val="001351D2"/>
    <w:rsid w:val="00135BE9"/>
    <w:rsid w:val="0013747B"/>
    <w:rsid w:val="00140686"/>
    <w:rsid w:val="00140E96"/>
    <w:rsid w:val="00141752"/>
    <w:rsid w:val="00142A7F"/>
    <w:rsid w:val="00142D9A"/>
    <w:rsid w:val="00143591"/>
    <w:rsid w:val="0014373B"/>
    <w:rsid w:val="00144F7E"/>
    <w:rsid w:val="0014562E"/>
    <w:rsid w:val="0014566E"/>
    <w:rsid w:val="00145693"/>
    <w:rsid w:val="00147F2C"/>
    <w:rsid w:val="00152534"/>
    <w:rsid w:val="00152A89"/>
    <w:rsid w:val="00152E0C"/>
    <w:rsid w:val="00154CF7"/>
    <w:rsid w:val="0015736B"/>
    <w:rsid w:val="00160B52"/>
    <w:rsid w:val="00160F80"/>
    <w:rsid w:val="001616D6"/>
    <w:rsid w:val="0016199A"/>
    <w:rsid w:val="00161E38"/>
    <w:rsid w:val="00162D18"/>
    <w:rsid w:val="001632CA"/>
    <w:rsid w:val="00163557"/>
    <w:rsid w:val="00164843"/>
    <w:rsid w:val="00165FA9"/>
    <w:rsid w:val="00166168"/>
    <w:rsid w:val="00167A29"/>
    <w:rsid w:val="00171862"/>
    <w:rsid w:val="00172B86"/>
    <w:rsid w:val="00173B16"/>
    <w:rsid w:val="00173DF9"/>
    <w:rsid w:val="00174069"/>
    <w:rsid w:val="00175493"/>
    <w:rsid w:val="00175D94"/>
    <w:rsid w:val="0017626F"/>
    <w:rsid w:val="0017656A"/>
    <w:rsid w:val="0017775B"/>
    <w:rsid w:val="00181070"/>
    <w:rsid w:val="00181F79"/>
    <w:rsid w:val="001836F1"/>
    <w:rsid w:val="00183C90"/>
    <w:rsid w:val="0018606D"/>
    <w:rsid w:val="0018750F"/>
    <w:rsid w:val="00191E5D"/>
    <w:rsid w:val="001924DD"/>
    <w:rsid w:val="0019268C"/>
    <w:rsid w:val="00192B27"/>
    <w:rsid w:val="00193F87"/>
    <w:rsid w:val="0019649F"/>
    <w:rsid w:val="001973B6"/>
    <w:rsid w:val="001A072A"/>
    <w:rsid w:val="001A2EC8"/>
    <w:rsid w:val="001A3263"/>
    <w:rsid w:val="001A4B14"/>
    <w:rsid w:val="001A6151"/>
    <w:rsid w:val="001A6225"/>
    <w:rsid w:val="001A630E"/>
    <w:rsid w:val="001A69E9"/>
    <w:rsid w:val="001B1802"/>
    <w:rsid w:val="001B21E2"/>
    <w:rsid w:val="001B2BBD"/>
    <w:rsid w:val="001B61AA"/>
    <w:rsid w:val="001B6ECB"/>
    <w:rsid w:val="001C001A"/>
    <w:rsid w:val="001C0240"/>
    <w:rsid w:val="001C035E"/>
    <w:rsid w:val="001C0AA0"/>
    <w:rsid w:val="001C220E"/>
    <w:rsid w:val="001C313E"/>
    <w:rsid w:val="001C371D"/>
    <w:rsid w:val="001C37B5"/>
    <w:rsid w:val="001C3CF5"/>
    <w:rsid w:val="001C636D"/>
    <w:rsid w:val="001D0B36"/>
    <w:rsid w:val="001D111C"/>
    <w:rsid w:val="001D1141"/>
    <w:rsid w:val="001D2364"/>
    <w:rsid w:val="001D27C3"/>
    <w:rsid w:val="001D28BC"/>
    <w:rsid w:val="001D2C2B"/>
    <w:rsid w:val="001D4309"/>
    <w:rsid w:val="001D5A64"/>
    <w:rsid w:val="001D6AFA"/>
    <w:rsid w:val="001D74F4"/>
    <w:rsid w:val="001E0A92"/>
    <w:rsid w:val="001E0BA8"/>
    <w:rsid w:val="001E116E"/>
    <w:rsid w:val="001E1F63"/>
    <w:rsid w:val="001E208C"/>
    <w:rsid w:val="001E27AC"/>
    <w:rsid w:val="001E2920"/>
    <w:rsid w:val="001E2921"/>
    <w:rsid w:val="001E38DD"/>
    <w:rsid w:val="001E41E1"/>
    <w:rsid w:val="001E5535"/>
    <w:rsid w:val="001E6F13"/>
    <w:rsid w:val="001E70CF"/>
    <w:rsid w:val="001F2B7F"/>
    <w:rsid w:val="001F2F2D"/>
    <w:rsid w:val="001F6BBC"/>
    <w:rsid w:val="001F6EAC"/>
    <w:rsid w:val="001F7EAC"/>
    <w:rsid w:val="0020494C"/>
    <w:rsid w:val="00205B24"/>
    <w:rsid w:val="00205C50"/>
    <w:rsid w:val="002100B5"/>
    <w:rsid w:val="00212437"/>
    <w:rsid w:val="00212C75"/>
    <w:rsid w:val="00216C93"/>
    <w:rsid w:val="00216E98"/>
    <w:rsid w:val="00217BCF"/>
    <w:rsid w:val="00220451"/>
    <w:rsid w:val="0022119E"/>
    <w:rsid w:val="002232C1"/>
    <w:rsid w:val="00224150"/>
    <w:rsid w:val="00224323"/>
    <w:rsid w:val="00225661"/>
    <w:rsid w:val="002259DD"/>
    <w:rsid w:val="00225F14"/>
    <w:rsid w:val="002266A7"/>
    <w:rsid w:val="00231845"/>
    <w:rsid w:val="00233DD2"/>
    <w:rsid w:val="00234823"/>
    <w:rsid w:val="00234DDA"/>
    <w:rsid w:val="00235EE7"/>
    <w:rsid w:val="00237F99"/>
    <w:rsid w:val="0024030D"/>
    <w:rsid w:val="0024129B"/>
    <w:rsid w:val="002415A2"/>
    <w:rsid w:val="00241E95"/>
    <w:rsid w:val="0024346B"/>
    <w:rsid w:val="0024411C"/>
    <w:rsid w:val="00245A3F"/>
    <w:rsid w:val="00245BA7"/>
    <w:rsid w:val="00246937"/>
    <w:rsid w:val="002471D1"/>
    <w:rsid w:val="002473D8"/>
    <w:rsid w:val="0024780B"/>
    <w:rsid w:val="00251CCB"/>
    <w:rsid w:val="00252D3F"/>
    <w:rsid w:val="0025314A"/>
    <w:rsid w:val="002537E1"/>
    <w:rsid w:val="002539EB"/>
    <w:rsid w:val="00254432"/>
    <w:rsid w:val="002557EE"/>
    <w:rsid w:val="00256F58"/>
    <w:rsid w:val="00256FD9"/>
    <w:rsid w:val="002570EE"/>
    <w:rsid w:val="00260A98"/>
    <w:rsid w:val="00261083"/>
    <w:rsid w:val="00261312"/>
    <w:rsid w:val="00261986"/>
    <w:rsid w:val="00261C36"/>
    <w:rsid w:val="0026344F"/>
    <w:rsid w:val="002651A4"/>
    <w:rsid w:val="00265261"/>
    <w:rsid w:val="00265D10"/>
    <w:rsid w:val="00266A4F"/>
    <w:rsid w:val="00266CFB"/>
    <w:rsid w:val="00267446"/>
    <w:rsid w:val="002731E7"/>
    <w:rsid w:val="00273618"/>
    <w:rsid w:val="0027465D"/>
    <w:rsid w:val="0027717A"/>
    <w:rsid w:val="0027784A"/>
    <w:rsid w:val="002800BB"/>
    <w:rsid w:val="002809A4"/>
    <w:rsid w:val="00280DF8"/>
    <w:rsid w:val="002810B1"/>
    <w:rsid w:val="0028425B"/>
    <w:rsid w:val="002849FC"/>
    <w:rsid w:val="00286F25"/>
    <w:rsid w:val="00287931"/>
    <w:rsid w:val="002909F2"/>
    <w:rsid w:val="00292B7D"/>
    <w:rsid w:val="002930B4"/>
    <w:rsid w:val="00293C08"/>
    <w:rsid w:val="00293D27"/>
    <w:rsid w:val="00293FE0"/>
    <w:rsid w:val="002944E7"/>
    <w:rsid w:val="00295116"/>
    <w:rsid w:val="0029593A"/>
    <w:rsid w:val="00295A33"/>
    <w:rsid w:val="002966A1"/>
    <w:rsid w:val="002A2465"/>
    <w:rsid w:val="002A384D"/>
    <w:rsid w:val="002A3F34"/>
    <w:rsid w:val="002A4FEC"/>
    <w:rsid w:val="002A64E7"/>
    <w:rsid w:val="002A730E"/>
    <w:rsid w:val="002B2B1D"/>
    <w:rsid w:val="002B37AE"/>
    <w:rsid w:val="002B3B09"/>
    <w:rsid w:val="002B4BCF"/>
    <w:rsid w:val="002B6451"/>
    <w:rsid w:val="002C0495"/>
    <w:rsid w:val="002C0EFF"/>
    <w:rsid w:val="002C1225"/>
    <w:rsid w:val="002C1904"/>
    <w:rsid w:val="002C24B0"/>
    <w:rsid w:val="002C2AFB"/>
    <w:rsid w:val="002C4E30"/>
    <w:rsid w:val="002C4F2E"/>
    <w:rsid w:val="002C566A"/>
    <w:rsid w:val="002C624F"/>
    <w:rsid w:val="002C6460"/>
    <w:rsid w:val="002C72A1"/>
    <w:rsid w:val="002C736C"/>
    <w:rsid w:val="002D058E"/>
    <w:rsid w:val="002D13A6"/>
    <w:rsid w:val="002D1A53"/>
    <w:rsid w:val="002D1D66"/>
    <w:rsid w:val="002D2823"/>
    <w:rsid w:val="002D2FC9"/>
    <w:rsid w:val="002D38E1"/>
    <w:rsid w:val="002D3EC0"/>
    <w:rsid w:val="002D3EF2"/>
    <w:rsid w:val="002D40E7"/>
    <w:rsid w:val="002D44D3"/>
    <w:rsid w:val="002D48A2"/>
    <w:rsid w:val="002D5955"/>
    <w:rsid w:val="002D5F63"/>
    <w:rsid w:val="002E0930"/>
    <w:rsid w:val="002E2310"/>
    <w:rsid w:val="002E41B0"/>
    <w:rsid w:val="002E64BB"/>
    <w:rsid w:val="002E6A70"/>
    <w:rsid w:val="002E7681"/>
    <w:rsid w:val="002E790F"/>
    <w:rsid w:val="002E7A74"/>
    <w:rsid w:val="002E7BDA"/>
    <w:rsid w:val="002F2707"/>
    <w:rsid w:val="002F2CBC"/>
    <w:rsid w:val="002F3025"/>
    <w:rsid w:val="002F3D6F"/>
    <w:rsid w:val="002F41ED"/>
    <w:rsid w:val="002F5FB4"/>
    <w:rsid w:val="002F6CE4"/>
    <w:rsid w:val="00301D83"/>
    <w:rsid w:val="00302296"/>
    <w:rsid w:val="00302ACA"/>
    <w:rsid w:val="00302E18"/>
    <w:rsid w:val="003037BE"/>
    <w:rsid w:val="00304354"/>
    <w:rsid w:val="003053E5"/>
    <w:rsid w:val="00306CAF"/>
    <w:rsid w:val="00311117"/>
    <w:rsid w:val="0031123C"/>
    <w:rsid w:val="00316790"/>
    <w:rsid w:val="00317249"/>
    <w:rsid w:val="003176EB"/>
    <w:rsid w:val="00317F3A"/>
    <w:rsid w:val="00317FD4"/>
    <w:rsid w:val="003219FD"/>
    <w:rsid w:val="00322EC8"/>
    <w:rsid w:val="00323F6E"/>
    <w:rsid w:val="0033227D"/>
    <w:rsid w:val="003357FA"/>
    <w:rsid w:val="003422A3"/>
    <w:rsid w:val="00342684"/>
    <w:rsid w:val="00343B72"/>
    <w:rsid w:val="00343CEF"/>
    <w:rsid w:val="003457F6"/>
    <w:rsid w:val="003461F7"/>
    <w:rsid w:val="00346226"/>
    <w:rsid w:val="00347196"/>
    <w:rsid w:val="003471B9"/>
    <w:rsid w:val="00350660"/>
    <w:rsid w:val="00351799"/>
    <w:rsid w:val="00351806"/>
    <w:rsid w:val="00352D7E"/>
    <w:rsid w:val="0035314F"/>
    <w:rsid w:val="0035485D"/>
    <w:rsid w:val="00354EFA"/>
    <w:rsid w:val="003574A0"/>
    <w:rsid w:val="0036007B"/>
    <w:rsid w:val="00360FD2"/>
    <w:rsid w:val="00361DDA"/>
    <w:rsid w:val="00362024"/>
    <w:rsid w:val="00363095"/>
    <w:rsid w:val="00364ED4"/>
    <w:rsid w:val="00366188"/>
    <w:rsid w:val="00366B82"/>
    <w:rsid w:val="003711C5"/>
    <w:rsid w:val="0037198D"/>
    <w:rsid w:val="00372427"/>
    <w:rsid w:val="00372E64"/>
    <w:rsid w:val="00373FD0"/>
    <w:rsid w:val="00374917"/>
    <w:rsid w:val="00375556"/>
    <w:rsid w:val="0037599C"/>
    <w:rsid w:val="00375A30"/>
    <w:rsid w:val="00376A29"/>
    <w:rsid w:val="003800F7"/>
    <w:rsid w:val="00380642"/>
    <w:rsid w:val="00382AD3"/>
    <w:rsid w:val="003838FA"/>
    <w:rsid w:val="00383C70"/>
    <w:rsid w:val="00385BC1"/>
    <w:rsid w:val="00392488"/>
    <w:rsid w:val="003926F0"/>
    <w:rsid w:val="00394A51"/>
    <w:rsid w:val="00396BA8"/>
    <w:rsid w:val="003A1EB2"/>
    <w:rsid w:val="003A342D"/>
    <w:rsid w:val="003A7D1F"/>
    <w:rsid w:val="003B0805"/>
    <w:rsid w:val="003B2E3B"/>
    <w:rsid w:val="003B35CC"/>
    <w:rsid w:val="003B5356"/>
    <w:rsid w:val="003B77C2"/>
    <w:rsid w:val="003C05EA"/>
    <w:rsid w:val="003C15F1"/>
    <w:rsid w:val="003C22FC"/>
    <w:rsid w:val="003C27E3"/>
    <w:rsid w:val="003C6C91"/>
    <w:rsid w:val="003C6F5B"/>
    <w:rsid w:val="003D0A28"/>
    <w:rsid w:val="003D0D14"/>
    <w:rsid w:val="003D1DFD"/>
    <w:rsid w:val="003D20C1"/>
    <w:rsid w:val="003D2161"/>
    <w:rsid w:val="003D31EF"/>
    <w:rsid w:val="003D3F86"/>
    <w:rsid w:val="003D4F2C"/>
    <w:rsid w:val="003D52F1"/>
    <w:rsid w:val="003D53DC"/>
    <w:rsid w:val="003E04E6"/>
    <w:rsid w:val="003E2115"/>
    <w:rsid w:val="003E25F4"/>
    <w:rsid w:val="003E2ECA"/>
    <w:rsid w:val="003E5207"/>
    <w:rsid w:val="003E525B"/>
    <w:rsid w:val="003E54EB"/>
    <w:rsid w:val="003E54EC"/>
    <w:rsid w:val="003E656B"/>
    <w:rsid w:val="003E78D2"/>
    <w:rsid w:val="003F0B04"/>
    <w:rsid w:val="003F0E39"/>
    <w:rsid w:val="003F0E57"/>
    <w:rsid w:val="003F1EB8"/>
    <w:rsid w:val="003F4E3A"/>
    <w:rsid w:val="003F7DFA"/>
    <w:rsid w:val="00400128"/>
    <w:rsid w:val="004007AD"/>
    <w:rsid w:val="004019A3"/>
    <w:rsid w:val="00402927"/>
    <w:rsid w:val="00403105"/>
    <w:rsid w:val="004031CD"/>
    <w:rsid w:val="004036ED"/>
    <w:rsid w:val="004040D0"/>
    <w:rsid w:val="00404C16"/>
    <w:rsid w:val="00405F7F"/>
    <w:rsid w:val="0041005A"/>
    <w:rsid w:val="00412A64"/>
    <w:rsid w:val="00414312"/>
    <w:rsid w:val="00414AE1"/>
    <w:rsid w:val="00415F96"/>
    <w:rsid w:val="0041786B"/>
    <w:rsid w:val="00417DB1"/>
    <w:rsid w:val="00417E14"/>
    <w:rsid w:val="00417FC8"/>
    <w:rsid w:val="00426907"/>
    <w:rsid w:val="0042699C"/>
    <w:rsid w:val="00430DFD"/>
    <w:rsid w:val="004310E2"/>
    <w:rsid w:val="00431346"/>
    <w:rsid w:val="0043167B"/>
    <w:rsid w:val="00431DBD"/>
    <w:rsid w:val="00431F18"/>
    <w:rsid w:val="00432D4C"/>
    <w:rsid w:val="00437154"/>
    <w:rsid w:val="00442E8B"/>
    <w:rsid w:val="00443E33"/>
    <w:rsid w:val="00444037"/>
    <w:rsid w:val="00446B11"/>
    <w:rsid w:val="00447703"/>
    <w:rsid w:val="00447CE7"/>
    <w:rsid w:val="00451D1A"/>
    <w:rsid w:val="00451E80"/>
    <w:rsid w:val="00452836"/>
    <w:rsid w:val="00454BEB"/>
    <w:rsid w:val="004567F9"/>
    <w:rsid w:val="004570B0"/>
    <w:rsid w:val="00457647"/>
    <w:rsid w:val="0046189B"/>
    <w:rsid w:val="004654A3"/>
    <w:rsid w:val="004668E7"/>
    <w:rsid w:val="00466BB7"/>
    <w:rsid w:val="004706C3"/>
    <w:rsid w:val="004721CC"/>
    <w:rsid w:val="004772D5"/>
    <w:rsid w:val="00477586"/>
    <w:rsid w:val="0047763F"/>
    <w:rsid w:val="00477B5B"/>
    <w:rsid w:val="00477B5F"/>
    <w:rsid w:val="004800ED"/>
    <w:rsid w:val="0048048B"/>
    <w:rsid w:val="00482521"/>
    <w:rsid w:val="00483013"/>
    <w:rsid w:val="00483E03"/>
    <w:rsid w:val="004840B0"/>
    <w:rsid w:val="00485059"/>
    <w:rsid w:val="004861EC"/>
    <w:rsid w:val="00486EE2"/>
    <w:rsid w:val="004902DC"/>
    <w:rsid w:val="0049076F"/>
    <w:rsid w:val="004913D5"/>
    <w:rsid w:val="00491715"/>
    <w:rsid w:val="00491A1B"/>
    <w:rsid w:val="00496DC9"/>
    <w:rsid w:val="004971A7"/>
    <w:rsid w:val="00497A8C"/>
    <w:rsid w:val="004A0040"/>
    <w:rsid w:val="004A03F0"/>
    <w:rsid w:val="004A07AB"/>
    <w:rsid w:val="004A1DE4"/>
    <w:rsid w:val="004A6F72"/>
    <w:rsid w:val="004A731D"/>
    <w:rsid w:val="004A750C"/>
    <w:rsid w:val="004A758F"/>
    <w:rsid w:val="004B01EE"/>
    <w:rsid w:val="004B1C04"/>
    <w:rsid w:val="004B1DC4"/>
    <w:rsid w:val="004B2787"/>
    <w:rsid w:val="004B5B9D"/>
    <w:rsid w:val="004B5D0F"/>
    <w:rsid w:val="004B6482"/>
    <w:rsid w:val="004B730B"/>
    <w:rsid w:val="004B7808"/>
    <w:rsid w:val="004C00D3"/>
    <w:rsid w:val="004C05E6"/>
    <w:rsid w:val="004C3908"/>
    <w:rsid w:val="004C3FFA"/>
    <w:rsid w:val="004C436E"/>
    <w:rsid w:val="004C468C"/>
    <w:rsid w:val="004C625E"/>
    <w:rsid w:val="004C6681"/>
    <w:rsid w:val="004C67D2"/>
    <w:rsid w:val="004C7452"/>
    <w:rsid w:val="004C7C11"/>
    <w:rsid w:val="004D02F4"/>
    <w:rsid w:val="004D1B77"/>
    <w:rsid w:val="004D2204"/>
    <w:rsid w:val="004D2807"/>
    <w:rsid w:val="004D34F6"/>
    <w:rsid w:val="004D480B"/>
    <w:rsid w:val="004D5116"/>
    <w:rsid w:val="004D60AE"/>
    <w:rsid w:val="004D650B"/>
    <w:rsid w:val="004D7BB7"/>
    <w:rsid w:val="004E01F8"/>
    <w:rsid w:val="004E0A0B"/>
    <w:rsid w:val="004E0E0D"/>
    <w:rsid w:val="004E2A82"/>
    <w:rsid w:val="004E2AEB"/>
    <w:rsid w:val="004E42FF"/>
    <w:rsid w:val="004E5B6A"/>
    <w:rsid w:val="004E6600"/>
    <w:rsid w:val="004E6D87"/>
    <w:rsid w:val="004F2769"/>
    <w:rsid w:val="004F45E4"/>
    <w:rsid w:val="004F60F0"/>
    <w:rsid w:val="004F6199"/>
    <w:rsid w:val="0050085B"/>
    <w:rsid w:val="005030F8"/>
    <w:rsid w:val="00504893"/>
    <w:rsid w:val="005050F3"/>
    <w:rsid w:val="00506FF5"/>
    <w:rsid w:val="00507F00"/>
    <w:rsid w:val="00510691"/>
    <w:rsid w:val="00510D04"/>
    <w:rsid w:val="00511A6C"/>
    <w:rsid w:val="00512048"/>
    <w:rsid w:val="00512FF5"/>
    <w:rsid w:val="005131F6"/>
    <w:rsid w:val="00513FF9"/>
    <w:rsid w:val="0051504F"/>
    <w:rsid w:val="00515194"/>
    <w:rsid w:val="00515DB4"/>
    <w:rsid w:val="005166BB"/>
    <w:rsid w:val="005166CF"/>
    <w:rsid w:val="00517C4B"/>
    <w:rsid w:val="005213AF"/>
    <w:rsid w:val="00524029"/>
    <w:rsid w:val="0052442C"/>
    <w:rsid w:val="00526298"/>
    <w:rsid w:val="00530B24"/>
    <w:rsid w:val="00530C01"/>
    <w:rsid w:val="00531435"/>
    <w:rsid w:val="00531F30"/>
    <w:rsid w:val="005330CF"/>
    <w:rsid w:val="0053403E"/>
    <w:rsid w:val="00534D79"/>
    <w:rsid w:val="00535278"/>
    <w:rsid w:val="00536ED5"/>
    <w:rsid w:val="005378FA"/>
    <w:rsid w:val="00537EED"/>
    <w:rsid w:val="00537F48"/>
    <w:rsid w:val="00540433"/>
    <w:rsid w:val="0054105D"/>
    <w:rsid w:val="005421EE"/>
    <w:rsid w:val="005437D7"/>
    <w:rsid w:val="00545194"/>
    <w:rsid w:val="005455FD"/>
    <w:rsid w:val="00545758"/>
    <w:rsid w:val="0054658A"/>
    <w:rsid w:val="00547249"/>
    <w:rsid w:val="00547362"/>
    <w:rsid w:val="00547764"/>
    <w:rsid w:val="00547771"/>
    <w:rsid w:val="0055309E"/>
    <w:rsid w:val="00554717"/>
    <w:rsid w:val="00554EC2"/>
    <w:rsid w:val="005561C1"/>
    <w:rsid w:val="00557A40"/>
    <w:rsid w:val="00562B75"/>
    <w:rsid w:val="005634A8"/>
    <w:rsid w:val="00564716"/>
    <w:rsid w:val="00564738"/>
    <w:rsid w:val="0056483E"/>
    <w:rsid w:val="00564CEF"/>
    <w:rsid w:val="00565B01"/>
    <w:rsid w:val="005675F0"/>
    <w:rsid w:val="005700A8"/>
    <w:rsid w:val="00570B50"/>
    <w:rsid w:val="00572076"/>
    <w:rsid w:val="00572D5D"/>
    <w:rsid w:val="005730EA"/>
    <w:rsid w:val="00573189"/>
    <w:rsid w:val="00575005"/>
    <w:rsid w:val="00576265"/>
    <w:rsid w:val="00577C77"/>
    <w:rsid w:val="005809E4"/>
    <w:rsid w:val="00580B32"/>
    <w:rsid w:val="00581DB9"/>
    <w:rsid w:val="00582A7E"/>
    <w:rsid w:val="005838FD"/>
    <w:rsid w:val="00583AD1"/>
    <w:rsid w:val="005854A3"/>
    <w:rsid w:val="00586820"/>
    <w:rsid w:val="0059263D"/>
    <w:rsid w:val="0059419F"/>
    <w:rsid w:val="00595646"/>
    <w:rsid w:val="00596924"/>
    <w:rsid w:val="00596D3E"/>
    <w:rsid w:val="00597829"/>
    <w:rsid w:val="005979B7"/>
    <w:rsid w:val="005A1AC0"/>
    <w:rsid w:val="005A3434"/>
    <w:rsid w:val="005A4373"/>
    <w:rsid w:val="005A4636"/>
    <w:rsid w:val="005B12EE"/>
    <w:rsid w:val="005B18D2"/>
    <w:rsid w:val="005B24B1"/>
    <w:rsid w:val="005B52F6"/>
    <w:rsid w:val="005B55E3"/>
    <w:rsid w:val="005B67A7"/>
    <w:rsid w:val="005C0686"/>
    <w:rsid w:val="005C06F6"/>
    <w:rsid w:val="005C0FC8"/>
    <w:rsid w:val="005C1EB3"/>
    <w:rsid w:val="005C31D4"/>
    <w:rsid w:val="005C69E5"/>
    <w:rsid w:val="005C6C21"/>
    <w:rsid w:val="005C71EC"/>
    <w:rsid w:val="005C7DD4"/>
    <w:rsid w:val="005D1573"/>
    <w:rsid w:val="005D1603"/>
    <w:rsid w:val="005D25BB"/>
    <w:rsid w:val="005D3839"/>
    <w:rsid w:val="005D3B30"/>
    <w:rsid w:val="005D415A"/>
    <w:rsid w:val="005D461D"/>
    <w:rsid w:val="005D72D0"/>
    <w:rsid w:val="005E0822"/>
    <w:rsid w:val="005E25CB"/>
    <w:rsid w:val="005E2959"/>
    <w:rsid w:val="005E29D8"/>
    <w:rsid w:val="005E2E32"/>
    <w:rsid w:val="005E2F13"/>
    <w:rsid w:val="005E3504"/>
    <w:rsid w:val="005E4FAC"/>
    <w:rsid w:val="005E6412"/>
    <w:rsid w:val="005E68C5"/>
    <w:rsid w:val="005F027C"/>
    <w:rsid w:val="005F3D3E"/>
    <w:rsid w:val="005F406E"/>
    <w:rsid w:val="005F4AA9"/>
    <w:rsid w:val="005F6EEE"/>
    <w:rsid w:val="005F70D1"/>
    <w:rsid w:val="00600795"/>
    <w:rsid w:val="00600A7E"/>
    <w:rsid w:val="006016DF"/>
    <w:rsid w:val="0060234E"/>
    <w:rsid w:val="00602389"/>
    <w:rsid w:val="0060294C"/>
    <w:rsid w:val="00602EE1"/>
    <w:rsid w:val="00603073"/>
    <w:rsid w:val="00603813"/>
    <w:rsid w:val="00605BD5"/>
    <w:rsid w:val="00606546"/>
    <w:rsid w:val="0060739E"/>
    <w:rsid w:val="00611FA4"/>
    <w:rsid w:val="00612633"/>
    <w:rsid w:val="00613E8A"/>
    <w:rsid w:val="00614E3A"/>
    <w:rsid w:val="00614F3F"/>
    <w:rsid w:val="006150E9"/>
    <w:rsid w:val="006157D0"/>
    <w:rsid w:val="006157FD"/>
    <w:rsid w:val="006165F7"/>
    <w:rsid w:val="00617705"/>
    <w:rsid w:val="0062103A"/>
    <w:rsid w:val="006212E3"/>
    <w:rsid w:val="00621D6E"/>
    <w:rsid w:val="00622A72"/>
    <w:rsid w:val="00623E70"/>
    <w:rsid w:val="00624282"/>
    <w:rsid w:val="0062559F"/>
    <w:rsid w:val="00625DEF"/>
    <w:rsid w:val="00626D1D"/>
    <w:rsid w:val="00627194"/>
    <w:rsid w:val="00630ABD"/>
    <w:rsid w:val="00631244"/>
    <w:rsid w:val="00631887"/>
    <w:rsid w:val="00634C4D"/>
    <w:rsid w:val="00634CE4"/>
    <w:rsid w:val="00635CE1"/>
    <w:rsid w:val="00636576"/>
    <w:rsid w:val="006372C1"/>
    <w:rsid w:val="00637D0F"/>
    <w:rsid w:val="00640527"/>
    <w:rsid w:val="0064385E"/>
    <w:rsid w:val="00645719"/>
    <w:rsid w:val="00646653"/>
    <w:rsid w:val="0065065D"/>
    <w:rsid w:val="00650BB2"/>
    <w:rsid w:val="00650D90"/>
    <w:rsid w:val="00651B84"/>
    <w:rsid w:val="006523FB"/>
    <w:rsid w:val="00652C88"/>
    <w:rsid w:val="00652E6A"/>
    <w:rsid w:val="0065479A"/>
    <w:rsid w:val="00654DF3"/>
    <w:rsid w:val="006552F8"/>
    <w:rsid w:val="00656399"/>
    <w:rsid w:val="0066164E"/>
    <w:rsid w:val="00662E18"/>
    <w:rsid w:val="00662F13"/>
    <w:rsid w:val="006635C9"/>
    <w:rsid w:val="006642ED"/>
    <w:rsid w:val="00665038"/>
    <w:rsid w:val="00665473"/>
    <w:rsid w:val="006675D3"/>
    <w:rsid w:val="00670FB8"/>
    <w:rsid w:val="0067203E"/>
    <w:rsid w:val="00672DF8"/>
    <w:rsid w:val="0067605C"/>
    <w:rsid w:val="00676169"/>
    <w:rsid w:val="00680080"/>
    <w:rsid w:val="00680158"/>
    <w:rsid w:val="006806F8"/>
    <w:rsid w:val="00680DCF"/>
    <w:rsid w:val="006812B5"/>
    <w:rsid w:val="00682800"/>
    <w:rsid w:val="00683D22"/>
    <w:rsid w:val="0068438C"/>
    <w:rsid w:val="00684A17"/>
    <w:rsid w:val="00690137"/>
    <w:rsid w:val="006905E3"/>
    <w:rsid w:val="00690F18"/>
    <w:rsid w:val="00690F85"/>
    <w:rsid w:val="00691ECD"/>
    <w:rsid w:val="006920FF"/>
    <w:rsid w:val="006927A0"/>
    <w:rsid w:val="00692D78"/>
    <w:rsid w:val="0069355B"/>
    <w:rsid w:val="006937A8"/>
    <w:rsid w:val="00694121"/>
    <w:rsid w:val="006948A0"/>
    <w:rsid w:val="006949DF"/>
    <w:rsid w:val="0069523A"/>
    <w:rsid w:val="006954C8"/>
    <w:rsid w:val="006958B4"/>
    <w:rsid w:val="006959DD"/>
    <w:rsid w:val="00696841"/>
    <w:rsid w:val="0069707B"/>
    <w:rsid w:val="006A0016"/>
    <w:rsid w:val="006A0746"/>
    <w:rsid w:val="006A1BB1"/>
    <w:rsid w:val="006A1CE4"/>
    <w:rsid w:val="006A1F8D"/>
    <w:rsid w:val="006A3373"/>
    <w:rsid w:val="006A447F"/>
    <w:rsid w:val="006A4E89"/>
    <w:rsid w:val="006A5B16"/>
    <w:rsid w:val="006A6850"/>
    <w:rsid w:val="006A7E45"/>
    <w:rsid w:val="006A7F91"/>
    <w:rsid w:val="006B0FAB"/>
    <w:rsid w:val="006B1D14"/>
    <w:rsid w:val="006B3364"/>
    <w:rsid w:val="006B5FB9"/>
    <w:rsid w:val="006B65BB"/>
    <w:rsid w:val="006B6639"/>
    <w:rsid w:val="006C004B"/>
    <w:rsid w:val="006C0C1A"/>
    <w:rsid w:val="006C100C"/>
    <w:rsid w:val="006C19FD"/>
    <w:rsid w:val="006C1FAC"/>
    <w:rsid w:val="006C23CB"/>
    <w:rsid w:val="006C274D"/>
    <w:rsid w:val="006C3553"/>
    <w:rsid w:val="006C77A1"/>
    <w:rsid w:val="006D1043"/>
    <w:rsid w:val="006D1793"/>
    <w:rsid w:val="006D2BA4"/>
    <w:rsid w:val="006D4D9D"/>
    <w:rsid w:val="006D55F6"/>
    <w:rsid w:val="006D58D7"/>
    <w:rsid w:val="006D7266"/>
    <w:rsid w:val="006D7F6D"/>
    <w:rsid w:val="006E06E2"/>
    <w:rsid w:val="006E10FB"/>
    <w:rsid w:val="006E27FE"/>
    <w:rsid w:val="006E3841"/>
    <w:rsid w:val="006E47BF"/>
    <w:rsid w:val="006E60EE"/>
    <w:rsid w:val="006E6798"/>
    <w:rsid w:val="006F013B"/>
    <w:rsid w:val="006F05A1"/>
    <w:rsid w:val="006F1AB6"/>
    <w:rsid w:val="006F1AED"/>
    <w:rsid w:val="006F1C76"/>
    <w:rsid w:val="006F5A50"/>
    <w:rsid w:val="006F7A2E"/>
    <w:rsid w:val="00701EAF"/>
    <w:rsid w:val="00701F0A"/>
    <w:rsid w:val="007027C6"/>
    <w:rsid w:val="007047B7"/>
    <w:rsid w:val="00704C25"/>
    <w:rsid w:val="0070664C"/>
    <w:rsid w:val="0070702D"/>
    <w:rsid w:val="00707F44"/>
    <w:rsid w:val="00707FD7"/>
    <w:rsid w:val="007102F1"/>
    <w:rsid w:val="00710470"/>
    <w:rsid w:val="0071072E"/>
    <w:rsid w:val="00711AB0"/>
    <w:rsid w:val="00714387"/>
    <w:rsid w:val="007176BD"/>
    <w:rsid w:val="00717CAE"/>
    <w:rsid w:val="0072018D"/>
    <w:rsid w:val="00720906"/>
    <w:rsid w:val="00721F6B"/>
    <w:rsid w:val="00722565"/>
    <w:rsid w:val="00722FBD"/>
    <w:rsid w:val="00723844"/>
    <w:rsid w:val="00723DA9"/>
    <w:rsid w:val="00724A09"/>
    <w:rsid w:val="00725F63"/>
    <w:rsid w:val="00731C64"/>
    <w:rsid w:val="00731FC3"/>
    <w:rsid w:val="00732065"/>
    <w:rsid w:val="00732C3E"/>
    <w:rsid w:val="00733157"/>
    <w:rsid w:val="00733F52"/>
    <w:rsid w:val="00734603"/>
    <w:rsid w:val="00735C2D"/>
    <w:rsid w:val="00737DEA"/>
    <w:rsid w:val="00741207"/>
    <w:rsid w:val="00742A60"/>
    <w:rsid w:val="00743A34"/>
    <w:rsid w:val="007443D9"/>
    <w:rsid w:val="00744445"/>
    <w:rsid w:val="0074570F"/>
    <w:rsid w:val="00745C22"/>
    <w:rsid w:val="007467D6"/>
    <w:rsid w:val="007508B1"/>
    <w:rsid w:val="00750D72"/>
    <w:rsid w:val="00752094"/>
    <w:rsid w:val="00753875"/>
    <w:rsid w:val="00753B7A"/>
    <w:rsid w:val="00754E41"/>
    <w:rsid w:val="00756441"/>
    <w:rsid w:val="00760B28"/>
    <w:rsid w:val="00760DD2"/>
    <w:rsid w:val="0076185A"/>
    <w:rsid w:val="007624CD"/>
    <w:rsid w:val="00763427"/>
    <w:rsid w:val="00764AAC"/>
    <w:rsid w:val="00765FFF"/>
    <w:rsid w:val="00766D5E"/>
    <w:rsid w:val="0076713D"/>
    <w:rsid w:val="0077135C"/>
    <w:rsid w:val="007727B8"/>
    <w:rsid w:val="00780786"/>
    <w:rsid w:val="00780C5D"/>
    <w:rsid w:val="00781099"/>
    <w:rsid w:val="0078123C"/>
    <w:rsid w:val="00781CDC"/>
    <w:rsid w:val="007828B0"/>
    <w:rsid w:val="00783F33"/>
    <w:rsid w:val="00784846"/>
    <w:rsid w:val="00785D37"/>
    <w:rsid w:val="00786437"/>
    <w:rsid w:val="00792280"/>
    <w:rsid w:val="00793E1C"/>
    <w:rsid w:val="00795AE2"/>
    <w:rsid w:val="00795C76"/>
    <w:rsid w:val="00796392"/>
    <w:rsid w:val="0079746A"/>
    <w:rsid w:val="007A314F"/>
    <w:rsid w:val="007A3596"/>
    <w:rsid w:val="007A3C49"/>
    <w:rsid w:val="007A50A6"/>
    <w:rsid w:val="007A6E14"/>
    <w:rsid w:val="007A7012"/>
    <w:rsid w:val="007A77E9"/>
    <w:rsid w:val="007B0282"/>
    <w:rsid w:val="007B05E6"/>
    <w:rsid w:val="007B14B9"/>
    <w:rsid w:val="007B15EB"/>
    <w:rsid w:val="007B1685"/>
    <w:rsid w:val="007B1C6E"/>
    <w:rsid w:val="007B2250"/>
    <w:rsid w:val="007B2B50"/>
    <w:rsid w:val="007B2F50"/>
    <w:rsid w:val="007B3980"/>
    <w:rsid w:val="007B4F98"/>
    <w:rsid w:val="007B52BB"/>
    <w:rsid w:val="007B5353"/>
    <w:rsid w:val="007B683C"/>
    <w:rsid w:val="007B73F1"/>
    <w:rsid w:val="007C0583"/>
    <w:rsid w:val="007C08B0"/>
    <w:rsid w:val="007C0995"/>
    <w:rsid w:val="007C225D"/>
    <w:rsid w:val="007C25A6"/>
    <w:rsid w:val="007C367D"/>
    <w:rsid w:val="007C56EF"/>
    <w:rsid w:val="007C661C"/>
    <w:rsid w:val="007C6E99"/>
    <w:rsid w:val="007C74FC"/>
    <w:rsid w:val="007C77CF"/>
    <w:rsid w:val="007D039A"/>
    <w:rsid w:val="007D03A0"/>
    <w:rsid w:val="007D0567"/>
    <w:rsid w:val="007D0738"/>
    <w:rsid w:val="007D29F5"/>
    <w:rsid w:val="007D4BE4"/>
    <w:rsid w:val="007D6413"/>
    <w:rsid w:val="007D7A84"/>
    <w:rsid w:val="007E0F20"/>
    <w:rsid w:val="007E2201"/>
    <w:rsid w:val="007E223D"/>
    <w:rsid w:val="007E25BC"/>
    <w:rsid w:val="007E2B1E"/>
    <w:rsid w:val="007E4A73"/>
    <w:rsid w:val="007E4A77"/>
    <w:rsid w:val="007E500F"/>
    <w:rsid w:val="007E68F3"/>
    <w:rsid w:val="007F0601"/>
    <w:rsid w:val="007F1F70"/>
    <w:rsid w:val="007F1FB0"/>
    <w:rsid w:val="007F1FD0"/>
    <w:rsid w:val="007F2210"/>
    <w:rsid w:val="007F2D16"/>
    <w:rsid w:val="007F5B75"/>
    <w:rsid w:val="007F6D94"/>
    <w:rsid w:val="0080393A"/>
    <w:rsid w:val="00803D46"/>
    <w:rsid w:val="0080539F"/>
    <w:rsid w:val="00811D35"/>
    <w:rsid w:val="008146AB"/>
    <w:rsid w:val="008167B0"/>
    <w:rsid w:val="00816AA0"/>
    <w:rsid w:val="00816D50"/>
    <w:rsid w:val="00820C28"/>
    <w:rsid w:val="00820CFF"/>
    <w:rsid w:val="008215B9"/>
    <w:rsid w:val="00822FBE"/>
    <w:rsid w:val="008258AA"/>
    <w:rsid w:val="00825C0B"/>
    <w:rsid w:val="008263F4"/>
    <w:rsid w:val="00830438"/>
    <w:rsid w:val="0083202F"/>
    <w:rsid w:val="008329B4"/>
    <w:rsid w:val="00832F65"/>
    <w:rsid w:val="00833477"/>
    <w:rsid w:val="00836ADF"/>
    <w:rsid w:val="008419B7"/>
    <w:rsid w:val="00842B5D"/>
    <w:rsid w:val="00845610"/>
    <w:rsid w:val="00845EFF"/>
    <w:rsid w:val="00846237"/>
    <w:rsid w:val="00847052"/>
    <w:rsid w:val="00850191"/>
    <w:rsid w:val="00851C56"/>
    <w:rsid w:val="00852400"/>
    <w:rsid w:val="008534DF"/>
    <w:rsid w:val="008537A0"/>
    <w:rsid w:val="0085399E"/>
    <w:rsid w:val="00853A51"/>
    <w:rsid w:val="008607A3"/>
    <w:rsid w:val="00860B81"/>
    <w:rsid w:val="008620BA"/>
    <w:rsid w:val="0086389D"/>
    <w:rsid w:val="00863EFF"/>
    <w:rsid w:val="00867C53"/>
    <w:rsid w:val="00867F92"/>
    <w:rsid w:val="008707D8"/>
    <w:rsid w:val="00871CB9"/>
    <w:rsid w:val="0087447B"/>
    <w:rsid w:val="0087487E"/>
    <w:rsid w:val="00875355"/>
    <w:rsid w:val="008759A0"/>
    <w:rsid w:val="00875F46"/>
    <w:rsid w:val="00877091"/>
    <w:rsid w:val="008818A2"/>
    <w:rsid w:val="008823B6"/>
    <w:rsid w:val="00882B8F"/>
    <w:rsid w:val="0088439F"/>
    <w:rsid w:val="00885AB0"/>
    <w:rsid w:val="00887321"/>
    <w:rsid w:val="0089125E"/>
    <w:rsid w:val="00891922"/>
    <w:rsid w:val="0089300A"/>
    <w:rsid w:val="008942D5"/>
    <w:rsid w:val="00895004"/>
    <w:rsid w:val="0089728B"/>
    <w:rsid w:val="008A0D35"/>
    <w:rsid w:val="008A31BB"/>
    <w:rsid w:val="008A45E5"/>
    <w:rsid w:val="008A4BB4"/>
    <w:rsid w:val="008A5773"/>
    <w:rsid w:val="008A5EFB"/>
    <w:rsid w:val="008A6359"/>
    <w:rsid w:val="008B37A3"/>
    <w:rsid w:val="008B4420"/>
    <w:rsid w:val="008B5337"/>
    <w:rsid w:val="008B573E"/>
    <w:rsid w:val="008B5B3B"/>
    <w:rsid w:val="008B712C"/>
    <w:rsid w:val="008B7324"/>
    <w:rsid w:val="008C063E"/>
    <w:rsid w:val="008C17BE"/>
    <w:rsid w:val="008C1C4B"/>
    <w:rsid w:val="008C1E27"/>
    <w:rsid w:val="008C387F"/>
    <w:rsid w:val="008C3AC6"/>
    <w:rsid w:val="008C3B19"/>
    <w:rsid w:val="008C46E7"/>
    <w:rsid w:val="008C4891"/>
    <w:rsid w:val="008D082C"/>
    <w:rsid w:val="008D1EEF"/>
    <w:rsid w:val="008D2976"/>
    <w:rsid w:val="008D2B1A"/>
    <w:rsid w:val="008D2E29"/>
    <w:rsid w:val="008D35CC"/>
    <w:rsid w:val="008D3937"/>
    <w:rsid w:val="008D455B"/>
    <w:rsid w:val="008D48D8"/>
    <w:rsid w:val="008D4C32"/>
    <w:rsid w:val="008D5B30"/>
    <w:rsid w:val="008D7768"/>
    <w:rsid w:val="008E17AD"/>
    <w:rsid w:val="008E3CF8"/>
    <w:rsid w:val="008E4732"/>
    <w:rsid w:val="008E56E7"/>
    <w:rsid w:val="008E5870"/>
    <w:rsid w:val="008F07AB"/>
    <w:rsid w:val="008F08F5"/>
    <w:rsid w:val="008F2DDC"/>
    <w:rsid w:val="008F4BD7"/>
    <w:rsid w:val="008F575E"/>
    <w:rsid w:val="008F597E"/>
    <w:rsid w:val="008F5A24"/>
    <w:rsid w:val="008F5EA9"/>
    <w:rsid w:val="008F64AB"/>
    <w:rsid w:val="008F7290"/>
    <w:rsid w:val="008F732A"/>
    <w:rsid w:val="008F748B"/>
    <w:rsid w:val="00906094"/>
    <w:rsid w:val="009101E6"/>
    <w:rsid w:val="0091035F"/>
    <w:rsid w:val="009105D2"/>
    <w:rsid w:val="00912510"/>
    <w:rsid w:val="00914129"/>
    <w:rsid w:val="0091427E"/>
    <w:rsid w:val="00915465"/>
    <w:rsid w:val="00917890"/>
    <w:rsid w:val="00920191"/>
    <w:rsid w:val="009214D0"/>
    <w:rsid w:val="0092169C"/>
    <w:rsid w:val="00921CD8"/>
    <w:rsid w:val="00922620"/>
    <w:rsid w:val="00923C11"/>
    <w:rsid w:val="00924354"/>
    <w:rsid w:val="0092440F"/>
    <w:rsid w:val="00925C0E"/>
    <w:rsid w:val="00927826"/>
    <w:rsid w:val="00927B11"/>
    <w:rsid w:val="00930B66"/>
    <w:rsid w:val="0093115C"/>
    <w:rsid w:val="009326E5"/>
    <w:rsid w:val="00933511"/>
    <w:rsid w:val="00933C09"/>
    <w:rsid w:val="0093428E"/>
    <w:rsid w:val="00934BFB"/>
    <w:rsid w:val="00934FE0"/>
    <w:rsid w:val="009350CD"/>
    <w:rsid w:val="0093607F"/>
    <w:rsid w:val="009361EC"/>
    <w:rsid w:val="00937380"/>
    <w:rsid w:val="00937789"/>
    <w:rsid w:val="00937D19"/>
    <w:rsid w:val="009401E6"/>
    <w:rsid w:val="00940CEB"/>
    <w:rsid w:val="00943A0E"/>
    <w:rsid w:val="009440EA"/>
    <w:rsid w:val="009447DD"/>
    <w:rsid w:val="00944C75"/>
    <w:rsid w:val="00947D81"/>
    <w:rsid w:val="00950349"/>
    <w:rsid w:val="00950A84"/>
    <w:rsid w:val="00950B67"/>
    <w:rsid w:val="00951BF1"/>
    <w:rsid w:val="009520D5"/>
    <w:rsid w:val="00952BF3"/>
    <w:rsid w:val="00952D4F"/>
    <w:rsid w:val="00953585"/>
    <w:rsid w:val="00953A1F"/>
    <w:rsid w:val="00953EDC"/>
    <w:rsid w:val="00953F46"/>
    <w:rsid w:val="0095731E"/>
    <w:rsid w:val="00957434"/>
    <w:rsid w:val="00957520"/>
    <w:rsid w:val="0095784C"/>
    <w:rsid w:val="00960329"/>
    <w:rsid w:val="00960667"/>
    <w:rsid w:val="009609DD"/>
    <w:rsid w:val="0096144B"/>
    <w:rsid w:val="00963343"/>
    <w:rsid w:val="00963451"/>
    <w:rsid w:val="00964B13"/>
    <w:rsid w:val="00964B73"/>
    <w:rsid w:val="00964F60"/>
    <w:rsid w:val="00965079"/>
    <w:rsid w:val="00965560"/>
    <w:rsid w:val="00966135"/>
    <w:rsid w:val="0096700B"/>
    <w:rsid w:val="0096704B"/>
    <w:rsid w:val="009704DE"/>
    <w:rsid w:val="009704E3"/>
    <w:rsid w:val="00973F4A"/>
    <w:rsid w:val="009744F0"/>
    <w:rsid w:val="00974AB5"/>
    <w:rsid w:val="00974D20"/>
    <w:rsid w:val="00976350"/>
    <w:rsid w:val="00976B61"/>
    <w:rsid w:val="009806A5"/>
    <w:rsid w:val="00981208"/>
    <w:rsid w:val="00981AD2"/>
    <w:rsid w:val="00982289"/>
    <w:rsid w:val="00983828"/>
    <w:rsid w:val="0099015C"/>
    <w:rsid w:val="009917B1"/>
    <w:rsid w:val="00991DBD"/>
    <w:rsid w:val="0099334F"/>
    <w:rsid w:val="00994D3A"/>
    <w:rsid w:val="00995B4F"/>
    <w:rsid w:val="00995D47"/>
    <w:rsid w:val="00996D32"/>
    <w:rsid w:val="00996DA0"/>
    <w:rsid w:val="0099738E"/>
    <w:rsid w:val="009A0010"/>
    <w:rsid w:val="009A03BD"/>
    <w:rsid w:val="009A0735"/>
    <w:rsid w:val="009A0B69"/>
    <w:rsid w:val="009A28B2"/>
    <w:rsid w:val="009A2AE2"/>
    <w:rsid w:val="009A31E2"/>
    <w:rsid w:val="009A3E4C"/>
    <w:rsid w:val="009A5157"/>
    <w:rsid w:val="009A53AA"/>
    <w:rsid w:val="009A53B9"/>
    <w:rsid w:val="009A63AE"/>
    <w:rsid w:val="009B0BE8"/>
    <w:rsid w:val="009B38D2"/>
    <w:rsid w:val="009B4835"/>
    <w:rsid w:val="009B4916"/>
    <w:rsid w:val="009B4AE3"/>
    <w:rsid w:val="009B5707"/>
    <w:rsid w:val="009B6936"/>
    <w:rsid w:val="009B7250"/>
    <w:rsid w:val="009C055D"/>
    <w:rsid w:val="009C2300"/>
    <w:rsid w:val="009C4D15"/>
    <w:rsid w:val="009C5871"/>
    <w:rsid w:val="009C651B"/>
    <w:rsid w:val="009C713F"/>
    <w:rsid w:val="009D007B"/>
    <w:rsid w:val="009D009C"/>
    <w:rsid w:val="009D02C2"/>
    <w:rsid w:val="009D0BA7"/>
    <w:rsid w:val="009D21C4"/>
    <w:rsid w:val="009D224A"/>
    <w:rsid w:val="009D2CAD"/>
    <w:rsid w:val="009D375B"/>
    <w:rsid w:val="009D386F"/>
    <w:rsid w:val="009D4F68"/>
    <w:rsid w:val="009D5088"/>
    <w:rsid w:val="009D578D"/>
    <w:rsid w:val="009E0357"/>
    <w:rsid w:val="009E2258"/>
    <w:rsid w:val="009E42B3"/>
    <w:rsid w:val="009E5D38"/>
    <w:rsid w:val="009E6838"/>
    <w:rsid w:val="009E69E7"/>
    <w:rsid w:val="009E69E8"/>
    <w:rsid w:val="009F10B9"/>
    <w:rsid w:val="009F11C9"/>
    <w:rsid w:val="009F1FA7"/>
    <w:rsid w:val="009F2F20"/>
    <w:rsid w:val="009F3DCC"/>
    <w:rsid w:val="009F5DBF"/>
    <w:rsid w:val="009F675E"/>
    <w:rsid w:val="009F785B"/>
    <w:rsid w:val="009F7917"/>
    <w:rsid w:val="00A00EDA"/>
    <w:rsid w:val="00A02166"/>
    <w:rsid w:val="00A023E9"/>
    <w:rsid w:val="00A03353"/>
    <w:rsid w:val="00A04527"/>
    <w:rsid w:val="00A068F6"/>
    <w:rsid w:val="00A06D1A"/>
    <w:rsid w:val="00A06FE5"/>
    <w:rsid w:val="00A072A8"/>
    <w:rsid w:val="00A07C89"/>
    <w:rsid w:val="00A117EF"/>
    <w:rsid w:val="00A119EA"/>
    <w:rsid w:val="00A11CA3"/>
    <w:rsid w:val="00A16526"/>
    <w:rsid w:val="00A17C65"/>
    <w:rsid w:val="00A20FA6"/>
    <w:rsid w:val="00A21535"/>
    <w:rsid w:val="00A22736"/>
    <w:rsid w:val="00A233EC"/>
    <w:rsid w:val="00A25915"/>
    <w:rsid w:val="00A25CEC"/>
    <w:rsid w:val="00A27156"/>
    <w:rsid w:val="00A276BA"/>
    <w:rsid w:val="00A27703"/>
    <w:rsid w:val="00A30167"/>
    <w:rsid w:val="00A3094C"/>
    <w:rsid w:val="00A3163B"/>
    <w:rsid w:val="00A32712"/>
    <w:rsid w:val="00A33514"/>
    <w:rsid w:val="00A337A1"/>
    <w:rsid w:val="00A3516F"/>
    <w:rsid w:val="00A35B8F"/>
    <w:rsid w:val="00A41695"/>
    <w:rsid w:val="00A42AE3"/>
    <w:rsid w:val="00A433DF"/>
    <w:rsid w:val="00A460F7"/>
    <w:rsid w:val="00A47B5B"/>
    <w:rsid w:val="00A5362C"/>
    <w:rsid w:val="00A539AE"/>
    <w:rsid w:val="00A53E6B"/>
    <w:rsid w:val="00A54766"/>
    <w:rsid w:val="00A56841"/>
    <w:rsid w:val="00A570A7"/>
    <w:rsid w:val="00A57397"/>
    <w:rsid w:val="00A605C4"/>
    <w:rsid w:val="00A63C2F"/>
    <w:rsid w:val="00A71C5A"/>
    <w:rsid w:val="00A71C72"/>
    <w:rsid w:val="00A7256D"/>
    <w:rsid w:val="00A73410"/>
    <w:rsid w:val="00A741A8"/>
    <w:rsid w:val="00A74327"/>
    <w:rsid w:val="00A743A2"/>
    <w:rsid w:val="00A7471E"/>
    <w:rsid w:val="00A7613B"/>
    <w:rsid w:val="00A77426"/>
    <w:rsid w:val="00A77437"/>
    <w:rsid w:val="00A776FB"/>
    <w:rsid w:val="00A80BA2"/>
    <w:rsid w:val="00A814B3"/>
    <w:rsid w:val="00A8266D"/>
    <w:rsid w:val="00A85538"/>
    <w:rsid w:val="00A85A65"/>
    <w:rsid w:val="00A85B1F"/>
    <w:rsid w:val="00A86110"/>
    <w:rsid w:val="00A86A41"/>
    <w:rsid w:val="00A874D0"/>
    <w:rsid w:val="00A90417"/>
    <w:rsid w:val="00A918A4"/>
    <w:rsid w:val="00A919B7"/>
    <w:rsid w:val="00A92CF8"/>
    <w:rsid w:val="00A94265"/>
    <w:rsid w:val="00AA10F4"/>
    <w:rsid w:val="00AA1A8B"/>
    <w:rsid w:val="00AA3725"/>
    <w:rsid w:val="00AA3D90"/>
    <w:rsid w:val="00AA6153"/>
    <w:rsid w:val="00AA65CB"/>
    <w:rsid w:val="00AA7119"/>
    <w:rsid w:val="00AA7DA4"/>
    <w:rsid w:val="00AB052D"/>
    <w:rsid w:val="00AB143B"/>
    <w:rsid w:val="00AB391E"/>
    <w:rsid w:val="00AB3CAE"/>
    <w:rsid w:val="00AB700B"/>
    <w:rsid w:val="00AC00DC"/>
    <w:rsid w:val="00AC1FF1"/>
    <w:rsid w:val="00AC253C"/>
    <w:rsid w:val="00AC33B1"/>
    <w:rsid w:val="00AC5A43"/>
    <w:rsid w:val="00AC71C8"/>
    <w:rsid w:val="00AD0C4B"/>
    <w:rsid w:val="00AD1A7C"/>
    <w:rsid w:val="00AD1E97"/>
    <w:rsid w:val="00AD1FBF"/>
    <w:rsid w:val="00AD2494"/>
    <w:rsid w:val="00AD2753"/>
    <w:rsid w:val="00AD4DE1"/>
    <w:rsid w:val="00AD515A"/>
    <w:rsid w:val="00AD533A"/>
    <w:rsid w:val="00AD54B2"/>
    <w:rsid w:val="00AD5DCF"/>
    <w:rsid w:val="00AD6652"/>
    <w:rsid w:val="00AD689C"/>
    <w:rsid w:val="00AD7060"/>
    <w:rsid w:val="00AD7543"/>
    <w:rsid w:val="00AD7847"/>
    <w:rsid w:val="00AE0B62"/>
    <w:rsid w:val="00AE10E4"/>
    <w:rsid w:val="00AE32D3"/>
    <w:rsid w:val="00AE3990"/>
    <w:rsid w:val="00AE53E6"/>
    <w:rsid w:val="00AE5A4C"/>
    <w:rsid w:val="00AE5DF6"/>
    <w:rsid w:val="00AE7C5D"/>
    <w:rsid w:val="00AF0D43"/>
    <w:rsid w:val="00AF26A0"/>
    <w:rsid w:val="00AF3D37"/>
    <w:rsid w:val="00AF3F0E"/>
    <w:rsid w:val="00AF49D4"/>
    <w:rsid w:val="00AF5BED"/>
    <w:rsid w:val="00AF5DA7"/>
    <w:rsid w:val="00AF60AF"/>
    <w:rsid w:val="00AF62B5"/>
    <w:rsid w:val="00AF6CB1"/>
    <w:rsid w:val="00B004B8"/>
    <w:rsid w:val="00B02340"/>
    <w:rsid w:val="00B02D38"/>
    <w:rsid w:val="00B0652D"/>
    <w:rsid w:val="00B075B1"/>
    <w:rsid w:val="00B10BE2"/>
    <w:rsid w:val="00B12222"/>
    <w:rsid w:val="00B12599"/>
    <w:rsid w:val="00B14154"/>
    <w:rsid w:val="00B16A68"/>
    <w:rsid w:val="00B170A4"/>
    <w:rsid w:val="00B17D54"/>
    <w:rsid w:val="00B21924"/>
    <w:rsid w:val="00B22403"/>
    <w:rsid w:val="00B22AA3"/>
    <w:rsid w:val="00B238D2"/>
    <w:rsid w:val="00B25AB5"/>
    <w:rsid w:val="00B26321"/>
    <w:rsid w:val="00B26A41"/>
    <w:rsid w:val="00B26D0E"/>
    <w:rsid w:val="00B351E6"/>
    <w:rsid w:val="00B35340"/>
    <w:rsid w:val="00B376F0"/>
    <w:rsid w:val="00B37CFC"/>
    <w:rsid w:val="00B409CB"/>
    <w:rsid w:val="00B409CD"/>
    <w:rsid w:val="00B426FD"/>
    <w:rsid w:val="00B428E6"/>
    <w:rsid w:val="00B42FC5"/>
    <w:rsid w:val="00B44765"/>
    <w:rsid w:val="00B45F7C"/>
    <w:rsid w:val="00B465AD"/>
    <w:rsid w:val="00B46823"/>
    <w:rsid w:val="00B46A9D"/>
    <w:rsid w:val="00B47B07"/>
    <w:rsid w:val="00B50C73"/>
    <w:rsid w:val="00B51E8E"/>
    <w:rsid w:val="00B51FD8"/>
    <w:rsid w:val="00B525F1"/>
    <w:rsid w:val="00B54EA2"/>
    <w:rsid w:val="00B557AB"/>
    <w:rsid w:val="00B56A1D"/>
    <w:rsid w:val="00B57D58"/>
    <w:rsid w:val="00B57D77"/>
    <w:rsid w:val="00B60C6C"/>
    <w:rsid w:val="00B612F3"/>
    <w:rsid w:val="00B61CD5"/>
    <w:rsid w:val="00B65148"/>
    <w:rsid w:val="00B65F96"/>
    <w:rsid w:val="00B705C3"/>
    <w:rsid w:val="00B70619"/>
    <w:rsid w:val="00B7162E"/>
    <w:rsid w:val="00B717D5"/>
    <w:rsid w:val="00B73C05"/>
    <w:rsid w:val="00B751CA"/>
    <w:rsid w:val="00B75CEC"/>
    <w:rsid w:val="00B80CD3"/>
    <w:rsid w:val="00B81D18"/>
    <w:rsid w:val="00B8369E"/>
    <w:rsid w:val="00B83CAC"/>
    <w:rsid w:val="00B83D06"/>
    <w:rsid w:val="00B83D5C"/>
    <w:rsid w:val="00B875B6"/>
    <w:rsid w:val="00B87B27"/>
    <w:rsid w:val="00B87B7D"/>
    <w:rsid w:val="00B90F57"/>
    <w:rsid w:val="00B92530"/>
    <w:rsid w:val="00B937FD"/>
    <w:rsid w:val="00B946E5"/>
    <w:rsid w:val="00B956B1"/>
    <w:rsid w:val="00B9577A"/>
    <w:rsid w:val="00BA1157"/>
    <w:rsid w:val="00BA1340"/>
    <w:rsid w:val="00BA2DEE"/>
    <w:rsid w:val="00BA4B94"/>
    <w:rsid w:val="00BA6A36"/>
    <w:rsid w:val="00BA6AF5"/>
    <w:rsid w:val="00BA7887"/>
    <w:rsid w:val="00BB0E33"/>
    <w:rsid w:val="00BB1765"/>
    <w:rsid w:val="00BB383D"/>
    <w:rsid w:val="00BB443A"/>
    <w:rsid w:val="00BB78C3"/>
    <w:rsid w:val="00BC3639"/>
    <w:rsid w:val="00BC701B"/>
    <w:rsid w:val="00BC751B"/>
    <w:rsid w:val="00BC7586"/>
    <w:rsid w:val="00BD0375"/>
    <w:rsid w:val="00BD0AAA"/>
    <w:rsid w:val="00BD0CC8"/>
    <w:rsid w:val="00BD3C4C"/>
    <w:rsid w:val="00BD3F5E"/>
    <w:rsid w:val="00BD522C"/>
    <w:rsid w:val="00BD5978"/>
    <w:rsid w:val="00BD68AA"/>
    <w:rsid w:val="00BD7469"/>
    <w:rsid w:val="00BE035B"/>
    <w:rsid w:val="00BE0385"/>
    <w:rsid w:val="00BE0D75"/>
    <w:rsid w:val="00BE21DB"/>
    <w:rsid w:val="00BE2774"/>
    <w:rsid w:val="00BE4149"/>
    <w:rsid w:val="00BE436B"/>
    <w:rsid w:val="00BE636D"/>
    <w:rsid w:val="00BF0616"/>
    <w:rsid w:val="00BF232A"/>
    <w:rsid w:val="00BF39F4"/>
    <w:rsid w:val="00BF3A84"/>
    <w:rsid w:val="00BF3D0C"/>
    <w:rsid w:val="00BF4D37"/>
    <w:rsid w:val="00BF6B9D"/>
    <w:rsid w:val="00BF74B9"/>
    <w:rsid w:val="00BF786E"/>
    <w:rsid w:val="00C00C15"/>
    <w:rsid w:val="00C00E54"/>
    <w:rsid w:val="00C038CA"/>
    <w:rsid w:val="00C04F41"/>
    <w:rsid w:val="00C0579F"/>
    <w:rsid w:val="00C06E11"/>
    <w:rsid w:val="00C07636"/>
    <w:rsid w:val="00C07723"/>
    <w:rsid w:val="00C1157B"/>
    <w:rsid w:val="00C13D8D"/>
    <w:rsid w:val="00C148D3"/>
    <w:rsid w:val="00C17E9B"/>
    <w:rsid w:val="00C2057C"/>
    <w:rsid w:val="00C20729"/>
    <w:rsid w:val="00C2103E"/>
    <w:rsid w:val="00C210D4"/>
    <w:rsid w:val="00C216BE"/>
    <w:rsid w:val="00C21A2E"/>
    <w:rsid w:val="00C220A7"/>
    <w:rsid w:val="00C229DC"/>
    <w:rsid w:val="00C230DC"/>
    <w:rsid w:val="00C23809"/>
    <w:rsid w:val="00C239BA"/>
    <w:rsid w:val="00C26229"/>
    <w:rsid w:val="00C265B1"/>
    <w:rsid w:val="00C26EB8"/>
    <w:rsid w:val="00C27AE0"/>
    <w:rsid w:val="00C3081D"/>
    <w:rsid w:val="00C312EE"/>
    <w:rsid w:val="00C333A5"/>
    <w:rsid w:val="00C337A2"/>
    <w:rsid w:val="00C34755"/>
    <w:rsid w:val="00C34D93"/>
    <w:rsid w:val="00C36118"/>
    <w:rsid w:val="00C41DC9"/>
    <w:rsid w:val="00C44607"/>
    <w:rsid w:val="00C45A20"/>
    <w:rsid w:val="00C46FE5"/>
    <w:rsid w:val="00C474C1"/>
    <w:rsid w:val="00C47587"/>
    <w:rsid w:val="00C50AAA"/>
    <w:rsid w:val="00C529AC"/>
    <w:rsid w:val="00C53117"/>
    <w:rsid w:val="00C53EFA"/>
    <w:rsid w:val="00C5435E"/>
    <w:rsid w:val="00C560A5"/>
    <w:rsid w:val="00C573C4"/>
    <w:rsid w:val="00C62756"/>
    <w:rsid w:val="00C62D74"/>
    <w:rsid w:val="00C62E9B"/>
    <w:rsid w:val="00C63C8D"/>
    <w:rsid w:val="00C71A77"/>
    <w:rsid w:val="00C71ABF"/>
    <w:rsid w:val="00C72FAF"/>
    <w:rsid w:val="00C73A01"/>
    <w:rsid w:val="00C73D3E"/>
    <w:rsid w:val="00C73D91"/>
    <w:rsid w:val="00C757E1"/>
    <w:rsid w:val="00C76226"/>
    <w:rsid w:val="00C80FA9"/>
    <w:rsid w:val="00C82BA2"/>
    <w:rsid w:val="00C8349D"/>
    <w:rsid w:val="00C8390B"/>
    <w:rsid w:val="00C84177"/>
    <w:rsid w:val="00C857EE"/>
    <w:rsid w:val="00C85B1A"/>
    <w:rsid w:val="00C86240"/>
    <w:rsid w:val="00C9069F"/>
    <w:rsid w:val="00C910CE"/>
    <w:rsid w:val="00C91DD8"/>
    <w:rsid w:val="00C9245E"/>
    <w:rsid w:val="00C9246C"/>
    <w:rsid w:val="00C92613"/>
    <w:rsid w:val="00C934AE"/>
    <w:rsid w:val="00C94545"/>
    <w:rsid w:val="00C95C87"/>
    <w:rsid w:val="00C96C94"/>
    <w:rsid w:val="00C97C9B"/>
    <w:rsid w:val="00CA1F3A"/>
    <w:rsid w:val="00CA4456"/>
    <w:rsid w:val="00CA4800"/>
    <w:rsid w:val="00CA7B58"/>
    <w:rsid w:val="00CA7D37"/>
    <w:rsid w:val="00CA7DE2"/>
    <w:rsid w:val="00CB07AF"/>
    <w:rsid w:val="00CB09D3"/>
    <w:rsid w:val="00CB0CCD"/>
    <w:rsid w:val="00CB1361"/>
    <w:rsid w:val="00CB177C"/>
    <w:rsid w:val="00CB1C49"/>
    <w:rsid w:val="00CB2FF3"/>
    <w:rsid w:val="00CB3426"/>
    <w:rsid w:val="00CB43DA"/>
    <w:rsid w:val="00CB5083"/>
    <w:rsid w:val="00CB5516"/>
    <w:rsid w:val="00CB6290"/>
    <w:rsid w:val="00CB635F"/>
    <w:rsid w:val="00CB678B"/>
    <w:rsid w:val="00CB7EB3"/>
    <w:rsid w:val="00CC12AD"/>
    <w:rsid w:val="00CC3963"/>
    <w:rsid w:val="00CC4C0C"/>
    <w:rsid w:val="00CC7583"/>
    <w:rsid w:val="00CD15E8"/>
    <w:rsid w:val="00CD17FE"/>
    <w:rsid w:val="00CD4C4B"/>
    <w:rsid w:val="00CD5162"/>
    <w:rsid w:val="00CD5B3F"/>
    <w:rsid w:val="00CD6CF6"/>
    <w:rsid w:val="00CD792E"/>
    <w:rsid w:val="00CE09FC"/>
    <w:rsid w:val="00CE1499"/>
    <w:rsid w:val="00CE1969"/>
    <w:rsid w:val="00CE1B22"/>
    <w:rsid w:val="00CE22CE"/>
    <w:rsid w:val="00CE385B"/>
    <w:rsid w:val="00CE4E5F"/>
    <w:rsid w:val="00CE5782"/>
    <w:rsid w:val="00CE585F"/>
    <w:rsid w:val="00CE6DF6"/>
    <w:rsid w:val="00CE7421"/>
    <w:rsid w:val="00CE7B19"/>
    <w:rsid w:val="00CF09E4"/>
    <w:rsid w:val="00CF1DC9"/>
    <w:rsid w:val="00CF2357"/>
    <w:rsid w:val="00CF23E5"/>
    <w:rsid w:val="00CF2A71"/>
    <w:rsid w:val="00CF2ABA"/>
    <w:rsid w:val="00CF34DB"/>
    <w:rsid w:val="00CF38F1"/>
    <w:rsid w:val="00CF3F4C"/>
    <w:rsid w:val="00CF4919"/>
    <w:rsid w:val="00CF505A"/>
    <w:rsid w:val="00CF59B1"/>
    <w:rsid w:val="00CF64E2"/>
    <w:rsid w:val="00CF7BC6"/>
    <w:rsid w:val="00CF7EE2"/>
    <w:rsid w:val="00CF7EF1"/>
    <w:rsid w:val="00D00608"/>
    <w:rsid w:val="00D016EA"/>
    <w:rsid w:val="00D0245E"/>
    <w:rsid w:val="00D03232"/>
    <w:rsid w:val="00D032B8"/>
    <w:rsid w:val="00D0382C"/>
    <w:rsid w:val="00D0451B"/>
    <w:rsid w:val="00D05639"/>
    <w:rsid w:val="00D06826"/>
    <w:rsid w:val="00D0683B"/>
    <w:rsid w:val="00D074F7"/>
    <w:rsid w:val="00D079D8"/>
    <w:rsid w:val="00D10856"/>
    <w:rsid w:val="00D10997"/>
    <w:rsid w:val="00D10EB4"/>
    <w:rsid w:val="00D123E9"/>
    <w:rsid w:val="00D12573"/>
    <w:rsid w:val="00D16D7A"/>
    <w:rsid w:val="00D1737A"/>
    <w:rsid w:val="00D17E47"/>
    <w:rsid w:val="00D21CAA"/>
    <w:rsid w:val="00D21EAF"/>
    <w:rsid w:val="00D2584F"/>
    <w:rsid w:val="00D261CF"/>
    <w:rsid w:val="00D27941"/>
    <w:rsid w:val="00D310AA"/>
    <w:rsid w:val="00D313E7"/>
    <w:rsid w:val="00D326A2"/>
    <w:rsid w:val="00D32A18"/>
    <w:rsid w:val="00D33F86"/>
    <w:rsid w:val="00D34328"/>
    <w:rsid w:val="00D3662F"/>
    <w:rsid w:val="00D366D5"/>
    <w:rsid w:val="00D3706C"/>
    <w:rsid w:val="00D40ACE"/>
    <w:rsid w:val="00D41048"/>
    <w:rsid w:val="00D41695"/>
    <w:rsid w:val="00D41F2B"/>
    <w:rsid w:val="00D42E9D"/>
    <w:rsid w:val="00D43D29"/>
    <w:rsid w:val="00D43DB4"/>
    <w:rsid w:val="00D44163"/>
    <w:rsid w:val="00D44A88"/>
    <w:rsid w:val="00D44E06"/>
    <w:rsid w:val="00D47106"/>
    <w:rsid w:val="00D4776D"/>
    <w:rsid w:val="00D47A00"/>
    <w:rsid w:val="00D509B7"/>
    <w:rsid w:val="00D50E40"/>
    <w:rsid w:val="00D51F0C"/>
    <w:rsid w:val="00D55514"/>
    <w:rsid w:val="00D60158"/>
    <w:rsid w:val="00D607F6"/>
    <w:rsid w:val="00D60D0A"/>
    <w:rsid w:val="00D62D06"/>
    <w:rsid w:val="00D62F46"/>
    <w:rsid w:val="00D62F55"/>
    <w:rsid w:val="00D64C68"/>
    <w:rsid w:val="00D67DBA"/>
    <w:rsid w:val="00D7194E"/>
    <w:rsid w:val="00D72DAF"/>
    <w:rsid w:val="00D749C5"/>
    <w:rsid w:val="00D749FB"/>
    <w:rsid w:val="00D75609"/>
    <w:rsid w:val="00D76017"/>
    <w:rsid w:val="00D7658E"/>
    <w:rsid w:val="00D777A5"/>
    <w:rsid w:val="00D77EA3"/>
    <w:rsid w:val="00D809B5"/>
    <w:rsid w:val="00D83123"/>
    <w:rsid w:val="00D83A8B"/>
    <w:rsid w:val="00D84E0F"/>
    <w:rsid w:val="00D85C11"/>
    <w:rsid w:val="00D873A4"/>
    <w:rsid w:val="00D90BA4"/>
    <w:rsid w:val="00D92301"/>
    <w:rsid w:val="00D92DB1"/>
    <w:rsid w:val="00D93821"/>
    <w:rsid w:val="00D952B3"/>
    <w:rsid w:val="00D95D96"/>
    <w:rsid w:val="00D966E8"/>
    <w:rsid w:val="00D96E41"/>
    <w:rsid w:val="00D96F3E"/>
    <w:rsid w:val="00D97707"/>
    <w:rsid w:val="00DA06DD"/>
    <w:rsid w:val="00DA2DBD"/>
    <w:rsid w:val="00DA3C0D"/>
    <w:rsid w:val="00DA4DC0"/>
    <w:rsid w:val="00DA6834"/>
    <w:rsid w:val="00DA68A5"/>
    <w:rsid w:val="00DA6D76"/>
    <w:rsid w:val="00DB0719"/>
    <w:rsid w:val="00DB0C5E"/>
    <w:rsid w:val="00DB19F4"/>
    <w:rsid w:val="00DB235F"/>
    <w:rsid w:val="00DB4D1B"/>
    <w:rsid w:val="00DB602A"/>
    <w:rsid w:val="00DB78C3"/>
    <w:rsid w:val="00DB7DEA"/>
    <w:rsid w:val="00DC021D"/>
    <w:rsid w:val="00DC36FC"/>
    <w:rsid w:val="00DC4615"/>
    <w:rsid w:val="00DC5C66"/>
    <w:rsid w:val="00DC6F39"/>
    <w:rsid w:val="00DD02EE"/>
    <w:rsid w:val="00DD0451"/>
    <w:rsid w:val="00DD3950"/>
    <w:rsid w:val="00DD4556"/>
    <w:rsid w:val="00DD50C9"/>
    <w:rsid w:val="00DD5452"/>
    <w:rsid w:val="00DD56C9"/>
    <w:rsid w:val="00DD5C41"/>
    <w:rsid w:val="00DD77B4"/>
    <w:rsid w:val="00DD79DB"/>
    <w:rsid w:val="00DE12E2"/>
    <w:rsid w:val="00DE1D9D"/>
    <w:rsid w:val="00DE2930"/>
    <w:rsid w:val="00DE3402"/>
    <w:rsid w:val="00DE462E"/>
    <w:rsid w:val="00DE5867"/>
    <w:rsid w:val="00DE6965"/>
    <w:rsid w:val="00DE752A"/>
    <w:rsid w:val="00DE7DC9"/>
    <w:rsid w:val="00DF1861"/>
    <w:rsid w:val="00DF307A"/>
    <w:rsid w:val="00DF3B3C"/>
    <w:rsid w:val="00DF441A"/>
    <w:rsid w:val="00DF497A"/>
    <w:rsid w:val="00DF52F5"/>
    <w:rsid w:val="00DF60C5"/>
    <w:rsid w:val="00DF7354"/>
    <w:rsid w:val="00DF7851"/>
    <w:rsid w:val="00E026E0"/>
    <w:rsid w:val="00E028B5"/>
    <w:rsid w:val="00E056FD"/>
    <w:rsid w:val="00E07A3E"/>
    <w:rsid w:val="00E10B6C"/>
    <w:rsid w:val="00E11899"/>
    <w:rsid w:val="00E11A05"/>
    <w:rsid w:val="00E11ABF"/>
    <w:rsid w:val="00E11C83"/>
    <w:rsid w:val="00E21338"/>
    <w:rsid w:val="00E2191C"/>
    <w:rsid w:val="00E22278"/>
    <w:rsid w:val="00E2367E"/>
    <w:rsid w:val="00E24358"/>
    <w:rsid w:val="00E24403"/>
    <w:rsid w:val="00E24AC2"/>
    <w:rsid w:val="00E25721"/>
    <w:rsid w:val="00E260BA"/>
    <w:rsid w:val="00E27B2C"/>
    <w:rsid w:val="00E30BBA"/>
    <w:rsid w:val="00E3132B"/>
    <w:rsid w:val="00E31E58"/>
    <w:rsid w:val="00E31E68"/>
    <w:rsid w:val="00E32078"/>
    <w:rsid w:val="00E34F9E"/>
    <w:rsid w:val="00E36BE5"/>
    <w:rsid w:val="00E372C4"/>
    <w:rsid w:val="00E37516"/>
    <w:rsid w:val="00E4125F"/>
    <w:rsid w:val="00E41C4D"/>
    <w:rsid w:val="00E42A79"/>
    <w:rsid w:val="00E4313C"/>
    <w:rsid w:val="00E434CF"/>
    <w:rsid w:val="00E441AC"/>
    <w:rsid w:val="00E4588E"/>
    <w:rsid w:val="00E45A6B"/>
    <w:rsid w:val="00E45D72"/>
    <w:rsid w:val="00E46868"/>
    <w:rsid w:val="00E47455"/>
    <w:rsid w:val="00E47E57"/>
    <w:rsid w:val="00E5080B"/>
    <w:rsid w:val="00E50EB8"/>
    <w:rsid w:val="00E52130"/>
    <w:rsid w:val="00E528C6"/>
    <w:rsid w:val="00E52C6F"/>
    <w:rsid w:val="00E53EA9"/>
    <w:rsid w:val="00E5471F"/>
    <w:rsid w:val="00E54CFB"/>
    <w:rsid w:val="00E55EED"/>
    <w:rsid w:val="00E604A1"/>
    <w:rsid w:val="00E617DB"/>
    <w:rsid w:val="00E61851"/>
    <w:rsid w:val="00E622AF"/>
    <w:rsid w:val="00E640F6"/>
    <w:rsid w:val="00E645A2"/>
    <w:rsid w:val="00E6470D"/>
    <w:rsid w:val="00E668D6"/>
    <w:rsid w:val="00E669EC"/>
    <w:rsid w:val="00E70231"/>
    <w:rsid w:val="00E70BCF"/>
    <w:rsid w:val="00E71969"/>
    <w:rsid w:val="00E75935"/>
    <w:rsid w:val="00E75AD4"/>
    <w:rsid w:val="00E7650F"/>
    <w:rsid w:val="00E77925"/>
    <w:rsid w:val="00E8071A"/>
    <w:rsid w:val="00E81743"/>
    <w:rsid w:val="00E84CCE"/>
    <w:rsid w:val="00E86135"/>
    <w:rsid w:val="00E903B4"/>
    <w:rsid w:val="00E9075B"/>
    <w:rsid w:val="00E9193E"/>
    <w:rsid w:val="00E92261"/>
    <w:rsid w:val="00E922DE"/>
    <w:rsid w:val="00E92660"/>
    <w:rsid w:val="00E93E99"/>
    <w:rsid w:val="00E944D0"/>
    <w:rsid w:val="00E95B32"/>
    <w:rsid w:val="00E9657F"/>
    <w:rsid w:val="00E975C2"/>
    <w:rsid w:val="00EA072B"/>
    <w:rsid w:val="00EA072C"/>
    <w:rsid w:val="00EA225F"/>
    <w:rsid w:val="00EA2DF8"/>
    <w:rsid w:val="00EA46B5"/>
    <w:rsid w:val="00EA5659"/>
    <w:rsid w:val="00EA5D02"/>
    <w:rsid w:val="00EA6361"/>
    <w:rsid w:val="00EA63E5"/>
    <w:rsid w:val="00EB0845"/>
    <w:rsid w:val="00EB0885"/>
    <w:rsid w:val="00EB105E"/>
    <w:rsid w:val="00EB1A80"/>
    <w:rsid w:val="00EB2DC4"/>
    <w:rsid w:val="00EB325A"/>
    <w:rsid w:val="00EB3269"/>
    <w:rsid w:val="00EB38C0"/>
    <w:rsid w:val="00EB499E"/>
    <w:rsid w:val="00EB4B4C"/>
    <w:rsid w:val="00EB5B8E"/>
    <w:rsid w:val="00EB5BE1"/>
    <w:rsid w:val="00EB751C"/>
    <w:rsid w:val="00EC0641"/>
    <w:rsid w:val="00EC17D1"/>
    <w:rsid w:val="00EC1A4F"/>
    <w:rsid w:val="00EC4B15"/>
    <w:rsid w:val="00EC4E53"/>
    <w:rsid w:val="00EC52DF"/>
    <w:rsid w:val="00EC5D9F"/>
    <w:rsid w:val="00ED0467"/>
    <w:rsid w:val="00ED0A17"/>
    <w:rsid w:val="00ED12B2"/>
    <w:rsid w:val="00ED3604"/>
    <w:rsid w:val="00ED5457"/>
    <w:rsid w:val="00ED5D64"/>
    <w:rsid w:val="00ED785E"/>
    <w:rsid w:val="00ED7E06"/>
    <w:rsid w:val="00EE2BEC"/>
    <w:rsid w:val="00EE718E"/>
    <w:rsid w:val="00EF13C9"/>
    <w:rsid w:val="00EF3422"/>
    <w:rsid w:val="00EF48F7"/>
    <w:rsid w:val="00EF606A"/>
    <w:rsid w:val="00EF6BA3"/>
    <w:rsid w:val="00EF7F9C"/>
    <w:rsid w:val="00F0054E"/>
    <w:rsid w:val="00F00863"/>
    <w:rsid w:val="00F01BDB"/>
    <w:rsid w:val="00F02BDA"/>
    <w:rsid w:val="00F05B28"/>
    <w:rsid w:val="00F06242"/>
    <w:rsid w:val="00F06E2A"/>
    <w:rsid w:val="00F109C5"/>
    <w:rsid w:val="00F10B14"/>
    <w:rsid w:val="00F1265A"/>
    <w:rsid w:val="00F1400A"/>
    <w:rsid w:val="00F14632"/>
    <w:rsid w:val="00F14C11"/>
    <w:rsid w:val="00F15F6E"/>
    <w:rsid w:val="00F17F54"/>
    <w:rsid w:val="00F2336F"/>
    <w:rsid w:val="00F256A8"/>
    <w:rsid w:val="00F313C3"/>
    <w:rsid w:val="00F31666"/>
    <w:rsid w:val="00F329DF"/>
    <w:rsid w:val="00F32CA1"/>
    <w:rsid w:val="00F34791"/>
    <w:rsid w:val="00F35D4A"/>
    <w:rsid w:val="00F36065"/>
    <w:rsid w:val="00F37109"/>
    <w:rsid w:val="00F37264"/>
    <w:rsid w:val="00F37798"/>
    <w:rsid w:val="00F40607"/>
    <w:rsid w:val="00F41907"/>
    <w:rsid w:val="00F43E15"/>
    <w:rsid w:val="00F4463B"/>
    <w:rsid w:val="00F4555A"/>
    <w:rsid w:val="00F467D2"/>
    <w:rsid w:val="00F505D4"/>
    <w:rsid w:val="00F508C2"/>
    <w:rsid w:val="00F50FDD"/>
    <w:rsid w:val="00F515E9"/>
    <w:rsid w:val="00F521CE"/>
    <w:rsid w:val="00F52E1D"/>
    <w:rsid w:val="00F53952"/>
    <w:rsid w:val="00F56083"/>
    <w:rsid w:val="00F56276"/>
    <w:rsid w:val="00F6000D"/>
    <w:rsid w:val="00F62359"/>
    <w:rsid w:val="00F62A28"/>
    <w:rsid w:val="00F62CE9"/>
    <w:rsid w:val="00F650C7"/>
    <w:rsid w:val="00F6571F"/>
    <w:rsid w:val="00F66BBE"/>
    <w:rsid w:val="00F679C7"/>
    <w:rsid w:val="00F70004"/>
    <w:rsid w:val="00F70C2B"/>
    <w:rsid w:val="00F7111F"/>
    <w:rsid w:val="00F71747"/>
    <w:rsid w:val="00F71DDD"/>
    <w:rsid w:val="00F7217F"/>
    <w:rsid w:val="00F721A6"/>
    <w:rsid w:val="00F72322"/>
    <w:rsid w:val="00F7325E"/>
    <w:rsid w:val="00F7556C"/>
    <w:rsid w:val="00F76FD0"/>
    <w:rsid w:val="00F7742E"/>
    <w:rsid w:val="00F80E57"/>
    <w:rsid w:val="00F810F7"/>
    <w:rsid w:val="00F832C3"/>
    <w:rsid w:val="00F92397"/>
    <w:rsid w:val="00F92E86"/>
    <w:rsid w:val="00F9311E"/>
    <w:rsid w:val="00F95A63"/>
    <w:rsid w:val="00FA0F77"/>
    <w:rsid w:val="00FA3098"/>
    <w:rsid w:val="00FA31C7"/>
    <w:rsid w:val="00FA3A60"/>
    <w:rsid w:val="00FA47E2"/>
    <w:rsid w:val="00FA5BAF"/>
    <w:rsid w:val="00FA69F7"/>
    <w:rsid w:val="00FB090F"/>
    <w:rsid w:val="00FB1BB1"/>
    <w:rsid w:val="00FB211C"/>
    <w:rsid w:val="00FB245E"/>
    <w:rsid w:val="00FB2618"/>
    <w:rsid w:val="00FB37CC"/>
    <w:rsid w:val="00FB3F03"/>
    <w:rsid w:val="00FB4322"/>
    <w:rsid w:val="00FB4B05"/>
    <w:rsid w:val="00FC0413"/>
    <w:rsid w:val="00FC0552"/>
    <w:rsid w:val="00FC217F"/>
    <w:rsid w:val="00FC2A51"/>
    <w:rsid w:val="00FC3DDD"/>
    <w:rsid w:val="00FC6C69"/>
    <w:rsid w:val="00FC70E9"/>
    <w:rsid w:val="00FC716B"/>
    <w:rsid w:val="00FC71D3"/>
    <w:rsid w:val="00FD0345"/>
    <w:rsid w:val="00FD0A87"/>
    <w:rsid w:val="00FD1911"/>
    <w:rsid w:val="00FD1ABF"/>
    <w:rsid w:val="00FD25D2"/>
    <w:rsid w:val="00FD6422"/>
    <w:rsid w:val="00FD7814"/>
    <w:rsid w:val="00FD7E5E"/>
    <w:rsid w:val="00FE27FE"/>
    <w:rsid w:val="00FE33B0"/>
    <w:rsid w:val="00FE350F"/>
    <w:rsid w:val="00FE3884"/>
    <w:rsid w:val="00FE466F"/>
    <w:rsid w:val="00FE689F"/>
    <w:rsid w:val="00FF04F8"/>
    <w:rsid w:val="00FF0C4F"/>
    <w:rsid w:val="00FF1E18"/>
    <w:rsid w:val="00FF2608"/>
    <w:rsid w:val="00FF26E0"/>
    <w:rsid w:val="00FF3C1F"/>
    <w:rsid w:val="00FF7C0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02C31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0" w:unhideWhenUsed="0" w:qFormat="1"/>
    <w:lsdException w:name="footnote reference"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SimSun" w:cs="Mangal"/>
      <w:kern w:val="1"/>
      <w:sz w:val="24"/>
      <w:szCs w:val="24"/>
      <w:lang w:eastAsia="hi-IN" w:bidi="hi-IN"/>
    </w:rPr>
  </w:style>
  <w:style w:type="paragraph" w:styleId="Heading1">
    <w:name w:val="heading 1"/>
    <w:basedOn w:val="Heading"/>
    <w:next w:val="BodyText"/>
    <w:link w:val="Heading1Char"/>
    <w:uiPriority w:val="9"/>
    <w:qFormat/>
    <w:pPr>
      <w:tabs>
        <w:tab w:val="num" w:pos="0"/>
      </w:tabs>
      <w:ind w:left="432" w:hanging="432"/>
      <w:outlineLvl w:val="0"/>
    </w:pPr>
    <w:rPr>
      <w:rFonts w:ascii="Times New Roman" w:eastAsia="SimSun" w:hAnsi="Times New Roman"/>
      <w:b/>
      <w:bCs/>
      <w:sz w:val="48"/>
      <w:szCs w:val="48"/>
    </w:rPr>
  </w:style>
  <w:style w:type="paragraph" w:styleId="Heading2">
    <w:name w:val="heading 2"/>
    <w:basedOn w:val="Normal"/>
    <w:next w:val="Normal"/>
    <w:link w:val="Heading2Char"/>
    <w:uiPriority w:val="9"/>
    <w:semiHidden/>
    <w:unhideWhenUsed/>
    <w:qFormat/>
    <w:rsid w:val="00120931"/>
    <w:pPr>
      <w:keepNext/>
      <w:keepLines/>
      <w:spacing w:before="200"/>
      <w:outlineLvl w:val="1"/>
    </w:pPr>
    <w:rPr>
      <w:rFonts w:asciiTheme="majorHAnsi" w:eastAsiaTheme="majorEastAsia" w:hAnsiTheme="majorHAnsi"/>
      <w:b/>
      <w:bCs/>
      <w:color w:val="4F81BD" w:themeColor="accent1"/>
      <w:sz w:val="26"/>
      <w:szCs w:val="23"/>
    </w:rPr>
  </w:style>
  <w:style w:type="paragraph" w:styleId="Heading3">
    <w:name w:val="heading 3"/>
    <w:basedOn w:val="Normal"/>
    <w:next w:val="Normal"/>
    <w:link w:val="Heading3Char"/>
    <w:uiPriority w:val="9"/>
    <w:semiHidden/>
    <w:unhideWhenUsed/>
    <w:qFormat/>
    <w:rsid w:val="00120931"/>
    <w:pPr>
      <w:keepNext/>
      <w:keepLines/>
      <w:spacing w:before="200"/>
      <w:outlineLvl w:val="2"/>
    </w:pPr>
    <w:rPr>
      <w:rFonts w:asciiTheme="majorHAnsi" w:eastAsiaTheme="majorEastAsia" w:hAnsiTheme="majorHAnsi"/>
      <w:b/>
      <w:bCs/>
      <w:color w:val="4F81BD" w:themeColor="accent1"/>
      <w:szCs w:val="21"/>
    </w:rPr>
  </w:style>
  <w:style w:type="paragraph" w:styleId="Heading4">
    <w:name w:val="heading 4"/>
    <w:basedOn w:val="Normal"/>
    <w:next w:val="Normal"/>
    <w:link w:val="Heading4Char"/>
    <w:uiPriority w:val="9"/>
    <w:semiHidden/>
    <w:unhideWhenUsed/>
    <w:qFormat/>
    <w:rsid w:val="00120931"/>
    <w:pPr>
      <w:keepNext/>
      <w:keepLines/>
      <w:spacing w:before="200"/>
      <w:outlineLvl w:val="3"/>
    </w:pPr>
    <w:rPr>
      <w:rFonts w:asciiTheme="majorHAnsi" w:eastAsiaTheme="majorEastAsia" w:hAnsiTheme="majorHAnsi"/>
      <w:b/>
      <w:bCs/>
      <w:i/>
      <w:iCs/>
      <w:color w:val="4F81BD" w:themeColor="accent1"/>
      <w:szCs w:val="21"/>
    </w:rPr>
  </w:style>
  <w:style w:type="paragraph" w:styleId="Heading5">
    <w:name w:val="heading 5"/>
    <w:basedOn w:val="Normal"/>
    <w:next w:val="Normal"/>
    <w:link w:val="Heading5Char"/>
    <w:uiPriority w:val="9"/>
    <w:semiHidden/>
    <w:unhideWhenUsed/>
    <w:qFormat/>
    <w:rsid w:val="004D650B"/>
    <w:pPr>
      <w:keepNext/>
      <w:keepLines/>
      <w:spacing w:before="200"/>
      <w:outlineLvl w:val="4"/>
    </w:pPr>
    <w:rPr>
      <w:rFonts w:asciiTheme="majorHAnsi" w:eastAsiaTheme="majorEastAsia" w:hAnsiTheme="majorHAnsi"/>
      <w:color w:val="243F60" w:themeColor="accent1" w:themeShade="7F"/>
      <w:szCs w:val="21"/>
    </w:rPr>
  </w:style>
  <w:style w:type="paragraph" w:styleId="Heading6">
    <w:name w:val="heading 6"/>
    <w:basedOn w:val="Normal"/>
    <w:next w:val="Normal"/>
    <w:link w:val="Heading6Char"/>
    <w:uiPriority w:val="9"/>
    <w:semiHidden/>
    <w:unhideWhenUsed/>
    <w:qFormat/>
    <w:rsid w:val="00120931"/>
    <w:pPr>
      <w:keepNext/>
      <w:keepLines/>
      <w:spacing w:before="200"/>
      <w:outlineLvl w:val="5"/>
    </w:pPr>
    <w:rPr>
      <w:rFonts w:asciiTheme="majorHAnsi" w:eastAsiaTheme="majorEastAsia" w:hAnsiTheme="majorHAnsi"/>
      <w:i/>
      <w:iCs/>
      <w:color w:val="243F60" w:themeColor="accent1" w:themeShade="7F"/>
      <w:szCs w:val="21"/>
    </w:rPr>
  </w:style>
  <w:style w:type="paragraph" w:styleId="Heading7">
    <w:name w:val="heading 7"/>
    <w:basedOn w:val="Normal"/>
    <w:next w:val="Normal"/>
    <w:link w:val="Heading7Char"/>
    <w:uiPriority w:val="9"/>
    <w:semiHidden/>
    <w:unhideWhenUsed/>
    <w:qFormat/>
    <w:rsid w:val="00120931"/>
    <w:pPr>
      <w:keepNext/>
      <w:keepLines/>
      <w:spacing w:before="200"/>
      <w:outlineLvl w:val="6"/>
    </w:pPr>
    <w:rPr>
      <w:rFonts w:asciiTheme="majorHAnsi" w:eastAsiaTheme="majorEastAsia" w:hAnsiTheme="majorHAnsi"/>
      <w:i/>
      <w:iCs/>
      <w:color w:val="404040" w:themeColor="text1" w:themeTint="BF"/>
      <w:szCs w:val="21"/>
    </w:rPr>
  </w:style>
  <w:style w:type="paragraph" w:styleId="Heading8">
    <w:name w:val="heading 8"/>
    <w:basedOn w:val="Normal"/>
    <w:next w:val="Normal"/>
    <w:link w:val="Heading8Char"/>
    <w:uiPriority w:val="9"/>
    <w:semiHidden/>
    <w:unhideWhenUsed/>
    <w:qFormat/>
    <w:rsid w:val="00120931"/>
    <w:pPr>
      <w:keepNext/>
      <w:keepLines/>
      <w:spacing w:before="200"/>
      <w:outlineLvl w:val="7"/>
    </w:pPr>
    <w:rPr>
      <w:rFonts w:asciiTheme="majorHAnsi" w:eastAsiaTheme="majorEastAsia" w:hAnsiTheme="majorHAnsi"/>
      <w:color w:val="404040" w:themeColor="text1" w:themeTint="BF"/>
      <w:sz w:val="20"/>
      <w:szCs w:val="18"/>
    </w:rPr>
  </w:style>
  <w:style w:type="paragraph" w:styleId="Heading9">
    <w:name w:val="heading 9"/>
    <w:basedOn w:val="Normal"/>
    <w:next w:val="Normal"/>
    <w:link w:val="Heading9Char"/>
    <w:uiPriority w:val="9"/>
    <w:semiHidden/>
    <w:unhideWhenUsed/>
    <w:qFormat/>
    <w:rsid w:val="00120931"/>
    <w:pPr>
      <w:keepNext/>
      <w:keepLines/>
      <w:spacing w:before="200"/>
      <w:outlineLvl w:val="8"/>
    </w:pPr>
    <w:rPr>
      <w:rFonts w:asciiTheme="majorHAnsi" w:eastAsiaTheme="majorEastAsia" w:hAnsiTheme="majorHAnsi"/>
      <w:i/>
      <w:iCs/>
      <w:color w:val="404040" w:themeColor="text1" w:themeTint="BF"/>
      <w:sz w:val="2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Wingdings 2" w:hAnsi="Wingdings 2" w:cs="OpenSymbol"/>
    </w:rPr>
  </w:style>
  <w:style w:type="character" w:customStyle="1" w:styleId="WW8Num3z1">
    <w:name w:val="WW8Num3z1"/>
    <w:rPr>
      <w:rFonts w:ascii="OpenSymbol" w:hAnsi="OpenSymbol" w:cs="OpenSymbol"/>
    </w:rPr>
  </w:style>
  <w:style w:type="character" w:customStyle="1" w:styleId="WW8Num4z0">
    <w:name w:val="WW8Num4z0"/>
    <w:rPr>
      <w:rFonts w:ascii="Wingdings 2" w:hAnsi="Wingdings 2" w:cs="OpenSymbol"/>
    </w:rPr>
  </w:style>
  <w:style w:type="character" w:customStyle="1" w:styleId="WW8Num4z1">
    <w:name w:val="WW8Num4z1"/>
    <w:rPr>
      <w:rFonts w:ascii="OpenSymbol" w:hAnsi="OpenSymbol" w:cs="Open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WW-Absatz-Standardschriftart11111111111">
    <w:name w:val="WW-Absatz-Standardschriftart11111111111"/>
  </w:style>
  <w:style w:type="character" w:styleId="Hyperlink">
    <w:name w:val="Hyperlink"/>
    <w:uiPriority w:val="99"/>
    <w:rPr>
      <w:color w:val="000080"/>
      <w:u w:val="single"/>
    </w:rPr>
  </w:style>
  <w:style w:type="character" w:customStyle="1" w:styleId="NumberingSymbols">
    <w:name w:val="Numbering Symbols"/>
  </w:style>
  <w:style w:type="character" w:customStyle="1" w:styleId="RTOTextChar">
    <w:name w:val="RTO Text Char"/>
    <w:rPr>
      <w:sz w:val="22"/>
      <w:lang w:val="en-GB" w:eastAsia="ar-SA" w:bidi="ar-SA"/>
    </w:rPr>
  </w:style>
  <w:style w:type="character" w:customStyle="1" w:styleId="RTOReferenceTextChar">
    <w:name w:val="RTO Reference Text Char"/>
    <w:basedOn w:val="RTOTextChar"/>
    <w:rPr>
      <w:sz w:val="22"/>
      <w:lang w:val="en-GB" w:eastAsia="ar-SA" w:bidi="ar-SA"/>
    </w:rPr>
  </w:style>
  <w:style w:type="character" w:styleId="FollowedHyperlink">
    <w:name w:val="FollowedHyperlink"/>
    <w:rPr>
      <w:color w:val="800000"/>
      <w:u w:val="single"/>
    </w:rP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BalloonText">
    <w:name w:val="Balloon Text"/>
    <w:basedOn w:val="Normal"/>
    <w:link w:val="BalloonTextChar"/>
    <w:uiPriority w:val="99"/>
    <w:semiHidden/>
    <w:unhideWhenUsed/>
    <w:rsid w:val="00FE689F"/>
    <w:rPr>
      <w:rFonts w:ascii="Tahoma" w:hAnsi="Tahoma"/>
      <w:sz w:val="16"/>
      <w:szCs w:val="14"/>
    </w:rPr>
  </w:style>
  <w:style w:type="character" w:customStyle="1" w:styleId="BalloonTextChar">
    <w:name w:val="Balloon Text Char"/>
    <w:link w:val="BalloonText"/>
    <w:uiPriority w:val="99"/>
    <w:semiHidden/>
    <w:rsid w:val="00FE689F"/>
    <w:rPr>
      <w:rFonts w:ascii="Tahoma" w:eastAsia="SimSun" w:hAnsi="Tahoma" w:cs="Mangal"/>
      <w:kern w:val="1"/>
      <w:sz w:val="16"/>
      <w:szCs w:val="14"/>
      <w:lang w:eastAsia="hi-IN" w:bidi="hi-IN"/>
    </w:rPr>
  </w:style>
  <w:style w:type="paragraph" w:styleId="Index1">
    <w:name w:val="index 1"/>
    <w:basedOn w:val="Normal"/>
    <w:next w:val="Normal"/>
    <w:autoRedefine/>
    <w:uiPriority w:val="99"/>
    <w:unhideWhenUsed/>
    <w:rsid w:val="00FE689F"/>
    <w:pPr>
      <w:ind w:left="240" w:hanging="240"/>
    </w:pPr>
    <w:rPr>
      <w:rFonts w:asciiTheme="minorHAnsi" w:hAnsiTheme="minorHAnsi" w:cstheme="minorHAnsi"/>
      <w:sz w:val="18"/>
      <w:szCs w:val="18"/>
    </w:rPr>
  </w:style>
  <w:style w:type="paragraph" w:styleId="Header">
    <w:name w:val="header"/>
    <w:basedOn w:val="Normal"/>
    <w:link w:val="HeaderChar"/>
    <w:uiPriority w:val="99"/>
    <w:unhideWhenUsed/>
    <w:rsid w:val="00FE689F"/>
    <w:pPr>
      <w:tabs>
        <w:tab w:val="center" w:pos="4252"/>
        <w:tab w:val="right" w:pos="8504"/>
      </w:tabs>
    </w:pPr>
    <w:rPr>
      <w:szCs w:val="21"/>
    </w:rPr>
  </w:style>
  <w:style w:type="character" w:customStyle="1" w:styleId="HeaderChar">
    <w:name w:val="Header Char"/>
    <w:link w:val="Header"/>
    <w:uiPriority w:val="99"/>
    <w:rsid w:val="00FE689F"/>
    <w:rPr>
      <w:rFonts w:eastAsia="SimSun" w:cs="Mangal"/>
      <w:kern w:val="1"/>
      <w:sz w:val="24"/>
      <w:szCs w:val="21"/>
      <w:lang w:eastAsia="hi-IN" w:bidi="hi-IN"/>
    </w:rPr>
  </w:style>
  <w:style w:type="paragraph" w:styleId="Footer">
    <w:name w:val="footer"/>
    <w:basedOn w:val="Normal"/>
    <w:link w:val="FooterChar"/>
    <w:uiPriority w:val="99"/>
    <w:unhideWhenUsed/>
    <w:rsid w:val="00FE689F"/>
    <w:pPr>
      <w:tabs>
        <w:tab w:val="center" w:pos="4252"/>
        <w:tab w:val="right" w:pos="8504"/>
      </w:tabs>
    </w:pPr>
    <w:rPr>
      <w:szCs w:val="21"/>
    </w:rPr>
  </w:style>
  <w:style w:type="character" w:customStyle="1" w:styleId="FooterChar">
    <w:name w:val="Footer Char"/>
    <w:link w:val="Footer"/>
    <w:uiPriority w:val="99"/>
    <w:rsid w:val="00FE689F"/>
    <w:rPr>
      <w:rFonts w:eastAsia="SimSun" w:cs="Mangal"/>
      <w:kern w:val="1"/>
      <w:sz w:val="24"/>
      <w:szCs w:val="21"/>
      <w:lang w:eastAsia="hi-IN" w:bidi="hi-IN"/>
    </w:rPr>
  </w:style>
  <w:style w:type="character" w:customStyle="1" w:styleId="apple-style-span">
    <w:name w:val="apple-style-span"/>
    <w:rsid w:val="00A92CF8"/>
  </w:style>
  <w:style w:type="character" w:customStyle="1" w:styleId="hps">
    <w:name w:val="hps"/>
    <w:rsid w:val="008E5870"/>
  </w:style>
  <w:style w:type="character" w:customStyle="1" w:styleId="apple-converted-space">
    <w:name w:val="apple-converted-space"/>
    <w:rsid w:val="008E5870"/>
  </w:style>
  <w:style w:type="character" w:styleId="Emphasis">
    <w:name w:val="Emphasis"/>
    <w:uiPriority w:val="20"/>
    <w:qFormat/>
    <w:rsid w:val="00AD1A7C"/>
    <w:rPr>
      <w:i/>
      <w:iCs/>
    </w:rPr>
  </w:style>
  <w:style w:type="character" w:customStyle="1" w:styleId="Heading1Char">
    <w:name w:val="Heading 1 Char"/>
    <w:basedOn w:val="DefaultParagraphFont"/>
    <w:link w:val="Heading1"/>
    <w:uiPriority w:val="9"/>
    <w:rsid w:val="006F5A50"/>
    <w:rPr>
      <w:rFonts w:eastAsia="SimSun" w:cs="Mangal"/>
      <w:b/>
      <w:bCs/>
      <w:kern w:val="1"/>
      <w:sz w:val="48"/>
      <w:szCs w:val="48"/>
      <w:lang w:eastAsia="hi-IN" w:bidi="hi-IN"/>
    </w:rPr>
  </w:style>
  <w:style w:type="paragraph" w:styleId="Bibliography">
    <w:name w:val="Bibliography"/>
    <w:basedOn w:val="Normal"/>
    <w:next w:val="Normal"/>
    <w:uiPriority w:val="37"/>
    <w:unhideWhenUsed/>
    <w:rsid w:val="006F5A50"/>
    <w:rPr>
      <w:szCs w:val="21"/>
    </w:rPr>
  </w:style>
  <w:style w:type="paragraph" w:styleId="Title">
    <w:name w:val="Title"/>
    <w:basedOn w:val="Normal"/>
    <w:next w:val="Normal"/>
    <w:link w:val="TitleChar"/>
    <w:uiPriority w:val="10"/>
    <w:qFormat/>
    <w:rsid w:val="00EA46B5"/>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leChar">
    <w:name w:val="Title Char"/>
    <w:basedOn w:val="DefaultParagraphFont"/>
    <w:link w:val="Title"/>
    <w:uiPriority w:val="10"/>
    <w:rsid w:val="00EA46B5"/>
    <w:rPr>
      <w:rFonts w:asciiTheme="majorHAnsi" w:eastAsiaTheme="majorEastAsia" w:hAnsiTheme="majorHAnsi" w:cs="Mangal"/>
      <w:color w:val="17365D" w:themeColor="text2" w:themeShade="BF"/>
      <w:spacing w:val="5"/>
      <w:kern w:val="28"/>
      <w:sz w:val="52"/>
      <w:szCs w:val="47"/>
      <w:lang w:eastAsia="hi-IN" w:bidi="hi-IN"/>
    </w:rPr>
  </w:style>
  <w:style w:type="paragraph" w:styleId="ListParagraph">
    <w:name w:val="List Paragraph"/>
    <w:basedOn w:val="Normal"/>
    <w:uiPriority w:val="34"/>
    <w:qFormat/>
    <w:rsid w:val="00531F30"/>
    <w:pPr>
      <w:ind w:left="720"/>
      <w:contextualSpacing/>
    </w:pPr>
    <w:rPr>
      <w:szCs w:val="21"/>
    </w:rPr>
  </w:style>
  <w:style w:type="character" w:customStyle="1" w:styleId="SubtitleChar">
    <w:name w:val="Subtitle Char"/>
    <w:basedOn w:val="DefaultParagraphFont"/>
    <w:uiPriority w:val="11"/>
    <w:rsid w:val="00BF0616"/>
    <w:rPr>
      <w:rFonts w:asciiTheme="majorHAnsi" w:eastAsiaTheme="majorEastAsia" w:hAnsiTheme="majorHAnsi" w:cs="Mangal"/>
      <w:i/>
      <w:iCs/>
      <w:color w:val="1F497D" w:themeColor="text2"/>
      <w:spacing w:val="15"/>
      <w:kern w:val="1"/>
      <w:sz w:val="24"/>
      <w:szCs w:val="21"/>
      <w:u w:val="single"/>
      <w:lang w:eastAsia="hi-IN" w:bidi="hi-IN"/>
    </w:rPr>
  </w:style>
  <w:style w:type="character" w:customStyle="1" w:styleId="Heading2Char">
    <w:name w:val="Heading 2 Char"/>
    <w:basedOn w:val="DefaultParagraphFont"/>
    <w:link w:val="Heading2"/>
    <w:uiPriority w:val="9"/>
    <w:semiHidden/>
    <w:rsid w:val="00120931"/>
    <w:rPr>
      <w:rFonts w:asciiTheme="majorHAnsi" w:eastAsiaTheme="majorEastAsia" w:hAnsiTheme="majorHAnsi" w:cs="Mangal"/>
      <w:b/>
      <w:bCs/>
      <w:color w:val="4F81BD" w:themeColor="accent1"/>
      <w:kern w:val="1"/>
      <w:sz w:val="26"/>
      <w:szCs w:val="23"/>
      <w:lang w:eastAsia="hi-IN" w:bidi="hi-IN"/>
    </w:rPr>
  </w:style>
  <w:style w:type="character" w:customStyle="1" w:styleId="Heading3Char">
    <w:name w:val="Heading 3 Char"/>
    <w:basedOn w:val="DefaultParagraphFont"/>
    <w:link w:val="Heading3"/>
    <w:uiPriority w:val="9"/>
    <w:semiHidden/>
    <w:rsid w:val="00120931"/>
    <w:rPr>
      <w:rFonts w:asciiTheme="majorHAnsi" w:eastAsiaTheme="majorEastAsia" w:hAnsiTheme="majorHAnsi" w:cs="Mangal"/>
      <w:b/>
      <w:bCs/>
      <w:color w:val="4F81BD" w:themeColor="accent1"/>
      <w:kern w:val="1"/>
      <w:sz w:val="24"/>
      <w:szCs w:val="21"/>
      <w:lang w:eastAsia="hi-IN" w:bidi="hi-IN"/>
    </w:rPr>
  </w:style>
  <w:style w:type="character" w:customStyle="1" w:styleId="Heading4Char">
    <w:name w:val="Heading 4 Char"/>
    <w:basedOn w:val="DefaultParagraphFont"/>
    <w:link w:val="Heading4"/>
    <w:uiPriority w:val="9"/>
    <w:semiHidden/>
    <w:rsid w:val="00120931"/>
    <w:rPr>
      <w:rFonts w:asciiTheme="majorHAnsi" w:eastAsiaTheme="majorEastAsia" w:hAnsiTheme="majorHAnsi" w:cs="Mangal"/>
      <w:b/>
      <w:bCs/>
      <w:i/>
      <w:iCs/>
      <w:color w:val="4F81BD" w:themeColor="accent1"/>
      <w:kern w:val="1"/>
      <w:sz w:val="24"/>
      <w:szCs w:val="21"/>
      <w:lang w:eastAsia="hi-IN" w:bidi="hi-IN"/>
    </w:rPr>
  </w:style>
  <w:style w:type="character" w:customStyle="1" w:styleId="Heading6Char">
    <w:name w:val="Heading 6 Char"/>
    <w:basedOn w:val="DefaultParagraphFont"/>
    <w:link w:val="Heading6"/>
    <w:uiPriority w:val="9"/>
    <w:semiHidden/>
    <w:rsid w:val="00120931"/>
    <w:rPr>
      <w:rFonts w:asciiTheme="majorHAnsi" w:eastAsiaTheme="majorEastAsia" w:hAnsiTheme="majorHAnsi" w:cs="Mangal"/>
      <w:i/>
      <w:iCs/>
      <w:color w:val="243F60" w:themeColor="accent1" w:themeShade="7F"/>
      <w:kern w:val="1"/>
      <w:sz w:val="24"/>
      <w:szCs w:val="21"/>
      <w:lang w:eastAsia="hi-IN" w:bidi="hi-IN"/>
    </w:rPr>
  </w:style>
  <w:style w:type="character" w:customStyle="1" w:styleId="Heading7Char">
    <w:name w:val="Heading 7 Char"/>
    <w:basedOn w:val="DefaultParagraphFont"/>
    <w:link w:val="Heading7"/>
    <w:uiPriority w:val="9"/>
    <w:semiHidden/>
    <w:rsid w:val="00120931"/>
    <w:rPr>
      <w:rFonts w:asciiTheme="majorHAnsi" w:eastAsiaTheme="majorEastAsia" w:hAnsiTheme="majorHAnsi" w:cs="Mangal"/>
      <w:i/>
      <w:iCs/>
      <w:color w:val="404040" w:themeColor="text1" w:themeTint="BF"/>
      <w:kern w:val="1"/>
      <w:sz w:val="24"/>
      <w:szCs w:val="21"/>
      <w:lang w:eastAsia="hi-IN" w:bidi="hi-IN"/>
    </w:rPr>
  </w:style>
  <w:style w:type="character" w:customStyle="1" w:styleId="Heading8Char">
    <w:name w:val="Heading 8 Char"/>
    <w:basedOn w:val="DefaultParagraphFont"/>
    <w:link w:val="Heading8"/>
    <w:uiPriority w:val="9"/>
    <w:semiHidden/>
    <w:rsid w:val="00120931"/>
    <w:rPr>
      <w:rFonts w:asciiTheme="majorHAnsi" w:eastAsiaTheme="majorEastAsia" w:hAnsiTheme="majorHAnsi" w:cs="Mangal"/>
      <w:color w:val="404040" w:themeColor="text1" w:themeTint="BF"/>
      <w:kern w:val="1"/>
      <w:szCs w:val="18"/>
      <w:lang w:eastAsia="hi-IN" w:bidi="hi-IN"/>
    </w:rPr>
  </w:style>
  <w:style w:type="character" w:customStyle="1" w:styleId="Heading9Char">
    <w:name w:val="Heading 9 Char"/>
    <w:basedOn w:val="DefaultParagraphFont"/>
    <w:link w:val="Heading9"/>
    <w:uiPriority w:val="9"/>
    <w:semiHidden/>
    <w:rsid w:val="00120931"/>
    <w:rPr>
      <w:rFonts w:asciiTheme="majorHAnsi" w:eastAsiaTheme="majorEastAsia" w:hAnsiTheme="majorHAnsi" w:cs="Mangal"/>
      <w:i/>
      <w:iCs/>
      <w:color w:val="404040" w:themeColor="text1" w:themeTint="BF"/>
      <w:kern w:val="1"/>
      <w:szCs w:val="18"/>
      <w:lang w:eastAsia="hi-IN" w:bidi="hi-IN"/>
    </w:rPr>
  </w:style>
  <w:style w:type="paragraph" w:styleId="TOC1">
    <w:name w:val="toc 1"/>
    <w:basedOn w:val="Normal"/>
    <w:next w:val="Normal"/>
    <w:autoRedefine/>
    <w:uiPriority w:val="39"/>
    <w:unhideWhenUsed/>
    <w:rsid w:val="00120931"/>
    <w:pPr>
      <w:widowControl/>
      <w:tabs>
        <w:tab w:val="right" w:leader="dot" w:pos="9350"/>
      </w:tabs>
      <w:suppressAutoHyphens w:val="0"/>
      <w:spacing w:line="360" w:lineRule="auto"/>
      <w:ind w:left="432" w:hanging="432"/>
    </w:pPr>
    <w:rPr>
      <w:rFonts w:eastAsia="Times New Roman" w:cs="Times New Roman"/>
      <w:kern w:val="0"/>
      <w:lang w:val="en-US" w:eastAsia="en-US" w:bidi="ar-SA"/>
    </w:rPr>
  </w:style>
  <w:style w:type="paragraph" w:styleId="TOC2">
    <w:name w:val="toc 2"/>
    <w:basedOn w:val="Normal"/>
    <w:next w:val="Normal"/>
    <w:autoRedefine/>
    <w:uiPriority w:val="39"/>
    <w:unhideWhenUsed/>
    <w:rsid w:val="00120931"/>
    <w:pPr>
      <w:widowControl/>
      <w:suppressAutoHyphens w:val="0"/>
      <w:spacing w:line="360" w:lineRule="auto"/>
      <w:ind w:left="245"/>
    </w:pPr>
    <w:rPr>
      <w:rFonts w:eastAsia="Times New Roman" w:cs="Times New Roman"/>
      <w:kern w:val="0"/>
      <w:lang w:val="en-US" w:eastAsia="en-US" w:bidi="ar-SA"/>
    </w:rPr>
  </w:style>
  <w:style w:type="paragraph" w:styleId="TOC3">
    <w:name w:val="toc 3"/>
    <w:basedOn w:val="Normal"/>
    <w:next w:val="Normal"/>
    <w:autoRedefine/>
    <w:uiPriority w:val="39"/>
    <w:unhideWhenUsed/>
    <w:rsid w:val="00120931"/>
    <w:pPr>
      <w:widowControl/>
      <w:suppressAutoHyphens w:val="0"/>
      <w:spacing w:line="360" w:lineRule="auto"/>
      <w:ind w:left="475"/>
    </w:pPr>
    <w:rPr>
      <w:rFonts w:eastAsia="Times New Roman" w:cs="Times New Roman"/>
      <w:kern w:val="0"/>
      <w:lang w:val="en-US" w:eastAsia="en-US" w:bidi="ar-SA"/>
    </w:rPr>
  </w:style>
  <w:style w:type="paragraph" w:customStyle="1" w:styleId="TitlePage">
    <w:name w:val="Title Page"/>
    <w:rsid w:val="00120931"/>
    <w:pPr>
      <w:jc w:val="center"/>
    </w:pPr>
    <w:rPr>
      <w:sz w:val="24"/>
      <w:lang w:val="en-US" w:eastAsia="en-US"/>
    </w:rPr>
  </w:style>
  <w:style w:type="paragraph" w:customStyle="1" w:styleId="TitlePageRightAlign">
    <w:name w:val="Title Page Right Align"/>
    <w:basedOn w:val="TitlePage"/>
    <w:rsid w:val="00120931"/>
    <w:pPr>
      <w:jc w:val="right"/>
    </w:pPr>
  </w:style>
  <w:style w:type="paragraph" w:customStyle="1" w:styleId="PageHeading">
    <w:name w:val="Page Heading"/>
    <w:basedOn w:val="TitlePage"/>
    <w:next w:val="BodyText"/>
    <w:rsid w:val="00120931"/>
    <w:pPr>
      <w:keepNext/>
      <w:spacing w:after="240" w:line="360" w:lineRule="auto"/>
      <w:outlineLvl w:val="0"/>
    </w:pPr>
    <w:rPr>
      <w:b/>
      <w:sz w:val="32"/>
    </w:rPr>
  </w:style>
  <w:style w:type="paragraph" w:customStyle="1" w:styleId="PageHeadingTOC">
    <w:name w:val="Page Heading TOC"/>
    <w:basedOn w:val="PageHeading"/>
    <w:next w:val="BodyText"/>
    <w:rsid w:val="00120931"/>
  </w:style>
  <w:style w:type="paragraph" w:customStyle="1" w:styleId="Bibliography1">
    <w:name w:val="Bibliography1"/>
    <w:basedOn w:val="BodyText"/>
    <w:rsid w:val="00120931"/>
    <w:pPr>
      <w:widowControl/>
      <w:suppressAutoHyphens w:val="0"/>
      <w:spacing w:after="0"/>
      <w:ind w:left="720" w:hanging="720"/>
      <w:jc w:val="both"/>
    </w:pPr>
    <w:rPr>
      <w:rFonts w:eastAsia="Times New Roman" w:cs="Times New Roman"/>
      <w:kern w:val="0"/>
      <w:lang w:val="en-US" w:eastAsia="en-US" w:bidi="ar-SA"/>
    </w:rPr>
  </w:style>
  <w:style w:type="paragraph" w:styleId="Revision">
    <w:name w:val="Revision"/>
    <w:hidden/>
    <w:uiPriority w:val="99"/>
    <w:semiHidden/>
    <w:rsid w:val="002F3D6F"/>
    <w:rPr>
      <w:rFonts w:eastAsia="SimSun" w:cs="Mangal"/>
      <w:kern w:val="1"/>
      <w:sz w:val="24"/>
      <w:szCs w:val="21"/>
      <w:lang w:eastAsia="hi-IN" w:bidi="hi-IN"/>
    </w:rPr>
  </w:style>
  <w:style w:type="paragraph" w:styleId="Index2">
    <w:name w:val="index 2"/>
    <w:basedOn w:val="Normal"/>
    <w:next w:val="Normal"/>
    <w:autoRedefine/>
    <w:uiPriority w:val="99"/>
    <w:unhideWhenUsed/>
    <w:rsid w:val="00B51FD8"/>
    <w:pPr>
      <w:ind w:left="480" w:hanging="240"/>
    </w:pPr>
    <w:rPr>
      <w:rFonts w:asciiTheme="minorHAnsi" w:hAnsiTheme="minorHAnsi" w:cstheme="minorHAnsi"/>
      <w:sz w:val="18"/>
      <w:szCs w:val="18"/>
    </w:rPr>
  </w:style>
  <w:style w:type="paragraph" w:styleId="Index3">
    <w:name w:val="index 3"/>
    <w:basedOn w:val="Normal"/>
    <w:next w:val="Normal"/>
    <w:autoRedefine/>
    <w:uiPriority w:val="99"/>
    <w:unhideWhenUsed/>
    <w:rsid w:val="00B51FD8"/>
    <w:pPr>
      <w:ind w:left="720" w:hanging="240"/>
    </w:pPr>
    <w:rPr>
      <w:rFonts w:asciiTheme="minorHAnsi" w:hAnsiTheme="minorHAnsi" w:cstheme="minorHAnsi"/>
      <w:sz w:val="18"/>
      <w:szCs w:val="18"/>
    </w:rPr>
  </w:style>
  <w:style w:type="paragraph" w:styleId="Index4">
    <w:name w:val="index 4"/>
    <w:basedOn w:val="Normal"/>
    <w:next w:val="Normal"/>
    <w:autoRedefine/>
    <w:uiPriority w:val="99"/>
    <w:unhideWhenUsed/>
    <w:rsid w:val="00B51FD8"/>
    <w:pPr>
      <w:ind w:left="960" w:hanging="240"/>
    </w:pPr>
    <w:rPr>
      <w:rFonts w:asciiTheme="minorHAnsi" w:hAnsiTheme="minorHAnsi" w:cstheme="minorHAnsi"/>
      <w:sz w:val="18"/>
      <w:szCs w:val="18"/>
    </w:rPr>
  </w:style>
  <w:style w:type="paragraph" w:styleId="Index5">
    <w:name w:val="index 5"/>
    <w:basedOn w:val="Normal"/>
    <w:next w:val="Normal"/>
    <w:autoRedefine/>
    <w:uiPriority w:val="99"/>
    <w:unhideWhenUsed/>
    <w:rsid w:val="00B51FD8"/>
    <w:pPr>
      <w:ind w:left="1200" w:hanging="240"/>
    </w:pPr>
    <w:rPr>
      <w:rFonts w:asciiTheme="minorHAnsi" w:hAnsiTheme="minorHAnsi" w:cstheme="minorHAnsi"/>
      <w:sz w:val="18"/>
      <w:szCs w:val="18"/>
    </w:rPr>
  </w:style>
  <w:style w:type="paragraph" w:styleId="Index6">
    <w:name w:val="index 6"/>
    <w:basedOn w:val="Normal"/>
    <w:next w:val="Normal"/>
    <w:autoRedefine/>
    <w:uiPriority w:val="99"/>
    <w:unhideWhenUsed/>
    <w:rsid w:val="00B51FD8"/>
    <w:pPr>
      <w:ind w:left="1440" w:hanging="240"/>
    </w:pPr>
    <w:rPr>
      <w:rFonts w:asciiTheme="minorHAnsi" w:hAnsiTheme="minorHAnsi" w:cstheme="minorHAnsi"/>
      <w:sz w:val="18"/>
      <w:szCs w:val="18"/>
    </w:rPr>
  </w:style>
  <w:style w:type="paragraph" w:styleId="Index7">
    <w:name w:val="index 7"/>
    <w:basedOn w:val="Normal"/>
    <w:next w:val="Normal"/>
    <w:autoRedefine/>
    <w:uiPriority w:val="99"/>
    <w:unhideWhenUsed/>
    <w:rsid w:val="00B51FD8"/>
    <w:pPr>
      <w:ind w:left="1680" w:hanging="240"/>
    </w:pPr>
    <w:rPr>
      <w:rFonts w:asciiTheme="minorHAnsi" w:hAnsiTheme="minorHAnsi" w:cstheme="minorHAnsi"/>
      <w:sz w:val="18"/>
      <w:szCs w:val="18"/>
    </w:rPr>
  </w:style>
  <w:style w:type="paragraph" w:styleId="Index8">
    <w:name w:val="index 8"/>
    <w:basedOn w:val="Normal"/>
    <w:next w:val="Normal"/>
    <w:autoRedefine/>
    <w:uiPriority w:val="99"/>
    <w:unhideWhenUsed/>
    <w:rsid w:val="00B51FD8"/>
    <w:pPr>
      <w:ind w:left="1920" w:hanging="240"/>
    </w:pPr>
    <w:rPr>
      <w:rFonts w:asciiTheme="minorHAnsi" w:hAnsiTheme="minorHAnsi" w:cstheme="minorHAnsi"/>
      <w:sz w:val="18"/>
      <w:szCs w:val="18"/>
    </w:rPr>
  </w:style>
  <w:style w:type="paragraph" w:styleId="Index9">
    <w:name w:val="index 9"/>
    <w:basedOn w:val="Normal"/>
    <w:next w:val="Normal"/>
    <w:autoRedefine/>
    <w:uiPriority w:val="99"/>
    <w:unhideWhenUsed/>
    <w:rsid w:val="00B51FD8"/>
    <w:pPr>
      <w:ind w:left="2160" w:hanging="240"/>
    </w:pPr>
    <w:rPr>
      <w:rFonts w:asciiTheme="minorHAnsi" w:hAnsiTheme="minorHAnsi" w:cstheme="minorHAnsi"/>
      <w:sz w:val="18"/>
      <w:szCs w:val="18"/>
    </w:rPr>
  </w:style>
  <w:style w:type="paragraph" w:styleId="IndexHeading">
    <w:name w:val="index heading"/>
    <w:basedOn w:val="Normal"/>
    <w:next w:val="Index1"/>
    <w:uiPriority w:val="99"/>
    <w:unhideWhenUsed/>
    <w:rsid w:val="00B51FD8"/>
    <w:pPr>
      <w:pBdr>
        <w:top w:val="single" w:sz="12" w:space="0" w:color="auto"/>
      </w:pBdr>
      <w:spacing w:before="360" w:after="240"/>
    </w:pPr>
    <w:rPr>
      <w:rFonts w:asciiTheme="minorHAnsi" w:hAnsiTheme="minorHAnsi" w:cstheme="minorHAnsi"/>
      <w:b/>
      <w:bCs/>
      <w:i/>
      <w:iCs/>
      <w:sz w:val="26"/>
      <w:szCs w:val="26"/>
    </w:rPr>
  </w:style>
  <w:style w:type="paragraph" w:styleId="CommentText">
    <w:name w:val="annotation text"/>
    <w:basedOn w:val="Normal"/>
    <w:link w:val="CommentTextChar"/>
    <w:uiPriority w:val="99"/>
    <w:semiHidden/>
    <w:unhideWhenUsed/>
    <w:rsid w:val="007B2B50"/>
    <w:rPr>
      <w:sz w:val="20"/>
      <w:szCs w:val="18"/>
    </w:rPr>
  </w:style>
  <w:style w:type="character" w:customStyle="1" w:styleId="CommentTextChar">
    <w:name w:val="Comment Text Char"/>
    <w:basedOn w:val="DefaultParagraphFont"/>
    <w:link w:val="CommentText"/>
    <w:uiPriority w:val="99"/>
    <w:semiHidden/>
    <w:rsid w:val="007B2B50"/>
    <w:rPr>
      <w:rFonts w:eastAsia="SimSun" w:cs="Mangal"/>
      <w:kern w:val="1"/>
      <w:szCs w:val="18"/>
      <w:lang w:eastAsia="hi-IN" w:bidi="hi-IN"/>
    </w:rPr>
  </w:style>
  <w:style w:type="character" w:styleId="CommentReference">
    <w:name w:val="annotation reference"/>
    <w:basedOn w:val="DefaultParagraphFont"/>
    <w:uiPriority w:val="99"/>
    <w:semiHidden/>
    <w:unhideWhenUsed/>
    <w:rsid w:val="00CB7EB3"/>
    <w:rPr>
      <w:sz w:val="16"/>
      <w:szCs w:val="16"/>
    </w:rPr>
  </w:style>
  <w:style w:type="paragraph" w:styleId="CommentSubject">
    <w:name w:val="annotation subject"/>
    <w:basedOn w:val="CommentText"/>
    <w:next w:val="CommentText"/>
    <w:link w:val="CommentSubjectChar"/>
    <w:uiPriority w:val="99"/>
    <w:semiHidden/>
    <w:unhideWhenUsed/>
    <w:rsid w:val="00FB4322"/>
    <w:rPr>
      <w:b/>
      <w:bCs/>
    </w:rPr>
  </w:style>
  <w:style w:type="character" w:customStyle="1" w:styleId="CommentSubjectChar">
    <w:name w:val="Comment Subject Char"/>
    <w:basedOn w:val="CommentTextChar"/>
    <w:link w:val="CommentSubject"/>
    <w:uiPriority w:val="99"/>
    <w:semiHidden/>
    <w:rsid w:val="00FB4322"/>
    <w:rPr>
      <w:rFonts w:eastAsia="SimSun" w:cs="Mangal"/>
      <w:b/>
      <w:bCs/>
      <w:kern w:val="1"/>
      <w:szCs w:val="18"/>
      <w:lang w:eastAsia="hi-IN" w:bidi="hi-IN"/>
    </w:rPr>
  </w:style>
  <w:style w:type="paragraph" w:styleId="FootnoteText">
    <w:name w:val="footnote text"/>
    <w:basedOn w:val="Normal"/>
    <w:link w:val="FootnoteTextChar"/>
    <w:rsid w:val="0083202F"/>
    <w:pPr>
      <w:widowControl/>
      <w:suppressAutoHyphens w:val="0"/>
    </w:pPr>
    <w:rPr>
      <w:rFonts w:eastAsia="Times New Roman" w:cs="Times New Roman"/>
      <w:kern w:val="0"/>
      <w:sz w:val="20"/>
      <w:szCs w:val="20"/>
      <w:lang w:val="es-ES_tradnl" w:eastAsia="es-ES_tradnl" w:bidi="ar-SA"/>
    </w:rPr>
  </w:style>
  <w:style w:type="character" w:customStyle="1" w:styleId="FootnoteTextChar">
    <w:name w:val="Footnote Text Char"/>
    <w:basedOn w:val="DefaultParagraphFont"/>
    <w:link w:val="FootnoteText"/>
    <w:rsid w:val="0083202F"/>
    <w:rPr>
      <w:lang w:val="es-ES_tradnl" w:eastAsia="es-ES_tradnl"/>
    </w:rPr>
  </w:style>
  <w:style w:type="character" w:styleId="FootnoteReference">
    <w:name w:val="footnote reference"/>
    <w:basedOn w:val="DefaultParagraphFont"/>
    <w:rsid w:val="0083202F"/>
    <w:rPr>
      <w:vertAlign w:val="superscript"/>
    </w:rPr>
  </w:style>
  <w:style w:type="paragraph" w:styleId="NormalWeb">
    <w:name w:val="Normal (Web)"/>
    <w:basedOn w:val="Normal"/>
    <w:uiPriority w:val="99"/>
    <w:unhideWhenUsed/>
    <w:rsid w:val="00C9245E"/>
    <w:pPr>
      <w:widowControl/>
      <w:suppressAutoHyphens w:val="0"/>
      <w:spacing w:before="100" w:beforeAutospacing="1" w:after="100" w:afterAutospacing="1"/>
    </w:pPr>
    <w:rPr>
      <w:rFonts w:eastAsia="Times New Roman" w:cs="Times New Roman"/>
      <w:kern w:val="0"/>
      <w:lang w:val="en-US" w:eastAsia="en-US" w:bidi="ar-SA"/>
    </w:rPr>
  </w:style>
  <w:style w:type="paragraph" w:styleId="TableofFigures">
    <w:name w:val="table of figures"/>
    <w:basedOn w:val="Normal"/>
    <w:next w:val="Normal"/>
    <w:uiPriority w:val="99"/>
    <w:unhideWhenUsed/>
    <w:rsid w:val="00FE466F"/>
    <w:rPr>
      <w:szCs w:val="21"/>
    </w:rPr>
  </w:style>
  <w:style w:type="character" w:styleId="HTMLAcronym">
    <w:name w:val="HTML Acronym"/>
    <w:basedOn w:val="DefaultParagraphFont"/>
    <w:uiPriority w:val="99"/>
    <w:semiHidden/>
    <w:unhideWhenUsed/>
    <w:rsid w:val="00451E80"/>
  </w:style>
  <w:style w:type="character" w:customStyle="1" w:styleId="Heading5Char">
    <w:name w:val="Heading 5 Char"/>
    <w:basedOn w:val="DefaultParagraphFont"/>
    <w:link w:val="Heading5"/>
    <w:uiPriority w:val="9"/>
    <w:semiHidden/>
    <w:rsid w:val="004D650B"/>
    <w:rPr>
      <w:rFonts w:asciiTheme="majorHAnsi" w:eastAsiaTheme="majorEastAsia" w:hAnsiTheme="majorHAnsi" w:cs="Mangal"/>
      <w:color w:val="243F60" w:themeColor="accent1" w:themeShade="7F"/>
      <w:kern w:val="1"/>
      <w:sz w:val="24"/>
      <w:szCs w:val="21"/>
      <w:lang w:eastAsia="hi-IN" w:bidi="hi-IN"/>
    </w:rPr>
  </w:style>
  <w:style w:type="paragraph" w:styleId="Subtitle">
    <w:name w:val="Subtitle"/>
    <w:basedOn w:val="Normal"/>
    <w:next w:val="Normal"/>
    <w:link w:val="SubtitleChar1"/>
    <w:uiPriority w:val="11"/>
    <w:qFormat/>
    <w:rsid w:val="008F597E"/>
    <w:pPr>
      <w:numPr>
        <w:ilvl w:val="1"/>
      </w:numPr>
    </w:pPr>
    <w:rPr>
      <w:rFonts w:asciiTheme="majorHAnsi" w:eastAsiaTheme="majorEastAsia" w:hAnsiTheme="majorHAnsi"/>
      <w:i/>
      <w:iCs/>
      <w:color w:val="4F81BD" w:themeColor="accent1"/>
      <w:spacing w:val="15"/>
      <w:szCs w:val="21"/>
    </w:rPr>
  </w:style>
  <w:style w:type="character" w:customStyle="1" w:styleId="SubtitleChar1">
    <w:name w:val="Subtitle Char1"/>
    <w:basedOn w:val="DefaultParagraphFont"/>
    <w:link w:val="Subtitle"/>
    <w:uiPriority w:val="11"/>
    <w:rsid w:val="008F597E"/>
    <w:rPr>
      <w:rFonts w:asciiTheme="majorHAnsi" w:eastAsiaTheme="majorEastAsia" w:hAnsiTheme="majorHAnsi" w:cs="Mangal"/>
      <w:i/>
      <w:iCs/>
      <w:color w:val="4F81BD" w:themeColor="accent1"/>
      <w:spacing w:val="15"/>
      <w:kern w:val="1"/>
      <w:sz w:val="24"/>
      <w:szCs w:val="21"/>
      <w:lang w:eastAsia="hi-IN" w:bidi="hi-IN"/>
    </w:rPr>
  </w:style>
  <w:style w:type="character" w:styleId="SubtleEmphasis">
    <w:name w:val="Subtle Emphasis"/>
    <w:basedOn w:val="DefaultParagraphFont"/>
    <w:uiPriority w:val="19"/>
    <w:qFormat/>
    <w:rsid w:val="008F597E"/>
    <w:rPr>
      <w:i/>
      <w:iCs/>
      <w:color w:val="808080" w:themeColor="text1" w:themeTint="7F"/>
    </w:rPr>
  </w:style>
  <w:style w:type="paragraph" w:customStyle="1" w:styleId="Default">
    <w:name w:val="Default"/>
    <w:rsid w:val="004A750C"/>
    <w:pP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autoSpaceDE w:val="0"/>
      <w:autoSpaceDN w:val="0"/>
      <w:adjustRightInd w:val="0"/>
      <w:spacing w:line="223" w:lineRule="auto"/>
    </w:pPr>
    <w:rPr>
      <w:rFonts w:ascii="Arial Unicode MS" w:eastAsia="Arial Unicode MS" w:hAnsi="Arial" w:cs="Arial Unicode MS"/>
      <w:color w:val="FFFFFF"/>
      <w:sz w:val="36"/>
      <w:szCs w:val="3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0" w:unhideWhenUsed="0" w:qFormat="1"/>
    <w:lsdException w:name="footnote reference"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SimSun" w:cs="Mangal"/>
      <w:kern w:val="1"/>
      <w:sz w:val="24"/>
      <w:szCs w:val="24"/>
      <w:lang w:eastAsia="hi-IN" w:bidi="hi-IN"/>
    </w:rPr>
  </w:style>
  <w:style w:type="paragraph" w:styleId="Heading1">
    <w:name w:val="heading 1"/>
    <w:basedOn w:val="Heading"/>
    <w:next w:val="BodyText"/>
    <w:link w:val="Heading1Char"/>
    <w:uiPriority w:val="9"/>
    <w:qFormat/>
    <w:pPr>
      <w:tabs>
        <w:tab w:val="num" w:pos="0"/>
      </w:tabs>
      <w:ind w:left="432" w:hanging="432"/>
      <w:outlineLvl w:val="0"/>
    </w:pPr>
    <w:rPr>
      <w:rFonts w:ascii="Times New Roman" w:eastAsia="SimSun" w:hAnsi="Times New Roman"/>
      <w:b/>
      <w:bCs/>
      <w:sz w:val="48"/>
      <w:szCs w:val="48"/>
    </w:rPr>
  </w:style>
  <w:style w:type="paragraph" w:styleId="Heading2">
    <w:name w:val="heading 2"/>
    <w:basedOn w:val="Normal"/>
    <w:next w:val="Normal"/>
    <w:link w:val="Heading2Char"/>
    <w:uiPriority w:val="9"/>
    <w:semiHidden/>
    <w:unhideWhenUsed/>
    <w:qFormat/>
    <w:rsid w:val="00120931"/>
    <w:pPr>
      <w:keepNext/>
      <w:keepLines/>
      <w:spacing w:before="200"/>
      <w:outlineLvl w:val="1"/>
    </w:pPr>
    <w:rPr>
      <w:rFonts w:asciiTheme="majorHAnsi" w:eastAsiaTheme="majorEastAsia" w:hAnsiTheme="majorHAnsi"/>
      <w:b/>
      <w:bCs/>
      <w:color w:val="4F81BD" w:themeColor="accent1"/>
      <w:sz w:val="26"/>
      <w:szCs w:val="23"/>
    </w:rPr>
  </w:style>
  <w:style w:type="paragraph" w:styleId="Heading3">
    <w:name w:val="heading 3"/>
    <w:basedOn w:val="Normal"/>
    <w:next w:val="Normal"/>
    <w:link w:val="Heading3Char"/>
    <w:uiPriority w:val="9"/>
    <w:semiHidden/>
    <w:unhideWhenUsed/>
    <w:qFormat/>
    <w:rsid w:val="00120931"/>
    <w:pPr>
      <w:keepNext/>
      <w:keepLines/>
      <w:spacing w:before="200"/>
      <w:outlineLvl w:val="2"/>
    </w:pPr>
    <w:rPr>
      <w:rFonts w:asciiTheme="majorHAnsi" w:eastAsiaTheme="majorEastAsia" w:hAnsiTheme="majorHAnsi"/>
      <w:b/>
      <w:bCs/>
      <w:color w:val="4F81BD" w:themeColor="accent1"/>
      <w:szCs w:val="21"/>
    </w:rPr>
  </w:style>
  <w:style w:type="paragraph" w:styleId="Heading4">
    <w:name w:val="heading 4"/>
    <w:basedOn w:val="Normal"/>
    <w:next w:val="Normal"/>
    <w:link w:val="Heading4Char"/>
    <w:uiPriority w:val="9"/>
    <w:semiHidden/>
    <w:unhideWhenUsed/>
    <w:qFormat/>
    <w:rsid w:val="00120931"/>
    <w:pPr>
      <w:keepNext/>
      <w:keepLines/>
      <w:spacing w:before="200"/>
      <w:outlineLvl w:val="3"/>
    </w:pPr>
    <w:rPr>
      <w:rFonts w:asciiTheme="majorHAnsi" w:eastAsiaTheme="majorEastAsia" w:hAnsiTheme="majorHAnsi"/>
      <w:b/>
      <w:bCs/>
      <w:i/>
      <w:iCs/>
      <w:color w:val="4F81BD" w:themeColor="accent1"/>
      <w:szCs w:val="21"/>
    </w:rPr>
  </w:style>
  <w:style w:type="paragraph" w:styleId="Heading5">
    <w:name w:val="heading 5"/>
    <w:basedOn w:val="Normal"/>
    <w:next w:val="Normal"/>
    <w:link w:val="Heading5Char"/>
    <w:uiPriority w:val="9"/>
    <w:semiHidden/>
    <w:unhideWhenUsed/>
    <w:qFormat/>
    <w:rsid w:val="004D650B"/>
    <w:pPr>
      <w:keepNext/>
      <w:keepLines/>
      <w:spacing w:before="200"/>
      <w:outlineLvl w:val="4"/>
    </w:pPr>
    <w:rPr>
      <w:rFonts w:asciiTheme="majorHAnsi" w:eastAsiaTheme="majorEastAsia" w:hAnsiTheme="majorHAnsi"/>
      <w:color w:val="243F60" w:themeColor="accent1" w:themeShade="7F"/>
      <w:szCs w:val="21"/>
    </w:rPr>
  </w:style>
  <w:style w:type="paragraph" w:styleId="Heading6">
    <w:name w:val="heading 6"/>
    <w:basedOn w:val="Normal"/>
    <w:next w:val="Normal"/>
    <w:link w:val="Heading6Char"/>
    <w:uiPriority w:val="9"/>
    <w:semiHidden/>
    <w:unhideWhenUsed/>
    <w:qFormat/>
    <w:rsid w:val="00120931"/>
    <w:pPr>
      <w:keepNext/>
      <w:keepLines/>
      <w:spacing w:before="200"/>
      <w:outlineLvl w:val="5"/>
    </w:pPr>
    <w:rPr>
      <w:rFonts w:asciiTheme="majorHAnsi" w:eastAsiaTheme="majorEastAsia" w:hAnsiTheme="majorHAnsi"/>
      <w:i/>
      <w:iCs/>
      <w:color w:val="243F60" w:themeColor="accent1" w:themeShade="7F"/>
      <w:szCs w:val="21"/>
    </w:rPr>
  </w:style>
  <w:style w:type="paragraph" w:styleId="Heading7">
    <w:name w:val="heading 7"/>
    <w:basedOn w:val="Normal"/>
    <w:next w:val="Normal"/>
    <w:link w:val="Heading7Char"/>
    <w:uiPriority w:val="9"/>
    <w:semiHidden/>
    <w:unhideWhenUsed/>
    <w:qFormat/>
    <w:rsid w:val="00120931"/>
    <w:pPr>
      <w:keepNext/>
      <w:keepLines/>
      <w:spacing w:before="200"/>
      <w:outlineLvl w:val="6"/>
    </w:pPr>
    <w:rPr>
      <w:rFonts w:asciiTheme="majorHAnsi" w:eastAsiaTheme="majorEastAsia" w:hAnsiTheme="majorHAnsi"/>
      <w:i/>
      <w:iCs/>
      <w:color w:val="404040" w:themeColor="text1" w:themeTint="BF"/>
      <w:szCs w:val="21"/>
    </w:rPr>
  </w:style>
  <w:style w:type="paragraph" w:styleId="Heading8">
    <w:name w:val="heading 8"/>
    <w:basedOn w:val="Normal"/>
    <w:next w:val="Normal"/>
    <w:link w:val="Heading8Char"/>
    <w:uiPriority w:val="9"/>
    <w:semiHidden/>
    <w:unhideWhenUsed/>
    <w:qFormat/>
    <w:rsid w:val="00120931"/>
    <w:pPr>
      <w:keepNext/>
      <w:keepLines/>
      <w:spacing w:before="200"/>
      <w:outlineLvl w:val="7"/>
    </w:pPr>
    <w:rPr>
      <w:rFonts w:asciiTheme="majorHAnsi" w:eastAsiaTheme="majorEastAsia" w:hAnsiTheme="majorHAnsi"/>
      <w:color w:val="404040" w:themeColor="text1" w:themeTint="BF"/>
      <w:sz w:val="20"/>
      <w:szCs w:val="18"/>
    </w:rPr>
  </w:style>
  <w:style w:type="paragraph" w:styleId="Heading9">
    <w:name w:val="heading 9"/>
    <w:basedOn w:val="Normal"/>
    <w:next w:val="Normal"/>
    <w:link w:val="Heading9Char"/>
    <w:uiPriority w:val="9"/>
    <w:semiHidden/>
    <w:unhideWhenUsed/>
    <w:qFormat/>
    <w:rsid w:val="00120931"/>
    <w:pPr>
      <w:keepNext/>
      <w:keepLines/>
      <w:spacing w:before="200"/>
      <w:outlineLvl w:val="8"/>
    </w:pPr>
    <w:rPr>
      <w:rFonts w:asciiTheme="majorHAnsi" w:eastAsiaTheme="majorEastAsia" w:hAnsiTheme="majorHAnsi"/>
      <w:i/>
      <w:iCs/>
      <w:color w:val="404040" w:themeColor="text1" w:themeTint="BF"/>
      <w:sz w:val="2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Wingdings 2" w:hAnsi="Wingdings 2" w:cs="OpenSymbol"/>
    </w:rPr>
  </w:style>
  <w:style w:type="character" w:customStyle="1" w:styleId="WW8Num3z1">
    <w:name w:val="WW8Num3z1"/>
    <w:rPr>
      <w:rFonts w:ascii="OpenSymbol" w:hAnsi="OpenSymbol" w:cs="OpenSymbol"/>
    </w:rPr>
  </w:style>
  <w:style w:type="character" w:customStyle="1" w:styleId="WW8Num4z0">
    <w:name w:val="WW8Num4z0"/>
    <w:rPr>
      <w:rFonts w:ascii="Wingdings 2" w:hAnsi="Wingdings 2" w:cs="OpenSymbol"/>
    </w:rPr>
  </w:style>
  <w:style w:type="character" w:customStyle="1" w:styleId="WW8Num4z1">
    <w:name w:val="WW8Num4z1"/>
    <w:rPr>
      <w:rFonts w:ascii="OpenSymbol" w:hAnsi="OpenSymbol" w:cs="Open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WW-Absatz-Standardschriftart11111111111">
    <w:name w:val="WW-Absatz-Standardschriftart11111111111"/>
  </w:style>
  <w:style w:type="character" w:styleId="Hyperlink">
    <w:name w:val="Hyperlink"/>
    <w:uiPriority w:val="99"/>
    <w:rPr>
      <w:color w:val="000080"/>
      <w:u w:val="single"/>
    </w:rPr>
  </w:style>
  <w:style w:type="character" w:customStyle="1" w:styleId="NumberingSymbols">
    <w:name w:val="Numbering Symbols"/>
  </w:style>
  <w:style w:type="character" w:customStyle="1" w:styleId="RTOTextChar">
    <w:name w:val="RTO Text Char"/>
    <w:rPr>
      <w:sz w:val="22"/>
      <w:lang w:val="en-GB" w:eastAsia="ar-SA" w:bidi="ar-SA"/>
    </w:rPr>
  </w:style>
  <w:style w:type="character" w:customStyle="1" w:styleId="RTOReferenceTextChar">
    <w:name w:val="RTO Reference Text Char"/>
    <w:basedOn w:val="RTOTextChar"/>
    <w:rPr>
      <w:sz w:val="22"/>
      <w:lang w:val="en-GB" w:eastAsia="ar-SA" w:bidi="ar-SA"/>
    </w:rPr>
  </w:style>
  <w:style w:type="character" w:styleId="FollowedHyperlink">
    <w:name w:val="FollowedHyperlink"/>
    <w:rPr>
      <w:color w:val="800000"/>
      <w:u w:val="single"/>
    </w:rP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BalloonText">
    <w:name w:val="Balloon Text"/>
    <w:basedOn w:val="Normal"/>
    <w:link w:val="BalloonTextChar"/>
    <w:uiPriority w:val="99"/>
    <w:semiHidden/>
    <w:unhideWhenUsed/>
    <w:rsid w:val="00FE689F"/>
    <w:rPr>
      <w:rFonts w:ascii="Tahoma" w:hAnsi="Tahoma"/>
      <w:sz w:val="16"/>
      <w:szCs w:val="14"/>
    </w:rPr>
  </w:style>
  <w:style w:type="character" w:customStyle="1" w:styleId="BalloonTextChar">
    <w:name w:val="Balloon Text Char"/>
    <w:link w:val="BalloonText"/>
    <w:uiPriority w:val="99"/>
    <w:semiHidden/>
    <w:rsid w:val="00FE689F"/>
    <w:rPr>
      <w:rFonts w:ascii="Tahoma" w:eastAsia="SimSun" w:hAnsi="Tahoma" w:cs="Mangal"/>
      <w:kern w:val="1"/>
      <w:sz w:val="16"/>
      <w:szCs w:val="14"/>
      <w:lang w:eastAsia="hi-IN" w:bidi="hi-IN"/>
    </w:rPr>
  </w:style>
  <w:style w:type="paragraph" w:styleId="Index1">
    <w:name w:val="index 1"/>
    <w:basedOn w:val="Normal"/>
    <w:next w:val="Normal"/>
    <w:autoRedefine/>
    <w:uiPriority w:val="99"/>
    <w:unhideWhenUsed/>
    <w:rsid w:val="00FE689F"/>
    <w:pPr>
      <w:ind w:left="240" w:hanging="240"/>
    </w:pPr>
    <w:rPr>
      <w:rFonts w:asciiTheme="minorHAnsi" w:hAnsiTheme="minorHAnsi" w:cstheme="minorHAnsi"/>
      <w:sz w:val="18"/>
      <w:szCs w:val="18"/>
    </w:rPr>
  </w:style>
  <w:style w:type="paragraph" w:styleId="Header">
    <w:name w:val="header"/>
    <w:basedOn w:val="Normal"/>
    <w:link w:val="HeaderChar"/>
    <w:uiPriority w:val="99"/>
    <w:unhideWhenUsed/>
    <w:rsid w:val="00FE689F"/>
    <w:pPr>
      <w:tabs>
        <w:tab w:val="center" w:pos="4252"/>
        <w:tab w:val="right" w:pos="8504"/>
      </w:tabs>
    </w:pPr>
    <w:rPr>
      <w:szCs w:val="21"/>
    </w:rPr>
  </w:style>
  <w:style w:type="character" w:customStyle="1" w:styleId="HeaderChar">
    <w:name w:val="Header Char"/>
    <w:link w:val="Header"/>
    <w:uiPriority w:val="99"/>
    <w:rsid w:val="00FE689F"/>
    <w:rPr>
      <w:rFonts w:eastAsia="SimSun" w:cs="Mangal"/>
      <w:kern w:val="1"/>
      <w:sz w:val="24"/>
      <w:szCs w:val="21"/>
      <w:lang w:eastAsia="hi-IN" w:bidi="hi-IN"/>
    </w:rPr>
  </w:style>
  <w:style w:type="paragraph" w:styleId="Footer">
    <w:name w:val="footer"/>
    <w:basedOn w:val="Normal"/>
    <w:link w:val="FooterChar"/>
    <w:uiPriority w:val="99"/>
    <w:unhideWhenUsed/>
    <w:rsid w:val="00FE689F"/>
    <w:pPr>
      <w:tabs>
        <w:tab w:val="center" w:pos="4252"/>
        <w:tab w:val="right" w:pos="8504"/>
      </w:tabs>
    </w:pPr>
    <w:rPr>
      <w:szCs w:val="21"/>
    </w:rPr>
  </w:style>
  <w:style w:type="character" w:customStyle="1" w:styleId="FooterChar">
    <w:name w:val="Footer Char"/>
    <w:link w:val="Footer"/>
    <w:uiPriority w:val="99"/>
    <w:rsid w:val="00FE689F"/>
    <w:rPr>
      <w:rFonts w:eastAsia="SimSun" w:cs="Mangal"/>
      <w:kern w:val="1"/>
      <w:sz w:val="24"/>
      <w:szCs w:val="21"/>
      <w:lang w:eastAsia="hi-IN" w:bidi="hi-IN"/>
    </w:rPr>
  </w:style>
  <w:style w:type="character" w:customStyle="1" w:styleId="apple-style-span">
    <w:name w:val="apple-style-span"/>
    <w:rsid w:val="00A92CF8"/>
  </w:style>
  <w:style w:type="character" w:customStyle="1" w:styleId="hps">
    <w:name w:val="hps"/>
    <w:rsid w:val="008E5870"/>
  </w:style>
  <w:style w:type="character" w:customStyle="1" w:styleId="apple-converted-space">
    <w:name w:val="apple-converted-space"/>
    <w:rsid w:val="008E5870"/>
  </w:style>
  <w:style w:type="character" w:styleId="Emphasis">
    <w:name w:val="Emphasis"/>
    <w:uiPriority w:val="20"/>
    <w:qFormat/>
    <w:rsid w:val="00AD1A7C"/>
    <w:rPr>
      <w:i/>
      <w:iCs/>
    </w:rPr>
  </w:style>
  <w:style w:type="character" w:customStyle="1" w:styleId="Heading1Char">
    <w:name w:val="Heading 1 Char"/>
    <w:basedOn w:val="DefaultParagraphFont"/>
    <w:link w:val="Heading1"/>
    <w:uiPriority w:val="9"/>
    <w:rsid w:val="006F5A50"/>
    <w:rPr>
      <w:rFonts w:eastAsia="SimSun" w:cs="Mangal"/>
      <w:b/>
      <w:bCs/>
      <w:kern w:val="1"/>
      <w:sz w:val="48"/>
      <w:szCs w:val="48"/>
      <w:lang w:eastAsia="hi-IN" w:bidi="hi-IN"/>
    </w:rPr>
  </w:style>
  <w:style w:type="paragraph" w:styleId="Bibliography">
    <w:name w:val="Bibliography"/>
    <w:basedOn w:val="Normal"/>
    <w:next w:val="Normal"/>
    <w:uiPriority w:val="37"/>
    <w:unhideWhenUsed/>
    <w:rsid w:val="006F5A50"/>
    <w:rPr>
      <w:szCs w:val="21"/>
    </w:rPr>
  </w:style>
  <w:style w:type="paragraph" w:styleId="Title">
    <w:name w:val="Title"/>
    <w:basedOn w:val="Normal"/>
    <w:next w:val="Normal"/>
    <w:link w:val="TitleChar"/>
    <w:uiPriority w:val="10"/>
    <w:qFormat/>
    <w:rsid w:val="00EA46B5"/>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leChar">
    <w:name w:val="Title Char"/>
    <w:basedOn w:val="DefaultParagraphFont"/>
    <w:link w:val="Title"/>
    <w:uiPriority w:val="10"/>
    <w:rsid w:val="00EA46B5"/>
    <w:rPr>
      <w:rFonts w:asciiTheme="majorHAnsi" w:eastAsiaTheme="majorEastAsia" w:hAnsiTheme="majorHAnsi" w:cs="Mangal"/>
      <w:color w:val="17365D" w:themeColor="text2" w:themeShade="BF"/>
      <w:spacing w:val="5"/>
      <w:kern w:val="28"/>
      <w:sz w:val="52"/>
      <w:szCs w:val="47"/>
      <w:lang w:eastAsia="hi-IN" w:bidi="hi-IN"/>
    </w:rPr>
  </w:style>
  <w:style w:type="paragraph" w:styleId="ListParagraph">
    <w:name w:val="List Paragraph"/>
    <w:basedOn w:val="Normal"/>
    <w:uiPriority w:val="34"/>
    <w:qFormat/>
    <w:rsid w:val="00531F30"/>
    <w:pPr>
      <w:ind w:left="720"/>
      <w:contextualSpacing/>
    </w:pPr>
    <w:rPr>
      <w:szCs w:val="21"/>
    </w:rPr>
  </w:style>
  <w:style w:type="character" w:customStyle="1" w:styleId="SubtitleChar">
    <w:name w:val="Subtitle Char"/>
    <w:basedOn w:val="DefaultParagraphFont"/>
    <w:uiPriority w:val="11"/>
    <w:rsid w:val="00BF0616"/>
    <w:rPr>
      <w:rFonts w:asciiTheme="majorHAnsi" w:eastAsiaTheme="majorEastAsia" w:hAnsiTheme="majorHAnsi" w:cs="Mangal"/>
      <w:i/>
      <w:iCs/>
      <w:color w:val="1F497D" w:themeColor="text2"/>
      <w:spacing w:val="15"/>
      <w:kern w:val="1"/>
      <w:sz w:val="24"/>
      <w:szCs w:val="21"/>
      <w:u w:val="single"/>
      <w:lang w:eastAsia="hi-IN" w:bidi="hi-IN"/>
    </w:rPr>
  </w:style>
  <w:style w:type="character" w:customStyle="1" w:styleId="Heading2Char">
    <w:name w:val="Heading 2 Char"/>
    <w:basedOn w:val="DefaultParagraphFont"/>
    <w:link w:val="Heading2"/>
    <w:uiPriority w:val="9"/>
    <w:semiHidden/>
    <w:rsid w:val="00120931"/>
    <w:rPr>
      <w:rFonts w:asciiTheme="majorHAnsi" w:eastAsiaTheme="majorEastAsia" w:hAnsiTheme="majorHAnsi" w:cs="Mangal"/>
      <w:b/>
      <w:bCs/>
      <w:color w:val="4F81BD" w:themeColor="accent1"/>
      <w:kern w:val="1"/>
      <w:sz w:val="26"/>
      <w:szCs w:val="23"/>
      <w:lang w:eastAsia="hi-IN" w:bidi="hi-IN"/>
    </w:rPr>
  </w:style>
  <w:style w:type="character" w:customStyle="1" w:styleId="Heading3Char">
    <w:name w:val="Heading 3 Char"/>
    <w:basedOn w:val="DefaultParagraphFont"/>
    <w:link w:val="Heading3"/>
    <w:uiPriority w:val="9"/>
    <w:semiHidden/>
    <w:rsid w:val="00120931"/>
    <w:rPr>
      <w:rFonts w:asciiTheme="majorHAnsi" w:eastAsiaTheme="majorEastAsia" w:hAnsiTheme="majorHAnsi" w:cs="Mangal"/>
      <w:b/>
      <w:bCs/>
      <w:color w:val="4F81BD" w:themeColor="accent1"/>
      <w:kern w:val="1"/>
      <w:sz w:val="24"/>
      <w:szCs w:val="21"/>
      <w:lang w:eastAsia="hi-IN" w:bidi="hi-IN"/>
    </w:rPr>
  </w:style>
  <w:style w:type="character" w:customStyle="1" w:styleId="Heading4Char">
    <w:name w:val="Heading 4 Char"/>
    <w:basedOn w:val="DefaultParagraphFont"/>
    <w:link w:val="Heading4"/>
    <w:uiPriority w:val="9"/>
    <w:semiHidden/>
    <w:rsid w:val="00120931"/>
    <w:rPr>
      <w:rFonts w:asciiTheme="majorHAnsi" w:eastAsiaTheme="majorEastAsia" w:hAnsiTheme="majorHAnsi" w:cs="Mangal"/>
      <w:b/>
      <w:bCs/>
      <w:i/>
      <w:iCs/>
      <w:color w:val="4F81BD" w:themeColor="accent1"/>
      <w:kern w:val="1"/>
      <w:sz w:val="24"/>
      <w:szCs w:val="21"/>
      <w:lang w:eastAsia="hi-IN" w:bidi="hi-IN"/>
    </w:rPr>
  </w:style>
  <w:style w:type="character" w:customStyle="1" w:styleId="Heading6Char">
    <w:name w:val="Heading 6 Char"/>
    <w:basedOn w:val="DefaultParagraphFont"/>
    <w:link w:val="Heading6"/>
    <w:uiPriority w:val="9"/>
    <w:semiHidden/>
    <w:rsid w:val="00120931"/>
    <w:rPr>
      <w:rFonts w:asciiTheme="majorHAnsi" w:eastAsiaTheme="majorEastAsia" w:hAnsiTheme="majorHAnsi" w:cs="Mangal"/>
      <w:i/>
      <w:iCs/>
      <w:color w:val="243F60" w:themeColor="accent1" w:themeShade="7F"/>
      <w:kern w:val="1"/>
      <w:sz w:val="24"/>
      <w:szCs w:val="21"/>
      <w:lang w:eastAsia="hi-IN" w:bidi="hi-IN"/>
    </w:rPr>
  </w:style>
  <w:style w:type="character" w:customStyle="1" w:styleId="Heading7Char">
    <w:name w:val="Heading 7 Char"/>
    <w:basedOn w:val="DefaultParagraphFont"/>
    <w:link w:val="Heading7"/>
    <w:uiPriority w:val="9"/>
    <w:semiHidden/>
    <w:rsid w:val="00120931"/>
    <w:rPr>
      <w:rFonts w:asciiTheme="majorHAnsi" w:eastAsiaTheme="majorEastAsia" w:hAnsiTheme="majorHAnsi" w:cs="Mangal"/>
      <w:i/>
      <w:iCs/>
      <w:color w:val="404040" w:themeColor="text1" w:themeTint="BF"/>
      <w:kern w:val="1"/>
      <w:sz w:val="24"/>
      <w:szCs w:val="21"/>
      <w:lang w:eastAsia="hi-IN" w:bidi="hi-IN"/>
    </w:rPr>
  </w:style>
  <w:style w:type="character" w:customStyle="1" w:styleId="Heading8Char">
    <w:name w:val="Heading 8 Char"/>
    <w:basedOn w:val="DefaultParagraphFont"/>
    <w:link w:val="Heading8"/>
    <w:uiPriority w:val="9"/>
    <w:semiHidden/>
    <w:rsid w:val="00120931"/>
    <w:rPr>
      <w:rFonts w:asciiTheme="majorHAnsi" w:eastAsiaTheme="majorEastAsia" w:hAnsiTheme="majorHAnsi" w:cs="Mangal"/>
      <w:color w:val="404040" w:themeColor="text1" w:themeTint="BF"/>
      <w:kern w:val="1"/>
      <w:szCs w:val="18"/>
      <w:lang w:eastAsia="hi-IN" w:bidi="hi-IN"/>
    </w:rPr>
  </w:style>
  <w:style w:type="character" w:customStyle="1" w:styleId="Heading9Char">
    <w:name w:val="Heading 9 Char"/>
    <w:basedOn w:val="DefaultParagraphFont"/>
    <w:link w:val="Heading9"/>
    <w:uiPriority w:val="9"/>
    <w:semiHidden/>
    <w:rsid w:val="00120931"/>
    <w:rPr>
      <w:rFonts w:asciiTheme="majorHAnsi" w:eastAsiaTheme="majorEastAsia" w:hAnsiTheme="majorHAnsi" w:cs="Mangal"/>
      <w:i/>
      <w:iCs/>
      <w:color w:val="404040" w:themeColor="text1" w:themeTint="BF"/>
      <w:kern w:val="1"/>
      <w:szCs w:val="18"/>
      <w:lang w:eastAsia="hi-IN" w:bidi="hi-IN"/>
    </w:rPr>
  </w:style>
  <w:style w:type="paragraph" w:styleId="TOC1">
    <w:name w:val="toc 1"/>
    <w:basedOn w:val="Normal"/>
    <w:next w:val="Normal"/>
    <w:autoRedefine/>
    <w:uiPriority w:val="39"/>
    <w:unhideWhenUsed/>
    <w:rsid w:val="00120931"/>
    <w:pPr>
      <w:widowControl/>
      <w:tabs>
        <w:tab w:val="right" w:leader="dot" w:pos="9350"/>
      </w:tabs>
      <w:suppressAutoHyphens w:val="0"/>
      <w:spacing w:line="360" w:lineRule="auto"/>
      <w:ind w:left="432" w:hanging="432"/>
    </w:pPr>
    <w:rPr>
      <w:rFonts w:eastAsia="Times New Roman" w:cs="Times New Roman"/>
      <w:kern w:val="0"/>
      <w:lang w:val="en-US" w:eastAsia="en-US" w:bidi="ar-SA"/>
    </w:rPr>
  </w:style>
  <w:style w:type="paragraph" w:styleId="TOC2">
    <w:name w:val="toc 2"/>
    <w:basedOn w:val="Normal"/>
    <w:next w:val="Normal"/>
    <w:autoRedefine/>
    <w:uiPriority w:val="39"/>
    <w:unhideWhenUsed/>
    <w:rsid w:val="00120931"/>
    <w:pPr>
      <w:widowControl/>
      <w:suppressAutoHyphens w:val="0"/>
      <w:spacing w:line="360" w:lineRule="auto"/>
      <w:ind w:left="245"/>
    </w:pPr>
    <w:rPr>
      <w:rFonts w:eastAsia="Times New Roman" w:cs="Times New Roman"/>
      <w:kern w:val="0"/>
      <w:lang w:val="en-US" w:eastAsia="en-US" w:bidi="ar-SA"/>
    </w:rPr>
  </w:style>
  <w:style w:type="paragraph" w:styleId="TOC3">
    <w:name w:val="toc 3"/>
    <w:basedOn w:val="Normal"/>
    <w:next w:val="Normal"/>
    <w:autoRedefine/>
    <w:uiPriority w:val="39"/>
    <w:unhideWhenUsed/>
    <w:rsid w:val="00120931"/>
    <w:pPr>
      <w:widowControl/>
      <w:suppressAutoHyphens w:val="0"/>
      <w:spacing w:line="360" w:lineRule="auto"/>
      <w:ind w:left="475"/>
    </w:pPr>
    <w:rPr>
      <w:rFonts w:eastAsia="Times New Roman" w:cs="Times New Roman"/>
      <w:kern w:val="0"/>
      <w:lang w:val="en-US" w:eastAsia="en-US" w:bidi="ar-SA"/>
    </w:rPr>
  </w:style>
  <w:style w:type="paragraph" w:customStyle="1" w:styleId="TitlePage">
    <w:name w:val="Title Page"/>
    <w:rsid w:val="00120931"/>
    <w:pPr>
      <w:jc w:val="center"/>
    </w:pPr>
    <w:rPr>
      <w:sz w:val="24"/>
      <w:lang w:val="en-US" w:eastAsia="en-US"/>
    </w:rPr>
  </w:style>
  <w:style w:type="paragraph" w:customStyle="1" w:styleId="TitlePageRightAlign">
    <w:name w:val="Title Page Right Align"/>
    <w:basedOn w:val="TitlePage"/>
    <w:rsid w:val="00120931"/>
    <w:pPr>
      <w:jc w:val="right"/>
    </w:pPr>
  </w:style>
  <w:style w:type="paragraph" w:customStyle="1" w:styleId="PageHeading">
    <w:name w:val="Page Heading"/>
    <w:basedOn w:val="TitlePage"/>
    <w:next w:val="BodyText"/>
    <w:rsid w:val="00120931"/>
    <w:pPr>
      <w:keepNext/>
      <w:spacing w:after="240" w:line="360" w:lineRule="auto"/>
      <w:outlineLvl w:val="0"/>
    </w:pPr>
    <w:rPr>
      <w:b/>
      <w:sz w:val="32"/>
    </w:rPr>
  </w:style>
  <w:style w:type="paragraph" w:customStyle="1" w:styleId="PageHeadingTOC">
    <w:name w:val="Page Heading TOC"/>
    <w:basedOn w:val="PageHeading"/>
    <w:next w:val="BodyText"/>
    <w:rsid w:val="00120931"/>
  </w:style>
  <w:style w:type="paragraph" w:customStyle="1" w:styleId="Bibliography1">
    <w:name w:val="Bibliography1"/>
    <w:basedOn w:val="BodyText"/>
    <w:rsid w:val="00120931"/>
    <w:pPr>
      <w:widowControl/>
      <w:suppressAutoHyphens w:val="0"/>
      <w:spacing w:after="0"/>
      <w:ind w:left="720" w:hanging="720"/>
      <w:jc w:val="both"/>
    </w:pPr>
    <w:rPr>
      <w:rFonts w:eastAsia="Times New Roman" w:cs="Times New Roman"/>
      <w:kern w:val="0"/>
      <w:lang w:val="en-US" w:eastAsia="en-US" w:bidi="ar-SA"/>
    </w:rPr>
  </w:style>
  <w:style w:type="paragraph" w:styleId="Revision">
    <w:name w:val="Revision"/>
    <w:hidden/>
    <w:uiPriority w:val="99"/>
    <w:semiHidden/>
    <w:rsid w:val="002F3D6F"/>
    <w:rPr>
      <w:rFonts w:eastAsia="SimSun" w:cs="Mangal"/>
      <w:kern w:val="1"/>
      <w:sz w:val="24"/>
      <w:szCs w:val="21"/>
      <w:lang w:eastAsia="hi-IN" w:bidi="hi-IN"/>
    </w:rPr>
  </w:style>
  <w:style w:type="paragraph" w:styleId="Index2">
    <w:name w:val="index 2"/>
    <w:basedOn w:val="Normal"/>
    <w:next w:val="Normal"/>
    <w:autoRedefine/>
    <w:uiPriority w:val="99"/>
    <w:unhideWhenUsed/>
    <w:rsid w:val="00B51FD8"/>
    <w:pPr>
      <w:ind w:left="480" w:hanging="240"/>
    </w:pPr>
    <w:rPr>
      <w:rFonts w:asciiTheme="minorHAnsi" w:hAnsiTheme="minorHAnsi" w:cstheme="minorHAnsi"/>
      <w:sz w:val="18"/>
      <w:szCs w:val="18"/>
    </w:rPr>
  </w:style>
  <w:style w:type="paragraph" w:styleId="Index3">
    <w:name w:val="index 3"/>
    <w:basedOn w:val="Normal"/>
    <w:next w:val="Normal"/>
    <w:autoRedefine/>
    <w:uiPriority w:val="99"/>
    <w:unhideWhenUsed/>
    <w:rsid w:val="00B51FD8"/>
    <w:pPr>
      <w:ind w:left="720" w:hanging="240"/>
    </w:pPr>
    <w:rPr>
      <w:rFonts w:asciiTheme="minorHAnsi" w:hAnsiTheme="minorHAnsi" w:cstheme="minorHAnsi"/>
      <w:sz w:val="18"/>
      <w:szCs w:val="18"/>
    </w:rPr>
  </w:style>
  <w:style w:type="paragraph" w:styleId="Index4">
    <w:name w:val="index 4"/>
    <w:basedOn w:val="Normal"/>
    <w:next w:val="Normal"/>
    <w:autoRedefine/>
    <w:uiPriority w:val="99"/>
    <w:unhideWhenUsed/>
    <w:rsid w:val="00B51FD8"/>
    <w:pPr>
      <w:ind w:left="960" w:hanging="240"/>
    </w:pPr>
    <w:rPr>
      <w:rFonts w:asciiTheme="minorHAnsi" w:hAnsiTheme="minorHAnsi" w:cstheme="minorHAnsi"/>
      <w:sz w:val="18"/>
      <w:szCs w:val="18"/>
    </w:rPr>
  </w:style>
  <w:style w:type="paragraph" w:styleId="Index5">
    <w:name w:val="index 5"/>
    <w:basedOn w:val="Normal"/>
    <w:next w:val="Normal"/>
    <w:autoRedefine/>
    <w:uiPriority w:val="99"/>
    <w:unhideWhenUsed/>
    <w:rsid w:val="00B51FD8"/>
    <w:pPr>
      <w:ind w:left="1200" w:hanging="240"/>
    </w:pPr>
    <w:rPr>
      <w:rFonts w:asciiTheme="minorHAnsi" w:hAnsiTheme="minorHAnsi" w:cstheme="minorHAnsi"/>
      <w:sz w:val="18"/>
      <w:szCs w:val="18"/>
    </w:rPr>
  </w:style>
  <w:style w:type="paragraph" w:styleId="Index6">
    <w:name w:val="index 6"/>
    <w:basedOn w:val="Normal"/>
    <w:next w:val="Normal"/>
    <w:autoRedefine/>
    <w:uiPriority w:val="99"/>
    <w:unhideWhenUsed/>
    <w:rsid w:val="00B51FD8"/>
    <w:pPr>
      <w:ind w:left="1440" w:hanging="240"/>
    </w:pPr>
    <w:rPr>
      <w:rFonts w:asciiTheme="minorHAnsi" w:hAnsiTheme="minorHAnsi" w:cstheme="minorHAnsi"/>
      <w:sz w:val="18"/>
      <w:szCs w:val="18"/>
    </w:rPr>
  </w:style>
  <w:style w:type="paragraph" w:styleId="Index7">
    <w:name w:val="index 7"/>
    <w:basedOn w:val="Normal"/>
    <w:next w:val="Normal"/>
    <w:autoRedefine/>
    <w:uiPriority w:val="99"/>
    <w:unhideWhenUsed/>
    <w:rsid w:val="00B51FD8"/>
    <w:pPr>
      <w:ind w:left="1680" w:hanging="240"/>
    </w:pPr>
    <w:rPr>
      <w:rFonts w:asciiTheme="minorHAnsi" w:hAnsiTheme="minorHAnsi" w:cstheme="minorHAnsi"/>
      <w:sz w:val="18"/>
      <w:szCs w:val="18"/>
    </w:rPr>
  </w:style>
  <w:style w:type="paragraph" w:styleId="Index8">
    <w:name w:val="index 8"/>
    <w:basedOn w:val="Normal"/>
    <w:next w:val="Normal"/>
    <w:autoRedefine/>
    <w:uiPriority w:val="99"/>
    <w:unhideWhenUsed/>
    <w:rsid w:val="00B51FD8"/>
    <w:pPr>
      <w:ind w:left="1920" w:hanging="240"/>
    </w:pPr>
    <w:rPr>
      <w:rFonts w:asciiTheme="minorHAnsi" w:hAnsiTheme="minorHAnsi" w:cstheme="minorHAnsi"/>
      <w:sz w:val="18"/>
      <w:szCs w:val="18"/>
    </w:rPr>
  </w:style>
  <w:style w:type="paragraph" w:styleId="Index9">
    <w:name w:val="index 9"/>
    <w:basedOn w:val="Normal"/>
    <w:next w:val="Normal"/>
    <w:autoRedefine/>
    <w:uiPriority w:val="99"/>
    <w:unhideWhenUsed/>
    <w:rsid w:val="00B51FD8"/>
    <w:pPr>
      <w:ind w:left="2160" w:hanging="240"/>
    </w:pPr>
    <w:rPr>
      <w:rFonts w:asciiTheme="minorHAnsi" w:hAnsiTheme="minorHAnsi" w:cstheme="minorHAnsi"/>
      <w:sz w:val="18"/>
      <w:szCs w:val="18"/>
    </w:rPr>
  </w:style>
  <w:style w:type="paragraph" w:styleId="IndexHeading">
    <w:name w:val="index heading"/>
    <w:basedOn w:val="Normal"/>
    <w:next w:val="Index1"/>
    <w:uiPriority w:val="99"/>
    <w:unhideWhenUsed/>
    <w:rsid w:val="00B51FD8"/>
    <w:pPr>
      <w:pBdr>
        <w:top w:val="single" w:sz="12" w:space="0" w:color="auto"/>
      </w:pBdr>
      <w:spacing w:before="360" w:after="240"/>
    </w:pPr>
    <w:rPr>
      <w:rFonts w:asciiTheme="minorHAnsi" w:hAnsiTheme="minorHAnsi" w:cstheme="minorHAnsi"/>
      <w:b/>
      <w:bCs/>
      <w:i/>
      <w:iCs/>
      <w:sz w:val="26"/>
      <w:szCs w:val="26"/>
    </w:rPr>
  </w:style>
  <w:style w:type="paragraph" w:styleId="CommentText">
    <w:name w:val="annotation text"/>
    <w:basedOn w:val="Normal"/>
    <w:link w:val="CommentTextChar"/>
    <w:uiPriority w:val="99"/>
    <w:semiHidden/>
    <w:unhideWhenUsed/>
    <w:rsid w:val="007B2B50"/>
    <w:rPr>
      <w:sz w:val="20"/>
      <w:szCs w:val="18"/>
    </w:rPr>
  </w:style>
  <w:style w:type="character" w:customStyle="1" w:styleId="CommentTextChar">
    <w:name w:val="Comment Text Char"/>
    <w:basedOn w:val="DefaultParagraphFont"/>
    <w:link w:val="CommentText"/>
    <w:uiPriority w:val="99"/>
    <w:semiHidden/>
    <w:rsid w:val="007B2B50"/>
    <w:rPr>
      <w:rFonts w:eastAsia="SimSun" w:cs="Mangal"/>
      <w:kern w:val="1"/>
      <w:szCs w:val="18"/>
      <w:lang w:eastAsia="hi-IN" w:bidi="hi-IN"/>
    </w:rPr>
  </w:style>
  <w:style w:type="character" w:styleId="CommentReference">
    <w:name w:val="annotation reference"/>
    <w:basedOn w:val="DefaultParagraphFont"/>
    <w:uiPriority w:val="99"/>
    <w:semiHidden/>
    <w:unhideWhenUsed/>
    <w:rsid w:val="00CB7EB3"/>
    <w:rPr>
      <w:sz w:val="16"/>
      <w:szCs w:val="16"/>
    </w:rPr>
  </w:style>
  <w:style w:type="paragraph" w:styleId="CommentSubject">
    <w:name w:val="annotation subject"/>
    <w:basedOn w:val="CommentText"/>
    <w:next w:val="CommentText"/>
    <w:link w:val="CommentSubjectChar"/>
    <w:uiPriority w:val="99"/>
    <w:semiHidden/>
    <w:unhideWhenUsed/>
    <w:rsid w:val="00FB4322"/>
    <w:rPr>
      <w:b/>
      <w:bCs/>
    </w:rPr>
  </w:style>
  <w:style w:type="character" w:customStyle="1" w:styleId="CommentSubjectChar">
    <w:name w:val="Comment Subject Char"/>
    <w:basedOn w:val="CommentTextChar"/>
    <w:link w:val="CommentSubject"/>
    <w:uiPriority w:val="99"/>
    <w:semiHidden/>
    <w:rsid w:val="00FB4322"/>
    <w:rPr>
      <w:rFonts w:eastAsia="SimSun" w:cs="Mangal"/>
      <w:b/>
      <w:bCs/>
      <w:kern w:val="1"/>
      <w:szCs w:val="18"/>
      <w:lang w:eastAsia="hi-IN" w:bidi="hi-IN"/>
    </w:rPr>
  </w:style>
  <w:style w:type="paragraph" w:styleId="FootnoteText">
    <w:name w:val="footnote text"/>
    <w:basedOn w:val="Normal"/>
    <w:link w:val="FootnoteTextChar"/>
    <w:rsid w:val="0083202F"/>
    <w:pPr>
      <w:widowControl/>
      <w:suppressAutoHyphens w:val="0"/>
    </w:pPr>
    <w:rPr>
      <w:rFonts w:eastAsia="Times New Roman" w:cs="Times New Roman"/>
      <w:kern w:val="0"/>
      <w:sz w:val="20"/>
      <w:szCs w:val="20"/>
      <w:lang w:val="es-ES_tradnl" w:eastAsia="es-ES_tradnl" w:bidi="ar-SA"/>
    </w:rPr>
  </w:style>
  <w:style w:type="character" w:customStyle="1" w:styleId="FootnoteTextChar">
    <w:name w:val="Footnote Text Char"/>
    <w:basedOn w:val="DefaultParagraphFont"/>
    <w:link w:val="FootnoteText"/>
    <w:rsid w:val="0083202F"/>
    <w:rPr>
      <w:lang w:val="es-ES_tradnl" w:eastAsia="es-ES_tradnl"/>
    </w:rPr>
  </w:style>
  <w:style w:type="character" w:styleId="FootnoteReference">
    <w:name w:val="footnote reference"/>
    <w:basedOn w:val="DefaultParagraphFont"/>
    <w:rsid w:val="0083202F"/>
    <w:rPr>
      <w:vertAlign w:val="superscript"/>
    </w:rPr>
  </w:style>
  <w:style w:type="paragraph" w:styleId="NormalWeb">
    <w:name w:val="Normal (Web)"/>
    <w:basedOn w:val="Normal"/>
    <w:uiPriority w:val="99"/>
    <w:unhideWhenUsed/>
    <w:rsid w:val="00C9245E"/>
    <w:pPr>
      <w:widowControl/>
      <w:suppressAutoHyphens w:val="0"/>
      <w:spacing w:before="100" w:beforeAutospacing="1" w:after="100" w:afterAutospacing="1"/>
    </w:pPr>
    <w:rPr>
      <w:rFonts w:eastAsia="Times New Roman" w:cs="Times New Roman"/>
      <w:kern w:val="0"/>
      <w:lang w:val="en-US" w:eastAsia="en-US" w:bidi="ar-SA"/>
    </w:rPr>
  </w:style>
  <w:style w:type="paragraph" w:styleId="TableofFigures">
    <w:name w:val="table of figures"/>
    <w:basedOn w:val="Normal"/>
    <w:next w:val="Normal"/>
    <w:uiPriority w:val="99"/>
    <w:unhideWhenUsed/>
    <w:rsid w:val="00FE466F"/>
    <w:rPr>
      <w:szCs w:val="21"/>
    </w:rPr>
  </w:style>
  <w:style w:type="character" w:styleId="HTMLAcronym">
    <w:name w:val="HTML Acronym"/>
    <w:basedOn w:val="DefaultParagraphFont"/>
    <w:uiPriority w:val="99"/>
    <w:semiHidden/>
    <w:unhideWhenUsed/>
    <w:rsid w:val="00451E80"/>
  </w:style>
  <w:style w:type="character" w:customStyle="1" w:styleId="Heading5Char">
    <w:name w:val="Heading 5 Char"/>
    <w:basedOn w:val="DefaultParagraphFont"/>
    <w:link w:val="Heading5"/>
    <w:uiPriority w:val="9"/>
    <w:semiHidden/>
    <w:rsid w:val="004D650B"/>
    <w:rPr>
      <w:rFonts w:asciiTheme="majorHAnsi" w:eastAsiaTheme="majorEastAsia" w:hAnsiTheme="majorHAnsi" w:cs="Mangal"/>
      <w:color w:val="243F60" w:themeColor="accent1" w:themeShade="7F"/>
      <w:kern w:val="1"/>
      <w:sz w:val="24"/>
      <w:szCs w:val="21"/>
      <w:lang w:eastAsia="hi-IN" w:bidi="hi-IN"/>
    </w:rPr>
  </w:style>
  <w:style w:type="paragraph" w:styleId="Subtitle">
    <w:name w:val="Subtitle"/>
    <w:basedOn w:val="Normal"/>
    <w:next w:val="Normal"/>
    <w:link w:val="SubtitleChar1"/>
    <w:uiPriority w:val="11"/>
    <w:qFormat/>
    <w:rsid w:val="008F597E"/>
    <w:pPr>
      <w:numPr>
        <w:ilvl w:val="1"/>
      </w:numPr>
    </w:pPr>
    <w:rPr>
      <w:rFonts w:asciiTheme="majorHAnsi" w:eastAsiaTheme="majorEastAsia" w:hAnsiTheme="majorHAnsi"/>
      <w:i/>
      <w:iCs/>
      <w:color w:val="4F81BD" w:themeColor="accent1"/>
      <w:spacing w:val="15"/>
      <w:szCs w:val="21"/>
    </w:rPr>
  </w:style>
  <w:style w:type="character" w:customStyle="1" w:styleId="SubtitleChar1">
    <w:name w:val="Subtitle Char1"/>
    <w:basedOn w:val="DefaultParagraphFont"/>
    <w:link w:val="Subtitle"/>
    <w:uiPriority w:val="11"/>
    <w:rsid w:val="008F597E"/>
    <w:rPr>
      <w:rFonts w:asciiTheme="majorHAnsi" w:eastAsiaTheme="majorEastAsia" w:hAnsiTheme="majorHAnsi" w:cs="Mangal"/>
      <w:i/>
      <w:iCs/>
      <w:color w:val="4F81BD" w:themeColor="accent1"/>
      <w:spacing w:val="15"/>
      <w:kern w:val="1"/>
      <w:sz w:val="24"/>
      <w:szCs w:val="21"/>
      <w:lang w:eastAsia="hi-IN" w:bidi="hi-IN"/>
    </w:rPr>
  </w:style>
  <w:style w:type="character" w:styleId="SubtleEmphasis">
    <w:name w:val="Subtle Emphasis"/>
    <w:basedOn w:val="DefaultParagraphFont"/>
    <w:uiPriority w:val="19"/>
    <w:qFormat/>
    <w:rsid w:val="008F597E"/>
    <w:rPr>
      <w:i/>
      <w:iCs/>
      <w:color w:val="808080" w:themeColor="text1" w:themeTint="7F"/>
    </w:rPr>
  </w:style>
  <w:style w:type="paragraph" w:customStyle="1" w:styleId="Default">
    <w:name w:val="Default"/>
    <w:rsid w:val="004A750C"/>
    <w:pP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autoSpaceDE w:val="0"/>
      <w:autoSpaceDN w:val="0"/>
      <w:adjustRightInd w:val="0"/>
      <w:spacing w:line="223" w:lineRule="auto"/>
    </w:pPr>
    <w:rPr>
      <w:rFonts w:ascii="Arial Unicode MS" w:eastAsia="Arial Unicode MS" w:hAnsi="Arial" w:cs="Arial Unicode MS"/>
      <w:color w:val="FFFFFF"/>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462072">
      <w:bodyDiv w:val="1"/>
      <w:marLeft w:val="0"/>
      <w:marRight w:val="0"/>
      <w:marTop w:val="0"/>
      <w:marBottom w:val="0"/>
      <w:divBdr>
        <w:top w:val="none" w:sz="0" w:space="0" w:color="auto"/>
        <w:left w:val="none" w:sz="0" w:space="0" w:color="auto"/>
        <w:bottom w:val="none" w:sz="0" w:space="0" w:color="auto"/>
        <w:right w:val="none" w:sz="0" w:space="0" w:color="auto"/>
      </w:divBdr>
    </w:div>
    <w:div w:id="323897201">
      <w:bodyDiv w:val="1"/>
      <w:marLeft w:val="0"/>
      <w:marRight w:val="0"/>
      <w:marTop w:val="0"/>
      <w:marBottom w:val="0"/>
      <w:divBdr>
        <w:top w:val="none" w:sz="0" w:space="0" w:color="auto"/>
        <w:left w:val="none" w:sz="0" w:space="0" w:color="auto"/>
        <w:bottom w:val="none" w:sz="0" w:space="0" w:color="auto"/>
        <w:right w:val="none" w:sz="0" w:space="0" w:color="auto"/>
      </w:divBdr>
    </w:div>
    <w:div w:id="407726419">
      <w:bodyDiv w:val="1"/>
      <w:marLeft w:val="0"/>
      <w:marRight w:val="0"/>
      <w:marTop w:val="0"/>
      <w:marBottom w:val="0"/>
      <w:divBdr>
        <w:top w:val="none" w:sz="0" w:space="0" w:color="auto"/>
        <w:left w:val="none" w:sz="0" w:space="0" w:color="auto"/>
        <w:bottom w:val="none" w:sz="0" w:space="0" w:color="auto"/>
        <w:right w:val="none" w:sz="0" w:space="0" w:color="auto"/>
      </w:divBdr>
      <w:divsChild>
        <w:div w:id="378555975">
          <w:marLeft w:val="0"/>
          <w:marRight w:val="0"/>
          <w:marTop w:val="0"/>
          <w:marBottom w:val="0"/>
          <w:divBdr>
            <w:top w:val="none" w:sz="0" w:space="0" w:color="auto"/>
            <w:left w:val="none" w:sz="0" w:space="0" w:color="auto"/>
            <w:bottom w:val="none" w:sz="0" w:space="0" w:color="auto"/>
            <w:right w:val="none" w:sz="0" w:space="0" w:color="auto"/>
          </w:divBdr>
        </w:div>
        <w:div w:id="504521228">
          <w:marLeft w:val="0"/>
          <w:marRight w:val="0"/>
          <w:marTop w:val="0"/>
          <w:marBottom w:val="0"/>
          <w:divBdr>
            <w:top w:val="none" w:sz="0" w:space="0" w:color="auto"/>
            <w:left w:val="none" w:sz="0" w:space="0" w:color="auto"/>
            <w:bottom w:val="none" w:sz="0" w:space="0" w:color="auto"/>
            <w:right w:val="none" w:sz="0" w:space="0" w:color="auto"/>
          </w:divBdr>
        </w:div>
      </w:divsChild>
    </w:div>
    <w:div w:id="617687986">
      <w:bodyDiv w:val="1"/>
      <w:marLeft w:val="0"/>
      <w:marRight w:val="0"/>
      <w:marTop w:val="0"/>
      <w:marBottom w:val="0"/>
      <w:divBdr>
        <w:top w:val="none" w:sz="0" w:space="0" w:color="auto"/>
        <w:left w:val="none" w:sz="0" w:space="0" w:color="auto"/>
        <w:bottom w:val="none" w:sz="0" w:space="0" w:color="auto"/>
        <w:right w:val="none" w:sz="0" w:space="0" w:color="auto"/>
      </w:divBdr>
    </w:div>
    <w:div w:id="814759100">
      <w:bodyDiv w:val="1"/>
      <w:marLeft w:val="0"/>
      <w:marRight w:val="0"/>
      <w:marTop w:val="0"/>
      <w:marBottom w:val="0"/>
      <w:divBdr>
        <w:top w:val="none" w:sz="0" w:space="0" w:color="auto"/>
        <w:left w:val="none" w:sz="0" w:space="0" w:color="auto"/>
        <w:bottom w:val="none" w:sz="0" w:space="0" w:color="auto"/>
        <w:right w:val="none" w:sz="0" w:space="0" w:color="auto"/>
      </w:divBdr>
    </w:div>
    <w:div w:id="955916270">
      <w:bodyDiv w:val="1"/>
      <w:marLeft w:val="0"/>
      <w:marRight w:val="0"/>
      <w:marTop w:val="0"/>
      <w:marBottom w:val="0"/>
      <w:divBdr>
        <w:top w:val="none" w:sz="0" w:space="0" w:color="auto"/>
        <w:left w:val="none" w:sz="0" w:space="0" w:color="auto"/>
        <w:bottom w:val="none" w:sz="0" w:space="0" w:color="auto"/>
        <w:right w:val="none" w:sz="0" w:space="0" w:color="auto"/>
      </w:divBdr>
    </w:div>
    <w:div w:id="976028228">
      <w:bodyDiv w:val="1"/>
      <w:marLeft w:val="0"/>
      <w:marRight w:val="0"/>
      <w:marTop w:val="0"/>
      <w:marBottom w:val="0"/>
      <w:divBdr>
        <w:top w:val="none" w:sz="0" w:space="0" w:color="auto"/>
        <w:left w:val="none" w:sz="0" w:space="0" w:color="auto"/>
        <w:bottom w:val="none" w:sz="0" w:space="0" w:color="auto"/>
        <w:right w:val="none" w:sz="0" w:space="0" w:color="auto"/>
      </w:divBdr>
    </w:div>
    <w:div w:id="979918897">
      <w:bodyDiv w:val="1"/>
      <w:marLeft w:val="0"/>
      <w:marRight w:val="0"/>
      <w:marTop w:val="0"/>
      <w:marBottom w:val="0"/>
      <w:divBdr>
        <w:top w:val="none" w:sz="0" w:space="0" w:color="auto"/>
        <w:left w:val="none" w:sz="0" w:space="0" w:color="auto"/>
        <w:bottom w:val="none" w:sz="0" w:space="0" w:color="auto"/>
        <w:right w:val="none" w:sz="0" w:space="0" w:color="auto"/>
      </w:divBdr>
    </w:div>
    <w:div w:id="1052382369">
      <w:bodyDiv w:val="1"/>
      <w:marLeft w:val="0"/>
      <w:marRight w:val="0"/>
      <w:marTop w:val="0"/>
      <w:marBottom w:val="0"/>
      <w:divBdr>
        <w:top w:val="none" w:sz="0" w:space="0" w:color="auto"/>
        <w:left w:val="none" w:sz="0" w:space="0" w:color="auto"/>
        <w:bottom w:val="none" w:sz="0" w:space="0" w:color="auto"/>
        <w:right w:val="none" w:sz="0" w:space="0" w:color="auto"/>
      </w:divBdr>
    </w:div>
    <w:div w:id="1078599799">
      <w:bodyDiv w:val="1"/>
      <w:marLeft w:val="0"/>
      <w:marRight w:val="0"/>
      <w:marTop w:val="0"/>
      <w:marBottom w:val="0"/>
      <w:divBdr>
        <w:top w:val="none" w:sz="0" w:space="0" w:color="auto"/>
        <w:left w:val="none" w:sz="0" w:space="0" w:color="auto"/>
        <w:bottom w:val="none" w:sz="0" w:space="0" w:color="auto"/>
        <w:right w:val="none" w:sz="0" w:space="0" w:color="auto"/>
      </w:divBdr>
    </w:div>
    <w:div w:id="1293318453">
      <w:bodyDiv w:val="1"/>
      <w:marLeft w:val="0"/>
      <w:marRight w:val="0"/>
      <w:marTop w:val="0"/>
      <w:marBottom w:val="0"/>
      <w:divBdr>
        <w:top w:val="none" w:sz="0" w:space="0" w:color="auto"/>
        <w:left w:val="none" w:sz="0" w:space="0" w:color="auto"/>
        <w:bottom w:val="none" w:sz="0" w:space="0" w:color="auto"/>
        <w:right w:val="none" w:sz="0" w:space="0" w:color="auto"/>
      </w:divBdr>
    </w:div>
    <w:div w:id="1669555246">
      <w:bodyDiv w:val="1"/>
      <w:marLeft w:val="0"/>
      <w:marRight w:val="0"/>
      <w:marTop w:val="0"/>
      <w:marBottom w:val="0"/>
      <w:divBdr>
        <w:top w:val="none" w:sz="0" w:space="0" w:color="auto"/>
        <w:left w:val="none" w:sz="0" w:space="0" w:color="auto"/>
        <w:bottom w:val="none" w:sz="0" w:space="0" w:color="auto"/>
        <w:right w:val="none" w:sz="0" w:space="0" w:color="auto"/>
      </w:divBdr>
      <w:divsChild>
        <w:div w:id="453060231">
          <w:marLeft w:val="0"/>
          <w:marRight w:val="0"/>
          <w:marTop w:val="0"/>
          <w:marBottom w:val="0"/>
          <w:divBdr>
            <w:top w:val="none" w:sz="0" w:space="0" w:color="auto"/>
            <w:left w:val="none" w:sz="0" w:space="0" w:color="auto"/>
            <w:bottom w:val="none" w:sz="0" w:space="0" w:color="auto"/>
            <w:right w:val="none" w:sz="0" w:space="0" w:color="auto"/>
          </w:divBdr>
        </w:div>
        <w:div w:id="188104697">
          <w:marLeft w:val="0"/>
          <w:marRight w:val="0"/>
          <w:marTop w:val="0"/>
          <w:marBottom w:val="0"/>
          <w:divBdr>
            <w:top w:val="none" w:sz="0" w:space="0" w:color="auto"/>
            <w:left w:val="none" w:sz="0" w:space="0" w:color="auto"/>
            <w:bottom w:val="none" w:sz="0" w:space="0" w:color="auto"/>
            <w:right w:val="none" w:sz="0" w:space="0" w:color="auto"/>
          </w:divBdr>
        </w:div>
        <w:div w:id="1114055588">
          <w:marLeft w:val="0"/>
          <w:marRight w:val="0"/>
          <w:marTop w:val="0"/>
          <w:marBottom w:val="0"/>
          <w:divBdr>
            <w:top w:val="none" w:sz="0" w:space="0" w:color="auto"/>
            <w:left w:val="none" w:sz="0" w:space="0" w:color="auto"/>
            <w:bottom w:val="none" w:sz="0" w:space="0" w:color="auto"/>
            <w:right w:val="none" w:sz="0" w:space="0" w:color="auto"/>
          </w:divBdr>
        </w:div>
      </w:divsChild>
    </w:div>
    <w:div w:id="1792238924">
      <w:bodyDiv w:val="1"/>
      <w:marLeft w:val="0"/>
      <w:marRight w:val="0"/>
      <w:marTop w:val="0"/>
      <w:marBottom w:val="0"/>
      <w:divBdr>
        <w:top w:val="none" w:sz="0" w:space="0" w:color="auto"/>
        <w:left w:val="none" w:sz="0" w:space="0" w:color="auto"/>
        <w:bottom w:val="none" w:sz="0" w:space="0" w:color="auto"/>
        <w:right w:val="none" w:sz="0" w:space="0" w:color="auto"/>
      </w:divBdr>
      <w:divsChild>
        <w:div w:id="3341901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3.jpe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jpeg"/><Relationship Id="rId5" Type="http://schemas.microsoft.com/office/2007/relationships/stylesWithEffects" Target="stylesWithEffects.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39.jpe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jpeg"/><Relationship Id="rId46" Type="http://schemas.openxmlformats.org/officeDocument/2006/relationships/image" Target="media/image34.jpeg"/><Relationship Id="rId20" Type="http://schemas.openxmlformats.org/officeDocument/2006/relationships/image" Target="media/image8.png"/><Relationship Id="rId41" Type="http://schemas.openxmlformats.org/officeDocument/2006/relationships/image" Target="media/image29.jpeg"/><Relationship Id="rId54" Type="http://schemas.openxmlformats.org/officeDocument/2006/relationships/image" Target="media/image42.jpe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jpeg"/><Relationship Id="rId57" Type="http://schemas.openxmlformats.org/officeDocument/2006/relationships/theme" Target="theme/theme1.xml"/><Relationship Id="rId10" Type="http://schemas.openxmlformats.org/officeDocument/2006/relationships/image" Target="media/image1.jpeg"/><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image" Target="media/image4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EUR07</b:Tag>
    <b:SourceType>Report</b:SourceType>
    <b:Guid>{35F026E9-AE6A-4538-80E7-FBB7E18B24BA}</b:Guid>
    <b:Author>
      <b:Author>
        <b:Corporate>EUROCONTROL</b:Corporate>
      </b:Author>
    </b:Author>
    <b:Title>EUROCONTROL SPECIFICATIONS FOR THE USE OF MILITARY UNMANNED AERIAL VEHICLES AS OPERATIONAL AIR TRAFFIC OUTSIDE SEGREGATED AIRSPACE</b:Title>
    <b:Year>2007</b:Year>
    <b:Comments>http://www.barnardmicrosystems.com/download/EUROCONTROL_MIL_UAV_ATM_SPEC_2007.pdf</b:Comments>
    <b:RefOrder>35</b:RefOrder>
  </b:Source>
  <b:Source>
    <b:Tag>Cla98</b:Tag>
    <b:SourceType>JournalArticle</b:SourceType>
    <b:Guid>{74EA522B-3652-49B2-BCA5-EC2961BB4C31}</b:Guid>
    <b:Title>Conflict Resolution for Air Traffic Management: A Study in Multi-Agent Hybrid Systems</b:Title>
    <b:Year>1998</b:Year>
    <b:StandardNumber>4</b:StandardNumber>
    <b:Author>
      <b:Author>
        <b:NameList>
          <b:Person>
            <b:Last>Claire Tomlin</b:Last>
            <b:First>George</b:First>
            <b:Middle>J. Pappas, and Shankar Sastry</b:Middle>
          </b:Person>
        </b:NameList>
      </b:Author>
    </b:Author>
    <b:Volume>43</b:Volume>
    <b:JournalName>IEEE Transactions on Automatic Control</b:JournalName>
    <b:Month>April</b:Month>
    <b:Pages>509--521</b:Pages>
    <b:RefOrder>2</b:RefOrder>
  </b:Source>
  <b:Source>
    <b:Tag>JSB</b:Tag>
    <b:SourceType>InternetSite</b:SourceType>
    <b:Guid>{E36109BB-3B8A-400E-9ECA-A17EE3034770}</b:Guid>
    <b:Author>
      <b:Author>
        <b:Corporate>JSBSim</b:Corporate>
      </b:Author>
    </b:Author>
    <b:Title>JSBSim flight dynamics model</b:Title>
    <b:URL>http://jsbsim.sourceforge.net/ </b:URL>
    <b:RefOrder>3</b:RefOrder>
  </b:Source>
  <b:Source>
    <b:Tag>Fli</b:Tag>
    <b:SourceType>InternetSite</b:SourceType>
    <b:Guid>{7028474B-6FB0-4B5E-B4FE-51281391A53D}</b:Guid>
    <b:Author>
      <b:Author>
        <b:Corporate>FlightGear Flight Simulator</b:Corporate>
      </b:Author>
    </b:Author>
    <b:Title>FlightGear Flight Simulator</b:Title>
    <b:URL>http://www.flightgear.org/</b:URL>
    <b:RefOrder>4</b:RefOrder>
  </b:Source>
  <b:Source>
    <b:Tag>Ope</b:Tag>
    <b:SourceType>InternetSite</b:SourceType>
    <b:Guid>{D51279AA-5DA6-49F9-B100-A950578AA075}</b:Guid>
    <b:Author>
      <b:Author>
        <b:Corporate>OpenEaagles</b:Corporate>
      </b:Author>
    </b:Author>
    <b:Title>OpenEaagles</b:Title>
    <b:URL>http://www.openeaagles.org/</b:URL>
    <b:RefOrder>5</b:RefOrder>
  </b:Source>
  <b:Source>
    <b:Tag>AVI</b:Tag>
    <b:SourceType>Report</b:SourceType>
    <b:Guid>{EFEC3E2A-8913-42A1-974C-5AE2F818545D}</b:Guid>
    <b:Title>Manual, AVIATOR VISUAL DESIGN SIMULATOR (AVDS) User</b:Title>
    <b:Author>
      <b:Author>
        <b:Corporate>AVIATOR VISUAL DESIGN SIMULATOR</b:Corporate>
      </b:Author>
    </b:Author>
    <b:Comments>http://www.rassimtech.com/documentation/AVDSManual.pdf</b:Comments>
    <b:RefOrder>6</b:RefOrder>
  </b:Source>
  <b:Source>
    <b:Tag>Bil00</b:Tag>
    <b:SourceType>ConferenceProceedings</b:SourceType>
    <b:Guid>{FC728387-6004-46C1-8AFA-40A57D79E439}</b:Guid>
    <b:Author>
      <b:Author>
        <b:NameList>
          <b:Person>
            <b:Last>Bilimoria</b:Last>
            <b:First>K.</b:First>
          </b:Person>
        </b:NameList>
      </b:Author>
    </b:Author>
    <b:Title>FACET: Future ATM Concepts Evaluation Tool</b:Title>
    <b:Year>2000</b:Year>
    <b:City>Napoli, Italy</b:City>
    <b:ConferenceName>3rd USA/Europe ATM 2001 R&amp;D Seminar</b:ConferenceName>
    <b:RefOrder>7</b:RefOrder>
  </b:Source>
  <b:Source>
    <b:Tag>Smi</b:Tag>
    <b:SourceType>JournalArticle</b:SourceType>
    <b:Guid>{328708FA-3548-46AB-B776-68AC6585622D}</b:Guid>
    <b:Title>The design of FACET to support use by airline operations centers</b:Title>
    <b:City>2004</b:City>
    <b:Author>
      <b:Author>
        <b:NameList>
          <b:Person>
            <b:Last>Smith</b:Last>
            <b:First>P.</b:First>
          </b:Person>
        </b:NameList>
      </b:Author>
    </b:Author>
    <b:JournalName>IEEE</b:JournalName>
    <b:RefOrder>8</b:RefOrder>
  </b:Source>
  <b:Source>
    <b:Tag>Fli1</b:Tag>
    <b:SourceType>InternetSite</b:SourceType>
    <b:Guid>{2389C6BA-90E1-48EC-9DC4-6993584BF416}</b:Guid>
    <b:Title>Flight Explorer</b:Title>
    <b:Author>
      <b:Author>
        <b:Corporate>Flight Explorer Inc.</b:Corporate>
      </b:Author>
    </b:Author>
    <b:URL>http://www.flightexplorer.com/</b:URL>
    <b:RefOrder>31</b:RefOrder>
  </b:Source>
  <b:Source>
    <b:Tag>Kei00</b:Tag>
    <b:SourceType>ConferenceProceedings</b:SourceType>
    <b:Guid>{81E29542-2225-4ECD-A81E-2A596D3AD0E5}</b:Guid>
    <b:Title>Modeling Distributed Human Decision-Making in Traffic Flow Management Operations</b:Title>
    <b:Year>2000</b:Year>
    <b:Author>
      <b:Author>
        <b:NameList>
          <b:Person>
            <b:Last>Keith C</b:Last>
            <b:First>C.</b:First>
          </b:Person>
        </b:NameList>
      </b:Author>
    </b:Author>
    <b:City>Napoli, Italy</b:City>
    <b:ConferenceName>3rd USA/Europe Air Traffic Management R&amp;D Seminar</b:ConferenceName>
    <b:RefOrder>27</b:RefOrder>
  </b:Source>
  <b:Source>
    <b:Tag>Sha09</b:Tag>
    <b:SourceType>JournalArticle</b:SourceType>
    <b:Guid>{87383D61-7768-4ED3-881A-B755C552ED6B}</b:Guid>
    <b:Title>A Multiagent Simulation of Collaborative Air Traffic Flow Management</b:Title>
    <b:Year>2009</b:Year>
    <b:Publisher> Information Science Reference</b:Publisher>
    <b:Author>
      <b:Author>
        <b:NameList>
          <b:Person>
            <b:Last>Shawn R. Wolfe</b:Last>
            <b:First>Peter</b:First>
            <b:Middle>A. Jarvis, Francis Y. Enomoto, Maarten Sierhuis,Bart-Jan van Putte</b:Middle>
          </b:Person>
        </b:NameList>
      </b:Author>
      <b:Editor>
        <b:NameList>
          <b:Person>
            <b:Last>Ana L. C. Bazzan</b:Last>
            <b:First>Franziska</b:First>
            <b:Middle>Klügl</b:Middle>
          </b:Person>
        </b:NameList>
      </b:Editor>
    </b:Author>
    <b:JournalName>Multi-Agent Systems for Traffic and Transportation Engineering</b:JournalName>
    <b:Pages>357-381</b:Pages>
    <b:Comments>NASA Ames Research Center</b:Comments>
    <b:RefOrder>9</b:RefOrder>
  </b:Source>
  <b:Source>
    <b:Tag>Foy05</b:Tag>
    <b:SourceType>ConferenceProceedings</b:SourceType>
    <b:Guid>{8B2BEDD5-C6CB-4E87-9E21-33A09615B7A4}</b:Guid>
    <b:Author>
      <b:Author>
        <b:NameList>
          <b:Person>
            <b:Last>Foyle</b:Last>
            <b:First>D.</b:First>
            <b:Middle>C., Hooey, B. L., Byrne, M. D., Corker, K. M., Deutsch, S., Lebiere, C.</b:Middle>
          </b:Person>
        </b:NameList>
      </b:Author>
    </b:Author>
    <b:Title>Human performance models of pilot behaviour</b:Title>
    <b:City>Santa Monica, CA</b:City>
    <b:Year>2005</b:Year>
    <b:Pages>1109-1113</b:Pages>
    <b:ConferenceName>The Human Factors and Ergonomics Society 49th Annual Meeting</b:ConferenceName>
    <b:RefOrder>10</b:RefOrder>
  </b:Source>
  <b:Source>
    <b:Tag>Jor08</b:Tag>
    <b:SourceType>ConferenceProceedings</b:SourceType>
    <b:Guid>{B107E181-85B3-49C4-BA1C-C7A7583D966E}</b:Guid>
    <b:Author>
      <b:Author>
        <b:NameList>
          <b:Person>
            <b:Last>Jorge J. Gómez-Sanz</b:Last>
            <b:First>Rubén</b:First>
            <b:Middle>Fuentes, Juan Pavón, Iván García-Magariño</b:Middle>
          </b:Person>
        </b:NameList>
      </b:Author>
    </b:Author>
    <b:Title>INGENIAS development kit: a visual multi-agent system development environment</b:Title>
    <b:Year>2008</b:Year>
    <b:Pages>1675-1676</b:Pages>
    <b:ConferenceName>AAMAS (Demos)'2008</b:ConferenceName>
    <b:RefOrder>13</b:RefOrder>
  </b:Source>
  <b:Source>
    <b:Tag>Adr09</b:Tag>
    <b:SourceType>ConferenceProceedings</b:SourceType>
    <b:Guid>{5E41DFAD-CB37-4DFC-949A-D2E54A66D416}</b:Guid>
    <b:Author>
      <b:Author>
        <b:NameList>
          <b:Person>
            <b:Last>Adrian K. Agogino</b:Last>
            <b:First>Kagan</b:First>
            <b:Middle>Tumer</b:Middle>
          </b:Person>
        </b:NameList>
      </b:Author>
    </b:Author>
    <b:Title>Improving air traffic management through agent suggestions</b:Title>
    <b:Year>2009</b:Year>
    <b:Pages>1271-1272</b:Pages>
    <b:ConferenceName>AAMAS (2) 2009</b:ConferenceName>
    <b:RefOrder>36</b:RefOrder>
  </b:Source>
  <b:Source>
    <b:Tag>IAB01</b:Tag>
    <b:SourceType>Report</b:SourceType>
    <b:Guid>{A7DB46AE-37A3-4B39-B036-DC2903529B24}</b:Guid>
    <b:Title>CARE Innovative Action, Preliminary Study on Integration of Unmanned Aerial Vehicles into Future Air Traffic Management</b:Title>
    <b:Year>2001</b:Year>
    <b:Author>
      <b:Author>
        <b:Corporate>IABG Dept. Airborne Air Defence</b:Corporate>
      </b:Author>
    </b:Author>
    <b:RefOrder>37</b:RefOrder>
  </b:Source>
  <b:Source>
    <b:Tag>Edu09</b:Tag>
    <b:SourceType>ConferenceProceedings</b:SourceType>
    <b:Guid>{61F902E8-A7B1-41AE-92D5-F48610877651}</b:Guid>
    <b:Author>
      <b:Author>
        <b:NameList>
          <b:Person>
            <b:Last>Eduard Semsch</b:Last>
            <b:First>Michal</b:First>
            <b:Middle>Jakob, Dusan Pavlícek, Michal Pechoucek</b:Middle>
          </b:Person>
        </b:NameList>
      </b:Author>
    </b:Author>
    <b:Title>Autonomous UAV Surveillance in Complex Urban Environments</b:Title>
    <b:Year>2009</b:Year>
    <b:Pages>82-85</b:Pages>
    <b:ConferenceName>IAT 2009</b:ConferenceName>
    <b:RefOrder>38</b:RefOrder>
  </b:Source>
  <b:Source>
    <b:Tag>Che09</b:Tag>
    <b:SourceType>ConferenceProceedings</b:SourceType>
    <b:Guid>{A0622406-DA7B-4114-8920-97CAF4CF945B}</b:Guid>
    <b:Author>
      <b:Author>
        <b:NameList>
          <b:Person>
            <b:Last>Cheviron</b:Last>
            <b:First>T.,</b:First>
            <b:Middle>Chriette, A., &amp; Plestan, F.</b:Middle>
          </b:Person>
        </b:NameList>
      </b:Author>
    </b:Author>
    <b:Title>Generic Nonlinear model of reduced scale UAV</b:Title>
    <b:Year>2009</b:Year>
    <b:City>Kobe, Japan</b:City>
    <b:Pages>3271-3276</b:Pages>
    <b:ConferenceName>IEEE International Conference on Robotics &amp; Automation</b:ConferenceName>
    <b:RefOrder>39</b:RefOrder>
  </b:Source>
  <b:Source>
    <b:Tag>NHu03</b:Tag>
    <b:SourceType>ConferenceProceedings</b:SourceType>
    <b:Guid>{56926143-568C-4E18-9E62-5C3FE393B221}</b:Guid>
    <b:Author>
      <b:Author>
        <b:NameList>
          <b:Person>
            <b:Last>N. Huff</b:Last>
            <b:First>A.</b:First>
            <b:Middle>Kamel, and K. Nygard</b:Middle>
          </b:Person>
        </b:NameList>
      </b:Author>
    </b:Author>
    <b:Title>An Agent Based Framework for Modeling UAVs</b:Title>
    <b:Year>2003</b:Year>
    <b:ConferenceName>The 16th International Conference on Computer Applications in Industry and Engineering (CAINE03)</b:ConferenceName>
    <b:RefOrder>28</b:RefOrder>
  </b:Source>
  <b:Source>
    <b:Tag>Swe02</b:Tag>
    <b:SourceType>ConferenceProceedings</b:SourceType>
    <b:Guid>{0116A544-17D0-4B58-B9F1-6711F302A990}</b:Guid>
    <b:Author>
      <b:Author>
        <b:NameList>
          <b:Person>
            <b:Last>Sweet</b:Last>
            <b:First>D.</b:First>
            <b:Middle>N., Manikonda, V., Aronson, J. S., Roth, K., &amp; Blake, M.</b:Middle>
          </b:Person>
        </b:NameList>
      </b:Author>
    </b:Author>
    <b:Title>Fast-Time Simulation System for Analysis of Advanced Air Transportation Concepts</b:Title>
    <b:Year>2002</b:Year>
    <b:City>Monterey, California</b:City>
    <b:Month>August</b:Month>
    <b:ConferenceName>American Institute of Aeronautics and Astronautics (AIAA) Modeling and Simulation Technologies Conference and Exhibit</b:ConferenceName>
    <b:RefOrder>29</b:RefOrder>
  </b:Source>
  <b:Source>
    <b:Tag>Tam97</b:Tag>
    <b:SourceType>ConferenceProceedings</b:SourceType>
    <b:Guid>{697333A1-D1AC-4863-9F46-87B8B742E71F}</b:Guid>
    <b:Author>
      <b:Author>
        <b:NameList>
          <b:Person>
            <b:Last>Tambe</b:Last>
            <b:First>M.</b:First>
          </b:Person>
        </b:NameList>
      </b:Author>
    </b:Author>
    <b:Title>Agent architectures for flexible, practical teamwork</b:Title>
    <b:Year>July, 1997</b:Year>
    <b:City>Providence, Rhode Island</b:City>
    <b:ConferenceName>American Association for Artificial Intelligence Conference (AAAI-2007)</b:ConferenceName>
    <b:RefOrder>32</b:RefOrder>
  </b:Source>
  <b:Source>
    <b:Tag>DSi08</b:Tag>
    <b:SourceType>ConferenceProceedings</b:SourceType>
    <b:Guid>{A4D52BEE-FB56-4D85-961E-CEE082039DA4}</b:Guid>
    <b:Author>
      <b:Author>
        <b:NameList>
          <b:Person>
            <b:Last>D. Sislak</b:Last>
            <b:First>P.</b:First>
            <b:Middle>Volf, S. Kopriva, and M. Pechoucek</b:Middle>
          </b:Person>
        </b:NameList>
      </b:Author>
    </b:Author>
    <b:Title>AGENTFLY: A multi-agent airspace test-bed</b:Title>
    <b:Year>May, 2008</b:Year>
    <b:ConferenceName>7th Intl. Conf. on Autonomous Agents and MultiAgent Systems</b:ConferenceName>
    <b:RefOrder>51</b:RefOrder>
  </b:Source>
  <b:Source>
    <b:Tag>SWo08</b:Tag>
    <b:SourceType>ConferenceProceedings</b:SourceType>
    <b:Guid>{E71B6D3A-A823-41FA-ABDA-F6E44EEAF6A4}</b:Guid>
    <b:Author>
      <b:Author>
        <b:NameList>
          <b:Person>
            <b:Last>S. Wolfe</b:Last>
            <b:First>M.</b:First>
            <b:Middle>Sierhuis, and P. Jarvis</b:Middle>
          </b:Person>
        </b:NameList>
      </b:Author>
    </b:Author>
    <b:Title>To bdi or not to bdi</b:Title>
    <b:Year>2008</b:Year>
    <b:ConferenceName>Design choices in an agent-based Traffic Flow Management Simulation Multiconference</b:ConferenceName>
    <b:RefOrder>33</b:RefOrder>
  </b:Source>
  <b:Source>
    <b:Tag>Dan99</b:Tag>
    <b:SourceType>Book</b:SourceType>
    <b:Guid>{1B4F288E-3E39-4616-BD92-FEF62B57A237}</b:Guid>
    <b:Title>Handbook of Aviation Human Factors</b:Title>
    <b:Year>1999</b:Year>
    <b:Author>
      <b:Author>
        <b:NameList>
          <b:Person>
            <b:Last>Daniel J. Garland</b:Last>
            <b:First>John</b:First>
            <b:Middle>A. Wise and V. David Hopkin</b:Middle>
          </b:Person>
        </b:NameList>
      </b:Author>
      <b:Editor>
        <b:NameList>
          <b:Person>
            <b:Last>Associates</b:Last>
            <b:First>Lawrence</b:First>
            <b:Middle>Erlbaum</b:Middle>
          </b:Person>
        </b:NameList>
      </b:Editor>
    </b:Author>
    <b:Comments>ISBN 0-8058-1680-1</b:Comments>
    <b:RefOrder>52</b:RefOrder>
  </b:Source>
  <b:Source>
    <b:Tag>Ago07</b:Tag>
    <b:SourceType>ConferenceProceedings</b:SourceType>
    <b:Guid>{916341E3-F627-4596-97C1-05F283CAAB62}</b:Guid>
    <b:Author>
      <b:Author>
        <b:NameList>
          <b:Person>
            <b:Last>Adrian K. Agogino</b:Last>
            <b:First>Kagan</b:First>
            <b:Middle>Tumer</b:Middle>
          </b:Person>
        </b:NameList>
      </b:Author>
    </b:Author>
    <b:Title>Distributed agent-based air traffic flow management</b:Title>
    <b:Year>May, 2007</b:Year>
    <b:City>Honolulu, Hawaii</b:City>
    <b:ConferenceName>Sixth International Joint Conference on Autonomous Agents and Multi-Agent Systems</b:ConferenceName>
    <b:RefOrder>30</b:RefOrder>
  </b:Source>
  <b:Source>
    <b:Tag>Gil05</b:Tag>
    <b:SourceType>ArticleInAPeriodical</b:SourceType>
    <b:Guid>{7318E0E7-B6E8-4EC6-B269-2157CE55D0DC}</b:Guid>
    <b:Author>
      <b:Author>
        <b:NameList>
          <b:Person>
            <b:Last>Gilbert</b:Last>
            <b:First>N.,</b:First>
            <b:Middle>Troitzsch, K. G.</b:Middle>
          </b:Person>
        </b:NameList>
      </b:Author>
    </b:Author>
    <b:Title>Simulation for the Social Scientist</b:Title>
    <b:Year>2005</b:Year>
    <b:PeriodicalTitle>Open University Press</b:PeriodicalTitle>
    <b:RefOrder>12</b:RefOrder>
  </b:Source>
  <b:Source>
    <b:Tag>Ear88</b:Tag>
    <b:SourceType>Book</b:SourceType>
    <b:Guid>{D0B36189-BC65-401E-A127-517743592A82}</b:Guid>
    <b:Title>Human Factors in Aviation</b:Title>
    <b:Year>1988</b:Year>
    <b:Publisher>Academic Press, Inc</b:Publisher>
    <b:Author>
      <b:Author>
        <b:NameList>
          <b:Person>
            <b:Last>Earl L. Wiener</b:Last>
            <b:First>David</b:First>
            <b:Middle>C. Nagel</b:Middle>
          </b:Person>
        </b:NameList>
      </b:Author>
    </b:Author>
    <b:RefOrder>15</b:RefOrder>
  </b:Source>
  <b:Source>
    <b:Tag>Coo80</b:Tag>
    <b:SourceType>ConferenceProceedings</b:SourceType>
    <b:Guid>{78683FC9-DC3A-4234-A008-77FAC91AB6DA}</b:Guid>
    <b:Author>
      <b:Author>
        <b:NameList>
          <b:Person>
            <b:Last>Cooper</b:Last>
            <b:First>G.</b:First>
            <b:Middle>E., White, M. D., &amp; Lauber, J. K.</b:Middle>
          </b:Person>
        </b:NameList>
      </b:Author>
    </b:Author>
    <b:Title>Resource Management on the Flightdeck: Proceedings of a NASA/Industry Workshop</b:Title>
    <b:Year>1980</b:Year>
    <b:City>Moffett Field, CA</b:City>
    <b:Publisher>NASAAmes Research Center</b:Publisher>
    <b:RefOrder>16</b:RefOrder>
  </b:Source>
  <b:Source>
    <b:Tag>Tag94</b:Tag>
    <b:SourceType>ConferenceProceedings</b:SourceType>
    <b:Guid>{14344A1A-1911-4915-8600-01D2C7E81E42}</b:Guid>
    <b:Title>Crew  resource management: Achieving enhanced  flight operations</b:Title>
    <b:Year>1994</b:Year>
    <b:City>Aldershot, UK</b:City>
    <b:Publisher>Aviation Psychology in Practice</b:Publisher>
    <b:Author>
      <b:Author>
        <b:NameList>
          <b:Person>
            <b:Last>Taggart</b:Last>
            <b:First>W.</b:First>
            <b:Middle>R.</b:Middle>
          </b:Person>
        </b:NameList>
      </b:Author>
    </b:Author>
    <b:Pages>309-339</b:Pages>
    <b:ConferenceName>Avebury Technical</b:ConferenceName>
    <b:RefOrder>17</b:RefOrder>
  </b:Source>
  <b:Source>
    <b:Tag>Hel99</b:Tag>
    <b:SourceType>ArticleInAPeriodical</b:SourceType>
    <b:Guid>{E0F22605-9293-4E8B-8F7D-8BD6AE054B09}</b:Guid>
    <b:Author>
      <b:Author>
        <b:NameList>
          <b:Person>
            <b:Last>Helmreich RL</b:Last>
            <b:First>Merritt</b:First>
            <b:Middle>AC, Wilhelm JA</b:Middle>
          </b:Person>
        </b:NameList>
      </b:Author>
    </b:Author>
    <b:Title>The evolution of crew resource management training in commercial aviation</b:Title>
    <b:Year>1999</b:Year>
    <b:Volume>9</b:Volume>
    <b:PeriodicalTitle>Int J Aviation Psychology</b:PeriodicalTitle>
    <b:Pages>19–32</b:Pages>
    <b:RefOrder>14</b:RefOrder>
  </b:Source>
  <b:Source>
    <b:Tag>FAA95</b:Tag>
    <b:SourceType>Report</b:SourceType>
    <b:Guid>{80D67C82-2769-41A9-A74C-BA6E7F6B2AFB}</b:Guid>
    <b:Author>
      <b:Author>
        <b:Corporate>FAA</b:Corporate>
      </b:Author>
    </b:Author>
    <b:Title>Crew resource management training</b:Title>
    <b:Year>1995</b:Year>
    <b:City>Washington, DC</b:City>
    <b:Publisher>Advisory Circular No AC 123-51B</b:Publisher>
    <b:Department>Departament of Transportation, FAA</b:Department>
    <b:Pages>10-12, Appendix 3, 1-2</b:Pages>
    <b:RefOrder>18</b:RefOrder>
  </b:Source>
  <b:Source>
    <b:Tag>Mel93</b:Tag>
    <b:SourceType>ArticleInAPeriodical</b:SourceType>
    <b:Guid>{F875945C-51DA-4BF9-825C-F12E0F0A1B29}</b:Guid>
    <b:Title>Design, development and implementation of a CRM program</b:Title>
    <b:Year>1993</b:Year>
    <b:City>Brookfield, VT</b:City>
    <b:Author>
      <b:Author>
        <b:NameList>
          <b:Person>
            <b:Last>Mellor</b:Last>
            <b:First>A.</b:First>
          </b:Person>
        </b:NameList>
      </b:Author>
    </b:Author>
    <b:PeriodicalTitle>Aviation instruction and Training</b:PeriodicalTitle>
    <b:Pages>368-384</b:Pages>
    <b:RefOrder>19</b:RefOrder>
  </b:Source>
  <b:Source>
    <b:Tag>TKe97</b:Tag>
    <b:SourceType>ArticleInAPeriodical</b:SourceType>
    <b:Guid>{8E5C35AA-776C-4875-A46C-62611BC878A4}</b:Guid>
    <b:Author>
      <b:Author>
        <b:NameList>
          <b:Person>
            <b:Last>T.</b:Last>
            <b:First>Kern.</b:First>
          </b:Person>
        </b:NameList>
      </b:Author>
    </b:Author>
    <b:Title>Redefining airmanship</b:Title>
    <b:Year>1997</b:Year>
    <b:City>New York</b:City>
    <b:RefOrder>20</b:RefOrder>
  </b:Source>
  <b:Source>
    <b:Tag>Dun00</b:Tag>
    <b:SourceType>ConferenceProceedings</b:SourceType>
    <b:Guid>{00538336-771C-4C59-8822-71C219D73551}</b:Guid>
    <b:Author>
      <b:Author>
        <b:NameList>
          <b:Person>
            <b:Last>Duncan</b:Last>
            <b:First>J.C.</b:First>
            <b:Middle>and Feterle, L.C.</b:Middle>
          </b:Person>
        </b:NameList>
      </b:Author>
    </b:Author>
    <b:Title>The use of personal computer-based aviation training devices to teach aircrew decision-making, teamwork, and resource management</b:Title>
    <b:PeriodicalTitle>Proceedings of IEEE 2000 National</b:PeriodicalTitle>
    <b:Year>2000</b:Year>
    <b:City>Dayton, OH</b:City>
    <b:Pages>421–426</b:Pages>
    <b:ConferenceName>Proceedings of IEEE 2000 National Aerospace and Electronics Conference</b:ConferenceName>
    <b:RefOrder>21</b:RefOrder>
  </b:Source>
  <b:Source>
    <b:Tag>Lau81</b:Tag>
    <b:SourceType>ArticleInAPeriodical</b:SourceType>
    <b:Guid>{5771E0BD-7620-4F38-8D2D-87C805871852}</b:Guid>
    <b:Title>Guidelines for the development of line oriented flight training</b:Title>
    <b:Year>1981</b:Year>
    <b:City>Moffett Field, CA</b:City>
    <b:Author>
      <b:Author>
        <b:NameList>
          <b:Person>
            <b:Last>Lauber J.K</b:Last>
            <b:First>Foushee</b:First>
          </b:Person>
        </b:NameList>
      </b:Author>
    </b:Author>
    <b:PeriodicalTitle>NASA Conference Publication 2184</b:PeriodicalTitle>
    <b:RefOrder>22</b:RefOrder>
  </b:Source>
  <b:Source>
    <b:Tag>Eur05</b:Tag>
    <b:SourceType>ConferenceProceedings</b:SourceType>
    <b:Guid>{E9B0F47A-C274-4850-98CD-005FDCCD6CDA}</b:Guid>
    <b:Title>A vision for European Aviation</b:Title>
    <b:Year>2005</b:Year>
    <b:Author>
      <b:Author>
        <b:Corporate>Eurocontrol</b:Corporate>
      </b:Author>
    </b:Author>
    <b:ConferenceName>Eurocontrol and ACI Europe Press Conference</b:ConferenceName>
    <b:RefOrder>1</b:RefOrder>
  </b:Source>
  <b:Source>
    <b:Tag>Dir</b:Tag>
    <b:SourceType>InternetSite</b:SourceType>
    <b:Guid>{F3C8A7C7-AF1E-4224-AD32-0A7D05BDC911}</b:Guid>
    <b:Title>Directory of Waypoints in Spain</b:Title>
    <b:URL>http://www.fallingrain.com/world/SP/waypoints.html</b:URL>
    <b:RefOrder>42</b:RefOrder>
  </b:Source>
  <b:Source>
    <b:Tag>Flo</b:Tag>
    <b:SourceType>InternetSite</b:SourceType>
    <b:Guid>{6DADA2A4-05B8-48FD-BB22-2D8611787263}</b:Guid>
    <b:Title>Flota de Iberia en el Grupo Iberia</b:Title>
    <b:URL>http://grupo.iberia.es/portal/site/grupoiberia/menuitem.8e32b03d06b292dda0d4a195d21061ca/?id_avion=57d89a1b25862010VgnVCM100000950216ac____&amp;origen=datos&amp;vengode=Iberia</b:URL>
    <b:RefOrder>43</b:RefOrder>
  </b:Source>
  <b:Source>
    <b:Tag>Dim</b:Tag>
    <b:SourceType>InternetSite</b:SourceType>
    <b:Guid>{0FC9CBD6-3622-489F-88DA-44FAE01232DA}</b:Guid>
    <b:Title>Dimensions &amp; key data for A-320</b:Title>
    <b:URL>http://www.airbus.com/aircraftfamilies/passengeraircraft/a320family/a320/specifications/#details</b:URL>
    <b:RefOrder>40</b:RefOrder>
  </b:Source>
  <b:Source>
    <b:Tag>Air05</b:Tag>
    <b:SourceType>Report</b:SourceType>
    <b:Guid>{CA4BAD37-7953-4EEF-8295-4B5226C1524C}</b:Guid>
    <b:Title>A320 AIRPLANE CHARACTERISTICS FOR AIRPORT PLANNING</b:Title>
    <b:Year>2005</b:Year>
    <b:Author>
      <b:Author>
        <b:Corporate>Airbus</b:Corporate>
      </b:Author>
    </b:Author>
    <b:RefOrder>41</b:RefOrder>
  </b:Source>
  <b:Source>
    <b:Tag>Sot06</b:Tag>
    <b:SourceType>ConferenceProceedings</b:SourceType>
    <b:Guid>{685A3552-76DE-4A8E-A9E9-5547A2258851}</b:Guid>
    <b:Author>
      <b:Author>
        <b:NameList>
          <b:Person>
            <b:Last>Soto</b:Last>
            <b:First>J.</b:First>
            <b:Middle>P., Vizcaino, A., Portillo, J., y Piattini, M.</b:Middle>
          </b:Person>
        </b:NameList>
      </b:Author>
    </b:Author>
    <b:Title>Modelling a Knowledge Management System Architecture with INGENIAS Methodology.</b:Title>
    <b:Year>2006</b:Year>
    <b:City>Washington, DC</b:City>
    <b:Pages>167-173</b:Pages>
    <b:ConferenceName>En Proceedings of the 15th international Conference on Computing</b:ConferenceName>
    <b:RefOrder>47</b:RefOrder>
  </b:Source>
  <b:Source>
    <b:Tag>Pav05</b:Tag>
    <b:SourceType>ConferenceProceedings</b:SourceType>
    <b:Guid>{19398BBE-4F27-4064-A07E-482F211AEDBA}</b:Guid>
    <b:Author>
      <b:Author>
        <b:NameList>
          <b:Person>
            <b:Last>Pavón</b:Last>
            <b:First>J.,</b:First>
            <b:Middle>Gómez-Sanz, J. J., y Fuentes, R.</b:Middle>
          </b:Person>
        </b:NameList>
      </b:Author>
      <b:Editor>
        <b:NameList>
          <b:Person>
            <b:Last>Henderson-Sellers</b:Last>
            <b:First>B.,</b:First>
            <b:Middle>y Giorgini, P.</b:Middle>
          </b:Person>
        </b:NameList>
      </b:Editor>
    </b:Author>
    <b:Title>The INGENIAS Methodology and Tools</b:Title>
    <b:Year>2005</b:Year>
    <b:Pages>236-276</b:Pages>
    <b:ConferenceName>Idea Group Publishing</b:ConferenceName>
    <b:RefOrder>45</b:RefOrder>
  </b:Source>
  <b:Source>
    <b:Tag>Bot08</b:Tag>
    <b:SourceType>JournalArticle</b:SourceType>
    <b:Guid>{329864F0-4636-490D-9F2C-074F7394E195}</b:Guid>
    <b:Author>
      <b:Author>
        <b:NameList>
          <b:Person>
            <b:Last>Botia</b:Last>
            <b:First>J.</b:First>
            <b:Middle>A., Gonzalez, J. C., Gomez, J., y Pavon, J.</b:Middle>
          </b:Person>
        </b:NameList>
      </b:Author>
    </b:Author>
    <b:Title>The Ingenias Project: Methods and Tool For Developing Multiagent Systems</b:Title>
    <b:Year>2008</b:Year>
    <b:Pages>529-534</b:Pages>
    <b:JournalName>Latin America Transactions, IEEE (Revista IEEE America Latina)</b:JournalName>
    <b:RefOrder>46</b:RefOrder>
  </b:Source>
  <b:Source>
    <b:Tag>Fra03</b:Tag>
    <b:SourceType>Book</b:SourceType>
    <b:Guid>{5F7FD7A0-C3A3-42FC-BA2E-F70811665BAF}</b:Guid>
    <b:Author>
      <b:Author>
        <b:NameList>
          <b:Person>
            <b:Last>Frankel</b:Last>
            <b:First>David</b:First>
          </b:Person>
        </b:NameList>
      </b:Author>
    </b:Author>
    <b:Title>Model Driven Architecture: Applying MDA to Enterprise Computing</b:Title>
    <b:Year>2003</b:Year>
    <b:Publisher>John Wiley &amp; Sons</b:Publisher>
    <b:RefOrder>11</b:RefOrder>
  </b:Source>
  <b:Source>
    <b:Tag>Wor</b:Tag>
    <b:SourceType>InternetSite</b:SourceType>
    <b:Guid>{655B0F62-F29B-48CF-8007-D8C7B50C688D}</b:Guid>
    <b:Title>World Wind Java SDK</b:Title>
    <b:URL>http://worldwind.arc.nasa.gov/java/</b:URL>
    <b:RefOrder>50</b:RefOrder>
  </b:Source>
  <b:Source>
    <b:Tag>Pav06</b:Tag>
    <b:SourceType>ConferenceProceedings</b:SourceType>
    <b:Guid>{57C83810-B72C-41F5-A329-699AA76B8B0B}</b:Guid>
    <b:Author>
      <b:Author>
        <b:NameList>
          <b:Person>
            <b:Last>Pavón</b:Last>
            <b:First>J.,</b:First>
            <b:Middle>Gómez-Sanz, J.J., Fuentes, R.</b:Middle>
          </b:Person>
        </b:NameList>
      </b:Author>
      <b:Editor>
        <b:NameList>
          <b:Person>
            <b:Last>Rensink</b:Last>
            <b:First>A.,</b:First>
            <b:Middle>Warmer, J.</b:Middle>
          </b:Person>
        </b:NameList>
      </b:Editor>
    </b:Author>
    <b:Title>Model Driven Development of Multi-Agent Systems</b:Title>
    <b:Year>2006</b:Year>
    <b:City>Springer, Heidelberg</b:City>
    <b:Volume>4066</b:Volume>
    <b:Pages>284- 298</b:Pages>
    <b:ConferenceName>ECMDA-FA 2006</b:ConferenceName>
    <b:RefOrder>48</b:RefOrder>
  </b:Source>
  <b:Source>
    <b:Tag>Sim</b:Tag>
    <b:SourceType>InternetSite</b:SourceType>
    <b:Guid>{93A04E9A-ECE2-4D54-8530-F61C35279AA4}</b:Guid>
    <b:Title>Simulink</b:Title>
    <b:URL>http://www.mathworks.com/products/simulink/</b:URL>
    <b:RefOrder>26</b:RefOrder>
  </b:Source>
  <b:Source>
    <b:Tag>TMH</b:Tag>
    <b:SourceType>InternetSite</b:SourceType>
    <b:Guid>{B5D5FF3B-CE69-43F4-A7C4-A983911DF18E}</b:Guid>
    <b:Title>MVC XEROX PARC 1978-79</b:Title>
    <b:URL>http://heim.ifi.uio.no/~trygver/themes/mvc/mvc-index.html</b:URL>
    <b:Author>
      <b:Author>
        <b:NameList>
          <b:Person>
            <b:Last>Reenskau</b:Last>
            <b:First>T.</b:First>
            <b:Middle>M. H.</b:Middle>
          </b:Person>
        </b:NameList>
      </b:Author>
    </b:Author>
    <b:RefOrder>49</b:RefOrder>
  </b:Source>
  <b:Source>
    <b:Tag>Geo95</b:Tag>
    <b:SourceType>ConferenceProceedings</b:SourceType>
    <b:Guid>{9B6D0B82-A52F-4A92-8FF1-D9A15B54B555}</b:Guid>
    <b:Author>
      <b:Author>
        <b:NameList>
          <b:Person>
            <b:Last>Georgeff</b:Last>
            <b:First>A.</b:First>
            <b:Middle>S. Rao and M. P.</b:Middle>
          </b:Person>
        </b:NameList>
      </b:Author>
    </b:Author>
    <b:Title>BDI-agents: From Theory to Practice</b:Title>
    <b:Year>1995</b:Year>
    <b:City>San Francisco</b:City>
    <b:ConferenceName>Proceedings of the First International Conference on Multiagent Systems</b:ConferenceName>
    <b:RefOrder>34</b:RefOrder>
  </b:Source>
  <b:Source>
    <b:Tag>Fed10</b:Tag>
    <b:SourceType>Report</b:SourceType>
    <b:Guid>{319197D0-8A9A-4D1A-A80A-B59471F5CD0B}</b:Guid>
    <b:Title>Air Traffic Control FAA Order 7110.65T</b:Title>
    <b:Year>Feb. 11, 2010</b:Year>
    <b:City>Washington, DC.</b:City>
    <b:Author>
      <b:Author>
        <b:Corporate>Federal Aviation Administration</b:Corporate>
      </b:Author>
    </b:Author>
    <b:RefOrder>44</b:RefOrder>
  </b:Source>
  <b:Source>
    <b:Tag>Chi91</b:Tag>
    <b:SourceType>JournalArticle</b:SourceType>
    <b:Guid>{E367B76C-7C0E-4867-88B3-C6DC0F104D95}</b:Guid>
    <b:Author>
      <b:Author>
        <b:NameList>
          <b:Person>
            <b:Last>Helmreich</b:Last>
            <b:First>Robert</b:First>
            <b:Middle>L.</b:Middle>
          </b:Person>
          <b:Person>
            <b:Last>Chidester</b:Last>
            <b:First>Thomas</b:First>
            <b:Middle>R.</b:Middle>
          </b:Person>
          <b:Person>
            <b:Last>Gregorich</b:Last>
            <b:First>Steven</b:First>
            <b:Middle>E.</b:Middle>
          </b:Person>
        </b:NameList>
      </b:Author>
    </b:Author>
    <b:Title>Pilot Personality and Crew Coordination: Implications for Training and Selection</b:Title>
    <b:Year>1991</b:Year>
    <b:Pages>25-44</b:Pages>
    <b:JournalName>The International Journal of Aviation Psychology</b:JournalName>
    <b:Volume>1</b:Volume>
    <b:Issue>1</b:Issue>
    <b:RefOrder>23</b:RefOrder>
  </b:Source>
  <b:Source>
    <b:Tag>Ehl03</b:Tag>
    <b:SourceType>Report</b:SourceType>
    <b:Guid>{53644576-EECC-4A03-95C1-A7CD0A1766A0}</b:Guid>
    <b:Title>The  Intelligent Cockpit  Environment  (ICE) Project</b:Title>
    <b:Year>2003</b:Year>
    <b:Author>
      <b:Author>
        <b:NameList>
          <b:Person>
            <b:Last>Ehlert</b:Last>
            <b:First>P.A.M.,</b:First>
            <b:Middle>Rothkrantz, L.J.M.</b:Middle>
          </b:Person>
        </b:NameList>
      </b:Author>
    </b:Author>
    <b:Department>Data and Knowledge Systems Group</b:Department>
    <b:Institution>Delft University of Technology, The Netherlands</b:Institution>
    <b:RefOrder>24</b:RefOrder>
  </b:Source>
  <b:Source>
    <b:Tag>Gen01</b:Tag>
    <b:SourceType>ConferenceProceedings</b:SourceType>
    <b:Guid>{46567D1F-B5F9-4E1D-B2B7-5ED1D00B928F}</b:Guid>
    <b:Title>Aerobot airdata measurement for planetary exploration</b:Title>
    <b:Year>Ablir, 2001</b:Year>
    <b:City>Manchester, UK</b:City>
    <b:Author>
      <b:Author>
        <b:NameList>
          <b:Person>
            <b:Last>Geneste</b:Last>
            <b:First>E.,</b:First>
            <b:Middle>Barnes, D.P.</b:Middle>
          </b:Person>
        </b:NameList>
      </b:Author>
    </b:Author>
    <b:ConferenceName>TIMR 01 - Towards Intelligent Mobile Robots, 3rd British Conference on Autonomous Mobile Robots and Autonomous Systems</b:ConferenceName>
    <b:RefOrder>25</b:RefOrder>
  </b:Source>
</b:Sources>
</file>

<file path=customXml/item2.xml><?xml version="1.0" encoding="utf-8"?>
<b:Sources xmlns:b="http://schemas.openxmlformats.org/officeDocument/2006/bibliography" xmlns="http://schemas.openxmlformats.org/officeDocument/2006/bibliography" SelectedStyle="\ISO690Nmerical.XSL" StyleName="ISO 690 - Numerical Reference">
  <b:Source>
    <b:Tag>EUR07</b:Tag>
    <b:SourceType>Report</b:SourceType>
    <b:Guid>{35F026E9-AE6A-4538-80E7-FBB7E18B24BA}</b:Guid>
    <b:Author>
      <b:Author>
        <b:Corporate>EUROCONTROL</b:Corporate>
      </b:Author>
    </b:Author>
    <b:Title>EUROCONTROL SPECIFICATIONS FOR THE USE OF MILITARY UNMANNED AERIAL VEHICLES AS OPERATIONAL AIR TRAFFIC OUTSIDE SEGREGATED AIRSPACE</b:Title>
    <b:Year>2007</b:Year>
    <b:Comments>http://www.barnardmicrosystems.com/download/EUROCONTROL_MIL_UAV_ATM_SPEC_2007.pdf</b:Comments>
    <b:RefOrder>35</b:RefOrder>
  </b:Source>
  <b:Source>
    <b:Tag>Cla98</b:Tag>
    <b:SourceType>JournalArticle</b:SourceType>
    <b:Guid>{74EA522B-3652-49B2-BCA5-EC2961BB4C31}</b:Guid>
    <b:Title>Conflict Resolution for Air Traffic Management: A Study in Multi-Agent Hybrid Systems</b:Title>
    <b:Year>1998</b:Year>
    <b:StandardNumber>4</b:StandardNumber>
    <b:Author>
      <b:Author>
        <b:NameList>
          <b:Person>
            <b:Last>Claire Tomlin</b:Last>
            <b:First>George</b:First>
            <b:Middle>J. Pappas, and Shankar Sastry</b:Middle>
          </b:Person>
        </b:NameList>
      </b:Author>
    </b:Author>
    <b:Volume>43</b:Volume>
    <b:JournalName>IEEE Transactions on Automatic Control</b:JournalName>
    <b:Month>April</b:Month>
    <b:Pages>509--521</b:Pages>
    <b:RefOrder>2</b:RefOrder>
  </b:Source>
  <b:Source>
    <b:Tag>JSB</b:Tag>
    <b:SourceType>InternetSite</b:SourceType>
    <b:Guid>{E36109BB-3B8A-400E-9ECA-A17EE3034770}</b:Guid>
    <b:Author>
      <b:Author>
        <b:Corporate>JSBSim</b:Corporate>
      </b:Author>
    </b:Author>
    <b:Title>JSBSim flight dynamics model</b:Title>
    <b:URL>http://jsbsim.sourceforge.net/ </b:URL>
    <b:RefOrder>3</b:RefOrder>
  </b:Source>
  <b:Source>
    <b:Tag>Fli</b:Tag>
    <b:SourceType>InternetSite</b:SourceType>
    <b:Guid>{7028474B-6FB0-4B5E-B4FE-51281391A53D}</b:Guid>
    <b:Author>
      <b:Author>
        <b:Corporate>FlightGear Flight Simulator</b:Corporate>
      </b:Author>
    </b:Author>
    <b:Title>FlightGear Flight Simulator</b:Title>
    <b:URL>http://www.flightgear.org/</b:URL>
    <b:RefOrder>4</b:RefOrder>
  </b:Source>
  <b:Source>
    <b:Tag>Ope</b:Tag>
    <b:SourceType>InternetSite</b:SourceType>
    <b:Guid>{D51279AA-5DA6-49F9-B100-A950578AA075}</b:Guid>
    <b:Author>
      <b:Author>
        <b:Corporate>OpenEaagles</b:Corporate>
      </b:Author>
    </b:Author>
    <b:Title>OpenEaagles</b:Title>
    <b:URL>http://www.openeaagles.org/</b:URL>
    <b:RefOrder>5</b:RefOrder>
  </b:Source>
  <b:Source>
    <b:Tag>AVI</b:Tag>
    <b:SourceType>Report</b:SourceType>
    <b:Guid>{EFEC3E2A-8913-42A1-974C-5AE2F818545D}</b:Guid>
    <b:Title>Manual, AVIATOR VISUAL DESIGN SIMULATOR (AVDS) User</b:Title>
    <b:Author>
      <b:Author>
        <b:Corporate>AVIATOR VISUAL DESIGN SIMULATOR</b:Corporate>
      </b:Author>
    </b:Author>
    <b:Comments>http://www.rassimtech.com/documentation/AVDSManual.pdf</b:Comments>
    <b:RefOrder>6</b:RefOrder>
  </b:Source>
  <b:Source>
    <b:Tag>Bil00</b:Tag>
    <b:SourceType>ConferenceProceedings</b:SourceType>
    <b:Guid>{FC728387-6004-46C1-8AFA-40A57D79E439}</b:Guid>
    <b:Author>
      <b:Author>
        <b:NameList>
          <b:Person>
            <b:Last>Bilimoria</b:Last>
            <b:First>K.</b:First>
          </b:Person>
        </b:NameList>
      </b:Author>
    </b:Author>
    <b:Title>FACET: Future ATM Concepts Evaluation Tool</b:Title>
    <b:Year>2000</b:Year>
    <b:City>Napoli, Italy</b:City>
    <b:ConferenceName>3rd USA/Europe ATM 2001 R&amp;D Seminar</b:ConferenceName>
    <b:RefOrder>7</b:RefOrder>
  </b:Source>
  <b:Source>
    <b:Tag>Smi</b:Tag>
    <b:SourceType>JournalArticle</b:SourceType>
    <b:Guid>{328708FA-3548-46AB-B776-68AC6585622D}</b:Guid>
    <b:Title>The design of FACET to support use by airline operations centers</b:Title>
    <b:City>2004</b:City>
    <b:Author>
      <b:Author>
        <b:NameList>
          <b:Person>
            <b:Last>Smith</b:Last>
            <b:First>P.</b:First>
          </b:Person>
        </b:NameList>
      </b:Author>
    </b:Author>
    <b:JournalName>IEEE</b:JournalName>
    <b:RefOrder>8</b:RefOrder>
  </b:Source>
  <b:Source>
    <b:Tag>Fli1</b:Tag>
    <b:SourceType>InternetSite</b:SourceType>
    <b:Guid>{2389C6BA-90E1-48EC-9DC4-6993584BF416}</b:Guid>
    <b:Title>Flight Explorer</b:Title>
    <b:Author>
      <b:Author>
        <b:Corporate>Flight Explorer Inc.</b:Corporate>
      </b:Author>
    </b:Author>
    <b:URL>http://www.flightexplorer.com/</b:URL>
    <b:RefOrder>31</b:RefOrder>
  </b:Source>
  <b:Source>
    <b:Tag>Kei00</b:Tag>
    <b:SourceType>ConferenceProceedings</b:SourceType>
    <b:Guid>{81E29542-2225-4ECD-A81E-2A596D3AD0E5}</b:Guid>
    <b:Title>Modeling Distributed Human Decision-Making in Traffic Flow Management Operations</b:Title>
    <b:Year>2000</b:Year>
    <b:Author>
      <b:Author>
        <b:NameList>
          <b:Person>
            <b:Last>Keith C</b:Last>
            <b:First>C.</b:First>
          </b:Person>
        </b:NameList>
      </b:Author>
    </b:Author>
    <b:City>Napoli, Italy</b:City>
    <b:ConferenceName>3rd USA/Europe Air Traffic Management R&amp;D Seminar</b:ConferenceName>
    <b:RefOrder>27</b:RefOrder>
  </b:Source>
  <b:Source>
    <b:Tag>Sha09</b:Tag>
    <b:SourceType>JournalArticle</b:SourceType>
    <b:Guid>{87383D61-7768-4ED3-881A-B755C552ED6B}</b:Guid>
    <b:Title>A Multiagent Simulation of Collaborative Air Traffic Flow Management</b:Title>
    <b:Year>2009</b:Year>
    <b:Publisher> Information Science Reference</b:Publisher>
    <b:Author>
      <b:Author>
        <b:NameList>
          <b:Person>
            <b:Last>Shawn R. Wolfe</b:Last>
            <b:First>Peter</b:First>
            <b:Middle>A. Jarvis, Francis Y. Enomoto, Maarten Sierhuis,Bart-Jan van Putte</b:Middle>
          </b:Person>
        </b:NameList>
      </b:Author>
      <b:Editor>
        <b:NameList>
          <b:Person>
            <b:Last>Ana L. C. Bazzan</b:Last>
            <b:First>Franziska</b:First>
            <b:Middle>Klügl</b:Middle>
          </b:Person>
        </b:NameList>
      </b:Editor>
    </b:Author>
    <b:JournalName>Multi-Agent Systems for Traffic and Transportation Engineering</b:JournalName>
    <b:Pages>357-381</b:Pages>
    <b:Comments>NASA Ames Research Center</b:Comments>
    <b:RefOrder>9</b:RefOrder>
  </b:Source>
  <b:Source>
    <b:Tag>Foy05</b:Tag>
    <b:SourceType>ConferenceProceedings</b:SourceType>
    <b:Guid>{8B2BEDD5-C6CB-4E87-9E21-33A09615B7A4}</b:Guid>
    <b:Author>
      <b:Author>
        <b:NameList>
          <b:Person>
            <b:Last>Foyle</b:Last>
            <b:First>D.</b:First>
            <b:Middle>C., Hooey, B. L., Byrne, M. D., Corker, K. M., Deutsch, S., Lebiere, C.</b:Middle>
          </b:Person>
        </b:NameList>
      </b:Author>
    </b:Author>
    <b:Title>Human performance models of pilot behaviour</b:Title>
    <b:City>Santa Monica, CA</b:City>
    <b:Year>2005</b:Year>
    <b:Pages>1109-1113</b:Pages>
    <b:ConferenceName>The Human Factors and Ergonomics Society 49th Annual Meeting</b:ConferenceName>
    <b:RefOrder>10</b:RefOrder>
  </b:Source>
  <b:Source>
    <b:Tag>Jor08</b:Tag>
    <b:SourceType>ConferenceProceedings</b:SourceType>
    <b:Guid>{B107E181-85B3-49C4-BA1C-C7A7583D966E}</b:Guid>
    <b:Author>
      <b:Author>
        <b:NameList>
          <b:Person>
            <b:Last>Jorge J. Gómez-Sanz</b:Last>
            <b:First>Rubén</b:First>
            <b:Middle>Fuentes, Juan Pavón, Iván García-Magariño</b:Middle>
          </b:Person>
        </b:NameList>
      </b:Author>
    </b:Author>
    <b:Title>INGENIAS development kit: a visual multi-agent system development environment</b:Title>
    <b:Year>2008</b:Year>
    <b:Pages>1675-1676</b:Pages>
    <b:ConferenceName>AAMAS (Demos)'2008</b:ConferenceName>
    <b:RefOrder>13</b:RefOrder>
  </b:Source>
  <b:Source>
    <b:Tag>Adr09</b:Tag>
    <b:SourceType>ConferenceProceedings</b:SourceType>
    <b:Guid>{5E41DFAD-CB37-4DFC-949A-D2E54A66D416}</b:Guid>
    <b:Author>
      <b:Author>
        <b:NameList>
          <b:Person>
            <b:Last>Adrian K. Agogino</b:Last>
            <b:First>Kagan</b:First>
            <b:Middle>Tumer</b:Middle>
          </b:Person>
        </b:NameList>
      </b:Author>
    </b:Author>
    <b:Title>Improving air traffic management through agent suggestions</b:Title>
    <b:Year>2009</b:Year>
    <b:Pages>1271-1272</b:Pages>
    <b:ConferenceName>AAMAS (2) 2009</b:ConferenceName>
    <b:RefOrder>36</b:RefOrder>
  </b:Source>
  <b:Source>
    <b:Tag>IAB01</b:Tag>
    <b:SourceType>Report</b:SourceType>
    <b:Guid>{A7DB46AE-37A3-4B39-B036-DC2903529B24}</b:Guid>
    <b:Title>CARE Innovative Action, Preliminary Study on Integration of Unmanned Aerial Vehicles into Future Air Traffic Management</b:Title>
    <b:Year>2001</b:Year>
    <b:Author>
      <b:Author>
        <b:Corporate>IABG Dept. Airborne Air Defence</b:Corporate>
      </b:Author>
    </b:Author>
    <b:RefOrder>37</b:RefOrder>
  </b:Source>
  <b:Source>
    <b:Tag>Edu09</b:Tag>
    <b:SourceType>ConferenceProceedings</b:SourceType>
    <b:Guid>{61F902E8-A7B1-41AE-92D5-F48610877651}</b:Guid>
    <b:Author>
      <b:Author>
        <b:NameList>
          <b:Person>
            <b:Last>Eduard Semsch</b:Last>
            <b:First>Michal</b:First>
            <b:Middle>Jakob, Dusan Pavlícek, Michal Pechoucek</b:Middle>
          </b:Person>
        </b:NameList>
      </b:Author>
    </b:Author>
    <b:Title>Autonomous UAV Surveillance in Complex Urban Environments</b:Title>
    <b:Year>2009</b:Year>
    <b:Pages>82-85</b:Pages>
    <b:ConferenceName>IAT 2009</b:ConferenceName>
    <b:RefOrder>38</b:RefOrder>
  </b:Source>
  <b:Source>
    <b:Tag>Che09</b:Tag>
    <b:SourceType>ConferenceProceedings</b:SourceType>
    <b:Guid>{A0622406-DA7B-4114-8920-97CAF4CF945B}</b:Guid>
    <b:Author>
      <b:Author>
        <b:NameList>
          <b:Person>
            <b:Last>Cheviron</b:Last>
            <b:First>T.,</b:First>
            <b:Middle>Chriette, A., &amp; Plestan, F.</b:Middle>
          </b:Person>
        </b:NameList>
      </b:Author>
    </b:Author>
    <b:Title>Generic Nonlinear model of reduced scale UAV</b:Title>
    <b:Year>2009</b:Year>
    <b:City>Kobe, Japan</b:City>
    <b:Pages>3271-3276</b:Pages>
    <b:ConferenceName>IEEE International Conference on Robotics &amp; Automation</b:ConferenceName>
    <b:RefOrder>39</b:RefOrder>
  </b:Source>
  <b:Source>
    <b:Tag>NHu03</b:Tag>
    <b:SourceType>ConferenceProceedings</b:SourceType>
    <b:Guid>{56926143-568C-4E18-9E62-5C3FE393B221}</b:Guid>
    <b:Author>
      <b:Author>
        <b:NameList>
          <b:Person>
            <b:Last>N. Huff</b:Last>
            <b:First>A.</b:First>
            <b:Middle>Kamel, and K. Nygard</b:Middle>
          </b:Person>
        </b:NameList>
      </b:Author>
    </b:Author>
    <b:Title>An Agent Based Framework for Modeling UAVs</b:Title>
    <b:Year>2003</b:Year>
    <b:ConferenceName>The 16th International Conference on Computer Applications in Industry and Engineering (CAINE03)</b:ConferenceName>
    <b:RefOrder>28</b:RefOrder>
  </b:Source>
  <b:Source>
    <b:Tag>Swe02</b:Tag>
    <b:SourceType>ConferenceProceedings</b:SourceType>
    <b:Guid>{0116A544-17D0-4B58-B9F1-6711F302A990}</b:Guid>
    <b:Author>
      <b:Author>
        <b:NameList>
          <b:Person>
            <b:Last>Sweet</b:Last>
            <b:First>D.</b:First>
            <b:Middle>N., Manikonda, V., Aronson, J. S., Roth, K., &amp; Blake, M.</b:Middle>
          </b:Person>
        </b:NameList>
      </b:Author>
    </b:Author>
    <b:Title>Fast-Time Simulation System for Analysis of Advanced Air Transportation Concepts</b:Title>
    <b:Year>2002</b:Year>
    <b:City>Monterey, California</b:City>
    <b:Month>August</b:Month>
    <b:ConferenceName>American Institute of Aeronautics and Astronautics (AIAA) Modeling and Simulation Technologies Conference and Exhibit</b:ConferenceName>
    <b:RefOrder>29</b:RefOrder>
  </b:Source>
  <b:Source>
    <b:Tag>Tam97</b:Tag>
    <b:SourceType>ConferenceProceedings</b:SourceType>
    <b:Guid>{697333A1-D1AC-4863-9F46-87B8B742E71F}</b:Guid>
    <b:Author>
      <b:Author>
        <b:NameList>
          <b:Person>
            <b:Last>Tambe</b:Last>
            <b:First>M.</b:First>
          </b:Person>
        </b:NameList>
      </b:Author>
    </b:Author>
    <b:Title>Agent architectures for flexible, practical teamwork</b:Title>
    <b:Year>July, 1997</b:Year>
    <b:City>Providence, Rhode Island</b:City>
    <b:ConferenceName>American Association for Artificial Intelligence Conference (AAAI-2007)</b:ConferenceName>
    <b:RefOrder>32</b:RefOrder>
  </b:Source>
  <b:Source>
    <b:Tag>DSi08</b:Tag>
    <b:SourceType>ConferenceProceedings</b:SourceType>
    <b:Guid>{A4D52BEE-FB56-4D85-961E-CEE082039DA4}</b:Guid>
    <b:Author>
      <b:Author>
        <b:NameList>
          <b:Person>
            <b:Last>D. Sislak</b:Last>
            <b:First>P.</b:First>
            <b:Middle>Volf, S. Kopriva, and M. Pechoucek</b:Middle>
          </b:Person>
        </b:NameList>
      </b:Author>
    </b:Author>
    <b:Title>AGENTFLY: A multi-agent airspace test-bed</b:Title>
    <b:Year>May, 2008</b:Year>
    <b:ConferenceName>7th Intl. Conf. on Autonomous Agents and MultiAgent Systems</b:ConferenceName>
    <b:RefOrder>51</b:RefOrder>
  </b:Source>
  <b:Source>
    <b:Tag>SWo08</b:Tag>
    <b:SourceType>ConferenceProceedings</b:SourceType>
    <b:Guid>{E71B6D3A-A823-41FA-ABDA-F6E44EEAF6A4}</b:Guid>
    <b:Author>
      <b:Author>
        <b:NameList>
          <b:Person>
            <b:Last>S. Wolfe</b:Last>
            <b:First>M.</b:First>
            <b:Middle>Sierhuis, and P. Jarvis</b:Middle>
          </b:Person>
        </b:NameList>
      </b:Author>
    </b:Author>
    <b:Title>To bdi or not to bdi</b:Title>
    <b:Year>2008</b:Year>
    <b:ConferenceName>Design choices in an agent-based Traffic Flow Management Simulation Multiconference</b:ConferenceName>
    <b:RefOrder>33</b:RefOrder>
  </b:Source>
  <b:Source>
    <b:Tag>Dan99</b:Tag>
    <b:SourceType>Book</b:SourceType>
    <b:Guid>{1B4F288E-3E39-4616-BD92-FEF62B57A237}</b:Guid>
    <b:Title>Handbook of Aviation Human Factors</b:Title>
    <b:Year>1999</b:Year>
    <b:Author>
      <b:Author>
        <b:NameList>
          <b:Person>
            <b:Last>Daniel J. Garland</b:Last>
            <b:First>John</b:First>
            <b:Middle>A. Wise and V. David Hopkin</b:Middle>
          </b:Person>
        </b:NameList>
      </b:Author>
      <b:Editor>
        <b:NameList>
          <b:Person>
            <b:Last>Associates</b:Last>
            <b:First>Lawrence</b:First>
            <b:Middle>Erlbaum</b:Middle>
          </b:Person>
        </b:NameList>
      </b:Editor>
    </b:Author>
    <b:Comments>ISBN 0-8058-1680-1</b:Comments>
    <b:RefOrder>52</b:RefOrder>
  </b:Source>
  <b:Source>
    <b:Tag>Ago07</b:Tag>
    <b:SourceType>ConferenceProceedings</b:SourceType>
    <b:Guid>{916341E3-F627-4596-97C1-05F283CAAB62}</b:Guid>
    <b:Author>
      <b:Author>
        <b:NameList>
          <b:Person>
            <b:Last>Adrian K. Agogino</b:Last>
            <b:First>Kagan</b:First>
            <b:Middle>Tumer</b:Middle>
          </b:Person>
        </b:NameList>
      </b:Author>
    </b:Author>
    <b:Title>Distributed agent-based air traffic flow management</b:Title>
    <b:Year>May, 2007</b:Year>
    <b:City>Honolulu, Hawaii</b:City>
    <b:ConferenceName>Sixth International Joint Conference on Autonomous Agents and Multi-Agent Systems</b:ConferenceName>
    <b:RefOrder>30</b:RefOrder>
  </b:Source>
  <b:Source>
    <b:Tag>Gil05</b:Tag>
    <b:SourceType>ArticleInAPeriodical</b:SourceType>
    <b:Guid>{7318E0E7-B6E8-4EC6-B269-2157CE55D0DC}</b:Guid>
    <b:Author>
      <b:Author>
        <b:NameList>
          <b:Person>
            <b:Last>Gilbert</b:Last>
            <b:First>N.,</b:First>
            <b:Middle>Troitzsch, K. G.</b:Middle>
          </b:Person>
        </b:NameList>
      </b:Author>
    </b:Author>
    <b:Title>Simulation for the Social Scientist</b:Title>
    <b:Year>2005</b:Year>
    <b:PeriodicalTitle>Open University Press</b:PeriodicalTitle>
    <b:RefOrder>12</b:RefOrder>
  </b:Source>
  <b:Source>
    <b:Tag>Ear88</b:Tag>
    <b:SourceType>Book</b:SourceType>
    <b:Guid>{D0B36189-BC65-401E-A127-517743592A82}</b:Guid>
    <b:Title>Human Factors in Aviation</b:Title>
    <b:Year>1988</b:Year>
    <b:Publisher>Academic Press, Inc</b:Publisher>
    <b:Author>
      <b:Author>
        <b:NameList>
          <b:Person>
            <b:Last>Earl L. Wiener</b:Last>
            <b:First>David</b:First>
            <b:Middle>C. Nagel</b:Middle>
          </b:Person>
        </b:NameList>
      </b:Author>
    </b:Author>
    <b:RefOrder>15</b:RefOrder>
  </b:Source>
  <b:Source>
    <b:Tag>Coo80</b:Tag>
    <b:SourceType>ConferenceProceedings</b:SourceType>
    <b:Guid>{78683FC9-DC3A-4234-A008-77FAC91AB6DA}</b:Guid>
    <b:Author>
      <b:Author>
        <b:NameList>
          <b:Person>
            <b:Last>Cooper</b:Last>
            <b:First>G.</b:First>
            <b:Middle>E., White, M. D., &amp; Lauber, J. K.</b:Middle>
          </b:Person>
        </b:NameList>
      </b:Author>
    </b:Author>
    <b:Title>Resource Management on the Flightdeck: Proceedings of a NASA/Industry Workshop</b:Title>
    <b:Year>1980</b:Year>
    <b:City>Moffett Field, CA</b:City>
    <b:Publisher>NASAAmes Research Center</b:Publisher>
    <b:RefOrder>16</b:RefOrder>
  </b:Source>
  <b:Source>
    <b:Tag>Tag94</b:Tag>
    <b:SourceType>ConferenceProceedings</b:SourceType>
    <b:Guid>{14344A1A-1911-4915-8600-01D2C7E81E42}</b:Guid>
    <b:Title>Crew  resource management: Achieving enhanced  flight operations</b:Title>
    <b:Year>1994</b:Year>
    <b:City>Aldershot, UK</b:City>
    <b:Publisher>Aviation Psychology in Practice</b:Publisher>
    <b:Author>
      <b:Author>
        <b:NameList>
          <b:Person>
            <b:Last>Taggart</b:Last>
            <b:First>W.</b:First>
            <b:Middle>R.</b:Middle>
          </b:Person>
        </b:NameList>
      </b:Author>
    </b:Author>
    <b:Pages>309-339</b:Pages>
    <b:ConferenceName>Avebury Technical</b:ConferenceName>
    <b:RefOrder>17</b:RefOrder>
  </b:Source>
  <b:Source>
    <b:Tag>Hel99</b:Tag>
    <b:SourceType>ArticleInAPeriodical</b:SourceType>
    <b:Guid>{E0F22605-9293-4E8B-8F7D-8BD6AE054B09}</b:Guid>
    <b:Author>
      <b:Author>
        <b:NameList>
          <b:Person>
            <b:Last>Helmreich RL</b:Last>
            <b:First>Merritt</b:First>
            <b:Middle>AC, Wilhelm JA</b:Middle>
          </b:Person>
        </b:NameList>
      </b:Author>
    </b:Author>
    <b:Title>The evolution of crew resource management training in commercial aviation</b:Title>
    <b:Year>1999</b:Year>
    <b:Volume>9</b:Volume>
    <b:PeriodicalTitle>Int J Aviation Psychology</b:PeriodicalTitle>
    <b:Pages>19–32</b:Pages>
    <b:RefOrder>14</b:RefOrder>
  </b:Source>
  <b:Source>
    <b:Tag>FAA95</b:Tag>
    <b:SourceType>Report</b:SourceType>
    <b:Guid>{80D67C82-2769-41A9-A74C-BA6E7F6B2AFB}</b:Guid>
    <b:Author>
      <b:Author>
        <b:Corporate>FAA</b:Corporate>
      </b:Author>
    </b:Author>
    <b:Title>Crew resource management training</b:Title>
    <b:Year>1995</b:Year>
    <b:City>Washington, DC</b:City>
    <b:Publisher>Advisory Circular No AC 123-51B</b:Publisher>
    <b:Department>Departament of Transportation, FAA</b:Department>
    <b:Pages>10-12, Appendix 3, 1-2</b:Pages>
    <b:RefOrder>18</b:RefOrder>
  </b:Source>
  <b:Source>
    <b:Tag>Mel93</b:Tag>
    <b:SourceType>ArticleInAPeriodical</b:SourceType>
    <b:Guid>{F875945C-51DA-4BF9-825C-F12E0F0A1B29}</b:Guid>
    <b:Title>Design, development and implementation of a CRM program</b:Title>
    <b:Year>1993</b:Year>
    <b:City>Brookfield, VT</b:City>
    <b:Author>
      <b:Author>
        <b:NameList>
          <b:Person>
            <b:Last>Mellor</b:Last>
            <b:First>A.</b:First>
          </b:Person>
        </b:NameList>
      </b:Author>
    </b:Author>
    <b:PeriodicalTitle>Aviation instruction and Training</b:PeriodicalTitle>
    <b:Pages>368-384</b:Pages>
    <b:RefOrder>19</b:RefOrder>
  </b:Source>
  <b:Source>
    <b:Tag>TKe97</b:Tag>
    <b:SourceType>ArticleInAPeriodical</b:SourceType>
    <b:Guid>{8E5C35AA-776C-4875-A46C-62611BC878A4}</b:Guid>
    <b:Author>
      <b:Author>
        <b:NameList>
          <b:Person>
            <b:Last>T.</b:Last>
            <b:First>Kern.</b:First>
          </b:Person>
        </b:NameList>
      </b:Author>
    </b:Author>
    <b:Title>Redefining airmanship</b:Title>
    <b:Year>1997</b:Year>
    <b:City>New York</b:City>
    <b:RefOrder>20</b:RefOrder>
  </b:Source>
  <b:Source>
    <b:Tag>Dun00</b:Tag>
    <b:SourceType>ConferenceProceedings</b:SourceType>
    <b:Guid>{00538336-771C-4C59-8822-71C219D73551}</b:Guid>
    <b:Author>
      <b:Author>
        <b:NameList>
          <b:Person>
            <b:Last>Duncan</b:Last>
            <b:First>J.C.</b:First>
            <b:Middle>and Feterle, L.C.</b:Middle>
          </b:Person>
        </b:NameList>
      </b:Author>
    </b:Author>
    <b:Title>The use of personal computer-based aviation training devices to teach aircrew decision-making, teamwork, and resource management</b:Title>
    <b:PeriodicalTitle>Proceedings of IEEE 2000 National</b:PeriodicalTitle>
    <b:Year>2000</b:Year>
    <b:City>Dayton, OH</b:City>
    <b:Pages>421–426</b:Pages>
    <b:ConferenceName>Proceedings of IEEE 2000 National Aerospace and Electronics Conference</b:ConferenceName>
    <b:RefOrder>21</b:RefOrder>
  </b:Source>
  <b:Source>
    <b:Tag>Lau81</b:Tag>
    <b:SourceType>ArticleInAPeriodical</b:SourceType>
    <b:Guid>{5771E0BD-7620-4F38-8D2D-87C805871852}</b:Guid>
    <b:Title>Guidelines for the development of line oriented flight training</b:Title>
    <b:Year>1981</b:Year>
    <b:City>Moffett Field, CA</b:City>
    <b:Author>
      <b:Author>
        <b:NameList>
          <b:Person>
            <b:Last>Lauber J.K</b:Last>
            <b:First>Foushee</b:First>
          </b:Person>
        </b:NameList>
      </b:Author>
    </b:Author>
    <b:PeriodicalTitle>NASA Conference Publication 2184</b:PeriodicalTitle>
    <b:RefOrder>22</b:RefOrder>
  </b:Source>
  <b:Source>
    <b:Tag>Eur05</b:Tag>
    <b:SourceType>ConferenceProceedings</b:SourceType>
    <b:Guid>{E9B0F47A-C274-4850-98CD-005FDCCD6CDA}</b:Guid>
    <b:Title>A vision for European Aviation</b:Title>
    <b:Year>2005</b:Year>
    <b:Author>
      <b:Author>
        <b:Corporate>Eurocontrol</b:Corporate>
      </b:Author>
    </b:Author>
    <b:ConferenceName>Eurocontrol and ACI Europe Press Conference</b:ConferenceName>
    <b:RefOrder>1</b:RefOrder>
  </b:Source>
  <b:Source>
    <b:Tag>Dir</b:Tag>
    <b:SourceType>InternetSite</b:SourceType>
    <b:Guid>{F3C8A7C7-AF1E-4224-AD32-0A7D05BDC911}</b:Guid>
    <b:Title>Directory of Waypoints in Spain</b:Title>
    <b:URL>http://www.fallingrain.com/world/SP/waypoints.html</b:URL>
    <b:RefOrder>42</b:RefOrder>
  </b:Source>
  <b:Source>
    <b:Tag>Flo</b:Tag>
    <b:SourceType>InternetSite</b:SourceType>
    <b:Guid>{6DADA2A4-05B8-48FD-BB22-2D8611787263}</b:Guid>
    <b:Title>Flota de Iberia en el Grupo Iberia</b:Title>
    <b:URL>http://grupo.iberia.es/portal/site/grupoiberia/menuitem.8e32b03d06b292dda0d4a195d21061ca/?id_avion=57d89a1b25862010VgnVCM100000950216ac____&amp;origen=datos&amp;vengode=Iberia</b:URL>
    <b:RefOrder>43</b:RefOrder>
  </b:Source>
  <b:Source>
    <b:Tag>Dim</b:Tag>
    <b:SourceType>InternetSite</b:SourceType>
    <b:Guid>{0FC9CBD6-3622-489F-88DA-44FAE01232DA}</b:Guid>
    <b:Title>Dimensions &amp; key data for A-320</b:Title>
    <b:URL>http://www.airbus.com/aircraftfamilies/passengeraircraft/a320family/a320/specifications/#details</b:URL>
    <b:RefOrder>40</b:RefOrder>
  </b:Source>
  <b:Source>
    <b:Tag>Air05</b:Tag>
    <b:SourceType>Report</b:SourceType>
    <b:Guid>{CA4BAD37-7953-4EEF-8295-4B5226C1524C}</b:Guid>
    <b:Title>A320 AIRPLANE CHARACTERISTICS FOR AIRPORT PLANNING</b:Title>
    <b:Year>2005</b:Year>
    <b:Author>
      <b:Author>
        <b:Corporate>Airbus</b:Corporate>
      </b:Author>
    </b:Author>
    <b:RefOrder>41</b:RefOrder>
  </b:Source>
  <b:Source>
    <b:Tag>Sot06</b:Tag>
    <b:SourceType>ConferenceProceedings</b:SourceType>
    <b:Guid>{685A3552-76DE-4A8E-A9E9-5547A2258851}</b:Guid>
    <b:Author>
      <b:Author>
        <b:NameList>
          <b:Person>
            <b:Last>Soto</b:Last>
            <b:First>J.</b:First>
            <b:Middle>P., Vizcaino, A., Portillo, J., y Piattini, M.</b:Middle>
          </b:Person>
        </b:NameList>
      </b:Author>
    </b:Author>
    <b:Title>Modelling a Knowledge Management System Architecture with INGENIAS Methodology.</b:Title>
    <b:Year>2006</b:Year>
    <b:City>Washington, DC</b:City>
    <b:Pages>167-173</b:Pages>
    <b:ConferenceName>En Proceedings of the 15th international Conference on Computing</b:ConferenceName>
    <b:RefOrder>47</b:RefOrder>
  </b:Source>
  <b:Source>
    <b:Tag>Pav05</b:Tag>
    <b:SourceType>ConferenceProceedings</b:SourceType>
    <b:Guid>{19398BBE-4F27-4064-A07E-482F211AEDBA}</b:Guid>
    <b:Author>
      <b:Author>
        <b:NameList>
          <b:Person>
            <b:Last>Pavón</b:Last>
            <b:First>J.,</b:First>
            <b:Middle>Gómez-Sanz, J. J., y Fuentes, R.</b:Middle>
          </b:Person>
        </b:NameList>
      </b:Author>
      <b:Editor>
        <b:NameList>
          <b:Person>
            <b:Last>Henderson-Sellers</b:Last>
            <b:First>B.,</b:First>
            <b:Middle>y Giorgini, P.</b:Middle>
          </b:Person>
        </b:NameList>
      </b:Editor>
    </b:Author>
    <b:Title>The INGENIAS Methodology and Tools</b:Title>
    <b:Year>2005</b:Year>
    <b:Pages>236-276</b:Pages>
    <b:ConferenceName>Idea Group Publishing</b:ConferenceName>
    <b:RefOrder>45</b:RefOrder>
  </b:Source>
  <b:Source>
    <b:Tag>Bot08</b:Tag>
    <b:SourceType>JournalArticle</b:SourceType>
    <b:Guid>{329864F0-4636-490D-9F2C-074F7394E195}</b:Guid>
    <b:Author>
      <b:Author>
        <b:NameList>
          <b:Person>
            <b:Last>Botia</b:Last>
            <b:First>J.</b:First>
            <b:Middle>A., Gonzalez, J. C., Gomez, J., y Pavon, J.</b:Middle>
          </b:Person>
        </b:NameList>
      </b:Author>
    </b:Author>
    <b:Title>The Ingenias Project: Methods and Tool For Developing Multiagent Systems</b:Title>
    <b:Year>2008</b:Year>
    <b:Pages>529-534</b:Pages>
    <b:JournalName>Latin America Transactions, IEEE (Revista IEEE America Latina)</b:JournalName>
    <b:RefOrder>46</b:RefOrder>
  </b:Source>
  <b:Source>
    <b:Tag>Fra03</b:Tag>
    <b:SourceType>Book</b:SourceType>
    <b:Guid>{5F7FD7A0-C3A3-42FC-BA2E-F70811665BAF}</b:Guid>
    <b:Author>
      <b:Author>
        <b:NameList>
          <b:Person>
            <b:Last>Frankel</b:Last>
            <b:First>David</b:First>
          </b:Person>
        </b:NameList>
      </b:Author>
    </b:Author>
    <b:Title>Model Driven Architecture: Applying MDA to Enterprise Computing</b:Title>
    <b:Year>2003</b:Year>
    <b:Publisher>John Wiley &amp; Sons</b:Publisher>
    <b:RefOrder>11</b:RefOrder>
  </b:Source>
  <b:Source>
    <b:Tag>Wor</b:Tag>
    <b:SourceType>InternetSite</b:SourceType>
    <b:Guid>{655B0F62-F29B-48CF-8007-D8C7B50C688D}</b:Guid>
    <b:Title>World Wind Java SDK</b:Title>
    <b:URL>http://worldwind.arc.nasa.gov/java/</b:URL>
    <b:RefOrder>50</b:RefOrder>
  </b:Source>
  <b:Source>
    <b:Tag>Pav06</b:Tag>
    <b:SourceType>ConferenceProceedings</b:SourceType>
    <b:Guid>{57C83810-B72C-41F5-A329-699AA76B8B0B}</b:Guid>
    <b:Author>
      <b:Author>
        <b:NameList>
          <b:Person>
            <b:Last>Pavón</b:Last>
            <b:First>J.,</b:First>
            <b:Middle>Gómez-Sanz, J.J., Fuentes, R.</b:Middle>
          </b:Person>
        </b:NameList>
      </b:Author>
      <b:Editor>
        <b:NameList>
          <b:Person>
            <b:Last>Rensink</b:Last>
            <b:First>A.,</b:First>
            <b:Middle>Warmer, J.</b:Middle>
          </b:Person>
        </b:NameList>
      </b:Editor>
    </b:Author>
    <b:Title>Model Driven Development of Multi-Agent Systems</b:Title>
    <b:Year>2006</b:Year>
    <b:City>Springer, Heidelberg</b:City>
    <b:Volume>4066</b:Volume>
    <b:Pages>284- 298</b:Pages>
    <b:ConferenceName>ECMDA-FA 2006</b:ConferenceName>
    <b:RefOrder>48</b:RefOrder>
  </b:Source>
  <b:Source>
    <b:Tag>Sim</b:Tag>
    <b:SourceType>InternetSite</b:SourceType>
    <b:Guid>{93A04E9A-ECE2-4D54-8530-F61C35279AA4}</b:Guid>
    <b:Title>Simulink</b:Title>
    <b:URL>http://www.mathworks.com/products/simulink/</b:URL>
    <b:RefOrder>26</b:RefOrder>
  </b:Source>
  <b:Source>
    <b:Tag>TMH</b:Tag>
    <b:SourceType>InternetSite</b:SourceType>
    <b:Guid>{B5D5FF3B-CE69-43F4-A7C4-A983911DF18E}</b:Guid>
    <b:Title>MVC XEROX PARC 1978-79</b:Title>
    <b:URL>http://heim.ifi.uio.no/~trygver/themes/mvc/mvc-index.html</b:URL>
    <b:Author>
      <b:Author>
        <b:NameList>
          <b:Person>
            <b:Last>Reenskau</b:Last>
            <b:First>T.</b:First>
            <b:Middle>M. H.</b:Middle>
          </b:Person>
        </b:NameList>
      </b:Author>
    </b:Author>
    <b:RefOrder>49</b:RefOrder>
  </b:Source>
  <b:Source>
    <b:Tag>Geo95</b:Tag>
    <b:SourceType>ConferenceProceedings</b:SourceType>
    <b:Guid>{9B6D0B82-A52F-4A92-8FF1-D9A15B54B555}</b:Guid>
    <b:Author>
      <b:Author>
        <b:NameList>
          <b:Person>
            <b:Last>Georgeff</b:Last>
            <b:First>A.</b:First>
            <b:Middle>S. Rao and M. P.</b:Middle>
          </b:Person>
        </b:NameList>
      </b:Author>
    </b:Author>
    <b:Title>BDI-agents: From Theory to Practice</b:Title>
    <b:Year>1995</b:Year>
    <b:City>San Francisco</b:City>
    <b:ConferenceName>Proceedings of the First International Conference on Multiagent Systems</b:ConferenceName>
    <b:RefOrder>34</b:RefOrder>
  </b:Source>
  <b:Source>
    <b:Tag>Fed10</b:Tag>
    <b:SourceType>Report</b:SourceType>
    <b:Guid>{319197D0-8A9A-4D1A-A80A-B59471F5CD0B}</b:Guid>
    <b:Title>Air Traffic Control FAA Order 7110.65T</b:Title>
    <b:Year>Feb. 11, 2010</b:Year>
    <b:City>Washington, DC.</b:City>
    <b:Author>
      <b:Author>
        <b:Corporate>Federal Aviation Administration</b:Corporate>
      </b:Author>
    </b:Author>
    <b:RefOrder>44</b:RefOrder>
  </b:Source>
  <b:Source>
    <b:Tag>Chi91</b:Tag>
    <b:SourceType>JournalArticle</b:SourceType>
    <b:Guid>{E367B76C-7C0E-4867-88B3-C6DC0F104D95}</b:Guid>
    <b:Author>
      <b:Author>
        <b:NameList>
          <b:Person>
            <b:Last>Helmreich</b:Last>
            <b:First>Robert</b:First>
            <b:Middle>L.</b:Middle>
          </b:Person>
          <b:Person>
            <b:Last>Chidester</b:Last>
            <b:First>Thomas</b:First>
            <b:Middle>R.</b:Middle>
          </b:Person>
          <b:Person>
            <b:Last>Gregorich</b:Last>
            <b:First>Steven</b:First>
            <b:Middle>E.</b:Middle>
          </b:Person>
        </b:NameList>
      </b:Author>
    </b:Author>
    <b:Title>Pilot Personality and Crew Coordination: Implications for Training and Selection</b:Title>
    <b:Year>1991</b:Year>
    <b:Pages>25-44</b:Pages>
    <b:JournalName>The International Journal of Aviation Psychology</b:JournalName>
    <b:Volume>1</b:Volume>
    <b:Issue>1</b:Issue>
    <b:RefOrder>23</b:RefOrder>
  </b:Source>
  <b:Source>
    <b:Tag>Ehl03</b:Tag>
    <b:SourceType>Report</b:SourceType>
    <b:Guid>{53644576-EECC-4A03-95C1-A7CD0A1766A0}</b:Guid>
    <b:Title>The  Intelligent Cockpit  Environment  (ICE) Project</b:Title>
    <b:Year>2003</b:Year>
    <b:Author>
      <b:Author>
        <b:NameList>
          <b:Person>
            <b:Last>Ehlert</b:Last>
            <b:First>P.A.M.,</b:First>
            <b:Middle>Rothkrantz, L.J.M.</b:Middle>
          </b:Person>
        </b:NameList>
      </b:Author>
    </b:Author>
    <b:Department>Data and Knowledge Systems Group</b:Department>
    <b:Institution>Delft University of Technology, The Netherlands</b:Institution>
    <b:RefOrder>24</b:RefOrder>
  </b:Source>
  <b:Source>
    <b:Tag>Gen01</b:Tag>
    <b:SourceType>ConferenceProceedings</b:SourceType>
    <b:Guid>{46567D1F-B5F9-4E1D-B2B7-5ED1D00B928F}</b:Guid>
    <b:Title>Aerobot airdata measurement for planetary exploration</b:Title>
    <b:Year>Ablir, 2001</b:Year>
    <b:City>Manchester, UK</b:City>
    <b:Author>
      <b:Author>
        <b:NameList>
          <b:Person>
            <b:Last>Geneste</b:Last>
            <b:First>E.,</b:First>
            <b:Middle>Barnes, D.P.</b:Middle>
          </b:Person>
        </b:NameList>
      </b:Author>
    </b:Author>
    <b:ConferenceName>TIMR 01 - Towards Intelligent Mobile Robots, 3rd British Conference on Autonomous Mobile Robots and Autonomous Systems</b:ConferenceName>
    <b:RefOrder>25</b:RefOrder>
  </b:Source>
</b:Sources>
</file>

<file path=customXml/itemProps1.xml><?xml version="1.0" encoding="utf-8"?>
<ds:datastoreItem xmlns:ds="http://schemas.openxmlformats.org/officeDocument/2006/customXml" ds:itemID="{4243CEF9-A1CC-4599-A360-F0BD25D6AF49}">
  <ds:schemaRefs>
    <ds:schemaRef ds:uri="http://schemas.openxmlformats.org/officeDocument/2006/bibliography"/>
  </ds:schemaRefs>
</ds:datastoreItem>
</file>

<file path=customXml/itemProps2.xml><?xml version="1.0" encoding="utf-8"?>
<ds:datastoreItem xmlns:ds="http://schemas.openxmlformats.org/officeDocument/2006/customXml" ds:itemID="{E27466F6-482D-4081-B45D-AD97B1DDFE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11129</TotalTime>
  <Pages>65</Pages>
  <Words>24266</Words>
  <Characters>133463</Characters>
  <Application>Microsoft Office Word</Application>
  <DocSecurity>0</DocSecurity>
  <Lines>1112</Lines>
  <Paragraphs>314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Hewlett-Packard</Company>
  <LinksUpToDate>false</LinksUpToDate>
  <CharactersWithSpaces>157415</CharactersWithSpaces>
  <SharedDoc>false</SharedDoc>
  <HLinks>
    <vt:vector size="36" baseType="variant">
      <vt:variant>
        <vt:i4>3997749</vt:i4>
      </vt:variant>
      <vt:variant>
        <vt:i4>21</vt:i4>
      </vt:variant>
      <vt:variant>
        <vt:i4>0</vt:i4>
      </vt:variant>
      <vt:variant>
        <vt:i4>5</vt:i4>
      </vt:variant>
      <vt:variant>
        <vt:lpwstr>http://www.flightexplorer.com/</vt:lpwstr>
      </vt:variant>
      <vt:variant>
        <vt:lpwstr/>
      </vt:variant>
      <vt:variant>
        <vt:i4>7209059</vt:i4>
      </vt:variant>
      <vt:variant>
        <vt:i4>18</vt:i4>
      </vt:variant>
      <vt:variant>
        <vt:i4>0</vt:i4>
      </vt:variant>
      <vt:variant>
        <vt:i4>5</vt:i4>
      </vt:variant>
      <vt:variant>
        <vt:lpwstr>http://www.rassimtech.com/documentation/AVDSManual.pdf</vt:lpwstr>
      </vt:variant>
      <vt:variant>
        <vt:lpwstr/>
      </vt:variant>
      <vt:variant>
        <vt:i4>3276913</vt:i4>
      </vt:variant>
      <vt:variant>
        <vt:i4>15</vt:i4>
      </vt:variant>
      <vt:variant>
        <vt:i4>0</vt:i4>
      </vt:variant>
      <vt:variant>
        <vt:i4>5</vt:i4>
      </vt:variant>
      <vt:variant>
        <vt:lpwstr>http://www.openeaagles.org/</vt:lpwstr>
      </vt:variant>
      <vt:variant>
        <vt:lpwstr/>
      </vt:variant>
      <vt:variant>
        <vt:i4>3735600</vt:i4>
      </vt:variant>
      <vt:variant>
        <vt:i4>12</vt:i4>
      </vt:variant>
      <vt:variant>
        <vt:i4>0</vt:i4>
      </vt:variant>
      <vt:variant>
        <vt:i4>5</vt:i4>
      </vt:variant>
      <vt:variant>
        <vt:lpwstr>http://www.flightgear.org/</vt:lpwstr>
      </vt:variant>
      <vt:variant>
        <vt:lpwstr/>
      </vt:variant>
      <vt:variant>
        <vt:i4>7340138</vt:i4>
      </vt:variant>
      <vt:variant>
        <vt:i4>9</vt:i4>
      </vt:variant>
      <vt:variant>
        <vt:i4>0</vt:i4>
      </vt:variant>
      <vt:variant>
        <vt:i4>5</vt:i4>
      </vt:variant>
      <vt:variant>
        <vt:lpwstr>http://jsbsim.sourceforge.net/</vt:lpwstr>
      </vt:variant>
      <vt:variant>
        <vt:lpwstr/>
      </vt:variant>
      <vt:variant>
        <vt:i4>4522108</vt:i4>
      </vt:variant>
      <vt:variant>
        <vt:i4>6</vt:i4>
      </vt:variant>
      <vt:variant>
        <vt:i4>0</vt:i4>
      </vt:variant>
      <vt:variant>
        <vt:i4>5</vt:i4>
      </vt:variant>
      <vt:variant>
        <vt:lpwstr>http://www.barnardmicrosystems.com/download/EUROCONTROL_MIL_UAV_ATM_SPEC_2007.pdf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Orion</dc:creator>
  <cp:lastModifiedBy>Orion</cp:lastModifiedBy>
  <cp:revision>753</cp:revision>
  <cp:lastPrinted>2011-04-02T11:53:00Z</cp:lastPrinted>
  <dcterms:created xsi:type="dcterms:W3CDTF">2011-05-03T09:49:00Z</dcterms:created>
  <dcterms:modified xsi:type="dcterms:W3CDTF">2011-07-08T16:06:00Z</dcterms:modified>
</cp:coreProperties>
</file>