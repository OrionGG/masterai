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D7D69F" w14:textId="77777777" w:rsidR="00120931" w:rsidRPr="00CC4C0C" w:rsidRDefault="00120931">
      <w:pPr>
        <w:pPrChange w:id="0" w:author="Orion" w:date="2011-05-30T23:45:00Z">
          <w:pPr>
            <w:pStyle w:val="TitlePage"/>
          </w:pPr>
        </w:pPrChange>
      </w:pPr>
    </w:p>
    <w:p w14:paraId="34517199" w14:textId="77777777" w:rsidR="00120931" w:rsidRDefault="00120931" w:rsidP="00120931">
      <w:pPr>
        <w:pStyle w:val="TitlePage"/>
        <w:rPr>
          <w:caps/>
        </w:rPr>
      </w:pPr>
      <w:bookmarkStart w:id="1" w:name="ThesisTitle"/>
      <w:bookmarkStart w:id="2" w:name="ETDRTitle"/>
    </w:p>
    <w:p w14:paraId="337FBA46" w14:textId="77777777" w:rsidR="00120931" w:rsidRDefault="00120931" w:rsidP="00120931">
      <w:pPr>
        <w:pStyle w:val="TitlePage"/>
        <w:rPr>
          <w:caps/>
        </w:rPr>
      </w:pPr>
    </w:p>
    <w:bookmarkEnd w:id="1"/>
    <w:p w14:paraId="4619D20A" w14:textId="05004300" w:rsidR="00120931" w:rsidRPr="00120931" w:rsidRDefault="00120931" w:rsidP="00120931">
      <w:pPr>
        <w:pStyle w:val="TitlePage"/>
        <w:rPr>
          <w:caps/>
          <w:sz w:val="40"/>
          <w:lang w:val="es-ES"/>
          <w:rPrChange w:id="3" w:author="Orion" w:date="2011-04-24T19:58:00Z">
            <w:rPr>
              <w:caps/>
              <w:sz w:val="40"/>
            </w:rPr>
          </w:rPrChange>
        </w:rPr>
      </w:pPr>
      <w:r>
        <w:fldChar w:fldCharType="begin">
          <w:ffData>
            <w:name w:val=""/>
            <w:enabled/>
            <w:calcOnExit w:val="0"/>
            <w:textInput>
              <w:default w:val="Título"/>
            </w:textInput>
          </w:ffData>
        </w:fldChar>
      </w:r>
      <w:r w:rsidRPr="00120931">
        <w:rPr>
          <w:caps/>
          <w:sz w:val="40"/>
          <w:lang w:val="es-ES"/>
          <w:rPrChange w:id="4" w:author="Orion" w:date="2011-04-24T19:58:00Z">
            <w:rPr>
              <w:rFonts w:eastAsia="SimSun" w:cs="Mangal"/>
              <w:caps/>
              <w:kern w:val="1"/>
              <w:sz w:val="40"/>
              <w:szCs w:val="24"/>
              <w:lang w:val="es-ES" w:eastAsia="hi-IN" w:bidi="hi-IN"/>
            </w:rPr>
          </w:rPrChange>
        </w:rPr>
        <w:instrText xml:space="preserve"> FORMTEXT </w:instrText>
      </w:r>
      <w:r>
        <w:fldChar w:fldCharType="separate"/>
      </w:r>
      <w:r w:rsidR="00A90417">
        <w:rPr>
          <w:caps/>
          <w:noProof/>
          <w:sz w:val="40"/>
          <w:lang w:val="es-ES"/>
        </w:rPr>
        <w:t xml:space="preserve">Simulación </w:t>
      </w:r>
      <w:r w:rsidR="00A90417" w:rsidRPr="00A90417">
        <w:rPr>
          <w:caps/>
          <w:noProof/>
          <w:sz w:val="40"/>
          <w:lang w:val="es-ES"/>
        </w:rPr>
        <w:t>ba</w:t>
      </w:r>
      <w:r w:rsidR="00A90417">
        <w:rPr>
          <w:caps/>
          <w:noProof/>
          <w:sz w:val="40"/>
          <w:lang w:val="es-ES"/>
        </w:rPr>
        <w:t xml:space="preserve">sada en agentes de tráFIco </w:t>
      </w:r>
      <w:r w:rsidR="00A90417" w:rsidRPr="00A90417">
        <w:rPr>
          <w:caps/>
          <w:noProof/>
          <w:sz w:val="40"/>
          <w:lang w:val="es-ES"/>
        </w:rPr>
        <w:t>aéreo</w:t>
      </w:r>
      <w:r>
        <w:fldChar w:fldCharType="end"/>
      </w:r>
    </w:p>
    <w:bookmarkEnd w:id="2"/>
    <w:p w14:paraId="679BB5D4" w14:textId="77777777" w:rsidR="00120931" w:rsidRPr="00120931" w:rsidRDefault="00120931" w:rsidP="00120931">
      <w:pPr>
        <w:pStyle w:val="TitlePage"/>
        <w:rPr>
          <w:lang w:val="es-ES"/>
          <w:rPrChange w:id="5" w:author="Orion" w:date="2011-04-24T19:58:00Z">
            <w:rPr/>
          </w:rPrChange>
        </w:rPr>
      </w:pPr>
    </w:p>
    <w:p w14:paraId="5B9B6AF1" w14:textId="77777777" w:rsidR="00120931" w:rsidRPr="00120931" w:rsidRDefault="00120931" w:rsidP="00120931">
      <w:pPr>
        <w:pStyle w:val="TitlePage"/>
        <w:rPr>
          <w:lang w:val="es-ES"/>
          <w:rPrChange w:id="6" w:author="Orion" w:date="2011-04-24T19:58:00Z">
            <w:rPr/>
          </w:rPrChange>
        </w:rPr>
      </w:pPr>
    </w:p>
    <w:p w14:paraId="74629316" w14:textId="77777777" w:rsidR="00120931" w:rsidRPr="00120931" w:rsidRDefault="00120931" w:rsidP="00120931">
      <w:pPr>
        <w:pStyle w:val="TitlePage"/>
        <w:rPr>
          <w:lang w:val="es-ES"/>
          <w:rPrChange w:id="7" w:author="Orion" w:date="2011-04-24T19:58:00Z">
            <w:rPr/>
          </w:rPrChange>
        </w:rPr>
      </w:pPr>
    </w:p>
    <w:p w14:paraId="04B1B6A5" w14:textId="77777777" w:rsidR="00120931" w:rsidRPr="00120931" w:rsidRDefault="00120931" w:rsidP="00120931">
      <w:pPr>
        <w:pStyle w:val="TitlePage"/>
        <w:rPr>
          <w:lang w:val="es-ES"/>
          <w:rPrChange w:id="8" w:author="Orion" w:date="2011-04-24T19:58:00Z">
            <w:rPr/>
          </w:rPrChange>
        </w:rPr>
      </w:pPr>
    </w:p>
    <w:p w14:paraId="30B890F7" w14:textId="77777777" w:rsidR="00120931" w:rsidRPr="00120931" w:rsidRDefault="00120931" w:rsidP="00120931">
      <w:pPr>
        <w:pStyle w:val="TitlePage"/>
        <w:rPr>
          <w:lang w:val="es-ES"/>
          <w:rPrChange w:id="9" w:author="Orion" w:date="2011-04-24T19:58:00Z">
            <w:rPr/>
          </w:rPrChange>
        </w:rPr>
      </w:pPr>
    </w:p>
    <w:bookmarkStart w:id="10" w:name="Text9"/>
    <w:p w14:paraId="339E0FF9" w14:textId="49DAA5F6" w:rsidR="00120931" w:rsidRPr="00120931" w:rsidRDefault="00120931" w:rsidP="00120931">
      <w:pPr>
        <w:pStyle w:val="TitlePage"/>
        <w:rPr>
          <w:caps/>
          <w:sz w:val="32"/>
          <w:szCs w:val="32"/>
          <w:lang w:val="es-ES"/>
          <w:rPrChange w:id="11" w:author="Orion" w:date="2011-04-24T19:58:00Z">
            <w:rPr>
              <w:caps/>
              <w:sz w:val="32"/>
              <w:szCs w:val="32"/>
            </w:rPr>
          </w:rPrChange>
        </w:rPr>
      </w:pPr>
      <w:r>
        <w:fldChar w:fldCharType="begin">
          <w:ffData>
            <w:name w:val="Text9"/>
            <w:enabled/>
            <w:calcOnExit w:val="0"/>
            <w:textInput>
              <w:default w:val="Autor"/>
            </w:textInput>
          </w:ffData>
        </w:fldChar>
      </w:r>
      <w:r w:rsidRPr="00120931">
        <w:rPr>
          <w:caps/>
          <w:sz w:val="32"/>
          <w:szCs w:val="32"/>
          <w:lang w:val="es-ES"/>
          <w:rPrChange w:id="12" w:author="Orion" w:date="2011-04-24T19:58:00Z">
            <w:rPr>
              <w:rFonts w:eastAsia="SimSun" w:cs="Mangal"/>
              <w:caps/>
              <w:kern w:val="1"/>
              <w:sz w:val="32"/>
              <w:szCs w:val="32"/>
              <w:lang w:val="es-ES" w:eastAsia="hi-IN" w:bidi="hi-IN"/>
            </w:rPr>
          </w:rPrChange>
        </w:rPr>
        <w:instrText xml:space="preserve"> FORMTEXT </w:instrText>
      </w:r>
      <w:r>
        <w:fldChar w:fldCharType="separate"/>
      </w:r>
      <w:r>
        <w:rPr>
          <w:caps/>
          <w:noProof/>
          <w:sz w:val="32"/>
          <w:szCs w:val="32"/>
          <w:lang w:val="es-ES"/>
        </w:rPr>
        <w:t>ORIÓN GARCÍA GALLARDO</w:t>
      </w:r>
      <w:r>
        <w:fldChar w:fldCharType="end"/>
      </w:r>
      <w:bookmarkEnd w:id="10"/>
    </w:p>
    <w:p w14:paraId="51D79ECB" w14:textId="77777777" w:rsidR="00120931" w:rsidRPr="00120931" w:rsidRDefault="00120931" w:rsidP="00120931">
      <w:pPr>
        <w:pStyle w:val="TitlePage"/>
        <w:rPr>
          <w:lang w:val="es-ES"/>
          <w:rPrChange w:id="13" w:author="Orion" w:date="2011-04-24T19:58:00Z">
            <w:rPr/>
          </w:rPrChange>
        </w:rPr>
      </w:pPr>
    </w:p>
    <w:p w14:paraId="57F3BBB2" w14:textId="77777777" w:rsidR="00120931" w:rsidRPr="00120931" w:rsidRDefault="00120931" w:rsidP="00120931">
      <w:pPr>
        <w:pStyle w:val="TitlePage"/>
        <w:rPr>
          <w:lang w:val="es-ES"/>
          <w:rPrChange w:id="14" w:author="Orion" w:date="2011-04-24T19:58:00Z">
            <w:rPr/>
          </w:rPrChange>
        </w:rPr>
      </w:pPr>
    </w:p>
    <w:p w14:paraId="3C746F5C" w14:textId="77777777" w:rsidR="00120931" w:rsidRPr="00120931" w:rsidRDefault="00120931" w:rsidP="00120931">
      <w:pPr>
        <w:pStyle w:val="TitlePage"/>
        <w:rPr>
          <w:lang w:val="es-ES"/>
          <w:rPrChange w:id="15" w:author="Orion" w:date="2011-04-24T19:58:00Z">
            <w:rPr/>
          </w:rPrChange>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Pr>
          <w:noProof/>
          <w:lang w:val="es-ES" w:eastAsia="es-ES"/>
          <w:rPrChange w:id="16" w:author="Unknown">
            <w:rPr>
              <w:rFonts w:eastAsia="SimSun" w:cs="Mangal"/>
              <w:noProof/>
              <w:kern w:val="1"/>
              <w:szCs w:val="24"/>
              <w:lang w:val="es-ES" w:eastAsia="es-ES"/>
            </w:rPr>
          </w:rPrChange>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bookmarkStart w:id="17" w:name="GradYear1"/>
    <w:p w14:paraId="307F7BF3" w14:textId="77777777" w:rsidR="00120931" w:rsidRDefault="00120931" w:rsidP="00120931">
      <w:pPr>
        <w:pStyle w:val="TitlePage"/>
        <w:rPr>
          <w:lang w:val="es-ES"/>
        </w:rPr>
      </w:pPr>
      <w:r>
        <w:fldChar w:fldCharType="begin">
          <w:ffData>
            <w:name w:val="GradYear1"/>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17"/>
    </w:p>
    <w:p w14:paraId="25C2EE8C" w14:textId="77777777" w:rsidR="00120931" w:rsidRDefault="00120931" w:rsidP="00120931">
      <w:pPr>
        <w:pStyle w:val="TitlePage"/>
        <w:rPr>
          <w:lang w:val="es-ES"/>
        </w:rPr>
      </w:pPr>
    </w:p>
    <w:p w14:paraId="1BFD5A1A" w14:textId="2B0DC9BA" w:rsidR="00120931" w:rsidRPr="00120931" w:rsidRDefault="00120931" w:rsidP="00120931">
      <w:pPr>
        <w:pStyle w:val="TitlePageRightAlign"/>
        <w:rPr>
          <w:lang w:val="es-ES"/>
          <w:rPrChange w:id="18" w:author="Orion" w:date="2011-04-24T19:58:00Z">
            <w:rPr/>
          </w:rPrChange>
        </w:rPr>
      </w:pPr>
      <w:del w:id="19" w:author="IO" w:date="2011-05-12T11:10:00Z">
        <w:r w:rsidRPr="00120931" w:rsidDel="00A74327">
          <w:rPr>
            <w:lang w:val="es-ES"/>
            <w:rPrChange w:id="20" w:author="Orion" w:date="2011-04-24T19:58:00Z">
              <w:rPr>
                <w:rFonts w:eastAsia="SimSun" w:cs="Mangal"/>
                <w:kern w:val="1"/>
                <w:szCs w:val="24"/>
                <w:lang w:val="es-ES" w:eastAsia="hi-IN" w:bidi="hi-IN"/>
              </w:rPr>
            </w:rPrChange>
          </w:rPr>
          <w:delText>/es / Cola</w:delText>
        </w:r>
      </w:del>
    </w:p>
    <w:bookmarkStart w:id="21" w:name="ProfName"/>
    <w:p w14:paraId="61764ED1" w14:textId="0F64A892" w:rsidR="00120931" w:rsidRDefault="00120931" w:rsidP="00120931">
      <w:pPr>
        <w:pStyle w:val="TitlePageRightAlign"/>
        <w:rPr>
          <w:lang w:val="es-ES"/>
        </w:rPr>
      </w:pPr>
      <w:r>
        <w:fldChar w:fldCharType="begin">
          <w:ffData>
            <w:name w:val="ProfName"/>
            <w:enabled/>
            <w:calcOnExit w:val="0"/>
            <w:textInput>
              <w:default w:val="Director/Colaborador"/>
            </w:textInput>
          </w:ffData>
        </w:fldChar>
      </w:r>
      <w:r>
        <w:rPr>
          <w:lang w:val="es-ES"/>
        </w:rPr>
        <w:instrText xml:space="preserve"> FORMTEXT </w:instrText>
      </w:r>
      <w:r>
        <w:fldChar w:fldCharType="separate"/>
      </w:r>
      <w:r w:rsidR="00A74327" w:rsidRPr="00A74327">
        <w:rPr>
          <w:noProof/>
          <w:lang w:val="es-ES"/>
          <w:rPrChange w:id="22" w:author="IO" w:date="2011-05-12T11:11:00Z">
            <w:rPr>
              <w:rFonts w:eastAsia="SimSun" w:cs="Mangal"/>
              <w:noProof/>
              <w:kern w:val="1"/>
              <w:szCs w:val="24"/>
              <w:lang w:val="es-ES" w:eastAsia="hi-IN" w:bidi="hi-IN"/>
            </w:rPr>
          </w:rPrChange>
        </w:rPr>
        <w:t>Director</w:t>
      </w:r>
      <w:r w:rsidR="00617705">
        <w:rPr>
          <w:noProof/>
          <w:lang w:val="es-ES"/>
        </w:rPr>
        <w:t xml:space="preserve">: </w:t>
      </w:r>
      <w:r w:rsidR="00637D0F" w:rsidRPr="00246937">
        <w:rPr>
          <w:rStyle w:val="apple-style-span"/>
          <w:rFonts w:ascii="Verdana" w:hAnsi="Verdana"/>
          <w:noProof/>
          <w:color w:val="000000"/>
          <w:sz w:val="20"/>
          <w:lang w:val="es-ES"/>
          <w:rPrChange w:id="23" w:author="Orion" w:date="2011-04-24T22:33:00Z">
            <w:rPr>
              <w:rStyle w:val="apple-style-span"/>
              <w:rFonts w:ascii="Verdana" w:eastAsia="SimSun" w:hAnsi="Verdana" w:cs="Mangal"/>
              <w:color w:val="000000"/>
              <w:kern w:val="1"/>
              <w:sz w:val="20"/>
              <w:szCs w:val="24"/>
              <w:lang w:val="es-ES" w:eastAsia="hi-IN" w:bidi="hi-IN"/>
            </w:rPr>
          </w:rPrChange>
        </w:rPr>
        <w:t>RUBEN FUENTES FERNANDEZ</w:t>
      </w:r>
      <w:r>
        <w:fldChar w:fldCharType="end"/>
      </w:r>
      <w:bookmarkEnd w:id="21"/>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24" w:name="Copyright"/>
      <w:r w:rsidR="004D60AE">
        <w:rPr>
          <w:b/>
        </w:rPr>
        <w:lastRenderedPageBreak/>
        <w:br w:type="page"/>
      </w:r>
    </w:p>
    <w:p w14:paraId="19671E7D" w14:textId="77777777" w:rsidR="00120931" w:rsidRDefault="00120931" w:rsidP="00120931">
      <w:pPr>
        <w:pStyle w:val="PageHeading"/>
        <w:rPr>
          <w:lang w:val="es-ES"/>
        </w:rPr>
      </w:pPr>
      <w:bookmarkStart w:id="25" w:name="_Toc296083811"/>
      <w:r>
        <w:rPr>
          <w:lang w:val="es-ES"/>
        </w:rPr>
        <w:lastRenderedPageBreak/>
        <w:t>Autorización de Difusión</w:t>
      </w:r>
      <w:bookmarkEnd w:id="25"/>
    </w:p>
    <w:bookmarkStart w:id="26" w:name="AuthorName2"/>
    <w:bookmarkEnd w:id="24"/>
    <w:p w14:paraId="24095CC1" w14:textId="77777777" w:rsidR="00120931" w:rsidRDefault="00120931" w:rsidP="00120931">
      <w:pPr>
        <w:pStyle w:val="TitlePage"/>
        <w:spacing w:after="240"/>
        <w:rPr>
          <w:caps/>
          <w:lang w:val="es-ES"/>
        </w:rPr>
      </w:pPr>
      <w:r>
        <w:fldChar w:fldCharType="begin">
          <w:ffData>
            <w:name w:val="AuthorName2"/>
            <w:enabled/>
            <w:calcOnExit w:val="0"/>
            <w:textInput>
              <w:default w:val="Autor"/>
            </w:textInput>
          </w:ffData>
        </w:fldChar>
      </w:r>
      <w:r>
        <w:rPr>
          <w:caps/>
          <w:lang w:val="es-ES"/>
        </w:rPr>
        <w:instrText xml:space="preserve"> FORMTEXT </w:instrText>
      </w:r>
      <w:r>
        <w:fldChar w:fldCharType="separate"/>
      </w:r>
      <w:r>
        <w:rPr>
          <w:caps/>
          <w:noProof/>
          <w:lang w:val="es-ES"/>
        </w:rPr>
        <w:t>Autor</w:t>
      </w:r>
      <w:r>
        <w:fldChar w:fldCharType="end"/>
      </w:r>
      <w:bookmarkEnd w:id="26"/>
    </w:p>
    <w:bookmarkStart w:id="27" w:name="GradYear2"/>
    <w:p w14:paraId="16382C8F" w14:textId="77777777" w:rsidR="00120931" w:rsidRDefault="00120931" w:rsidP="00120931">
      <w:pPr>
        <w:pStyle w:val="TitlePage"/>
        <w:spacing w:after="240"/>
        <w:rPr>
          <w:lang w:val="es-ES"/>
        </w:rPr>
      </w:pPr>
      <w:r>
        <w:fldChar w:fldCharType="begin">
          <w:ffData>
            <w:name w:val="GradYear2"/>
            <w:enabled/>
            <w:calcOnExit w:val="0"/>
            <w:textInput>
              <w:default w:val="Fecha"/>
            </w:textInput>
          </w:ffData>
        </w:fldChar>
      </w:r>
      <w:r>
        <w:rPr>
          <w:lang w:val="es-ES"/>
        </w:rPr>
        <w:instrText xml:space="preserve"> FORMTEXT </w:instrText>
      </w:r>
      <w:r>
        <w:fldChar w:fldCharType="separate"/>
      </w:r>
      <w:r>
        <w:rPr>
          <w:noProof/>
          <w:lang w:val="es-ES"/>
        </w:rPr>
        <w:t>Fecha</w:t>
      </w:r>
      <w:r>
        <w:fldChar w:fldCharType="end"/>
      </w:r>
      <w:bookmarkEnd w:id="27"/>
    </w:p>
    <w:p w14:paraId="041238A1" w14:textId="77777777" w:rsidR="00120931" w:rsidRDefault="00120931" w:rsidP="002539EB">
      <w:pPr>
        <w:pStyle w:val="BodyText"/>
        <w:jc w:val="both"/>
      </w:pPr>
      <w:r>
        <w:t>El/la abajo firmante, matriculado/a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28" w:name="_Toc296083812"/>
      <w:proofErr w:type="spellStart"/>
      <w:r w:rsidRPr="002539EB">
        <w:lastRenderedPageBreak/>
        <w:t>Resumen</w:t>
      </w:r>
      <w:proofErr w:type="spellEnd"/>
      <w:r w:rsidRPr="002539EB">
        <w:t xml:space="preserve"> en </w:t>
      </w:r>
      <w:proofErr w:type="spellStart"/>
      <w:r w:rsidRPr="002539EB">
        <w:t>castellano</w:t>
      </w:r>
      <w:bookmarkEnd w:id="28"/>
      <w:proofErr w:type="spellEnd"/>
    </w:p>
    <w:bookmarkStart w:id="29" w:name="Abstract"/>
    <w:p w14:paraId="3F2692A2" w14:textId="77777777" w:rsidR="00120931" w:rsidRDefault="00120931" w:rsidP="00120931">
      <w:pPr>
        <w:pStyle w:val="BodyText"/>
        <w:rPr>
          <w:lang w:val="en-US"/>
        </w:rPr>
      </w:pPr>
      <w:r>
        <w:fldChar w:fldCharType="begin">
          <w:ffData>
            <w:name w:val="Abstract"/>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bookmarkEnd w:id="29"/>
    </w:p>
    <w:p w14:paraId="45D41DF4" w14:textId="77777777" w:rsidR="00120931" w:rsidRPr="002539EB" w:rsidRDefault="00120931" w:rsidP="00120931">
      <w:pPr>
        <w:pStyle w:val="PageHeading"/>
      </w:pPr>
      <w:bookmarkStart w:id="30" w:name="_Toc296083813"/>
      <w:proofErr w:type="spellStart"/>
      <w:r w:rsidRPr="002539EB">
        <w:t>Palabras</w:t>
      </w:r>
      <w:proofErr w:type="spellEnd"/>
      <w:r w:rsidRPr="002539EB">
        <w:t xml:space="preserve"> clave</w:t>
      </w:r>
      <w:bookmarkEnd w:id="30"/>
    </w:p>
    <w:p w14:paraId="758DEFF4" w14:textId="77777777" w:rsidR="00120931" w:rsidRPr="002539EB" w:rsidRDefault="00120931" w:rsidP="00120931">
      <w:pPr>
        <w:pStyle w:val="BodyText"/>
        <w:rPr>
          <w:lang w:val="en-US"/>
        </w:rPr>
      </w:pPr>
    </w:p>
    <w:p w14:paraId="613B6D6F" w14:textId="77777777" w:rsidR="00120931" w:rsidRDefault="00120931" w:rsidP="00120931">
      <w:pPr>
        <w:pStyle w:val="PageHeading"/>
      </w:pPr>
      <w:r w:rsidRPr="002539EB">
        <w:rPr>
          <w:b w:val="0"/>
        </w:rPr>
        <w:br w:type="page"/>
      </w:r>
      <w:bookmarkStart w:id="31" w:name="_Toc296083814"/>
      <w:proofErr w:type="spellStart"/>
      <w:r>
        <w:lastRenderedPageBreak/>
        <w:t>Resumen</w:t>
      </w:r>
      <w:proofErr w:type="spellEnd"/>
      <w:r>
        <w:t xml:space="preserve"> en </w:t>
      </w:r>
      <w:proofErr w:type="spellStart"/>
      <w:r>
        <w:t>inglés</w:t>
      </w:r>
      <w:bookmarkEnd w:id="31"/>
      <w:proofErr w:type="spellEnd"/>
    </w:p>
    <w:p w14:paraId="3FE216AA" w14:textId="77777777" w:rsidR="00120931" w:rsidRPr="002539EB" w:rsidRDefault="00120931" w:rsidP="00120931">
      <w:pPr>
        <w:pStyle w:val="BodyText"/>
        <w:rPr>
          <w:lang w:val="en-US"/>
        </w:rPr>
      </w:pPr>
      <w:r>
        <w:fldChar w:fldCharType="begin">
          <w:ffData>
            <w:name w:val=""/>
            <w:enabled/>
            <w:calcOnExit w:val="0"/>
            <w:textInput>
              <w:default w:val="[Enter abstract here, no longer than 350 words.  Be sure to retain the Section Break below.]"/>
            </w:textInput>
          </w:ffData>
        </w:fldChar>
      </w:r>
      <w:r w:rsidRPr="002539EB">
        <w:rPr>
          <w:lang w:val="en-US"/>
        </w:rPr>
        <w:instrText xml:space="preserve"> FORMTEXT </w:instrText>
      </w:r>
      <w:r>
        <w:fldChar w:fldCharType="separate"/>
      </w:r>
      <w:r w:rsidRPr="002539EB">
        <w:rPr>
          <w:noProof/>
          <w:lang w:val="en-US"/>
        </w:rPr>
        <w:t>[Enter abstract here, no longer than 350 words.  Be sure to retain the Section Break below.]</w:t>
      </w:r>
      <w:r>
        <w:fldChar w:fldCharType="end"/>
      </w:r>
    </w:p>
    <w:p w14:paraId="5F8C3B57" w14:textId="77777777" w:rsidR="00120931" w:rsidRPr="002539EB" w:rsidRDefault="00120931" w:rsidP="00120931">
      <w:pPr>
        <w:pStyle w:val="BodyText"/>
        <w:rPr>
          <w:lang w:val="en-US"/>
        </w:rPr>
      </w:pPr>
    </w:p>
    <w:p w14:paraId="21CD72AA" w14:textId="77777777" w:rsidR="00120931" w:rsidRDefault="00120931" w:rsidP="00120931">
      <w:pPr>
        <w:pStyle w:val="PageHeading"/>
        <w:rPr>
          <w:lang w:val="es-ES"/>
        </w:rPr>
      </w:pPr>
      <w:bookmarkStart w:id="32" w:name="_Toc296083815"/>
      <w:proofErr w:type="spellStart"/>
      <w:r>
        <w:rPr>
          <w:lang w:val="es-ES"/>
        </w:rPr>
        <w:t>Keywords</w:t>
      </w:r>
      <w:bookmarkEnd w:id="32"/>
      <w:proofErr w:type="spellEnd"/>
    </w:p>
    <w:p w14:paraId="61B4B979" w14:textId="77777777" w:rsidR="00120931" w:rsidRDefault="00120931" w:rsidP="00120931">
      <w:pPr>
        <w:pStyle w:val="BodyText"/>
        <w:rPr>
          <w:lang w:val="en-US"/>
        </w:rPr>
      </w:pPr>
    </w:p>
    <w:p w14:paraId="6D3C4F5D" w14:textId="77777777" w:rsidR="00120931" w:rsidRDefault="00120931" w:rsidP="00120931">
      <w:pPr>
        <w:pStyle w:val="BodyText"/>
      </w:pPr>
    </w:p>
    <w:p w14:paraId="3DBD9F04" w14:textId="77777777" w:rsidR="00120931" w:rsidRDefault="00120931" w:rsidP="00120931">
      <w:pPr>
        <w:pStyle w:val="BodyText"/>
      </w:pPr>
    </w:p>
    <w:p w14:paraId="2E8A3C96" w14:textId="77777777" w:rsidR="00120931" w:rsidRDefault="00120931" w:rsidP="00120931">
      <w:pPr>
        <w:sectPr w:rsidR="00120931">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8" w:name="_Toc296083816"/>
      <w:proofErr w:type="spellStart"/>
      <w:r>
        <w:lastRenderedPageBreak/>
        <w:t>Índice</w:t>
      </w:r>
      <w:proofErr w:type="spellEnd"/>
      <w:r>
        <w:t xml:space="preserve"> de </w:t>
      </w:r>
      <w:proofErr w:type="spellStart"/>
      <w:r>
        <w:t>contenidos</w:t>
      </w:r>
      <w:bookmarkEnd w:id="38"/>
      <w:proofErr w:type="spellEnd"/>
    </w:p>
    <w:p w14:paraId="272CD57E" w14:textId="77777777" w:rsidR="00AA6153" w:rsidRDefault="00120931">
      <w:pPr>
        <w:pStyle w:val="TOC1"/>
        <w:rPr>
          <w:ins w:id="39" w:author="Orion" w:date="2011-06-17T14:21: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40" w:author="Orion" w:date="2011-06-17T14:21:00Z">
        <w:r w:rsidR="00AA6153" w:rsidRPr="00CC2ECC">
          <w:rPr>
            <w:rStyle w:val="Hyperlink"/>
            <w:noProof/>
          </w:rPr>
          <w:fldChar w:fldCharType="begin"/>
        </w:r>
        <w:r w:rsidR="00AA6153" w:rsidRPr="00CC2ECC">
          <w:rPr>
            <w:rStyle w:val="Hyperlink"/>
            <w:noProof/>
          </w:rPr>
          <w:instrText xml:space="preserve"> </w:instrText>
        </w:r>
        <w:r w:rsidR="00AA6153">
          <w:rPr>
            <w:noProof/>
          </w:rPr>
          <w:instrText>HYPERLINK \l "_Toc296083811"</w:instrText>
        </w:r>
        <w:r w:rsidR="00AA6153" w:rsidRPr="00CC2ECC">
          <w:rPr>
            <w:rStyle w:val="Hyperlink"/>
            <w:noProof/>
          </w:rPr>
          <w:instrText xml:space="preserve"> </w:instrText>
        </w:r>
        <w:r w:rsidR="00AA6153" w:rsidRPr="00CC2ECC">
          <w:rPr>
            <w:rStyle w:val="Hyperlink"/>
            <w:noProof/>
          </w:rPr>
          <w:fldChar w:fldCharType="separate"/>
        </w:r>
        <w:r w:rsidR="00AA6153" w:rsidRPr="00CC2ECC">
          <w:rPr>
            <w:rStyle w:val="Hyperlink"/>
            <w:noProof/>
            <w:lang w:val="es-ES"/>
          </w:rPr>
          <w:t>Autorización de Difusión</w:t>
        </w:r>
        <w:r w:rsidR="00AA6153">
          <w:rPr>
            <w:noProof/>
            <w:webHidden/>
          </w:rPr>
          <w:tab/>
        </w:r>
        <w:r w:rsidR="00AA6153">
          <w:rPr>
            <w:noProof/>
            <w:webHidden/>
          </w:rPr>
          <w:fldChar w:fldCharType="begin"/>
        </w:r>
        <w:r w:rsidR="00AA6153">
          <w:rPr>
            <w:noProof/>
            <w:webHidden/>
          </w:rPr>
          <w:instrText xml:space="preserve"> PAGEREF _Toc296083811 \h </w:instrText>
        </w:r>
      </w:ins>
      <w:r w:rsidR="00AA6153">
        <w:rPr>
          <w:noProof/>
          <w:webHidden/>
        </w:rPr>
      </w:r>
      <w:r w:rsidR="00AA6153">
        <w:rPr>
          <w:noProof/>
          <w:webHidden/>
        </w:rPr>
        <w:fldChar w:fldCharType="separate"/>
      </w:r>
      <w:ins w:id="41" w:author="Orion" w:date="2011-06-17T14:21:00Z">
        <w:r w:rsidR="00AA6153">
          <w:rPr>
            <w:noProof/>
            <w:webHidden/>
          </w:rPr>
          <w:t>iii</w:t>
        </w:r>
        <w:r w:rsidR="00AA6153">
          <w:rPr>
            <w:noProof/>
            <w:webHidden/>
          </w:rPr>
          <w:fldChar w:fldCharType="end"/>
        </w:r>
        <w:r w:rsidR="00AA6153" w:rsidRPr="00CC2ECC">
          <w:rPr>
            <w:rStyle w:val="Hyperlink"/>
            <w:noProof/>
          </w:rPr>
          <w:fldChar w:fldCharType="end"/>
        </w:r>
      </w:ins>
    </w:p>
    <w:p w14:paraId="7E06FC8A" w14:textId="77777777" w:rsidR="00AA6153" w:rsidRDefault="00AA6153">
      <w:pPr>
        <w:pStyle w:val="TOC1"/>
        <w:rPr>
          <w:ins w:id="42" w:author="Orion" w:date="2011-06-17T14:21:00Z"/>
          <w:rFonts w:asciiTheme="minorHAnsi" w:eastAsiaTheme="minorEastAsia" w:hAnsiTheme="minorHAnsi" w:cstheme="minorBidi"/>
          <w:noProof/>
          <w:sz w:val="22"/>
          <w:szCs w:val="22"/>
          <w:lang w:val="es-ES" w:eastAsia="es-ES"/>
        </w:rPr>
      </w:pPr>
      <w:ins w:id="4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"_Toc296083812"</w:instrText>
        </w:r>
        <w:r w:rsidRPr="00CC2ECC">
          <w:rPr>
            <w:rStyle w:val="Hyperlink"/>
            <w:noProof/>
          </w:rPr>
          <w:instrText xml:space="preserve"> </w:instrText>
        </w:r>
        <w:r w:rsidRPr="00CC2ECC">
          <w:rPr>
            <w:rStyle w:val="Hyperlink"/>
            <w:noProof/>
          </w:rPr>
          <w:fldChar w:fldCharType="separate"/>
        </w:r>
        <w:r w:rsidRPr="00CC2ECC">
          <w:rPr>
            <w:rStyle w:val="Hyperlink"/>
            <w:noProof/>
          </w:rPr>
          <w:t>Resumen en castellano</w:t>
        </w:r>
        <w:r>
          <w:rPr>
            <w:noProof/>
            <w:webHidden/>
          </w:rPr>
          <w:tab/>
        </w:r>
        <w:r>
          <w:rPr>
            <w:noProof/>
            <w:webHidden/>
          </w:rPr>
          <w:fldChar w:fldCharType="begin"/>
        </w:r>
        <w:r>
          <w:rPr>
            <w:noProof/>
            <w:webHidden/>
          </w:rPr>
          <w:instrText xml:space="preserve"> PAGEREF _Toc296083812 \h </w:instrText>
        </w:r>
      </w:ins>
      <w:r>
        <w:rPr>
          <w:noProof/>
          <w:webHidden/>
        </w:rPr>
      </w:r>
      <w:r>
        <w:rPr>
          <w:noProof/>
          <w:webHidden/>
        </w:rPr>
        <w:fldChar w:fldCharType="separate"/>
      </w:r>
      <w:ins w:id="44" w:author="Orion" w:date="2011-06-17T14:21:00Z">
        <w:r>
          <w:rPr>
            <w:noProof/>
            <w:webHidden/>
          </w:rPr>
          <w:t>v</w:t>
        </w:r>
        <w:r>
          <w:rPr>
            <w:noProof/>
            <w:webHidden/>
          </w:rPr>
          <w:fldChar w:fldCharType="end"/>
        </w:r>
        <w:r w:rsidRPr="00CC2ECC">
          <w:rPr>
            <w:rStyle w:val="Hyperlink"/>
            <w:noProof/>
          </w:rPr>
          <w:fldChar w:fldCharType="end"/>
        </w:r>
      </w:ins>
    </w:p>
    <w:p w14:paraId="6D133C0E" w14:textId="77777777" w:rsidR="00AA6153" w:rsidRDefault="00AA6153">
      <w:pPr>
        <w:pStyle w:val="TOC1"/>
        <w:rPr>
          <w:ins w:id="45" w:author="Orion" w:date="2011-06-17T14:21:00Z"/>
          <w:rFonts w:asciiTheme="minorHAnsi" w:eastAsiaTheme="minorEastAsia" w:hAnsiTheme="minorHAnsi" w:cstheme="minorBidi"/>
          <w:noProof/>
          <w:sz w:val="22"/>
          <w:szCs w:val="22"/>
          <w:lang w:val="es-ES" w:eastAsia="es-ES"/>
        </w:rPr>
      </w:pPr>
      <w:ins w:id="46"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"_Toc296083813"</w:instrText>
        </w:r>
        <w:r w:rsidRPr="00CC2ECC">
          <w:rPr>
            <w:rStyle w:val="Hyperlink"/>
            <w:noProof/>
          </w:rPr>
          <w:instrText xml:space="preserve"> </w:instrText>
        </w:r>
        <w:r w:rsidRPr="00CC2ECC">
          <w:rPr>
            <w:rStyle w:val="Hyperlink"/>
            <w:noProof/>
          </w:rPr>
          <w:fldChar w:fldCharType="separate"/>
        </w:r>
        <w:r w:rsidRPr="00CC2ECC">
          <w:rPr>
            <w:rStyle w:val="Hyperlink"/>
            <w:noProof/>
          </w:rPr>
          <w:t>Palabras clave</w:t>
        </w:r>
        <w:r>
          <w:rPr>
            <w:noProof/>
            <w:webHidden/>
          </w:rPr>
          <w:tab/>
        </w:r>
        <w:r>
          <w:rPr>
            <w:noProof/>
            <w:webHidden/>
          </w:rPr>
          <w:fldChar w:fldCharType="begin"/>
        </w:r>
        <w:r>
          <w:rPr>
            <w:noProof/>
            <w:webHidden/>
          </w:rPr>
          <w:instrText xml:space="preserve"> PAGEREF _Toc296083813 \h </w:instrText>
        </w:r>
      </w:ins>
      <w:r>
        <w:rPr>
          <w:noProof/>
          <w:webHidden/>
        </w:rPr>
      </w:r>
      <w:r>
        <w:rPr>
          <w:noProof/>
          <w:webHidden/>
        </w:rPr>
        <w:fldChar w:fldCharType="separate"/>
      </w:r>
      <w:ins w:id="47" w:author="Orion" w:date="2011-06-17T14:21:00Z">
        <w:r>
          <w:rPr>
            <w:noProof/>
            <w:webHidden/>
          </w:rPr>
          <w:t>v</w:t>
        </w:r>
        <w:r>
          <w:rPr>
            <w:noProof/>
            <w:webHidden/>
          </w:rPr>
          <w:fldChar w:fldCharType="end"/>
        </w:r>
        <w:r w:rsidRPr="00CC2ECC">
          <w:rPr>
            <w:rStyle w:val="Hyperlink"/>
            <w:noProof/>
          </w:rPr>
          <w:fldChar w:fldCharType="end"/>
        </w:r>
      </w:ins>
    </w:p>
    <w:p w14:paraId="15F3E418" w14:textId="77777777" w:rsidR="00AA6153" w:rsidRDefault="00AA6153">
      <w:pPr>
        <w:pStyle w:val="TOC1"/>
        <w:rPr>
          <w:ins w:id="48" w:author="Orion" w:date="2011-06-17T14:21:00Z"/>
          <w:rFonts w:asciiTheme="minorHAnsi" w:eastAsiaTheme="minorEastAsia" w:hAnsiTheme="minorHAnsi" w:cstheme="minorBidi"/>
          <w:noProof/>
          <w:sz w:val="22"/>
          <w:szCs w:val="22"/>
          <w:lang w:val="es-ES" w:eastAsia="es-ES"/>
        </w:rPr>
      </w:pPr>
      <w:ins w:id="49"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"_Toc296083814"</w:instrText>
        </w:r>
        <w:r w:rsidRPr="00CC2ECC">
          <w:rPr>
            <w:rStyle w:val="Hyperlink"/>
            <w:noProof/>
          </w:rPr>
          <w:instrText xml:space="preserve"> </w:instrText>
        </w:r>
        <w:r w:rsidRPr="00CC2ECC">
          <w:rPr>
            <w:rStyle w:val="Hyperlink"/>
            <w:noProof/>
          </w:rPr>
          <w:fldChar w:fldCharType="separate"/>
        </w:r>
        <w:r w:rsidRPr="00CC2ECC">
          <w:rPr>
            <w:rStyle w:val="Hyperlink"/>
            <w:noProof/>
          </w:rPr>
          <w:t>Resumen en inglés</w:t>
        </w:r>
        <w:r>
          <w:rPr>
            <w:noProof/>
            <w:webHidden/>
          </w:rPr>
          <w:tab/>
        </w:r>
        <w:r>
          <w:rPr>
            <w:noProof/>
            <w:webHidden/>
          </w:rPr>
          <w:fldChar w:fldCharType="begin"/>
        </w:r>
        <w:r>
          <w:rPr>
            <w:noProof/>
            <w:webHidden/>
          </w:rPr>
          <w:instrText xml:space="preserve"> PAGEREF _Toc296083814 \h </w:instrText>
        </w:r>
      </w:ins>
      <w:r>
        <w:rPr>
          <w:noProof/>
          <w:webHidden/>
        </w:rPr>
      </w:r>
      <w:r>
        <w:rPr>
          <w:noProof/>
          <w:webHidden/>
        </w:rPr>
        <w:fldChar w:fldCharType="separate"/>
      </w:r>
      <w:ins w:id="50" w:author="Orion" w:date="2011-06-17T14:21:00Z">
        <w:r>
          <w:rPr>
            <w:noProof/>
            <w:webHidden/>
          </w:rPr>
          <w:t>vi</w:t>
        </w:r>
        <w:r>
          <w:rPr>
            <w:noProof/>
            <w:webHidden/>
          </w:rPr>
          <w:fldChar w:fldCharType="end"/>
        </w:r>
        <w:r w:rsidRPr="00CC2ECC">
          <w:rPr>
            <w:rStyle w:val="Hyperlink"/>
            <w:noProof/>
          </w:rPr>
          <w:fldChar w:fldCharType="end"/>
        </w:r>
      </w:ins>
    </w:p>
    <w:p w14:paraId="48821BB3" w14:textId="77777777" w:rsidR="00AA6153" w:rsidRDefault="00AA6153">
      <w:pPr>
        <w:pStyle w:val="TOC1"/>
        <w:rPr>
          <w:ins w:id="51" w:author="Orion" w:date="2011-06-17T14:21:00Z"/>
          <w:rFonts w:asciiTheme="minorHAnsi" w:eastAsiaTheme="minorEastAsia" w:hAnsiTheme="minorHAnsi" w:cstheme="minorBidi"/>
          <w:noProof/>
          <w:sz w:val="22"/>
          <w:szCs w:val="22"/>
          <w:lang w:val="es-ES" w:eastAsia="es-ES"/>
        </w:rPr>
      </w:pPr>
      <w:ins w:id="52"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"_Toc296083815"</w:instrText>
        </w:r>
        <w:r w:rsidRPr="00CC2ECC">
          <w:rPr>
            <w:rStyle w:val="Hyperlink"/>
            <w:noProof/>
          </w:rPr>
          <w:instrText xml:space="preserve"> </w:instrText>
        </w:r>
        <w:r w:rsidRPr="00CC2ECC">
          <w:rPr>
            <w:rStyle w:val="Hyperlink"/>
            <w:noProof/>
          </w:rPr>
          <w:fldChar w:fldCharType="separate"/>
        </w:r>
        <w:r w:rsidRPr="00CC2ECC">
          <w:rPr>
            <w:rStyle w:val="Hyperlink"/>
            <w:noProof/>
            <w:lang w:val="es-ES"/>
          </w:rPr>
          <w:t>Keywords</w:t>
        </w:r>
        <w:r>
          <w:rPr>
            <w:noProof/>
            <w:webHidden/>
          </w:rPr>
          <w:tab/>
        </w:r>
        <w:r>
          <w:rPr>
            <w:noProof/>
            <w:webHidden/>
          </w:rPr>
          <w:fldChar w:fldCharType="begin"/>
        </w:r>
        <w:r>
          <w:rPr>
            <w:noProof/>
            <w:webHidden/>
          </w:rPr>
          <w:instrText xml:space="preserve"> PAGEREF _Toc296083815 \h </w:instrText>
        </w:r>
      </w:ins>
      <w:r>
        <w:rPr>
          <w:noProof/>
          <w:webHidden/>
        </w:rPr>
      </w:r>
      <w:r>
        <w:rPr>
          <w:noProof/>
          <w:webHidden/>
        </w:rPr>
        <w:fldChar w:fldCharType="separate"/>
      </w:r>
      <w:ins w:id="53" w:author="Orion" w:date="2011-06-17T14:21:00Z">
        <w:r>
          <w:rPr>
            <w:noProof/>
            <w:webHidden/>
          </w:rPr>
          <w:t>vi</w:t>
        </w:r>
        <w:r>
          <w:rPr>
            <w:noProof/>
            <w:webHidden/>
          </w:rPr>
          <w:fldChar w:fldCharType="end"/>
        </w:r>
        <w:r w:rsidRPr="00CC2ECC">
          <w:rPr>
            <w:rStyle w:val="Hyperlink"/>
            <w:noProof/>
          </w:rPr>
          <w:fldChar w:fldCharType="end"/>
        </w:r>
      </w:ins>
    </w:p>
    <w:p w14:paraId="426D7798" w14:textId="77777777" w:rsidR="00AA6153" w:rsidRDefault="00AA6153">
      <w:pPr>
        <w:pStyle w:val="TOC1"/>
        <w:rPr>
          <w:ins w:id="54" w:author="Orion" w:date="2011-06-17T14:21:00Z"/>
          <w:rFonts w:asciiTheme="minorHAnsi" w:eastAsiaTheme="minorEastAsia" w:hAnsiTheme="minorHAnsi" w:cstheme="minorBidi"/>
          <w:noProof/>
          <w:sz w:val="22"/>
          <w:szCs w:val="22"/>
          <w:lang w:val="es-ES" w:eastAsia="es-ES"/>
        </w:rPr>
      </w:pPr>
      <w:ins w:id="55"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"_Toc296083816"</w:instrText>
        </w:r>
        <w:r w:rsidRPr="00CC2ECC">
          <w:rPr>
            <w:rStyle w:val="Hyperlink"/>
            <w:noProof/>
          </w:rPr>
          <w:instrText xml:space="preserve"> </w:instrText>
        </w:r>
        <w:r w:rsidRPr="00CC2ECC">
          <w:rPr>
            <w:rStyle w:val="Hyperlink"/>
            <w:noProof/>
          </w:rPr>
          <w:fldChar w:fldCharType="separate"/>
        </w:r>
        <w:r w:rsidRPr="00CC2ECC">
          <w:rPr>
            <w:rStyle w:val="Hyperlink"/>
            <w:noProof/>
          </w:rPr>
          <w:t>Índice de contenidos</w:t>
        </w:r>
        <w:r>
          <w:rPr>
            <w:noProof/>
            <w:webHidden/>
          </w:rPr>
          <w:tab/>
        </w:r>
        <w:r>
          <w:rPr>
            <w:noProof/>
            <w:webHidden/>
          </w:rPr>
          <w:fldChar w:fldCharType="begin"/>
        </w:r>
        <w:r>
          <w:rPr>
            <w:noProof/>
            <w:webHidden/>
          </w:rPr>
          <w:instrText xml:space="preserve"> PAGEREF _Toc296083816 \h </w:instrText>
        </w:r>
      </w:ins>
      <w:r>
        <w:rPr>
          <w:noProof/>
          <w:webHidden/>
        </w:rPr>
      </w:r>
      <w:r>
        <w:rPr>
          <w:noProof/>
          <w:webHidden/>
        </w:rPr>
        <w:fldChar w:fldCharType="separate"/>
      </w:r>
      <w:ins w:id="56" w:author="Orion" w:date="2011-06-17T14:21:00Z">
        <w:r>
          <w:rPr>
            <w:noProof/>
            <w:webHidden/>
          </w:rPr>
          <w:t>7</w:t>
        </w:r>
        <w:r>
          <w:rPr>
            <w:noProof/>
            <w:webHidden/>
          </w:rPr>
          <w:fldChar w:fldCharType="end"/>
        </w:r>
        <w:r w:rsidRPr="00CC2ECC">
          <w:rPr>
            <w:rStyle w:val="Hyperlink"/>
            <w:noProof/>
          </w:rPr>
          <w:fldChar w:fldCharType="end"/>
        </w:r>
      </w:ins>
    </w:p>
    <w:p w14:paraId="7C91ECB0" w14:textId="77777777" w:rsidR="00AA6153" w:rsidRDefault="00AA6153">
      <w:pPr>
        <w:pStyle w:val="TOC1"/>
        <w:rPr>
          <w:ins w:id="57" w:author="Orion" w:date="2011-06-17T14:21:00Z"/>
          <w:rFonts w:asciiTheme="minorHAnsi" w:eastAsiaTheme="minorEastAsia" w:hAnsiTheme="minorHAnsi" w:cstheme="minorBidi"/>
          <w:noProof/>
          <w:sz w:val="22"/>
          <w:szCs w:val="22"/>
          <w:lang w:val="es-ES" w:eastAsia="es-ES"/>
        </w:rPr>
      </w:pPr>
      <w:ins w:id="58"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"_Toc296083817"</w:instrText>
        </w:r>
        <w:r w:rsidRPr="00CC2ECC">
          <w:rPr>
            <w:rStyle w:val="Hyperlink"/>
            <w:noProof/>
          </w:rPr>
          <w:instrText xml:space="preserve"> </w:instrText>
        </w:r>
        <w:r w:rsidRPr="00CC2ECC">
          <w:rPr>
            <w:rStyle w:val="Hyperlink"/>
            <w:noProof/>
          </w:rPr>
          <w:fldChar w:fldCharType="separate"/>
        </w:r>
        <w:r w:rsidRPr="00CC2ECC">
          <w:rPr>
            <w:rStyle w:val="Hyperlink"/>
            <w:noProof/>
          </w:rPr>
          <w:t>Tabla de Figuras</w:t>
        </w:r>
        <w:r>
          <w:rPr>
            <w:noProof/>
            <w:webHidden/>
          </w:rPr>
          <w:tab/>
        </w:r>
        <w:r>
          <w:rPr>
            <w:noProof/>
            <w:webHidden/>
          </w:rPr>
          <w:fldChar w:fldCharType="begin"/>
        </w:r>
        <w:r>
          <w:rPr>
            <w:noProof/>
            <w:webHidden/>
          </w:rPr>
          <w:instrText xml:space="preserve"> PAGEREF _Toc296083817 \h </w:instrText>
        </w:r>
      </w:ins>
      <w:r>
        <w:rPr>
          <w:noProof/>
          <w:webHidden/>
        </w:rPr>
      </w:r>
      <w:r>
        <w:rPr>
          <w:noProof/>
          <w:webHidden/>
        </w:rPr>
        <w:fldChar w:fldCharType="separate"/>
      </w:r>
      <w:ins w:id="59" w:author="Orion" w:date="2011-06-17T14:21:00Z">
        <w:r>
          <w:rPr>
            <w:noProof/>
            <w:webHidden/>
          </w:rPr>
          <w:t>8</w:t>
        </w:r>
        <w:r>
          <w:rPr>
            <w:noProof/>
            <w:webHidden/>
          </w:rPr>
          <w:fldChar w:fldCharType="end"/>
        </w:r>
        <w:r w:rsidRPr="00CC2ECC">
          <w:rPr>
            <w:rStyle w:val="Hyperlink"/>
            <w:noProof/>
          </w:rPr>
          <w:fldChar w:fldCharType="end"/>
        </w:r>
      </w:ins>
    </w:p>
    <w:p w14:paraId="0532206A" w14:textId="77777777" w:rsidR="00AA6153" w:rsidRDefault="00AA6153">
      <w:pPr>
        <w:pStyle w:val="TOC1"/>
        <w:rPr>
          <w:ins w:id="60" w:author="Orion" w:date="2011-06-17T14:21:00Z"/>
          <w:rFonts w:asciiTheme="minorHAnsi" w:eastAsiaTheme="minorEastAsia" w:hAnsiTheme="minorHAnsi" w:cstheme="minorBidi"/>
          <w:noProof/>
          <w:sz w:val="22"/>
          <w:szCs w:val="22"/>
          <w:lang w:val="es-ES" w:eastAsia="es-ES"/>
        </w:rPr>
      </w:pPr>
      <w:ins w:id="61"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"_Toc296083818"</w:instrText>
        </w:r>
        <w:r w:rsidRPr="00CC2ECC">
          <w:rPr>
            <w:rStyle w:val="Hyperlink"/>
            <w:noProof/>
          </w:rPr>
          <w:instrText xml:space="preserve"> </w:instrText>
        </w:r>
        <w:r w:rsidRPr="00CC2ECC">
          <w:rPr>
            <w:rStyle w:val="Hyperlink"/>
            <w:noProof/>
          </w:rPr>
          <w:fldChar w:fldCharType="separate"/>
        </w:r>
        <w:r w:rsidRPr="00CC2ECC">
          <w:rPr>
            <w:rStyle w:val="Hyperlink"/>
            <w:noProof/>
          </w:rPr>
          <w:t>Agradecimientos</w:t>
        </w:r>
        <w:r>
          <w:rPr>
            <w:noProof/>
            <w:webHidden/>
          </w:rPr>
          <w:tab/>
        </w:r>
        <w:r>
          <w:rPr>
            <w:noProof/>
            <w:webHidden/>
          </w:rPr>
          <w:fldChar w:fldCharType="begin"/>
        </w:r>
        <w:r>
          <w:rPr>
            <w:noProof/>
            <w:webHidden/>
          </w:rPr>
          <w:instrText xml:space="preserve"> PAGEREF _Toc296083818 \h </w:instrText>
        </w:r>
      </w:ins>
      <w:r>
        <w:rPr>
          <w:noProof/>
          <w:webHidden/>
        </w:rPr>
      </w:r>
      <w:r>
        <w:rPr>
          <w:noProof/>
          <w:webHidden/>
        </w:rPr>
        <w:fldChar w:fldCharType="separate"/>
      </w:r>
      <w:ins w:id="62" w:author="Orion" w:date="2011-06-17T14:21:00Z">
        <w:r>
          <w:rPr>
            <w:noProof/>
            <w:webHidden/>
          </w:rPr>
          <w:t>9</w:t>
        </w:r>
        <w:r>
          <w:rPr>
            <w:noProof/>
            <w:webHidden/>
          </w:rPr>
          <w:fldChar w:fldCharType="end"/>
        </w:r>
        <w:r w:rsidRPr="00CC2ECC">
          <w:rPr>
            <w:rStyle w:val="Hyperlink"/>
            <w:noProof/>
          </w:rPr>
          <w:fldChar w:fldCharType="end"/>
        </w:r>
      </w:ins>
    </w:p>
    <w:p w14:paraId="6F123B60" w14:textId="77777777" w:rsidR="00AA6153" w:rsidRDefault="00AA6153">
      <w:pPr>
        <w:pStyle w:val="TOC1"/>
        <w:rPr>
          <w:ins w:id="63" w:author="Orion" w:date="2011-06-17T14:21:00Z"/>
          <w:rFonts w:asciiTheme="minorHAnsi" w:eastAsiaTheme="minorEastAsia" w:hAnsiTheme="minorHAnsi" w:cstheme="minorBidi"/>
          <w:noProof/>
          <w:sz w:val="22"/>
          <w:szCs w:val="22"/>
          <w:lang w:val="es-ES" w:eastAsia="es-ES"/>
        </w:rPr>
      </w:pPr>
      <w:ins w:id="64"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"_Toc296083819"</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Introducción</w:t>
        </w:r>
        <w:r>
          <w:rPr>
            <w:noProof/>
            <w:webHidden/>
          </w:rPr>
          <w:tab/>
        </w:r>
        <w:r>
          <w:rPr>
            <w:noProof/>
            <w:webHidden/>
          </w:rPr>
          <w:fldChar w:fldCharType="begin"/>
        </w:r>
        <w:r>
          <w:rPr>
            <w:noProof/>
            <w:webHidden/>
          </w:rPr>
          <w:instrText xml:space="preserve"> PAGEREF _Toc296083819 \h </w:instrText>
        </w:r>
      </w:ins>
      <w:r>
        <w:rPr>
          <w:noProof/>
          <w:webHidden/>
        </w:rPr>
      </w:r>
      <w:r>
        <w:rPr>
          <w:noProof/>
          <w:webHidden/>
        </w:rPr>
        <w:fldChar w:fldCharType="separate"/>
      </w:r>
      <w:ins w:id="65" w:author="Orion" w:date="2011-06-17T14:21:00Z">
        <w:r>
          <w:rPr>
            <w:noProof/>
            <w:webHidden/>
          </w:rPr>
          <w:t>11</w:t>
        </w:r>
        <w:r>
          <w:rPr>
            <w:noProof/>
            <w:webHidden/>
          </w:rPr>
          <w:fldChar w:fldCharType="end"/>
        </w:r>
        <w:r w:rsidRPr="00CC2ECC">
          <w:rPr>
            <w:rStyle w:val="Hyperlink"/>
            <w:noProof/>
          </w:rPr>
          <w:fldChar w:fldCharType="end"/>
        </w:r>
      </w:ins>
    </w:p>
    <w:p w14:paraId="297CCCE9" w14:textId="77777777" w:rsidR="00AA6153" w:rsidRDefault="00AA6153">
      <w:pPr>
        <w:pStyle w:val="TOC1"/>
        <w:rPr>
          <w:ins w:id="66" w:author="Orion" w:date="2011-06-17T14:21:00Z"/>
          <w:rFonts w:asciiTheme="minorHAnsi" w:eastAsiaTheme="minorEastAsia" w:hAnsiTheme="minorHAnsi" w:cstheme="minorBidi"/>
          <w:noProof/>
          <w:sz w:val="22"/>
          <w:szCs w:val="22"/>
          <w:lang w:val="es-ES" w:eastAsia="es-ES"/>
        </w:rPr>
      </w:pPr>
      <w:ins w:id="67"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"_Toc296083820"</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_Toc296083820 \h </w:instrText>
        </w:r>
      </w:ins>
      <w:r>
        <w:rPr>
          <w:noProof/>
          <w:webHidden/>
        </w:rPr>
      </w:r>
      <w:r>
        <w:rPr>
          <w:noProof/>
          <w:webHidden/>
        </w:rPr>
        <w:fldChar w:fldCharType="separate"/>
      </w:r>
      <w:ins w:id="68" w:author="Orion" w:date="2011-06-17T14:21:00Z">
        <w:r>
          <w:rPr>
            <w:noProof/>
            <w:webHidden/>
          </w:rPr>
          <w:t>13</w:t>
        </w:r>
        <w:r>
          <w:rPr>
            <w:noProof/>
            <w:webHidden/>
          </w:rPr>
          <w:fldChar w:fldCharType="end"/>
        </w:r>
        <w:r w:rsidRPr="00CC2ECC">
          <w:rPr>
            <w:rStyle w:val="Hyperlink"/>
            <w:noProof/>
          </w:rPr>
          <w:fldChar w:fldCharType="end"/>
        </w:r>
      </w:ins>
    </w:p>
    <w:p w14:paraId="33CDC403" w14:textId="77777777" w:rsidR="00AA6153" w:rsidRDefault="00AA6153">
      <w:pPr>
        <w:pStyle w:val="TOC1"/>
        <w:rPr>
          <w:ins w:id="69" w:author="Orion" w:date="2011-06-17T14:21:00Z"/>
          <w:rFonts w:asciiTheme="minorHAnsi" w:eastAsiaTheme="minorEastAsia" w:hAnsiTheme="minorHAnsi" w:cstheme="minorBidi"/>
          <w:noProof/>
          <w:sz w:val="22"/>
          <w:szCs w:val="22"/>
          <w:lang w:val="es-ES" w:eastAsia="es-ES"/>
        </w:rPr>
      </w:pPr>
      <w:ins w:id="70"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"_Toc296083821"</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Estado del arte</w:t>
        </w:r>
        <w:r>
          <w:rPr>
            <w:noProof/>
            <w:webHidden/>
          </w:rPr>
          <w:tab/>
        </w:r>
        <w:r>
          <w:rPr>
            <w:noProof/>
            <w:webHidden/>
          </w:rPr>
          <w:fldChar w:fldCharType="begin"/>
        </w:r>
        <w:r>
          <w:rPr>
            <w:noProof/>
            <w:webHidden/>
          </w:rPr>
          <w:instrText xml:space="preserve"> PAGEREF _Toc296083821 \h </w:instrText>
        </w:r>
      </w:ins>
      <w:r>
        <w:rPr>
          <w:noProof/>
          <w:webHidden/>
        </w:rPr>
      </w:r>
      <w:r>
        <w:rPr>
          <w:noProof/>
          <w:webHidden/>
        </w:rPr>
        <w:fldChar w:fldCharType="separate"/>
      </w:r>
      <w:ins w:id="71" w:author="Orion" w:date="2011-06-17T14:21:00Z">
        <w:r>
          <w:rPr>
            <w:noProof/>
            <w:webHidden/>
          </w:rPr>
          <w:t>15</w:t>
        </w:r>
        <w:r>
          <w:rPr>
            <w:noProof/>
            <w:webHidden/>
          </w:rPr>
          <w:fldChar w:fldCharType="end"/>
        </w:r>
        <w:r w:rsidRPr="00CC2ECC">
          <w:rPr>
            <w:rStyle w:val="Hyperlink"/>
            <w:noProof/>
          </w:rPr>
          <w:fldChar w:fldCharType="end"/>
        </w:r>
      </w:ins>
    </w:p>
    <w:p w14:paraId="77E577DC" w14:textId="77777777" w:rsidR="00AA6153" w:rsidRDefault="00AA6153">
      <w:pPr>
        <w:pStyle w:val="TOC2"/>
        <w:tabs>
          <w:tab w:val="right" w:leader="dot" w:pos="9628"/>
        </w:tabs>
        <w:rPr>
          <w:ins w:id="72" w:author="Orion" w:date="2011-06-17T14:21:00Z"/>
          <w:rFonts w:asciiTheme="minorHAnsi" w:eastAsiaTheme="minorEastAsia" w:hAnsiTheme="minorHAnsi" w:cstheme="minorBidi"/>
          <w:noProof/>
          <w:sz w:val="22"/>
          <w:szCs w:val="22"/>
          <w:lang w:val="es-ES" w:eastAsia="es-ES"/>
        </w:rPr>
      </w:pPr>
      <w:ins w:id="7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"_Toc296083822"</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Factores humanos en aviación</w:t>
        </w:r>
        <w:r>
          <w:rPr>
            <w:noProof/>
            <w:webHidden/>
          </w:rPr>
          <w:tab/>
        </w:r>
        <w:r>
          <w:rPr>
            <w:noProof/>
            <w:webHidden/>
          </w:rPr>
          <w:fldChar w:fldCharType="begin"/>
        </w:r>
        <w:r>
          <w:rPr>
            <w:noProof/>
            <w:webHidden/>
          </w:rPr>
          <w:instrText xml:space="preserve"> PAGEREF _Toc296083822 \h </w:instrText>
        </w:r>
      </w:ins>
      <w:r>
        <w:rPr>
          <w:noProof/>
          <w:webHidden/>
        </w:rPr>
      </w:r>
      <w:r>
        <w:rPr>
          <w:noProof/>
          <w:webHidden/>
        </w:rPr>
        <w:fldChar w:fldCharType="separate"/>
      </w:r>
      <w:ins w:id="74" w:author="Orion" w:date="2011-06-17T14:21:00Z">
        <w:r>
          <w:rPr>
            <w:noProof/>
            <w:webHidden/>
          </w:rPr>
          <w:t>15</w:t>
        </w:r>
        <w:r>
          <w:rPr>
            <w:noProof/>
            <w:webHidden/>
          </w:rPr>
          <w:fldChar w:fldCharType="end"/>
        </w:r>
        <w:r w:rsidRPr="00CC2ECC">
          <w:rPr>
            <w:rStyle w:val="Hyperlink"/>
            <w:noProof/>
          </w:rPr>
          <w:fldChar w:fldCharType="end"/>
        </w:r>
      </w:ins>
    </w:p>
    <w:p w14:paraId="39342BC8" w14:textId="77777777" w:rsidR="00AA6153" w:rsidRDefault="00AA6153">
      <w:pPr>
        <w:pStyle w:val="TOC2"/>
        <w:tabs>
          <w:tab w:val="right" w:leader="dot" w:pos="9628"/>
        </w:tabs>
        <w:rPr>
          <w:ins w:id="75" w:author="Orion" w:date="2011-06-17T14:21:00Z"/>
          <w:rFonts w:asciiTheme="minorHAnsi" w:eastAsiaTheme="minorEastAsia" w:hAnsiTheme="minorHAnsi" w:cstheme="minorBidi"/>
          <w:noProof/>
          <w:sz w:val="22"/>
          <w:szCs w:val="22"/>
          <w:lang w:val="es-ES" w:eastAsia="es-ES"/>
        </w:rPr>
      </w:pPr>
      <w:ins w:id="76"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"_Toc296083823"</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_Toc296083823 \h </w:instrText>
        </w:r>
      </w:ins>
      <w:r>
        <w:rPr>
          <w:noProof/>
          <w:webHidden/>
        </w:rPr>
      </w:r>
      <w:r>
        <w:rPr>
          <w:noProof/>
          <w:webHidden/>
        </w:rPr>
        <w:fldChar w:fldCharType="separate"/>
      </w:r>
      <w:ins w:id="77" w:author="Orion" w:date="2011-06-17T14:21:00Z">
        <w:r>
          <w:rPr>
            <w:noProof/>
            <w:webHidden/>
          </w:rPr>
          <w:t>17</w:t>
        </w:r>
        <w:r>
          <w:rPr>
            <w:noProof/>
            <w:webHidden/>
          </w:rPr>
          <w:fldChar w:fldCharType="end"/>
        </w:r>
        <w:r w:rsidRPr="00CC2ECC">
          <w:rPr>
            <w:rStyle w:val="Hyperlink"/>
            <w:noProof/>
          </w:rPr>
          <w:fldChar w:fldCharType="end"/>
        </w:r>
      </w:ins>
    </w:p>
    <w:p w14:paraId="2180710C" w14:textId="77777777" w:rsidR="00AA6153" w:rsidRDefault="00AA6153">
      <w:pPr>
        <w:pStyle w:val="TOC2"/>
        <w:tabs>
          <w:tab w:val="right" w:leader="dot" w:pos="9628"/>
        </w:tabs>
        <w:rPr>
          <w:ins w:id="78" w:author="Orion" w:date="2011-06-17T14:21:00Z"/>
          <w:rFonts w:asciiTheme="minorHAnsi" w:eastAsiaTheme="minorEastAsia" w:hAnsiTheme="minorHAnsi" w:cstheme="minorBidi"/>
          <w:noProof/>
          <w:sz w:val="22"/>
          <w:szCs w:val="22"/>
          <w:lang w:val="es-ES" w:eastAsia="es-ES"/>
        </w:rPr>
      </w:pPr>
      <w:ins w:id="79"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"_Toc296083824"</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Trabajos de investigación sobre UAVs</w:t>
        </w:r>
        <w:r>
          <w:rPr>
            <w:noProof/>
            <w:webHidden/>
          </w:rPr>
          <w:tab/>
        </w:r>
        <w:r>
          <w:rPr>
            <w:noProof/>
            <w:webHidden/>
          </w:rPr>
          <w:fldChar w:fldCharType="begin"/>
        </w:r>
        <w:r>
          <w:rPr>
            <w:noProof/>
            <w:webHidden/>
          </w:rPr>
          <w:instrText xml:space="preserve"> PAGEREF _Toc296083824 \h </w:instrText>
        </w:r>
      </w:ins>
      <w:r>
        <w:rPr>
          <w:noProof/>
          <w:webHidden/>
        </w:rPr>
      </w:r>
      <w:r>
        <w:rPr>
          <w:noProof/>
          <w:webHidden/>
        </w:rPr>
        <w:fldChar w:fldCharType="separate"/>
      </w:r>
      <w:ins w:id="80" w:author="Orion" w:date="2011-06-17T14:21:00Z">
        <w:r>
          <w:rPr>
            <w:noProof/>
            <w:webHidden/>
          </w:rPr>
          <w:t>20</w:t>
        </w:r>
        <w:r>
          <w:rPr>
            <w:noProof/>
            <w:webHidden/>
          </w:rPr>
          <w:fldChar w:fldCharType="end"/>
        </w:r>
        <w:r w:rsidRPr="00CC2ECC">
          <w:rPr>
            <w:rStyle w:val="Hyperlink"/>
            <w:noProof/>
          </w:rPr>
          <w:fldChar w:fldCharType="end"/>
        </w:r>
      </w:ins>
    </w:p>
    <w:p w14:paraId="577DA795" w14:textId="77777777" w:rsidR="00AA6153" w:rsidRDefault="00AA6153">
      <w:pPr>
        <w:pStyle w:val="TOC1"/>
        <w:rPr>
          <w:ins w:id="81" w:author="Orion" w:date="2011-06-17T14:21:00Z"/>
          <w:rFonts w:asciiTheme="minorHAnsi" w:eastAsiaTheme="minorEastAsia" w:hAnsiTheme="minorHAnsi" w:cstheme="minorBidi"/>
          <w:noProof/>
          <w:sz w:val="22"/>
          <w:szCs w:val="22"/>
          <w:lang w:val="es-ES" w:eastAsia="es-ES"/>
        </w:rPr>
      </w:pPr>
      <w:ins w:id="82"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"_Toc296083825"</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Requisitos del Sistema</w:t>
        </w:r>
        <w:r>
          <w:rPr>
            <w:noProof/>
            <w:webHidden/>
          </w:rPr>
          <w:tab/>
        </w:r>
        <w:r>
          <w:rPr>
            <w:noProof/>
            <w:webHidden/>
          </w:rPr>
          <w:fldChar w:fldCharType="begin"/>
        </w:r>
        <w:r>
          <w:rPr>
            <w:noProof/>
            <w:webHidden/>
          </w:rPr>
          <w:instrText xml:space="preserve"> PAGEREF _Toc296083825 \h </w:instrText>
        </w:r>
      </w:ins>
      <w:r>
        <w:rPr>
          <w:noProof/>
          <w:webHidden/>
        </w:rPr>
      </w:r>
      <w:r>
        <w:rPr>
          <w:noProof/>
          <w:webHidden/>
        </w:rPr>
        <w:fldChar w:fldCharType="separate"/>
      </w:r>
      <w:ins w:id="83" w:author="Orion" w:date="2011-06-17T14:21:00Z">
        <w:r>
          <w:rPr>
            <w:noProof/>
            <w:webHidden/>
          </w:rPr>
          <w:t>21</w:t>
        </w:r>
        <w:r>
          <w:rPr>
            <w:noProof/>
            <w:webHidden/>
          </w:rPr>
          <w:fldChar w:fldCharType="end"/>
        </w:r>
        <w:r w:rsidRPr="00CC2ECC">
          <w:rPr>
            <w:rStyle w:val="Hyperlink"/>
            <w:noProof/>
          </w:rPr>
          <w:fldChar w:fldCharType="end"/>
        </w:r>
      </w:ins>
    </w:p>
    <w:p w14:paraId="0A92F140" w14:textId="77777777" w:rsidR="00AA6153" w:rsidRDefault="00AA6153">
      <w:pPr>
        <w:pStyle w:val="TOC2"/>
        <w:tabs>
          <w:tab w:val="right" w:leader="dot" w:pos="9628"/>
        </w:tabs>
        <w:rPr>
          <w:ins w:id="84" w:author="Orion" w:date="2011-06-17T14:21:00Z"/>
          <w:rFonts w:asciiTheme="minorHAnsi" w:eastAsiaTheme="minorEastAsia" w:hAnsiTheme="minorHAnsi" w:cstheme="minorBidi"/>
          <w:noProof/>
          <w:sz w:val="22"/>
          <w:szCs w:val="22"/>
          <w:lang w:val="es-ES" w:eastAsia="es-ES"/>
        </w:rPr>
      </w:pPr>
      <w:ins w:id="85"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"_Toc296083826"</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Infraestructura y desarrollo</w:t>
        </w:r>
        <w:r>
          <w:rPr>
            <w:noProof/>
            <w:webHidden/>
          </w:rPr>
          <w:tab/>
        </w:r>
        <w:r>
          <w:rPr>
            <w:noProof/>
            <w:webHidden/>
          </w:rPr>
          <w:fldChar w:fldCharType="begin"/>
        </w:r>
        <w:r>
          <w:rPr>
            <w:noProof/>
            <w:webHidden/>
          </w:rPr>
          <w:instrText xml:space="preserve"> PAGEREF _Toc296083826 \h </w:instrText>
        </w:r>
      </w:ins>
      <w:r>
        <w:rPr>
          <w:noProof/>
          <w:webHidden/>
        </w:rPr>
      </w:r>
      <w:r>
        <w:rPr>
          <w:noProof/>
          <w:webHidden/>
        </w:rPr>
        <w:fldChar w:fldCharType="separate"/>
      </w:r>
      <w:ins w:id="86" w:author="Orion" w:date="2011-06-17T14:21:00Z">
        <w:r>
          <w:rPr>
            <w:noProof/>
            <w:webHidden/>
          </w:rPr>
          <w:t>23</w:t>
        </w:r>
        <w:r>
          <w:rPr>
            <w:noProof/>
            <w:webHidden/>
          </w:rPr>
          <w:fldChar w:fldCharType="end"/>
        </w:r>
        <w:r w:rsidRPr="00CC2ECC">
          <w:rPr>
            <w:rStyle w:val="Hyperlink"/>
            <w:noProof/>
          </w:rPr>
          <w:fldChar w:fldCharType="end"/>
        </w:r>
      </w:ins>
    </w:p>
    <w:p w14:paraId="423DC9DD" w14:textId="77777777" w:rsidR="00AA6153" w:rsidRDefault="00AA6153">
      <w:pPr>
        <w:pStyle w:val="TOC1"/>
        <w:rPr>
          <w:ins w:id="87" w:author="Orion" w:date="2011-06-17T14:21:00Z"/>
          <w:rFonts w:asciiTheme="minorHAnsi" w:eastAsiaTheme="minorEastAsia" w:hAnsiTheme="minorHAnsi" w:cstheme="minorBidi"/>
          <w:noProof/>
          <w:sz w:val="22"/>
          <w:szCs w:val="22"/>
          <w:lang w:val="es-ES" w:eastAsia="es-ES"/>
        </w:rPr>
      </w:pPr>
      <w:ins w:id="88"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"_Toc296083827"</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Plataforma</w:t>
        </w:r>
        <w:r>
          <w:rPr>
            <w:noProof/>
            <w:webHidden/>
          </w:rPr>
          <w:tab/>
        </w:r>
        <w:r>
          <w:rPr>
            <w:noProof/>
            <w:webHidden/>
          </w:rPr>
          <w:fldChar w:fldCharType="begin"/>
        </w:r>
        <w:r>
          <w:rPr>
            <w:noProof/>
            <w:webHidden/>
          </w:rPr>
          <w:instrText xml:space="preserve"> PAGEREF _Toc296083827 \h </w:instrText>
        </w:r>
      </w:ins>
      <w:r>
        <w:rPr>
          <w:noProof/>
          <w:webHidden/>
        </w:rPr>
      </w:r>
      <w:r>
        <w:rPr>
          <w:noProof/>
          <w:webHidden/>
        </w:rPr>
        <w:fldChar w:fldCharType="separate"/>
      </w:r>
      <w:ins w:id="89" w:author="Orion" w:date="2011-06-17T14:21:00Z">
        <w:r>
          <w:rPr>
            <w:noProof/>
            <w:webHidden/>
          </w:rPr>
          <w:t>24</w:t>
        </w:r>
        <w:r>
          <w:rPr>
            <w:noProof/>
            <w:webHidden/>
          </w:rPr>
          <w:fldChar w:fldCharType="end"/>
        </w:r>
        <w:r w:rsidRPr="00CC2ECC">
          <w:rPr>
            <w:rStyle w:val="Hyperlink"/>
            <w:noProof/>
          </w:rPr>
          <w:fldChar w:fldCharType="end"/>
        </w:r>
      </w:ins>
    </w:p>
    <w:p w14:paraId="5776042B" w14:textId="77777777" w:rsidR="00AA6153" w:rsidRDefault="00AA6153">
      <w:pPr>
        <w:pStyle w:val="TOC2"/>
        <w:tabs>
          <w:tab w:val="right" w:leader="dot" w:pos="9628"/>
        </w:tabs>
        <w:rPr>
          <w:ins w:id="90" w:author="Orion" w:date="2011-06-17T14:21:00Z"/>
          <w:rFonts w:asciiTheme="minorHAnsi" w:eastAsiaTheme="minorEastAsia" w:hAnsiTheme="minorHAnsi" w:cstheme="minorBidi"/>
          <w:noProof/>
          <w:sz w:val="22"/>
          <w:szCs w:val="22"/>
          <w:lang w:val="es-ES" w:eastAsia="es-ES"/>
        </w:rPr>
      </w:pPr>
      <w:ins w:id="91"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"_Toc296083828"</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Especificación</w:t>
        </w:r>
        <w:r>
          <w:rPr>
            <w:noProof/>
            <w:webHidden/>
          </w:rPr>
          <w:tab/>
        </w:r>
        <w:r>
          <w:rPr>
            <w:noProof/>
            <w:webHidden/>
          </w:rPr>
          <w:fldChar w:fldCharType="begin"/>
        </w:r>
        <w:r>
          <w:rPr>
            <w:noProof/>
            <w:webHidden/>
          </w:rPr>
          <w:instrText xml:space="preserve"> PAGEREF _Toc296083828 \h </w:instrText>
        </w:r>
      </w:ins>
      <w:r>
        <w:rPr>
          <w:noProof/>
          <w:webHidden/>
        </w:rPr>
      </w:r>
      <w:r>
        <w:rPr>
          <w:noProof/>
          <w:webHidden/>
        </w:rPr>
        <w:fldChar w:fldCharType="separate"/>
      </w:r>
      <w:ins w:id="92" w:author="Orion" w:date="2011-06-17T14:21:00Z">
        <w:r>
          <w:rPr>
            <w:noProof/>
            <w:webHidden/>
          </w:rPr>
          <w:t>24</w:t>
        </w:r>
        <w:r>
          <w:rPr>
            <w:noProof/>
            <w:webHidden/>
          </w:rPr>
          <w:fldChar w:fldCharType="end"/>
        </w:r>
        <w:r w:rsidRPr="00CC2ECC">
          <w:rPr>
            <w:rStyle w:val="Hyperlink"/>
            <w:noProof/>
          </w:rPr>
          <w:fldChar w:fldCharType="end"/>
        </w:r>
      </w:ins>
    </w:p>
    <w:p w14:paraId="658ABA23" w14:textId="77777777" w:rsidR="00AA6153" w:rsidRDefault="00AA6153">
      <w:pPr>
        <w:pStyle w:val="TOC2"/>
        <w:tabs>
          <w:tab w:val="right" w:leader="dot" w:pos="9628"/>
        </w:tabs>
        <w:rPr>
          <w:ins w:id="93" w:author="Orion" w:date="2011-06-17T14:21:00Z"/>
          <w:rFonts w:asciiTheme="minorHAnsi" w:eastAsiaTheme="minorEastAsia" w:hAnsiTheme="minorHAnsi" w:cstheme="minorBidi"/>
          <w:noProof/>
          <w:sz w:val="22"/>
          <w:szCs w:val="22"/>
          <w:lang w:val="es-ES" w:eastAsia="es-ES"/>
        </w:rPr>
      </w:pPr>
      <w:ins w:id="94"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"_Toc296083829"</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Módulo de lógica</w:t>
        </w:r>
        <w:r>
          <w:rPr>
            <w:noProof/>
            <w:webHidden/>
          </w:rPr>
          <w:tab/>
        </w:r>
        <w:r>
          <w:rPr>
            <w:noProof/>
            <w:webHidden/>
          </w:rPr>
          <w:fldChar w:fldCharType="begin"/>
        </w:r>
        <w:r>
          <w:rPr>
            <w:noProof/>
            <w:webHidden/>
          </w:rPr>
          <w:instrText xml:space="preserve"> PAGEREF _Toc296083829 \h </w:instrText>
        </w:r>
      </w:ins>
      <w:r>
        <w:rPr>
          <w:noProof/>
          <w:webHidden/>
        </w:rPr>
      </w:r>
      <w:r>
        <w:rPr>
          <w:noProof/>
          <w:webHidden/>
        </w:rPr>
        <w:fldChar w:fldCharType="separate"/>
      </w:r>
      <w:ins w:id="95" w:author="Orion" w:date="2011-06-17T14:21:00Z">
        <w:r>
          <w:rPr>
            <w:noProof/>
            <w:webHidden/>
          </w:rPr>
          <w:t>34</w:t>
        </w:r>
        <w:r>
          <w:rPr>
            <w:noProof/>
            <w:webHidden/>
          </w:rPr>
          <w:fldChar w:fldCharType="end"/>
        </w:r>
        <w:r w:rsidRPr="00CC2ECC">
          <w:rPr>
            <w:rStyle w:val="Hyperlink"/>
            <w:noProof/>
          </w:rPr>
          <w:fldChar w:fldCharType="end"/>
        </w:r>
      </w:ins>
    </w:p>
    <w:p w14:paraId="1613CCB9" w14:textId="77777777" w:rsidR="00AA6153" w:rsidRDefault="00AA6153">
      <w:pPr>
        <w:pStyle w:val="TOC2"/>
        <w:tabs>
          <w:tab w:val="right" w:leader="dot" w:pos="9628"/>
        </w:tabs>
        <w:rPr>
          <w:ins w:id="96" w:author="Orion" w:date="2011-06-17T14:21:00Z"/>
          <w:rFonts w:asciiTheme="minorHAnsi" w:eastAsiaTheme="minorEastAsia" w:hAnsiTheme="minorHAnsi" w:cstheme="minorBidi"/>
          <w:noProof/>
          <w:sz w:val="22"/>
          <w:szCs w:val="22"/>
          <w:lang w:val="es-ES" w:eastAsia="es-ES"/>
        </w:rPr>
      </w:pPr>
      <w:ins w:id="97"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"_Toc296083830"</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Visualización</w:t>
        </w:r>
        <w:r>
          <w:rPr>
            <w:noProof/>
            <w:webHidden/>
          </w:rPr>
          <w:tab/>
        </w:r>
        <w:r>
          <w:rPr>
            <w:noProof/>
            <w:webHidden/>
          </w:rPr>
          <w:fldChar w:fldCharType="begin"/>
        </w:r>
        <w:r>
          <w:rPr>
            <w:noProof/>
            <w:webHidden/>
          </w:rPr>
          <w:instrText xml:space="preserve"> PAGEREF _Toc296083830 \h </w:instrText>
        </w:r>
      </w:ins>
      <w:r>
        <w:rPr>
          <w:noProof/>
          <w:webHidden/>
        </w:rPr>
      </w:r>
      <w:r>
        <w:rPr>
          <w:noProof/>
          <w:webHidden/>
        </w:rPr>
        <w:fldChar w:fldCharType="separate"/>
      </w:r>
      <w:ins w:id="98" w:author="Orion" w:date="2011-06-17T14:21:00Z">
        <w:r>
          <w:rPr>
            <w:noProof/>
            <w:webHidden/>
          </w:rPr>
          <w:t>34</w:t>
        </w:r>
        <w:r>
          <w:rPr>
            <w:noProof/>
            <w:webHidden/>
          </w:rPr>
          <w:fldChar w:fldCharType="end"/>
        </w:r>
        <w:r w:rsidRPr="00CC2ECC">
          <w:rPr>
            <w:rStyle w:val="Hyperlink"/>
            <w:noProof/>
          </w:rPr>
          <w:fldChar w:fldCharType="end"/>
        </w:r>
      </w:ins>
    </w:p>
    <w:p w14:paraId="10A1A04A" w14:textId="77777777" w:rsidR="00AA6153" w:rsidRDefault="00AA6153">
      <w:pPr>
        <w:pStyle w:val="TOC2"/>
        <w:tabs>
          <w:tab w:val="right" w:leader="dot" w:pos="9628"/>
        </w:tabs>
        <w:rPr>
          <w:ins w:id="99" w:author="Orion" w:date="2011-06-17T14:21:00Z"/>
          <w:rFonts w:asciiTheme="minorHAnsi" w:eastAsiaTheme="minorEastAsia" w:hAnsiTheme="minorHAnsi" w:cstheme="minorBidi"/>
          <w:noProof/>
          <w:sz w:val="22"/>
          <w:szCs w:val="22"/>
          <w:lang w:val="es-ES" w:eastAsia="es-ES"/>
        </w:rPr>
      </w:pPr>
      <w:ins w:id="100"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"_Toc296083831"</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Controlador</w:t>
        </w:r>
        <w:r>
          <w:rPr>
            <w:noProof/>
            <w:webHidden/>
          </w:rPr>
          <w:tab/>
        </w:r>
        <w:r>
          <w:rPr>
            <w:noProof/>
            <w:webHidden/>
          </w:rPr>
          <w:fldChar w:fldCharType="begin"/>
        </w:r>
        <w:r>
          <w:rPr>
            <w:noProof/>
            <w:webHidden/>
          </w:rPr>
          <w:instrText xml:space="preserve"> PAGEREF _Toc296083831 \h </w:instrText>
        </w:r>
      </w:ins>
      <w:r>
        <w:rPr>
          <w:noProof/>
          <w:webHidden/>
        </w:rPr>
      </w:r>
      <w:r>
        <w:rPr>
          <w:noProof/>
          <w:webHidden/>
        </w:rPr>
        <w:fldChar w:fldCharType="separate"/>
      </w:r>
      <w:ins w:id="101" w:author="Orion" w:date="2011-06-17T14:21:00Z">
        <w:r>
          <w:rPr>
            <w:noProof/>
            <w:webHidden/>
          </w:rPr>
          <w:t>35</w:t>
        </w:r>
        <w:r>
          <w:rPr>
            <w:noProof/>
            <w:webHidden/>
          </w:rPr>
          <w:fldChar w:fldCharType="end"/>
        </w:r>
        <w:r w:rsidRPr="00CC2ECC">
          <w:rPr>
            <w:rStyle w:val="Hyperlink"/>
            <w:noProof/>
          </w:rPr>
          <w:fldChar w:fldCharType="end"/>
        </w:r>
      </w:ins>
    </w:p>
    <w:p w14:paraId="238EEA83" w14:textId="77777777" w:rsidR="00AA6153" w:rsidRDefault="00AA6153">
      <w:pPr>
        <w:pStyle w:val="TOC1"/>
        <w:rPr>
          <w:ins w:id="102" w:author="Orion" w:date="2011-06-17T14:21:00Z"/>
          <w:rFonts w:asciiTheme="minorHAnsi" w:eastAsiaTheme="minorEastAsia" w:hAnsiTheme="minorHAnsi" w:cstheme="minorBidi"/>
          <w:noProof/>
          <w:sz w:val="22"/>
          <w:szCs w:val="22"/>
          <w:lang w:val="es-ES" w:eastAsia="es-ES"/>
        </w:rPr>
      </w:pPr>
      <w:ins w:id="103"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"_Toc296083832"</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Casos de estudio</w:t>
        </w:r>
        <w:r>
          <w:rPr>
            <w:noProof/>
            <w:webHidden/>
          </w:rPr>
          <w:tab/>
        </w:r>
        <w:r>
          <w:rPr>
            <w:noProof/>
            <w:webHidden/>
          </w:rPr>
          <w:fldChar w:fldCharType="begin"/>
        </w:r>
        <w:r>
          <w:rPr>
            <w:noProof/>
            <w:webHidden/>
          </w:rPr>
          <w:instrText xml:space="preserve"> PAGEREF _Toc296083832 \h </w:instrText>
        </w:r>
      </w:ins>
      <w:r>
        <w:rPr>
          <w:noProof/>
          <w:webHidden/>
        </w:rPr>
      </w:r>
      <w:r>
        <w:rPr>
          <w:noProof/>
          <w:webHidden/>
        </w:rPr>
        <w:fldChar w:fldCharType="separate"/>
      </w:r>
      <w:ins w:id="104" w:author="Orion" w:date="2011-06-17T14:21:00Z">
        <w:r>
          <w:rPr>
            <w:noProof/>
            <w:webHidden/>
          </w:rPr>
          <w:t>35</w:t>
        </w:r>
        <w:r>
          <w:rPr>
            <w:noProof/>
            <w:webHidden/>
          </w:rPr>
          <w:fldChar w:fldCharType="end"/>
        </w:r>
        <w:r w:rsidRPr="00CC2ECC">
          <w:rPr>
            <w:rStyle w:val="Hyperlink"/>
            <w:noProof/>
          </w:rPr>
          <w:fldChar w:fldCharType="end"/>
        </w:r>
      </w:ins>
    </w:p>
    <w:p w14:paraId="3CC75CD6" w14:textId="77777777" w:rsidR="00AA6153" w:rsidRDefault="00AA6153">
      <w:pPr>
        <w:pStyle w:val="TOC1"/>
        <w:rPr>
          <w:ins w:id="105" w:author="Orion" w:date="2011-06-17T14:21:00Z"/>
          <w:rFonts w:asciiTheme="minorHAnsi" w:eastAsiaTheme="minorEastAsia" w:hAnsiTheme="minorHAnsi" w:cstheme="minorBidi"/>
          <w:noProof/>
          <w:sz w:val="22"/>
          <w:szCs w:val="22"/>
          <w:lang w:val="es-ES" w:eastAsia="es-ES"/>
        </w:rPr>
      </w:pPr>
      <w:ins w:id="106"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"_Toc296083833"</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Discusión</w:t>
        </w:r>
        <w:r>
          <w:rPr>
            <w:noProof/>
            <w:webHidden/>
          </w:rPr>
          <w:tab/>
        </w:r>
        <w:r>
          <w:rPr>
            <w:noProof/>
            <w:webHidden/>
          </w:rPr>
          <w:fldChar w:fldCharType="begin"/>
        </w:r>
        <w:r>
          <w:rPr>
            <w:noProof/>
            <w:webHidden/>
          </w:rPr>
          <w:instrText xml:space="preserve"> PAGEREF _Toc296083833 \h </w:instrText>
        </w:r>
      </w:ins>
      <w:r>
        <w:rPr>
          <w:noProof/>
          <w:webHidden/>
        </w:rPr>
      </w:r>
      <w:r>
        <w:rPr>
          <w:noProof/>
          <w:webHidden/>
        </w:rPr>
        <w:fldChar w:fldCharType="separate"/>
      </w:r>
      <w:ins w:id="107" w:author="Orion" w:date="2011-06-17T14:21:00Z">
        <w:r>
          <w:rPr>
            <w:noProof/>
            <w:webHidden/>
          </w:rPr>
          <w:t>35</w:t>
        </w:r>
        <w:r>
          <w:rPr>
            <w:noProof/>
            <w:webHidden/>
          </w:rPr>
          <w:fldChar w:fldCharType="end"/>
        </w:r>
        <w:r w:rsidRPr="00CC2ECC">
          <w:rPr>
            <w:rStyle w:val="Hyperlink"/>
            <w:noProof/>
          </w:rPr>
          <w:fldChar w:fldCharType="end"/>
        </w:r>
      </w:ins>
    </w:p>
    <w:p w14:paraId="47414EE4" w14:textId="77777777" w:rsidR="00AA6153" w:rsidRDefault="00AA6153">
      <w:pPr>
        <w:pStyle w:val="TOC1"/>
        <w:rPr>
          <w:ins w:id="108" w:author="Orion" w:date="2011-06-17T14:21:00Z"/>
          <w:rFonts w:asciiTheme="minorHAnsi" w:eastAsiaTheme="minorEastAsia" w:hAnsiTheme="minorHAnsi" w:cstheme="minorBidi"/>
          <w:noProof/>
          <w:sz w:val="22"/>
          <w:szCs w:val="22"/>
          <w:lang w:val="es-ES" w:eastAsia="es-ES"/>
        </w:rPr>
      </w:pPr>
      <w:ins w:id="109"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"_Toc296083834"</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Conclusión y trabajo futuro</w:t>
        </w:r>
        <w:r>
          <w:rPr>
            <w:noProof/>
            <w:webHidden/>
          </w:rPr>
          <w:tab/>
        </w:r>
        <w:r>
          <w:rPr>
            <w:noProof/>
            <w:webHidden/>
          </w:rPr>
          <w:fldChar w:fldCharType="begin"/>
        </w:r>
        <w:r>
          <w:rPr>
            <w:noProof/>
            <w:webHidden/>
          </w:rPr>
          <w:instrText xml:space="preserve"> PAGEREF _Toc296083834 \h </w:instrText>
        </w:r>
      </w:ins>
      <w:r>
        <w:rPr>
          <w:noProof/>
          <w:webHidden/>
        </w:rPr>
      </w:r>
      <w:r>
        <w:rPr>
          <w:noProof/>
          <w:webHidden/>
        </w:rPr>
        <w:fldChar w:fldCharType="separate"/>
      </w:r>
      <w:ins w:id="110" w:author="Orion" w:date="2011-06-17T14:21:00Z">
        <w:r>
          <w:rPr>
            <w:noProof/>
            <w:webHidden/>
          </w:rPr>
          <w:t>35</w:t>
        </w:r>
        <w:r>
          <w:rPr>
            <w:noProof/>
            <w:webHidden/>
          </w:rPr>
          <w:fldChar w:fldCharType="end"/>
        </w:r>
        <w:r w:rsidRPr="00CC2ECC">
          <w:rPr>
            <w:rStyle w:val="Hyperlink"/>
            <w:noProof/>
          </w:rPr>
          <w:fldChar w:fldCharType="end"/>
        </w:r>
      </w:ins>
    </w:p>
    <w:p w14:paraId="2F7C4FCE" w14:textId="77777777" w:rsidR="00AA6153" w:rsidRDefault="00AA6153">
      <w:pPr>
        <w:pStyle w:val="TOC1"/>
        <w:rPr>
          <w:ins w:id="111" w:author="Orion" w:date="2011-06-17T14:21:00Z"/>
          <w:rFonts w:asciiTheme="minorHAnsi" w:eastAsiaTheme="minorEastAsia" w:hAnsiTheme="minorHAnsi" w:cstheme="minorBidi"/>
          <w:noProof/>
          <w:sz w:val="22"/>
          <w:szCs w:val="22"/>
          <w:lang w:val="es-ES" w:eastAsia="es-ES"/>
        </w:rPr>
      </w:pPr>
      <w:ins w:id="112"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"_Toc296083835"</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Bibliografía</w:t>
        </w:r>
        <w:r>
          <w:rPr>
            <w:noProof/>
            <w:webHidden/>
          </w:rPr>
          <w:tab/>
        </w:r>
        <w:r>
          <w:rPr>
            <w:noProof/>
            <w:webHidden/>
          </w:rPr>
          <w:fldChar w:fldCharType="begin"/>
        </w:r>
        <w:r>
          <w:rPr>
            <w:noProof/>
            <w:webHidden/>
          </w:rPr>
          <w:instrText xml:space="preserve"> PAGEREF _Toc296083835 \h </w:instrText>
        </w:r>
      </w:ins>
      <w:r>
        <w:rPr>
          <w:noProof/>
          <w:webHidden/>
        </w:rPr>
      </w:r>
      <w:r>
        <w:rPr>
          <w:noProof/>
          <w:webHidden/>
        </w:rPr>
        <w:fldChar w:fldCharType="separate"/>
      </w:r>
      <w:ins w:id="113" w:author="Orion" w:date="2011-06-17T14:21:00Z">
        <w:r>
          <w:rPr>
            <w:noProof/>
            <w:webHidden/>
          </w:rPr>
          <w:t>36</w:t>
        </w:r>
        <w:r>
          <w:rPr>
            <w:noProof/>
            <w:webHidden/>
          </w:rPr>
          <w:fldChar w:fldCharType="end"/>
        </w:r>
        <w:r w:rsidRPr="00CC2ECC">
          <w:rPr>
            <w:rStyle w:val="Hyperlink"/>
            <w:noProof/>
          </w:rPr>
          <w:fldChar w:fldCharType="end"/>
        </w:r>
      </w:ins>
    </w:p>
    <w:p w14:paraId="4F0E568B" w14:textId="77777777" w:rsidR="00AA6153" w:rsidRDefault="00AA6153">
      <w:pPr>
        <w:pStyle w:val="TOC1"/>
        <w:rPr>
          <w:ins w:id="114" w:author="Orion" w:date="2011-06-17T14:21:00Z"/>
          <w:rFonts w:asciiTheme="minorHAnsi" w:eastAsiaTheme="minorEastAsia" w:hAnsiTheme="minorHAnsi" w:cstheme="minorBidi"/>
          <w:noProof/>
          <w:sz w:val="22"/>
          <w:szCs w:val="22"/>
          <w:lang w:val="es-ES" w:eastAsia="es-ES"/>
        </w:rPr>
      </w:pPr>
      <w:ins w:id="115" w:author="Orion" w:date="2011-06-17T14:21:00Z">
        <w:r w:rsidRPr="00CC2ECC">
          <w:rPr>
            <w:rStyle w:val="Hyperlink"/>
            <w:noProof/>
          </w:rPr>
          <w:fldChar w:fldCharType="begin"/>
        </w:r>
        <w:r w:rsidRPr="00CC2ECC">
          <w:rPr>
            <w:rStyle w:val="Hyperlink"/>
            <w:noProof/>
          </w:rPr>
          <w:instrText xml:space="preserve"> </w:instrText>
        </w:r>
        <w:r>
          <w:rPr>
            <w:noProof/>
          </w:rPr>
          <w:instrText>HYPERLINK \l "_Toc296083836"</w:instrText>
        </w:r>
        <w:r w:rsidRPr="00CC2ECC">
          <w:rPr>
            <w:rStyle w:val="Hyperlink"/>
            <w:noProof/>
          </w:rPr>
          <w:instrText xml:space="preserve"> </w:instrText>
        </w:r>
        <w:r w:rsidRPr="00CC2ECC">
          <w:rPr>
            <w:rStyle w:val="Hyperlink"/>
            <w:noProof/>
          </w:rPr>
          <w:fldChar w:fldCharType="separate"/>
        </w:r>
        <w:r w:rsidRPr="00CC2ECC">
          <w:rPr>
            <w:rStyle w:val="Hyperlink"/>
            <w:noProof/>
            <w:lang w:bidi="hi-IN"/>
          </w:rPr>
          <w:t>Glosario</w:t>
        </w:r>
        <w:r>
          <w:rPr>
            <w:noProof/>
            <w:webHidden/>
          </w:rPr>
          <w:tab/>
        </w:r>
        <w:r>
          <w:rPr>
            <w:noProof/>
            <w:webHidden/>
          </w:rPr>
          <w:fldChar w:fldCharType="begin"/>
        </w:r>
        <w:r>
          <w:rPr>
            <w:noProof/>
            <w:webHidden/>
          </w:rPr>
          <w:instrText xml:space="preserve"> PAGEREF _Toc296083836 \h </w:instrText>
        </w:r>
      </w:ins>
      <w:r>
        <w:rPr>
          <w:noProof/>
          <w:webHidden/>
        </w:rPr>
      </w:r>
      <w:r>
        <w:rPr>
          <w:noProof/>
          <w:webHidden/>
        </w:rPr>
        <w:fldChar w:fldCharType="separate"/>
      </w:r>
      <w:ins w:id="116" w:author="Orion" w:date="2011-06-17T14:21:00Z">
        <w:r>
          <w:rPr>
            <w:noProof/>
            <w:webHidden/>
          </w:rPr>
          <w:t>39</w:t>
        </w:r>
        <w:r>
          <w:rPr>
            <w:noProof/>
            <w:webHidden/>
          </w:rPr>
          <w:fldChar w:fldCharType="end"/>
        </w:r>
        <w:r w:rsidRPr="00CC2ECC">
          <w:rPr>
            <w:rStyle w:val="Hyperlink"/>
            <w:noProof/>
          </w:rPr>
          <w:fldChar w:fldCharType="end"/>
        </w:r>
      </w:ins>
    </w:p>
    <w:p w14:paraId="58EF5CFD" w14:textId="77777777" w:rsidR="00646653" w:rsidDel="00AA6153" w:rsidRDefault="00646653">
      <w:pPr>
        <w:pStyle w:val="TOC1"/>
        <w:rPr>
          <w:del w:id="117" w:author="Orion" w:date="2011-06-17T14:21:00Z"/>
          <w:rFonts w:asciiTheme="minorHAnsi" w:eastAsiaTheme="minorEastAsia" w:hAnsiTheme="minorHAnsi" w:cstheme="minorBidi"/>
          <w:noProof/>
          <w:sz w:val="22"/>
          <w:szCs w:val="22"/>
          <w:lang w:val="es-ES" w:eastAsia="es-ES"/>
        </w:rPr>
      </w:pPr>
      <w:del w:id="118" w:author="Orion" w:date="2011-06-17T14:21:00Z">
        <w:r w:rsidRPr="00AA6153" w:rsidDel="00AA6153">
          <w:rPr>
            <w:rPrChange w:id="119" w:author="Orion" w:date="2011-06-17T14:21:00Z">
              <w:rPr>
                <w:rStyle w:val="Hyperlink"/>
                <w:noProof/>
                <w:szCs w:val="20"/>
              </w:rPr>
            </w:rPrChange>
          </w:rPr>
          <w:delText>Autorización de Difusión</w:delText>
        </w:r>
        <w:r w:rsidDel="00AA6153">
          <w:rPr>
            <w:noProof/>
            <w:webHidden/>
          </w:rPr>
          <w:tab/>
          <w:delText>iii</w:delText>
        </w:r>
      </w:del>
    </w:p>
    <w:p w14:paraId="71CF3BF6" w14:textId="77777777" w:rsidR="00646653" w:rsidDel="00AA6153" w:rsidRDefault="00646653">
      <w:pPr>
        <w:pStyle w:val="TOC1"/>
        <w:rPr>
          <w:del w:id="120" w:author="Orion" w:date="2011-06-17T14:21:00Z"/>
          <w:rFonts w:asciiTheme="minorHAnsi" w:eastAsiaTheme="minorEastAsia" w:hAnsiTheme="minorHAnsi" w:cstheme="minorBidi"/>
          <w:noProof/>
          <w:sz w:val="22"/>
          <w:szCs w:val="22"/>
          <w:lang w:val="es-ES" w:eastAsia="es-ES"/>
        </w:rPr>
      </w:pPr>
      <w:del w:id="121" w:author="Orion" w:date="2011-06-17T14:21:00Z">
        <w:r w:rsidRPr="00AA6153" w:rsidDel="00AA6153">
          <w:rPr>
            <w:rPrChange w:id="122" w:author="Orion" w:date="2011-06-17T14:21:00Z">
              <w:rPr>
                <w:rStyle w:val="Hyperlink"/>
                <w:noProof/>
                <w:szCs w:val="20"/>
              </w:rPr>
            </w:rPrChange>
          </w:rPr>
          <w:delText>Resumen en castellano</w:delText>
        </w:r>
        <w:r w:rsidDel="00AA6153">
          <w:rPr>
            <w:noProof/>
            <w:webHidden/>
          </w:rPr>
          <w:tab/>
          <w:delText>v</w:delText>
        </w:r>
      </w:del>
    </w:p>
    <w:p w14:paraId="363C3558" w14:textId="77777777" w:rsidR="00646653" w:rsidDel="00AA6153" w:rsidRDefault="00646653">
      <w:pPr>
        <w:pStyle w:val="TOC1"/>
        <w:rPr>
          <w:del w:id="123" w:author="Orion" w:date="2011-06-17T14:21:00Z"/>
          <w:rFonts w:asciiTheme="minorHAnsi" w:eastAsiaTheme="minorEastAsia" w:hAnsiTheme="minorHAnsi" w:cstheme="minorBidi"/>
          <w:noProof/>
          <w:sz w:val="22"/>
          <w:szCs w:val="22"/>
          <w:lang w:val="es-ES" w:eastAsia="es-ES"/>
        </w:rPr>
      </w:pPr>
      <w:del w:id="124" w:author="Orion" w:date="2011-06-17T14:21:00Z">
        <w:r w:rsidRPr="00AA6153" w:rsidDel="00AA6153">
          <w:rPr>
            <w:rPrChange w:id="125" w:author="Orion" w:date="2011-06-17T14:21:00Z">
              <w:rPr>
                <w:rStyle w:val="Hyperlink"/>
                <w:noProof/>
                <w:szCs w:val="20"/>
              </w:rPr>
            </w:rPrChange>
          </w:rPr>
          <w:delText>Palabras clave</w:delText>
        </w:r>
        <w:r w:rsidDel="00AA6153">
          <w:rPr>
            <w:noProof/>
            <w:webHidden/>
          </w:rPr>
          <w:tab/>
          <w:delText>v</w:delText>
        </w:r>
      </w:del>
    </w:p>
    <w:p w14:paraId="3ED736E1" w14:textId="77777777" w:rsidR="00646653" w:rsidDel="00AA6153" w:rsidRDefault="00646653">
      <w:pPr>
        <w:pStyle w:val="TOC1"/>
        <w:rPr>
          <w:del w:id="126" w:author="Orion" w:date="2011-06-17T14:21:00Z"/>
          <w:rFonts w:asciiTheme="minorHAnsi" w:eastAsiaTheme="minorEastAsia" w:hAnsiTheme="minorHAnsi" w:cstheme="minorBidi"/>
          <w:noProof/>
          <w:sz w:val="22"/>
          <w:szCs w:val="22"/>
          <w:lang w:val="es-ES" w:eastAsia="es-ES"/>
        </w:rPr>
      </w:pPr>
      <w:del w:id="127" w:author="Orion" w:date="2011-06-17T14:21:00Z">
        <w:r w:rsidRPr="00AA6153" w:rsidDel="00AA6153">
          <w:rPr>
            <w:rPrChange w:id="128" w:author="Orion" w:date="2011-06-17T14:21:00Z">
              <w:rPr>
                <w:rStyle w:val="Hyperlink"/>
                <w:noProof/>
                <w:szCs w:val="20"/>
              </w:rPr>
            </w:rPrChange>
          </w:rPr>
          <w:delText>Resumen en inglés</w:delText>
        </w:r>
        <w:r w:rsidDel="00AA6153">
          <w:rPr>
            <w:noProof/>
            <w:webHidden/>
          </w:rPr>
          <w:tab/>
          <w:delText>vi</w:delText>
        </w:r>
      </w:del>
    </w:p>
    <w:p w14:paraId="61611B45" w14:textId="77777777" w:rsidR="00646653" w:rsidDel="00AA6153" w:rsidRDefault="00646653">
      <w:pPr>
        <w:pStyle w:val="TOC1"/>
        <w:rPr>
          <w:del w:id="129" w:author="Orion" w:date="2011-06-17T14:21:00Z"/>
          <w:rFonts w:asciiTheme="minorHAnsi" w:eastAsiaTheme="minorEastAsia" w:hAnsiTheme="minorHAnsi" w:cstheme="minorBidi"/>
          <w:noProof/>
          <w:sz w:val="22"/>
          <w:szCs w:val="22"/>
          <w:lang w:val="es-ES" w:eastAsia="es-ES"/>
        </w:rPr>
      </w:pPr>
      <w:del w:id="130" w:author="Orion" w:date="2011-06-17T14:21:00Z">
        <w:r w:rsidRPr="00AA6153" w:rsidDel="00AA6153">
          <w:rPr>
            <w:rPrChange w:id="131" w:author="Orion" w:date="2011-06-17T14:21:00Z">
              <w:rPr>
                <w:rStyle w:val="Hyperlink"/>
                <w:noProof/>
                <w:szCs w:val="20"/>
              </w:rPr>
            </w:rPrChange>
          </w:rPr>
          <w:delText>Keywords</w:delText>
        </w:r>
        <w:r w:rsidDel="00AA6153">
          <w:rPr>
            <w:noProof/>
            <w:webHidden/>
          </w:rPr>
          <w:tab/>
          <w:delText>vi</w:delText>
        </w:r>
      </w:del>
    </w:p>
    <w:p w14:paraId="6560157C" w14:textId="77777777" w:rsidR="00646653" w:rsidDel="00AA6153" w:rsidRDefault="00646653">
      <w:pPr>
        <w:pStyle w:val="TOC1"/>
        <w:rPr>
          <w:del w:id="132" w:author="Orion" w:date="2011-06-17T14:21:00Z"/>
          <w:rFonts w:asciiTheme="minorHAnsi" w:eastAsiaTheme="minorEastAsia" w:hAnsiTheme="minorHAnsi" w:cstheme="minorBidi"/>
          <w:noProof/>
          <w:sz w:val="22"/>
          <w:szCs w:val="22"/>
          <w:lang w:val="es-ES" w:eastAsia="es-ES"/>
        </w:rPr>
      </w:pPr>
      <w:del w:id="133" w:author="Orion" w:date="2011-06-17T14:21:00Z">
        <w:r w:rsidRPr="00AA6153" w:rsidDel="00AA6153">
          <w:rPr>
            <w:rPrChange w:id="134" w:author="Orion" w:date="2011-06-17T14:21:00Z">
              <w:rPr>
                <w:rStyle w:val="Hyperlink"/>
                <w:noProof/>
                <w:szCs w:val="20"/>
              </w:rPr>
            </w:rPrChange>
          </w:rPr>
          <w:delText>Índice de contenidos</w:delText>
        </w:r>
        <w:r w:rsidDel="00AA6153">
          <w:rPr>
            <w:noProof/>
            <w:webHidden/>
          </w:rPr>
          <w:tab/>
          <w:delText>7</w:delText>
        </w:r>
      </w:del>
    </w:p>
    <w:p w14:paraId="322513B5" w14:textId="77777777" w:rsidR="00646653" w:rsidDel="00AA6153" w:rsidRDefault="00646653">
      <w:pPr>
        <w:pStyle w:val="TOC1"/>
        <w:rPr>
          <w:del w:id="135" w:author="Orion" w:date="2011-06-17T14:21:00Z"/>
          <w:rFonts w:asciiTheme="minorHAnsi" w:eastAsiaTheme="minorEastAsia" w:hAnsiTheme="minorHAnsi" w:cstheme="minorBidi"/>
          <w:noProof/>
          <w:sz w:val="22"/>
          <w:szCs w:val="22"/>
          <w:lang w:val="es-ES" w:eastAsia="es-ES"/>
        </w:rPr>
      </w:pPr>
      <w:del w:id="136" w:author="Orion" w:date="2011-06-17T14:21:00Z">
        <w:r w:rsidRPr="00AA6153" w:rsidDel="00AA6153">
          <w:rPr>
            <w:rPrChange w:id="137" w:author="Orion" w:date="2011-06-17T14:21:00Z">
              <w:rPr>
                <w:rStyle w:val="Hyperlink"/>
                <w:noProof/>
                <w:szCs w:val="20"/>
              </w:rPr>
            </w:rPrChange>
          </w:rPr>
          <w:delText>Tabla de Figuras</w:delText>
        </w:r>
        <w:r w:rsidDel="00AA6153">
          <w:rPr>
            <w:noProof/>
            <w:webHidden/>
          </w:rPr>
          <w:tab/>
          <w:delText>8</w:delText>
        </w:r>
      </w:del>
    </w:p>
    <w:p w14:paraId="5371E28A" w14:textId="77777777" w:rsidR="00646653" w:rsidDel="00AA6153" w:rsidRDefault="00646653">
      <w:pPr>
        <w:pStyle w:val="TOC1"/>
        <w:rPr>
          <w:del w:id="138" w:author="Orion" w:date="2011-06-17T14:21:00Z"/>
          <w:rFonts w:asciiTheme="minorHAnsi" w:eastAsiaTheme="minorEastAsia" w:hAnsiTheme="minorHAnsi" w:cstheme="minorBidi"/>
          <w:noProof/>
          <w:sz w:val="22"/>
          <w:szCs w:val="22"/>
          <w:lang w:val="es-ES" w:eastAsia="es-ES"/>
        </w:rPr>
      </w:pPr>
      <w:del w:id="139" w:author="Orion" w:date="2011-06-17T14:21:00Z">
        <w:r w:rsidRPr="00AA6153" w:rsidDel="00AA6153">
          <w:rPr>
            <w:rPrChange w:id="140" w:author="Orion" w:date="2011-06-17T14:21:00Z">
              <w:rPr>
                <w:rStyle w:val="Hyperlink"/>
                <w:noProof/>
                <w:szCs w:val="20"/>
              </w:rPr>
            </w:rPrChange>
          </w:rPr>
          <w:delText>Agradecimientos</w:delText>
        </w:r>
        <w:r w:rsidDel="00AA6153">
          <w:rPr>
            <w:noProof/>
            <w:webHidden/>
          </w:rPr>
          <w:tab/>
          <w:delText>9</w:delText>
        </w:r>
      </w:del>
    </w:p>
    <w:p w14:paraId="530CB587" w14:textId="77777777" w:rsidR="00646653" w:rsidDel="00AA6153" w:rsidRDefault="00646653">
      <w:pPr>
        <w:pStyle w:val="TOC1"/>
        <w:rPr>
          <w:del w:id="141" w:author="Orion" w:date="2011-06-17T14:21:00Z"/>
          <w:rFonts w:asciiTheme="minorHAnsi" w:eastAsiaTheme="minorEastAsia" w:hAnsiTheme="minorHAnsi" w:cstheme="minorBidi"/>
          <w:noProof/>
          <w:sz w:val="22"/>
          <w:szCs w:val="22"/>
          <w:lang w:val="es-ES" w:eastAsia="es-ES"/>
        </w:rPr>
      </w:pPr>
      <w:del w:id="142" w:author="Orion" w:date="2011-06-17T14:21:00Z">
        <w:r w:rsidRPr="00AA6153" w:rsidDel="00AA6153">
          <w:rPr>
            <w:rPrChange w:id="143" w:author="Orion" w:date="2011-06-17T14:21:00Z">
              <w:rPr>
                <w:rStyle w:val="Hyperlink"/>
                <w:noProof/>
                <w:szCs w:val="20"/>
              </w:rPr>
            </w:rPrChange>
          </w:rPr>
          <w:delText>Introducción</w:delText>
        </w:r>
        <w:r w:rsidDel="00AA6153">
          <w:rPr>
            <w:noProof/>
            <w:webHidden/>
          </w:rPr>
          <w:tab/>
          <w:delText>11</w:delText>
        </w:r>
      </w:del>
    </w:p>
    <w:p w14:paraId="299CDD60" w14:textId="77777777" w:rsidR="00646653" w:rsidDel="00AA6153" w:rsidRDefault="00646653">
      <w:pPr>
        <w:pStyle w:val="TOC1"/>
        <w:rPr>
          <w:del w:id="144" w:author="Orion" w:date="2011-06-17T14:21:00Z"/>
          <w:rFonts w:asciiTheme="minorHAnsi" w:eastAsiaTheme="minorEastAsia" w:hAnsiTheme="minorHAnsi" w:cstheme="minorBidi"/>
          <w:noProof/>
          <w:sz w:val="22"/>
          <w:szCs w:val="22"/>
          <w:lang w:val="es-ES" w:eastAsia="es-ES"/>
        </w:rPr>
      </w:pPr>
      <w:del w:id="145" w:author="Orion" w:date="2011-06-17T14:21:00Z">
        <w:r w:rsidRPr="00AA6153" w:rsidDel="00AA6153">
          <w:rPr>
            <w:rPrChange w:id="146" w:author="Orion" w:date="2011-06-17T14:21:00Z">
              <w:rPr>
                <w:rStyle w:val="Hyperlink"/>
                <w:noProof/>
                <w:szCs w:val="20"/>
              </w:rPr>
            </w:rPrChange>
          </w:rPr>
          <w:delText>Conceptos básicos de navegación aérea</w:delText>
        </w:r>
        <w:r w:rsidDel="00AA6153">
          <w:rPr>
            <w:noProof/>
            <w:webHidden/>
          </w:rPr>
          <w:tab/>
          <w:delText>13</w:delText>
        </w:r>
      </w:del>
    </w:p>
    <w:p w14:paraId="01E583D8" w14:textId="77777777" w:rsidR="00646653" w:rsidDel="00AA6153" w:rsidRDefault="00646653">
      <w:pPr>
        <w:pStyle w:val="TOC1"/>
        <w:rPr>
          <w:del w:id="147" w:author="Orion" w:date="2011-06-17T14:21:00Z"/>
          <w:rFonts w:asciiTheme="minorHAnsi" w:eastAsiaTheme="minorEastAsia" w:hAnsiTheme="minorHAnsi" w:cstheme="minorBidi"/>
          <w:noProof/>
          <w:sz w:val="22"/>
          <w:szCs w:val="22"/>
          <w:lang w:val="es-ES" w:eastAsia="es-ES"/>
        </w:rPr>
      </w:pPr>
      <w:del w:id="148" w:author="Orion" w:date="2011-06-17T14:21:00Z">
        <w:r w:rsidRPr="00AA6153" w:rsidDel="00AA6153">
          <w:rPr>
            <w:rPrChange w:id="149" w:author="Orion" w:date="2011-06-17T14:21:00Z">
              <w:rPr>
                <w:rStyle w:val="Hyperlink"/>
                <w:noProof/>
                <w:szCs w:val="20"/>
              </w:rPr>
            </w:rPrChange>
          </w:rPr>
          <w:delText>Estado del arte</w:delText>
        </w:r>
        <w:r w:rsidDel="00AA6153">
          <w:rPr>
            <w:noProof/>
            <w:webHidden/>
          </w:rPr>
          <w:tab/>
          <w:delText>14</w:delText>
        </w:r>
      </w:del>
    </w:p>
    <w:p w14:paraId="5CFFB262" w14:textId="77777777" w:rsidR="00646653" w:rsidDel="00AA6153" w:rsidRDefault="00646653">
      <w:pPr>
        <w:pStyle w:val="TOC2"/>
        <w:tabs>
          <w:tab w:val="right" w:leader="dot" w:pos="9628"/>
        </w:tabs>
        <w:rPr>
          <w:del w:id="150" w:author="Orion" w:date="2011-06-17T14:21:00Z"/>
          <w:rFonts w:asciiTheme="minorHAnsi" w:eastAsiaTheme="minorEastAsia" w:hAnsiTheme="minorHAnsi" w:cstheme="minorBidi"/>
          <w:noProof/>
          <w:sz w:val="22"/>
          <w:szCs w:val="22"/>
          <w:lang w:val="es-ES" w:eastAsia="es-ES"/>
        </w:rPr>
      </w:pPr>
      <w:del w:id="151" w:author="Orion" w:date="2011-06-17T14:21:00Z">
        <w:r w:rsidRPr="00AA6153" w:rsidDel="00AA6153">
          <w:rPr>
            <w:rPrChange w:id="152" w:author="Orion" w:date="2011-06-17T14:21:00Z">
              <w:rPr>
                <w:rStyle w:val="Hyperlink"/>
                <w:noProof/>
                <w:szCs w:val="20"/>
              </w:rPr>
            </w:rPrChange>
          </w:rPr>
          <w:delText>Factores humanos en aviación</w:delText>
        </w:r>
        <w:r w:rsidDel="00AA6153">
          <w:rPr>
            <w:noProof/>
            <w:webHidden/>
          </w:rPr>
          <w:tab/>
          <w:delText>15</w:delText>
        </w:r>
      </w:del>
    </w:p>
    <w:p w14:paraId="586B4D4B" w14:textId="77777777" w:rsidR="00646653" w:rsidDel="00AA6153" w:rsidRDefault="00646653">
      <w:pPr>
        <w:pStyle w:val="TOC2"/>
        <w:tabs>
          <w:tab w:val="right" w:leader="dot" w:pos="9628"/>
        </w:tabs>
        <w:rPr>
          <w:del w:id="153" w:author="Orion" w:date="2011-06-17T14:21:00Z"/>
          <w:rFonts w:asciiTheme="minorHAnsi" w:eastAsiaTheme="minorEastAsia" w:hAnsiTheme="minorHAnsi" w:cstheme="minorBidi"/>
          <w:noProof/>
          <w:sz w:val="22"/>
          <w:szCs w:val="22"/>
          <w:lang w:val="es-ES" w:eastAsia="es-ES"/>
        </w:rPr>
      </w:pPr>
      <w:del w:id="154" w:author="Orion" w:date="2011-06-17T14:21:00Z">
        <w:r w:rsidRPr="00AA6153" w:rsidDel="00AA6153">
          <w:rPr>
            <w:rPrChange w:id="155" w:author="Orion" w:date="2011-06-17T14:21:00Z">
              <w:rPr>
                <w:rStyle w:val="Hyperlink"/>
                <w:noProof/>
                <w:szCs w:val="20"/>
              </w:rPr>
            </w:rPrChange>
          </w:rPr>
          <w:delText>Simulación y Gestión de Tráfico Aéreo</w:delText>
        </w:r>
        <w:r w:rsidDel="00AA6153">
          <w:rPr>
            <w:noProof/>
            <w:webHidden/>
          </w:rPr>
          <w:tab/>
          <w:delText>17</w:delText>
        </w:r>
      </w:del>
    </w:p>
    <w:p w14:paraId="2781121C" w14:textId="77777777" w:rsidR="00646653" w:rsidDel="00AA6153" w:rsidRDefault="00646653">
      <w:pPr>
        <w:pStyle w:val="TOC2"/>
        <w:tabs>
          <w:tab w:val="right" w:leader="dot" w:pos="9628"/>
        </w:tabs>
        <w:rPr>
          <w:del w:id="156" w:author="Orion" w:date="2011-06-17T14:21:00Z"/>
          <w:rFonts w:asciiTheme="minorHAnsi" w:eastAsiaTheme="minorEastAsia" w:hAnsiTheme="minorHAnsi" w:cstheme="minorBidi"/>
          <w:noProof/>
          <w:sz w:val="22"/>
          <w:szCs w:val="22"/>
          <w:lang w:val="es-ES" w:eastAsia="es-ES"/>
        </w:rPr>
      </w:pPr>
      <w:del w:id="157" w:author="Orion" w:date="2011-06-17T14:21:00Z">
        <w:r w:rsidRPr="00AA6153" w:rsidDel="00AA6153">
          <w:rPr>
            <w:rPrChange w:id="158" w:author="Orion" w:date="2011-06-17T14:21:00Z">
              <w:rPr>
                <w:rStyle w:val="Hyperlink"/>
                <w:noProof/>
                <w:szCs w:val="20"/>
              </w:rPr>
            </w:rPrChange>
          </w:rPr>
          <w:delText>Trabajos de investigación sobre UAVs</w:delText>
        </w:r>
        <w:r w:rsidDel="00AA6153">
          <w:rPr>
            <w:noProof/>
            <w:webHidden/>
          </w:rPr>
          <w:tab/>
          <w:delText>19</w:delText>
        </w:r>
      </w:del>
    </w:p>
    <w:p w14:paraId="1DA08A2D" w14:textId="77777777" w:rsidR="00646653" w:rsidDel="00AA6153" w:rsidRDefault="00646653">
      <w:pPr>
        <w:pStyle w:val="TOC1"/>
        <w:rPr>
          <w:del w:id="159" w:author="Orion" w:date="2011-06-17T14:21:00Z"/>
          <w:rFonts w:asciiTheme="minorHAnsi" w:eastAsiaTheme="minorEastAsia" w:hAnsiTheme="minorHAnsi" w:cstheme="minorBidi"/>
          <w:noProof/>
          <w:sz w:val="22"/>
          <w:szCs w:val="22"/>
          <w:lang w:val="es-ES" w:eastAsia="es-ES"/>
        </w:rPr>
      </w:pPr>
      <w:del w:id="160" w:author="Orion" w:date="2011-06-17T14:21:00Z">
        <w:r w:rsidRPr="00AA6153" w:rsidDel="00AA6153">
          <w:rPr>
            <w:rPrChange w:id="161" w:author="Orion" w:date="2011-06-17T14:21:00Z">
              <w:rPr>
                <w:rStyle w:val="Hyperlink"/>
                <w:noProof/>
                <w:szCs w:val="20"/>
              </w:rPr>
            </w:rPrChange>
          </w:rPr>
          <w:delText>Requisitos del Sistema</w:delText>
        </w:r>
        <w:r w:rsidDel="00AA6153">
          <w:rPr>
            <w:noProof/>
            <w:webHidden/>
          </w:rPr>
          <w:tab/>
          <w:delText>20</w:delText>
        </w:r>
      </w:del>
    </w:p>
    <w:p w14:paraId="32E19732" w14:textId="77777777" w:rsidR="00646653" w:rsidDel="00AA6153" w:rsidRDefault="00646653">
      <w:pPr>
        <w:pStyle w:val="TOC2"/>
        <w:tabs>
          <w:tab w:val="right" w:leader="dot" w:pos="9628"/>
        </w:tabs>
        <w:rPr>
          <w:del w:id="162" w:author="Orion" w:date="2011-06-17T14:21:00Z"/>
          <w:rFonts w:asciiTheme="minorHAnsi" w:eastAsiaTheme="minorEastAsia" w:hAnsiTheme="minorHAnsi" w:cstheme="minorBidi"/>
          <w:noProof/>
          <w:sz w:val="22"/>
          <w:szCs w:val="22"/>
          <w:lang w:val="es-ES" w:eastAsia="es-ES"/>
        </w:rPr>
      </w:pPr>
      <w:del w:id="163" w:author="Orion" w:date="2011-06-17T14:21:00Z">
        <w:r w:rsidRPr="00AA6153" w:rsidDel="00AA6153">
          <w:rPr>
            <w:rPrChange w:id="164" w:author="Orion" w:date="2011-06-17T14:21:00Z">
              <w:rPr>
                <w:rStyle w:val="Hyperlink"/>
                <w:noProof/>
                <w:szCs w:val="20"/>
              </w:rPr>
            </w:rPrChange>
          </w:rPr>
          <w:delText>Infraestructura y desarrollo</w:delText>
        </w:r>
        <w:r w:rsidDel="00AA6153">
          <w:rPr>
            <w:noProof/>
            <w:webHidden/>
          </w:rPr>
          <w:tab/>
          <w:delText>22</w:delText>
        </w:r>
      </w:del>
    </w:p>
    <w:p w14:paraId="13723182" w14:textId="77777777" w:rsidR="00646653" w:rsidDel="00AA6153" w:rsidRDefault="00646653">
      <w:pPr>
        <w:pStyle w:val="TOC1"/>
        <w:rPr>
          <w:del w:id="165" w:author="Orion" w:date="2011-06-17T14:21:00Z"/>
          <w:rFonts w:asciiTheme="minorHAnsi" w:eastAsiaTheme="minorEastAsia" w:hAnsiTheme="minorHAnsi" w:cstheme="minorBidi"/>
          <w:noProof/>
          <w:sz w:val="22"/>
          <w:szCs w:val="22"/>
          <w:lang w:val="es-ES" w:eastAsia="es-ES"/>
        </w:rPr>
      </w:pPr>
      <w:del w:id="166" w:author="Orion" w:date="2011-06-17T14:21:00Z">
        <w:r w:rsidRPr="00AA6153" w:rsidDel="00AA6153">
          <w:rPr>
            <w:rPrChange w:id="167" w:author="Orion" w:date="2011-06-17T14:21:00Z">
              <w:rPr>
                <w:rStyle w:val="Hyperlink"/>
                <w:noProof/>
                <w:szCs w:val="20"/>
              </w:rPr>
            </w:rPrChange>
          </w:rPr>
          <w:delText>Plataforma</w:delText>
        </w:r>
        <w:r w:rsidDel="00AA6153">
          <w:rPr>
            <w:noProof/>
            <w:webHidden/>
          </w:rPr>
          <w:tab/>
          <w:delText>22</w:delText>
        </w:r>
      </w:del>
    </w:p>
    <w:p w14:paraId="1EE201A0" w14:textId="77777777" w:rsidR="00646653" w:rsidDel="00AA6153" w:rsidRDefault="00646653">
      <w:pPr>
        <w:pStyle w:val="TOC2"/>
        <w:tabs>
          <w:tab w:val="right" w:leader="dot" w:pos="9628"/>
        </w:tabs>
        <w:rPr>
          <w:del w:id="168" w:author="Orion" w:date="2011-06-17T14:21:00Z"/>
          <w:rFonts w:asciiTheme="minorHAnsi" w:eastAsiaTheme="minorEastAsia" w:hAnsiTheme="minorHAnsi" w:cstheme="minorBidi"/>
          <w:noProof/>
          <w:sz w:val="22"/>
          <w:szCs w:val="22"/>
          <w:lang w:val="es-ES" w:eastAsia="es-ES"/>
        </w:rPr>
      </w:pPr>
      <w:del w:id="169" w:author="Orion" w:date="2011-06-17T14:21:00Z">
        <w:r w:rsidRPr="00AA6153" w:rsidDel="00AA6153">
          <w:rPr>
            <w:rPrChange w:id="170" w:author="Orion" w:date="2011-06-17T14:21:00Z">
              <w:rPr>
                <w:rStyle w:val="Hyperlink"/>
                <w:noProof/>
                <w:szCs w:val="20"/>
              </w:rPr>
            </w:rPrChange>
          </w:rPr>
          <w:delText>Especificación</w:delText>
        </w:r>
        <w:r w:rsidDel="00AA6153">
          <w:rPr>
            <w:noProof/>
            <w:webHidden/>
          </w:rPr>
          <w:tab/>
          <w:delText>23</w:delText>
        </w:r>
      </w:del>
    </w:p>
    <w:p w14:paraId="5F650FD8" w14:textId="77777777" w:rsidR="00646653" w:rsidDel="00AA6153" w:rsidRDefault="00646653">
      <w:pPr>
        <w:pStyle w:val="TOC2"/>
        <w:tabs>
          <w:tab w:val="right" w:leader="dot" w:pos="9628"/>
        </w:tabs>
        <w:rPr>
          <w:del w:id="171" w:author="Orion" w:date="2011-06-17T14:21:00Z"/>
          <w:rFonts w:asciiTheme="minorHAnsi" w:eastAsiaTheme="minorEastAsia" w:hAnsiTheme="minorHAnsi" w:cstheme="minorBidi"/>
          <w:noProof/>
          <w:sz w:val="22"/>
          <w:szCs w:val="22"/>
          <w:lang w:val="es-ES" w:eastAsia="es-ES"/>
        </w:rPr>
      </w:pPr>
      <w:del w:id="172" w:author="Orion" w:date="2011-06-17T14:21:00Z">
        <w:r w:rsidRPr="00AA6153" w:rsidDel="00AA6153">
          <w:rPr>
            <w:rPrChange w:id="173" w:author="Orion" w:date="2011-06-17T14:21:00Z">
              <w:rPr>
                <w:rStyle w:val="Hyperlink"/>
                <w:noProof/>
                <w:szCs w:val="20"/>
              </w:rPr>
            </w:rPrChange>
          </w:rPr>
          <w:delText>Módulo de lógica</w:delText>
        </w:r>
        <w:r w:rsidDel="00AA6153">
          <w:rPr>
            <w:noProof/>
            <w:webHidden/>
          </w:rPr>
          <w:tab/>
          <w:delText>33</w:delText>
        </w:r>
      </w:del>
    </w:p>
    <w:p w14:paraId="431DBE91" w14:textId="77777777" w:rsidR="00646653" w:rsidDel="00AA6153" w:rsidRDefault="00646653">
      <w:pPr>
        <w:pStyle w:val="TOC2"/>
        <w:tabs>
          <w:tab w:val="right" w:leader="dot" w:pos="9628"/>
        </w:tabs>
        <w:rPr>
          <w:del w:id="174" w:author="Orion" w:date="2011-06-17T14:21:00Z"/>
          <w:rFonts w:asciiTheme="minorHAnsi" w:eastAsiaTheme="minorEastAsia" w:hAnsiTheme="minorHAnsi" w:cstheme="minorBidi"/>
          <w:noProof/>
          <w:sz w:val="22"/>
          <w:szCs w:val="22"/>
          <w:lang w:val="es-ES" w:eastAsia="es-ES"/>
        </w:rPr>
      </w:pPr>
      <w:del w:id="175" w:author="Orion" w:date="2011-06-17T14:21:00Z">
        <w:r w:rsidRPr="00AA6153" w:rsidDel="00AA6153">
          <w:rPr>
            <w:rPrChange w:id="176" w:author="Orion" w:date="2011-06-17T14:21:00Z">
              <w:rPr>
                <w:rStyle w:val="Hyperlink"/>
                <w:noProof/>
                <w:szCs w:val="20"/>
              </w:rPr>
            </w:rPrChange>
          </w:rPr>
          <w:delText>Visualización</w:delText>
        </w:r>
        <w:r w:rsidDel="00AA6153">
          <w:rPr>
            <w:noProof/>
            <w:webHidden/>
          </w:rPr>
          <w:tab/>
          <w:delText>33</w:delText>
        </w:r>
      </w:del>
    </w:p>
    <w:p w14:paraId="67248622" w14:textId="77777777" w:rsidR="00646653" w:rsidDel="00AA6153" w:rsidRDefault="00646653">
      <w:pPr>
        <w:pStyle w:val="TOC2"/>
        <w:tabs>
          <w:tab w:val="right" w:leader="dot" w:pos="9628"/>
        </w:tabs>
        <w:rPr>
          <w:del w:id="177" w:author="Orion" w:date="2011-06-17T14:21:00Z"/>
          <w:rFonts w:asciiTheme="minorHAnsi" w:eastAsiaTheme="minorEastAsia" w:hAnsiTheme="minorHAnsi" w:cstheme="minorBidi"/>
          <w:noProof/>
          <w:sz w:val="22"/>
          <w:szCs w:val="22"/>
          <w:lang w:val="es-ES" w:eastAsia="es-ES"/>
        </w:rPr>
      </w:pPr>
      <w:del w:id="178" w:author="Orion" w:date="2011-06-17T14:21:00Z">
        <w:r w:rsidRPr="00AA6153" w:rsidDel="00AA6153">
          <w:rPr>
            <w:rPrChange w:id="179" w:author="Orion" w:date="2011-06-17T14:21:00Z">
              <w:rPr>
                <w:rStyle w:val="Hyperlink"/>
                <w:noProof/>
                <w:szCs w:val="20"/>
              </w:rPr>
            </w:rPrChange>
          </w:rPr>
          <w:delText>Controlador</w:delText>
        </w:r>
        <w:r w:rsidDel="00AA6153">
          <w:rPr>
            <w:noProof/>
            <w:webHidden/>
          </w:rPr>
          <w:tab/>
          <w:delText>34</w:delText>
        </w:r>
      </w:del>
    </w:p>
    <w:p w14:paraId="7F3AAECC" w14:textId="77777777" w:rsidR="00646653" w:rsidDel="00AA6153" w:rsidRDefault="00646653">
      <w:pPr>
        <w:pStyle w:val="TOC1"/>
        <w:rPr>
          <w:del w:id="180" w:author="Orion" w:date="2011-06-17T14:21:00Z"/>
          <w:rFonts w:asciiTheme="minorHAnsi" w:eastAsiaTheme="minorEastAsia" w:hAnsiTheme="minorHAnsi" w:cstheme="minorBidi"/>
          <w:noProof/>
          <w:sz w:val="22"/>
          <w:szCs w:val="22"/>
          <w:lang w:val="es-ES" w:eastAsia="es-ES"/>
        </w:rPr>
      </w:pPr>
      <w:del w:id="181" w:author="Orion" w:date="2011-06-17T14:21:00Z">
        <w:r w:rsidRPr="00AA6153" w:rsidDel="00AA6153">
          <w:rPr>
            <w:rPrChange w:id="182" w:author="Orion" w:date="2011-06-17T14:21:00Z">
              <w:rPr>
                <w:rStyle w:val="Hyperlink"/>
                <w:noProof/>
                <w:szCs w:val="20"/>
              </w:rPr>
            </w:rPrChange>
          </w:rPr>
          <w:delText>Casos de estudio</w:delText>
        </w:r>
        <w:r w:rsidDel="00AA6153">
          <w:rPr>
            <w:noProof/>
            <w:webHidden/>
          </w:rPr>
          <w:tab/>
          <w:delText>34</w:delText>
        </w:r>
      </w:del>
    </w:p>
    <w:p w14:paraId="0950D042" w14:textId="77777777" w:rsidR="00646653" w:rsidDel="00AA6153" w:rsidRDefault="00646653">
      <w:pPr>
        <w:pStyle w:val="TOC1"/>
        <w:rPr>
          <w:del w:id="183" w:author="Orion" w:date="2011-06-17T14:21:00Z"/>
          <w:rFonts w:asciiTheme="minorHAnsi" w:eastAsiaTheme="minorEastAsia" w:hAnsiTheme="minorHAnsi" w:cstheme="minorBidi"/>
          <w:noProof/>
          <w:sz w:val="22"/>
          <w:szCs w:val="22"/>
          <w:lang w:val="es-ES" w:eastAsia="es-ES"/>
        </w:rPr>
      </w:pPr>
      <w:del w:id="184" w:author="Orion" w:date="2011-06-17T14:21:00Z">
        <w:r w:rsidRPr="00AA6153" w:rsidDel="00AA6153">
          <w:rPr>
            <w:rPrChange w:id="185" w:author="Orion" w:date="2011-06-17T14:21:00Z">
              <w:rPr>
                <w:rStyle w:val="Hyperlink"/>
                <w:noProof/>
                <w:szCs w:val="20"/>
              </w:rPr>
            </w:rPrChange>
          </w:rPr>
          <w:delText>Discusión</w:delText>
        </w:r>
        <w:r w:rsidDel="00AA6153">
          <w:rPr>
            <w:noProof/>
            <w:webHidden/>
          </w:rPr>
          <w:tab/>
          <w:delText>34</w:delText>
        </w:r>
      </w:del>
    </w:p>
    <w:p w14:paraId="7C522919" w14:textId="77777777" w:rsidR="00646653" w:rsidDel="00AA6153" w:rsidRDefault="00646653">
      <w:pPr>
        <w:pStyle w:val="TOC1"/>
        <w:rPr>
          <w:del w:id="186" w:author="Orion" w:date="2011-06-17T14:21:00Z"/>
          <w:rFonts w:asciiTheme="minorHAnsi" w:eastAsiaTheme="minorEastAsia" w:hAnsiTheme="minorHAnsi" w:cstheme="minorBidi"/>
          <w:noProof/>
          <w:sz w:val="22"/>
          <w:szCs w:val="22"/>
          <w:lang w:val="es-ES" w:eastAsia="es-ES"/>
        </w:rPr>
      </w:pPr>
      <w:del w:id="187" w:author="Orion" w:date="2011-06-17T14:21:00Z">
        <w:r w:rsidRPr="00AA6153" w:rsidDel="00AA6153">
          <w:rPr>
            <w:rPrChange w:id="188" w:author="Orion" w:date="2011-06-17T14:21:00Z">
              <w:rPr>
                <w:rStyle w:val="Hyperlink"/>
                <w:noProof/>
                <w:szCs w:val="20"/>
              </w:rPr>
            </w:rPrChange>
          </w:rPr>
          <w:delText>Conclusión y trabajo futuro</w:delText>
        </w:r>
        <w:r w:rsidDel="00AA6153">
          <w:rPr>
            <w:noProof/>
            <w:webHidden/>
          </w:rPr>
          <w:tab/>
          <w:delText>34</w:delText>
        </w:r>
      </w:del>
    </w:p>
    <w:p w14:paraId="76FF9BF7" w14:textId="77777777" w:rsidR="00646653" w:rsidDel="00AA6153" w:rsidRDefault="00646653">
      <w:pPr>
        <w:pStyle w:val="TOC1"/>
        <w:rPr>
          <w:del w:id="189" w:author="Orion" w:date="2011-06-17T14:21:00Z"/>
          <w:rFonts w:asciiTheme="minorHAnsi" w:eastAsiaTheme="minorEastAsia" w:hAnsiTheme="minorHAnsi" w:cstheme="minorBidi"/>
          <w:noProof/>
          <w:sz w:val="22"/>
          <w:szCs w:val="22"/>
          <w:lang w:val="es-ES" w:eastAsia="es-ES"/>
        </w:rPr>
      </w:pPr>
      <w:del w:id="190" w:author="Orion" w:date="2011-06-17T14:21:00Z">
        <w:r w:rsidRPr="00AA6153" w:rsidDel="00AA6153">
          <w:rPr>
            <w:rPrChange w:id="191" w:author="Orion" w:date="2011-06-17T14:21:00Z">
              <w:rPr>
                <w:rStyle w:val="Hyperlink"/>
                <w:noProof/>
                <w:szCs w:val="20"/>
              </w:rPr>
            </w:rPrChange>
          </w:rPr>
          <w:delText>Bibliografía</w:delText>
        </w:r>
        <w:r w:rsidDel="00AA6153">
          <w:rPr>
            <w:noProof/>
            <w:webHidden/>
          </w:rPr>
          <w:tab/>
          <w:delText>35</w:delText>
        </w:r>
      </w:del>
    </w:p>
    <w:p w14:paraId="470F448C" w14:textId="77777777" w:rsidR="00646653" w:rsidDel="00AA6153" w:rsidRDefault="00646653">
      <w:pPr>
        <w:pStyle w:val="TOC1"/>
        <w:rPr>
          <w:del w:id="192" w:author="Orion" w:date="2011-06-17T14:21:00Z"/>
          <w:rFonts w:asciiTheme="minorHAnsi" w:eastAsiaTheme="minorEastAsia" w:hAnsiTheme="minorHAnsi" w:cstheme="minorBidi"/>
          <w:noProof/>
          <w:sz w:val="22"/>
          <w:szCs w:val="22"/>
          <w:lang w:val="es-ES" w:eastAsia="es-ES"/>
        </w:rPr>
      </w:pPr>
      <w:del w:id="193" w:author="Orion" w:date="2011-06-17T14:21:00Z">
        <w:r w:rsidRPr="00AA6153" w:rsidDel="00AA6153">
          <w:rPr>
            <w:rPrChange w:id="194" w:author="Orion" w:date="2011-06-17T14:21:00Z">
              <w:rPr>
                <w:rStyle w:val="Hyperlink"/>
                <w:noProof/>
                <w:szCs w:val="20"/>
              </w:rPr>
            </w:rPrChange>
          </w:rPr>
          <w:delText>Glosario</w:delText>
        </w:r>
        <w:r w:rsidDel="00AA6153">
          <w:rPr>
            <w:noProof/>
            <w:webHidden/>
          </w:rPr>
          <w:tab/>
          <w:delText>38</w:delText>
        </w:r>
      </w:del>
    </w:p>
    <w:p w14:paraId="58807DF3" w14:textId="77777777" w:rsidR="00E026E0" w:rsidRDefault="00120931">
      <w:pPr>
        <w:pStyle w:val="TableofFigures"/>
        <w:tabs>
          <w:tab w:val="right" w:leader="dot" w:pos="9628"/>
        </w:tabs>
      </w:pPr>
      <w:r>
        <w:fldChar w:fldCharType="end"/>
      </w:r>
      <w:r>
        <w:br w:type="page"/>
      </w:r>
      <w:bookmarkStart w:id="195" w:name="Acknowledgements"/>
    </w:p>
    <w:p w14:paraId="546CA65F" w14:textId="77777777" w:rsidR="00E026E0" w:rsidRDefault="00BC3639" w:rsidP="002539EB">
      <w:pPr>
        <w:pStyle w:val="PageHeading"/>
      </w:pPr>
      <w:bookmarkStart w:id="196" w:name="_Toc296083817"/>
      <w:proofErr w:type="spellStart"/>
      <w:r>
        <w:lastRenderedPageBreak/>
        <w:t>Tabla</w:t>
      </w:r>
      <w:proofErr w:type="spellEnd"/>
      <w:r>
        <w:t xml:space="preserve"> de </w:t>
      </w:r>
      <w:proofErr w:type="spellStart"/>
      <w:r>
        <w:t>Figuras</w:t>
      </w:r>
      <w:bookmarkEnd w:id="196"/>
      <w:proofErr w:type="spellEnd"/>
    </w:p>
    <w:p w14:paraId="6D127AB5" w14:textId="77777777" w:rsidR="00D966E8" w:rsidRDefault="00266A4F">
      <w:pPr>
        <w:pStyle w:val="TableofFigures"/>
        <w:tabs>
          <w:tab w:val="right" w:leader="dot" w:pos="9628"/>
        </w:tabs>
        <w:rPr>
          <w:ins w:id="197" w:author="Orion" w:date="2011-06-21T17:48:00Z"/>
          <w:rFonts w:asciiTheme="minorHAnsi" w:eastAsiaTheme="minorEastAsia" w:hAnsiTheme="minorHAnsi" w:cstheme="minorBidi"/>
          <w:noProof/>
          <w:kern w:val="0"/>
          <w:sz w:val="22"/>
          <w:szCs w:val="22"/>
          <w:lang w:eastAsia="es-ES" w:bidi="ar-SA"/>
        </w:rPr>
      </w:pPr>
      <w:r>
        <w:fldChar w:fldCharType="begin"/>
      </w:r>
      <w:r>
        <w:instrText xml:space="preserve"> TOC \n \h \z \c "Figura" </w:instrText>
      </w:r>
      <w:r>
        <w:fldChar w:fldCharType="separate"/>
      </w:r>
      <w:ins w:id="198" w:author="Orion" w:date="2011-06-21T17:48:00Z">
        <w:r w:rsidR="00D966E8" w:rsidRPr="001E0E9D">
          <w:rPr>
            <w:rStyle w:val="Hyperlink"/>
            <w:noProof/>
          </w:rPr>
          <w:fldChar w:fldCharType="begin"/>
        </w:r>
        <w:r w:rsidR="00D966E8" w:rsidRPr="001E0E9D">
          <w:rPr>
            <w:rStyle w:val="Hyperlink"/>
            <w:noProof/>
          </w:rPr>
          <w:instrText xml:space="preserve"> </w:instrText>
        </w:r>
        <w:r w:rsidR="00D966E8">
          <w:rPr>
            <w:noProof/>
          </w:rPr>
          <w:instrText>HYPERLINK \l "_Toc296441829"</w:instrText>
        </w:r>
        <w:r w:rsidR="00D966E8" w:rsidRPr="001E0E9D">
          <w:rPr>
            <w:rStyle w:val="Hyperlink"/>
            <w:noProof/>
          </w:rPr>
          <w:instrText xml:space="preserve"> </w:instrText>
        </w:r>
        <w:r w:rsidR="00D966E8" w:rsidRPr="001E0E9D">
          <w:rPr>
            <w:rStyle w:val="Hyperlink"/>
            <w:noProof/>
          </w:rPr>
          <w:fldChar w:fldCharType="separate"/>
        </w:r>
        <w:r w:rsidR="00D966E8" w:rsidRPr="001E0E9D">
          <w:rPr>
            <w:rStyle w:val="Hyperlink"/>
            <w:noProof/>
          </w:rPr>
          <w:t>Figura 1: Casos de Uso</w:t>
        </w:r>
        <w:r w:rsidR="00D966E8" w:rsidRPr="001E0E9D">
          <w:rPr>
            <w:rStyle w:val="Hyperlink"/>
            <w:noProof/>
          </w:rPr>
          <w:fldChar w:fldCharType="end"/>
        </w:r>
      </w:ins>
    </w:p>
    <w:p w14:paraId="78FA66B7" w14:textId="77777777" w:rsidR="00D966E8" w:rsidRDefault="00D966E8">
      <w:pPr>
        <w:pStyle w:val="TableofFigures"/>
        <w:tabs>
          <w:tab w:val="right" w:leader="dot" w:pos="9628"/>
        </w:tabs>
        <w:rPr>
          <w:ins w:id="199" w:author="Orion" w:date="2011-06-21T17:48:00Z"/>
          <w:rFonts w:asciiTheme="minorHAnsi" w:eastAsiaTheme="minorEastAsia" w:hAnsiTheme="minorHAnsi" w:cstheme="minorBidi"/>
          <w:noProof/>
          <w:kern w:val="0"/>
          <w:sz w:val="22"/>
          <w:szCs w:val="22"/>
          <w:lang w:eastAsia="es-ES" w:bidi="ar-SA"/>
        </w:rPr>
      </w:pPr>
      <w:ins w:id="20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"_Toc296441830"</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 Diagrama de Objetivos</w:t>
        </w:r>
        <w:r w:rsidRPr="001E0E9D">
          <w:rPr>
            <w:rStyle w:val="Hyperlink"/>
            <w:noProof/>
          </w:rPr>
          <w:fldChar w:fldCharType="end"/>
        </w:r>
      </w:ins>
    </w:p>
    <w:p w14:paraId="39436926" w14:textId="77777777" w:rsidR="00D966E8" w:rsidRDefault="00D966E8">
      <w:pPr>
        <w:pStyle w:val="TableofFigures"/>
        <w:tabs>
          <w:tab w:val="right" w:leader="dot" w:pos="9628"/>
        </w:tabs>
        <w:rPr>
          <w:ins w:id="201" w:author="Orion" w:date="2011-06-21T17:48:00Z"/>
          <w:rFonts w:asciiTheme="minorHAnsi" w:eastAsiaTheme="minorEastAsia" w:hAnsiTheme="minorHAnsi" w:cstheme="minorBidi"/>
          <w:noProof/>
          <w:kern w:val="0"/>
          <w:sz w:val="22"/>
          <w:szCs w:val="22"/>
          <w:lang w:eastAsia="es-ES" w:bidi="ar-SA"/>
        </w:rPr>
      </w:pPr>
      <w:ins w:id="20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"_Toc296441831"</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3: Estado Mental "FlightPlanner"</w:t>
        </w:r>
        <w:r w:rsidRPr="001E0E9D">
          <w:rPr>
            <w:rStyle w:val="Hyperlink"/>
            <w:noProof/>
          </w:rPr>
          <w:fldChar w:fldCharType="end"/>
        </w:r>
      </w:ins>
    </w:p>
    <w:p w14:paraId="6A25BB95" w14:textId="77777777" w:rsidR="00D966E8" w:rsidRDefault="00D966E8">
      <w:pPr>
        <w:pStyle w:val="TableofFigures"/>
        <w:tabs>
          <w:tab w:val="right" w:leader="dot" w:pos="9628"/>
        </w:tabs>
        <w:rPr>
          <w:ins w:id="203" w:author="Orion" w:date="2011-06-21T17:48:00Z"/>
          <w:rFonts w:asciiTheme="minorHAnsi" w:eastAsiaTheme="minorEastAsia" w:hAnsiTheme="minorHAnsi" w:cstheme="minorBidi"/>
          <w:noProof/>
          <w:kern w:val="0"/>
          <w:sz w:val="22"/>
          <w:szCs w:val="22"/>
          <w:lang w:eastAsia="es-ES" w:bidi="ar-SA"/>
        </w:rPr>
      </w:pPr>
      <w:ins w:id="20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"_Toc296441832"</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4: Tarea de Crear Planes de Vuelo</w:t>
        </w:r>
        <w:r w:rsidRPr="001E0E9D">
          <w:rPr>
            <w:rStyle w:val="Hyperlink"/>
            <w:noProof/>
          </w:rPr>
          <w:fldChar w:fldCharType="end"/>
        </w:r>
      </w:ins>
    </w:p>
    <w:p w14:paraId="449A28BB" w14:textId="77777777" w:rsidR="00D966E8" w:rsidRDefault="00D966E8">
      <w:pPr>
        <w:pStyle w:val="TableofFigures"/>
        <w:tabs>
          <w:tab w:val="right" w:leader="dot" w:pos="9628"/>
        </w:tabs>
        <w:rPr>
          <w:ins w:id="205" w:author="Orion" w:date="2011-06-21T17:48:00Z"/>
          <w:rFonts w:asciiTheme="minorHAnsi" w:eastAsiaTheme="minorEastAsia" w:hAnsiTheme="minorHAnsi" w:cstheme="minorBidi"/>
          <w:noProof/>
          <w:kern w:val="0"/>
          <w:sz w:val="22"/>
          <w:szCs w:val="22"/>
          <w:lang w:eastAsia="es-ES" w:bidi="ar-SA"/>
        </w:rPr>
      </w:pPr>
      <w:ins w:id="20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"_Toc296441833"</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5: Diagrama de Interacción Para Recibir el Plan de Vuelo Inicial</w:t>
        </w:r>
        <w:r w:rsidRPr="001E0E9D">
          <w:rPr>
            <w:rStyle w:val="Hyperlink"/>
            <w:noProof/>
          </w:rPr>
          <w:fldChar w:fldCharType="end"/>
        </w:r>
      </w:ins>
    </w:p>
    <w:p w14:paraId="69197376" w14:textId="77777777" w:rsidR="00D966E8" w:rsidRDefault="00D966E8">
      <w:pPr>
        <w:pStyle w:val="TableofFigures"/>
        <w:tabs>
          <w:tab w:val="right" w:leader="dot" w:pos="9628"/>
        </w:tabs>
        <w:rPr>
          <w:ins w:id="207" w:author="Orion" w:date="2011-06-21T17:48:00Z"/>
          <w:rFonts w:asciiTheme="minorHAnsi" w:eastAsiaTheme="minorEastAsia" w:hAnsiTheme="minorHAnsi" w:cstheme="minorBidi"/>
          <w:noProof/>
          <w:kern w:val="0"/>
          <w:sz w:val="22"/>
          <w:szCs w:val="22"/>
          <w:lang w:eastAsia="es-ES" w:bidi="ar-SA"/>
        </w:rPr>
      </w:pPr>
      <w:ins w:id="20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"_Toc296441834"</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6: Creación del Estado Mental Inicial del Piloto</w:t>
        </w:r>
        <w:r w:rsidRPr="001E0E9D">
          <w:rPr>
            <w:rStyle w:val="Hyperlink"/>
            <w:noProof/>
          </w:rPr>
          <w:fldChar w:fldCharType="end"/>
        </w:r>
      </w:ins>
    </w:p>
    <w:p w14:paraId="106F546E" w14:textId="77777777" w:rsidR="00D966E8" w:rsidRDefault="00D966E8">
      <w:pPr>
        <w:pStyle w:val="TableofFigures"/>
        <w:tabs>
          <w:tab w:val="right" w:leader="dot" w:pos="9628"/>
        </w:tabs>
        <w:rPr>
          <w:ins w:id="209" w:author="Orion" w:date="2011-06-21T17:48:00Z"/>
          <w:rFonts w:asciiTheme="minorHAnsi" w:eastAsiaTheme="minorEastAsia" w:hAnsiTheme="minorHAnsi" w:cstheme="minorBidi"/>
          <w:noProof/>
          <w:kern w:val="0"/>
          <w:sz w:val="22"/>
          <w:szCs w:val="22"/>
          <w:lang w:eastAsia="es-ES" w:bidi="ar-SA"/>
        </w:rPr>
      </w:pPr>
      <w:ins w:id="21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"_Toc296441835"</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7: Diagrama de Actividad General</w:t>
        </w:r>
        <w:r w:rsidRPr="001E0E9D">
          <w:rPr>
            <w:rStyle w:val="Hyperlink"/>
            <w:noProof/>
          </w:rPr>
          <w:fldChar w:fldCharType="end"/>
        </w:r>
      </w:ins>
    </w:p>
    <w:p w14:paraId="1A06BC48" w14:textId="77777777" w:rsidR="00D966E8" w:rsidRDefault="00D966E8">
      <w:pPr>
        <w:pStyle w:val="TableofFigures"/>
        <w:tabs>
          <w:tab w:val="right" w:leader="dot" w:pos="9628"/>
        </w:tabs>
        <w:rPr>
          <w:ins w:id="211" w:author="Orion" w:date="2011-06-21T17:48:00Z"/>
          <w:rFonts w:asciiTheme="minorHAnsi" w:eastAsiaTheme="minorEastAsia" w:hAnsiTheme="minorHAnsi" w:cstheme="minorBidi"/>
          <w:noProof/>
          <w:kern w:val="0"/>
          <w:sz w:val="22"/>
          <w:szCs w:val="22"/>
          <w:lang w:eastAsia="es-ES" w:bidi="ar-SA"/>
        </w:rPr>
      </w:pPr>
      <w:ins w:id="21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"_Toc296441836"</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8: Comprobación de la Hora de Salida del Vuelo</w:t>
        </w:r>
        <w:r w:rsidRPr="001E0E9D">
          <w:rPr>
            <w:rStyle w:val="Hyperlink"/>
            <w:noProof/>
          </w:rPr>
          <w:fldChar w:fldCharType="end"/>
        </w:r>
      </w:ins>
    </w:p>
    <w:p w14:paraId="0F71D21A" w14:textId="77777777" w:rsidR="00D966E8" w:rsidRDefault="00D966E8">
      <w:pPr>
        <w:pStyle w:val="TableofFigures"/>
        <w:tabs>
          <w:tab w:val="right" w:leader="dot" w:pos="9628"/>
        </w:tabs>
        <w:rPr>
          <w:ins w:id="213" w:author="Orion" w:date="2011-06-21T17:48:00Z"/>
          <w:rFonts w:asciiTheme="minorHAnsi" w:eastAsiaTheme="minorEastAsia" w:hAnsiTheme="minorHAnsi" w:cstheme="minorBidi"/>
          <w:noProof/>
          <w:kern w:val="0"/>
          <w:sz w:val="22"/>
          <w:szCs w:val="22"/>
          <w:lang w:eastAsia="es-ES" w:bidi="ar-SA"/>
        </w:rPr>
      </w:pPr>
      <w:ins w:id="21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"_Toc296441837"</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9: Interacción para Arrancar el Avión</w:t>
        </w:r>
        <w:r w:rsidRPr="001E0E9D">
          <w:rPr>
            <w:rStyle w:val="Hyperlink"/>
            <w:noProof/>
          </w:rPr>
          <w:fldChar w:fldCharType="end"/>
        </w:r>
      </w:ins>
    </w:p>
    <w:p w14:paraId="1C95EEE9" w14:textId="77777777" w:rsidR="00D966E8" w:rsidRDefault="00D966E8">
      <w:pPr>
        <w:pStyle w:val="TableofFigures"/>
        <w:tabs>
          <w:tab w:val="right" w:leader="dot" w:pos="9628"/>
        </w:tabs>
        <w:rPr>
          <w:ins w:id="215" w:author="Orion" w:date="2011-06-21T17:48:00Z"/>
          <w:rFonts w:asciiTheme="minorHAnsi" w:eastAsiaTheme="minorEastAsia" w:hAnsiTheme="minorHAnsi" w:cstheme="minorBidi"/>
          <w:noProof/>
          <w:kern w:val="0"/>
          <w:sz w:val="22"/>
          <w:szCs w:val="22"/>
          <w:lang w:eastAsia="es-ES" w:bidi="ar-SA"/>
        </w:rPr>
      </w:pPr>
      <w:ins w:id="21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"_Toc296441838"</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10: Descomposición del Plan de Vuelo</w:t>
        </w:r>
        <w:r w:rsidRPr="001E0E9D">
          <w:rPr>
            <w:rStyle w:val="Hyperlink"/>
            <w:noProof/>
          </w:rPr>
          <w:fldChar w:fldCharType="end"/>
        </w:r>
      </w:ins>
    </w:p>
    <w:p w14:paraId="3EFB34B7" w14:textId="77777777" w:rsidR="00D966E8" w:rsidRDefault="00D966E8">
      <w:pPr>
        <w:pStyle w:val="TableofFigures"/>
        <w:tabs>
          <w:tab w:val="right" w:leader="dot" w:pos="9628"/>
        </w:tabs>
        <w:rPr>
          <w:ins w:id="217" w:author="Orion" w:date="2011-06-21T17:48:00Z"/>
          <w:rFonts w:asciiTheme="minorHAnsi" w:eastAsiaTheme="minorEastAsia" w:hAnsiTheme="minorHAnsi" w:cstheme="minorBidi"/>
          <w:noProof/>
          <w:kern w:val="0"/>
          <w:sz w:val="22"/>
          <w:szCs w:val="22"/>
          <w:lang w:eastAsia="es-ES" w:bidi="ar-SA"/>
        </w:rPr>
      </w:pPr>
      <w:ins w:id="21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"_Toc296441839"</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11: Tiempo de Creación de las Decisiones</w:t>
        </w:r>
        <w:r w:rsidRPr="001E0E9D">
          <w:rPr>
            <w:rStyle w:val="Hyperlink"/>
            <w:noProof/>
          </w:rPr>
          <w:fldChar w:fldCharType="end"/>
        </w:r>
      </w:ins>
    </w:p>
    <w:p w14:paraId="462222AD" w14:textId="77777777" w:rsidR="00D966E8" w:rsidRDefault="00D966E8">
      <w:pPr>
        <w:pStyle w:val="TableofFigures"/>
        <w:tabs>
          <w:tab w:val="right" w:leader="dot" w:pos="9628"/>
        </w:tabs>
        <w:rPr>
          <w:ins w:id="219" w:author="Orion" w:date="2011-06-21T17:48:00Z"/>
          <w:rFonts w:asciiTheme="minorHAnsi" w:eastAsiaTheme="minorEastAsia" w:hAnsiTheme="minorHAnsi" w:cstheme="minorBidi"/>
          <w:noProof/>
          <w:kern w:val="0"/>
          <w:sz w:val="22"/>
          <w:szCs w:val="22"/>
          <w:lang w:eastAsia="es-ES" w:bidi="ar-SA"/>
        </w:rPr>
      </w:pPr>
      <w:ins w:id="22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"_Toc296441840"</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12: Creación de las Decisiones</w:t>
        </w:r>
        <w:r w:rsidRPr="001E0E9D">
          <w:rPr>
            <w:rStyle w:val="Hyperlink"/>
            <w:noProof/>
          </w:rPr>
          <w:fldChar w:fldCharType="end"/>
        </w:r>
      </w:ins>
    </w:p>
    <w:p w14:paraId="26992AA7" w14:textId="77777777" w:rsidR="00D966E8" w:rsidRDefault="00D966E8">
      <w:pPr>
        <w:pStyle w:val="TableofFigures"/>
        <w:tabs>
          <w:tab w:val="right" w:leader="dot" w:pos="9628"/>
        </w:tabs>
        <w:rPr>
          <w:ins w:id="221" w:author="Orion" w:date="2011-06-21T17:48:00Z"/>
          <w:rFonts w:asciiTheme="minorHAnsi" w:eastAsiaTheme="minorEastAsia" w:hAnsiTheme="minorHAnsi" w:cstheme="minorBidi"/>
          <w:noProof/>
          <w:kern w:val="0"/>
          <w:sz w:val="22"/>
          <w:szCs w:val="22"/>
          <w:lang w:eastAsia="es-ES" w:bidi="ar-SA"/>
        </w:rPr>
      </w:pPr>
      <w:ins w:id="22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"_Toc296441841"</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13: Descomposición de Decisiones</w:t>
        </w:r>
        <w:r w:rsidRPr="001E0E9D">
          <w:rPr>
            <w:rStyle w:val="Hyperlink"/>
            <w:noProof/>
          </w:rPr>
          <w:fldChar w:fldCharType="end"/>
        </w:r>
      </w:ins>
    </w:p>
    <w:p w14:paraId="5D062068" w14:textId="77777777" w:rsidR="00D966E8" w:rsidRDefault="00D966E8">
      <w:pPr>
        <w:pStyle w:val="TableofFigures"/>
        <w:tabs>
          <w:tab w:val="right" w:leader="dot" w:pos="9628"/>
        </w:tabs>
        <w:rPr>
          <w:ins w:id="223" w:author="Orion" w:date="2011-06-21T17:48:00Z"/>
          <w:rFonts w:asciiTheme="minorHAnsi" w:eastAsiaTheme="minorEastAsia" w:hAnsiTheme="minorHAnsi" w:cstheme="minorBidi"/>
          <w:noProof/>
          <w:kern w:val="0"/>
          <w:sz w:val="22"/>
          <w:szCs w:val="22"/>
          <w:lang w:eastAsia="es-ES" w:bidi="ar-SA"/>
        </w:rPr>
      </w:pPr>
      <w:ins w:id="22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"_Toc296441842"</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14: Interacción Piloto-Avión: Ejecución Maniobra</w:t>
        </w:r>
        <w:r w:rsidRPr="001E0E9D">
          <w:rPr>
            <w:rStyle w:val="Hyperlink"/>
            <w:noProof/>
          </w:rPr>
          <w:fldChar w:fldCharType="end"/>
        </w:r>
      </w:ins>
    </w:p>
    <w:p w14:paraId="4F162A85" w14:textId="77777777" w:rsidR="00D966E8" w:rsidRDefault="00D966E8">
      <w:pPr>
        <w:pStyle w:val="TableofFigures"/>
        <w:tabs>
          <w:tab w:val="right" w:leader="dot" w:pos="9628"/>
        </w:tabs>
        <w:rPr>
          <w:ins w:id="225" w:author="Orion" w:date="2011-06-21T17:48:00Z"/>
          <w:rFonts w:asciiTheme="minorHAnsi" w:eastAsiaTheme="minorEastAsia" w:hAnsiTheme="minorHAnsi" w:cstheme="minorBidi"/>
          <w:noProof/>
          <w:kern w:val="0"/>
          <w:sz w:val="22"/>
          <w:szCs w:val="22"/>
          <w:lang w:eastAsia="es-ES" w:bidi="ar-SA"/>
        </w:rPr>
      </w:pPr>
      <w:ins w:id="22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"_Toc296441843"</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15: Aplicación que Comprueba la Finalización del Tramo</w:t>
        </w:r>
        <w:r w:rsidRPr="001E0E9D">
          <w:rPr>
            <w:rStyle w:val="Hyperlink"/>
            <w:noProof/>
          </w:rPr>
          <w:fldChar w:fldCharType="end"/>
        </w:r>
      </w:ins>
    </w:p>
    <w:p w14:paraId="206A0A02" w14:textId="77777777" w:rsidR="00D966E8" w:rsidRDefault="00D966E8">
      <w:pPr>
        <w:pStyle w:val="TableofFigures"/>
        <w:tabs>
          <w:tab w:val="right" w:leader="dot" w:pos="9628"/>
        </w:tabs>
        <w:rPr>
          <w:ins w:id="227" w:author="Orion" w:date="2011-06-21T17:48:00Z"/>
          <w:rFonts w:asciiTheme="minorHAnsi" w:eastAsiaTheme="minorEastAsia" w:hAnsiTheme="minorHAnsi" w:cstheme="minorBidi"/>
          <w:noProof/>
          <w:kern w:val="0"/>
          <w:sz w:val="22"/>
          <w:szCs w:val="22"/>
          <w:lang w:eastAsia="es-ES" w:bidi="ar-SA"/>
        </w:rPr>
      </w:pPr>
      <w:ins w:id="22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"_Toc296441844"</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16: Diagrama para  Ir al Siguiente Tramo</w:t>
        </w:r>
        <w:r w:rsidRPr="001E0E9D">
          <w:rPr>
            <w:rStyle w:val="Hyperlink"/>
            <w:noProof/>
          </w:rPr>
          <w:fldChar w:fldCharType="end"/>
        </w:r>
      </w:ins>
    </w:p>
    <w:p w14:paraId="1F0EB277" w14:textId="77777777" w:rsidR="00D966E8" w:rsidRDefault="00D966E8">
      <w:pPr>
        <w:pStyle w:val="TableofFigures"/>
        <w:tabs>
          <w:tab w:val="right" w:leader="dot" w:pos="9628"/>
        </w:tabs>
        <w:rPr>
          <w:ins w:id="229" w:author="Orion" w:date="2011-06-21T17:48:00Z"/>
          <w:rFonts w:asciiTheme="minorHAnsi" w:eastAsiaTheme="minorEastAsia" w:hAnsiTheme="minorHAnsi" w:cstheme="minorBidi"/>
          <w:noProof/>
          <w:kern w:val="0"/>
          <w:sz w:val="22"/>
          <w:szCs w:val="22"/>
          <w:lang w:eastAsia="es-ES" w:bidi="ar-SA"/>
        </w:rPr>
      </w:pPr>
      <w:ins w:id="23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"_Toc296441845"</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17: Diagrama de Actividad Evitar Conflicto</w:t>
        </w:r>
        <w:r w:rsidRPr="001E0E9D">
          <w:rPr>
            <w:rStyle w:val="Hyperlink"/>
            <w:noProof/>
          </w:rPr>
          <w:fldChar w:fldCharType="end"/>
        </w:r>
      </w:ins>
    </w:p>
    <w:p w14:paraId="11E13A80" w14:textId="77777777" w:rsidR="00D966E8" w:rsidRDefault="00D966E8">
      <w:pPr>
        <w:pStyle w:val="TableofFigures"/>
        <w:tabs>
          <w:tab w:val="right" w:leader="dot" w:pos="9628"/>
        </w:tabs>
        <w:rPr>
          <w:ins w:id="231" w:author="Orion" w:date="2011-06-21T17:48:00Z"/>
          <w:rFonts w:asciiTheme="minorHAnsi" w:eastAsiaTheme="minorEastAsia" w:hAnsiTheme="minorHAnsi" w:cstheme="minorBidi"/>
          <w:noProof/>
          <w:kern w:val="0"/>
          <w:sz w:val="22"/>
          <w:szCs w:val="22"/>
          <w:lang w:eastAsia="es-ES" w:bidi="ar-SA"/>
        </w:rPr>
      </w:pPr>
      <w:ins w:id="232"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"_Toc296441846"</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18: Comprobación de Nuevo Conflicto</w:t>
        </w:r>
        <w:r w:rsidRPr="001E0E9D">
          <w:rPr>
            <w:rStyle w:val="Hyperlink"/>
            <w:noProof/>
          </w:rPr>
          <w:fldChar w:fldCharType="end"/>
        </w:r>
      </w:ins>
    </w:p>
    <w:p w14:paraId="088E0DFB" w14:textId="77777777" w:rsidR="00D966E8" w:rsidRDefault="00D966E8">
      <w:pPr>
        <w:pStyle w:val="TableofFigures"/>
        <w:tabs>
          <w:tab w:val="right" w:leader="dot" w:pos="9628"/>
        </w:tabs>
        <w:rPr>
          <w:ins w:id="233" w:author="Orion" w:date="2011-06-21T17:48:00Z"/>
          <w:rFonts w:asciiTheme="minorHAnsi" w:eastAsiaTheme="minorEastAsia" w:hAnsiTheme="minorHAnsi" w:cstheme="minorBidi"/>
          <w:noProof/>
          <w:kern w:val="0"/>
          <w:sz w:val="22"/>
          <w:szCs w:val="22"/>
          <w:lang w:eastAsia="es-ES" w:bidi="ar-SA"/>
        </w:rPr>
      </w:pPr>
      <w:ins w:id="234"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"_Toc296441847"</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19: Creación de las Ordenes</w:t>
        </w:r>
        <w:r w:rsidRPr="001E0E9D">
          <w:rPr>
            <w:rStyle w:val="Hyperlink"/>
            <w:noProof/>
          </w:rPr>
          <w:fldChar w:fldCharType="end"/>
        </w:r>
      </w:ins>
    </w:p>
    <w:p w14:paraId="4CBB029E" w14:textId="77777777" w:rsidR="00D966E8" w:rsidRDefault="00D966E8">
      <w:pPr>
        <w:pStyle w:val="TableofFigures"/>
        <w:tabs>
          <w:tab w:val="right" w:leader="dot" w:pos="9628"/>
        </w:tabs>
        <w:rPr>
          <w:ins w:id="235" w:author="Orion" w:date="2011-06-21T17:48:00Z"/>
          <w:rFonts w:asciiTheme="minorHAnsi" w:eastAsiaTheme="minorEastAsia" w:hAnsiTheme="minorHAnsi" w:cstheme="minorBidi"/>
          <w:noProof/>
          <w:kern w:val="0"/>
          <w:sz w:val="22"/>
          <w:szCs w:val="22"/>
          <w:lang w:eastAsia="es-ES" w:bidi="ar-SA"/>
        </w:rPr>
      </w:pPr>
      <w:ins w:id="236"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"_Toc296441848"</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20: Interacció</w:t>
        </w:r>
        <w:r w:rsidRPr="001E0E9D">
          <w:rPr>
            <w:rStyle w:val="Hyperlink"/>
            <w:noProof/>
          </w:rPr>
          <w:t>n</w:t>
        </w:r>
        <w:r w:rsidRPr="001E0E9D">
          <w:rPr>
            <w:rStyle w:val="Hyperlink"/>
            <w:noProof/>
          </w:rPr>
          <w:t xml:space="preserve"> Controlador-Piloto traspaso de Ordenes</w:t>
        </w:r>
        <w:r w:rsidRPr="001E0E9D">
          <w:rPr>
            <w:rStyle w:val="Hyperlink"/>
            <w:noProof/>
          </w:rPr>
          <w:fldChar w:fldCharType="end"/>
        </w:r>
      </w:ins>
    </w:p>
    <w:p w14:paraId="3D603639" w14:textId="77777777" w:rsidR="00D966E8" w:rsidRDefault="00D966E8">
      <w:pPr>
        <w:pStyle w:val="TableofFigures"/>
        <w:tabs>
          <w:tab w:val="right" w:leader="dot" w:pos="9628"/>
        </w:tabs>
        <w:rPr>
          <w:ins w:id="237" w:author="Orion" w:date="2011-06-21T17:48:00Z"/>
          <w:rFonts w:asciiTheme="minorHAnsi" w:eastAsiaTheme="minorEastAsia" w:hAnsiTheme="minorHAnsi" w:cstheme="minorBidi"/>
          <w:noProof/>
          <w:kern w:val="0"/>
          <w:sz w:val="22"/>
          <w:szCs w:val="22"/>
          <w:lang w:eastAsia="es-ES" w:bidi="ar-SA"/>
        </w:rPr>
      </w:pPr>
      <w:ins w:id="238"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"_Toc296441849"</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21: Piloto Obedeciendo una Orden</w:t>
        </w:r>
        <w:r w:rsidRPr="001E0E9D">
          <w:rPr>
            <w:rStyle w:val="Hyperlink"/>
            <w:noProof/>
          </w:rPr>
          <w:fldChar w:fldCharType="end"/>
        </w:r>
      </w:ins>
    </w:p>
    <w:p w14:paraId="2F0D05D8" w14:textId="77777777" w:rsidR="00D966E8" w:rsidRDefault="00D966E8">
      <w:pPr>
        <w:pStyle w:val="TableofFigures"/>
        <w:tabs>
          <w:tab w:val="right" w:leader="dot" w:pos="9628"/>
        </w:tabs>
        <w:rPr>
          <w:ins w:id="239" w:author="Orion" w:date="2011-06-21T17:48:00Z"/>
          <w:rFonts w:asciiTheme="minorHAnsi" w:eastAsiaTheme="minorEastAsia" w:hAnsiTheme="minorHAnsi" w:cstheme="minorBidi"/>
          <w:noProof/>
          <w:kern w:val="0"/>
          <w:sz w:val="22"/>
          <w:szCs w:val="22"/>
          <w:lang w:eastAsia="es-ES" w:bidi="ar-SA"/>
        </w:rPr>
      </w:pPr>
      <w:ins w:id="240" w:author="Orion" w:date="2011-06-21T17:48:00Z">
        <w:r w:rsidRPr="001E0E9D">
          <w:rPr>
            <w:rStyle w:val="Hyperlink"/>
            <w:noProof/>
          </w:rPr>
          <w:fldChar w:fldCharType="begin"/>
        </w:r>
        <w:r w:rsidRPr="001E0E9D">
          <w:rPr>
            <w:rStyle w:val="Hyperlink"/>
            <w:noProof/>
          </w:rPr>
          <w:instrText xml:space="preserve"> </w:instrText>
        </w:r>
        <w:r>
          <w:rPr>
            <w:noProof/>
          </w:rPr>
          <w:instrText>HYPERLINK \l "_Toc296441850"</w:instrText>
        </w:r>
        <w:r w:rsidRPr="001E0E9D">
          <w:rPr>
            <w:rStyle w:val="Hyperlink"/>
            <w:noProof/>
          </w:rPr>
          <w:instrText xml:space="preserve"> </w:instrText>
        </w:r>
        <w:r w:rsidRPr="001E0E9D">
          <w:rPr>
            <w:rStyle w:val="Hyperlink"/>
            <w:noProof/>
          </w:rPr>
          <w:fldChar w:fldCharType="separate"/>
        </w:r>
        <w:r w:rsidRPr="001E0E9D">
          <w:rPr>
            <w:rStyle w:val="Hyperlink"/>
            <w:noProof/>
          </w:rPr>
          <w:t>Figura 22: Conflicto Finalizado por Lejanía entre Aviones</w:t>
        </w:r>
        <w:r w:rsidRPr="001E0E9D">
          <w:rPr>
            <w:rStyle w:val="Hyperlink"/>
            <w:noProof/>
          </w:rPr>
          <w:fldChar w:fldCharType="end"/>
        </w:r>
      </w:ins>
    </w:p>
    <w:p w14:paraId="333F5AF1" w14:textId="77777777" w:rsidR="00504893" w:rsidDel="00C910CE" w:rsidRDefault="00504893">
      <w:pPr>
        <w:pStyle w:val="TableofFigures"/>
        <w:tabs>
          <w:tab w:val="right" w:leader="dot" w:pos="9628"/>
        </w:tabs>
        <w:rPr>
          <w:del w:id="241" w:author="Orion" w:date="2011-06-20T18:31:00Z"/>
          <w:rFonts w:asciiTheme="minorHAnsi" w:eastAsiaTheme="minorEastAsia" w:hAnsiTheme="minorHAnsi" w:cstheme="minorBidi"/>
          <w:noProof/>
          <w:kern w:val="0"/>
          <w:sz w:val="22"/>
          <w:szCs w:val="22"/>
          <w:lang w:eastAsia="es-ES" w:bidi="ar-SA"/>
        </w:rPr>
      </w:pPr>
      <w:del w:id="242" w:author="Orion" w:date="2011-06-20T18:31:00Z">
        <w:r w:rsidRPr="00C910CE" w:rsidDel="00C910CE">
          <w:rPr>
            <w:rStyle w:val="Hyperlink"/>
            <w:noProof/>
            <w:rPrChange w:id="243" w:author="Orion" w:date="2011-06-20T18:31:00Z">
              <w:rPr>
                <w:rStyle w:val="Hyperlink"/>
                <w:rFonts w:eastAsia="Times New Roman" w:cs="Times New Roman"/>
                <w:noProof/>
                <w:kern w:val="0"/>
                <w:szCs w:val="20"/>
                <w:lang w:val="en-US" w:eastAsia="en-US" w:bidi="ar-SA"/>
              </w:rPr>
            </w:rPrChange>
          </w:rPr>
          <w:delText>Figura 1: Casos de Uso</w:delText>
        </w:r>
      </w:del>
    </w:p>
    <w:p w14:paraId="2090B05C" w14:textId="77777777" w:rsidR="00504893" w:rsidDel="00C910CE" w:rsidRDefault="00504893">
      <w:pPr>
        <w:pStyle w:val="TableofFigures"/>
        <w:tabs>
          <w:tab w:val="right" w:leader="dot" w:pos="9628"/>
        </w:tabs>
        <w:rPr>
          <w:del w:id="244" w:author="Orion" w:date="2011-06-20T18:31:00Z"/>
          <w:rFonts w:asciiTheme="minorHAnsi" w:eastAsiaTheme="minorEastAsia" w:hAnsiTheme="minorHAnsi" w:cstheme="minorBidi"/>
          <w:noProof/>
          <w:kern w:val="0"/>
          <w:sz w:val="22"/>
          <w:szCs w:val="22"/>
          <w:lang w:eastAsia="es-ES" w:bidi="ar-SA"/>
        </w:rPr>
      </w:pPr>
      <w:del w:id="245" w:author="Orion" w:date="2011-06-20T18:31:00Z">
        <w:r w:rsidRPr="00C910CE" w:rsidDel="00C910CE">
          <w:rPr>
            <w:rStyle w:val="Hyperlink"/>
            <w:noProof/>
            <w:rPrChange w:id="246" w:author="Orion" w:date="2011-06-20T18:31:00Z">
              <w:rPr>
                <w:rStyle w:val="Hyperlink"/>
                <w:rFonts w:eastAsia="Times New Roman" w:cs="Times New Roman"/>
                <w:noProof/>
                <w:kern w:val="0"/>
                <w:szCs w:val="20"/>
                <w:lang w:val="en-US" w:eastAsia="en-US" w:bidi="ar-SA"/>
              </w:rPr>
            </w:rPrChange>
          </w:rPr>
          <w:delText>Figura 2: Diagrama de Objetivos</w:delText>
        </w:r>
      </w:del>
    </w:p>
    <w:p w14:paraId="69CA86F8" w14:textId="77777777" w:rsidR="00504893" w:rsidDel="00C910CE" w:rsidRDefault="00504893">
      <w:pPr>
        <w:pStyle w:val="TableofFigures"/>
        <w:tabs>
          <w:tab w:val="right" w:leader="dot" w:pos="9628"/>
        </w:tabs>
        <w:rPr>
          <w:del w:id="247" w:author="Orion" w:date="2011-06-20T18:31:00Z"/>
          <w:rFonts w:asciiTheme="minorHAnsi" w:eastAsiaTheme="minorEastAsia" w:hAnsiTheme="minorHAnsi" w:cstheme="minorBidi"/>
          <w:noProof/>
          <w:kern w:val="0"/>
          <w:sz w:val="22"/>
          <w:szCs w:val="22"/>
          <w:lang w:eastAsia="es-ES" w:bidi="ar-SA"/>
        </w:rPr>
      </w:pPr>
      <w:del w:id="248" w:author="Orion" w:date="2011-06-20T18:31:00Z">
        <w:r w:rsidRPr="00C910CE" w:rsidDel="00C910CE">
          <w:rPr>
            <w:rStyle w:val="Hyperlink"/>
            <w:noProof/>
            <w:rPrChange w:id="249" w:author="Orion" w:date="2011-06-20T18:31:00Z">
              <w:rPr>
                <w:rStyle w:val="Hyperlink"/>
                <w:rFonts w:eastAsia="Times New Roman" w:cs="Times New Roman"/>
                <w:noProof/>
                <w:kern w:val="0"/>
                <w:szCs w:val="20"/>
                <w:lang w:val="en-US" w:eastAsia="en-US" w:bidi="ar-SA"/>
              </w:rPr>
            </w:rPrChange>
          </w:rPr>
          <w:delText>Figura 3: Estado Mental "FlightPlanner"</w:delText>
        </w:r>
      </w:del>
    </w:p>
    <w:p w14:paraId="19A8D839" w14:textId="77777777" w:rsidR="00504893" w:rsidDel="00C910CE" w:rsidRDefault="00504893">
      <w:pPr>
        <w:pStyle w:val="TableofFigures"/>
        <w:tabs>
          <w:tab w:val="right" w:leader="dot" w:pos="9628"/>
        </w:tabs>
        <w:rPr>
          <w:del w:id="250" w:author="Orion" w:date="2011-06-20T18:31:00Z"/>
          <w:rFonts w:asciiTheme="minorHAnsi" w:eastAsiaTheme="minorEastAsia" w:hAnsiTheme="minorHAnsi" w:cstheme="minorBidi"/>
          <w:noProof/>
          <w:kern w:val="0"/>
          <w:sz w:val="22"/>
          <w:szCs w:val="22"/>
          <w:lang w:eastAsia="es-ES" w:bidi="ar-SA"/>
        </w:rPr>
      </w:pPr>
      <w:del w:id="251" w:author="Orion" w:date="2011-06-20T18:31:00Z">
        <w:r w:rsidRPr="00C910CE" w:rsidDel="00C910CE">
          <w:rPr>
            <w:rStyle w:val="Hyperlink"/>
            <w:noProof/>
            <w:rPrChange w:id="252" w:author="Orion" w:date="2011-06-20T18:31:00Z">
              <w:rPr>
                <w:rStyle w:val="Hyperlink"/>
                <w:rFonts w:eastAsia="Times New Roman" w:cs="Times New Roman"/>
                <w:noProof/>
                <w:kern w:val="0"/>
                <w:szCs w:val="20"/>
                <w:lang w:val="en-US" w:eastAsia="en-US" w:bidi="ar-SA"/>
              </w:rPr>
            </w:rPrChange>
          </w:rPr>
          <w:delText>Figura 4: Tarea de Crear Planes de Vuelo</w:delText>
        </w:r>
      </w:del>
    </w:p>
    <w:p w14:paraId="7D7BCD68" w14:textId="77777777" w:rsidR="00504893" w:rsidDel="00C910CE" w:rsidRDefault="00504893">
      <w:pPr>
        <w:pStyle w:val="TableofFigures"/>
        <w:tabs>
          <w:tab w:val="right" w:leader="dot" w:pos="9628"/>
        </w:tabs>
        <w:rPr>
          <w:del w:id="253" w:author="Orion" w:date="2011-06-20T18:31:00Z"/>
          <w:rFonts w:asciiTheme="minorHAnsi" w:eastAsiaTheme="minorEastAsia" w:hAnsiTheme="minorHAnsi" w:cstheme="minorBidi"/>
          <w:noProof/>
          <w:kern w:val="0"/>
          <w:sz w:val="22"/>
          <w:szCs w:val="22"/>
          <w:lang w:eastAsia="es-ES" w:bidi="ar-SA"/>
        </w:rPr>
      </w:pPr>
      <w:del w:id="254" w:author="Orion" w:date="2011-06-20T18:31:00Z">
        <w:r w:rsidRPr="00C910CE" w:rsidDel="00C910CE">
          <w:rPr>
            <w:rStyle w:val="Hyperlink"/>
            <w:noProof/>
            <w:rPrChange w:id="255" w:author="Orion" w:date="2011-06-20T18:31:00Z">
              <w:rPr>
                <w:rStyle w:val="Hyperlink"/>
                <w:rFonts w:eastAsia="Times New Roman" w:cs="Times New Roman"/>
                <w:noProof/>
                <w:kern w:val="0"/>
                <w:szCs w:val="20"/>
                <w:lang w:val="en-US" w:eastAsia="en-US" w:bidi="ar-SA"/>
              </w:rPr>
            </w:rPrChange>
          </w:rPr>
          <w:delText>Figura 5: Diagrama de Interacción Para Recibir el Plan de Vuelo Inicial</w:delText>
        </w:r>
      </w:del>
    </w:p>
    <w:p w14:paraId="118412A8" w14:textId="77777777" w:rsidR="00504893" w:rsidDel="00C910CE" w:rsidRDefault="00504893">
      <w:pPr>
        <w:pStyle w:val="TableofFigures"/>
        <w:tabs>
          <w:tab w:val="right" w:leader="dot" w:pos="9628"/>
        </w:tabs>
        <w:rPr>
          <w:del w:id="256" w:author="Orion" w:date="2011-06-20T18:31:00Z"/>
          <w:rFonts w:asciiTheme="minorHAnsi" w:eastAsiaTheme="minorEastAsia" w:hAnsiTheme="minorHAnsi" w:cstheme="minorBidi"/>
          <w:noProof/>
          <w:kern w:val="0"/>
          <w:sz w:val="22"/>
          <w:szCs w:val="22"/>
          <w:lang w:eastAsia="es-ES" w:bidi="ar-SA"/>
        </w:rPr>
      </w:pPr>
      <w:del w:id="257" w:author="Orion" w:date="2011-06-20T18:31:00Z">
        <w:r w:rsidRPr="00C910CE" w:rsidDel="00C910CE">
          <w:rPr>
            <w:rStyle w:val="Hyperlink"/>
            <w:noProof/>
            <w:rPrChange w:id="258" w:author="Orion" w:date="2011-06-20T18:31:00Z">
              <w:rPr>
                <w:rStyle w:val="Hyperlink"/>
                <w:rFonts w:eastAsia="Times New Roman" w:cs="Times New Roman"/>
                <w:noProof/>
                <w:kern w:val="0"/>
                <w:szCs w:val="20"/>
                <w:lang w:val="en-US" w:eastAsia="en-US" w:bidi="ar-SA"/>
              </w:rPr>
            </w:rPrChange>
          </w:rPr>
          <w:delText>Figura 6: Creación del Estado Mental Inicial del Piloto</w:delText>
        </w:r>
      </w:del>
    </w:p>
    <w:p w14:paraId="12CC84E3" w14:textId="77777777" w:rsidR="00504893" w:rsidDel="00C910CE" w:rsidRDefault="00504893">
      <w:pPr>
        <w:pStyle w:val="TableofFigures"/>
        <w:tabs>
          <w:tab w:val="right" w:leader="dot" w:pos="9628"/>
        </w:tabs>
        <w:rPr>
          <w:del w:id="259" w:author="Orion" w:date="2011-06-20T18:31:00Z"/>
          <w:rFonts w:asciiTheme="minorHAnsi" w:eastAsiaTheme="minorEastAsia" w:hAnsiTheme="minorHAnsi" w:cstheme="minorBidi"/>
          <w:noProof/>
          <w:kern w:val="0"/>
          <w:sz w:val="22"/>
          <w:szCs w:val="22"/>
          <w:lang w:eastAsia="es-ES" w:bidi="ar-SA"/>
        </w:rPr>
      </w:pPr>
      <w:del w:id="260" w:author="Orion" w:date="2011-06-20T18:31:00Z">
        <w:r w:rsidRPr="00C910CE" w:rsidDel="00C910CE">
          <w:rPr>
            <w:rStyle w:val="Hyperlink"/>
            <w:noProof/>
            <w:rPrChange w:id="261" w:author="Orion" w:date="2011-06-20T18:31:00Z">
              <w:rPr>
                <w:rStyle w:val="Hyperlink"/>
                <w:rFonts w:eastAsia="Times New Roman" w:cs="Times New Roman"/>
                <w:noProof/>
                <w:kern w:val="0"/>
                <w:szCs w:val="20"/>
                <w:lang w:val="en-US" w:eastAsia="en-US" w:bidi="ar-SA"/>
              </w:rPr>
            </w:rPrChange>
          </w:rPr>
          <w:delText>Figura 7: Diagrama de Actividad General</w:delText>
        </w:r>
      </w:del>
    </w:p>
    <w:p w14:paraId="4B12A160" w14:textId="77777777" w:rsidR="00504893" w:rsidDel="00C910CE" w:rsidRDefault="00504893">
      <w:pPr>
        <w:pStyle w:val="TableofFigures"/>
        <w:tabs>
          <w:tab w:val="right" w:leader="dot" w:pos="9628"/>
        </w:tabs>
        <w:rPr>
          <w:del w:id="262" w:author="Orion" w:date="2011-06-20T18:31:00Z"/>
          <w:rFonts w:asciiTheme="minorHAnsi" w:eastAsiaTheme="minorEastAsia" w:hAnsiTheme="minorHAnsi" w:cstheme="minorBidi"/>
          <w:noProof/>
          <w:kern w:val="0"/>
          <w:sz w:val="22"/>
          <w:szCs w:val="22"/>
          <w:lang w:eastAsia="es-ES" w:bidi="ar-SA"/>
        </w:rPr>
      </w:pPr>
      <w:del w:id="263" w:author="Orion" w:date="2011-06-20T18:31:00Z">
        <w:r w:rsidRPr="00C910CE" w:rsidDel="00C910CE">
          <w:rPr>
            <w:rStyle w:val="Hyperlink"/>
            <w:noProof/>
            <w:rPrChange w:id="264" w:author="Orion" w:date="2011-06-20T18:31:00Z">
              <w:rPr>
                <w:rStyle w:val="Hyperlink"/>
                <w:rFonts w:eastAsia="Times New Roman" w:cs="Times New Roman"/>
                <w:noProof/>
                <w:kern w:val="0"/>
                <w:szCs w:val="20"/>
                <w:lang w:val="en-US" w:eastAsia="en-US" w:bidi="ar-SA"/>
              </w:rPr>
            </w:rPrChange>
          </w:rPr>
          <w:delText>Figura 8: Comprobación de la Hora de Salida del Vuelo</w:delText>
        </w:r>
      </w:del>
    </w:p>
    <w:p w14:paraId="24C5C076" w14:textId="77777777" w:rsidR="00504893" w:rsidDel="00C910CE" w:rsidRDefault="00504893">
      <w:pPr>
        <w:pStyle w:val="TableofFigures"/>
        <w:tabs>
          <w:tab w:val="right" w:leader="dot" w:pos="9628"/>
        </w:tabs>
        <w:rPr>
          <w:del w:id="265" w:author="Orion" w:date="2011-06-20T18:31:00Z"/>
          <w:rFonts w:asciiTheme="minorHAnsi" w:eastAsiaTheme="minorEastAsia" w:hAnsiTheme="minorHAnsi" w:cstheme="minorBidi"/>
          <w:noProof/>
          <w:kern w:val="0"/>
          <w:sz w:val="22"/>
          <w:szCs w:val="22"/>
          <w:lang w:eastAsia="es-ES" w:bidi="ar-SA"/>
        </w:rPr>
      </w:pPr>
      <w:del w:id="266" w:author="Orion" w:date="2011-06-20T18:31:00Z">
        <w:r w:rsidRPr="00C910CE" w:rsidDel="00C910CE">
          <w:rPr>
            <w:rStyle w:val="Hyperlink"/>
            <w:noProof/>
            <w:rPrChange w:id="267" w:author="Orion" w:date="2011-06-20T18:31:00Z">
              <w:rPr>
                <w:rStyle w:val="Hyperlink"/>
                <w:rFonts w:eastAsia="Times New Roman" w:cs="Times New Roman"/>
                <w:noProof/>
                <w:kern w:val="0"/>
                <w:szCs w:val="20"/>
                <w:lang w:val="en-US" w:eastAsia="en-US" w:bidi="ar-SA"/>
              </w:rPr>
            </w:rPrChange>
          </w:rPr>
          <w:delText>Figura 9: Interacción para Arrancar el Avión</w:delText>
        </w:r>
      </w:del>
    </w:p>
    <w:p w14:paraId="51752783" w14:textId="77777777" w:rsidR="00504893" w:rsidDel="00C910CE" w:rsidRDefault="00504893">
      <w:pPr>
        <w:pStyle w:val="TableofFigures"/>
        <w:tabs>
          <w:tab w:val="right" w:leader="dot" w:pos="9628"/>
        </w:tabs>
        <w:rPr>
          <w:del w:id="268" w:author="Orion" w:date="2011-06-20T18:31:00Z"/>
          <w:rFonts w:asciiTheme="minorHAnsi" w:eastAsiaTheme="minorEastAsia" w:hAnsiTheme="minorHAnsi" w:cstheme="minorBidi"/>
          <w:noProof/>
          <w:kern w:val="0"/>
          <w:sz w:val="22"/>
          <w:szCs w:val="22"/>
          <w:lang w:eastAsia="es-ES" w:bidi="ar-SA"/>
        </w:rPr>
      </w:pPr>
      <w:del w:id="269" w:author="Orion" w:date="2011-06-20T18:31:00Z">
        <w:r w:rsidRPr="00C910CE" w:rsidDel="00C910CE">
          <w:rPr>
            <w:rStyle w:val="Hyperlink"/>
            <w:noProof/>
            <w:rPrChange w:id="270" w:author="Orion" w:date="2011-06-20T18:31:00Z">
              <w:rPr>
                <w:rStyle w:val="Hyperlink"/>
                <w:rFonts w:eastAsia="Times New Roman" w:cs="Times New Roman"/>
                <w:noProof/>
                <w:kern w:val="0"/>
                <w:szCs w:val="20"/>
                <w:lang w:val="en-US" w:eastAsia="en-US" w:bidi="ar-SA"/>
              </w:rPr>
            </w:rPrChange>
          </w:rPr>
          <w:delText>Figura 10: Descomposición del Plan de Vuelo</w:delText>
        </w:r>
      </w:del>
    </w:p>
    <w:p w14:paraId="1679B2B8" w14:textId="77777777" w:rsidR="00504893" w:rsidDel="00C910CE" w:rsidRDefault="00504893">
      <w:pPr>
        <w:pStyle w:val="TableofFigures"/>
        <w:tabs>
          <w:tab w:val="right" w:leader="dot" w:pos="9628"/>
        </w:tabs>
        <w:rPr>
          <w:del w:id="271" w:author="Orion" w:date="2011-06-20T18:31:00Z"/>
          <w:rFonts w:asciiTheme="minorHAnsi" w:eastAsiaTheme="minorEastAsia" w:hAnsiTheme="minorHAnsi" w:cstheme="minorBidi"/>
          <w:noProof/>
          <w:kern w:val="0"/>
          <w:sz w:val="22"/>
          <w:szCs w:val="22"/>
          <w:lang w:eastAsia="es-ES" w:bidi="ar-SA"/>
        </w:rPr>
      </w:pPr>
      <w:del w:id="272" w:author="Orion" w:date="2011-06-20T18:31:00Z">
        <w:r w:rsidRPr="00C910CE" w:rsidDel="00C910CE">
          <w:rPr>
            <w:rStyle w:val="Hyperlink"/>
            <w:noProof/>
            <w:rPrChange w:id="273" w:author="Orion" w:date="2011-06-20T18:31:00Z">
              <w:rPr>
                <w:rStyle w:val="Hyperlink"/>
                <w:rFonts w:eastAsia="Times New Roman" w:cs="Times New Roman"/>
                <w:noProof/>
                <w:kern w:val="0"/>
                <w:szCs w:val="20"/>
                <w:lang w:val="en-US" w:eastAsia="en-US" w:bidi="ar-SA"/>
              </w:rPr>
            </w:rPrChange>
          </w:rPr>
          <w:delText>Figura 11: Tiempo de Creación de las Decisiones</w:delText>
        </w:r>
      </w:del>
    </w:p>
    <w:p w14:paraId="55CA066C" w14:textId="77777777" w:rsidR="00504893" w:rsidDel="00C910CE" w:rsidRDefault="00504893">
      <w:pPr>
        <w:pStyle w:val="TableofFigures"/>
        <w:tabs>
          <w:tab w:val="right" w:leader="dot" w:pos="9628"/>
        </w:tabs>
        <w:rPr>
          <w:del w:id="274" w:author="Orion" w:date="2011-06-20T18:31:00Z"/>
          <w:rFonts w:asciiTheme="minorHAnsi" w:eastAsiaTheme="minorEastAsia" w:hAnsiTheme="minorHAnsi" w:cstheme="minorBidi"/>
          <w:noProof/>
          <w:kern w:val="0"/>
          <w:sz w:val="22"/>
          <w:szCs w:val="22"/>
          <w:lang w:eastAsia="es-ES" w:bidi="ar-SA"/>
        </w:rPr>
      </w:pPr>
      <w:del w:id="275" w:author="Orion" w:date="2011-06-20T18:31:00Z">
        <w:r w:rsidRPr="00C910CE" w:rsidDel="00C910CE">
          <w:rPr>
            <w:rStyle w:val="Hyperlink"/>
            <w:noProof/>
            <w:rPrChange w:id="276" w:author="Orion" w:date="2011-06-20T18:31:00Z">
              <w:rPr>
                <w:rStyle w:val="Hyperlink"/>
                <w:rFonts w:eastAsia="Times New Roman" w:cs="Times New Roman"/>
                <w:noProof/>
                <w:kern w:val="0"/>
                <w:szCs w:val="20"/>
                <w:lang w:val="en-US" w:eastAsia="en-US" w:bidi="ar-SA"/>
              </w:rPr>
            </w:rPrChange>
          </w:rPr>
          <w:delText>Figura 12: Creación de las Decisiones</w:delText>
        </w:r>
      </w:del>
    </w:p>
    <w:p w14:paraId="4265454F" w14:textId="77777777" w:rsidR="00504893" w:rsidDel="00C910CE" w:rsidRDefault="00504893">
      <w:pPr>
        <w:pStyle w:val="TableofFigures"/>
        <w:tabs>
          <w:tab w:val="right" w:leader="dot" w:pos="9628"/>
        </w:tabs>
        <w:rPr>
          <w:del w:id="277" w:author="Orion" w:date="2011-06-20T18:31:00Z"/>
          <w:rFonts w:asciiTheme="minorHAnsi" w:eastAsiaTheme="minorEastAsia" w:hAnsiTheme="minorHAnsi" w:cstheme="minorBidi"/>
          <w:noProof/>
          <w:kern w:val="0"/>
          <w:sz w:val="22"/>
          <w:szCs w:val="22"/>
          <w:lang w:eastAsia="es-ES" w:bidi="ar-SA"/>
        </w:rPr>
      </w:pPr>
      <w:del w:id="278" w:author="Orion" w:date="2011-06-20T18:31:00Z">
        <w:r w:rsidRPr="00C910CE" w:rsidDel="00C910CE">
          <w:rPr>
            <w:rStyle w:val="Hyperlink"/>
            <w:noProof/>
            <w:rPrChange w:id="279" w:author="Orion" w:date="2011-06-20T18:31:00Z">
              <w:rPr>
                <w:rStyle w:val="Hyperlink"/>
                <w:rFonts w:eastAsia="Times New Roman" w:cs="Times New Roman"/>
                <w:noProof/>
                <w:kern w:val="0"/>
                <w:szCs w:val="20"/>
                <w:lang w:val="en-US" w:eastAsia="en-US" w:bidi="ar-SA"/>
              </w:rPr>
            </w:rPrChange>
          </w:rPr>
          <w:delText>Figura 13: Descomposición de Decisiones</w:delText>
        </w:r>
      </w:del>
    </w:p>
    <w:p w14:paraId="4220CD01" w14:textId="77777777" w:rsidR="00504893" w:rsidDel="00C910CE" w:rsidRDefault="00504893">
      <w:pPr>
        <w:pStyle w:val="TableofFigures"/>
        <w:tabs>
          <w:tab w:val="right" w:leader="dot" w:pos="9628"/>
        </w:tabs>
        <w:rPr>
          <w:del w:id="280" w:author="Orion" w:date="2011-06-20T18:31:00Z"/>
          <w:rFonts w:asciiTheme="minorHAnsi" w:eastAsiaTheme="minorEastAsia" w:hAnsiTheme="minorHAnsi" w:cstheme="minorBidi"/>
          <w:noProof/>
          <w:kern w:val="0"/>
          <w:sz w:val="22"/>
          <w:szCs w:val="22"/>
          <w:lang w:eastAsia="es-ES" w:bidi="ar-SA"/>
        </w:rPr>
      </w:pPr>
      <w:del w:id="281" w:author="Orion" w:date="2011-06-20T18:31:00Z">
        <w:r w:rsidRPr="00C910CE" w:rsidDel="00C910CE">
          <w:rPr>
            <w:rStyle w:val="Hyperlink"/>
            <w:noProof/>
            <w:rPrChange w:id="282" w:author="Orion" w:date="2011-06-20T18:31:00Z">
              <w:rPr>
                <w:rStyle w:val="Hyperlink"/>
                <w:rFonts w:eastAsia="Times New Roman" w:cs="Times New Roman"/>
                <w:noProof/>
                <w:kern w:val="0"/>
                <w:szCs w:val="20"/>
                <w:lang w:val="en-US" w:eastAsia="en-US" w:bidi="ar-SA"/>
              </w:rPr>
            </w:rPrChange>
          </w:rPr>
          <w:delText>Figura 14: Interacción Piloto-Avión: Ejecución Maniobra</w:delText>
        </w:r>
      </w:del>
    </w:p>
    <w:p w14:paraId="7F656904" w14:textId="77777777" w:rsidR="00504893" w:rsidDel="00C910CE" w:rsidRDefault="00504893">
      <w:pPr>
        <w:pStyle w:val="TableofFigures"/>
        <w:tabs>
          <w:tab w:val="right" w:leader="dot" w:pos="9628"/>
        </w:tabs>
        <w:rPr>
          <w:del w:id="283" w:author="Orion" w:date="2011-06-20T18:31:00Z"/>
          <w:rFonts w:asciiTheme="minorHAnsi" w:eastAsiaTheme="minorEastAsia" w:hAnsiTheme="minorHAnsi" w:cstheme="minorBidi"/>
          <w:noProof/>
          <w:kern w:val="0"/>
          <w:sz w:val="22"/>
          <w:szCs w:val="22"/>
          <w:lang w:eastAsia="es-ES" w:bidi="ar-SA"/>
        </w:rPr>
      </w:pPr>
      <w:del w:id="284" w:author="Orion" w:date="2011-06-20T18:31:00Z">
        <w:r w:rsidRPr="00C910CE" w:rsidDel="00C910CE">
          <w:rPr>
            <w:rStyle w:val="Hyperlink"/>
            <w:noProof/>
            <w:rPrChange w:id="285" w:author="Orion" w:date="2011-06-20T18:31:00Z">
              <w:rPr>
                <w:rStyle w:val="Hyperlink"/>
                <w:rFonts w:eastAsia="Times New Roman" w:cs="Times New Roman"/>
                <w:noProof/>
                <w:kern w:val="0"/>
                <w:szCs w:val="20"/>
                <w:lang w:val="en-US" w:eastAsia="en-US" w:bidi="ar-SA"/>
              </w:rPr>
            </w:rPrChange>
          </w:rPr>
          <w:delText>Figura 15: Applicación que Comprueba la Finalización del Tramo</w:delText>
        </w:r>
      </w:del>
    </w:p>
    <w:p w14:paraId="707AAD7F" w14:textId="77777777" w:rsidR="00504893" w:rsidDel="00C910CE" w:rsidRDefault="00504893">
      <w:pPr>
        <w:pStyle w:val="TableofFigures"/>
        <w:tabs>
          <w:tab w:val="right" w:leader="dot" w:pos="9628"/>
        </w:tabs>
        <w:rPr>
          <w:del w:id="286" w:author="Orion" w:date="2011-06-20T18:31:00Z"/>
          <w:rFonts w:asciiTheme="minorHAnsi" w:eastAsiaTheme="minorEastAsia" w:hAnsiTheme="minorHAnsi" w:cstheme="minorBidi"/>
          <w:noProof/>
          <w:kern w:val="0"/>
          <w:sz w:val="22"/>
          <w:szCs w:val="22"/>
          <w:lang w:eastAsia="es-ES" w:bidi="ar-SA"/>
        </w:rPr>
      </w:pPr>
      <w:del w:id="287" w:author="Orion" w:date="2011-06-20T18:31:00Z">
        <w:r w:rsidRPr="00C910CE" w:rsidDel="00C910CE">
          <w:rPr>
            <w:rStyle w:val="Hyperlink"/>
            <w:noProof/>
            <w:rPrChange w:id="288" w:author="Orion" w:date="2011-06-20T18:31:00Z">
              <w:rPr>
                <w:rStyle w:val="Hyperlink"/>
                <w:rFonts w:eastAsia="Times New Roman" w:cs="Times New Roman"/>
                <w:noProof/>
                <w:kern w:val="0"/>
                <w:szCs w:val="20"/>
                <w:lang w:val="en-US" w:eastAsia="en-US" w:bidi="ar-SA"/>
              </w:rPr>
            </w:rPrChange>
          </w:rPr>
          <w:delText>Figura 16: Diagrama para  Ir al Siguiente Tramo</w:delText>
        </w:r>
      </w:del>
    </w:p>
    <w:p w14:paraId="2D5EC278" w14:textId="77777777" w:rsidR="00504893" w:rsidDel="00C910CE" w:rsidRDefault="00504893">
      <w:pPr>
        <w:pStyle w:val="TableofFigures"/>
        <w:tabs>
          <w:tab w:val="right" w:leader="dot" w:pos="9628"/>
        </w:tabs>
        <w:rPr>
          <w:del w:id="289" w:author="Orion" w:date="2011-06-20T18:31:00Z"/>
          <w:rFonts w:asciiTheme="minorHAnsi" w:eastAsiaTheme="minorEastAsia" w:hAnsiTheme="minorHAnsi" w:cstheme="minorBidi"/>
          <w:noProof/>
          <w:kern w:val="0"/>
          <w:sz w:val="22"/>
          <w:szCs w:val="22"/>
          <w:lang w:eastAsia="es-ES" w:bidi="ar-SA"/>
        </w:rPr>
      </w:pPr>
      <w:del w:id="290" w:author="Orion" w:date="2011-06-20T18:31:00Z">
        <w:r w:rsidRPr="00C910CE" w:rsidDel="00C910CE">
          <w:rPr>
            <w:rStyle w:val="Hyperlink"/>
            <w:noProof/>
            <w:rPrChange w:id="291" w:author="Orion" w:date="2011-06-20T18:31:00Z">
              <w:rPr>
                <w:rStyle w:val="Hyperlink"/>
                <w:rFonts w:eastAsia="Times New Roman" w:cs="Times New Roman"/>
                <w:noProof/>
                <w:kern w:val="0"/>
                <w:szCs w:val="20"/>
                <w:lang w:val="en-US" w:eastAsia="en-US" w:bidi="ar-SA"/>
              </w:rPr>
            </w:rPrChange>
          </w:rPr>
          <w:delText>Figura 17: Diagrama de Actividad Evitar Conflicto</w:delText>
        </w:r>
      </w:del>
    </w:p>
    <w:p w14:paraId="6775FB1B" w14:textId="77777777" w:rsidR="004654A3" w:rsidRDefault="00266A4F">
      <w:pPr>
        <w:widowControl/>
        <w:suppressAutoHyphens w:val="0"/>
      </w:pPr>
      <w:r>
        <w:rPr>
          <w:szCs w:val="21"/>
        </w:rPr>
        <w:fldChar w:fldCharType="end"/>
      </w:r>
      <w:r w:rsidR="004654A3">
        <w:br w:type="page"/>
      </w:r>
    </w:p>
    <w:p w14:paraId="342F1EFD" w14:textId="77777777" w:rsidR="00FE466F" w:rsidRDefault="00FE466F">
      <w:pPr>
        <w:widowControl/>
        <w:suppressAutoHyphens w:val="0"/>
        <w:rPr>
          <w:rFonts w:eastAsia="Times New Roman" w:cs="Times New Roman"/>
          <w:b/>
          <w:kern w:val="0"/>
          <w:sz w:val="32"/>
          <w:szCs w:val="20"/>
          <w:lang w:val="en-US" w:eastAsia="en-US" w:bidi="ar-SA"/>
        </w:rPr>
      </w:pPr>
    </w:p>
    <w:p w14:paraId="0EC4A422" w14:textId="77777777" w:rsidR="00120931" w:rsidRPr="008D082C" w:rsidRDefault="00120931" w:rsidP="00B42FC5">
      <w:pPr>
        <w:pStyle w:val="PageHeading"/>
      </w:pPr>
      <w:bookmarkStart w:id="292" w:name="_Toc296083818"/>
      <w:proofErr w:type="spellStart"/>
      <w:r>
        <w:t>Agradecimientos</w:t>
      </w:r>
      <w:bookmarkEnd w:id="292"/>
      <w:proofErr w:type="spellEnd"/>
    </w:p>
    <w:bookmarkEnd w:id="195"/>
    <w:p w14:paraId="28D9661F" w14:textId="77777777" w:rsidR="00120931" w:rsidRPr="002539EB" w:rsidRDefault="00120931" w:rsidP="00120931">
      <w:pPr>
        <w:pStyle w:val="BodyText"/>
        <w:rPr>
          <w:lang w:val="en-US"/>
        </w:rPr>
      </w:pPr>
      <w:r>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293" w:name="AcknowledgementsText"/>
      <w:r w:rsidRPr="002539EB">
        <w:rPr>
          <w:lang w:val="en-US"/>
        </w:rPr>
        <w:instrText xml:space="preserve"> FORMTEXT </w:instrText>
      </w:r>
      <w:r>
        <w:fldChar w:fldCharType="separate"/>
      </w:r>
      <w:r w:rsidRPr="002539EB">
        <w:rPr>
          <w:noProof/>
          <w:lang w:val="en-US"/>
        </w:rPr>
        <w:t>The Acknowledgement page is optional.  If you include it, retain the Acknowledgements heading and enter your text here.  If you do not include it, delete the entire page.  Be sure to retain the Page Break that occurs after the List of Table page above.</w:t>
      </w:r>
      <w:r>
        <w:fldChar w:fldCharType="end"/>
      </w:r>
      <w:bookmarkEnd w:id="293"/>
    </w:p>
    <w:p w14:paraId="372F8ED3" w14:textId="77777777" w:rsidR="00120931" w:rsidRPr="002539EB" w:rsidRDefault="00960667" w:rsidP="002539EB">
      <w:pPr>
        <w:pStyle w:val="Heading1"/>
        <w:widowControl/>
        <w:tabs>
          <w:tab w:val="clear" w:pos="0"/>
        </w:tabs>
        <w:suppressAutoHyphens w:val="0"/>
        <w:spacing w:before="0" w:after="240" w:line="360" w:lineRule="auto"/>
        <w:ind w:left="0" w:firstLine="0"/>
        <w:rPr>
          <w:lang w:val="en-US"/>
        </w:rPr>
      </w:pPr>
      <w:r w:rsidRPr="00B42FC5">
        <w:rPr>
          <w:lang w:val="en-US"/>
        </w:rPr>
        <w:t xml:space="preserve"> </w:t>
      </w:r>
    </w:p>
    <w:p w14:paraId="36870D25" w14:textId="77777777" w:rsidR="00960667" w:rsidRDefault="0096066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br w:type="page"/>
      </w:r>
    </w:p>
    <w:p w14:paraId="76100BC5" w14:textId="77777777" w:rsidR="00A77437" w:rsidRDefault="00A77437">
      <w:pPr>
        <w:widowControl/>
        <w:suppressAutoHyphens w:val="0"/>
        <w:rPr>
          <w:rFonts w:asciiTheme="majorHAnsi" w:eastAsiaTheme="majorEastAsia" w:hAnsiTheme="majorHAnsi" w:cs="Times New Roman"/>
          <w:color w:val="17365D" w:themeColor="text2" w:themeShade="BF"/>
          <w:spacing w:val="5"/>
          <w:kern w:val="28"/>
          <w:sz w:val="52"/>
          <w:szCs w:val="47"/>
          <w:lang w:val="en-US"/>
        </w:rPr>
      </w:pPr>
      <w:r>
        <w:rPr>
          <w:rFonts w:cs="Times New Roman"/>
          <w:lang w:val="en-US"/>
        </w:rPr>
        <w:lastRenderedPageBreak/>
        <w:br w:type="page"/>
      </w:r>
    </w:p>
    <w:p w14:paraId="62DF90CB" w14:textId="13868C7E" w:rsidR="00A30167" w:rsidRPr="00650D90" w:rsidRDefault="00BB1765">
      <w:pPr>
        <w:pStyle w:val="Title"/>
        <w:outlineLvl w:val="0"/>
        <w:rPr>
          <w:ins w:id="294" w:author="Orion" w:date="2011-04-01T23:35:00Z"/>
          <w:rFonts w:cs="Times New Roman"/>
        </w:rPr>
        <w:pPrChange w:id="295" w:author="Orion" w:date="2011-05-01T20:33:00Z">
          <w:pPr>
            <w:jc w:val="both"/>
          </w:pPr>
        </w:pPrChange>
      </w:pPr>
      <w:bookmarkStart w:id="296" w:name="_Toc296083819"/>
      <w:commentRangeStart w:id="297"/>
      <w:r w:rsidRPr="00246937">
        <w:rPr>
          <w:rFonts w:ascii="Times New Roman" w:hAnsi="Times New Roman" w:cs="Times New Roman"/>
          <w:rPrChange w:id="298" w:author="Orion" w:date="2011-04-24T22:32:00Z">
            <w:rPr/>
          </w:rPrChange>
        </w:rPr>
        <w:lastRenderedPageBreak/>
        <w:t>Introducción</w:t>
      </w:r>
      <w:commentRangeEnd w:id="297"/>
      <w:r w:rsidR="00914129">
        <w:rPr>
          <w:rStyle w:val="CommentReference"/>
          <w:rFonts w:ascii="Times New Roman" w:eastAsia="SimSun" w:hAnsi="Times New Roman"/>
          <w:color w:val="auto"/>
          <w:spacing w:val="0"/>
          <w:kern w:val="1"/>
        </w:rPr>
        <w:commentReference w:id="297"/>
      </w:r>
      <w:bookmarkEnd w:id="296"/>
    </w:p>
    <w:p w14:paraId="35C29D3B" w14:textId="211DA409" w:rsidR="00F6571F" w:rsidRDefault="00F6571F" w:rsidP="003037BE">
      <w:pPr>
        <w:jc w:val="both"/>
      </w:pPr>
      <w:r w:rsidRPr="00246937">
        <w:t xml:space="preserve">La navegación aérea </w:t>
      </w:r>
      <w:r w:rsidR="00780786">
        <w:t xml:space="preserve">es </w:t>
      </w:r>
      <w:r w:rsidRPr="00246937">
        <w:t>un conjunto de técnicas y procedimientos</w:t>
      </w:r>
      <w:r w:rsidR="00780786">
        <w:t xml:space="preserve"> destinados a conducir</w:t>
      </w:r>
      <w:r w:rsidRPr="00246937">
        <w:t xml:space="preserve"> eficientemente </w:t>
      </w:r>
      <w:r w:rsidR="00780786">
        <w:t xml:space="preserve">una aeronave </w:t>
      </w:r>
      <w:r w:rsidRPr="00246937">
        <w:t xml:space="preserve">a su destino. </w:t>
      </w:r>
      <w:r w:rsidR="00780786">
        <w:t>Esta conducción eficiente implica aspectos de rutas predefinidas, seguridad y costes que involucran campos muy diversos, desde la física del vuelo, hasta las características del propio avión, pasando por sus tripulantes o las diversas normativas y leyes aplicables.</w:t>
      </w:r>
      <w:r w:rsidRPr="00246937">
        <w:t xml:space="preserve"> </w:t>
      </w:r>
      <w:r w:rsidR="00780786">
        <w:t>Además, se trata de un campo que se encuentra en continua evolución debido fundamentalmente al continuo incremento en el tráfico aéreo y a los cambios en la tecnología.</w:t>
      </w:r>
    </w:p>
    <w:p w14:paraId="07896367" w14:textId="77777777" w:rsidR="00780786" w:rsidRDefault="00780786" w:rsidP="00234DDA">
      <w:pPr>
        <w:jc w:val="both"/>
      </w:pPr>
    </w:p>
    <w:p w14:paraId="4E9013A6" w14:textId="1458A6D7" w:rsidR="00293FE0" w:rsidRDefault="00B428E6" w:rsidP="00234DDA">
      <w:pPr>
        <w:jc w:val="both"/>
      </w:pPr>
      <w:r>
        <w:t>Diversas fuentes apuntan el constante incremento del tráfico aéreo durante las últimas décadas</w:t>
      </w:r>
      <w:r w:rsidR="00780786">
        <w:t xml:space="preserve">. </w:t>
      </w:r>
      <w:r w:rsidR="00B47B07">
        <w:t>En</w:t>
      </w:r>
      <w:r w:rsidR="004E42FF">
        <w:t xml:space="preserve"> </w:t>
      </w:r>
      <w:r w:rsidR="00366188" w:rsidRPr="00234DDA">
        <w:t xml:space="preserve">algunos países como EE.UU., el avión </w:t>
      </w:r>
      <w:r w:rsidR="00366188" w:rsidRPr="003219FD">
        <w:t>es</w:t>
      </w:r>
      <w:r w:rsidR="00366188" w:rsidRPr="00234DDA">
        <w:t xml:space="preserve"> </w:t>
      </w:r>
      <w:r w:rsidR="0014373B" w:rsidRPr="003219FD">
        <w:t xml:space="preserve">ya </w:t>
      </w:r>
      <w:r w:rsidR="00366188" w:rsidRPr="00234DDA">
        <w:t>el vehículo más usado para algunos ciudadanos</w:t>
      </w:r>
      <w:r w:rsidR="00780786">
        <w:t>, y</w:t>
      </w:r>
      <w:r w:rsidR="0014373B" w:rsidRPr="003219FD">
        <w:t xml:space="preserve"> </w:t>
      </w:r>
      <w:proofErr w:type="spellStart"/>
      <w:r w:rsidR="00366188" w:rsidRPr="00234DDA">
        <w:t>Eurocontrol</w:t>
      </w:r>
      <w:proofErr w:type="spellEnd"/>
      <w:r w:rsidR="0014373B" w:rsidRPr="003219FD">
        <w:t>, el organismo a cargo del tráfico aéreo en Europa,</w:t>
      </w:r>
      <w:r w:rsidR="00366188" w:rsidRPr="00234DDA">
        <w:t xml:space="preserve"> estima que </w:t>
      </w:r>
      <w:r w:rsidR="00780786">
        <w:t>éste</w:t>
      </w:r>
      <w:r w:rsidR="00366188" w:rsidRPr="00234DDA">
        <w:t xml:space="preserve"> continuará creciendo aproximadamente </w:t>
      </w:r>
      <w:r w:rsidR="0014373B" w:rsidRPr="003219FD">
        <w:t xml:space="preserve">al </w:t>
      </w:r>
      <w:r w:rsidR="00366188" w:rsidRPr="00234DDA">
        <w:t>3</w:t>
      </w:r>
      <w:r w:rsidR="0014373B" w:rsidRPr="003219FD">
        <w:t>,</w:t>
      </w:r>
      <w:r w:rsidR="00366188" w:rsidRPr="00234DDA">
        <w:t xml:space="preserve">7 por ciento </w:t>
      </w:r>
      <w:r w:rsidR="0014373B" w:rsidRPr="003219FD">
        <w:t>anual</w:t>
      </w:r>
      <w:r w:rsidR="00366188" w:rsidRPr="00234DDA">
        <w:t xml:space="preserve"> en Europa entre 2005</w:t>
      </w:r>
      <w:r w:rsidR="0014373B" w:rsidRPr="003219FD">
        <w:t xml:space="preserve"> y </w:t>
      </w:r>
      <w:r w:rsidR="00366188" w:rsidRPr="00234DDA">
        <w:t>2011</w:t>
      </w:r>
      <w:sdt>
        <w:sdtPr>
          <w:id w:val="964079274"/>
          <w:citation/>
        </w:sdtPr>
        <w:sdtContent>
          <w:r w:rsidR="000264CF" w:rsidRPr="00234DDA">
            <w:fldChar w:fldCharType="begin"/>
          </w:r>
          <w:r w:rsidR="000264CF" w:rsidRPr="003219FD">
            <w:instrText xml:space="preserve"> CITATION Eur05 \l 3082 </w:instrText>
          </w:r>
          <w:r w:rsidR="000264CF" w:rsidRPr="00234DDA">
            <w:fldChar w:fldCharType="separate"/>
          </w:r>
          <w:r w:rsidR="00C1157B">
            <w:rPr>
              <w:noProof/>
            </w:rPr>
            <w:t xml:space="preserve"> (1)</w:t>
          </w:r>
          <w:r w:rsidR="000264CF" w:rsidRPr="00234DDA">
            <w:fldChar w:fldCharType="end"/>
          </w:r>
        </w:sdtContent>
      </w:sdt>
      <w:r w:rsidR="00FB4B05" w:rsidRPr="003219FD">
        <w:t xml:space="preserve">. </w:t>
      </w:r>
      <w:r w:rsidR="007E25BC">
        <w:t>E</w:t>
      </w:r>
      <w:r w:rsidR="00FB4B05" w:rsidRPr="003219FD">
        <w:t>n este contexto</w:t>
      </w:r>
      <w:r w:rsidR="007E25BC">
        <w:t xml:space="preserve"> </w:t>
      </w:r>
      <w:r w:rsidR="00FB4B05" w:rsidRPr="003219FD">
        <w:t>comienza a surgir la preocupación sobre la posible</w:t>
      </w:r>
      <w:r w:rsidR="004913D5" w:rsidRPr="00234DDA">
        <w:t xml:space="preserve"> </w:t>
      </w:r>
      <w:r w:rsidR="00FB4B05" w:rsidRPr="003219FD">
        <w:t>saturación futura</w:t>
      </w:r>
      <w:r w:rsidR="002849FC" w:rsidRPr="003219FD">
        <w:t xml:space="preserve"> tanto</w:t>
      </w:r>
      <w:r w:rsidR="004913D5" w:rsidRPr="00234DDA">
        <w:t xml:space="preserve"> </w:t>
      </w:r>
      <w:r w:rsidR="00FB4B05" w:rsidRPr="003219FD">
        <w:t>d</w:t>
      </w:r>
      <w:r w:rsidR="004913D5" w:rsidRPr="00234DDA">
        <w:t>el espacio aéreo</w:t>
      </w:r>
      <w:r w:rsidR="002849FC" w:rsidRPr="003219FD">
        <w:t xml:space="preserve"> como</w:t>
      </w:r>
      <w:r w:rsidR="00572076" w:rsidRPr="003219FD">
        <w:t xml:space="preserve"> de</w:t>
      </w:r>
      <w:r w:rsidR="002849FC" w:rsidRPr="003219FD">
        <w:t xml:space="preserve"> los aeropuertos</w:t>
      </w:r>
      <w:r w:rsidR="007027C6" w:rsidRPr="003219FD">
        <w:t xml:space="preserve"> </w:t>
      </w:r>
      <w:sdt>
        <w:sdtPr>
          <w:id w:val="1663202997"/>
          <w:citation/>
        </w:sdtPr>
        <w:sdtContent>
          <w:r w:rsidR="007027C6" w:rsidRPr="00234DDA">
            <w:fldChar w:fldCharType="begin"/>
          </w:r>
          <w:r w:rsidR="007027C6" w:rsidRPr="003219FD">
            <w:instrText xml:space="preserve"> CITATION Cla98 \l 3082 </w:instrText>
          </w:r>
          <w:r w:rsidR="007027C6" w:rsidRPr="00234DDA">
            <w:fldChar w:fldCharType="separate"/>
          </w:r>
          <w:r w:rsidR="00C1157B">
            <w:rPr>
              <w:noProof/>
            </w:rPr>
            <w:t>(2)</w:t>
          </w:r>
          <w:r w:rsidR="007027C6" w:rsidRPr="00234DDA">
            <w:fldChar w:fldCharType="end"/>
          </w:r>
        </w:sdtContent>
      </w:sdt>
      <w:r w:rsidR="00A30167" w:rsidRPr="00234DDA">
        <w:t>.</w:t>
      </w:r>
      <w:r w:rsidR="004913D5" w:rsidRPr="00234DDA">
        <w:t xml:space="preserve"> </w:t>
      </w:r>
      <w:r>
        <w:t>Si bien es difícil limitar la demanda</w:t>
      </w:r>
      <w:r w:rsidR="00572076">
        <w:t xml:space="preserve"> de </w:t>
      </w:r>
      <w:r>
        <w:t xml:space="preserve">vuelos, existen otros factores que influyen en esta situación y que sí es posible abordar. Entre ellos se cuentan </w:t>
      </w:r>
      <w:r w:rsidR="00572076">
        <w:t xml:space="preserve">la inadecuación de los métodos </w:t>
      </w:r>
      <w:r>
        <w:t>de</w:t>
      </w:r>
      <w:r w:rsidR="00572076">
        <w:t>para su control</w:t>
      </w:r>
      <w:r w:rsidR="0037599C">
        <w:t xml:space="preserve"> </w:t>
      </w:r>
      <w:r>
        <w:t>del tráfico aéreo</w:t>
      </w:r>
      <w:r w:rsidR="0037599C">
        <w:t xml:space="preserve"> a la situación actual</w:t>
      </w:r>
      <w:r w:rsidR="00EB5BE1" w:rsidRPr="00234DDA">
        <w:t xml:space="preserve"> </w:t>
      </w:r>
      <w:sdt>
        <w:sdtPr>
          <w:id w:val="399098619"/>
          <w:citation/>
        </w:sdtPr>
        <w:sdtContent>
          <w:r w:rsidR="003457F6" w:rsidRPr="00234DDA">
            <w:fldChar w:fldCharType="begin"/>
          </w:r>
          <w:r w:rsidR="003457F6" w:rsidRPr="00234DDA">
            <w:instrText xml:space="preserve"> CITATION Cla98 \l 3082 </w:instrText>
          </w:r>
          <w:r w:rsidR="003457F6" w:rsidRPr="00234DDA">
            <w:fldChar w:fldCharType="separate"/>
          </w:r>
          <w:r w:rsidR="00C1157B">
            <w:rPr>
              <w:noProof/>
            </w:rPr>
            <w:t>(2)</w:t>
          </w:r>
          <w:r w:rsidR="003457F6" w:rsidRPr="00234DDA">
            <w:fldChar w:fldCharType="end"/>
          </w:r>
        </w:sdtContent>
      </w:sdt>
      <w:r w:rsidR="00572076">
        <w:t>. Est</w:t>
      </w:r>
      <w:r w:rsidR="0037599C">
        <w:t>a inadecuación</w:t>
      </w:r>
      <w:r w:rsidR="00BB1765" w:rsidRPr="00246937">
        <w:t xml:space="preserve"> se debe principalmente a:</w:t>
      </w:r>
    </w:p>
    <w:p w14:paraId="084EB142" w14:textId="224ABE28" w:rsidR="00293FE0" w:rsidRDefault="00293FE0" w:rsidP="00293FE0">
      <w:pPr>
        <w:pStyle w:val="ListParagraph"/>
        <w:numPr>
          <w:ilvl w:val="0"/>
          <w:numId w:val="20"/>
        </w:numPr>
        <w:jc w:val="both"/>
      </w:pPr>
      <w:r w:rsidRPr="00246937">
        <w:t>Ineficiente utilización del espacio aéreo basa</w:t>
      </w:r>
      <w:r>
        <w:t>da</w:t>
      </w:r>
      <w:r w:rsidRPr="00246937">
        <w:t xml:space="preserve"> en pasillos</w:t>
      </w:r>
      <w:r>
        <w:t xml:space="preserve"> </w:t>
      </w:r>
      <w:r w:rsidRPr="00246937">
        <w:t>predefinidos.</w:t>
      </w:r>
      <w:r w:rsidR="00B428E6">
        <w:t xml:space="preserve"> El espacio aéreo se encuentra organizado en torno a puntos de paso fijos y vías predefinidas entre ellos, lo que impide aprovechar el resto del espacio aéreo.</w:t>
      </w:r>
    </w:p>
    <w:p w14:paraId="4DF2DE4F" w14:textId="286DDB60" w:rsidR="00293FE0" w:rsidRDefault="00293FE0" w:rsidP="00293FE0">
      <w:pPr>
        <w:pStyle w:val="ListParagraph"/>
        <w:numPr>
          <w:ilvl w:val="0"/>
          <w:numId w:val="20"/>
        </w:numPr>
        <w:jc w:val="both"/>
      </w:pPr>
      <w:r w:rsidRPr="00246937">
        <w:t>El uso de tecnologías obsoletas, que en algunos casos tienen más de 30 años.</w:t>
      </w:r>
      <w:r w:rsidR="00B428E6">
        <w:t xml:space="preserve"> La principal preocupación en este ámbito es la seguridad, por lo que sólo se adoptan tecnologías muy maduras</w:t>
      </w:r>
      <w:r w:rsidR="00004E57">
        <w:t>, por ejemplo para gestionar las distancias entre aeronaves o la notificación de información</w:t>
      </w:r>
      <w:r w:rsidR="00B428E6">
        <w:t xml:space="preserve">. Ello dificulta la adopción </w:t>
      </w:r>
      <w:r w:rsidR="00004E57">
        <w:t>de aproximaciones más recientes que sin embargo pueden mejorar la seguridad y reducir los costes.</w:t>
      </w:r>
    </w:p>
    <w:p w14:paraId="7947526A" w14:textId="1985B95C" w:rsidR="00293FE0" w:rsidRPr="00E81743" w:rsidRDefault="00293FE0" w:rsidP="00293FE0">
      <w:pPr>
        <w:pStyle w:val="ListParagraph"/>
        <w:numPr>
          <w:ilvl w:val="0"/>
          <w:numId w:val="20"/>
        </w:numPr>
        <w:jc w:val="both"/>
      </w:pPr>
      <w:r>
        <w:t>Saturación de las comunicaciones entre los pilotos y los controladores aéreos.</w:t>
      </w:r>
      <w:r w:rsidR="00004E57">
        <w:t xml:space="preserve"> Relacionado con el punto anterior, existe una alta dependencia de las comunicaciones verbales entre los actores del tráfico aéreo. Ello pone fuertes límites al número de eventos y acciones que se pueden tratar por unidad de tiempo. Este es el caso, por ejemplo, de la gestión de los pasillos aéreos por los controladores.</w:t>
      </w:r>
    </w:p>
    <w:p w14:paraId="3A24BCD6" w14:textId="77777777" w:rsidR="00004E57" w:rsidRDefault="00004E57" w:rsidP="00234DDA"/>
    <w:p w14:paraId="06896105" w14:textId="5FD91D67" w:rsidR="007B2B50" w:rsidRPr="00293FE0" w:rsidRDefault="00004E57" w:rsidP="00234DDA">
      <w:pPr>
        <w:rPr>
          <w:rFonts w:cs="Times New Roman"/>
        </w:rPr>
      </w:pPr>
      <w:r>
        <w:t xml:space="preserve">El segundo aspecto que marca la continua evolución del tráfico aéreo es la introducción de cambios tecnológicos. Si bien existen reticencias para cambiar algunos procedimientos clave, como la gestión del tráfico aéreo, se introducen continuamente mejoras de menos calado. Por ejemplo, algunos cambios en los últimos años han sido los sistemas de gestión de vuelo, las aeronaves comerciales de mayor tamaño, o la introducción de aeronaves no tripuladas (UAV, </w:t>
      </w:r>
      <w:proofErr w:type="spellStart"/>
      <w:r w:rsidRPr="00234DDA">
        <w:rPr>
          <w:i/>
        </w:rPr>
        <w:t>Unmanned</w:t>
      </w:r>
      <w:proofErr w:type="spellEnd"/>
      <w:r w:rsidRPr="00234DDA">
        <w:rPr>
          <w:i/>
        </w:rPr>
        <w:t xml:space="preserve"> </w:t>
      </w:r>
      <w:proofErr w:type="spellStart"/>
      <w:r w:rsidRPr="00234DDA">
        <w:rPr>
          <w:i/>
        </w:rPr>
        <w:t>Aerial</w:t>
      </w:r>
      <w:proofErr w:type="spellEnd"/>
      <w:r w:rsidRPr="00234DDA">
        <w:rPr>
          <w:i/>
        </w:rPr>
        <w:t xml:space="preserve"> </w:t>
      </w:r>
      <w:proofErr w:type="spellStart"/>
      <w:r w:rsidRPr="00234DDA">
        <w:rPr>
          <w:i/>
        </w:rPr>
        <w:t>Vehicle</w:t>
      </w:r>
      <w:proofErr w:type="spellEnd"/>
      <w:r>
        <w:t>).</w:t>
      </w:r>
    </w:p>
    <w:p w14:paraId="30BD6C7F" w14:textId="77777777" w:rsidR="0070664C" w:rsidRDefault="0070664C" w:rsidP="007B2B50">
      <w:pPr>
        <w:jc w:val="both"/>
        <w:rPr>
          <w:rFonts w:cs="Times New Roman"/>
        </w:rPr>
      </w:pPr>
    </w:p>
    <w:p w14:paraId="5F5B9FF5" w14:textId="3BAB707E" w:rsidR="00A233EC" w:rsidRDefault="0070664C" w:rsidP="007B2B50">
      <w:pPr>
        <w:jc w:val="both"/>
        <w:rPr>
          <w:rFonts w:cs="Times New Roman"/>
        </w:rPr>
      </w:pPr>
      <w:r>
        <w:rPr>
          <w:rFonts w:cs="Times New Roman"/>
        </w:rPr>
        <w:t>El estudio de un fenómeno de esta complejidad hace uso de multitud de aproximaciones. Los estudios sobre entornos reales son necesarios para recopilar datos e identificar las características de los elementos participantes. Sin embargo, no son adecuados frecuentemente para la evaluación de hipótesis (por ejemplo por motivos de seguridad y tiempo), además de tener unos costes elevados. Para solventar estas limitaciones es frecuente recurrir a herramientas de simulación. L</w:t>
      </w:r>
      <w:r w:rsidR="006E10FB">
        <w:rPr>
          <w:rFonts w:cs="Times New Roman"/>
        </w:rPr>
        <w:t>as simulaciones son un proceso relativamente económico para obtener una representación de la realidad sin interferir en el sistema real</w:t>
      </w:r>
      <w:r w:rsidR="00536ED5">
        <w:rPr>
          <w:rFonts w:cs="Times New Roman"/>
        </w:rPr>
        <w:t xml:space="preserve">. </w:t>
      </w:r>
    </w:p>
    <w:p w14:paraId="59145B1C" w14:textId="77777777" w:rsidR="00A233EC" w:rsidRDefault="00A233EC" w:rsidP="007B2B50">
      <w:pPr>
        <w:jc w:val="both"/>
        <w:rPr>
          <w:ins w:id="299" w:author="Orion" w:date="2011-05-15T15:54:00Z"/>
          <w:rFonts w:cs="Times New Roman"/>
        </w:rPr>
      </w:pPr>
    </w:p>
    <w:p w14:paraId="7CF82A98" w14:textId="2EF0EDF8" w:rsidR="007B2B50" w:rsidDel="005131F6" w:rsidRDefault="007B2B50" w:rsidP="007E223D">
      <w:pPr>
        <w:jc w:val="both"/>
        <w:rPr>
          <w:del w:id="300" w:author="Orion" w:date="2011-06-10T20:44:00Z"/>
          <w:rFonts w:cs="Times New Roman"/>
        </w:rPr>
      </w:pPr>
      <w:ins w:id="301" w:author="Orion" w:date="2011-05-02T20:20:00Z">
        <w:r w:rsidRPr="00246937">
          <w:rPr>
            <w:rFonts w:cs="Times New Roman"/>
          </w:rPr>
          <w:t>Actualmente hay numerosas aplicaciones que se dedican a la simulación aérea</w:t>
        </w:r>
        <w:r w:rsidRPr="007E223D">
          <w:rPr>
            <w:rFonts w:cs="Times New Roman"/>
          </w:rPr>
          <w:t xml:space="preserve">. </w:t>
        </w:r>
      </w:ins>
      <w:ins w:id="302" w:author="IO" w:date="2011-06-09T10:52:00Z">
        <w:r w:rsidR="00A27703">
          <w:rPr>
            <w:rFonts w:cs="Times New Roman"/>
          </w:rPr>
          <w:t>Una clasificación básica de las mismas es según</w:t>
        </w:r>
      </w:ins>
      <w:ins w:id="303" w:author="Orion" w:date="2011-05-02T21:04:00Z">
        <w:del w:id="304" w:author="IO" w:date="2011-06-09T10:52:00Z">
          <w:r w:rsidR="006C1FAC" w:rsidRPr="006C1FAC">
            <w:rPr>
              <w:rFonts w:cs="Times New Roman"/>
              <w:rPrChange w:id="305" w:author="Orion" w:date="2011-05-02T21:04:00Z">
                <w:rPr>
                  <w:rFonts w:ascii="Courier New" w:hAnsi="Courier New" w:cs="Courier New"/>
                </w:rPr>
              </w:rPrChange>
            </w:rPr>
            <w:delText xml:space="preserve"> simulaciones se pueden clasificar atendiendo a varios criterios. En primer lugar se pueden diferenciar por</w:delText>
          </w:r>
        </w:del>
        <w:r w:rsidR="006C1FAC" w:rsidRPr="006C1FAC">
          <w:rPr>
            <w:rFonts w:cs="Times New Roman"/>
            <w:rPrChange w:id="306" w:author="Orion" w:date="2011-05-02T21:04:00Z">
              <w:rPr>
                <w:rFonts w:ascii="Courier New" w:hAnsi="Courier New" w:cs="Courier New"/>
              </w:rPr>
            </w:rPrChange>
          </w:rPr>
          <w:t xml:space="preserve"> el foco de su estudio. </w:t>
        </w:r>
      </w:ins>
      <w:ins w:id="307" w:author="Orion" w:date="2011-05-02T21:05:00Z">
        <w:r w:rsidR="00723DA9" w:rsidRPr="007E223D">
          <w:rPr>
            <w:rFonts w:cs="Times New Roman"/>
          </w:rPr>
          <w:t>Por</w:t>
        </w:r>
      </w:ins>
      <w:ins w:id="308" w:author="Orion" w:date="2011-05-02T20:20:00Z">
        <w:r w:rsidRPr="00246937">
          <w:rPr>
            <w:rFonts w:cs="Times New Roman"/>
          </w:rPr>
          <w:t xml:space="preserve"> un lado</w:t>
        </w:r>
        <w:r w:rsidR="00E55EED">
          <w:rPr>
            <w:rFonts w:cs="Times New Roman"/>
          </w:rPr>
          <w:t xml:space="preserve"> hay una serie de</w:t>
        </w:r>
        <w:r w:rsidRPr="00246937">
          <w:rPr>
            <w:rFonts w:cs="Times New Roman"/>
          </w:rPr>
          <w:t xml:space="preserve"> aplicaciones </w:t>
        </w:r>
        <w:r w:rsidRPr="00F818EC">
          <w:rPr>
            <w:rFonts w:cs="Times New Roman"/>
          </w:rPr>
          <w:t>centradas en los aspectos físicos</w:t>
        </w:r>
      </w:ins>
      <w:ins w:id="309" w:author="IO" w:date="2011-06-09T10:52:00Z">
        <w:r w:rsidR="00A27703">
          <w:rPr>
            <w:rFonts w:cs="Times New Roman"/>
          </w:rPr>
          <w:t xml:space="preserve"> del vuelo</w:t>
        </w:r>
      </w:ins>
      <w:ins w:id="310" w:author="Orion" w:date="2011-05-02T20:20:00Z">
        <w:r w:rsidRPr="007E223D">
          <w:rPr>
            <w:rFonts w:cs="Times New Roman"/>
          </w:rPr>
          <w:t xml:space="preserve">. </w:t>
        </w:r>
      </w:ins>
      <w:ins w:id="311" w:author="IO" w:date="2011-06-09T10:53:00Z">
        <w:r w:rsidR="00A27703">
          <w:rPr>
            <w:rFonts w:cs="Times New Roman"/>
          </w:rPr>
          <w:t xml:space="preserve">Dentro de estas, uno de los grupos más populares son las </w:t>
        </w:r>
        <w:r w:rsidR="00A27703">
          <w:rPr>
            <w:rFonts w:cs="Times New Roman"/>
          </w:rPr>
          <w:lastRenderedPageBreak/>
          <w:t xml:space="preserve">aplicaciones basadas en </w:t>
        </w:r>
        <w:proofErr w:type="spellStart"/>
        <w:r w:rsidR="00A27703">
          <w:rPr>
            <w:rFonts w:cs="Times New Roman"/>
          </w:rPr>
          <w:t>JSBSim</w:t>
        </w:r>
        <w:proofErr w:type="spellEnd"/>
        <w:del w:id="312" w:author="Orion" w:date="2011-06-10T20:15:00Z">
          <w:r w:rsidR="00A27703" w:rsidDel="00682800">
            <w:rPr>
              <w:rFonts w:cs="Times New Roman"/>
            </w:rPr>
            <w:delText>.</w:delText>
          </w:r>
        </w:del>
      </w:ins>
      <w:ins w:id="313" w:author="Orion" w:date="2011-05-02T20:20:00Z">
        <w:r w:rsidRPr="007E223D">
          <w:rPr>
            <w:rFonts w:cs="Times New Roman"/>
          </w:rPr>
          <w:t xml:space="preserve">. </w:t>
        </w:r>
      </w:ins>
      <w:ins w:id="314" w:author="Orion" w:date="2011-05-03T12:12:00Z">
        <w:del w:id="315" w:author="IO" w:date="2011-06-09T10:53:00Z">
          <w:r w:rsidR="00547362">
            <w:rPr>
              <w:rFonts w:cs="Times New Roman"/>
            </w:rPr>
            <w:delText>Se pueden</w:delText>
          </w:r>
        </w:del>
      </w:ins>
      <w:ins w:id="316" w:author="Orion" w:date="2011-05-02T21:06:00Z">
        <w:del w:id="317" w:author="IO" w:date="2011-06-09T10:53:00Z">
          <w:r w:rsidR="00723DA9" w:rsidRPr="00723DA9">
            <w:rPr>
              <w:rFonts w:cs="Times New Roman"/>
              <w:rPrChange w:id="318" w:author="Orion" w:date="2011-05-02T21:06:00Z">
                <w:rPr>
                  <w:rFonts w:ascii="Courier New" w:hAnsi="Courier New" w:cs="Courier New"/>
                </w:rPr>
              </w:rPrChange>
            </w:rPr>
            <w:delText xml:space="preserve"> destacar una serie de herramientas desarrolladas sobre </w:delText>
          </w:r>
        </w:del>
      </w:ins>
      <w:proofErr w:type="spellStart"/>
      <w:ins w:id="319" w:author="Orion" w:date="2011-05-02T20:20:00Z">
        <w:r w:rsidRPr="00246937">
          <w:rPr>
            <w:rFonts w:cs="Times New Roman"/>
          </w:rPr>
          <w:t>JSBSim</w:t>
        </w:r>
      </w:ins>
      <w:proofErr w:type="spellEnd"/>
      <w:customXmlInsRangeStart w:id="320" w:author="IO" w:date="2011-06-09T10:54:00Z"/>
      <w:sdt>
        <w:sdtPr>
          <w:rPr>
            <w:rFonts w:cs="Times New Roman"/>
          </w:rPr>
          <w:id w:val="-176737872"/>
          <w:citation/>
        </w:sdtPr>
        <w:sdtContent>
          <w:customXmlInsRangeEnd w:id="320"/>
          <w:ins w:id="321" w:author="IO" w:date="2011-06-09T10:54:00Z">
            <w:r w:rsidR="00A27703" w:rsidRPr="00F818EC">
              <w:rPr>
                <w:rFonts w:cs="Times New Roman"/>
              </w:rPr>
              <w:fldChar w:fldCharType="begin"/>
            </w:r>
            <w:r w:rsidR="00A27703" w:rsidRPr="00F818EC">
              <w:rPr>
                <w:rFonts w:cs="Times New Roman"/>
              </w:rPr>
              <w:instrText xml:space="preserve"> CITATION JSB \l 3082 </w:instrText>
            </w:r>
            <w:r w:rsidR="00A27703" w:rsidRPr="00F818EC">
              <w:rPr>
                <w:rFonts w:cs="Times New Roman"/>
              </w:rPr>
              <w:fldChar w:fldCharType="separate"/>
            </w:r>
          </w:ins>
          <w:r w:rsidR="00C1157B">
            <w:rPr>
              <w:rFonts w:cs="Times New Roman"/>
              <w:noProof/>
            </w:rPr>
            <w:t xml:space="preserve"> </w:t>
          </w:r>
          <w:r w:rsidR="00C1157B" w:rsidRPr="00C1157B">
            <w:rPr>
              <w:rFonts w:cs="Times New Roman"/>
              <w:noProof/>
            </w:rPr>
            <w:t>(3)</w:t>
          </w:r>
          <w:ins w:id="322" w:author="IO" w:date="2011-06-09T10:54:00Z">
            <w:r w:rsidR="00A27703" w:rsidRPr="00F818EC">
              <w:rPr>
                <w:rFonts w:cs="Times New Roman"/>
              </w:rPr>
              <w:fldChar w:fldCharType="end"/>
            </w:r>
          </w:ins>
          <w:customXmlInsRangeStart w:id="323" w:author="IO" w:date="2011-06-09T10:54:00Z"/>
        </w:sdtContent>
      </w:sdt>
      <w:customXmlInsRangeEnd w:id="323"/>
      <w:ins w:id="324" w:author="Orion" w:date="2011-05-02T20:20:00Z">
        <w:del w:id="325" w:author="IO" w:date="2011-06-09T10:53:00Z">
          <w:r w:rsidRPr="00F818EC">
            <w:rPr>
              <w:rFonts w:cs="Times New Roman"/>
            </w:rPr>
            <w:delText>,</w:delText>
          </w:r>
          <w:r w:rsidR="00723DA9">
            <w:rPr>
              <w:rFonts w:cs="Times New Roman"/>
            </w:rPr>
            <w:delText xml:space="preserve"> que</w:delText>
          </w:r>
        </w:del>
        <w:r w:rsidR="00723DA9">
          <w:rPr>
            <w:rFonts w:cs="Times New Roman"/>
          </w:rPr>
          <w:t xml:space="preserve"> es una librería software </w:t>
        </w:r>
      </w:ins>
      <w:ins w:id="326" w:author="Orion" w:date="2011-05-02T21:05:00Z">
        <w:r w:rsidR="00723DA9">
          <w:rPr>
            <w:rFonts w:cs="Times New Roman"/>
          </w:rPr>
          <w:t>de código abierto</w:t>
        </w:r>
      </w:ins>
      <w:ins w:id="327" w:author="Orion" w:date="2011-05-02T20:20:00Z">
        <w:r w:rsidRPr="00246937">
          <w:rPr>
            <w:rFonts w:cs="Times New Roman"/>
          </w:rPr>
          <w:t xml:space="preserve"> que modela la dinámica de vuelo de aeronaves</w:t>
        </w:r>
      </w:ins>
      <w:ins w:id="328" w:author="Orion" w:date="2011-05-02T21:05:00Z">
        <w:r w:rsidR="00723DA9">
          <w:rPr>
            <w:rFonts w:cs="Times New Roman"/>
          </w:rPr>
          <w:t>, el denominado</w:t>
        </w:r>
      </w:ins>
      <w:ins w:id="329" w:author="Orion" w:date="2011-05-02T21:06:00Z">
        <w:r w:rsidR="00723DA9">
          <w:rPr>
            <w:rFonts w:cs="Times New Roman"/>
          </w:rPr>
          <w:t xml:space="preserve"> </w:t>
        </w:r>
      </w:ins>
      <w:ins w:id="330" w:author="Orion" w:date="2011-05-02T20:20:00Z">
        <w:r w:rsidRPr="00246937">
          <w:rPr>
            <w:rFonts w:cs="Times New Roman"/>
          </w:rPr>
          <w:t>modelo físico de</w:t>
        </w:r>
        <w:r w:rsidR="00723DA9">
          <w:rPr>
            <w:rFonts w:cs="Times New Roman"/>
          </w:rPr>
          <w:t xml:space="preserve"> los movimientos de los aviones</w:t>
        </w:r>
      </w:ins>
      <w:customXmlInsRangeStart w:id="331" w:author="Orion" w:date="2011-05-02T20:20:00Z"/>
      <w:customXmlDelRangeStart w:id="332" w:author="IO" w:date="2011-06-09T10:54:00Z"/>
      <w:sdt>
        <w:sdtPr>
          <w:rPr>
            <w:rFonts w:cs="Times New Roman"/>
          </w:rPr>
          <w:id w:val="-1890024628"/>
          <w:citation/>
        </w:sdtPr>
        <w:sdtContent>
          <w:customXmlInsRangeEnd w:id="331"/>
          <w:customXmlDelRangeEnd w:id="332"/>
          <w:ins w:id="333" w:author="Orion" w:date="2011-05-02T20:20:00Z">
            <w:del w:id="334" w:author="IO" w:date="2011-06-09T10:54:00Z">
              <w:r w:rsidRPr="00F818EC">
                <w:rPr>
                  <w:rFonts w:cs="Times New Roman"/>
                </w:rPr>
                <w:fldChar w:fldCharType="begin"/>
              </w:r>
              <w:r w:rsidRPr="00F818EC">
                <w:rPr>
                  <w:rFonts w:cs="Times New Roman"/>
                </w:rPr>
                <w:delInstrText xml:space="preserve"> CITATION JSB \l 3082 </w:delInstrText>
              </w:r>
              <w:r w:rsidRPr="00F818EC">
                <w:rPr>
                  <w:rFonts w:cs="Times New Roman"/>
                </w:rPr>
                <w:fldChar w:fldCharType="separate"/>
              </w:r>
            </w:del>
          </w:ins>
          <w:del w:id="335" w:author="IO" w:date="2011-06-09T10:54:00Z">
            <w:r w:rsidR="002B2B1D">
              <w:rPr>
                <w:rFonts w:cs="Times New Roman"/>
                <w:noProof/>
              </w:rPr>
              <w:delText xml:space="preserve"> </w:delText>
            </w:r>
            <w:r w:rsidR="002B2B1D" w:rsidRPr="002B2B1D">
              <w:rPr>
                <w:rFonts w:cs="Times New Roman"/>
                <w:noProof/>
              </w:rPr>
              <w:delText>(3)</w:delText>
            </w:r>
          </w:del>
          <w:ins w:id="336" w:author="Orion" w:date="2011-05-02T20:20:00Z">
            <w:del w:id="337" w:author="IO" w:date="2011-06-09T10:54:00Z">
              <w:r w:rsidRPr="00F818EC">
                <w:rPr>
                  <w:rFonts w:cs="Times New Roman"/>
                </w:rPr>
                <w:fldChar w:fldCharType="end"/>
              </w:r>
            </w:del>
          </w:ins>
          <w:customXmlInsRangeStart w:id="338" w:author="Orion" w:date="2011-05-02T20:20:00Z"/>
          <w:customXmlDelRangeStart w:id="339" w:author="IO" w:date="2011-06-09T10:54:00Z"/>
        </w:sdtContent>
      </w:sdt>
      <w:customXmlInsRangeEnd w:id="338"/>
      <w:customXmlDelRangeEnd w:id="339"/>
      <w:ins w:id="340" w:author="Orion" w:date="2011-05-02T21:07:00Z">
        <w:r w:rsidR="00723DA9" w:rsidRPr="007E223D">
          <w:rPr>
            <w:rFonts w:cs="Times New Roman"/>
          </w:rPr>
          <w:t>.</w:t>
        </w:r>
      </w:ins>
      <w:ins w:id="341" w:author="Orion" w:date="2011-05-02T20:46:00Z">
        <w:r w:rsidR="009B6936" w:rsidRPr="007E223D">
          <w:rPr>
            <w:rFonts w:cs="Times New Roman"/>
          </w:rPr>
          <w:t xml:space="preserve"> </w:t>
        </w:r>
      </w:ins>
      <w:ins w:id="342" w:author="Orion" w:date="2011-06-10T20:16:00Z">
        <w:r w:rsidR="00953EDC">
          <w:rPr>
            <w:rFonts w:cs="Times New Roman"/>
          </w:rPr>
          <w:t>Basándose</w:t>
        </w:r>
      </w:ins>
      <w:ins w:id="343" w:author="Orion" w:date="2011-06-10T20:10:00Z">
        <w:r w:rsidR="00152E0C">
          <w:rPr>
            <w:rFonts w:cs="Times New Roman"/>
          </w:rPr>
          <w:t xml:space="preserve"> en el entorno</w:t>
        </w:r>
      </w:ins>
      <w:ins w:id="344" w:author="Orion" w:date="2011-05-02T21:06:00Z">
        <w:r w:rsidR="00723DA9" w:rsidRPr="00723DA9">
          <w:rPr>
            <w:rFonts w:cs="Times New Roman"/>
            <w:rPrChange w:id="345" w:author="Orion" w:date="2011-05-02T21:07:00Z">
              <w:rPr>
                <w:rFonts w:ascii="Courier New" w:hAnsi="Courier New" w:cs="Courier New"/>
              </w:rPr>
            </w:rPrChange>
          </w:rPr>
          <w:t xml:space="preserve"> </w:t>
        </w:r>
        <w:proofErr w:type="spellStart"/>
        <w:r w:rsidR="00723DA9" w:rsidRPr="00723DA9">
          <w:rPr>
            <w:rFonts w:cs="Times New Roman"/>
            <w:rPrChange w:id="346" w:author="Orion" w:date="2011-05-02T21:07:00Z">
              <w:rPr>
                <w:rFonts w:ascii="Courier New" w:hAnsi="Courier New" w:cs="Courier New"/>
              </w:rPr>
            </w:rPrChange>
          </w:rPr>
          <w:t>JSBSim</w:t>
        </w:r>
        <w:proofErr w:type="spellEnd"/>
        <w:r w:rsidR="00723DA9" w:rsidRPr="00723DA9">
          <w:rPr>
            <w:rFonts w:cs="Times New Roman"/>
            <w:rPrChange w:id="347" w:author="Orion" w:date="2011-05-02T21:07:00Z">
              <w:rPr>
                <w:rFonts w:ascii="Courier New" w:hAnsi="Courier New" w:cs="Courier New"/>
              </w:rPr>
            </w:rPrChange>
          </w:rPr>
          <w:t xml:space="preserve"> se encuentran</w:t>
        </w:r>
      </w:ins>
      <w:ins w:id="348" w:author="Orion" w:date="2011-06-10T20:08:00Z">
        <w:r w:rsidR="00D33F86">
          <w:rPr>
            <w:rFonts w:cs="Times New Roman"/>
          </w:rPr>
          <w:t xml:space="preserve"> un</w:t>
        </w:r>
      </w:ins>
      <w:ins w:id="349" w:author="Orion" w:date="2011-06-10T20:09:00Z">
        <w:r w:rsidR="00152E0C">
          <w:rPr>
            <w:rFonts w:cs="Times New Roman"/>
          </w:rPr>
          <w:t>a serie</w:t>
        </w:r>
      </w:ins>
      <w:ins w:id="350" w:author="Orion" w:date="2011-06-10T20:08:00Z">
        <w:r w:rsidR="00D33F86">
          <w:rPr>
            <w:rFonts w:cs="Times New Roman"/>
          </w:rPr>
          <w:t xml:space="preserve"> de herramientas que</w:t>
        </w:r>
      </w:ins>
      <w:ins w:id="351" w:author="Orion" w:date="2011-06-10T20:09:00Z">
        <w:r w:rsidR="00D33F86">
          <w:rPr>
            <w:rFonts w:cs="Times New Roman"/>
          </w:rPr>
          <w:t xml:space="preserve"> simulan vuelos </w:t>
        </w:r>
      </w:ins>
      <w:ins w:id="352" w:author="Orion" w:date="2011-06-10T20:16:00Z">
        <w:r w:rsidR="00953EDC">
          <w:rPr>
            <w:rFonts w:cs="Times New Roman"/>
          </w:rPr>
          <w:t>centrándose</w:t>
        </w:r>
      </w:ins>
      <w:ins w:id="353" w:author="Orion" w:date="2011-06-10T20:08:00Z">
        <w:r w:rsidR="00D33F86">
          <w:rPr>
            <w:rFonts w:cs="Times New Roman"/>
          </w:rPr>
          <w:t xml:space="preserve"> en el manejo </w:t>
        </w:r>
      </w:ins>
      <w:ins w:id="354" w:author="Orion" w:date="2011-06-10T20:09:00Z">
        <w:r w:rsidR="00D33F86">
          <w:rPr>
            <w:rFonts w:cs="Times New Roman"/>
          </w:rPr>
          <w:t>y control de los aviones</w:t>
        </w:r>
      </w:ins>
      <w:ins w:id="355" w:author="Orion" w:date="2011-06-10T20:11:00Z">
        <w:r w:rsidR="0062103A">
          <w:rPr>
            <w:rFonts w:cs="Times New Roman"/>
          </w:rPr>
          <w:t>, estas son</w:t>
        </w:r>
      </w:ins>
      <w:ins w:id="356" w:author="Orion" w:date="2011-05-02T21:06:00Z">
        <w:r w:rsidR="00723DA9" w:rsidRPr="00723DA9">
          <w:rPr>
            <w:rFonts w:cs="Times New Roman"/>
            <w:rPrChange w:id="357" w:author="Orion" w:date="2011-05-02T21:07:00Z">
              <w:rPr>
                <w:rFonts w:ascii="Courier New" w:hAnsi="Courier New" w:cs="Courier New"/>
              </w:rPr>
            </w:rPrChange>
          </w:rPr>
          <w:t xml:space="preserve"> </w:t>
        </w:r>
      </w:ins>
      <w:proofErr w:type="spellStart"/>
      <w:ins w:id="358" w:author="Orion" w:date="2011-05-02T20:20:00Z">
        <w:r w:rsidRPr="00246937">
          <w:rPr>
            <w:rFonts w:cs="Times New Roman"/>
          </w:rPr>
          <w:t>FlightGear</w:t>
        </w:r>
        <w:proofErr w:type="spellEnd"/>
        <w:r w:rsidRPr="00F818EC">
          <w:rPr>
            <w:rFonts w:cs="Times New Roman"/>
          </w:rPr>
          <w:t xml:space="preserve"> </w:t>
        </w:r>
      </w:ins>
      <w:customXmlInsRangeStart w:id="359" w:author="Orion" w:date="2011-05-02T20:20:00Z"/>
      <w:sdt>
        <w:sdtPr>
          <w:rPr>
            <w:rFonts w:cs="Times New Roman"/>
          </w:rPr>
          <w:id w:val="685101863"/>
          <w:citation/>
        </w:sdtPr>
        <w:sdtContent>
          <w:customXmlInsRangeEnd w:id="359"/>
          <w:ins w:id="360" w:author="Orion" w:date="2011-05-02T20:20:00Z">
            <w:r w:rsidRPr="00F818EC">
              <w:rPr>
                <w:rFonts w:cs="Times New Roman"/>
              </w:rPr>
              <w:fldChar w:fldCharType="begin"/>
            </w:r>
            <w:r w:rsidRPr="00F818EC">
              <w:rPr>
                <w:rFonts w:cs="Times New Roman"/>
              </w:rPr>
              <w:instrText xml:space="preserve"> CITATION Fli \l 3082 </w:instrText>
            </w:r>
            <w:r w:rsidRPr="00F818EC">
              <w:rPr>
                <w:rFonts w:cs="Times New Roman"/>
              </w:rPr>
              <w:fldChar w:fldCharType="separate"/>
            </w:r>
          </w:ins>
          <w:r w:rsidR="00C1157B" w:rsidRPr="00C1157B">
            <w:rPr>
              <w:rFonts w:cs="Times New Roman"/>
              <w:noProof/>
            </w:rPr>
            <w:t>(4)</w:t>
          </w:r>
          <w:ins w:id="361" w:author="Orion" w:date="2011-05-02T20:20:00Z">
            <w:r w:rsidRPr="00F818EC">
              <w:rPr>
                <w:rFonts w:cs="Times New Roman"/>
              </w:rPr>
              <w:fldChar w:fldCharType="end"/>
            </w:r>
          </w:ins>
          <w:customXmlInsRangeStart w:id="362" w:author="Orion" w:date="2011-05-02T20:20:00Z"/>
        </w:sdtContent>
      </w:sdt>
      <w:customXmlInsRangeEnd w:id="362"/>
      <w:ins w:id="363" w:author="Orion" w:date="2011-05-02T20:20:00Z">
        <w:r w:rsidRPr="00246937">
          <w:rPr>
            <w:rFonts w:cs="Times New Roman"/>
          </w:rPr>
          <w:t xml:space="preserve"> y el </w:t>
        </w:r>
        <w:proofErr w:type="spellStart"/>
        <w:r w:rsidRPr="00246937">
          <w:rPr>
            <w:rFonts w:cs="Times New Roman"/>
          </w:rPr>
          <w:t>OpenE</w:t>
        </w:r>
        <w:del w:id="364" w:author="IO" w:date="2011-05-12T15:54:00Z">
          <w:r w:rsidRPr="00246937" w:rsidDel="00316790">
            <w:rPr>
              <w:rFonts w:cs="Times New Roman"/>
            </w:rPr>
            <w:delText>a</w:delText>
          </w:r>
        </w:del>
      </w:ins>
      <w:ins w:id="365" w:author="Orion" w:date="2011-06-17T12:58:00Z">
        <w:r w:rsidR="00A56841">
          <w:rPr>
            <w:rFonts w:cs="Times New Roman"/>
          </w:rPr>
          <w:t>a</w:t>
        </w:r>
      </w:ins>
      <w:ins w:id="366" w:author="Orion" w:date="2011-05-02T20:20:00Z">
        <w:r w:rsidRPr="00246937">
          <w:rPr>
            <w:rFonts w:cs="Times New Roman"/>
          </w:rPr>
          <w:t>agles</w:t>
        </w:r>
        <w:proofErr w:type="spellEnd"/>
        <w:r w:rsidRPr="00246937">
          <w:rPr>
            <w:rFonts w:cs="Times New Roman"/>
          </w:rPr>
          <w:t xml:space="preserve"> </w:t>
        </w:r>
      </w:ins>
      <w:customXmlInsRangeStart w:id="367" w:author="Orion" w:date="2011-05-02T20:20:00Z"/>
      <w:sdt>
        <w:sdtPr>
          <w:rPr>
            <w:rFonts w:cs="Times New Roman"/>
          </w:rPr>
          <w:id w:val="140473646"/>
          <w:citation/>
        </w:sdtPr>
        <w:sdtContent>
          <w:customXmlInsRangeEnd w:id="367"/>
          <w:ins w:id="368" w:author="Orion" w:date="2011-05-02T20:20:00Z">
            <w:r w:rsidRPr="00F818EC">
              <w:rPr>
                <w:rFonts w:cs="Times New Roman"/>
              </w:rPr>
              <w:fldChar w:fldCharType="begin"/>
            </w:r>
            <w:r w:rsidRPr="00F818EC">
              <w:rPr>
                <w:rFonts w:cs="Times New Roman"/>
              </w:rPr>
              <w:instrText xml:space="preserve"> CITATION Ope \l 3082 </w:instrText>
            </w:r>
            <w:r w:rsidRPr="00F818EC">
              <w:rPr>
                <w:rFonts w:cs="Times New Roman"/>
              </w:rPr>
              <w:fldChar w:fldCharType="separate"/>
            </w:r>
          </w:ins>
          <w:r w:rsidR="00C1157B" w:rsidRPr="00C1157B">
            <w:rPr>
              <w:rFonts w:cs="Times New Roman"/>
              <w:noProof/>
            </w:rPr>
            <w:t>(5)</w:t>
          </w:r>
          <w:ins w:id="369" w:author="Orion" w:date="2011-05-02T20:20:00Z">
            <w:r w:rsidRPr="00F818EC">
              <w:rPr>
                <w:rFonts w:cs="Times New Roman"/>
              </w:rPr>
              <w:fldChar w:fldCharType="end"/>
            </w:r>
          </w:ins>
          <w:customXmlInsRangeStart w:id="370" w:author="Orion" w:date="2011-05-02T20:20:00Z"/>
        </w:sdtContent>
      </w:sdt>
      <w:customXmlInsRangeEnd w:id="370"/>
      <w:ins w:id="371" w:author="Orion" w:date="2011-05-03T09:19:00Z">
        <w:r w:rsidR="00382AD3">
          <w:rPr>
            <w:rFonts w:cs="Times New Roman"/>
          </w:rPr>
          <w:t>.</w:t>
        </w:r>
        <w:r w:rsidR="0026344F">
          <w:rPr>
            <w:rFonts w:cs="Times New Roman"/>
          </w:rPr>
          <w:t xml:space="preserve"> </w:t>
        </w:r>
      </w:ins>
      <w:ins w:id="372" w:author="Orion" w:date="2011-05-02T20:20:00Z">
        <w:r w:rsidR="0026344F">
          <w:rPr>
            <w:rFonts w:cs="Times New Roman"/>
          </w:rPr>
          <w:t>Otro trabajo</w:t>
        </w:r>
      </w:ins>
      <w:ins w:id="373" w:author="Orion" w:date="2011-06-10T20:06:00Z">
        <w:r w:rsidR="00DB0719">
          <w:rPr>
            <w:rFonts w:cs="Times New Roman"/>
          </w:rPr>
          <w:t xml:space="preserve"> </w:t>
        </w:r>
        <w:r w:rsidR="00DB0719" w:rsidRPr="00F818EC">
          <w:rPr>
            <w:rFonts w:cs="Times New Roman"/>
          </w:rPr>
          <w:t>que se centra también en los aspectos físicos</w:t>
        </w:r>
      </w:ins>
      <w:ins w:id="374" w:author="Orion" w:date="2011-06-10T20:12:00Z">
        <w:r w:rsidR="00392488">
          <w:rPr>
            <w:rFonts w:cs="Times New Roman"/>
          </w:rPr>
          <w:t xml:space="preserve"> pero</w:t>
        </w:r>
      </w:ins>
      <w:ins w:id="375" w:author="Orion" w:date="2011-06-10T20:13:00Z">
        <w:r w:rsidR="00392488">
          <w:rPr>
            <w:rFonts w:cs="Times New Roman"/>
          </w:rPr>
          <w:t xml:space="preserve"> que está algo más orientado a la investigación</w:t>
        </w:r>
        <w:r w:rsidR="008F5EA9">
          <w:rPr>
            <w:rFonts w:cs="Times New Roman"/>
          </w:rPr>
          <w:t>,</w:t>
        </w:r>
        <w:r w:rsidR="00392488">
          <w:rPr>
            <w:rFonts w:cs="Times New Roman"/>
          </w:rPr>
          <w:t xml:space="preserve"> </w:t>
        </w:r>
      </w:ins>
      <w:ins w:id="376" w:author="Orion" w:date="2011-06-10T20:06:00Z">
        <w:r w:rsidR="00DB0719">
          <w:rPr>
            <w:rFonts w:cs="Times New Roman"/>
          </w:rPr>
          <w:t>y</w:t>
        </w:r>
      </w:ins>
      <w:ins w:id="377" w:author="Orion" w:date="2011-06-10T20:03:00Z">
        <w:r w:rsidR="00DB0719">
          <w:rPr>
            <w:rFonts w:cs="Times New Roman"/>
          </w:rPr>
          <w:t xml:space="preserve"> donde</w:t>
        </w:r>
      </w:ins>
      <w:ins w:id="378" w:author="Orion" w:date="2011-06-10T20:05:00Z">
        <w:r w:rsidR="00DB0719">
          <w:rPr>
            <w:rFonts w:cs="Times New Roman"/>
          </w:rPr>
          <w:t xml:space="preserve"> prima un poco más </w:t>
        </w:r>
      </w:ins>
      <w:ins w:id="379" w:author="Orion" w:date="2011-06-10T20:03:00Z">
        <w:r w:rsidR="00DB0719">
          <w:rPr>
            <w:rFonts w:cs="Times New Roman"/>
          </w:rPr>
          <w:t>la liger</w:t>
        </w:r>
      </w:ins>
      <w:ins w:id="380" w:author="Orion" w:date="2011-06-10T20:04:00Z">
        <w:r w:rsidR="00DB0719">
          <w:rPr>
            <w:rFonts w:cs="Times New Roman"/>
          </w:rPr>
          <w:t xml:space="preserve">eza y rapidez del programa </w:t>
        </w:r>
      </w:ins>
      <w:ins w:id="381" w:author="Orion" w:date="2011-06-10T20:05:00Z">
        <w:r w:rsidR="00DB0719">
          <w:rPr>
            <w:rFonts w:cs="Times New Roman"/>
          </w:rPr>
          <w:t xml:space="preserve">que </w:t>
        </w:r>
      </w:ins>
      <w:ins w:id="382" w:author="Orion" w:date="2011-06-10T20:04:00Z">
        <w:r w:rsidR="00DB0719">
          <w:rPr>
            <w:rFonts w:cs="Times New Roman"/>
          </w:rPr>
          <w:t>la fidelidad a la realidad</w:t>
        </w:r>
      </w:ins>
      <w:ins w:id="383" w:author="Orion" w:date="2011-06-10T20:14:00Z">
        <w:r w:rsidR="00104D5E">
          <w:rPr>
            <w:rFonts w:cs="Times New Roman"/>
          </w:rPr>
          <w:t>,</w:t>
        </w:r>
      </w:ins>
      <w:ins w:id="384" w:author="Orion" w:date="2011-06-10T20:06:00Z">
        <w:r w:rsidR="00DB0719">
          <w:rPr>
            <w:rFonts w:cs="Times New Roman"/>
          </w:rPr>
          <w:t xml:space="preserve"> es una herramienta desarro</w:t>
        </w:r>
      </w:ins>
      <w:ins w:id="385" w:author="Orion" w:date="2011-06-10T20:07:00Z">
        <w:r w:rsidR="00DB0719">
          <w:rPr>
            <w:rFonts w:cs="Times New Roman"/>
          </w:rPr>
          <w:t>llada</w:t>
        </w:r>
      </w:ins>
      <w:ins w:id="386" w:author="Orion" w:date="2011-05-03T09:21:00Z">
        <w:r w:rsidR="0026344F">
          <w:rPr>
            <w:rFonts w:cs="Times New Roman"/>
          </w:rPr>
          <w:t xml:space="preserve"> bajo el entorno </w:t>
        </w:r>
        <w:proofErr w:type="spellStart"/>
        <w:r w:rsidR="0026344F">
          <w:rPr>
            <w:rFonts w:cs="Times New Roman"/>
          </w:rPr>
          <w:t>Matlab</w:t>
        </w:r>
      </w:ins>
      <w:proofErr w:type="spellEnd"/>
      <w:ins w:id="387" w:author="Orion" w:date="2011-06-10T20:07:00Z">
        <w:r w:rsidR="00DB0719">
          <w:rPr>
            <w:rFonts w:cs="Times New Roman"/>
          </w:rPr>
          <w:t xml:space="preserve"> denominada</w:t>
        </w:r>
      </w:ins>
      <w:ins w:id="388" w:author="Orion" w:date="2011-05-02T20:20:00Z">
        <w:r w:rsidRPr="00246937">
          <w:rPr>
            <w:rFonts w:cs="Times New Roman"/>
          </w:rPr>
          <w:t xml:space="preserve"> </w:t>
        </w:r>
        <w:proofErr w:type="spellStart"/>
        <w:r w:rsidRPr="00316790">
          <w:rPr>
            <w:rFonts w:cs="Times New Roman"/>
            <w:i/>
            <w:rPrChange w:id="389" w:author="IO" w:date="2011-05-12T15:54:00Z">
              <w:rPr>
                <w:rFonts w:cs="Times New Roman"/>
              </w:rPr>
            </w:rPrChange>
          </w:rPr>
          <w:t>Aviator</w:t>
        </w:r>
        <w:proofErr w:type="spellEnd"/>
        <w:r w:rsidRPr="00316790">
          <w:rPr>
            <w:rFonts w:cs="Times New Roman"/>
            <w:i/>
            <w:rPrChange w:id="390" w:author="IO" w:date="2011-05-12T15:54:00Z">
              <w:rPr>
                <w:rFonts w:cs="Times New Roman"/>
              </w:rPr>
            </w:rPrChange>
          </w:rPr>
          <w:t xml:space="preserve"> Visual </w:t>
        </w:r>
        <w:proofErr w:type="spellStart"/>
        <w:r w:rsidRPr="00316790">
          <w:rPr>
            <w:rFonts w:cs="Times New Roman"/>
            <w:i/>
            <w:rPrChange w:id="391" w:author="IO" w:date="2011-05-12T15:54:00Z">
              <w:rPr>
                <w:rFonts w:cs="Times New Roman"/>
              </w:rPr>
            </w:rPrChange>
          </w:rPr>
          <w:t>Design</w:t>
        </w:r>
        <w:proofErr w:type="spellEnd"/>
        <w:r w:rsidRPr="00316790">
          <w:rPr>
            <w:rFonts w:cs="Times New Roman"/>
            <w:i/>
            <w:rPrChange w:id="392" w:author="IO" w:date="2011-05-12T15:54:00Z">
              <w:rPr>
                <w:rFonts w:cs="Times New Roman"/>
              </w:rPr>
            </w:rPrChange>
          </w:rPr>
          <w:t xml:space="preserve"> Simulator</w:t>
        </w:r>
        <w:r w:rsidRPr="00F818EC">
          <w:rPr>
            <w:rFonts w:cs="Times New Roman"/>
          </w:rPr>
          <w:t xml:space="preserve"> </w:t>
        </w:r>
      </w:ins>
      <w:customXmlInsRangeStart w:id="393" w:author="Orion" w:date="2011-05-02T20:20:00Z"/>
      <w:sdt>
        <w:sdtPr>
          <w:rPr>
            <w:rFonts w:cs="Times New Roman"/>
          </w:rPr>
          <w:id w:val="-2011977449"/>
          <w:citation/>
        </w:sdtPr>
        <w:sdtContent>
          <w:customXmlInsRangeEnd w:id="393"/>
          <w:ins w:id="394" w:author="Orion" w:date="2011-05-02T20:20:00Z">
            <w:r w:rsidRPr="00F818EC">
              <w:rPr>
                <w:rFonts w:cs="Times New Roman"/>
              </w:rPr>
              <w:fldChar w:fldCharType="begin"/>
            </w:r>
            <w:r w:rsidRPr="00F818EC">
              <w:rPr>
                <w:rFonts w:cs="Times New Roman"/>
              </w:rPr>
              <w:instrText xml:space="preserve"> CITATION AVI \l 3082 </w:instrText>
            </w:r>
            <w:r w:rsidRPr="00F818EC">
              <w:rPr>
                <w:rFonts w:cs="Times New Roman"/>
              </w:rPr>
              <w:fldChar w:fldCharType="separate"/>
            </w:r>
          </w:ins>
          <w:r w:rsidR="00C1157B" w:rsidRPr="00C1157B">
            <w:rPr>
              <w:rFonts w:cs="Times New Roman"/>
              <w:noProof/>
            </w:rPr>
            <w:t>(6)</w:t>
          </w:r>
          <w:ins w:id="395" w:author="Orion" w:date="2011-05-02T20:20:00Z">
            <w:r w:rsidRPr="00F818EC">
              <w:rPr>
                <w:rFonts w:cs="Times New Roman"/>
              </w:rPr>
              <w:fldChar w:fldCharType="end"/>
            </w:r>
          </w:ins>
          <w:customXmlInsRangeStart w:id="396" w:author="Orion" w:date="2011-05-02T20:20:00Z"/>
        </w:sdtContent>
      </w:sdt>
      <w:customXmlInsRangeEnd w:id="396"/>
      <w:ins w:id="397" w:author="Orion" w:date="2011-05-03T09:21:00Z">
        <w:r w:rsidR="0026344F">
          <w:rPr>
            <w:rFonts w:cs="Times New Roman"/>
          </w:rPr>
          <w:t>.</w:t>
        </w:r>
      </w:ins>
      <w:ins w:id="398" w:author="IO" w:date="2011-06-09T11:56:00Z">
        <w:r w:rsidR="00A54766">
          <w:rPr>
            <w:rFonts w:cs="Times New Roman"/>
          </w:rPr>
          <w:t xml:space="preserve"> </w:t>
        </w:r>
      </w:ins>
    </w:p>
    <w:p w14:paraId="54B3098F" w14:textId="047DF565" w:rsidR="00CD15E8" w:rsidRPr="00246937" w:rsidDel="00143591" w:rsidRDefault="00CD15E8" w:rsidP="007B2B50">
      <w:pPr>
        <w:jc w:val="both"/>
        <w:rPr>
          <w:del w:id="399" w:author="Orion" w:date="2011-06-10T20:44:00Z"/>
          <w:rFonts w:cs="Times New Roman"/>
        </w:rPr>
      </w:pPr>
    </w:p>
    <w:p w14:paraId="6CCF2E4E" w14:textId="421FD878" w:rsidR="00BB1765" w:rsidRPr="00246937" w:rsidDel="00F62CE9" w:rsidRDefault="00BB1765" w:rsidP="007E223D">
      <w:pPr>
        <w:jc w:val="both"/>
        <w:rPr>
          <w:del w:id="400" w:author="Orion" w:date="2011-05-02T20:44:00Z"/>
          <w:rFonts w:cs="Times New Roman"/>
          <w:color w:val="000000"/>
        </w:rPr>
      </w:pPr>
      <w:del w:id="401" w:author="Orion" w:date="2011-04-01T00:09:00Z">
        <w:r w:rsidRPr="00246937" w:rsidDel="0060739E">
          <w:rPr>
            <w:rFonts w:cs="Times New Roman"/>
          </w:rPr>
          <w:delText>Y por último</w:delText>
        </w:r>
      </w:del>
      <w:ins w:id="402" w:author="Orion" w:date="2011-05-02T20:18:00Z">
        <w:r w:rsidR="007B2B50">
          <w:rPr>
            <w:rFonts w:cs="Times New Roman"/>
          </w:rPr>
          <w:t>Por</w:t>
        </w:r>
      </w:ins>
      <w:ins w:id="403" w:author="Orion" w:date="2011-04-01T00:09:00Z">
        <w:r w:rsidR="00717CAE" w:rsidRPr="008D082C">
          <w:rPr>
            <w:rFonts w:cs="Times New Roman"/>
          </w:rPr>
          <w:t xml:space="preserve"> </w:t>
        </w:r>
      </w:ins>
      <w:ins w:id="404" w:author="Orion" w:date="2011-05-02T20:20:00Z">
        <w:r w:rsidR="007B2B50">
          <w:rPr>
            <w:rFonts w:cs="Times New Roman"/>
          </w:rPr>
          <w:t>otro</w:t>
        </w:r>
      </w:ins>
      <w:ins w:id="405" w:author="Orion" w:date="2011-04-01T00:09:00Z">
        <w:r w:rsidR="0060739E" w:rsidRPr="00246937">
          <w:rPr>
            <w:rFonts w:cs="Times New Roman"/>
            <w:rPrChange w:id="406" w:author="Orion" w:date="2011-04-24T22:32:00Z">
              <w:rPr>
                <w:rFonts w:ascii="Courier New" w:hAnsi="Courier New" w:cs="Courier New"/>
              </w:rPr>
            </w:rPrChange>
          </w:rPr>
          <w:t xml:space="preserve"> lado</w:t>
        </w:r>
      </w:ins>
      <w:ins w:id="407" w:author="Orion" w:date="2011-05-02T20:11:00Z">
        <w:r w:rsidR="00717CAE">
          <w:rPr>
            <w:rFonts w:cs="Times New Roman"/>
          </w:rPr>
          <w:t>,</w:t>
        </w:r>
      </w:ins>
      <w:del w:id="408" w:author="Orion" w:date="2011-05-02T20:11:00Z">
        <w:r w:rsidRPr="00246937" w:rsidDel="00717CAE">
          <w:rPr>
            <w:rFonts w:cs="Times New Roman"/>
          </w:rPr>
          <w:delText xml:space="preserve"> tenemos</w:delText>
        </w:r>
      </w:del>
      <w:r w:rsidRPr="00246937">
        <w:rPr>
          <w:rFonts w:cs="Times New Roman"/>
        </w:rPr>
        <w:t xml:space="preserve"> </w:t>
      </w:r>
      <w:ins w:id="409" w:author="Orion" w:date="2011-05-02T20:20:00Z">
        <w:r w:rsidR="007B2B50">
          <w:rPr>
            <w:rFonts w:cs="Times New Roman"/>
          </w:rPr>
          <w:t xml:space="preserve">hay </w:t>
        </w:r>
      </w:ins>
      <w:r w:rsidRPr="00246937">
        <w:rPr>
          <w:rFonts w:cs="Times New Roman"/>
        </w:rPr>
        <w:t xml:space="preserve">una serie de herramientas </w:t>
      </w:r>
      <w:del w:id="410" w:author="Orion" w:date="2011-03-28T19:31:00Z">
        <w:r w:rsidRPr="00246937" w:rsidDel="00EB1A80">
          <w:rPr>
            <w:rFonts w:cs="Times New Roman"/>
          </w:rPr>
          <w:delText xml:space="preserve">desarrollados para simular el </w:delText>
        </w:r>
        <w:r w:rsidR="001166AC" w:rsidRPr="00246937" w:rsidDel="00EB1A80">
          <w:rPr>
            <w:rFonts w:cs="Times New Roman"/>
          </w:rPr>
          <w:delText>tráfico</w:delText>
        </w:r>
        <w:r w:rsidRPr="00246937" w:rsidDel="00EB1A80">
          <w:rPr>
            <w:rFonts w:cs="Times New Roman"/>
          </w:rPr>
          <w:delText xml:space="preserve"> aéreo</w:delText>
        </w:r>
      </w:del>
      <w:ins w:id="411" w:author="Orion" w:date="2011-03-28T19:31:00Z">
        <w:r w:rsidR="00EB1A80" w:rsidRPr="00246937">
          <w:rPr>
            <w:rFonts w:cs="Times New Roman"/>
          </w:rPr>
          <w:t xml:space="preserve">que </w:t>
        </w:r>
      </w:ins>
      <w:ins w:id="412" w:author="Orion" w:date="2011-03-28T19:34:00Z">
        <w:r w:rsidR="006F7A2E" w:rsidRPr="00246937">
          <w:rPr>
            <w:rFonts w:cs="Times New Roman"/>
          </w:rPr>
          <w:t xml:space="preserve">se centran </w:t>
        </w:r>
      </w:ins>
      <w:ins w:id="413" w:author="Orion" w:date="2011-03-28T19:31:00Z">
        <w:r w:rsidR="00EB1A80" w:rsidRPr="00246937">
          <w:rPr>
            <w:rFonts w:cs="Times New Roman"/>
          </w:rPr>
          <w:t>en la navegación aérea</w:t>
        </w:r>
      </w:ins>
      <w:r w:rsidRPr="00246937">
        <w:rPr>
          <w:rFonts w:cs="Times New Roman"/>
        </w:rPr>
        <w:t>.</w:t>
      </w:r>
      <w:ins w:id="414" w:author="Orion" w:date="2011-06-10T20:28:00Z">
        <w:r w:rsidR="00CD17FE">
          <w:rPr>
            <w:rFonts w:cs="Times New Roman"/>
          </w:rPr>
          <w:t xml:space="preserve"> Estas se caracterizan por </w:t>
        </w:r>
      </w:ins>
      <w:ins w:id="415" w:author="Orion" w:date="2011-06-10T20:29:00Z">
        <w:r w:rsidR="00CD17FE">
          <w:rPr>
            <w:rFonts w:cs="Times New Roman"/>
          </w:rPr>
          <w:t>simular trayectorias de múltiples aeronaves simultáneamente, modelar las distintas regiones espaciales de gestión de vuelo</w:t>
        </w:r>
      </w:ins>
      <w:ins w:id="416" w:author="Orion" w:date="2011-06-10T20:30:00Z">
        <w:r w:rsidR="00CD17FE">
          <w:rPr>
            <w:rFonts w:cs="Times New Roman"/>
          </w:rPr>
          <w:t xml:space="preserve">s con el objetivo de evitar colisiones y modelar el efecto en el </w:t>
        </w:r>
      </w:ins>
      <w:ins w:id="417" w:author="Orion" w:date="2011-06-10T20:31:00Z">
        <w:r w:rsidR="00CD17FE">
          <w:rPr>
            <w:rFonts w:cs="Times New Roman"/>
          </w:rPr>
          <w:t>tráfico</w:t>
        </w:r>
      </w:ins>
      <w:ins w:id="418" w:author="Orion" w:date="2011-06-10T20:30:00Z">
        <w:r w:rsidR="00CD17FE">
          <w:rPr>
            <w:rFonts w:cs="Times New Roman"/>
          </w:rPr>
          <w:t xml:space="preserve"> a</w:t>
        </w:r>
      </w:ins>
      <w:ins w:id="419" w:author="Orion" w:date="2011-06-10T20:31:00Z">
        <w:r w:rsidR="00CD17FE">
          <w:rPr>
            <w:rFonts w:cs="Times New Roman"/>
          </w:rPr>
          <w:t>éreo de</w:t>
        </w:r>
      </w:ins>
      <w:ins w:id="420" w:author="Orion" w:date="2011-06-10T20:30:00Z">
        <w:r w:rsidR="00CD17FE">
          <w:rPr>
            <w:rFonts w:cs="Times New Roman"/>
          </w:rPr>
          <w:t xml:space="preserve"> algunos factores externos como puede ser el clima</w:t>
        </w:r>
      </w:ins>
      <w:ins w:id="421" w:author="Orion" w:date="2011-06-10T20:31:00Z">
        <w:r w:rsidR="00CD17FE">
          <w:rPr>
            <w:rFonts w:cs="Times New Roman"/>
          </w:rPr>
          <w:t>.</w:t>
        </w:r>
      </w:ins>
      <w:r w:rsidRPr="00246937">
        <w:rPr>
          <w:rFonts w:cs="Times New Roman"/>
        </w:rPr>
        <w:t xml:space="preserve"> </w:t>
      </w:r>
      <w:ins w:id="422" w:author="Orion" w:date="2011-06-10T20:32:00Z">
        <w:r w:rsidR="00127157">
          <w:rPr>
            <w:rFonts w:cs="Times New Roman"/>
          </w:rPr>
          <w:t xml:space="preserve">Entre las más destacadas tenemos que </w:t>
        </w:r>
      </w:ins>
      <w:del w:id="423" w:author="Orion" w:date="2011-05-02T20:07:00Z">
        <w:r w:rsidRPr="00246937" w:rsidDel="00EB38C0">
          <w:rPr>
            <w:rFonts w:cs="Times New Roman"/>
          </w:rPr>
          <w:delText>Así tenemos que la</w:delText>
        </w:r>
      </w:del>
      <w:ins w:id="424" w:author="Orion" w:date="2011-06-10T20:32:00Z">
        <w:r w:rsidR="00127157">
          <w:rPr>
            <w:rFonts w:cs="Times New Roman"/>
          </w:rPr>
          <w:t>p</w:t>
        </w:r>
      </w:ins>
      <w:ins w:id="425" w:author="Orion" w:date="2011-05-02T20:07:00Z">
        <w:r w:rsidR="00EB38C0">
          <w:rPr>
            <w:rFonts w:cs="Times New Roman"/>
          </w:rPr>
          <w:t>or ejemplo la</w:t>
        </w:r>
      </w:ins>
      <w:r w:rsidRPr="00246937">
        <w:rPr>
          <w:rFonts w:cs="Times New Roman"/>
        </w:rPr>
        <w:t xml:space="preserve"> NASA ha desarrollado</w:t>
      </w:r>
      <w:ins w:id="426" w:author="Orion" w:date="2011-04-01T18:00:00Z">
        <w:r w:rsidR="007F0601" w:rsidRPr="00246937">
          <w:rPr>
            <w:rFonts w:cs="Times New Roman"/>
            <w:rPrChange w:id="427" w:author="Orion" w:date="2011-04-24T22:32:00Z">
              <w:rPr>
                <w:rFonts w:ascii="Courier New" w:hAnsi="Courier New" w:cs="Courier New"/>
              </w:rPr>
            </w:rPrChange>
          </w:rPr>
          <w:t xml:space="preserve"> </w:t>
        </w:r>
      </w:ins>
      <w:del w:id="428" w:author="Orion" w:date="2011-04-01T18:00:00Z">
        <w:r w:rsidRPr="00246937" w:rsidDel="007F0601">
          <w:rPr>
            <w:rFonts w:cs="Times New Roman"/>
          </w:rPr>
          <w:delText xml:space="preserve"> el</w:delText>
        </w:r>
      </w:del>
      <w:ins w:id="429" w:author="Orion" w:date="2011-04-01T18:00:00Z">
        <w:r w:rsidR="00D4776D" w:rsidRPr="00246937">
          <w:rPr>
            <w:rFonts w:cs="Times New Roman"/>
            <w:rPrChange w:id="430" w:author="Orion" w:date="2011-04-24T22:32:00Z">
              <w:rPr>
                <w:rFonts w:ascii="Courier New" w:hAnsi="Courier New" w:cs="Courier New"/>
              </w:rPr>
            </w:rPrChange>
          </w:rPr>
          <w:t>una herramienta denominada</w:t>
        </w:r>
      </w:ins>
      <w:r w:rsidRPr="00246937">
        <w:rPr>
          <w:rFonts w:cs="Times New Roman"/>
        </w:rPr>
        <w:t xml:space="preserve"> FACET</w:t>
      </w:r>
      <w:ins w:id="431" w:author="Orion" w:date="2011-03-26T03:34:00Z">
        <w:r w:rsidR="00002227" w:rsidRPr="00246937">
          <w:rPr>
            <w:rFonts w:cs="Times New Roman"/>
          </w:rPr>
          <w:t xml:space="preserve"> (Herramienta para evaluar futuros conceptos del tráfico aéreo)</w:t>
        </w:r>
      </w:ins>
      <w:r w:rsidRPr="00246937">
        <w:rPr>
          <w:rFonts w:cs="Times New Roman"/>
        </w:rPr>
        <w:t xml:space="preserve"> </w:t>
      </w:r>
      <w:customXmlInsRangeStart w:id="432" w:author="Orion" w:date="2011-03-31T22:42:00Z"/>
      <w:sdt>
        <w:sdtPr>
          <w:rPr>
            <w:rFonts w:cs="Times New Roman"/>
          </w:rPr>
          <w:id w:val="430472185"/>
          <w:citation/>
        </w:sdtPr>
        <w:sdtContent>
          <w:customXmlInsRangeEnd w:id="432"/>
          <w:ins w:id="433" w:author="Orion" w:date="2011-03-31T22:42:00Z">
            <w:r w:rsidR="006D1793" w:rsidRPr="00246937">
              <w:rPr>
                <w:rFonts w:cs="Times New Roman"/>
                <w:rPrChange w:id="434" w:author="Orion" w:date="2011-04-24T22:32:00Z">
                  <w:rPr>
                    <w:rFonts w:ascii="Courier New" w:hAnsi="Courier New" w:cs="Courier New"/>
                  </w:rPr>
                </w:rPrChange>
              </w:rPr>
              <w:fldChar w:fldCharType="begin"/>
            </w:r>
            <w:r w:rsidR="006D1793" w:rsidRPr="00246937">
              <w:rPr>
                <w:rFonts w:cs="Times New Roman"/>
                <w:rPrChange w:id="435" w:author="Orion" w:date="2011-04-24T22:32:00Z">
                  <w:rPr>
                    <w:rFonts w:ascii="Courier New" w:hAnsi="Courier New" w:cs="Courier New"/>
                  </w:rPr>
                </w:rPrChange>
              </w:rPr>
              <w:instrText xml:space="preserve"> CITATION Bil00 \l 3082 </w:instrText>
            </w:r>
          </w:ins>
          <w:r w:rsidR="006D1793" w:rsidRPr="00246937">
            <w:rPr>
              <w:rFonts w:cs="Times New Roman"/>
              <w:rPrChange w:id="436" w:author="Orion" w:date="2011-04-24T22:32:00Z">
                <w:rPr>
                  <w:rFonts w:ascii="Courier New" w:hAnsi="Courier New" w:cs="Courier New"/>
                </w:rPr>
              </w:rPrChange>
            </w:rPr>
            <w:fldChar w:fldCharType="separate"/>
          </w:r>
          <w:r w:rsidR="00C1157B" w:rsidRPr="00C1157B">
            <w:rPr>
              <w:rFonts w:cs="Times New Roman"/>
              <w:noProof/>
            </w:rPr>
            <w:t>(7)</w:t>
          </w:r>
          <w:ins w:id="437" w:author="Orion" w:date="2011-03-31T22:42:00Z">
            <w:r w:rsidR="006D1793" w:rsidRPr="00246937">
              <w:rPr>
                <w:rFonts w:cs="Times New Roman"/>
                <w:rPrChange w:id="438" w:author="Orion" w:date="2011-04-24T22:32:00Z">
                  <w:rPr>
                    <w:rFonts w:ascii="Courier New" w:hAnsi="Courier New" w:cs="Courier New"/>
                  </w:rPr>
                </w:rPrChange>
              </w:rPr>
              <w:fldChar w:fldCharType="end"/>
            </w:r>
          </w:ins>
          <w:customXmlInsRangeStart w:id="439" w:author="Orion" w:date="2011-03-31T22:42:00Z"/>
        </w:sdtContent>
      </w:sdt>
      <w:customXmlInsRangeEnd w:id="439"/>
      <w:customXmlInsRangeStart w:id="440" w:author="Orion" w:date="2011-03-31T22:42:00Z"/>
      <w:sdt>
        <w:sdtPr>
          <w:rPr>
            <w:rFonts w:cs="Times New Roman"/>
          </w:rPr>
          <w:id w:val="-487867065"/>
          <w:citation/>
        </w:sdtPr>
        <w:sdtContent>
          <w:customXmlInsRangeEnd w:id="440"/>
          <w:ins w:id="441" w:author="Orion" w:date="2011-03-31T22:42:00Z">
            <w:r w:rsidR="006D1793" w:rsidRPr="00246937">
              <w:rPr>
                <w:rFonts w:cs="Times New Roman"/>
                <w:rPrChange w:id="442" w:author="Orion" w:date="2011-04-24T22:32:00Z">
                  <w:rPr>
                    <w:rFonts w:ascii="Courier New" w:hAnsi="Courier New" w:cs="Courier New"/>
                  </w:rPr>
                </w:rPrChange>
              </w:rPr>
              <w:fldChar w:fldCharType="begin"/>
            </w:r>
            <w:r w:rsidR="006D1793" w:rsidRPr="00246937">
              <w:rPr>
                <w:rFonts w:cs="Times New Roman"/>
                <w:rPrChange w:id="443" w:author="Orion" w:date="2011-04-24T22:32:00Z">
                  <w:rPr>
                    <w:rFonts w:ascii="Courier New" w:hAnsi="Courier New" w:cs="Courier New"/>
                  </w:rPr>
                </w:rPrChange>
              </w:rPr>
              <w:instrText xml:space="preserve"> CITATION Smi \l 3082 </w:instrText>
            </w:r>
          </w:ins>
          <w:r w:rsidR="006D1793" w:rsidRPr="00246937">
            <w:rPr>
              <w:rFonts w:cs="Times New Roman"/>
              <w:rPrChange w:id="444" w:author="Orion" w:date="2011-04-24T22:32:00Z">
                <w:rPr>
                  <w:rFonts w:ascii="Courier New" w:hAnsi="Courier New" w:cs="Courier New"/>
                </w:rPr>
              </w:rPrChange>
            </w:rPr>
            <w:fldChar w:fldCharType="separate"/>
          </w:r>
          <w:r w:rsidR="00C1157B">
            <w:rPr>
              <w:rFonts w:cs="Times New Roman"/>
              <w:noProof/>
            </w:rPr>
            <w:t xml:space="preserve"> </w:t>
          </w:r>
          <w:r w:rsidR="00C1157B" w:rsidRPr="00C1157B">
            <w:rPr>
              <w:rFonts w:cs="Times New Roman"/>
              <w:noProof/>
            </w:rPr>
            <w:t>(8)</w:t>
          </w:r>
          <w:ins w:id="445" w:author="Orion" w:date="2011-03-31T22:42:00Z">
            <w:r w:rsidR="006D1793" w:rsidRPr="00246937">
              <w:rPr>
                <w:rFonts w:cs="Times New Roman"/>
                <w:rPrChange w:id="446" w:author="Orion" w:date="2011-04-24T22:32:00Z">
                  <w:rPr>
                    <w:rFonts w:ascii="Courier New" w:hAnsi="Courier New" w:cs="Courier New"/>
                  </w:rPr>
                </w:rPrChange>
              </w:rPr>
              <w:fldChar w:fldCharType="end"/>
            </w:r>
          </w:ins>
          <w:customXmlInsRangeStart w:id="447" w:author="Orion" w:date="2011-03-31T22:42:00Z"/>
        </w:sdtContent>
      </w:sdt>
      <w:customXmlInsRangeEnd w:id="447"/>
      <w:ins w:id="448" w:author="Orion" w:date="2011-03-31T22:41:00Z">
        <w:r w:rsidR="006D1793" w:rsidRPr="00246937">
          <w:rPr>
            <w:rFonts w:cs="Times New Roman"/>
            <w:rPrChange w:id="449" w:author="Orion" w:date="2011-04-24T22:32:00Z">
              <w:rPr>
                <w:rFonts w:ascii="Courier New" w:hAnsi="Courier New" w:cs="Courier New"/>
              </w:rPr>
            </w:rPrChange>
          </w:rPr>
          <w:t xml:space="preserve"> </w:t>
        </w:r>
      </w:ins>
      <w:del w:id="450" w:author="Orion" w:date="2011-03-31T22:41:00Z">
        <w:r w:rsidRPr="00246937" w:rsidDel="006D1793">
          <w:rPr>
            <w:rFonts w:cs="Times New Roman"/>
          </w:rPr>
          <w:delText xml:space="preserve">[7][8] </w:delText>
        </w:r>
      </w:del>
      <w:del w:id="451" w:author="Orion" w:date="2011-05-02T20:44:00Z">
        <w:r w:rsidRPr="00246937" w:rsidDel="00F62CE9">
          <w:rPr>
            <w:rFonts w:cs="Times New Roman"/>
          </w:rPr>
          <w:delText xml:space="preserve">que </w:delText>
        </w:r>
      </w:del>
      <w:del w:id="452" w:author="Orion" w:date="2011-04-01T18:00:00Z">
        <w:r w:rsidRPr="00246937" w:rsidDel="007F0601">
          <w:rPr>
            <w:rFonts w:cs="Times New Roman"/>
            <w:color w:val="000000"/>
          </w:rPr>
          <w:delText xml:space="preserve">es una herramienta desarrollada </w:delText>
        </w:r>
      </w:del>
      <w:del w:id="453" w:author="Orion" w:date="2011-05-02T20:44:00Z">
        <w:r w:rsidRPr="00246937" w:rsidDel="00F62CE9">
          <w:rPr>
            <w:rFonts w:cs="Times New Roman"/>
            <w:color w:val="000000"/>
          </w:rPr>
          <w:delText>para simular el flujo del tráfico aéreo</w:delText>
        </w:r>
      </w:del>
      <w:del w:id="454" w:author="Orion" w:date="2011-03-26T03:44:00Z">
        <w:r w:rsidRPr="00246937" w:rsidDel="003926F0">
          <w:rPr>
            <w:rFonts w:cs="Times New Roman"/>
            <w:color w:val="000000"/>
          </w:rPr>
          <w:delText xml:space="preserve">. FACET </w:delText>
        </w:r>
      </w:del>
      <w:del w:id="455" w:author="Orion" w:date="2011-05-02T20:44:00Z">
        <w:r w:rsidRPr="00246937" w:rsidDel="00F62CE9">
          <w:rPr>
            <w:rFonts w:cs="Times New Roman"/>
            <w:color w:val="000000"/>
          </w:rPr>
          <w:delText xml:space="preserve">contiene </w:delText>
        </w:r>
      </w:del>
      <w:del w:id="456" w:author="Orion" w:date="2011-04-02T19:18:00Z">
        <w:r w:rsidRPr="00246937" w:rsidDel="006B65BB">
          <w:rPr>
            <w:rFonts w:cs="Times New Roman"/>
            <w:color w:val="000000"/>
          </w:rPr>
          <w:delText xml:space="preserve">módulos </w:delText>
        </w:r>
      </w:del>
      <w:del w:id="457" w:author="Orion" w:date="2011-05-02T20:44:00Z">
        <w:r w:rsidRPr="00246937" w:rsidDel="00F62CE9">
          <w:rPr>
            <w:rFonts w:cs="Times New Roman"/>
            <w:color w:val="000000"/>
          </w:rPr>
          <w:delText>que se centran en el modelado de la trayectoria</w:delText>
        </w:r>
      </w:del>
      <w:del w:id="458" w:author="Orion" w:date="2011-04-02T12:19:00Z">
        <w:r w:rsidRPr="00246937" w:rsidDel="00D7194E">
          <w:rPr>
            <w:rFonts w:cs="Times New Roman"/>
            <w:color w:val="000000"/>
          </w:rPr>
          <w:delText xml:space="preserve">, el modelado </w:delText>
        </w:r>
      </w:del>
      <w:del w:id="459" w:author="Orion" w:date="2011-05-02T20:44:00Z">
        <w:r w:rsidRPr="00246937" w:rsidDel="00F62CE9">
          <w:rPr>
            <w:rFonts w:cs="Times New Roman"/>
            <w:color w:val="000000"/>
          </w:rPr>
          <w:delText xml:space="preserve">del tiempo, y también contiene un modelo de la estructura del espacio aéreo, incluidas las regiones ARTCC, sectores y rutas aéreas. FACET puede actuar como un simulador o como un mecanismo de reproducción ya sea a partir de datos históricos o de una fuente de datos reales de la FAA. </w:delText>
        </w:r>
      </w:del>
      <w:del w:id="460" w:author="Orion" w:date="2011-04-01T18:02:00Z">
        <w:r w:rsidRPr="00246937" w:rsidDel="00352D7E">
          <w:rPr>
            <w:rFonts w:cs="Times New Roman"/>
            <w:color w:val="000000"/>
          </w:rPr>
          <w:delText xml:space="preserve">FACET </w:delText>
        </w:r>
      </w:del>
      <w:del w:id="461" w:author="Orion" w:date="2011-04-02T19:18:00Z">
        <w:r w:rsidRPr="00246937" w:rsidDel="00EB3269">
          <w:rPr>
            <w:rFonts w:cs="Times New Roman"/>
            <w:color w:val="000000"/>
          </w:rPr>
          <w:delText>se</w:delText>
        </w:r>
      </w:del>
      <w:del w:id="462" w:author="Orion" w:date="2011-04-02T19:19:00Z">
        <w:r w:rsidRPr="00246937" w:rsidDel="00EB3269">
          <w:rPr>
            <w:rFonts w:cs="Times New Roman"/>
            <w:color w:val="000000"/>
          </w:rPr>
          <w:delText xml:space="preserve"> </w:delText>
        </w:r>
      </w:del>
      <w:del w:id="463" w:author="Orion" w:date="2011-05-02T20:44:00Z">
        <w:r w:rsidRPr="00246937" w:rsidDel="00F62CE9">
          <w:rPr>
            <w:rFonts w:cs="Times New Roman"/>
            <w:color w:val="000000"/>
          </w:rPr>
          <w:delText xml:space="preserve">ha </w:delText>
        </w:r>
      </w:del>
      <w:del w:id="464" w:author="Orion" w:date="2011-04-02T19:19:00Z">
        <w:r w:rsidRPr="00246937" w:rsidDel="00EB3269">
          <w:rPr>
            <w:rFonts w:cs="Times New Roman"/>
            <w:color w:val="000000"/>
          </w:rPr>
          <w:delText xml:space="preserve">integrado </w:delText>
        </w:r>
      </w:del>
      <w:del w:id="465" w:author="Orion" w:date="2011-05-02T20:44:00Z">
        <w:r w:rsidRPr="00246937" w:rsidDel="00F62CE9">
          <w:rPr>
            <w:rFonts w:cs="Times New Roman"/>
            <w:color w:val="000000"/>
          </w:rPr>
          <w:delText>en un producto comercial,  Flight Explorer</w:delText>
        </w:r>
      </w:del>
      <w:del w:id="466" w:author="Orion" w:date="2011-03-31T22:42:00Z">
        <w:r w:rsidRPr="00246937" w:rsidDel="006D1793">
          <w:rPr>
            <w:rFonts w:cs="Times New Roman"/>
            <w:color w:val="000000"/>
          </w:rPr>
          <w:delText xml:space="preserve"> [9]</w:delText>
        </w:r>
      </w:del>
      <w:del w:id="467" w:author="Orion" w:date="2011-05-02T20:44:00Z">
        <w:r w:rsidRPr="00246937" w:rsidDel="00F62CE9">
          <w:rPr>
            <w:rFonts w:cs="Times New Roman"/>
            <w:color w:val="000000"/>
          </w:rPr>
          <w:delText xml:space="preserve">, que se usa en la mayoría de las principales compañías aéreas de </w:delText>
        </w:r>
        <w:r w:rsidR="003471B9" w:rsidRPr="00246937" w:rsidDel="00F62CE9">
          <w:rPr>
            <w:rFonts w:cs="Times New Roman"/>
            <w:color w:val="000000"/>
          </w:rPr>
          <w:delText xml:space="preserve">EE.UU. </w:delText>
        </w:r>
      </w:del>
      <w:del w:id="468" w:author="Orion" w:date="2011-04-01T18:03:00Z">
        <w:r w:rsidRPr="00246937" w:rsidDel="00352D7E">
          <w:rPr>
            <w:rFonts w:cs="Times New Roman"/>
            <w:color w:val="000000"/>
          </w:rPr>
          <w:delText>FACET n</w:delText>
        </w:r>
      </w:del>
      <w:del w:id="469" w:author="Orion" w:date="2011-05-02T20:44:00Z">
        <w:r w:rsidRPr="00246937" w:rsidDel="00F62CE9">
          <w:rPr>
            <w:rFonts w:cs="Times New Roman"/>
            <w:color w:val="000000"/>
          </w:rPr>
          <w:delText xml:space="preserve">o es sólo una simulación basada en agentes, que se concentra en los aspectos físicos del flujo de tráfico aéreo, sino que también </w:delText>
        </w:r>
      </w:del>
      <w:del w:id="470" w:author="Orion" w:date="2011-04-01T18:03:00Z">
        <w:r w:rsidRPr="00246937" w:rsidDel="00D97707">
          <w:rPr>
            <w:rFonts w:cs="Times New Roman"/>
            <w:color w:val="000000"/>
          </w:rPr>
          <w:delText xml:space="preserve">incluye </w:delText>
        </w:r>
      </w:del>
      <w:del w:id="471" w:author="Orion" w:date="2011-05-02T20:44:00Z">
        <w:r w:rsidRPr="00246937" w:rsidDel="00F62CE9">
          <w:rPr>
            <w:rFonts w:cs="Times New Roman"/>
            <w:color w:val="000000"/>
          </w:rPr>
          <w:delText>aspectos</w:delText>
        </w:r>
      </w:del>
      <w:del w:id="472" w:author="Orion" w:date="2011-04-01T18:03:00Z">
        <w:r w:rsidRPr="00246937" w:rsidDel="00A25CEC">
          <w:rPr>
            <w:rFonts w:cs="Times New Roman"/>
            <w:color w:val="000000"/>
          </w:rPr>
          <w:delText xml:space="preserve"> físicos</w:delText>
        </w:r>
      </w:del>
      <w:del w:id="473" w:author="Orion" w:date="2011-05-02T20:44:00Z">
        <w:r w:rsidRPr="00246937" w:rsidDel="00F62CE9">
          <w:rPr>
            <w:rFonts w:cs="Times New Roman"/>
            <w:color w:val="000000"/>
          </w:rPr>
          <w:delText>, tales como la carga de trabajo del controlador y las iniciativas de gestión del tráfico aéreo.</w:delText>
        </w:r>
      </w:del>
      <w:ins w:id="474" w:author="Orion" w:date="2011-05-02T20:44:00Z">
        <w:r w:rsidR="00F62CE9">
          <w:rPr>
            <w:rFonts w:cs="Times New Roman"/>
          </w:rPr>
          <w:t>mientras que</w:t>
        </w:r>
      </w:ins>
      <w:ins w:id="475" w:author="Orion" w:date="2011-05-02T20:45:00Z">
        <w:r w:rsidR="00A20FA6">
          <w:rPr>
            <w:rFonts w:cs="Times New Roman"/>
          </w:rPr>
          <w:t>, por otra parte</w:t>
        </w:r>
      </w:ins>
    </w:p>
    <w:p w14:paraId="63304FAF" w14:textId="064C3049" w:rsidR="00293FE0" w:rsidRDefault="00BB1765" w:rsidP="007E223D">
      <w:pPr>
        <w:jc w:val="both"/>
        <w:rPr>
          <w:rFonts w:cs="Times New Roman"/>
        </w:rPr>
      </w:pPr>
      <w:del w:id="476" w:author="Orion" w:date="2011-05-02T20:44:00Z">
        <w:r w:rsidRPr="00246937" w:rsidDel="00F62CE9">
          <w:rPr>
            <w:rFonts w:cs="Times New Roman"/>
          </w:rPr>
          <w:delText>P</w:delText>
        </w:r>
        <w:r w:rsidRPr="00246937" w:rsidDel="00A20FA6">
          <w:rPr>
            <w:rFonts w:cs="Times New Roman"/>
          </w:rPr>
          <w:delText xml:space="preserve">or </w:delText>
        </w:r>
      </w:del>
      <w:del w:id="477" w:author="Orion" w:date="2011-05-02T20:45:00Z">
        <w:r w:rsidRPr="00246937" w:rsidDel="00A20FA6">
          <w:rPr>
            <w:rFonts w:cs="Times New Roman"/>
          </w:rPr>
          <w:delText>otra parte</w:delText>
        </w:r>
      </w:del>
      <w:ins w:id="478" w:author="Orion" w:date="2011-05-02T20:45:00Z">
        <w:r w:rsidR="00A20FA6">
          <w:rPr>
            <w:rFonts w:cs="Times New Roman"/>
          </w:rPr>
          <w:t>,</w:t>
        </w:r>
      </w:ins>
      <w:r w:rsidRPr="00246937">
        <w:rPr>
          <w:rFonts w:cs="Times New Roman"/>
        </w:rPr>
        <w:t xml:space="preserve"> la FAA</w:t>
      </w:r>
      <w:ins w:id="479" w:author="Orion" w:date="2011-05-02T22:45:00Z">
        <w:r w:rsidR="004800ED">
          <w:rPr>
            <w:rFonts w:cs="Times New Roman"/>
          </w:rPr>
          <w:t xml:space="preserve"> </w:t>
        </w:r>
        <w:r w:rsidR="005854A3">
          <w:rPr>
            <w:rFonts w:cs="Times New Roman"/>
          </w:rPr>
          <w:t xml:space="preserve">(Administración </w:t>
        </w:r>
      </w:ins>
      <w:ins w:id="480" w:author="Orion" w:date="2011-06-18T18:08:00Z">
        <w:r w:rsidR="005854A3">
          <w:rPr>
            <w:rFonts w:cs="Times New Roman"/>
          </w:rPr>
          <w:t>F</w:t>
        </w:r>
      </w:ins>
      <w:ins w:id="481" w:author="Orion" w:date="2011-05-02T22:45:00Z">
        <w:r w:rsidR="005854A3">
          <w:rPr>
            <w:rFonts w:cs="Times New Roman"/>
          </w:rPr>
          <w:t xml:space="preserve">ederal de </w:t>
        </w:r>
      </w:ins>
      <w:ins w:id="482" w:author="Orion" w:date="2011-06-18T18:08:00Z">
        <w:r w:rsidR="005854A3">
          <w:rPr>
            <w:rFonts w:cs="Times New Roman"/>
          </w:rPr>
          <w:t>A</w:t>
        </w:r>
      </w:ins>
      <w:ins w:id="483" w:author="Orion" w:date="2011-05-02T22:45:00Z">
        <w:r w:rsidR="004800ED" w:rsidRPr="00F818EC">
          <w:rPr>
            <w:rFonts w:cs="Times New Roman"/>
          </w:rPr>
          <w:t>viación de EE</w:t>
        </w:r>
      </w:ins>
      <w:ins w:id="484" w:author="Orion" w:date="2011-05-17T17:25:00Z">
        <w:r w:rsidR="004A03F0">
          <w:rPr>
            <w:rFonts w:cs="Times New Roman"/>
          </w:rPr>
          <w:t>.</w:t>
        </w:r>
      </w:ins>
      <w:ins w:id="485" w:author="Orion" w:date="2011-05-02T22:45:00Z">
        <w:r w:rsidR="004800ED" w:rsidRPr="00F818EC">
          <w:rPr>
            <w:rFonts w:cs="Times New Roman"/>
          </w:rPr>
          <w:t>UU</w:t>
        </w:r>
      </w:ins>
      <w:ins w:id="486" w:author="Orion" w:date="2011-05-17T17:25:00Z">
        <w:r w:rsidR="004A03F0">
          <w:rPr>
            <w:rFonts w:cs="Times New Roman"/>
          </w:rPr>
          <w:t>.</w:t>
        </w:r>
      </w:ins>
      <w:ins w:id="487" w:author="Orion" w:date="2011-05-02T22:45:00Z">
        <w:r w:rsidR="004800ED" w:rsidRPr="00F818EC">
          <w:rPr>
            <w:rFonts w:cs="Times New Roman"/>
          </w:rPr>
          <w:t xml:space="preserve">) </w:t>
        </w:r>
      </w:ins>
      <w:del w:id="488" w:author="Orion" w:date="2011-05-02T22:45:00Z">
        <w:r w:rsidRPr="00246937" w:rsidDel="004800ED">
          <w:rPr>
            <w:rFonts w:cs="Times New Roman"/>
          </w:rPr>
          <w:delText xml:space="preserve"> </w:delText>
        </w:r>
      </w:del>
      <w:del w:id="489" w:author="Orion" w:date="2011-03-26T03:46:00Z">
        <w:r w:rsidRPr="00246937" w:rsidDel="00EE718E">
          <w:rPr>
            <w:rFonts w:cs="Times New Roman"/>
          </w:rPr>
          <w:delText xml:space="preserve">(Administración federal de aviación de USA) </w:delText>
        </w:r>
      </w:del>
      <w:del w:id="490" w:author="Orion" w:date="2011-04-01T00:12:00Z">
        <w:r w:rsidRPr="00246937" w:rsidDel="00D777A5">
          <w:rPr>
            <w:rFonts w:cs="Times New Roman"/>
          </w:rPr>
          <w:delText>tiene</w:delText>
        </w:r>
      </w:del>
      <w:ins w:id="491" w:author="Orion" w:date="2011-04-01T18:04:00Z">
        <w:r w:rsidR="006157D0" w:rsidRPr="00246937">
          <w:rPr>
            <w:rFonts w:cs="Times New Roman"/>
            <w:rPrChange w:id="492" w:author="Orion" w:date="2011-04-24T22:32:00Z">
              <w:rPr>
                <w:rFonts w:ascii="Courier New" w:hAnsi="Courier New" w:cs="Courier New"/>
              </w:rPr>
            </w:rPrChange>
          </w:rPr>
          <w:t>suele hacer</w:t>
        </w:r>
      </w:ins>
      <w:ins w:id="493" w:author="Orion" w:date="2011-04-01T00:12:00Z">
        <w:r w:rsidR="00D777A5" w:rsidRPr="00246937">
          <w:rPr>
            <w:rFonts w:cs="Times New Roman"/>
            <w:rPrChange w:id="494" w:author="Orion" w:date="2011-04-24T22:32:00Z">
              <w:rPr>
                <w:rFonts w:ascii="Courier New" w:hAnsi="Courier New" w:cs="Courier New"/>
              </w:rPr>
            </w:rPrChange>
          </w:rPr>
          <w:t xml:space="preserve"> uso de una herramienta denominada</w:t>
        </w:r>
      </w:ins>
      <w:del w:id="495" w:author="Orion" w:date="2011-04-01T00:12:00Z">
        <w:r w:rsidRPr="00246937" w:rsidDel="00D777A5">
          <w:rPr>
            <w:rFonts w:cs="Times New Roman"/>
          </w:rPr>
          <w:delText xml:space="preserve"> el</w:delText>
        </w:r>
      </w:del>
      <w:r w:rsidRPr="00246937">
        <w:rPr>
          <w:rFonts w:cs="Times New Roman"/>
        </w:rPr>
        <w:t xml:space="preserve"> IMPACT</w:t>
      </w:r>
      <w:ins w:id="496" w:author="Orion" w:date="2011-03-26T03:52:00Z">
        <w:r w:rsidR="009C5871" w:rsidRPr="00246937">
          <w:rPr>
            <w:rFonts w:cs="Times New Roman"/>
          </w:rPr>
          <w:t xml:space="preserve"> (Modelo Inteligente basado en agentes para</w:t>
        </w:r>
      </w:ins>
      <w:ins w:id="497" w:author="Orion" w:date="2011-03-26T03:53:00Z">
        <w:r w:rsidR="009C5871" w:rsidRPr="00246937">
          <w:rPr>
            <w:rFonts w:cs="Times New Roman"/>
          </w:rPr>
          <w:t xml:space="preserve"> el Análisis de Políticas</w:t>
        </w:r>
        <w:r w:rsidR="006A1BB1" w:rsidRPr="00246937">
          <w:rPr>
            <w:rFonts w:cs="Times New Roman"/>
          </w:rPr>
          <w:t xml:space="preserve"> de Colaboración de la </w:t>
        </w:r>
      </w:ins>
      <w:ins w:id="498" w:author="Orion" w:date="2011-03-26T03:54:00Z">
        <w:r w:rsidR="006A1BB1" w:rsidRPr="00246937">
          <w:rPr>
            <w:rFonts w:cs="Times New Roman"/>
          </w:rPr>
          <w:t>g</w:t>
        </w:r>
      </w:ins>
      <w:ins w:id="499" w:author="Orion" w:date="2011-03-26T03:53:00Z">
        <w:r w:rsidR="006A1BB1" w:rsidRPr="00246937">
          <w:rPr>
            <w:rFonts w:cs="Times New Roman"/>
          </w:rPr>
          <w:t>esti</w:t>
        </w:r>
      </w:ins>
      <w:ins w:id="500" w:author="Orion" w:date="2011-03-26T03:54:00Z">
        <w:r w:rsidR="006A1BB1" w:rsidRPr="00246937">
          <w:rPr>
            <w:rFonts w:cs="Times New Roman"/>
          </w:rPr>
          <w:t>ón del Tráfico aéreo)</w:t>
        </w:r>
      </w:ins>
      <w:del w:id="501" w:author="Orion" w:date="2011-04-01T17:58:00Z">
        <w:r w:rsidRPr="00246937" w:rsidDel="008F5A24">
          <w:rPr>
            <w:rFonts w:cs="Times New Roman"/>
          </w:rPr>
          <w:delText xml:space="preserve"> </w:delText>
        </w:r>
      </w:del>
      <w:customXmlInsRangeStart w:id="502" w:author="Orion" w:date="2011-03-31T22:44:00Z"/>
      <w:sdt>
        <w:sdtPr>
          <w:rPr>
            <w:rFonts w:cs="Times New Roman"/>
          </w:rPr>
          <w:id w:val="-531874602"/>
          <w:citation/>
        </w:sdtPr>
        <w:sdtContent>
          <w:customXmlInsRangeEnd w:id="502"/>
          <w:ins w:id="503" w:author="Orion" w:date="2011-03-31T22:44:00Z">
            <w:r w:rsidR="00C0579F" w:rsidRPr="00246937">
              <w:rPr>
                <w:rFonts w:cs="Times New Roman"/>
                <w:rPrChange w:id="504" w:author="Orion" w:date="2011-04-24T22:32:00Z">
                  <w:rPr>
                    <w:rFonts w:ascii="Courier New" w:hAnsi="Courier New" w:cs="Courier New"/>
                  </w:rPr>
                </w:rPrChange>
              </w:rPr>
              <w:fldChar w:fldCharType="begin"/>
            </w:r>
            <w:r w:rsidR="00C0579F" w:rsidRPr="00246937">
              <w:rPr>
                <w:rFonts w:cs="Times New Roman"/>
                <w:rPrChange w:id="505" w:author="Orion" w:date="2011-04-24T22:32:00Z">
                  <w:rPr>
                    <w:rFonts w:ascii="Courier New" w:hAnsi="Courier New" w:cs="Courier New"/>
                  </w:rPr>
                </w:rPrChange>
              </w:rPr>
              <w:instrText xml:space="preserve"> CITATION Sha09 \l 3082 </w:instrText>
            </w:r>
          </w:ins>
          <w:r w:rsidR="00C0579F" w:rsidRPr="00246937">
            <w:rPr>
              <w:rFonts w:cs="Times New Roman"/>
              <w:rPrChange w:id="506" w:author="Orion" w:date="2011-04-24T22:32:00Z">
                <w:rPr>
                  <w:rFonts w:ascii="Courier New" w:hAnsi="Courier New" w:cs="Courier New"/>
                </w:rPr>
              </w:rPrChange>
            </w:rPr>
            <w:fldChar w:fldCharType="separate"/>
          </w:r>
          <w:r w:rsidR="00C1157B" w:rsidRPr="00C1157B">
            <w:rPr>
              <w:rFonts w:cs="Times New Roman"/>
              <w:noProof/>
            </w:rPr>
            <w:t>(9)</w:t>
          </w:r>
          <w:ins w:id="507" w:author="Orion" w:date="2011-03-31T22:44:00Z">
            <w:r w:rsidR="00C0579F" w:rsidRPr="00246937">
              <w:rPr>
                <w:rFonts w:cs="Times New Roman"/>
                <w:rPrChange w:id="508" w:author="Orion" w:date="2011-04-24T22:32:00Z">
                  <w:rPr>
                    <w:rFonts w:ascii="Courier New" w:hAnsi="Courier New" w:cs="Courier New"/>
                  </w:rPr>
                </w:rPrChange>
              </w:rPr>
              <w:fldChar w:fldCharType="end"/>
            </w:r>
          </w:ins>
          <w:customXmlInsRangeStart w:id="509" w:author="Orion" w:date="2011-03-31T22:44:00Z"/>
        </w:sdtContent>
      </w:sdt>
      <w:customXmlInsRangeEnd w:id="509"/>
      <w:del w:id="510" w:author="Orion" w:date="2011-03-31T22:43:00Z">
        <w:r w:rsidRPr="00246937" w:rsidDel="00C0579F">
          <w:rPr>
            <w:rFonts w:eastAsia="TimesNewRomanMS" w:cs="Times New Roman"/>
          </w:rPr>
          <w:delText>[11]</w:delText>
        </w:r>
      </w:del>
      <w:ins w:id="511" w:author="Orion" w:date="2011-05-02T20:43:00Z">
        <w:r w:rsidR="00D261CF">
          <w:rPr>
            <w:rFonts w:eastAsia="TimesNewRomanMS" w:cs="Times New Roman"/>
          </w:rPr>
          <w:t>.</w:t>
        </w:r>
      </w:ins>
      <w:del w:id="512" w:author="Orion" w:date="2011-05-02T20:43:00Z">
        <w:r w:rsidRPr="00246937" w:rsidDel="00D261CF">
          <w:rPr>
            <w:rFonts w:eastAsia="TimesNewRomanMS" w:cs="Times New Roman"/>
          </w:rPr>
          <w:delText xml:space="preserve"> </w:delText>
        </w:r>
      </w:del>
    </w:p>
    <w:p w14:paraId="43A08851" w14:textId="77777777" w:rsidR="00482521" w:rsidRDefault="00482521">
      <w:pPr>
        <w:jc w:val="both"/>
        <w:rPr>
          <w:ins w:id="513" w:author="Orion" w:date="2011-05-16T11:38:00Z"/>
          <w:rFonts w:cs="Times New Roman"/>
        </w:rPr>
      </w:pPr>
    </w:p>
    <w:p w14:paraId="59A2CDE3" w14:textId="6D28DB4C" w:rsidR="00026D82" w:rsidRDefault="00233DD2" w:rsidP="002D5955">
      <w:pPr>
        <w:jc w:val="both"/>
        <w:rPr>
          <w:rFonts w:cs="Times New Roman"/>
        </w:rPr>
      </w:pPr>
      <w:r>
        <w:rPr>
          <w:rFonts w:cs="Times New Roman"/>
        </w:rPr>
        <w:t xml:space="preserve">A pesar de su variedad y funcionalidad, </w:t>
      </w:r>
      <w:r w:rsidR="00A27703" w:rsidRPr="00026D82">
        <w:rPr>
          <w:rFonts w:cs="Times New Roman"/>
        </w:rPr>
        <w:t>la</w:t>
      </w:r>
      <w:r w:rsidR="00A27703">
        <w:rPr>
          <w:rFonts w:cs="Times New Roman"/>
        </w:rPr>
        <w:t>s</w:t>
      </w:r>
      <w:r w:rsidR="00A27703" w:rsidRPr="00026D82">
        <w:rPr>
          <w:rFonts w:cs="Times New Roman"/>
        </w:rPr>
        <w:t xml:space="preserve"> </w:t>
      </w:r>
      <w:r>
        <w:rPr>
          <w:rFonts w:cs="Times New Roman"/>
        </w:rPr>
        <w:t xml:space="preserve">herramientas de </w:t>
      </w:r>
      <w:r w:rsidR="00A27703" w:rsidRPr="00026D82">
        <w:rPr>
          <w:rFonts w:cs="Times New Roman"/>
        </w:rPr>
        <w:t>simulaci</w:t>
      </w:r>
      <w:r>
        <w:rPr>
          <w:rFonts w:cs="Times New Roman"/>
        </w:rPr>
        <w:t>ón</w:t>
      </w:r>
      <w:r w:rsidR="00A27703" w:rsidRPr="00026D82">
        <w:rPr>
          <w:rFonts w:cs="Times New Roman"/>
        </w:rPr>
        <w:t xml:space="preserve"> también presenta</w:t>
      </w:r>
      <w:r w:rsidR="00A27703">
        <w:rPr>
          <w:rFonts w:cs="Times New Roman"/>
        </w:rPr>
        <w:t>n</w:t>
      </w:r>
      <w:r w:rsidR="00A27703" w:rsidRPr="00026D82">
        <w:rPr>
          <w:rFonts w:cs="Times New Roman"/>
        </w:rPr>
        <w:t xml:space="preserve"> problemas. </w:t>
      </w:r>
      <w:r w:rsidR="00A27703">
        <w:rPr>
          <w:rFonts w:cs="Times New Roman"/>
        </w:rPr>
        <w:t>El principal es que los modelos siempre suponen una simplificación de la realidad, centrada en los aspectos que se consideran más relevantes. En un problema de la complejidad del tráfico aéreo, existen</w:t>
      </w:r>
      <w:r w:rsidR="00A27703" w:rsidRPr="00026D82">
        <w:rPr>
          <w:rFonts w:cs="Times New Roman"/>
        </w:rPr>
        <w:t xml:space="preserve"> muchos elementos </w:t>
      </w:r>
      <w:r w:rsidR="00A27703">
        <w:rPr>
          <w:rFonts w:cs="Times New Roman"/>
        </w:rPr>
        <w:t>a</w:t>
      </w:r>
      <w:r w:rsidR="00A27703" w:rsidRPr="00026D82">
        <w:rPr>
          <w:rFonts w:cs="Times New Roman"/>
        </w:rPr>
        <w:t xml:space="preserve"> estudiar, desde la física de los aviones al </w:t>
      </w:r>
      <w:r w:rsidR="00A27703">
        <w:rPr>
          <w:rFonts w:cs="Times New Roman"/>
        </w:rPr>
        <w:t xml:space="preserve">control del </w:t>
      </w:r>
      <w:r w:rsidR="00A27703" w:rsidRPr="00026D82">
        <w:rPr>
          <w:rFonts w:cs="Times New Roman"/>
        </w:rPr>
        <w:t xml:space="preserve">tráfico </w:t>
      </w:r>
      <w:r w:rsidR="00A27703">
        <w:rPr>
          <w:rFonts w:cs="Times New Roman"/>
        </w:rPr>
        <w:t>o las acciones de los actores</w:t>
      </w:r>
      <w:r w:rsidR="00A27703" w:rsidRPr="00026D82">
        <w:rPr>
          <w:rFonts w:cs="Times New Roman"/>
        </w:rPr>
        <w:t xml:space="preserve">, </w:t>
      </w:r>
      <w:r w:rsidR="00A27703">
        <w:rPr>
          <w:rFonts w:cs="Times New Roman"/>
        </w:rPr>
        <w:t>que están</w:t>
      </w:r>
      <w:r w:rsidR="00A27703" w:rsidRPr="00026D82">
        <w:rPr>
          <w:rFonts w:cs="Times New Roman"/>
        </w:rPr>
        <w:t xml:space="preserve"> mutuamente relacionados entre sí.</w:t>
      </w:r>
      <w:r w:rsidR="00A27703">
        <w:rPr>
          <w:rFonts w:cs="Times New Roman"/>
        </w:rPr>
        <w:t xml:space="preserve"> Obviar o simplificar algunos de estos elementos puede llevar a perder información relevante.</w:t>
      </w:r>
      <w:r>
        <w:rPr>
          <w:rFonts w:cs="Times New Roman"/>
        </w:rPr>
        <w:t xml:space="preserve"> Además</w:t>
      </w:r>
      <w:r w:rsidR="00BB1765" w:rsidRPr="00246937">
        <w:rPr>
          <w:rFonts w:cs="Times New Roman"/>
        </w:rPr>
        <w:t xml:space="preserve">, permiten </w:t>
      </w:r>
      <w:r w:rsidR="0037198D" w:rsidRPr="00172B86">
        <w:rPr>
          <w:rFonts w:cs="Times New Roman"/>
        </w:rPr>
        <w:t>escasa</w:t>
      </w:r>
      <w:r w:rsidR="0037198D" w:rsidRPr="00246937">
        <w:rPr>
          <w:rFonts w:cs="Times New Roman"/>
        </w:rPr>
        <w:t xml:space="preserve"> </w:t>
      </w:r>
      <w:r w:rsidR="00BB1765" w:rsidRPr="00246937">
        <w:rPr>
          <w:rFonts w:cs="Times New Roman"/>
        </w:rPr>
        <w:t>flexibilidad a la hora de querer introducir nuevos módulos</w:t>
      </w:r>
      <w:r w:rsidR="00BF4D37">
        <w:rPr>
          <w:rFonts w:cs="Times New Roman"/>
        </w:rPr>
        <w:t xml:space="preserve"> </w:t>
      </w:r>
      <w:r>
        <w:rPr>
          <w:rFonts w:cs="Times New Roman"/>
        </w:rPr>
        <w:t xml:space="preserve">para abordar necesidades diferentes, </w:t>
      </w:r>
      <w:r w:rsidR="00BF4D37">
        <w:rPr>
          <w:rFonts w:cs="Times New Roman"/>
        </w:rPr>
        <w:t xml:space="preserve">ya que suelen ser productos cerrados </w:t>
      </w:r>
      <w:r>
        <w:rPr>
          <w:rFonts w:cs="Times New Roman"/>
        </w:rPr>
        <w:t>en buena medida</w:t>
      </w:r>
      <w:r w:rsidR="00BF4D37">
        <w:rPr>
          <w:rFonts w:cs="Times New Roman"/>
        </w:rPr>
        <w:t>)</w:t>
      </w:r>
      <w:r w:rsidR="007C6E99" w:rsidRPr="00172B86">
        <w:rPr>
          <w:rFonts w:cs="Times New Roman"/>
        </w:rPr>
        <w:t xml:space="preserve"> y</w:t>
      </w:r>
      <w:r w:rsidR="007C6E99" w:rsidRPr="00246937">
        <w:rPr>
          <w:rFonts w:cs="Times New Roman"/>
        </w:rPr>
        <w:t xml:space="preserve"> </w:t>
      </w:r>
      <w:r w:rsidR="00BB1765" w:rsidRPr="00246937">
        <w:rPr>
          <w:rFonts w:cs="Times New Roman"/>
        </w:rPr>
        <w:t>hacen poca abstracción de</w:t>
      </w:r>
      <w:r>
        <w:rPr>
          <w:rFonts w:cs="Times New Roman"/>
        </w:rPr>
        <w:t xml:space="preserve"> </w:t>
      </w:r>
      <w:r w:rsidR="00BB1765" w:rsidRPr="00246937">
        <w:rPr>
          <w:rFonts w:cs="Times New Roman"/>
        </w:rPr>
        <w:t>l</w:t>
      </w:r>
      <w:r>
        <w:rPr>
          <w:rFonts w:cs="Times New Roman"/>
        </w:rPr>
        <w:t>a</w:t>
      </w:r>
      <w:r w:rsidR="00BB1765" w:rsidRPr="00246937">
        <w:rPr>
          <w:rFonts w:cs="Times New Roman"/>
        </w:rPr>
        <w:t xml:space="preserve"> </w:t>
      </w:r>
      <w:r>
        <w:rPr>
          <w:rFonts w:cs="Times New Roman"/>
        </w:rPr>
        <w:t>información a tratar</w:t>
      </w:r>
      <w:r w:rsidR="00216C93" w:rsidRPr="00172B86">
        <w:rPr>
          <w:rFonts w:cs="Times New Roman"/>
        </w:rPr>
        <w:t>.</w:t>
      </w:r>
      <w:r w:rsidR="00BB1765" w:rsidRPr="00246937">
        <w:rPr>
          <w:rFonts w:cs="Times New Roman"/>
        </w:rPr>
        <w:t xml:space="preserve"> </w:t>
      </w:r>
      <w:r>
        <w:rPr>
          <w:rFonts w:cs="Times New Roman"/>
        </w:rPr>
        <w:t xml:space="preserve">En atención a este último punto, </w:t>
      </w:r>
      <w:r w:rsidRPr="00482521">
        <w:rPr>
          <w:rFonts w:cs="Times New Roman"/>
        </w:rPr>
        <w:t xml:space="preserve">se trata de herramientas donde el conocimiento se encuentra </w:t>
      </w:r>
      <w:r>
        <w:rPr>
          <w:rFonts w:cs="Times New Roman"/>
        </w:rPr>
        <w:t xml:space="preserve">embebido </w:t>
      </w:r>
      <w:r w:rsidRPr="00482521">
        <w:rPr>
          <w:rFonts w:cs="Times New Roman"/>
        </w:rPr>
        <w:t>en el código, por lo q</w:t>
      </w:r>
      <w:r>
        <w:rPr>
          <w:rFonts w:cs="Times New Roman"/>
        </w:rPr>
        <w:t>ue resulta difícil de discutir,</w:t>
      </w:r>
      <w:r w:rsidRPr="00482521">
        <w:rPr>
          <w:rFonts w:cs="Times New Roman"/>
        </w:rPr>
        <w:t xml:space="preserve"> elaborar</w:t>
      </w:r>
      <w:r>
        <w:rPr>
          <w:rFonts w:cs="Times New Roman"/>
        </w:rPr>
        <w:t xml:space="preserve"> y actualizar</w:t>
      </w:r>
      <w:proofErr w:type="gramStart"/>
      <w:r w:rsidRPr="00482521">
        <w:rPr>
          <w:rFonts w:cs="Times New Roman"/>
        </w:rPr>
        <w:t>.</w:t>
      </w:r>
      <w:r w:rsidR="00216C93" w:rsidRPr="00172B86">
        <w:rPr>
          <w:rFonts w:cs="Times New Roman"/>
        </w:rPr>
        <w:t>.</w:t>
      </w:r>
      <w:proofErr w:type="gramEnd"/>
      <w:r w:rsidR="00BB1765" w:rsidRPr="00246937">
        <w:rPr>
          <w:rFonts w:cs="Times New Roman"/>
        </w:rPr>
        <w:t xml:space="preserve"> </w:t>
      </w:r>
      <w:r w:rsidR="00A741A8" w:rsidRPr="00172B86">
        <w:rPr>
          <w:rFonts w:cs="Times New Roman"/>
        </w:rPr>
        <w:t>Destacar también</w:t>
      </w:r>
      <w:r w:rsidR="00BB1765" w:rsidRPr="00246937">
        <w:rPr>
          <w:rFonts w:cs="Times New Roman"/>
        </w:rPr>
        <w:t xml:space="preserve"> que </w:t>
      </w:r>
      <w:r w:rsidR="00850191">
        <w:rPr>
          <w:rFonts w:cs="Times New Roman"/>
        </w:rPr>
        <w:t xml:space="preserve">en la mayoría de los casos </w:t>
      </w:r>
      <w:r>
        <w:rPr>
          <w:rFonts w:cs="Times New Roman"/>
        </w:rPr>
        <w:t xml:space="preserve">estos sistemas </w:t>
      </w:r>
      <w:r w:rsidR="00BB1765" w:rsidRPr="00246937">
        <w:rPr>
          <w:rFonts w:cs="Times New Roman"/>
        </w:rPr>
        <w:t xml:space="preserve">no modelan </w:t>
      </w:r>
      <w:r w:rsidR="002F41ED" w:rsidRPr="00172B86">
        <w:rPr>
          <w:rFonts w:cs="Times New Roman"/>
        </w:rPr>
        <w:t>ni</w:t>
      </w:r>
      <w:r w:rsidR="002F41ED" w:rsidRPr="00246937">
        <w:rPr>
          <w:rFonts w:cs="Times New Roman"/>
        </w:rPr>
        <w:t xml:space="preserve"> </w:t>
      </w:r>
      <w:r w:rsidR="00BB1765" w:rsidRPr="00246937">
        <w:rPr>
          <w:rFonts w:cs="Times New Roman"/>
        </w:rPr>
        <w:t xml:space="preserve">comportamientos </w:t>
      </w:r>
      <w:r w:rsidR="00E622AF" w:rsidRPr="00172B86">
        <w:rPr>
          <w:rFonts w:cs="Times New Roman"/>
        </w:rPr>
        <w:t>ni</w:t>
      </w:r>
      <w:r w:rsidR="00E622AF" w:rsidRPr="00246937">
        <w:rPr>
          <w:rFonts w:cs="Times New Roman"/>
        </w:rPr>
        <w:t xml:space="preserve"> </w:t>
      </w:r>
      <w:r w:rsidR="00BB1765" w:rsidRPr="00246937">
        <w:rPr>
          <w:rFonts w:cs="Times New Roman"/>
        </w:rPr>
        <w:t xml:space="preserve">conductas de los </w:t>
      </w:r>
      <w:r w:rsidR="008F08F5" w:rsidRPr="00172B86">
        <w:rPr>
          <w:rFonts w:cs="Times New Roman"/>
        </w:rPr>
        <w:t>humanos que intervienen en ellas (</w:t>
      </w:r>
      <w:r>
        <w:rPr>
          <w:rFonts w:cs="Times New Roman"/>
        </w:rPr>
        <w:t xml:space="preserve">ej. </w:t>
      </w:r>
      <w:r w:rsidR="008F08F5" w:rsidRPr="00172B86">
        <w:rPr>
          <w:rFonts w:cs="Times New Roman"/>
        </w:rPr>
        <w:t>pilotos</w:t>
      </w:r>
      <w:r w:rsidR="002F6CE4">
        <w:rPr>
          <w:rFonts w:cs="Times New Roman"/>
        </w:rPr>
        <w:t xml:space="preserve"> y</w:t>
      </w:r>
      <w:r w:rsidR="008F08F5" w:rsidRPr="00172B86">
        <w:rPr>
          <w:rFonts w:cs="Times New Roman"/>
        </w:rPr>
        <w:t xml:space="preserve"> controladores)</w:t>
      </w:r>
      <w:r w:rsidR="00BB1765" w:rsidRPr="00246937">
        <w:rPr>
          <w:rFonts w:cs="Times New Roman"/>
        </w:rPr>
        <w:t>, ni la</w:t>
      </w:r>
      <w:r w:rsidR="002F6CE4">
        <w:rPr>
          <w:rFonts w:cs="Times New Roman"/>
        </w:rPr>
        <w:t>s</w:t>
      </w:r>
      <w:r w:rsidR="00BB1765" w:rsidRPr="00246937">
        <w:rPr>
          <w:rFonts w:cs="Times New Roman"/>
        </w:rPr>
        <w:t xml:space="preserve"> interrelaci</w:t>
      </w:r>
      <w:r w:rsidR="002F6CE4">
        <w:rPr>
          <w:rFonts w:cs="Times New Roman"/>
        </w:rPr>
        <w:t>o</w:t>
      </w:r>
      <w:r w:rsidR="00BB1765" w:rsidRPr="00246937">
        <w:rPr>
          <w:rFonts w:cs="Times New Roman"/>
        </w:rPr>
        <w:t>n</w:t>
      </w:r>
      <w:r w:rsidR="002F6CE4">
        <w:rPr>
          <w:rFonts w:cs="Times New Roman"/>
        </w:rPr>
        <w:t>es</w:t>
      </w:r>
      <w:r w:rsidR="00BB1765" w:rsidRPr="00246937">
        <w:rPr>
          <w:rFonts w:cs="Times New Roman"/>
        </w:rPr>
        <w:t xml:space="preserve"> entre ellos o con otros elementos externos.</w:t>
      </w:r>
      <w:r w:rsidR="00F06242">
        <w:rPr>
          <w:rFonts w:cs="Times New Roman"/>
        </w:rPr>
        <w:t xml:space="preserve"> </w:t>
      </w:r>
      <w:r w:rsidR="002F6CE4" w:rsidRPr="00975CAB">
        <w:rPr>
          <w:rFonts w:cs="Times New Roman"/>
        </w:rPr>
        <w:t xml:space="preserve">Históricamente las tecnologías basadas en simulación de aviación se han enfocado más en los aspectos funcionales o técnicos de la simulación pero fijándonos en que un tercio de los accidentes aéreos se deben a errores de los pilotos </w:t>
      </w:r>
      <w:sdt>
        <w:sdtPr>
          <w:rPr>
            <w:rFonts w:cs="Times New Roman"/>
          </w:rPr>
          <w:id w:val="446430226"/>
          <w:citation/>
        </w:sdtPr>
        <w:sdtContent>
          <w:r w:rsidR="002F6CE4" w:rsidRPr="00975CAB">
            <w:rPr>
              <w:rFonts w:cs="Times New Roman"/>
            </w:rPr>
            <w:fldChar w:fldCharType="begin"/>
          </w:r>
          <w:r w:rsidR="002F6CE4" w:rsidRPr="00975CAB">
            <w:rPr>
              <w:rFonts w:cs="Times New Roman"/>
            </w:rPr>
            <w:instrText xml:space="preserve"> CITATION Foy05 \l 3082 </w:instrText>
          </w:r>
          <w:r w:rsidR="002F6CE4" w:rsidRPr="00975CAB">
            <w:rPr>
              <w:rFonts w:cs="Times New Roman"/>
            </w:rPr>
            <w:fldChar w:fldCharType="separate"/>
          </w:r>
          <w:r w:rsidR="00C1157B" w:rsidRPr="00C1157B">
            <w:rPr>
              <w:rFonts w:cs="Times New Roman"/>
              <w:noProof/>
            </w:rPr>
            <w:t>(10)</w:t>
          </w:r>
          <w:r w:rsidR="002F6CE4" w:rsidRPr="00975CAB">
            <w:rPr>
              <w:rFonts w:cs="Times New Roman"/>
            </w:rPr>
            <w:fldChar w:fldCharType="end"/>
          </w:r>
        </w:sdtContent>
      </w:sdt>
      <w:r w:rsidR="002F6CE4" w:rsidRPr="00975CAB">
        <w:rPr>
          <w:rFonts w:cs="Times New Roman"/>
        </w:rPr>
        <w:t xml:space="preserve"> parece interesante tener en cuenta el comportamiento, actitud o estado de un piloto en un determinado momento.</w:t>
      </w:r>
      <w:r w:rsidR="00F06242">
        <w:rPr>
          <w:rFonts w:cs="Times New Roman"/>
        </w:rPr>
        <w:t xml:space="preserve"> </w:t>
      </w:r>
    </w:p>
    <w:p w14:paraId="70A6031A" w14:textId="77777777" w:rsidR="00F06242" w:rsidRDefault="00F06242" w:rsidP="002D5955">
      <w:pPr>
        <w:jc w:val="both"/>
        <w:rPr>
          <w:ins w:id="514" w:author="IO" w:date="2011-06-09T12:13:00Z"/>
          <w:rFonts w:cs="Times New Roman"/>
        </w:rPr>
      </w:pPr>
    </w:p>
    <w:p w14:paraId="2BD1FBAD" w14:textId="12C494C9" w:rsidR="004F45E4" w:rsidRDefault="004F45E4" w:rsidP="002F6CE4">
      <w:pPr>
        <w:autoSpaceDE w:val="0"/>
        <w:jc w:val="both"/>
        <w:rPr>
          <w:ins w:id="515" w:author="IO" w:date="2011-06-09T12:53:00Z"/>
          <w:rFonts w:cs="Times New Roman"/>
        </w:rPr>
      </w:pPr>
      <w:ins w:id="516" w:author="IO" w:date="2011-06-09T12:43:00Z">
        <w:r>
          <w:rPr>
            <w:rFonts w:cs="Times New Roman"/>
          </w:rPr>
          <w:t xml:space="preserve">Con vistas a abordar los problemas anteriores, este trabajo se plantea </w:t>
        </w:r>
      </w:ins>
      <w:ins w:id="517" w:author="IO" w:date="2011-06-09T12:49:00Z">
        <w:r>
          <w:rPr>
            <w:rFonts w:cs="Times New Roman"/>
          </w:rPr>
          <w:t xml:space="preserve">la necesidad de desarrollar </w:t>
        </w:r>
      </w:ins>
      <w:ins w:id="518" w:author="IO" w:date="2011-06-09T12:13:00Z">
        <w:r w:rsidR="002F6CE4" w:rsidRPr="00FC2A51">
          <w:rPr>
            <w:rFonts w:cs="Times New Roman"/>
          </w:rPr>
          <w:t>plataformas de simulación que hagan explícit</w:t>
        </w:r>
      </w:ins>
      <w:ins w:id="519" w:author="IO" w:date="2011-06-09T12:49:00Z">
        <w:r>
          <w:rPr>
            <w:rFonts w:cs="Times New Roman"/>
          </w:rPr>
          <w:t>a</w:t>
        </w:r>
      </w:ins>
      <w:ins w:id="520" w:author="IO" w:date="2011-06-09T12:13:00Z">
        <w:r w:rsidR="002F6CE4" w:rsidRPr="00FC2A51">
          <w:rPr>
            <w:rFonts w:cs="Times New Roman"/>
          </w:rPr>
          <w:t xml:space="preserve"> </w:t>
        </w:r>
      </w:ins>
      <w:ins w:id="521" w:author="IO" w:date="2011-06-09T12:49:00Z">
        <w:r>
          <w:rPr>
            <w:rFonts w:cs="Times New Roman"/>
          </w:rPr>
          <w:t>l</w:t>
        </w:r>
      </w:ins>
      <w:ins w:id="522" w:author="IO" w:date="2011-06-09T12:13:00Z">
        <w:r w:rsidR="002F6CE4" w:rsidRPr="00FC2A51">
          <w:rPr>
            <w:rFonts w:cs="Times New Roman"/>
          </w:rPr>
          <w:t xml:space="preserve">a información </w:t>
        </w:r>
      </w:ins>
      <w:ins w:id="523" w:author="IO" w:date="2011-06-09T12:49:00Z">
        <w:r>
          <w:rPr>
            <w:rFonts w:cs="Times New Roman"/>
          </w:rPr>
          <w:t>manejada</w:t>
        </w:r>
      </w:ins>
      <w:ins w:id="524" w:author="IO" w:date="2011-06-09T12:50:00Z">
        <w:r>
          <w:rPr>
            <w:rFonts w:cs="Times New Roman"/>
          </w:rPr>
          <w:t xml:space="preserve"> al nivel de abstracción de los expertos en el dominio, y cuya traslación al código sea precisa. </w:t>
        </w:r>
      </w:ins>
      <w:ins w:id="525" w:author="IO" w:date="2011-06-09T12:13:00Z">
        <w:r w:rsidR="002F6CE4">
          <w:rPr>
            <w:rFonts w:cs="Times New Roman"/>
          </w:rPr>
          <w:t>P</w:t>
        </w:r>
      </w:ins>
      <w:ins w:id="526" w:author="IO" w:date="2011-06-09T12:51:00Z">
        <w:r>
          <w:rPr>
            <w:rFonts w:cs="Times New Roman"/>
          </w:rPr>
          <w:t>ara</w:t>
        </w:r>
      </w:ins>
      <w:ins w:id="527" w:author="IO" w:date="2011-06-09T12:13:00Z">
        <w:r w:rsidR="002F6CE4">
          <w:rPr>
            <w:rFonts w:cs="Times New Roman"/>
          </w:rPr>
          <w:t xml:space="preserve"> ello se considera</w:t>
        </w:r>
      </w:ins>
      <w:ins w:id="528" w:author="IO" w:date="2011-06-09T12:51:00Z">
        <w:r>
          <w:rPr>
            <w:rFonts w:cs="Times New Roman"/>
          </w:rPr>
          <w:t>n</w:t>
        </w:r>
      </w:ins>
      <w:ins w:id="529" w:author="IO" w:date="2011-06-09T12:13:00Z">
        <w:r w:rsidR="002F6CE4" w:rsidRPr="00FC2A51">
          <w:rPr>
            <w:rFonts w:cs="Times New Roman"/>
          </w:rPr>
          <w:t xml:space="preserve"> propuestas de </w:t>
        </w:r>
      </w:ins>
      <w:ins w:id="530" w:author="IO" w:date="2011-06-09T12:51:00Z">
        <w:r>
          <w:rPr>
            <w:rFonts w:cs="Times New Roman"/>
          </w:rPr>
          <w:t>ingeniería</w:t>
        </w:r>
      </w:ins>
      <w:ins w:id="531" w:author="IO" w:date="2011-06-09T12:13:00Z">
        <w:r w:rsidR="002F6CE4" w:rsidRPr="00FC2A51">
          <w:rPr>
            <w:rFonts w:cs="Times New Roman"/>
          </w:rPr>
          <w:t xml:space="preserve"> dirigid</w:t>
        </w:r>
      </w:ins>
      <w:ins w:id="532" w:author="IO" w:date="2011-06-09T12:51:00Z">
        <w:r>
          <w:rPr>
            <w:rFonts w:cs="Times New Roman"/>
          </w:rPr>
          <w:t>a</w:t>
        </w:r>
      </w:ins>
      <w:ins w:id="533" w:author="IO" w:date="2011-06-09T12:13:00Z">
        <w:r w:rsidR="002F6CE4" w:rsidRPr="00FC2A51">
          <w:rPr>
            <w:rFonts w:cs="Times New Roman"/>
          </w:rPr>
          <w:t xml:space="preserve"> por modelos (MDE</w:t>
        </w:r>
        <w:r w:rsidR="002F6CE4">
          <w:rPr>
            <w:rFonts w:cs="Times New Roman"/>
          </w:rPr>
          <w:t xml:space="preserve">, </w:t>
        </w:r>
        <w:proofErr w:type="spellStart"/>
        <w:r w:rsidR="002F6CE4" w:rsidRPr="004F45E4">
          <w:rPr>
            <w:rFonts w:cs="Times New Roman"/>
            <w:i/>
            <w:rPrChange w:id="534" w:author="IO" w:date="2011-06-09T12:51:00Z">
              <w:rPr>
                <w:rFonts w:cs="Times New Roman"/>
              </w:rPr>
            </w:rPrChange>
          </w:rPr>
          <w:t>Model-Driven</w:t>
        </w:r>
        <w:proofErr w:type="spellEnd"/>
        <w:r w:rsidR="002F6CE4" w:rsidRPr="004F45E4">
          <w:rPr>
            <w:rFonts w:cs="Times New Roman"/>
            <w:i/>
            <w:rPrChange w:id="535" w:author="IO" w:date="2011-06-09T12:51:00Z">
              <w:rPr>
                <w:rFonts w:cs="Times New Roman"/>
              </w:rPr>
            </w:rPrChange>
          </w:rPr>
          <w:t xml:space="preserve"> </w:t>
        </w:r>
        <w:proofErr w:type="spellStart"/>
        <w:r w:rsidR="002F6CE4" w:rsidRPr="004F45E4">
          <w:rPr>
            <w:rFonts w:cs="Times New Roman"/>
            <w:i/>
            <w:rPrChange w:id="536" w:author="IO" w:date="2011-06-09T12:51:00Z">
              <w:rPr>
                <w:rFonts w:cs="Times New Roman"/>
              </w:rPr>
            </w:rPrChange>
          </w:rPr>
          <w:t>Engineering</w:t>
        </w:r>
        <w:proofErr w:type="spellEnd"/>
        <w:r w:rsidR="002F6CE4" w:rsidRPr="00FC2A51">
          <w:rPr>
            <w:rFonts w:cs="Times New Roman"/>
          </w:rPr>
          <w:t>).</w:t>
        </w:r>
        <w:r w:rsidR="002F6CE4">
          <w:rPr>
            <w:rFonts w:cs="Times New Roman"/>
          </w:rPr>
          <w:t xml:space="preserve"> La MDE</w:t>
        </w:r>
        <w:del w:id="537" w:author="Orion" w:date="2011-06-11T11:43:00Z">
          <w:r w:rsidR="002F6CE4" w:rsidDel="00AF3D37">
            <w:rPr>
              <w:rFonts w:cs="Times New Roman"/>
            </w:rPr>
            <w:delText xml:space="preserve"> </w:delText>
          </w:r>
        </w:del>
      </w:ins>
      <w:ins w:id="538" w:author="Orion" w:date="2011-06-11T11:43:00Z">
        <w:r w:rsidR="00AF3D37">
          <w:rPr>
            <w:rFonts w:cs="Times New Roman"/>
          </w:rPr>
          <w:t xml:space="preserve"> </w:t>
        </w:r>
      </w:ins>
      <w:customXmlInsRangeStart w:id="539" w:author="Orion" w:date="2011-06-11T11:42:00Z"/>
      <w:sdt>
        <w:sdtPr>
          <w:rPr>
            <w:rFonts w:cs="Times New Roman"/>
          </w:rPr>
          <w:id w:val="1098062628"/>
          <w:citation/>
        </w:sdtPr>
        <w:sdtContent>
          <w:customXmlInsRangeEnd w:id="539"/>
          <w:ins w:id="540" w:author="Orion" w:date="2011-06-11T11:42:00Z">
            <w:r w:rsidR="00BF74B9">
              <w:rPr>
                <w:rFonts w:cs="Times New Roman"/>
              </w:rPr>
              <w:fldChar w:fldCharType="begin"/>
            </w:r>
            <w:r w:rsidR="00BF74B9">
              <w:rPr>
                <w:rFonts w:cs="Times New Roman"/>
              </w:rPr>
              <w:instrText xml:space="preserve"> CITATION Fra03 \l 3082 </w:instrText>
            </w:r>
          </w:ins>
          <w:r w:rsidR="00BF74B9">
            <w:rPr>
              <w:rFonts w:cs="Times New Roman"/>
            </w:rPr>
            <w:fldChar w:fldCharType="separate"/>
          </w:r>
          <w:r w:rsidR="00C1157B" w:rsidRPr="00C1157B">
            <w:rPr>
              <w:rFonts w:cs="Times New Roman"/>
              <w:noProof/>
            </w:rPr>
            <w:t>(11)</w:t>
          </w:r>
          <w:ins w:id="541" w:author="Orion" w:date="2011-06-11T11:42:00Z">
            <w:r w:rsidR="00BF74B9">
              <w:rPr>
                <w:rFonts w:cs="Times New Roman"/>
              </w:rPr>
              <w:fldChar w:fldCharType="end"/>
            </w:r>
          </w:ins>
          <w:customXmlInsRangeStart w:id="542" w:author="Orion" w:date="2011-06-11T11:42:00Z"/>
        </w:sdtContent>
      </w:sdt>
      <w:customXmlInsRangeEnd w:id="542"/>
      <w:ins w:id="543" w:author="Orion" w:date="2011-06-11T11:42:00Z">
        <w:r w:rsidR="00BF74B9">
          <w:rPr>
            <w:rFonts w:cs="Times New Roman"/>
          </w:rPr>
          <w:t xml:space="preserve"> </w:t>
        </w:r>
      </w:ins>
      <w:ins w:id="544" w:author="IO" w:date="2011-06-09T12:13:00Z">
        <w:r w:rsidR="002F6CE4">
          <w:rPr>
            <w:rFonts w:cs="Times New Roman"/>
          </w:rPr>
          <w:t xml:space="preserve">es un paradigma de </w:t>
        </w:r>
      </w:ins>
      <w:ins w:id="545" w:author="IO" w:date="2011-06-09T12:52:00Z">
        <w:r>
          <w:rPr>
            <w:rFonts w:cs="Times New Roman"/>
          </w:rPr>
          <w:t>desarrollo</w:t>
        </w:r>
      </w:ins>
      <w:ins w:id="546" w:author="IO" w:date="2011-06-09T12:13:00Z">
        <w:r w:rsidR="002F6CE4">
          <w:rPr>
            <w:rFonts w:cs="Times New Roman"/>
          </w:rPr>
          <w:t xml:space="preserve"> </w:t>
        </w:r>
      </w:ins>
      <w:ins w:id="547" w:author="IO" w:date="2011-06-09T12:52:00Z">
        <w:r>
          <w:rPr>
            <w:rFonts w:cs="Times New Roman"/>
          </w:rPr>
          <w:t>en el que los sistemas se abordan</w:t>
        </w:r>
      </w:ins>
      <w:ins w:id="548" w:author="IO" w:date="2011-06-09T12:13:00Z">
        <w:r w:rsidR="002F6CE4">
          <w:rPr>
            <w:rFonts w:cs="Times New Roman"/>
          </w:rPr>
          <w:t xml:space="preserve"> </w:t>
        </w:r>
      </w:ins>
      <w:ins w:id="549" w:author="IO" w:date="2011-06-09T12:52:00Z">
        <w:r>
          <w:rPr>
            <w:rFonts w:cs="Times New Roman"/>
          </w:rPr>
          <w:t>en base a</w:t>
        </w:r>
      </w:ins>
      <w:ins w:id="550" w:author="IO" w:date="2011-06-09T12:13:00Z">
        <w:r w:rsidR="002F6CE4">
          <w:rPr>
            <w:rFonts w:cs="Times New Roman"/>
          </w:rPr>
          <w:t xml:space="preserve"> una serie de modelos que describen </w:t>
        </w:r>
      </w:ins>
      <w:ins w:id="551" w:author="IO" w:date="2011-06-09T12:52:00Z">
        <w:r>
          <w:rPr>
            <w:rFonts w:cs="Times New Roman"/>
          </w:rPr>
          <w:t>las</w:t>
        </w:r>
      </w:ins>
      <w:ins w:id="552" w:author="IO" w:date="2011-06-09T12:13:00Z">
        <w:r w:rsidR="002F6CE4">
          <w:rPr>
            <w:rFonts w:cs="Times New Roman"/>
          </w:rPr>
          <w:t xml:space="preserve"> entidades </w:t>
        </w:r>
      </w:ins>
      <w:ins w:id="553" w:author="IO" w:date="2011-06-09T12:52:00Z">
        <w:r>
          <w:rPr>
            <w:rFonts w:cs="Times New Roman"/>
          </w:rPr>
          <w:t>d</w:t>
        </w:r>
      </w:ins>
      <w:ins w:id="554" w:author="IO" w:date="2011-06-09T12:13:00Z">
        <w:r w:rsidR="002F6CE4">
          <w:rPr>
            <w:rFonts w:cs="Times New Roman"/>
          </w:rPr>
          <w:t>el sistema</w:t>
        </w:r>
      </w:ins>
      <w:ins w:id="555" w:author="IO" w:date="2011-06-09T12:52:00Z">
        <w:r>
          <w:rPr>
            <w:rFonts w:cs="Times New Roman"/>
          </w:rPr>
          <w:t xml:space="preserve"> desde diferentes perspectivas</w:t>
        </w:r>
      </w:ins>
      <w:ins w:id="556" w:author="IO" w:date="2011-06-09T12:13:00Z">
        <w:r w:rsidR="002F6CE4">
          <w:rPr>
            <w:rFonts w:cs="Times New Roman"/>
          </w:rPr>
          <w:t xml:space="preserve">. </w:t>
        </w:r>
      </w:ins>
      <w:ins w:id="557" w:author="IO" w:date="2011-06-09T12:53:00Z">
        <w:r>
          <w:rPr>
            <w:rFonts w:cs="Times New Roman"/>
          </w:rPr>
          <w:t xml:space="preserve">Estos modelos son después sometidos a transformaciones </w:t>
        </w:r>
        <w:proofErr w:type="spellStart"/>
        <w:r>
          <w:rPr>
            <w:rFonts w:cs="Times New Roman"/>
          </w:rPr>
          <w:t>semi</w:t>
        </w:r>
        <w:proofErr w:type="spellEnd"/>
        <w:r>
          <w:rPr>
            <w:rFonts w:cs="Times New Roman"/>
          </w:rPr>
          <w:t>-automatizadas para obtener el resto de productos del desarrollo, como código, documentación o pruebas.</w:t>
        </w:r>
      </w:ins>
    </w:p>
    <w:p w14:paraId="31B0DFCF" w14:textId="77777777" w:rsidR="004F45E4" w:rsidRDefault="004F45E4" w:rsidP="002F6CE4">
      <w:pPr>
        <w:autoSpaceDE w:val="0"/>
        <w:jc w:val="both"/>
        <w:rPr>
          <w:ins w:id="558" w:author="IO" w:date="2011-06-09T12:53:00Z"/>
          <w:rFonts w:cs="Times New Roman"/>
        </w:rPr>
      </w:pPr>
    </w:p>
    <w:p w14:paraId="7364675F" w14:textId="74735B7E" w:rsidR="002F6CE4" w:rsidRDefault="00CE585F" w:rsidP="00624282">
      <w:pPr>
        <w:autoSpaceDE w:val="0"/>
        <w:jc w:val="both"/>
        <w:rPr>
          <w:ins w:id="559" w:author="IO" w:date="2011-06-09T12:13:00Z"/>
          <w:rFonts w:eastAsia="Times New Roman" w:cs="Times New Roman"/>
        </w:rPr>
      </w:pPr>
      <w:ins w:id="560" w:author="IO" w:date="2011-06-09T12:54:00Z">
        <w:r>
          <w:rPr>
            <w:rFonts w:cs="Times New Roman"/>
          </w:rPr>
          <w:t>Con vistas a facilitar el modelado a alto nivel de sistemas relacionados con el tráfico aéreo, y prestando especial atenci</w:t>
        </w:r>
      </w:ins>
      <w:ins w:id="561" w:author="IO" w:date="2011-06-09T12:55:00Z">
        <w:r>
          <w:rPr>
            <w:rFonts w:cs="Times New Roman"/>
          </w:rPr>
          <w:t xml:space="preserve">ón a los aspectos humanos del mismo, se considera especialmente apropiadas las aproximaciones basadas en agentes. </w:t>
        </w:r>
      </w:ins>
      <w:ins w:id="562" w:author="IO" w:date="2011-06-09T13:04:00Z">
        <w:r w:rsidR="007624CD">
          <w:rPr>
            <w:rFonts w:cs="Times New Roman"/>
          </w:rPr>
          <w:t xml:space="preserve">El </w:t>
        </w:r>
      </w:ins>
      <w:ins w:id="563" w:author="IO" w:date="2011-06-09T12:13:00Z">
        <w:r w:rsidR="002F6CE4" w:rsidRPr="00FC2A51">
          <w:rPr>
            <w:rFonts w:cs="Times New Roman"/>
          </w:rPr>
          <w:t>Modelado Basado en Agentes</w:t>
        </w:r>
      </w:ins>
      <w:ins w:id="564" w:author="IO" w:date="2011-06-09T13:04:00Z">
        <w:r w:rsidR="007624CD">
          <w:rPr>
            <w:rFonts w:cs="Times New Roman"/>
          </w:rPr>
          <w:t xml:space="preserve"> (ABM, </w:t>
        </w:r>
        <w:proofErr w:type="spellStart"/>
        <w:r w:rsidR="007624CD" w:rsidRPr="007624CD">
          <w:rPr>
            <w:rFonts w:cs="Times New Roman"/>
            <w:i/>
            <w:rPrChange w:id="565" w:author="IO" w:date="2011-06-09T13:05:00Z">
              <w:rPr>
                <w:rFonts w:cs="Times New Roman"/>
              </w:rPr>
            </w:rPrChange>
          </w:rPr>
          <w:t>Agent-Based</w:t>
        </w:r>
        <w:proofErr w:type="spellEnd"/>
        <w:r w:rsidR="007624CD" w:rsidRPr="007624CD">
          <w:rPr>
            <w:rFonts w:cs="Times New Roman"/>
            <w:i/>
            <w:rPrChange w:id="566" w:author="IO" w:date="2011-06-09T13:05:00Z">
              <w:rPr>
                <w:rFonts w:cs="Times New Roman"/>
              </w:rPr>
            </w:rPrChange>
          </w:rPr>
          <w:t xml:space="preserve"> </w:t>
        </w:r>
        <w:proofErr w:type="spellStart"/>
        <w:r w:rsidR="007624CD" w:rsidRPr="007624CD">
          <w:rPr>
            <w:rFonts w:cs="Times New Roman"/>
            <w:i/>
            <w:rPrChange w:id="567" w:author="IO" w:date="2011-06-09T13:05:00Z">
              <w:rPr>
                <w:rFonts w:cs="Times New Roman"/>
              </w:rPr>
            </w:rPrChange>
          </w:rPr>
          <w:t>Modelling</w:t>
        </w:r>
      </w:ins>
      <w:proofErr w:type="spellEnd"/>
      <w:ins w:id="568" w:author="IO" w:date="2011-06-09T12:13:00Z">
        <w:r w:rsidR="002F6CE4" w:rsidRPr="00FC2A51">
          <w:rPr>
            <w:rFonts w:cs="Times New Roman"/>
          </w:rPr>
          <w:t>)</w:t>
        </w:r>
      </w:ins>
      <w:ins w:id="569" w:author="IO" w:date="2011-06-09T13:05:00Z">
        <w:r w:rsidR="007624CD">
          <w:rPr>
            <w:rFonts w:cs="Times New Roman"/>
          </w:rPr>
          <w:t xml:space="preserve"> usa como su principal abstracción los</w:t>
        </w:r>
      </w:ins>
      <w:ins w:id="570" w:author="IO" w:date="2011-06-09T12:13:00Z">
        <w:r w:rsidR="002F6CE4" w:rsidRPr="00975CAB">
          <w:rPr>
            <w:rFonts w:cs="Times New Roman"/>
          </w:rPr>
          <w:t xml:space="preserve"> </w:t>
        </w:r>
        <w:r w:rsidR="002F6CE4" w:rsidRPr="007624CD">
          <w:rPr>
            <w:rFonts w:cs="Times New Roman"/>
            <w:i/>
            <w:rPrChange w:id="571" w:author="IO" w:date="2011-06-09T13:05:00Z">
              <w:rPr>
                <w:rFonts w:cs="Times New Roman"/>
              </w:rPr>
            </w:rPrChange>
          </w:rPr>
          <w:t>agentes</w:t>
        </w:r>
      </w:ins>
      <w:ins w:id="572" w:author="IO" w:date="2011-06-09T13:05:00Z">
        <w:r w:rsidR="007624CD">
          <w:rPr>
            <w:rFonts w:cs="Times New Roman"/>
          </w:rPr>
          <w:t xml:space="preserve">, que son </w:t>
        </w:r>
      </w:ins>
      <w:ins w:id="573" w:author="IO" w:date="2011-06-09T12:13:00Z">
        <w:r w:rsidR="002F6CE4" w:rsidRPr="00975CAB">
          <w:rPr>
            <w:rFonts w:eastAsia="Times New Roman" w:cs="Times New Roman"/>
          </w:rPr>
          <w:t>abstracciones computacionales intencionales y sociales</w:t>
        </w:r>
      </w:ins>
      <w:ins w:id="574" w:author="Orion" w:date="2011-06-11T14:58:00Z">
        <w:r w:rsidR="00624282">
          <w:rPr>
            <w:rFonts w:eastAsia="Times New Roman" w:cs="Times New Roman"/>
          </w:rPr>
          <w:t xml:space="preserve">. Esto quiere decir, que persiguen una serie de objetivos y dependen </w:t>
        </w:r>
      </w:ins>
      <w:ins w:id="575" w:author="Orion" w:date="2011-06-11T14:59:00Z">
        <w:r w:rsidR="00624282">
          <w:rPr>
            <w:rFonts w:eastAsia="Times New Roman" w:cs="Times New Roman"/>
          </w:rPr>
          <w:t>e</w:t>
        </w:r>
      </w:ins>
      <w:ins w:id="576" w:author="Orion" w:date="2011-06-11T14:58:00Z">
        <w:r w:rsidR="00624282">
          <w:rPr>
            <w:rFonts w:eastAsia="Times New Roman" w:cs="Times New Roman"/>
          </w:rPr>
          <w:t xml:space="preserve"> interactúan con los otros a</w:t>
        </w:r>
      </w:ins>
      <w:ins w:id="577" w:author="Orion" w:date="2011-06-11T14:59:00Z">
        <w:r w:rsidR="00624282">
          <w:rPr>
            <w:rFonts w:eastAsia="Times New Roman" w:cs="Times New Roman"/>
          </w:rPr>
          <w:t>gentes que hay en el sistema</w:t>
        </w:r>
        <w:proofErr w:type="gramStart"/>
        <w:r w:rsidR="00624282">
          <w:rPr>
            <w:rFonts w:eastAsia="Times New Roman" w:cs="Times New Roman"/>
          </w:rPr>
          <w:t>.</w:t>
        </w:r>
      </w:ins>
      <w:ins w:id="578" w:author="IO" w:date="2011-06-09T13:05:00Z">
        <w:r w:rsidR="007624CD">
          <w:rPr>
            <w:rFonts w:eastAsia="Times New Roman" w:cs="Times New Roman"/>
          </w:rPr>
          <w:t>.</w:t>
        </w:r>
        <w:proofErr w:type="gramEnd"/>
        <w:r w:rsidR="007624CD">
          <w:rPr>
            <w:rFonts w:eastAsia="Times New Roman" w:cs="Times New Roman"/>
          </w:rPr>
          <w:t xml:space="preserve"> Por estos motivos</w:t>
        </w:r>
      </w:ins>
      <w:ins w:id="579" w:author="IO" w:date="2011-06-09T12:13:00Z">
        <w:r w:rsidR="002F6CE4" w:rsidRPr="00975CAB">
          <w:rPr>
            <w:rFonts w:eastAsia="Times New Roman" w:cs="Times New Roman"/>
          </w:rPr>
          <w:t xml:space="preserve"> guardan una cierta similitud con las personas que participan en la gestión o toma de decisiones de los vuelos</w:t>
        </w:r>
      </w:ins>
      <w:customXmlInsRangeStart w:id="580" w:author="IO" w:date="2011-06-09T12:13:00Z"/>
      <w:sdt>
        <w:sdtPr>
          <w:rPr>
            <w:rFonts w:eastAsia="Times New Roman" w:cs="Times New Roman"/>
          </w:rPr>
          <w:id w:val="1123813636"/>
          <w:citation/>
        </w:sdtPr>
        <w:sdtContent>
          <w:customXmlInsRangeEnd w:id="580"/>
          <w:ins w:id="581" w:author="IO" w:date="2011-06-09T12:13:00Z">
            <w:r w:rsidR="002F6CE4" w:rsidRPr="00975CAB">
              <w:rPr>
                <w:rFonts w:eastAsia="Times New Roman" w:cs="Times New Roman"/>
              </w:rPr>
              <w:fldChar w:fldCharType="begin"/>
            </w:r>
            <w:r w:rsidR="002F6CE4" w:rsidRPr="00975CAB">
              <w:rPr>
                <w:rFonts w:eastAsia="Times New Roman" w:cs="Times New Roman"/>
              </w:rPr>
              <w:instrText xml:space="preserve"> CITATION Gil05 \l 3082 </w:instrText>
            </w:r>
            <w:r w:rsidR="002F6CE4" w:rsidRPr="00975CAB">
              <w:rPr>
                <w:rFonts w:eastAsia="Times New Roman" w:cs="Times New Roman"/>
              </w:rPr>
              <w:fldChar w:fldCharType="separate"/>
            </w:r>
          </w:ins>
          <w:r w:rsidR="00C1157B">
            <w:rPr>
              <w:rFonts w:eastAsia="Times New Roman" w:cs="Times New Roman"/>
              <w:noProof/>
            </w:rPr>
            <w:t xml:space="preserve"> </w:t>
          </w:r>
          <w:r w:rsidR="00C1157B" w:rsidRPr="00C1157B">
            <w:rPr>
              <w:rFonts w:eastAsia="Times New Roman" w:cs="Times New Roman"/>
              <w:noProof/>
            </w:rPr>
            <w:t>(12)</w:t>
          </w:r>
          <w:ins w:id="582" w:author="IO" w:date="2011-06-09T12:13:00Z">
            <w:r w:rsidR="002F6CE4" w:rsidRPr="00975CAB">
              <w:rPr>
                <w:rFonts w:eastAsia="Times New Roman" w:cs="Times New Roman"/>
              </w:rPr>
              <w:fldChar w:fldCharType="end"/>
            </w:r>
          </w:ins>
          <w:customXmlInsRangeStart w:id="583" w:author="IO" w:date="2011-06-09T12:13:00Z"/>
        </w:sdtContent>
      </w:sdt>
      <w:customXmlInsRangeEnd w:id="583"/>
      <w:ins w:id="584" w:author="IO" w:date="2011-06-09T12:13:00Z">
        <w:r w:rsidR="002F6CE4" w:rsidRPr="00975CAB">
          <w:rPr>
            <w:rFonts w:eastAsia="Times New Roman" w:cs="Times New Roman"/>
          </w:rPr>
          <w:t xml:space="preserve">. Es por tanto razonable establecer una correspondencia entre los conceptos de agente y </w:t>
        </w:r>
        <w:r w:rsidR="002F6CE4" w:rsidRPr="00975CAB">
          <w:rPr>
            <w:rFonts w:eastAsia="Times New Roman" w:cs="Times New Roman"/>
          </w:rPr>
          <w:lastRenderedPageBreak/>
          <w:t>persona, que si bien no son equiparables resultan más próximos que en el caso de otras abstracciones computacionales.</w:t>
        </w:r>
      </w:ins>
    </w:p>
    <w:p w14:paraId="6DDE8B04" w14:textId="77777777" w:rsidR="002F6CE4" w:rsidRPr="00246937" w:rsidRDefault="002F6CE4" w:rsidP="002F6CE4">
      <w:pPr>
        <w:jc w:val="both"/>
        <w:rPr>
          <w:ins w:id="585" w:author="IO" w:date="2011-06-09T12:13:00Z"/>
          <w:rFonts w:cs="Times New Roman"/>
        </w:rPr>
      </w:pPr>
    </w:p>
    <w:p w14:paraId="3F57D475" w14:textId="77777777" w:rsidR="002F6CE4" w:rsidRDefault="002F6CE4" w:rsidP="002F6CE4">
      <w:pPr>
        <w:jc w:val="both"/>
        <w:rPr>
          <w:ins w:id="586" w:author="Orion" w:date="2011-06-11T12:15:00Z"/>
          <w:rFonts w:cs="Times New Roman"/>
        </w:rPr>
      </w:pPr>
      <w:ins w:id="587" w:author="IO" w:date="2011-06-09T12:13:00Z">
        <w:r w:rsidRPr="00246937">
          <w:rPr>
            <w:rFonts w:eastAsia="Times New Roman" w:cs="Times New Roman"/>
          </w:rPr>
          <w:t>E</w:t>
        </w:r>
      </w:ins>
      <w:ins w:id="588" w:author="IO" w:date="2011-06-09T13:06:00Z">
        <w:r w:rsidR="00E47E57">
          <w:rPr>
            <w:rFonts w:eastAsia="Times New Roman" w:cs="Times New Roman"/>
          </w:rPr>
          <w:t>ste trabajo constituye un primer paso en la l</w:t>
        </w:r>
      </w:ins>
      <w:ins w:id="589" w:author="IO" w:date="2011-06-09T13:07:00Z">
        <w:r w:rsidR="00E47E57">
          <w:rPr>
            <w:rFonts w:eastAsia="Times New Roman" w:cs="Times New Roman"/>
          </w:rPr>
          <w:t>ínea apuntada de simulaciones de tráfico aéreo, con especial atención a los elementos humanos, basadas en el ABM y MDE. La</w:t>
        </w:r>
      </w:ins>
      <w:ins w:id="590" w:author="IO" w:date="2011-06-09T12:13:00Z">
        <w:r w:rsidRPr="00246937">
          <w:rPr>
            <w:rFonts w:eastAsia="Times New Roman" w:cs="Times New Roman"/>
          </w:rPr>
          <w:t xml:space="preserve"> </w:t>
        </w:r>
        <w:r>
          <w:rPr>
            <w:rFonts w:eastAsia="Times New Roman" w:cs="Times New Roman"/>
          </w:rPr>
          <w:t>memoria</w:t>
        </w:r>
        <w:r w:rsidRPr="00246937">
          <w:rPr>
            <w:rFonts w:eastAsia="Times New Roman" w:cs="Times New Roman"/>
          </w:rPr>
          <w:t xml:space="preserve"> presenta un modelo</w:t>
        </w:r>
      </w:ins>
      <w:ins w:id="591" w:author="IO" w:date="2011-06-09T13:08:00Z">
        <w:r w:rsidR="00E47E57">
          <w:rPr>
            <w:rFonts w:eastAsia="Times New Roman" w:cs="Times New Roman"/>
          </w:rPr>
          <w:t xml:space="preserve"> básico donde se consideran las interacciones entre controladores y pilotos, de estos con los aviones y las automatizadas entre aviones (ej. detección de proximidad o de velocidad). </w:t>
        </w:r>
      </w:ins>
      <w:ins w:id="592" w:author="IO" w:date="2011-06-09T13:09:00Z">
        <w:r w:rsidR="00E47E57">
          <w:rPr>
            <w:rFonts w:eastAsia="Times New Roman" w:cs="Times New Roman"/>
          </w:rPr>
          <w:t>Para comprobar la extensibilidad y flexibilidad del modelo propuesto se incorp</w:t>
        </w:r>
      </w:ins>
      <w:ins w:id="593" w:author="IO" w:date="2011-06-09T13:10:00Z">
        <w:r w:rsidR="00E47E57">
          <w:rPr>
            <w:rFonts w:eastAsia="Times New Roman" w:cs="Times New Roman"/>
          </w:rPr>
          <w:t>or</w:t>
        </w:r>
      </w:ins>
      <w:ins w:id="594" w:author="IO" w:date="2011-06-09T13:09:00Z">
        <w:r w:rsidR="00E47E57">
          <w:rPr>
            <w:rFonts w:eastAsia="Times New Roman" w:cs="Times New Roman"/>
          </w:rPr>
          <w:t xml:space="preserve">an </w:t>
        </w:r>
      </w:ins>
      <w:proofErr w:type="spellStart"/>
      <w:ins w:id="595" w:author="IO" w:date="2011-06-09T12:13:00Z">
        <w:r w:rsidRPr="00246937">
          <w:rPr>
            <w:rFonts w:eastAsia="Times New Roman" w:cs="Times New Roman"/>
          </w:rPr>
          <w:t>UAVs</w:t>
        </w:r>
        <w:proofErr w:type="spellEnd"/>
        <w:r w:rsidRPr="00246937">
          <w:rPr>
            <w:rFonts w:eastAsia="Times New Roman" w:cs="Times New Roman"/>
          </w:rPr>
          <w:t xml:space="preserve"> en </w:t>
        </w:r>
      </w:ins>
      <w:ins w:id="596" w:author="IO" w:date="2011-06-09T13:09:00Z">
        <w:r w:rsidR="00E47E57">
          <w:rPr>
            <w:rFonts w:eastAsia="Times New Roman" w:cs="Times New Roman"/>
          </w:rPr>
          <w:t>este</w:t>
        </w:r>
      </w:ins>
      <w:ins w:id="597" w:author="IO" w:date="2011-06-09T12:13:00Z">
        <w:r w:rsidRPr="00246937">
          <w:rPr>
            <w:rFonts w:eastAsia="Times New Roman" w:cs="Times New Roman"/>
          </w:rPr>
          <w:t xml:space="preserve"> espacio </w:t>
        </w:r>
      </w:ins>
      <w:ins w:id="598" w:author="IO" w:date="2011-06-09T13:09:00Z">
        <w:r w:rsidR="00E47E57">
          <w:rPr>
            <w:rFonts w:eastAsia="Times New Roman" w:cs="Times New Roman"/>
          </w:rPr>
          <w:t xml:space="preserve">aéreo </w:t>
        </w:r>
      </w:ins>
      <w:ins w:id="599" w:author="IO" w:date="2011-06-09T12:13:00Z">
        <w:r w:rsidRPr="00246937">
          <w:rPr>
            <w:rFonts w:eastAsia="Times New Roman" w:cs="Times New Roman"/>
          </w:rPr>
          <w:t>civil.</w:t>
        </w:r>
      </w:ins>
      <w:ins w:id="600" w:author="IO" w:date="2011-06-09T13:10:00Z">
        <w:r w:rsidR="00E47E57">
          <w:rPr>
            <w:rFonts w:eastAsia="Times New Roman" w:cs="Times New Roman"/>
          </w:rPr>
          <w:t xml:space="preserve"> Estos modelos son usados para generar automáticamente simulaciones usando el entorno del </w:t>
        </w:r>
      </w:ins>
      <w:ins w:id="601" w:author="IO" w:date="2011-06-09T12:13:00Z">
        <w:r w:rsidRPr="00246937">
          <w:rPr>
            <w:rFonts w:eastAsia="Times New Roman" w:cs="Times New Roman"/>
          </w:rPr>
          <w:t>I</w:t>
        </w:r>
        <w:r w:rsidRPr="00975CAB">
          <w:rPr>
            <w:rFonts w:eastAsia="Times New Roman" w:cs="Times New Roman"/>
          </w:rPr>
          <w:t>DK</w:t>
        </w:r>
        <w:r>
          <w:rPr>
            <w:rFonts w:eastAsia="Times New Roman" w:cs="Times New Roman"/>
          </w:rPr>
          <w:t xml:space="preserve"> </w:t>
        </w:r>
        <w:r>
          <w:t>(</w:t>
        </w:r>
        <w:r w:rsidRPr="00877C7B">
          <w:rPr>
            <w:i/>
          </w:rPr>
          <w:t xml:space="preserve">INGENIAS </w:t>
        </w:r>
        <w:proofErr w:type="spellStart"/>
        <w:r w:rsidRPr="00417605">
          <w:t>Developmen</w:t>
        </w:r>
        <w:r w:rsidRPr="00FA4C8B">
          <w:t>t</w:t>
        </w:r>
        <w:proofErr w:type="spellEnd"/>
        <w:r w:rsidRPr="00877C7B">
          <w:rPr>
            <w:i/>
          </w:rPr>
          <w:t xml:space="preserve"> Kit</w:t>
        </w:r>
        <w:r>
          <w:t>)</w:t>
        </w:r>
        <w:r w:rsidRPr="00246937">
          <w:rPr>
            <w:rFonts w:eastAsia="Times New Roman" w:cs="Times New Roman"/>
          </w:rPr>
          <w:t xml:space="preserve"> </w:t>
        </w:r>
      </w:ins>
      <w:customXmlInsRangeStart w:id="602" w:author="IO" w:date="2011-06-09T12:13:00Z"/>
      <w:sdt>
        <w:sdtPr>
          <w:rPr>
            <w:rFonts w:eastAsia="Times New Roman" w:cs="Times New Roman"/>
          </w:rPr>
          <w:id w:val="395243898"/>
          <w:citation/>
        </w:sdtPr>
        <w:sdtContent>
          <w:customXmlInsRangeEnd w:id="602"/>
          <w:ins w:id="603" w:author="IO" w:date="2011-06-09T12:13:00Z">
            <w:r w:rsidRPr="00975CAB">
              <w:rPr>
                <w:rFonts w:eastAsia="Times New Roman" w:cs="Times New Roman"/>
              </w:rPr>
              <w:fldChar w:fldCharType="begin"/>
            </w:r>
            <w:r w:rsidRPr="00975CAB">
              <w:rPr>
                <w:rFonts w:eastAsia="Times New Roman" w:cs="Times New Roman"/>
              </w:rPr>
              <w:instrText xml:space="preserve"> CITATION Jor08 \l 3082 </w:instrText>
            </w:r>
            <w:r w:rsidRPr="00975CAB">
              <w:rPr>
                <w:rFonts w:eastAsia="Times New Roman" w:cs="Times New Roman"/>
              </w:rPr>
              <w:fldChar w:fldCharType="separate"/>
            </w:r>
          </w:ins>
          <w:r w:rsidR="00C1157B" w:rsidRPr="00C1157B">
            <w:rPr>
              <w:rFonts w:eastAsia="Times New Roman" w:cs="Times New Roman"/>
              <w:noProof/>
            </w:rPr>
            <w:t>(13)</w:t>
          </w:r>
          <w:ins w:id="604" w:author="IO" w:date="2011-06-09T12:13:00Z">
            <w:r w:rsidRPr="00975CAB">
              <w:rPr>
                <w:rFonts w:eastAsia="Times New Roman" w:cs="Times New Roman"/>
              </w:rPr>
              <w:fldChar w:fldCharType="end"/>
            </w:r>
          </w:ins>
          <w:customXmlInsRangeStart w:id="605" w:author="IO" w:date="2011-06-09T12:13:00Z"/>
        </w:sdtContent>
      </w:sdt>
      <w:customXmlInsRangeEnd w:id="605"/>
      <w:ins w:id="606" w:author="IO" w:date="2011-06-09T12:13:00Z">
        <w:r w:rsidRPr="00975CAB">
          <w:rPr>
            <w:rFonts w:eastAsia="Times New Roman" w:cs="Times New Roman"/>
          </w:rPr>
          <w:t>, un editor y generador de código</w:t>
        </w:r>
        <w:r w:rsidRPr="00246937" w:rsidDel="00C0579F">
          <w:rPr>
            <w:rFonts w:eastAsia="Times New Roman" w:cs="Times New Roman"/>
          </w:rPr>
          <w:t xml:space="preserve"> </w:t>
        </w:r>
        <w:r w:rsidRPr="00975CAB">
          <w:rPr>
            <w:rFonts w:eastAsia="Times New Roman" w:cs="Times New Roman"/>
          </w:rPr>
          <w:t xml:space="preserve">para </w:t>
        </w:r>
        <w:r>
          <w:rPr>
            <w:rFonts w:eastAsia="Times New Roman" w:cs="Times New Roman"/>
          </w:rPr>
          <w:t>S</w:t>
        </w:r>
        <w:r w:rsidRPr="00975CAB">
          <w:rPr>
            <w:rFonts w:eastAsia="Times New Roman" w:cs="Times New Roman"/>
          </w:rPr>
          <w:t xml:space="preserve">istemas </w:t>
        </w:r>
        <w:proofErr w:type="spellStart"/>
        <w:r>
          <w:rPr>
            <w:rFonts w:eastAsia="Times New Roman" w:cs="Times New Roman"/>
          </w:rPr>
          <w:t>M</w:t>
        </w:r>
        <w:r w:rsidRPr="00975CAB">
          <w:rPr>
            <w:rFonts w:eastAsia="Times New Roman" w:cs="Times New Roman"/>
          </w:rPr>
          <w:t>ulti</w:t>
        </w:r>
        <w:proofErr w:type="spellEnd"/>
        <w:r w:rsidRPr="00975CAB">
          <w:rPr>
            <w:rFonts w:eastAsia="Times New Roman" w:cs="Times New Roman"/>
          </w:rPr>
          <w:t>-</w:t>
        </w:r>
        <w:r>
          <w:rPr>
            <w:rFonts w:eastAsia="Times New Roman" w:cs="Times New Roman"/>
          </w:rPr>
          <w:t>A</w:t>
        </w:r>
        <w:r w:rsidRPr="00975CAB">
          <w:rPr>
            <w:rFonts w:eastAsia="Times New Roman" w:cs="Times New Roman"/>
          </w:rPr>
          <w:t>gente</w:t>
        </w:r>
      </w:ins>
      <w:ins w:id="607" w:author="IO" w:date="2011-06-09T13:11:00Z">
        <w:r w:rsidR="00E47E57">
          <w:rPr>
            <w:rFonts w:eastAsia="Times New Roman" w:cs="Times New Roman"/>
          </w:rPr>
          <w:t xml:space="preserve"> (</w:t>
        </w:r>
        <w:proofErr w:type="spellStart"/>
        <w:r w:rsidR="00E47E57">
          <w:rPr>
            <w:rFonts w:eastAsia="Times New Roman" w:cs="Times New Roman"/>
          </w:rPr>
          <w:t>SMAs</w:t>
        </w:r>
      </w:ins>
      <w:proofErr w:type="spellEnd"/>
      <w:ins w:id="608" w:author="IO" w:date="2011-06-09T12:13:00Z">
        <w:r w:rsidRPr="00975CAB">
          <w:rPr>
            <w:rFonts w:eastAsia="Times New Roman" w:cs="Times New Roman"/>
          </w:rPr>
          <w:t>)</w:t>
        </w:r>
        <w:r w:rsidRPr="00FC2A51">
          <w:rPr>
            <w:rFonts w:cs="Times New Roman"/>
          </w:rPr>
          <w:t>.</w:t>
        </w:r>
      </w:ins>
      <w:ins w:id="609" w:author="IO" w:date="2011-06-09T13:11:00Z">
        <w:r w:rsidR="00E47E57">
          <w:rPr>
            <w:rFonts w:cs="Times New Roman"/>
          </w:rPr>
          <w:t xml:space="preserve"> Los experimentos llevados a cabo con estas simulaciones han permitidos observar fenómenos de </w:t>
        </w:r>
        <w:commentRangeStart w:id="610"/>
        <w:r w:rsidR="00E47E57">
          <w:rPr>
            <w:rFonts w:cs="Times New Roman"/>
          </w:rPr>
          <w:t>¿??</w:t>
        </w:r>
        <w:commentRangeEnd w:id="610"/>
        <w:r w:rsidR="00E47E57">
          <w:rPr>
            <w:rStyle w:val="CommentReference"/>
          </w:rPr>
          <w:commentReference w:id="610"/>
        </w:r>
        <w:r w:rsidR="00E47E57">
          <w:rPr>
            <w:rFonts w:cs="Times New Roman"/>
          </w:rPr>
          <w:t xml:space="preserve"> </w:t>
        </w:r>
      </w:ins>
      <w:proofErr w:type="gramStart"/>
      <w:ins w:id="611" w:author="IO" w:date="2011-06-09T13:12:00Z">
        <w:r w:rsidR="00E47E57">
          <w:rPr>
            <w:rFonts w:cs="Times New Roman"/>
          </w:rPr>
          <w:t>s</w:t>
        </w:r>
      </w:ins>
      <w:ins w:id="612" w:author="IO" w:date="2011-06-09T13:11:00Z">
        <w:r w:rsidR="00E47E57">
          <w:rPr>
            <w:rFonts w:cs="Times New Roman"/>
          </w:rPr>
          <w:t>imilares</w:t>
        </w:r>
        <w:proofErr w:type="gramEnd"/>
        <w:r w:rsidR="00E47E57">
          <w:rPr>
            <w:rFonts w:cs="Times New Roman"/>
          </w:rPr>
          <w:t xml:space="preserve"> a los </w:t>
        </w:r>
      </w:ins>
      <w:ins w:id="613" w:author="IO" w:date="2011-06-09T13:12:00Z">
        <w:r w:rsidR="00E47E57">
          <w:rPr>
            <w:rFonts w:cs="Times New Roman"/>
          </w:rPr>
          <w:t>existentes en entornos reales, al tiempo que han mostrado la flexibilidad de la propuesta para atender nuevas necesidades de estudio.</w:t>
        </w:r>
      </w:ins>
    </w:p>
    <w:p w14:paraId="72264582" w14:textId="77777777" w:rsidR="00C85B1A" w:rsidRDefault="00C85B1A" w:rsidP="002F6CE4">
      <w:pPr>
        <w:jc w:val="both"/>
        <w:rPr>
          <w:ins w:id="614" w:author="IO" w:date="2011-06-09T12:13:00Z"/>
          <w:rFonts w:eastAsia="Times New Roman" w:cs="Times New Roman"/>
        </w:rPr>
      </w:pPr>
    </w:p>
    <w:p w14:paraId="55C173B3" w14:textId="1C117E92" w:rsidR="00F06242" w:rsidDel="003053E5" w:rsidRDefault="00F06242" w:rsidP="002D5955">
      <w:pPr>
        <w:jc w:val="both"/>
        <w:rPr>
          <w:del w:id="615" w:author="Orion" w:date="2011-06-10T20:49:00Z"/>
          <w:rFonts w:cs="Times New Roman"/>
        </w:rPr>
      </w:pPr>
    </w:p>
    <w:p w14:paraId="4D191322" w14:textId="75F6F4C5" w:rsidR="00BB1765" w:rsidRPr="00246937" w:rsidRDefault="008419B7">
      <w:pPr>
        <w:jc w:val="both"/>
        <w:rPr>
          <w:rFonts w:eastAsia="Times New Roman" w:cs="Times New Roman"/>
        </w:rPr>
      </w:pPr>
      <w:del w:id="616" w:author="Orion" w:date="2011-06-10T20:49:00Z">
        <w:r w:rsidDel="003053E5">
          <w:rPr>
            <w:rFonts w:eastAsia="Times New Roman" w:cs="Times New Roman"/>
          </w:rPr>
          <w:delText>MASs</w:delText>
        </w:r>
        <w:r w:rsidR="001A2EC8" w:rsidRPr="003053E5" w:rsidDel="003053E5">
          <w:rPr>
            <w:rFonts w:eastAsia="Times New Roman" w:cs="Times New Roman"/>
          </w:rPr>
          <w:delText xml:space="preserve"> (</w:delText>
        </w:r>
        <w:r w:rsidR="00316790" w:rsidDel="003053E5">
          <w:rPr>
            <w:rFonts w:eastAsia="Times New Roman" w:cs="Times New Roman"/>
          </w:rPr>
          <w:delText>S</w:delText>
        </w:r>
        <w:r w:rsidR="001A2EC8" w:rsidRPr="003053E5" w:rsidDel="003053E5">
          <w:rPr>
            <w:rFonts w:eastAsia="Times New Roman" w:cs="Times New Roman"/>
          </w:rPr>
          <w:delText xml:space="preserve">istemas </w:delText>
        </w:r>
        <w:r w:rsidR="00316790" w:rsidDel="003053E5">
          <w:rPr>
            <w:rFonts w:eastAsia="Times New Roman" w:cs="Times New Roman"/>
          </w:rPr>
          <w:delText>M</w:delText>
        </w:r>
        <w:r w:rsidR="001A2EC8" w:rsidRPr="003053E5" w:rsidDel="003053E5">
          <w:rPr>
            <w:rFonts w:eastAsia="Times New Roman" w:cs="Times New Roman"/>
          </w:rPr>
          <w:delText>ulti-</w:delText>
        </w:r>
        <w:r w:rsidR="00316790" w:rsidDel="003053E5">
          <w:rPr>
            <w:rFonts w:eastAsia="Times New Roman" w:cs="Times New Roman"/>
          </w:rPr>
          <w:delText>A</w:delText>
        </w:r>
        <w:r w:rsidR="001A2EC8" w:rsidRPr="003053E5" w:rsidDel="003053E5">
          <w:rPr>
            <w:rFonts w:eastAsia="Times New Roman" w:cs="Times New Roman"/>
          </w:rPr>
          <w:delText>gente</w:delText>
        </w:r>
      </w:del>
      <w:ins w:id="617" w:author="Orion" w:date="2011-05-16T12:13:00Z">
        <w:r w:rsidR="002A2465">
          <w:rPr>
            <w:rFonts w:eastAsia="Times New Roman" w:cs="Times New Roman"/>
          </w:rPr>
          <w:t xml:space="preserve">El resto de la memoria se organiza </w:t>
        </w:r>
      </w:ins>
      <w:ins w:id="618" w:author="Orion" w:date="2011-05-16T12:15:00Z">
        <w:r w:rsidR="008B7324">
          <w:rPr>
            <w:rFonts w:eastAsia="Times New Roman" w:cs="Times New Roman"/>
          </w:rPr>
          <w:t>en una serie de secciones donde</w:t>
        </w:r>
      </w:ins>
      <w:del w:id="619" w:author="Orion" w:date="2011-04-02T12:56:00Z">
        <w:r w:rsidR="00BB1765" w:rsidRPr="00246937" w:rsidDel="001A2EC8">
          <w:rPr>
            <w:rFonts w:eastAsia="Times New Roman" w:cs="Times New Roman"/>
          </w:rPr>
          <w:delText xml:space="preserve">y </w:delText>
        </w:r>
      </w:del>
      <w:del w:id="620" w:author="Orion" w:date="2011-04-02T12:55:00Z">
        <w:r w:rsidR="00BB1765" w:rsidRPr="00246937" w:rsidDel="001A2EC8">
          <w:rPr>
            <w:rFonts w:eastAsia="Times New Roman" w:cs="Times New Roman"/>
          </w:rPr>
          <w:delText xml:space="preserve">desarrollada en Java para implementar </w:delText>
        </w:r>
      </w:del>
      <w:del w:id="621" w:author="Orion" w:date="2011-03-26T12:06:00Z">
        <w:r w:rsidR="00BB1765" w:rsidRPr="00246937" w:rsidDel="006165F7">
          <w:rPr>
            <w:rFonts w:eastAsia="Times New Roman" w:cs="Times New Roman"/>
          </w:rPr>
          <w:delText xml:space="preserve">sistemas multi agente </w:delText>
        </w:r>
      </w:del>
      <w:del w:id="622" w:author="Orion" w:date="2011-04-02T12:55:00Z">
        <w:r w:rsidR="00BB1765" w:rsidRPr="00246937" w:rsidDel="001A2EC8">
          <w:rPr>
            <w:rFonts w:eastAsia="Times New Roman" w:cs="Times New Roman"/>
          </w:rPr>
          <w:delText>(</w:delText>
        </w:r>
      </w:del>
      <w:del w:id="623" w:author="Orion" w:date="2011-03-26T12:06:00Z">
        <w:r w:rsidR="00BB1765" w:rsidRPr="00246937" w:rsidDel="006165F7">
          <w:rPr>
            <w:rFonts w:eastAsia="Times New Roman" w:cs="Times New Roman"/>
          </w:rPr>
          <w:delText>MAS</w:delText>
        </w:r>
      </w:del>
      <w:del w:id="624" w:author="Orion" w:date="2011-04-02T12:55:00Z">
        <w:r w:rsidR="00BB1765" w:rsidRPr="00246937" w:rsidDel="001A2EC8">
          <w:rPr>
            <w:rFonts w:eastAsia="Times New Roman" w:cs="Times New Roman"/>
          </w:rPr>
          <w:delText xml:space="preserve">). </w:delText>
        </w:r>
      </w:del>
      <w:del w:id="625" w:author="Orion" w:date="2011-05-16T12:13:00Z">
        <w:r w:rsidR="00BB1765" w:rsidRPr="00246937" w:rsidDel="002A2465">
          <w:rPr>
            <w:rFonts w:eastAsia="Times New Roman" w:cs="Times New Roman"/>
          </w:rPr>
          <w:delText>En las posteriores secciones</w:delText>
        </w:r>
      </w:del>
      <w:ins w:id="626" w:author="Orion" w:date="2011-05-16T12:13:00Z">
        <w:r w:rsidR="002A2465">
          <w:rPr>
            <w:rFonts w:eastAsia="Times New Roman" w:cs="Times New Roman"/>
          </w:rPr>
          <w:t>:</w:t>
        </w:r>
      </w:ins>
      <w:r w:rsidR="00BB1765" w:rsidRPr="00246937">
        <w:rPr>
          <w:rFonts w:eastAsia="Times New Roman" w:cs="Times New Roman"/>
        </w:rPr>
        <w:t xml:space="preserve"> </w:t>
      </w:r>
      <w:ins w:id="627" w:author="Orion" w:date="2011-05-03T11:40:00Z">
        <w:r w:rsidR="00C71A77">
          <w:rPr>
            <w:rFonts w:eastAsia="Times New Roman" w:cs="Times New Roman"/>
          </w:rPr>
          <w:t xml:space="preserve">primeramente </w:t>
        </w:r>
      </w:ins>
      <w:ins w:id="628" w:author="Orion" w:date="2011-05-03T12:15:00Z">
        <w:r w:rsidR="005C71EC">
          <w:rPr>
            <w:rFonts w:eastAsia="Times New Roman" w:cs="Times New Roman"/>
          </w:rPr>
          <w:t>se definirán</w:t>
        </w:r>
      </w:ins>
      <w:ins w:id="629" w:author="Orion" w:date="2011-05-03T11:40:00Z">
        <w:r w:rsidR="00C71A77">
          <w:rPr>
            <w:rFonts w:eastAsia="Times New Roman" w:cs="Times New Roman"/>
          </w:rPr>
          <w:t xml:space="preserve"> algunos concep</w:t>
        </w:r>
      </w:ins>
      <w:ins w:id="630" w:author="Orion" w:date="2011-05-03T11:41:00Z">
        <w:r w:rsidR="007C0995">
          <w:rPr>
            <w:rFonts w:eastAsia="Times New Roman" w:cs="Times New Roman"/>
          </w:rPr>
          <w:t>tos</w:t>
        </w:r>
      </w:ins>
      <w:ins w:id="631" w:author="Orion" w:date="2011-05-03T11:42:00Z">
        <w:r w:rsidR="00603813">
          <w:rPr>
            <w:rFonts w:eastAsia="Times New Roman" w:cs="Times New Roman"/>
          </w:rPr>
          <w:t xml:space="preserve"> de la navegación aérea</w:t>
        </w:r>
      </w:ins>
      <w:ins w:id="632" w:author="Orion" w:date="2011-06-11T12:15:00Z">
        <w:r w:rsidR="00C85B1A">
          <w:rPr>
            <w:rFonts w:eastAsia="Times New Roman" w:cs="Times New Roman"/>
          </w:rPr>
          <w:t xml:space="preserve"> (</w:t>
        </w:r>
        <w:r w:rsidR="00C85B1A" w:rsidRPr="00C85B1A">
          <w:rPr>
            <w:rFonts w:eastAsia="Times New Roman" w:cs="Times New Roman"/>
            <w:i/>
            <w:rPrChange w:id="633" w:author="Orion" w:date="2011-06-11T12:15:00Z">
              <w:rPr>
                <w:rFonts w:eastAsia="Times New Roman" w:cs="Times New Roman"/>
              </w:rPr>
            </w:rPrChange>
          </w:rPr>
          <w:t>Conceptos de la navegación aérea</w:t>
        </w:r>
        <w:r w:rsidR="00C85B1A">
          <w:rPr>
            <w:rFonts w:eastAsia="Times New Roman" w:cs="Times New Roman"/>
          </w:rPr>
          <w:t>)</w:t>
        </w:r>
      </w:ins>
      <w:ins w:id="634" w:author="Orion" w:date="2011-05-03T11:42:00Z">
        <w:r w:rsidR="00603813">
          <w:rPr>
            <w:rFonts w:eastAsia="Times New Roman" w:cs="Times New Roman"/>
          </w:rPr>
          <w:t xml:space="preserve"> para </w:t>
        </w:r>
      </w:ins>
      <w:ins w:id="635" w:author="Orion" w:date="2011-05-16T12:13:00Z">
        <w:r w:rsidR="002A2465">
          <w:rPr>
            <w:rFonts w:eastAsia="Times New Roman" w:cs="Times New Roman"/>
          </w:rPr>
          <w:t>seguidamente</w:t>
        </w:r>
      </w:ins>
      <w:ins w:id="636" w:author="Orion" w:date="2011-05-03T11:41:00Z">
        <w:r w:rsidR="007C0995">
          <w:rPr>
            <w:rFonts w:eastAsia="Times New Roman" w:cs="Times New Roman"/>
          </w:rPr>
          <w:t xml:space="preserve"> </w:t>
        </w:r>
      </w:ins>
      <w:r w:rsidR="00BB1765" w:rsidRPr="00246937">
        <w:rPr>
          <w:rFonts w:eastAsia="Times New Roman" w:cs="Times New Roman"/>
        </w:rPr>
        <w:t>entrar</w:t>
      </w:r>
      <w:del w:id="637" w:author="Orion" w:date="2011-05-03T11:43:00Z">
        <w:r w:rsidR="00BB1765" w:rsidRPr="00246937" w:rsidDel="00603813">
          <w:rPr>
            <w:rFonts w:eastAsia="Times New Roman" w:cs="Times New Roman"/>
          </w:rPr>
          <w:delText>emos</w:delText>
        </w:r>
      </w:del>
      <w:r w:rsidR="00BB1765" w:rsidRPr="00246937">
        <w:rPr>
          <w:rFonts w:eastAsia="Times New Roman" w:cs="Times New Roman"/>
        </w:rPr>
        <w:t xml:space="preserve"> en profundidad en el estado del arte de los actuales sistemas de simulación</w:t>
      </w:r>
      <w:ins w:id="638" w:author="Orion" w:date="2011-06-11T12:16:00Z">
        <w:r w:rsidR="00C85B1A">
          <w:rPr>
            <w:rFonts w:eastAsia="Times New Roman" w:cs="Times New Roman"/>
          </w:rPr>
          <w:t xml:space="preserve"> (</w:t>
        </w:r>
        <w:r w:rsidR="00C85B1A" w:rsidRPr="00C85B1A">
          <w:rPr>
            <w:rFonts w:eastAsia="Times New Roman" w:cs="Times New Roman"/>
            <w:i/>
            <w:rPrChange w:id="639" w:author="Orion" w:date="2011-06-11T12:16:00Z">
              <w:rPr>
                <w:rFonts w:eastAsia="Times New Roman" w:cs="Times New Roman"/>
              </w:rPr>
            </w:rPrChange>
          </w:rPr>
          <w:t>Estado del Arte</w:t>
        </w:r>
        <w:r w:rsidR="00C85B1A">
          <w:rPr>
            <w:rFonts w:eastAsia="Times New Roman" w:cs="Times New Roman"/>
          </w:rPr>
          <w:t>)</w:t>
        </w:r>
      </w:ins>
      <w:ins w:id="640" w:author="Orion" w:date="2011-05-03T11:43:00Z">
        <w:r w:rsidR="00B65148">
          <w:rPr>
            <w:rFonts w:eastAsia="Times New Roman" w:cs="Times New Roman"/>
          </w:rPr>
          <w:t xml:space="preserve">. </w:t>
        </w:r>
      </w:ins>
      <w:ins w:id="641" w:author="Orion" w:date="2011-06-11T12:17:00Z">
        <w:r w:rsidR="00C85B1A">
          <w:rPr>
            <w:rFonts w:eastAsia="Times New Roman" w:cs="Times New Roman"/>
          </w:rPr>
          <w:t>Posteriormente se definirán una seri</w:t>
        </w:r>
      </w:ins>
      <w:ins w:id="642" w:author="Orion" w:date="2011-06-11T12:18:00Z">
        <w:r w:rsidR="00C85B1A">
          <w:rPr>
            <w:rFonts w:eastAsia="Times New Roman" w:cs="Times New Roman"/>
          </w:rPr>
          <w:t>e</w:t>
        </w:r>
      </w:ins>
      <w:ins w:id="643" w:author="Orion" w:date="2011-06-11T12:17:00Z">
        <w:r w:rsidR="00C85B1A">
          <w:rPr>
            <w:rFonts w:eastAsia="Times New Roman" w:cs="Times New Roman"/>
          </w:rPr>
          <w:t xml:space="preserve"> de requisi</w:t>
        </w:r>
      </w:ins>
      <w:ins w:id="644" w:author="Orion" w:date="2011-06-11T12:18:00Z">
        <w:r w:rsidR="00C85B1A">
          <w:rPr>
            <w:rFonts w:eastAsia="Times New Roman" w:cs="Times New Roman"/>
          </w:rPr>
          <w:t>tos que algunas de las entidades del sistema deben de cumplir (</w:t>
        </w:r>
        <w:r w:rsidR="00C85B1A" w:rsidRPr="00C85B1A">
          <w:rPr>
            <w:rFonts w:eastAsia="Times New Roman" w:cs="Times New Roman"/>
            <w:i/>
            <w:rPrChange w:id="645" w:author="Orion" w:date="2011-06-11T12:18:00Z">
              <w:rPr>
                <w:rFonts w:eastAsia="Times New Roman" w:cs="Times New Roman"/>
              </w:rPr>
            </w:rPrChange>
          </w:rPr>
          <w:t>Requisitos del Sistema</w:t>
        </w:r>
        <w:r w:rsidR="00C85B1A">
          <w:rPr>
            <w:rFonts w:eastAsia="Times New Roman" w:cs="Times New Roman"/>
          </w:rPr>
          <w:t xml:space="preserve">). </w:t>
        </w:r>
      </w:ins>
      <w:ins w:id="646" w:author="Orion" w:date="2011-05-03T11:43:00Z">
        <w:r w:rsidR="00B65148">
          <w:rPr>
            <w:rFonts w:eastAsia="Times New Roman" w:cs="Times New Roman"/>
          </w:rPr>
          <w:t xml:space="preserve">A </w:t>
        </w:r>
      </w:ins>
      <w:del w:id="647" w:author="Orion" w:date="2011-05-03T11:43:00Z">
        <w:r w:rsidR="00BB1765" w:rsidRPr="00246937" w:rsidDel="00B65148">
          <w:rPr>
            <w:rFonts w:eastAsia="Times New Roman" w:cs="Times New Roman"/>
          </w:rPr>
          <w:delText xml:space="preserve">, </w:delText>
        </w:r>
      </w:del>
      <w:ins w:id="648" w:author="Orion" w:date="2011-05-03T11:43:00Z">
        <w:r w:rsidR="00B65148">
          <w:rPr>
            <w:rFonts w:eastAsia="Times New Roman" w:cs="Times New Roman"/>
          </w:rPr>
          <w:t xml:space="preserve">continuación </w:t>
        </w:r>
      </w:ins>
      <w:del w:id="649" w:author="Orion" w:date="2011-05-03T12:16:00Z">
        <w:r w:rsidR="00BB1765" w:rsidRPr="00246937" w:rsidDel="00322EC8">
          <w:rPr>
            <w:rFonts w:eastAsia="Times New Roman" w:cs="Times New Roman"/>
          </w:rPr>
          <w:delText xml:space="preserve">presentaremos </w:delText>
        </w:r>
      </w:del>
      <w:ins w:id="650" w:author="Orion" w:date="2011-05-03T12:16:00Z">
        <w:r w:rsidR="00322EC8">
          <w:rPr>
            <w:rFonts w:eastAsia="Times New Roman" w:cs="Times New Roman"/>
          </w:rPr>
          <w:t>se presentará</w:t>
        </w:r>
        <w:r w:rsidR="00322EC8" w:rsidRPr="00246937">
          <w:rPr>
            <w:rFonts w:eastAsia="Times New Roman" w:cs="Times New Roman"/>
          </w:rPr>
          <w:t xml:space="preserve"> </w:t>
        </w:r>
      </w:ins>
      <w:r w:rsidR="00BB1765" w:rsidRPr="00246937">
        <w:rPr>
          <w:rFonts w:eastAsia="Times New Roman" w:cs="Times New Roman"/>
        </w:rPr>
        <w:t xml:space="preserve">el objetivo y diseño que </w:t>
      </w:r>
      <w:del w:id="651" w:author="Orion" w:date="2011-05-03T12:16:00Z">
        <w:r w:rsidR="00BB1765" w:rsidRPr="00246937" w:rsidDel="00322EC8">
          <w:rPr>
            <w:rFonts w:eastAsia="Times New Roman" w:cs="Times New Roman"/>
          </w:rPr>
          <w:delText xml:space="preserve">hemos </w:delText>
        </w:r>
      </w:del>
      <w:ins w:id="652" w:author="Orion" w:date="2011-05-03T12:16:00Z">
        <w:r w:rsidR="00322EC8">
          <w:rPr>
            <w:rFonts w:eastAsia="Times New Roman" w:cs="Times New Roman"/>
          </w:rPr>
          <w:t>se ha</w:t>
        </w:r>
        <w:r w:rsidR="00322EC8" w:rsidRPr="00246937">
          <w:rPr>
            <w:rFonts w:eastAsia="Times New Roman" w:cs="Times New Roman"/>
          </w:rPr>
          <w:t xml:space="preserve"> </w:t>
        </w:r>
      </w:ins>
      <w:r w:rsidR="00BB1765" w:rsidRPr="00246937">
        <w:rPr>
          <w:rFonts w:eastAsia="Times New Roman" w:cs="Times New Roman"/>
        </w:rPr>
        <w:t xml:space="preserve">elegido para afrontar este problema, </w:t>
      </w:r>
      <w:ins w:id="653" w:author="Orion" w:date="2011-05-03T11:36:00Z">
        <w:r w:rsidR="00D2584F">
          <w:rPr>
            <w:rFonts w:eastAsia="Times New Roman" w:cs="Times New Roman"/>
          </w:rPr>
          <w:t xml:space="preserve">donde </w:t>
        </w:r>
      </w:ins>
      <w:ins w:id="654" w:author="Orion" w:date="2011-05-03T12:16:00Z">
        <w:r w:rsidR="00322EC8">
          <w:rPr>
            <w:rFonts w:eastAsia="Times New Roman" w:cs="Times New Roman"/>
          </w:rPr>
          <w:t>se mostrarán</w:t>
        </w:r>
      </w:ins>
      <w:ins w:id="655" w:author="Orion" w:date="2011-05-03T11:36:00Z">
        <w:r w:rsidR="00D2584F">
          <w:rPr>
            <w:rFonts w:eastAsia="Times New Roman" w:cs="Times New Roman"/>
          </w:rPr>
          <w:t xml:space="preserve"> </w:t>
        </w:r>
      </w:ins>
      <w:ins w:id="656" w:author="Orion" w:date="2011-05-03T11:39:00Z">
        <w:r w:rsidR="00322EC8">
          <w:rPr>
            <w:rFonts w:eastAsia="Times New Roman" w:cs="Times New Roman"/>
          </w:rPr>
          <w:t>y explicar</w:t>
        </w:r>
      </w:ins>
      <w:ins w:id="657" w:author="Orion" w:date="2011-05-03T12:16:00Z">
        <w:r w:rsidR="00322EC8">
          <w:rPr>
            <w:rFonts w:eastAsia="Times New Roman" w:cs="Times New Roman"/>
          </w:rPr>
          <w:t>án</w:t>
        </w:r>
      </w:ins>
      <w:ins w:id="658" w:author="Orion" w:date="2011-05-03T11:39:00Z">
        <w:r w:rsidR="00C71A77">
          <w:rPr>
            <w:rFonts w:eastAsia="Times New Roman" w:cs="Times New Roman"/>
          </w:rPr>
          <w:t xml:space="preserve"> </w:t>
        </w:r>
      </w:ins>
      <w:ins w:id="659" w:author="Orion" w:date="2011-05-03T11:36:00Z">
        <w:r w:rsidR="00D2584F">
          <w:rPr>
            <w:rFonts w:eastAsia="Times New Roman" w:cs="Times New Roman"/>
          </w:rPr>
          <w:t xml:space="preserve">los distintos diagramas </w:t>
        </w:r>
      </w:ins>
      <w:ins w:id="660" w:author="Orion" w:date="2011-05-03T11:37:00Z">
        <w:r w:rsidR="00D2584F">
          <w:rPr>
            <w:rFonts w:eastAsia="Times New Roman" w:cs="Times New Roman"/>
          </w:rPr>
          <w:t xml:space="preserve">desarrollados con </w:t>
        </w:r>
      </w:ins>
      <w:ins w:id="661" w:author="Orion" w:date="2011-05-03T11:39:00Z">
        <w:r w:rsidR="00C71A77">
          <w:rPr>
            <w:rFonts w:eastAsia="Times New Roman" w:cs="Times New Roman"/>
          </w:rPr>
          <w:t xml:space="preserve">el IDK que modelan el </w:t>
        </w:r>
      </w:ins>
      <w:ins w:id="662" w:author="Orion" w:date="2011-05-03T11:40:00Z">
        <w:r w:rsidR="00C71A77">
          <w:rPr>
            <w:rFonts w:eastAsia="Times New Roman" w:cs="Times New Roman"/>
          </w:rPr>
          <w:t>problema a tratar</w:t>
        </w:r>
      </w:ins>
      <w:ins w:id="663" w:author="Orion" w:date="2011-06-11T12:19:00Z">
        <w:r w:rsidR="00C85B1A">
          <w:rPr>
            <w:rFonts w:eastAsia="Times New Roman" w:cs="Times New Roman"/>
          </w:rPr>
          <w:t xml:space="preserve"> (</w:t>
        </w:r>
        <w:r w:rsidR="00C85B1A" w:rsidRPr="00C85B1A">
          <w:rPr>
            <w:rFonts w:eastAsia="Times New Roman" w:cs="Times New Roman"/>
            <w:i/>
            <w:rPrChange w:id="664" w:author="Orion" w:date="2011-06-11T12:19:00Z">
              <w:rPr>
                <w:rFonts w:eastAsia="Times New Roman" w:cs="Times New Roman"/>
              </w:rPr>
            </w:rPrChange>
          </w:rPr>
          <w:t>Plataforma</w:t>
        </w:r>
        <w:r w:rsidR="00C85B1A">
          <w:rPr>
            <w:rFonts w:eastAsia="Times New Roman" w:cs="Times New Roman"/>
          </w:rPr>
          <w:t>)</w:t>
        </w:r>
      </w:ins>
      <w:ins w:id="665" w:author="Orion" w:date="2011-05-03T11:50:00Z">
        <w:r w:rsidR="00512FF5">
          <w:rPr>
            <w:rFonts w:eastAsia="Times New Roman" w:cs="Times New Roman"/>
          </w:rPr>
          <w:t>.</w:t>
        </w:r>
      </w:ins>
      <w:ins w:id="666" w:author="Orion" w:date="2011-05-16T12:17:00Z">
        <w:r w:rsidR="001E27AC">
          <w:rPr>
            <w:rFonts w:eastAsia="Times New Roman" w:cs="Times New Roman"/>
          </w:rPr>
          <w:t xml:space="preserve"> </w:t>
        </w:r>
      </w:ins>
      <w:ins w:id="667" w:author="Orion" w:date="2011-05-16T12:21:00Z">
        <w:r w:rsidR="001E27AC">
          <w:rPr>
            <w:rFonts w:eastAsia="Times New Roman" w:cs="Times New Roman"/>
          </w:rPr>
          <w:t xml:space="preserve">Seguidamente </w:t>
        </w:r>
      </w:ins>
      <w:ins w:id="668" w:author="Orion" w:date="2011-05-16T12:17:00Z">
        <w:r w:rsidR="001E27AC">
          <w:rPr>
            <w:rFonts w:eastAsia="Times New Roman" w:cs="Times New Roman"/>
          </w:rPr>
          <w:t xml:space="preserve">se presentarán una serie de </w:t>
        </w:r>
      </w:ins>
      <w:ins w:id="669" w:author="Orion" w:date="2011-05-16T12:18:00Z">
        <w:r w:rsidR="001E27AC">
          <w:rPr>
            <w:rFonts w:eastAsia="Times New Roman" w:cs="Times New Roman"/>
          </w:rPr>
          <w:t xml:space="preserve">casos de estudio y </w:t>
        </w:r>
      </w:ins>
      <w:ins w:id="670" w:author="Orion" w:date="2011-05-16T12:19:00Z">
        <w:r w:rsidR="001E27AC">
          <w:rPr>
            <w:rFonts w:eastAsia="Times New Roman" w:cs="Times New Roman"/>
          </w:rPr>
          <w:t>pruebas</w:t>
        </w:r>
      </w:ins>
      <w:ins w:id="671" w:author="Orion" w:date="2011-05-16T12:18:00Z">
        <w:r w:rsidR="001E27AC">
          <w:rPr>
            <w:rFonts w:eastAsia="Times New Roman" w:cs="Times New Roman"/>
          </w:rPr>
          <w:t xml:space="preserve"> realizadas sobre este entorno de simulación </w:t>
        </w:r>
      </w:ins>
      <w:ins w:id="672" w:author="Orion" w:date="2011-05-16T12:19:00Z">
        <w:r w:rsidR="001E27AC">
          <w:rPr>
            <w:rFonts w:eastAsia="Times New Roman" w:cs="Times New Roman"/>
          </w:rPr>
          <w:t>desarrollado</w:t>
        </w:r>
      </w:ins>
      <w:ins w:id="673" w:author="Orion" w:date="2011-06-11T12:19:00Z">
        <w:r w:rsidR="0013471B">
          <w:rPr>
            <w:rFonts w:eastAsia="Times New Roman" w:cs="Times New Roman"/>
          </w:rPr>
          <w:t xml:space="preserve"> (</w:t>
        </w:r>
        <w:r w:rsidR="0013471B" w:rsidRPr="0013471B">
          <w:rPr>
            <w:rFonts w:eastAsia="Times New Roman" w:cs="Times New Roman"/>
            <w:i/>
            <w:rPrChange w:id="674" w:author="Orion" w:date="2011-06-11T12:19:00Z">
              <w:rPr>
                <w:rFonts w:eastAsia="Times New Roman" w:cs="Times New Roman"/>
              </w:rPr>
            </w:rPrChange>
          </w:rPr>
          <w:t>Casos de Estudio</w:t>
        </w:r>
        <w:r w:rsidR="0013471B">
          <w:rPr>
            <w:rFonts w:eastAsia="Times New Roman" w:cs="Times New Roman"/>
          </w:rPr>
          <w:t>)</w:t>
        </w:r>
      </w:ins>
      <w:ins w:id="675" w:author="Orion" w:date="2011-05-16T12:19:00Z">
        <w:r w:rsidR="001E27AC">
          <w:rPr>
            <w:rFonts w:eastAsia="Times New Roman" w:cs="Times New Roman"/>
          </w:rPr>
          <w:t xml:space="preserve"> para</w:t>
        </w:r>
      </w:ins>
      <w:ins w:id="676" w:author="Orion" w:date="2011-05-16T12:20:00Z">
        <w:r w:rsidR="001E27AC">
          <w:rPr>
            <w:rFonts w:eastAsia="Times New Roman" w:cs="Times New Roman"/>
          </w:rPr>
          <w:t>, posteriormente,</w:t>
        </w:r>
      </w:ins>
      <w:ins w:id="677" w:author="Orion" w:date="2011-05-16T12:19:00Z">
        <w:r w:rsidR="001E27AC">
          <w:rPr>
            <w:rFonts w:eastAsia="Times New Roman" w:cs="Times New Roman"/>
          </w:rPr>
          <w:t xml:space="preserve"> en el si</w:t>
        </w:r>
      </w:ins>
      <w:ins w:id="678" w:author="Orion" w:date="2011-05-16T12:20:00Z">
        <w:r w:rsidR="001E27AC">
          <w:rPr>
            <w:rFonts w:eastAsia="Times New Roman" w:cs="Times New Roman"/>
          </w:rPr>
          <w:t>guiente capítulo</w:t>
        </w:r>
      </w:ins>
      <w:ins w:id="679" w:author="Orion" w:date="2011-05-16T13:14:00Z">
        <w:r w:rsidR="002C2AFB">
          <w:rPr>
            <w:rFonts w:eastAsia="Times New Roman" w:cs="Times New Roman"/>
          </w:rPr>
          <w:t>,</w:t>
        </w:r>
      </w:ins>
      <w:ins w:id="680" w:author="Orion" w:date="2011-05-16T12:20:00Z">
        <w:r w:rsidR="001E27AC">
          <w:rPr>
            <w:rFonts w:eastAsia="Times New Roman" w:cs="Times New Roman"/>
          </w:rPr>
          <w:t xml:space="preserve"> discutir y analizar estos datos obtenidos</w:t>
        </w:r>
      </w:ins>
      <w:ins w:id="681" w:author="Orion" w:date="2011-06-11T12:19:00Z">
        <w:r w:rsidR="0013471B">
          <w:rPr>
            <w:rFonts w:eastAsia="Times New Roman" w:cs="Times New Roman"/>
          </w:rPr>
          <w:t xml:space="preserve"> </w:t>
        </w:r>
      </w:ins>
      <w:ins w:id="682" w:author="Orion" w:date="2011-06-11T12:20:00Z">
        <w:r w:rsidR="0013471B">
          <w:rPr>
            <w:rFonts w:eastAsia="Times New Roman" w:cs="Times New Roman"/>
          </w:rPr>
          <w:t>(</w:t>
        </w:r>
        <w:r w:rsidR="0013471B" w:rsidRPr="0013471B">
          <w:rPr>
            <w:rFonts w:eastAsia="Times New Roman" w:cs="Times New Roman"/>
            <w:i/>
            <w:rPrChange w:id="683" w:author="Orion" w:date="2011-06-11T12:20:00Z">
              <w:rPr>
                <w:rFonts w:eastAsia="Times New Roman" w:cs="Times New Roman"/>
              </w:rPr>
            </w:rPrChange>
          </w:rPr>
          <w:t>Discusión</w:t>
        </w:r>
        <w:r w:rsidR="0013471B">
          <w:rPr>
            <w:rFonts w:eastAsia="Times New Roman" w:cs="Times New Roman"/>
          </w:rPr>
          <w:t>)</w:t>
        </w:r>
      </w:ins>
      <w:ins w:id="684" w:author="Orion" w:date="2011-05-16T12:20:00Z">
        <w:r w:rsidR="001E27AC">
          <w:rPr>
            <w:rFonts w:eastAsia="Times New Roman" w:cs="Times New Roman"/>
          </w:rPr>
          <w:t>. Y p</w:t>
        </w:r>
      </w:ins>
      <w:ins w:id="685" w:author="Orion" w:date="2011-05-16T12:19:00Z">
        <w:r w:rsidR="001E27AC">
          <w:rPr>
            <w:rFonts w:eastAsia="Times New Roman" w:cs="Times New Roman"/>
          </w:rPr>
          <w:t>or último</w:t>
        </w:r>
      </w:ins>
      <w:ins w:id="686" w:author="Orion" w:date="2011-05-03T11:39:00Z">
        <w:r w:rsidR="00C71A77">
          <w:rPr>
            <w:rFonts w:eastAsia="Times New Roman" w:cs="Times New Roman"/>
          </w:rPr>
          <w:t xml:space="preserve"> </w:t>
        </w:r>
      </w:ins>
      <w:del w:id="687" w:author="Orion" w:date="2011-05-03T12:16:00Z">
        <w:r w:rsidR="00BB1765" w:rsidRPr="00246937" w:rsidDel="00140E96">
          <w:rPr>
            <w:rFonts w:eastAsia="Times New Roman" w:cs="Times New Roman"/>
          </w:rPr>
          <w:delText xml:space="preserve">mostraremos </w:delText>
        </w:r>
      </w:del>
      <w:ins w:id="688" w:author="Orion" w:date="2011-05-03T12:16:00Z">
        <w:r w:rsidR="001E27AC">
          <w:rPr>
            <w:rFonts w:eastAsia="Times New Roman" w:cs="Times New Roman"/>
          </w:rPr>
          <w:t>se aporta</w:t>
        </w:r>
      </w:ins>
      <w:ins w:id="689" w:author="Orion" w:date="2011-05-16T12:21:00Z">
        <w:r w:rsidR="001E27AC">
          <w:rPr>
            <w:rFonts w:eastAsia="Times New Roman" w:cs="Times New Roman"/>
          </w:rPr>
          <w:t>rán</w:t>
        </w:r>
      </w:ins>
      <w:ins w:id="690" w:author="Orion" w:date="2011-05-03T12:16:00Z">
        <w:r w:rsidR="00140E96" w:rsidRPr="00246937">
          <w:rPr>
            <w:rFonts w:eastAsia="Times New Roman" w:cs="Times New Roman"/>
          </w:rPr>
          <w:t xml:space="preserve"> </w:t>
        </w:r>
      </w:ins>
      <w:r w:rsidR="00BB1765" w:rsidRPr="00246937">
        <w:rPr>
          <w:rFonts w:eastAsia="Times New Roman" w:cs="Times New Roman"/>
        </w:rPr>
        <w:t>unas conclusiones ante las simulaciones realizadas</w:t>
      </w:r>
      <w:ins w:id="691" w:author="Orion" w:date="2011-05-03T11:50:00Z">
        <w:r w:rsidR="00CB2FF3">
          <w:rPr>
            <w:rFonts w:eastAsia="Times New Roman" w:cs="Times New Roman"/>
          </w:rPr>
          <w:t>,</w:t>
        </w:r>
      </w:ins>
      <w:r w:rsidR="00BB1765" w:rsidRPr="00246937">
        <w:rPr>
          <w:rFonts w:eastAsia="Times New Roman" w:cs="Times New Roman"/>
        </w:rPr>
        <w:t xml:space="preserve"> y</w:t>
      </w:r>
      <w:del w:id="692" w:author="Orion" w:date="2011-05-16T12:16:00Z">
        <w:r w:rsidR="00BB1765" w:rsidRPr="00246937" w:rsidDel="008B7324">
          <w:rPr>
            <w:rFonts w:eastAsia="Times New Roman" w:cs="Times New Roman"/>
          </w:rPr>
          <w:delText xml:space="preserve"> </w:delText>
        </w:r>
      </w:del>
      <w:ins w:id="693" w:author="Orion" w:date="2011-05-03T11:50:00Z">
        <w:r w:rsidR="00512FF5">
          <w:rPr>
            <w:rFonts w:eastAsia="Times New Roman" w:cs="Times New Roman"/>
          </w:rPr>
          <w:t xml:space="preserve"> </w:t>
        </w:r>
      </w:ins>
      <w:del w:id="694" w:author="Orion" w:date="2011-05-03T12:17:00Z">
        <w:r w:rsidR="00BB1765" w:rsidRPr="00246937" w:rsidDel="00140E96">
          <w:rPr>
            <w:rFonts w:eastAsia="Times New Roman" w:cs="Times New Roman"/>
          </w:rPr>
          <w:delText xml:space="preserve">presentaremos </w:delText>
        </w:r>
      </w:del>
      <w:ins w:id="695" w:author="Orion" w:date="2011-05-03T12:17:00Z">
        <w:r w:rsidR="00140E96">
          <w:rPr>
            <w:rFonts w:eastAsia="Times New Roman" w:cs="Times New Roman"/>
          </w:rPr>
          <w:t>se presentarán</w:t>
        </w:r>
        <w:r w:rsidR="00140E96" w:rsidRPr="00246937">
          <w:rPr>
            <w:rFonts w:eastAsia="Times New Roman" w:cs="Times New Roman"/>
          </w:rPr>
          <w:t xml:space="preserve"> </w:t>
        </w:r>
      </w:ins>
      <w:r w:rsidR="00BB1765" w:rsidRPr="00246937">
        <w:rPr>
          <w:rFonts w:eastAsia="Times New Roman" w:cs="Times New Roman"/>
        </w:rPr>
        <w:t>las áreas de trabajo futuro que se puede</w:t>
      </w:r>
      <w:ins w:id="696" w:author="Orion" w:date="2011-05-16T12:22:00Z">
        <w:r w:rsidR="001E27AC">
          <w:rPr>
            <w:rFonts w:eastAsia="Times New Roman" w:cs="Times New Roman"/>
          </w:rPr>
          <w:t>n</w:t>
        </w:r>
      </w:ins>
      <w:r w:rsidR="00BB1765" w:rsidRPr="00246937">
        <w:rPr>
          <w:rFonts w:eastAsia="Times New Roman" w:cs="Times New Roman"/>
        </w:rPr>
        <w:t xml:space="preserve"> realizar sobre el trabajo actual</w:t>
      </w:r>
      <w:ins w:id="697" w:author="Orion" w:date="2011-06-11T12:20:00Z">
        <w:r w:rsidR="0071072E">
          <w:rPr>
            <w:rFonts w:eastAsia="Times New Roman" w:cs="Times New Roman"/>
          </w:rPr>
          <w:t xml:space="preserve"> (</w:t>
        </w:r>
        <w:r w:rsidR="0071072E" w:rsidRPr="0071072E">
          <w:rPr>
            <w:rFonts w:eastAsia="Times New Roman" w:cs="Times New Roman"/>
            <w:i/>
            <w:rPrChange w:id="698" w:author="Orion" w:date="2011-06-11T12:20:00Z">
              <w:rPr>
                <w:rFonts w:eastAsia="Times New Roman" w:cs="Times New Roman"/>
              </w:rPr>
            </w:rPrChange>
          </w:rPr>
          <w:t>Conclusiones y Trabajos Futuros</w:t>
        </w:r>
        <w:r w:rsidR="0071072E">
          <w:rPr>
            <w:rFonts w:eastAsia="Times New Roman" w:cs="Times New Roman"/>
          </w:rPr>
          <w:t>)</w:t>
        </w:r>
      </w:ins>
      <w:r w:rsidR="00BB1765" w:rsidRPr="00246937">
        <w:rPr>
          <w:rFonts w:eastAsia="Times New Roman" w:cs="Times New Roman"/>
        </w:rPr>
        <w:t>.</w:t>
      </w:r>
    </w:p>
    <w:p w14:paraId="55FFE82D" w14:textId="77777777" w:rsidR="00BB1765" w:rsidRPr="00246937" w:rsidRDefault="00BB1765">
      <w:pPr>
        <w:jc w:val="both"/>
        <w:rPr>
          <w:rFonts w:eastAsia="Times New Roman" w:cs="Times New Roman"/>
        </w:rPr>
      </w:pPr>
    </w:p>
    <w:p w14:paraId="557AE49B" w14:textId="77777777" w:rsidR="00E32078" w:rsidRDefault="007C0995">
      <w:pPr>
        <w:pStyle w:val="Title"/>
        <w:outlineLvl w:val="0"/>
        <w:rPr>
          <w:ins w:id="699" w:author="Orion" w:date="2011-05-02T20:35:00Z"/>
        </w:rPr>
        <w:pPrChange w:id="700" w:author="Orion" w:date="2011-05-02T20:38:00Z">
          <w:pPr>
            <w:widowControl/>
            <w:suppressAutoHyphens w:val="0"/>
          </w:pPr>
        </w:pPrChange>
      </w:pPr>
      <w:bookmarkStart w:id="701" w:name="_Toc296083820"/>
      <w:ins w:id="702" w:author="Orion" w:date="2011-05-03T11:42:00Z">
        <w:r>
          <w:rPr>
            <w:rFonts w:ascii="Times New Roman" w:hAnsi="Times New Roman" w:cs="Times New Roman"/>
          </w:rPr>
          <w:t>C</w:t>
        </w:r>
      </w:ins>
      <w:ins w:id="703" w:author="Orion" w:date="2011-05-02T20:35:00Z">
        <w:r w:rsidR="00067307" w:rsidRPr="00B65F96">
          <w:rPr>
            <w:rFonts w:ascii="Times New Roman" w:hAnsi="Times New Roman" w:cs="Times New Roman"/>
            <w:rPrChange w:id="704" w:author="Orion" w:date="2011-05-02T20:38:00Z">
              <w:rPr/>
            </w:rPrChange>
          </w:rPr>
          <w:t>onceptos</w:t>
        </w:r>
      </w:ins>
      <w:ins w:id="705" w:author="Orion" w:date="2011-05-03T11:42:00Z">
        <w:r>
          <w:rPr>
            <w:rFonts w:ascii="Times New Roman" w:hAnsi="Times New Roman" w:cs="Times New Roman"/>
          </w:rPr>
          <w:t xml:space="preserve"> básicos</w:t>
        </w:r>
      </w:ins>
      <w:ins w:id="706" w:author="Orion" w:date="2011-05-02T20:35:00Z">
        <w:r w:rsidR="00067307" w:rsidRPr="00B65F96">
          <w:rPr>
            <w:rFonts w:ascii="Times New Roman" w:hAnsi="Times New Roman" w:cs="Times New Roman"/>
            <w:rPrChange w:id="707" w:author="Orion" w:date="2011-05-02T20:38:00Z">
              <w:rPr/>
            </w:rPrChange>
          </w:rPr>
          <w:t xml:space="preserve"> de navegación aérea</w:t>
        </w:r>
        <w:bookmarkEnd w:id="701"/>
      </w:ins>
    </w:p>
    <w:p w14:paraId="66A0FB7A" w14:textId="77777777" w:rsidR="00067307" w:rsidDel="007C74FC" w:rsidRDefault="00067307" w:rsidP="00067307">
      <w:pPr>
        <w:jc w:val="both"/>
        <w:rPr>
          <w:ins w:id="708" w:author="Orion" w:date="2011-05-02T20:35:00Z"/>
          <w:del w:id="709" w:author="IO" w:date="2011-05-12T17:53:00Z"/>
          <w:rFonts w:eastAsia="Times New Roman" w:cs="Times New Roman"/>
        </w:rPr>
      </w:pPr>
    </w:p>
    <w:p w14:paraId="48DC6A1C" w14:textId="432F8351" w:rsidR="005421EE" w:rsidRDefault="00B65F96" w:rsidP="00067307">
      <w:pPr>
        <w:jc w:val="both"/>
        <w:rPr>
          <w:ins w:id="710" w:author="Orion" w:date="2011-05-15T15:23:00Z"/>
          <w:rFonts w:cs="Times New Roman"/>
        </w:rPr>
      </w:pPr>
      <w:ins w:id="711" w:author="Orion" w:date="2011-05-02T20:36:00Z">
        <w:del w:id="712" w:author="IO" w:date="2011-05-12T17:53:00Z">
          <w:r w:rsidDel="007C74FC">
            <w:rPr>
              <w:rFonts w:cs="Times New Roman"/>
            </w:rPr>
            <w:delText xml:space="preserve">Como </w:delText>
          </w:r>
        </w:del>
      </w:ins>
      <w:ins w:id="713" w:author="Orion" w:date="2011-05-03T12:17:00Z">
        <w:del w:id="714" w:author="IO" w:date="2011-05-12T17:53:00Z">
          <w:r w:rsidR="00E37516" w:rsidDel="007C74FC">
            <w:rPr>
              <w:rFonts w:cs="Times New Roman"/>
            </w:rPr>
            <w:delText>se ha comentado</w:delText>
          </w:r>
        </w:del>
      </w:ins>
      <w:ins w:id="715" w:author="Orion" w:date="2011-05-02T20:36:00Z">
        <w:del w:id="716" w:author="IO" w:date="2011-05-12T17:53:00Z">
          <w:r w:rsidDel="007C74FC">
            <w:rPr>
              <w:rFonts w:cs="Times New Roman"/>
            </w:rPr>
            <w:delText xml:space="preserve"> anteriormente l</w:delText>
          </w:r>
        </w:del>
      </w:ins>
      <w:ins w:id="717" w:author="IO" w:date="2011-05-12T17:53:00Z">
        <w:r w:rsidR="007C74FC">
          <w:rPr>
            <w:rFonts w:cs="Times New Roman"/>
          </w:rPr>
          <w:t>L</w:t>
        </w:r>
      </w:ins>
      <w:ins w:id="718" w:author="Orion" w:date="2011-05-02T20:36:00Z">
        <w:r w:rsidRPr="00246937">
          <w:rPr>
            <w:rFonts w:cs="Times New Roman"/>
          </w:rPr>
          <w:t xml:space="preserve">a navegación aérea engloba </w:t>
        </w:r>
        <w:del w:id="719" w:author="IO" w:date="2011-05-12T17:54:00Z">
          <w:r w:rsidRPr="00246937" w:rsidDel="007C74FC">
            <w:rPr>
              <w:rFonts w:cs="Times New Roman"/>
            </w:rPr>
            <w:delText>a un</w:delText>
          </w:r>
        </w:del>
      </w:ins>
      <w:ins w:id="720" w:author="IO" w:date="2011-05-12T17:54:00Z">
        <w:r w:rsidR="007C74FC">
          <w:rPr>
            <w:rFonts w:cs="Times New Roman"/>
          </w:rPr>
          <w:t>el</w:t>
        </w:r>
      </w:ins>
      <w:ins w:id="721" w:author="Orion" w:date="2011-05-02T20:36:00Z">
        <w:r w:rsidRPr="00246937">
          <w:rPr>
            <w:rFonts w:cs="Times New Roman"/>
          </w:rPr>
          <w:t xml:space="preserve"> conjunto de técnicas y procedimientos</w:t>
        </w:r>
        <w:del w:id="722" w:author="IO" w:date="2011-05-12T17:54:00Z">
          <w:r w:rsidRPr="00246937" w:rsidDel="007C74FC">
            <w:rPr>
              <w:rFonts w:cs="Times New Roman"/>
            </w:rPr>
            <w:delText>, como planificación, grabación y control de los movimientos del vehículo,</w:delText>
          </w:r>
        </w:del>
        <w:r w:rsidRPr="00246937">
          <w:rPr>
            <w:rFonts w:cs="Times New Roman"/>
          </w:rPr>
          <w:t xml:space="preserve"> que permiten conducir eficientemente una aeronave a su destino. </w:t>
        </w:r>
      </w:ins>
      <w:ins w:id="723" w:author="IO" w:date="2011-06-09T13:14:00Z">
        <w:del w:id="724" w:author="Orion" w:date="2011-06-10T21:19:00Z">
          <w:r w:rsidR="00784846" w:rsidDel="007E4A77">
            <w:rPr>
              <w:rFonts w:cs="Times New Roman"/>
            </w:rPr>
            <w:delText xml:space="preserve">Los </w:delText>
          </w:r>
        </w:del>
      </w:ins>
      <w:ins w:id="725" w:author="IO" w:date="2011-05-12T17:54:00Z">
        <w:del w:id="726" w:author="Orion" w:date="2011-06-10T21:20:00Z">
          <w:r w:rsidR="007C74FC" w:rsidDel="005838FD">
            <w:rPr>
              <w:rFonts w:cs="Times New Roman"/>
            </w:rPr>
            <w:delText>Algunos</w:delText>
          </w:r>
        </w:del>
      </w:ins>
      <w:ins w:id="727" w:author="Orion" w:date="2011-06-10T21:20:00Z">
        <w:r w:rsidR="005838FD">
          <w:rPr>
            <w:rFonts w:cs="Times New Roman"/>
          </w:rPr>
          <w:t xml:space="preserve"> Los</w:t>
        </w:r>
      </w:ins>
      <w:ins w:id="728" w:author="IO" w:date="2011-05-12T17:54:00Z">
        <w:del w:id="729" w:author="Orion" w:date="2011-06-10T21:20:00Z">
          <w:r w:rsidR="007C74FC" w:rsidDel="005838FD">
            <w:rPr>
              <w:rFonts w:cs="Times New Roman"/>
            </w:rPr>
            <w:delText xml:space="preserve"> de los</w:delText>
          </w:r>
        </w:del>
        <w:r w:rsidR="007C74FC">
          <w:rPr>
            <w:rFonts w:cs="Times New Roman"/>
          </w:rPr>
          <w:t xml:space="preserve"> aspectos </w:t>
        </w:r>
      </w:ins>
      <w:ins w:id="730" w:author="IO" w:date="2011-06-09T13:14:00Z">
        <w:r w:rsidR="00784846">
          <w:rPr>
            <w:rFonts w:cs="Times New Roman"/>
          </w:rPr>
          <w:t>clave de este proceso</w:t>
        </w:r>
      </w:ins>
      <w:ins w:id="731" w:author="IO" w:date="2011-05-12T17:54:00Z">
        <w:del w:id="732" w:author="Orion" w:date="2011-06-10T21:19:00Z">
          <w:r w:rsidR="007C74FC" w:rsidDel="005838FD">
            <w:rPr>
              <w:rFonts w:cs="Times New Roman"/>
            </w:rPr>
            <w:delText>contemplados</w:delText>
          </w:r>
        </w:del>
        <w:r w:rsidR="007C74FC">
          <w:rPr>
            <w:rFonts w:cs="Times New Roman"/>
          </w:rPr>
          <w:t xml:space="preserve"> son la</w:t>
        </w:r>
        <w:r w:rsidR="007C74FC" w:rsidRPr="00246937">
          <w:rPr>
            <w:rFonts w:cs="Times New Roman"/>
          </w:rPr>
          <w:t xml:space="preserve"> planificación</w:t>
        </w:r>
        <w:r w:rsidR="007C74FC">
          <w:rPr>
            <w:rFonts w:cs="Times New Roman"/>
          </w:rPr>
          <w:t xml:space="preserve"> del vuelo</w:t>
        </w:r>
        <w:r w:rsidR="007C74FC" w:rsidRPr="00246937">
          <w:rPr>
            <w:rFonts w:cs="Times New Roman"/>
          </w:rPr>
          <w:t xml:space="preserve">, </w:t>
        </w:r>
      </w:ins>
      <w:ins w:id="733" w:author="IO" w:date="2011-06-09T13:14:00Z">
        <w:r w:rsidR="00784846">
          <w:rPr>
            <w:rFonts w:cs="Times New Roman"/>
          </w:rPr>
          <w:t>su ejecuci</w:t>
        </w:r>
      </w:ins>
      <w:ins w:id="734" w:author="IO" w:date="2011-06-09T13:15:00Z">
        <w:r w:rsidR="00784846">
          <w:rPr>
            <w:rFonts w:cs="Times New Roman"/>
          </w:rPr>
          <w:t>ón por</w:t>
        </w:r>
      </w:ins>
      <w:ins w:id="735" w:author="IO" w:date="2011-05-12T17:54:00Z">
        <w:del w:id="736" w:author="Orion" w:date="2011-06-10T21:21:00Z">
          <w:r w:rsidR="007C74FC" w:rsidDel="006A5B16">
            <w:rPr>
              <w:rFonts w:cs="Times New Roman"/>
            </w:rPr>
            <w:delText>o</w:delText>
          </w:r>
        </w:del>
        <w:r w:rsidR="007C74FC">
          <w:rPr>
            <w:rFonts w:cs="Times New Roman"/>
          </w:rPr>
          <w:t xml:space="preserve"> la </w:t>
        </w:r>
      </w:ins>
      <w:ins w:id="737" w:author="IO" w:date="2011-06-09T13:15:00Z">
        <w:r w:rsidR="00784846">
          <w:rPr>
            <w:rFonts w:cs="Times New Roman"/>
          </w:rPr>
          <w:t>tripulación</w:t>
        </w:r>
      </w:ins>
      <w:ins w:id="738" w:author="IO" w:date="2011-05-12T17:54:00Z">
        <w:del w:id="739" w:author="Orion" w:date="2011-06-10T21:21:00Z">
          <w:r w:rsidR="007C74FC" w:rsidRPr="00246937" w:rsidDel="006A5B16">
            <w:rPr>
              <w:rFonts w:cs="Times New Roman"/>
            </w:rPr>
            <w:delText>grabación</w:delText>
          </w:r>
        </w:del>
      </w:ins>
      <w:ins w:id="740" w:author="Orion" w:date="2011-06-11T12:26:00Z">
        <w:r w:rsidR="001E38DD">
          <w:rPr>
            <w:rFonts w:cs="Times New Roman"/>
          </w:rPr>
          <w:t xml:space="preserve"> de</w:t>
        </w:r>
      </w:ins>
      <w:ins w:id="741" w:author="IO" w:date="2011-05-12T17:54:00Z">
        <w:del w:id="742" w:author="Orion" w:date="2011-06-10T21:21:00Z">
          <w:r w:rsidR="007C74FC" w:rsidRPr="00246937" w:rsidDel="006A5B16">
            <w:rPr>
              <w:rFonts w:cs="Times New Roman"/>
            </w:rPr>
            <w:delText xml:space="preserve"> y control de</w:delText>
          </w:r>
        </w:del>
        <w:r w:rsidR="007C74FC" w:rsidRPr="00246937">
          <w:rPr>
            <w:rFonts w:cs="Times New Roman"/>
          </w:rPr>
          <w:t xml:space="preserve"> </w:t>
        </w:r>
      </w:ins>
      <w:ins w:id="743" w:author="IO" w:date="2011-06-09T13:15:00Z">
        <w:r w:rsidR="00784846">
          <w:rPr>
            <w:rFonts w:cs="Times New Roman"/>
          </w:rPr>
          <w:t>la aeronave, y el seguimiento y ajuste</w:t>
        </w:r>
      </w:ins>
      <w:ins w:id="744" w:author="Orion" w:date="2011-06-10T21:22:00Z">
        <w:r w:rsidR="001616D6">
          <w:rPr>
            <w:rFonts w:cs="Times New Roman"/>
          </w:rPr>
          <w:t xml:space="preserve"> </w:t>
        </w:r>
      </w:ins>
      <w:ins w:id="745" w:author="IO" w:date="2011-05-12T17:54:00Z">
        <w:del w:id="746" w:author="Orion" w:date="2011-06-10T21:22:00Z">
          <w:r w:rsidR="007C74FC" w:rsidRPr="00246937" w:rsidDel="001616D6">
            <w:rPr>
              <w:rFonts w:cs="Times New Roman"/>
            </w:rPr>
            <w:delText xml:space="preserve">los movimientos </w:delText>
          </w:r>
        </w:del>
        <w:r w:rsidR="007C74FC" w:rsidRPr="00246937">
          <w:rPr>
            <w:rFonts w:cs="Times New Roman"/>
          </w:rPr>
          <w:t xml:space="preserve">del </w:t>
        </w:r>
      </w:ins>
      <w:ins w:id="747" w:author="IO" w:date="2011-06-09T13:15:00Z">
        <w:r w:rsidR="00784846">
          <w:rPr>
            <w:rFonts w:cs="Times New Roman"/>
          </w:rPr>
          <w:t>mismo por los controladores.</w:t>
        </w:r>
      </w:ins>
      <w:ins w:id="748" w:author="IO" w:date="2011-06-09T13:17:00Z">
        <w:r w:rsidR="00784846">
          <w:rPr>
            <w:rFonts w:cs="Times New Roman"/>
          </w:rPr>
          <w:t xml:space="preserve"> Antes de discutirlos, hay que considerar cómo se organiza el espacio a</w:t>
        </w:r>
      </w:ins>
      <w:ins w:id="749" w:author="IO" w:date="2011-06-09T13:18:00Z">
        <w:r w:rsidR="00784846">
          <w:rPr>
            <w:rFonts w:cs="Times New Roman"/>
          </w:rPr>
          <w:t>éreo.</w:t>
        </w:r>
      </w:ins>
      <w:ins w:id="750" w:author="IO" w:date="2011-05-12T17:54:00Z">
        <w:del w:id="751" w:author="Orion" w:date="2011-06-10T21:22:00Z">
          <w:r w:rsidR="007C74FC" w:rsidRPr="00246937" w:rsidDel="006A5B16">
            <w:rPr>
              <w:rFonts w:cs="Times New Roman"/>
            </w:rPr>
            <w:delText>vehículo</w:delText>
          </w:r>
        </w:del>
      </w:ins>
      <w:ins w:id="752" w:author="IO" w:date="2011-05-12T18:04:00Z">
        <w:del w:id="753" w:author="Orion" w:date="2011-06-10T21:22:00Z">
          <w:r w:rsidR="005421EE" w:rsidDel="006A5B16">
            <w:rPr>
              <w:rFonts w:cs="Times New Roman"/>
            </w:rPr>
            <w:delText>.</w:delText>
          </w:r>
        </w:del>
        <w:r w:rsidR="005421EE">
          <w:rPr>
            <w:rFonts w:cs="Times New Roman"/>
          </w:rPr>
          <w:t xml:space="preserve"> </w:t>
        </w:r>
      </w:ins>
    </w:p>
    <w:p w14:paraId="4ADF9880" w14:textId="77777777" w:rsidR="00DB19F4" w:rsidRPr="00F818EC" w:rsidRDefault="00DB19F4" w:rsidP="00DB19F4">
      <w:pPr>
        <w:jc w:val="both"/>
        <w:rPr>
          <w:ins w:id="754" w:author="Orion" w:date="2011-05-15T15:23:00Z"/>
          <w:rStyle w:val="apple-style-span"/>
          <w:rFonts w:cs="Times New Roman"/>
          <w:bCs/>
          <w:color w:val="000000"/>
        </w:rPr>
      </w:pPr>
    </w:p>
    <w:p w14:paraId="56FE61A9" w14:textId="7BBB501A" w:rsidR="00784846" w:rsidRPr="00DD77B4" w:rsidRDefault="00784846" w:rsidP="00784846">
      <w:pPr>
        <w:jc w:val="both"/>
        <w:rPr>
          <w:ins w:id="755" w:author="IO" w:date="2011-06-09T13:18:00Z"/>
          <w:rStyle w:val="apple-style-span"/>
          <w:rFonts w:cs="Times New Roman"/>
          <w:bCs/>
          <w:color w:val="000000"/>
        </w:rPr>
      </w:pPr>
      <w:ins w:id="756" w:author="IO" w:date="2011-06-09T13:18:00Z">
        <w:r>
          <w:rPr>
            <w:rStyle w:val="apple-style-span"/>
            <w:rFonts w:cs="Times New Roman"/>
            <w:bCs/>
            <w:color w:val="000000"/>
          </w:rPr>
          <w:t>El espacio aéreo se divide en R</w:t>
        </w:r>
        <w:r w:rsidRPr="00DD77B4">
          <w:rPr>
            <w:rStyle w:val="apple-style-span"/>
            <w:rFonts w:cs="Times New Roman"/>
            <w:bCs/>
            <w:color w:val="000000"/>
          </w:rPr>
          <w:t xml:space="preserve">egiones de </w:t>
        </w:r>
        <w:r>
          <w:rPr>
            <w:rStyle w:val="apple-style-span"/>
            <w:rFonts w:cs="Times New Roman"/>
            <w:bCs/>
            <w:color w:val="000000"/>
          </w:rPr>
          <w:t>I</w:t>
        </w:r>
        <w:r w:rsidRPr="00DD77B4">
          <w:rPr>
            <w:rStyle w:val="apple-style-span"/>
            <w:rFonts w:cs="Times New Roman"/>
            <w:bCs/>
            <w:color w:val="000000"/>
          </w:rPr>
          <w:t xml:space="preserve">nformación de </w:t>
        </w:r>
        <w:r>
          <w:rPr>
            <w:rStyle w:val="apple-style-span"/>
            <w:rFonts w:cs="Times New Roman"/>
            <w:bCs/>
            <w:color w:val="000000"/>
          </w:rPr>
          <w:t>V</w:t>
        </w:r>
        <w:r w:rsidRPr="00DD77B4">
          <w:rPr>
            <w:rStyle w:val="apple-style-span"/>
            <w:rFonts w:cs="Times New Roman"/>
            <w:bCs/>
            <w:color w:val="000000"/>
          </w:rPr>
          <w:t>uelo</w:t>
        </w:r>
        <w:r>
          <w:rPr>
            <w:rStyle w:val="apple-style-span"/>
            <w:rFonts w:cs="Times New Roman"/>
            <w:bCs/>
            <w:color w:val="000000"/>
          </w:rPr>
          <w:t xml:space="preserve"> (FIR, </w:t>
        </w:r>
        <w:r w:rsidRPr="00784846">
          <w:rPr>
            <w:rStyle w:val="apple-style-span"/>
            <w:rFonts w:cs="Times New Roman"/>
            <w:bCs/>
            <w:i/>
            <w:color w:val="000000"/>
            <w:rPrChange w:id="757" w:author="IO" w:date="2011-06-09T13:18:00Z">
              <w:rPr>
                <w:rStyle w:val="apple-style-span"/>
                <w:rFonts w:cs="Times New Roman"/>
                <w:bCs/>
                <w:color w:val="000000"/>
              </w:rPr>
            </w:rPrChange>
          </w:rPr>
          <w:t xml:space="preserve">Flight </w:t>
        </w:r>
        <w:proofErr w:type="spellStart"/>
        <w:r w:rsidRPr="00784846">
          <w:rPr>
            <w:rStyle w:val="apple-style-span"/>
            <w:rFonts w:cs="Times New Roman"/>
            <w:bCs/>
            <w:i/>
            <w:color w:val="000000"/>
            <w:rPrChange w:id="758" w:author="IO" w:date="2011-06-09T13:18:00Z">
              <w:rPr>
                <w:rStyle w:val="apple-style-span"/>
                <w:rFonts w:cs="Times New Roman"/>
                <w:bCs/>
                <w:color w:val="000000"/>
              </w:rPr>
            </w:rPrChange>
          </w:rPr>
          <w:t>Information</w:t>
        </w:r>
        <w:proofErr w:type="spellEnd"/>
        <w:r w:rsidRPr="00784846">
          <w:rPr>
            <w:rStyle w:val="apple-style-span"/>
            <w:rFonts w:cs="Times New Roman"/>
            <w:bCs/>
            <w:i/>
            <w:color w:val="000000"/>
            <w:rPrChange w:id="759" w:author="IO" w:date="2011-06-09T13:18:00Z">
              <w:rPr>
                <w:rStyle w:val="apple-style-span"/>
                <w:rFonts w:cs="Times New Roman"/>
                <w:bCs/>
                <w:color w:val="000000"/>
              </w:rPr>
            </w:rPrChange>
          </w:rPr>
          <w:t xml:space="preserve"> </w:t>
        </w:r>
        <w:proofErr w:type="spellStart"/>
        <w:r w:rsidRPr="00784846">
          <w:rPr>
            <w:rStyle w:val="apple-style-span"/>
            <w:rFonts w:cs="Times New Roman"/>
            <w:bCs/>
            <w:i/>
            <w:color w:val="000000"/>
            <w:rPrChange w:id="760" w:author="IO" w:date="2011-06-09T13:18:00Z">
              <w:rPr>
                <w:rStyle w:val="apple-style-span"/>
                <w:rFonts w:cs="Times New Roman"/>
                <w:bCs/>
                <w:color w:val="000000"/>
              </w:rPr>
            </w:rPrChange>
          </w:rPr>
          <w:t>Region</w:t>
        </w:r>
        <w:proofErr w:type="spellEnd"/>
        <w:r w:rsidRPr="00DD77B4">
          <w:rPr>
            <w:rStyle w:val="apple-style-span"/>
            <w:rFonts w:cs="Times New Roman"/>
            <w:bCs/>
            <w:color w:val="000000"/>
          </w:rPr>
          <w:t>)</w:t>
        </w:r>
        <w:r>
          <w:rPr>
            <w:rStyle w:val="apple-style-span"/>
            <w:rFonts w:cs="Times New Roman"/>
            <w:bCs/>
            <w:color w:val="000000"/>
          </w:rPr>
          <w:t>. Cada</w:t>
        </w:r>
        <w:r w:rsidRPr="00DD77B4">
          <w:rPr>
            <w:rStyle w:val="apple-style-span"/>
            <w:rFonts w:cs="Times New Roman"/>
            <w:bCs/>
            <w:color w:val="000000"/>
          </w:rPr>
          <w:t xml:space="preserve"> país </w:t>
        </w:r>
        <w:r>
          <w:rPr>
            <w:rStyle w:val="apple-style-span"/>
            <w:rFonts w:cs="Times New Roman"/>
            <w:bCs/>
            <w:color w:val="000000"/>
          </w:rPr>
          <w:t xml:space="preserve">tiene un </w:t>
        </w:r>
      </w:ins>
      <w:ins w:id="761" w:author="IO" w:date="2011-06-09T13:19:00Z">
        <w:r>
          <w:rPr>
            <w:rStyle w:val="apple-style-span"/>
            <w:rFonts w:cs="Times New Roman"/>
            <w:bCs/>
            <w:color w:val="000000"/>
          </w:rPr>
          <w:t>“</w:t>
        </w:r>
      </w:ins>
      <w:ins w:id="762" w:author="IO" w:date="2011-06-09T13:18:00Z">
        <w:r>
          <w:rPr>
            <w:rStyle w:val="apple-style-span"/>
            <w:rFonts w:cs="Times New Roman"/>
            <w:bCs/>
            <w:color w:val="000000"/>
          </w:rPr>
          <w:t xml:space="preserve">área de responsabilidad” </w:t>
        </w:r>
      </w:ins>
      <w:ins w:id="763" w:author="IO" w:date="2011-06-09T13:19:00Z">
        <w:r>
          <w:rPr>
            <w:rStyle w:val="apple-style-span"/>
            <w:rFonts w:cs="Times New Roman"/>
            <w:bCs/>
            <w:color w:val="000000"/>
          </w:rPr>
          <w:t xml:space="preserve">dentro de la cual existen varias </w:t>
        </w:r>
        <w:proofErr w:type="spellStart"/>
        <w:r>
          <w:rPr>
            <w:rStyle w:val="apple-style-span"/>
            <w:rFonts w:cs="Times New Roman"/>
            <w:bCs/>
            <w:color w:val="000000"/>
          </w:rPr>
          <w:t>FIRs</w:t>
        </w:r>
      </w:ins>
      <w:proofErr w:type="spellEnd"/>
      <w:ins w:id="764" w:author="IO" w:date="2011-06-09T13:18:00Z">
        <w:r w:rsidRPr="00DD77B4">
          <w:rPr>
            <w:rStyle w:val="apple-style-span"/>
            <w:rFonts w:cs="Times New Roman"/>
            <w:bCs/>
            <w:color w:val="000000"/>
          </w:rPr>
          <w:t xml:space="preserve">. </w:t>
        </w:r>
      </w:ins>
      <w:ins w:id="765" w:author="Orion" w:date="2011-06-11T12:34:00Z">
        <w:r w:rsidR="00C312EE">
          <w:rPr>
            <w:rStyle w:val="apple-style-span"/>
            <w:rFonts w:cs="Times New Roman"/>
            <w:bCs/>
            <w:color w:val="000000"/>
          </w:rPr>
          <w:t xml:space="preserve">Cada una de estas regiones se puede dividir en </w:t>
        </w:r>
      </w:ins>
      <w:ins w:id="766" w:author="Orion" w:date="2011-06-11T12:35:00Z">
        <w:r w:rsidR="00C312EE">
          <w:rPr>
            <w:rStyle w:val="apple-style-span"/>
            <w:rFonts w:cs="Times New Roman"/>
            <w:bCs/>
            <w:color w:val="000000"/>
          </w:rPr>
          <w:t>espacio aéreo controlado y no controlado.</w:t>
        </w:r>
      </w:ins>
      <w:ins w:id="767" w:author="Orion" w:date="2011-06-11T12:31:00Z">
        <w:r w:rsidR="00C312EE">
          <w:rPr>
            <w:rStyle w:val="apple-style-span"/>
            <w:rFonts w:cs="Times New Roman"/>
            <w:bCs/>
            <w:color w:val="000000"/>
          </w:rPr>
          <w:t xml:space="preserve"> </w:t>
        </w:r>
      </w:ins>
      <w:ins w:id="768" w:author="IO" w:date="2011-06-09T13:18:00Z">
        <w:r w:rsidRPr="00DD77B4">
          <w:rPr>
            <w:rStyle w:val="apple-style-span"/>
            <w:rFonts w:cs="Times New Roman"/>
            <w:bCs/>
            <w:color w:val="000000"/>
          </w:rPr>
          <w:t xml:space="preserve">El </w:t>
        </w:r>
      </w:ins>
      <w:ins w:id="769" w:author="Orion" w:date="2011-06-11T12:37:00Z">
        <w:r w:rsidR="00906094" w:rsidRPr="00DD77B4">
          <w:rPr>
            <w:rStyle w:val="apple-style-span"/>
            <w:rFonts w:cs="Times New Roman"/>
            <w:bCs/>
            <w:color w:val="000000"/>
          </w:rPr>
          <w:t>espacio aéreo controla</w:t>
        </w:r>
        <w:r w:rsidR="00906094">
          <w:rPr>
            <w:rStyle w:val="apple-style-span"/>
            <w:rFonts w:cs="Times New Roman"/>
            <w:bCs/>
            <w:color w:val="000000"/>
          </w:rPr>
          <w:t>do</w:t>
        </w:r>
        <w:r w:rsidR="00906094" w:rsidRPr="00DD77B4">
          <w:rPr>
            <w:rStyle w:val="apple-style-span"/>
            <w:rFonts w:cs="Times New Roman"/>
            <w:bCs/>
            <w:color w:val="000000"/>
          </w:rPr>
          <w:t xml:space="preserve"> </w:t>
        </w:r>
        <w:r w:rsidR="00906094">
          <w:rPr>
            <w:rStyle w:val="apple-style-span"/>
            <w:rFonts w:cs="Times New Roman"/>
            <w:bCs/>
            <w:color w:val="000000"/>
          </w:rPr>
          <w:t xml:space="preserve"> es aquel </w:t>
        </w:r>
      </w:ins>
      <w:ins w:id="770" w:author="IO" w:date="2011-06-09T13:18:00Z">
        <w:del w:id="771" w:author="Orion" w:date="2011-06-11T12:37:00Z">
          <w:r w:rsidRPr="00DD77B4" w:rsidDel="00906094">
            <w:rPr>
              <w:rStyle w:val="apple-style-span"/>
              <w:rFonts w:cs="Times New Roman"/>
              <w:bCs/>
              <w:color w:val="000000"/>
            </w:rPr>
            <w:delText xml:space="preserve">espacio aéreo </w:delText>
          </w:r>
        </w:del>
        <w:r w:rsidRPr="00DD77B4">
          <w:rPr>
            <w:rStyle w:val="apple-style-span"/>
            <w:rFonts w:cs="Times New Roman"/>
            <w:bCs/>
            <w:color w:val="000000"/>
          </w:rPr>
          <w:t>en el que se presta el serv</w:t>
        </w:r>
        <w:r>
          <w:rPr>
            <w:rStyle w:val="apple-style-span"/>
            <w:rFonts w:cs="Times New Roman"/>
            <w:bCs/>
            <w:color w:val="000000"/>
          </w:rPr>
          <w:t>icio de control</w:t>
        </w:r>
        <w:del w:id="772" w:author="Orion" w:date="2011-06-11T12:37:00Z">
          <w:r w:rsidDel="00906094">
            <w:rPr>
              <w:rStyle w:val="apple-style-span"/>
              <w:rFonts w:cs="Times New Roman"/>
              <w:bCs/>
              <w:color w:val="000000"/>
            </w:rPr>
            <w:delText xml:space="preserve"> aéreo se llama “</w:delText>
          </w:r>
          <w:r w:rsidRPr="00DD77B4" w:rsidDel="00906094">
            <w:rPr>
              <w:rStyle w:val="apple-style-span"/>
              <w:rFonts w:cs="Times New Roman"/>
              <w:bCs/>
              <w:color w:val="000000"/>
            </w:rPr>
            <w:delText>espacio aéreo controla</w:delText>
          </w:r>
          <w:r w:rsidDel="00906094">
            <w:rPr>
              <w:rStyle w:val="apple-style-span"/>
              <w:rFonts w:cs="Times New Roman"/>
              <w:bCs/>
              <w:color w:val="000000"/>
            </w:rPr>
            <w:delText>do”</w:delText>
          </w:r>
        </w:del>
        <w:r w:rsidRPr="00DD77B4">
          <w:rPr>
            <w:rStyle w:val="apple-style-span"/>
            <w:rFonts w:cs="Times New Roman"/>
            <w:bCs/>
            <w:color w:val="000000"/>
          </w:rPr>
          <w:t xml:space="preserve">. </w:t>
        </w:r>
      </w:ins>
      <w:ins w:id="773" w:author="Orion" w:date="2011-06-11T12:35:00Z">
        <w:r w:rsidR="00C312EE">
          <w:rPr>
            <w:rStyle w:val="apple-style-span"/>
            <w:rFonts w:cs="Times New Roman"/>
            <w:bCs/>
            <w:color w:val="000000"/>
          </w:rPr>
          <w:t>Sin embardo, en el espacio aére</w:t>
        </w:r>
      </w:ins>
      <w:ins w:id="774" w:author="Orion" w:date="2011-06-11T12:36:00Z">
        <w:r w:rsidR="00C312EE">
          <w:rPr>
            <w:rStyle w:val="apple-style-span"/>
            <w:rFonts w:cs="Times New Roman"/>
            <w:bCs/>
            <w:color w:val="000000"/>
          </w:rPr>
          <w:t>o</w:t>
        </w:r>
      </w:ins>
      <w:ins w:id="775" w:author="Orion" w:date="2011-06-11T12:35:00Z">
        <w:r w:rsidR="00C312EE">
          <w:rPr>
            <w:rStyle w:val="apple-style-span"/>
            <w:rFonts w:cs="Times New Roman"/>
            <w:bCs/>
            <w:color w:val="000000"/>
          </w:rPr>
          <w:t xml:space="preserve"> no </w:t>
        </w:r>
      </w:ins>
      <w:ins w:id="776" w:author="Orion" w:date="2011-06-11T12:36:00Z">
        <w:r w:rsidR="00C312EE">
          <w:rPr>
            <w:rStyle w:val="apple-style-span"/>
            <w:rFonts w:cs="Times New Roman"/>
            <w:bCs/>
            <w:color w:val="000000"/>
          </w:rPr>
          <w:t xml:space="preserve">controlado </w:t>
        </w:r>
        <w:r w:rsidR="00C312EE" w:rsidRPr="00C312EE">
          <w:rPr>
            <w:rStyle w:val="apple-style-span"/>
            <w:rFonts w:cs="Times New Roman"/>
            <w:bCs/>
            <w:color w:val="000000"/>
          </w:rPr>
          <w:t xml:space="preserve">los Servicios de </w:t>
        </w:r>
      </w:ins>
      <w:ins w:id="777" w:author="Orion" w:date="2011-06-11T13:03:00Z">
        <w:r w:rsidR="00CE4E5F" w:rsidRPr="00C312EE">
          <w:rPr>
            <w:rStyle w:val="apple-style-span"/>
            <w:rFonts w:cs="Times New Roman"/>
            <w:bCs/>
            <w:color w:val="000000"/>
          </w:rPr>
          <w:t>Tráfico</w:t>
        </w:r>
      </w:ins>
      <w:ins w:id="778" w:author="Orion" w:date="2011-06-11T12:36:00Z">
        <w:r w:rsidR="00C312EE" w:rsidRPr="00C312EE">
          <w:rPr>
            <w:rStyle w:val="apple-style-span"/>
            <w:rFonts w:cs="Times New Roman"/>
            <w:bCs/>
            <w:color w:val="000000"/>
          </w:rPr>
          <w:t xml:space="preserve"> </w:t>
        </w:r>
      </w:ins>
      <w:ins w:id="779" w:author="Orion" w:date="2011-06-11T12:37:00Z">
        <w:r w:rsidR="002C0EFF" w:rsidRPr="00C312EE">
          <w:rPr>
            <w:rStyle w:val="apple-style-span"/>
            <w:rFonts w:cs="Times New Roman"/>
            <w:bCs/>
            <w:color w:val="000000"/>
          </w:rPr>
          <w:t>Aéreo</w:t>
        </w:r>
      </w:ins>
      <w:ins w:id="780" w:author="Orion" w:date="2011-06-11T13:02:00Z">
        <w:r w:rsidR="00CE4E5F">
          <w:rPr>
            <w:rStyle w:val="apple-style-span"/>
            <w:rFonts w:cs="Times New Roman"/>
            <w:bCs/>
            <w:color w:val="000000"/>
          </w:rPr>
          <w:t xml:space="preserve"> (ATS, </w:t>
        </w:r>
        <w:r w:rsidR="00CE4E5F" w:rsidRPr="00CE4E5F">
          <w:rPr>
            <w:rStyle w:val="apple-style-span"/>
            <w:rFonts w:cs="Times New Roman"/>
            <w:bCs/>
            <w:i/>
            <w:color w:val="000000"/>
            <w:rPrChange w:id="781" w:author="Orion" w:date="2011-06-11T13:03:00Z">
              <w:rPr>
                <w:rStyle w:val="apple-style-span"/>
                <w:rFonts w:cs="Times New Roman"/>
                <w:bCs/>
                <w:color w:val="000000"/>
              </w:rPr>
            </w:rPrChange>
          </w:rPr>
          <w:t xml:space="preserve">Air </w:t>
        </w:r>
        <w:proofErr w:type="spellStart"/>
        <w:r w:rsidR="00CE4E5F" w:rsidRPr="00CE4E5F">
          <w:rPr>
            <w:rStyle w:val="apple-style-span"/>
            <w:rFonts w:cs="Times New Roman"/>
            <w:bCs/>
            <w:i/>
            <w:color w:val="000000"/>
            <w:rPrChange w:id="782" w:author="Orion" w:date="2011-06-11T13:03:00Z">
              <w:rPr>
                <w:rStyle w:val="apple-style-span"/>
                <w:rFonts w:cs="Times New Roman"/>
                <w:bCs/>
                <w:color w:val="000000"/>
              </w:rPr>
            </w:rPrChange>
          </w:rPr>
          <w:t>Traffic</w:t>
        </w:r>
        <w:proofErr w:type="spellEnd"/>
        <w:r w:rsidR="00CE4E5F" w:rsidRPr="00CE4E5F">
          <w:rPr>
            <w:rStyle w:val="apple-style-span"/>
            <w:rFonts w:cs="Times New Roman"/>
            <w:bCs/>
            <w:i/>
            <w:color w:val="000000"/>
            <w:rPrChange w:id="783" w:author="Orion" w:date="2011-06-11T13:03:00Z">
              <w:rPr>
                <w:rStyle w:val="apple-style-span"/>
                <w:rFonts w:cs="Times New Roman"/>
                <w:bCs/>
                <w:color w:val="000000"/>
              </w:rPr>
            </w:rPrChange>
          </w:rPr>
          <w:t xml:space="preserve"> </w:t>
        </w:r>
        <w:proofErr w:type="spellStart"/>
        <w:r w:rsidR="00CE4E5F" w:rsidRPr="00CE4E5F">
          <w:rPr>
            <w:rStyle w:val="apple-style-span"/>
            <w:rFonts w:cs="Times New Roman"/>
            <w:bCs/>
            <w:i/>
            <w:color w:val="000000"/>
            <w:rPrChange w:id="784" w:author="Orion" w:date="2011-06-11T13:03:00Z">
              <w:rPr>
                <w:rStyle w:val="apple-style-span"/>
                <w:rFonts w:cs="Times New Roman"/>
                <w:bCs/>
                <w:color w:val="000000"/>
              </w:rPr>
            </w:rPrChange>
          </w:rPr>
          <w:t>Service</w:t>
        </w:r>
        <w:proofErr w:type="spellEnd"/>
        <w:r w:rsidR="00CE4E5F">
          <w:rPr>
            <w:rStyle w:val="apple-style-span"/>
            <w:rFonts w:cs="Times New Roman"/>
            <w:bCs/>
            <w:color w:val="000000"/>
          </w:rPr>
          <w:t>)</w:t>
        </w:r>
      </w:ins>
      <w:ins w:id="785" w:author="Orion" w:date="2011-06-11T12:36:00Z">
        <w:r w:rsidR="00C312EE" w:rsidRPr="00C312EE">
          <w:rPr>
            <w:rStyle w:val="apple-style-span"/>
            <w:rFonts w:cs="Times New Roman"/>
            <w:bCs/>
            <w:color w:val="000000"/>
          </w:rPr>
          <w:t xml:space="preserve"> prestan servicios de información y alerta, pero no existe ningún tipo de control</w:t>
        </w:r>
        <w:r w:rsidR="00C312EE">
          <w:rPr>
            <w:rStyle w:val="apple-style-span"/>
            <w:rFonts w:cs="Times New Roman"/>
            <w:bCs/>
            <w:color w:val="000000"/>
          </w:rPr>
          <w:t>.</w:t>
        </w:r>
        <w:r w:rsidR="00AA7119">
          <w:rPr>
            <w:rStyle w:val="apple-style-span"/>
            <w:rFonts w:cs="Times New Roman"/>
            <w:bCs/>
            <w:color w:val="000000"/>
          </w:rPr>
          <w:t xml:space="preserve"> </w:t>
        </w:r>
      </w:ins>
      <w:ins w:id="786" w:author="IO" w:date="2011-06-09T13:18:00Z">
        <w:r w:rsidRPr="00DD77B4">
          <w:rPr>
            <w:rStyle w:val="apple-style-span"/>
            <w:rFonts w:cs="Times New Roman"/>
            <w:bCs/>
            <w:color w:val="000000"/>
          </w:rPr>
          <w:t>La Unidad encargada de entregar el servicio de control al tráfico aéreo en estas áreas recibe el nombre de Centro de Control de Área</w:t>
        </w:r>
        <w:r>
          <w:rPr>
            <w:rStyle w:val="apple-style-span"/>
            <w:rFonts w:cs="Times New Roman"/>
            <w:bCs/>
            <w:color w:val="000000"/>
          </w:rPr>
          <w:t xml:space="preserve"> (ACC,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w:t>
        </w:r>
        <w:r w:rsidRPr="00DD77B4">
          <w:rPr>
            <w:rStyle w:val="apple-style-span"/>
            <w:rFonts w:cs="Times New Roman"/>
            <w:bCs/>
            <w:color w:val="000000"/>
          </w:rPr>
          <w:t xml:space="preserve">. Debido al amplio espacio aéreo que manejan, están divididos en Sectores de Control, cada uno responsable de una parte del espacio total a su cargo. Cuando un avión está a punto de salir de un sector es traspasado al siguiente sector </w:t>
        </w:r>
        <w:del w:id="787" w:author="Orion" w:date="2011-06-11T13:06:00Z">
          <w:r w:rsidRPr="00DD77B4" w:rsidDel="004D34F6">
            <w:rPr>
              <w:rStyle w:val="apple-style-span"/>
              <w:rFonts w:cs="Times New Roman"/>
              <w:bCs/>
              <w:color w:val="000000"/>
            </w:rPr>
            <w:delText>en</w:delText>
          </w:r>
        </w:del>
      </w:ins>
      <w:ins w:id="788" w:author="Orion" w:date="2011-06-11T13:06:00Z">
        <w:r w:rsidR="004D34F6">
          <w:rPr>
            <w:rStyle w:val="apple-style-span"/>
            <w:rFonts w:cs="Times New Roman"/>
            <w:bCs/>
            <w:color w:val="000000"/>
          </w:rPr>
          <w:t>de</w:t>
        </w:r>
      </w:ins>
      <w:ins w:id="789" w:author="IO" w:date="2011-06-09T13:18:00Z">
        <w:r w:rsidRPr="00DD77B4">
          <w:rPr>
            <w:rStyle w:val="apple-style-span"/>
            <w:rFonts w:cs="Times New Roman"/>
            <w:bCs/>
            <w:color w:val="000000"/>
          </w:rPr>
          <w:t xml:space="preserve"> forma sucesiva, hasta el aterrizaje en su destino. Actualmente, la mayor parte de las rutas aéreas están cubiertas por radares, lo que permite hacer un seguimiento permanente </w:t>
        </w:r>
        <w:del w:id="790" w:author="Orion" w:date="2011-06-11T13:06:00Z">
          <w:r w:rsidRPr="00DD77B4" w:rsidDel="001E2921">
            <w:rPr>
              <w:rStyle w:val="apple-style-span"/>
              <w:rFonts w:cs="Times New Roman"/>
              <w:bCs/>
              <w:color w:val="000000"/>
            </w:rPr>
            <w:delText>a</w:delText>
          </w:r>
        </w:del>
      </w:ins>
      <w:ins w:id="791" w:author="Orion" w:date="2011-06-11T13:06:00Z">
        <w:r w:rsidR="001E2921">
          <w:rPr>
            <w:rStyle w:val="apple-style-span"/>
            <w:rFonts w:cs="Times New Roman"/>
            <w:bCs/>
            <w:color w:val="000000"/>
          </w:rPr>
          <w:t>de</w:t>
        </w:r>
      </w:ins>
      <w:ins w:id="792" w:author="IO" w:date="2011-06-09T13:18:00Z">
        <w:r w:rsidRPr="00DD77B4">
          <w:rPr>
            <w:rStyle w:val="apple-style-span"/>
            <w:rFonts w:cs="Times New Roman"/>
            <w:bCs/>
            <w:color w:val="000000"/>
          </w:rPr>
          <w:t xml:space="preserve"> los vuelos.</w:t>
        </w:r>
      </w:ins>
    </w:p>
    <w:p w14:paraId="77F569B5" w14:textId="77777777" w:rsidR="00784846" w:rsidRPr="00DD77B4" w:rsidRDefault="00784846" w:rsidP="00784846">
      <w:pPr>
        <w:jc w:val="both"/>
        <w:rPr>
          <w:ins w:id="793" w:author="IO" w:date="2011-06-09T13:18:00Z"/>
          <w:rStyle w:val="apple-style-span"/>
          <w:rFonts w:cs="Times New Roman"/>
          <w:bCs/>
          <w:color w:val="000000"/>
        </w:rPr>
      </w:pPr>
      <w:ins w:id="794" w:author="IO" w:date="2011-06-09T13:18:00Z">
        <w:r w:rsidRPr="00DD77B4">
          <w:rPr>
            <w:rStyle w:val="apple-style-span"/>
            <w:rFonts w:cs="Times New Roman"/>
            <w:bCs/>
            <w:color w:val="000000"/>
          </w:rPr>
          <w:t>En las regiones de información de vuelo se encuentran las áreas terminales de los aeropuertos importantes y entre ellas discurren las aerovías, pasillos por los que circulan las aeronaves. Otros elementos son las áreas prohibidas, restringidas o peligrosas que son zonas donde el vuelo de aeronaves se ve restringido en diferentes medidas y por causas diversas.</w:t>
        </w:r>
      </w:ins>
    </w:p>
    <w:p w14:paraId="6A52AE45" w14:textId="4A798902" w:rsidR="00696841" w:rsidRDefault="00784846" w:rsidP="00784846">
      <w:pPr>
        <w:jc w:val="both"/>
        <w:rPr>
          <w:ins w:id="795" w:author="Orion" w:date="2011-06-11T12:44:00Z"/>
          <w:rStyle w:val="apple-style-span"/>
          <w:rFonts w:cs="Times New Roman"/>
          <w:bCs/>
          <w:color w:val="000000"/>
        </w:rPr>
      </w:pPr>
      <w:ins w:id="796" w:author="IO" w:date="2011-06-09T13:18:00Z">
        <w:r>
          <w:rPr>
            <w:rStyle w:val="apple-style-span"/>
            <w:rFonts w:cs="Times New Roman"/>
            <w:bCs/>
            <w:color w:val="000000"/>
          </w:rPr>
          <w:lastRenderedPageBreak/>
          <w:t>Todos los vuelos</w:t>
        </w:r>
      </w:ins>
      <w:ins w:id="797" w:author="Orion" w:date="2011-06-11T12:43:00Z">
        <w:r w:rsidR="000C3948">
          <w:rPr>
            <w:rStyle w:val="apple-style-span"/>
            <w:rFonts w:cs="Times New Roman"/>
            <w:bCs/>
            <w:color w:val="000000"/>
          </w:rPr>
          <w:t>,</w:t>
        </w:r>
      </w:ins>
      <w:ins w:id="798" w:author="Orion" w:date="2011-06-11T12:41:00Z">
        <w:r w:rsidR="00B465AD">
          <w:rPr>
            <w:rStyle w:val="apple-style-span"/>
            <w:rFonts w:cs="Times New Roman"/>
            <w:bCs/>
            <w:color w:val="000000"/>
          </w:rPr>
          <w:t xml:space="preserve"> </w:t>
        </w:r>
      </w:ins>
      <w:ins w:id="799" w:author="Orion" w:date="2011-06-11T12:43:00Z">
        <w:r w:rsidR="000C3948">
          <w:rPr>
            <w:rStyle w:val="apple-style-span"/>
            <w:rFonts w:cs="Times New Roman"/>
            <w:bCs/>
            <w:color w:val="000000"/>
          </w:rPr>
          <w:t>tanto</w:t>
        </w:r>
      </w:ins>
      <w:ins w:id="800" w:author="Orion" w:date="2011-06-11T12:41:00Z">
        <w:r w:rsidR="00B465AD" w:rsidRPr="00DD77B4">
          <w:rPr>
            <w:rStyle w:val="apple-style-span"/>
            <w:rFonts w:cs="Times New Roman"/>
            <w:bCs/>
            <w:color w:val="000000"/>
          </w:rPr>
          <w:t xml:space="preserve"> </w:t>
        </w:r>
      </w:ins>
      <w:ins w:id="801" w:author="Orion" w:date="2011-06-11T12:43:00Z">
        <w:r w:rsidR="000C3948">
          <w:rPr>
            <w:rStyle w:val="apple-style-span"/>
            <w:rFonts w:cs="Times New Roman"/>
            <w:bCs/>
            <w:color w:val="000000"/>
          </w:rPr>
          <w:t xml:space="preserve">del </w:t>
        </w:r>
      </w:ins>
      <w:ins w:id="802" w:author="Orion" w:date="2011-06-11T12:41:00Z">
        <w:r w:rsidR="00B465AD" w:rsidRPr="00DD77B4">
          <w:rPr>
            <w:rStyle w:val="apple-style-span"/>
            <w:rFonts w:cs="Times New Roman"/>
            <w:bCs/>
            <w:color w:val="000000"/>
          </w:rPr>
          <w:t>espacio aéreo controlado</w:t>
        </w:r>
      </w:ins>
      <w:ins w:id="803" w:author="Orion" w:date="2011-06-11T12:43:00Z">
        <w:r w:rsidR="000C3948">
          <w:rPr>
            <w:rStyle w:val="apple-style-span"/>
            <w:rFonts w:cs="Times New Roman"/>
            <w:bCs/>
            <w:color w:val="000000"/>
          </w:rPr>
          <w:t xml:space="preserve"> como del no controlado,</w:t>
        </w:r>
      </w:ins>
      <w:ins w:id="804" w:author="IO" w:date="2011-06-09T13:18:00Z">
        <w:r>
          <w:rPr>
            <w:rStyle w:val="apple-style-span"/>
            <w:rFonts w:cs="Times New Roman"/>
            <w:bCs/>
            <w:color w:val="000000"/>
          </w:rPr>
          <w:t xml:space="preserve"> deben realizarse bajo unas</w:t>
        </w:r>
        <w:r w:rsidRPr="00DD77B4">
          <w:rPr>
            <w:rStyle w:val="apple-style-span"/>
            <w:rFonts w:cs="Times New Roman"/>
            <w:bCs/>
            <w:color w:val="000000"/>
          </w:rPr>
          <w:t xml:space="preserve"> normas</w:t>
        </w:r>
        <w:del w:id="805" w:author="Orion" w:date="2011-06-11T12:41:00Z">
          <w:r w:rsidDel="00B465AD">
            <w:rPr>
              <w:rStyle w:val="apple-style-span"/>
              <w:rFonts w:cs="Times New Roman"/>
              <w:bCs/>
              <w:color w:val="000000"/>
            </w:rPr>
            <w:delText>,</w:delText>
          </w:r>
        </w:del>
        <w:r w:rsidRPr="00DD77B4">
          <w:rPr>
            <w:rStyle w:val="apple-style-span"/>
            <w:rFonts w:cs="Times New Roman"/>
            <w:bCs/>
            <w:color w:val="000000"/>
          </w:rPr>
          <w:t xml:space="preserve"> que regulan la circulación aérea </w:t>
        </w:r>
        <w:del w:id="806" w:author="Orion" w:date="2011-06-11T12:41:00Z">
          <w:r w:rsidRPr="00DD77B4" w:rsidDel="00B465AD">
            <w:rPr>
              <w:rStyle w:val="apple-style-span"/>
              <w:rFonts w:cs="Times New Roman"/>
              <w:bCs/>
              <w:color w:val="000000"/>
            </w:rPr>
            <w:delText>en el espacio aéreo controlado</w:delText>
          </w:r>
          <w:r w:rsidDel="00B465AD">
            <w:rPr>
              <w:rStyle w:val="apple-style-span"/>
              <w:rFonts w:cs="Times New Roman"/>
              <w:bCs/>
              <w:color w:val="000000"/>
            </w:rPr>
            <w:delText xml:space="preserve"> </w:delText>
          </w:r>
        </w:del>
        <w:del w:id="807" w:author="Orion" w:date="2011-06-11T13:07:00Z">
          <w:r w:rsidDel="00AF6CB1">
            <w:rPr>
              <w:rStyle w:val="apple-style-span"/>
              <w:rFonts w:cs="Times New Roman"/>
              <w:bCs/>
              <w:color w:val="000000"/>
            </w:rPr>
            <w:delText>y</w:delText>
          </w:r>
        </w:del>
      </w:ins>
      <w:ins w:id="808" w:author="Orion" w:date="2011-06-11T13:07:00Z">
        <w:r w:rsidR="00AF6CB1">
          <w:rPr>
            <w:rStyle w:val="apple-style-span"/>
            <w:rFonts w:cs="Times New Roman"/>
            <w:bCs/>
            <w:color w:val="000000"/>
          </w:rPr>
          <w:t>que</w:t>
        </w:r>
      </w:ins>
      <w:ins w:id="809" w:author="IO" w:date="2011-06-09T13:18:00Z">
        <w:r w:rsidRPr="00DD77B4">
          <w:rPr>
            <w:rStyle w:val="apple-style-span"/>
            <w:rFonts w:cs="Times New Roman"/>
            <w:bCs/>
            <w:color w:val="000000"/>
          </w:rPr>
          <w:t xml:space="preserve"> se recogen en el Reglamento de Circulación Aérea.</w:t>
        </w:r>
      </w:ins>
    </w:p>
    <w:p w14:paraId="1ECED5BD" w14:textId="77777777" w:rsidR="00696841" w:rsidRPr="00DD77B4" w:rsidRDefault="00696841" w:rsidP="00696841">
      <w:pPr>
        <w:jc w:val="both"/>
        <w:rPr>
          <w:ins w:id="810" w:author="Orion" w:date="2011-06-11T12:44:00Z"/>
          <w:rStyle w:val="apple-style-span"/>
          <w:rFonts w:cs="Times New Roman"/>
          <w:bCs/>
          <w:color w:val="000000"/>
        </w:rPr>
      </w:pPr>
    </w:p>
    <w:p w14:paraId="7FEA6F26" w14:textId="448900C5" w:rsidR="00696841" w:rsidRPr="00DD77B4" w:rsidRDefault="00696841" w:rsidP="00696841">
      <w:pPr>
        <w:jc w:val="both"/>
        <w:rPr>
          <w:ins w:id="811" w:author="Orion" w:date="2011-06-11T12:44:00Z"/>
          <w:rStyle w:val="apple-style-span"/>
          <w:rFonts w:cs="Times New Roman"/>
          <w:bCs/>
          <w:color w:val="000000"/>
        </w:rPr>
      </w:pPr>
      <w:ins w:id="812" w:author="Orion" w:date="2011-06-11T12:45:00Z">
        <w:r>
          <w:rPr>
            <w:rStyle w:val="apple-style-span"/>
            <w:rFonts w:cs="Times New Roman"/>
            <w:bCs/>
            <w:color w:val="000000"/>
          </w:rPr>
          <w:t>Siguiendo con la organización del espacio aér</w:t>
        </w:r>
      </w:ins>
      <w:ins w:id="813" w:author="Orion" w:date="2011-06-11T12:46:00Z">
        <w:r>
          <w:rPr>
            <w:rStyle w:val="apple-style-span"/>
            <w:rFonts w:cs="Times New Roman"/>
            <w:bCs/>
            <w:color w:val="000000"/>
          </w:rPr>
          <w:t>e</w:t>
        </w:r>
      </w:ins>
      <w:ins w:id="814" w:author="Orion" w:date="2011-06-11T12:45:00Z">
        <w:r>
          <w:rPr>
            <w:rStyle w:val="apple-style-span"/>
            <w:rFonts w:cs="Times New Roman"/>
            <w:bCs/>
            <w:color w:val="000000"/>
          </w:rPr>
          <w:t>o</w:t>
        </w:r>
      </w:ins>
      <w:ins w:id="815" w:author="Orion" w:date="2011-06-11T12:48:00Z">
        <w:r w:rsidR="00D62F46">
          <w:rPr>
            <w:rStyle w:val="apple-style-span"/>
            <w:rFonts w:cs="Times New Roman"/>
            <w:bCs/>
            <w:color w:val="000000"/>
          </w:rPr>
          <w:t>,</w:t>
        </w:r>
      </w:ins>
      <w:ins w:id="816" w:author="Orion" w:date="2011-06-11T12:47:00Z">
        <w:r w:rsidR="001A072A">
          <w:rPr>
            <w:rStyle w:val="apple-style-span"/>
            <w:rFonts w:cs="Times New Roman"/>
            <w:bCs/>
            <w:color w:val="000000"/>
          </w:rPr>
          <w:t xml:space="preserve"> el máximo</w:t>
        </w:r>
        <w:r w:rsidR="001A072A" w:rsidRPr="00DD77B4">
          <w:rPr>
            <w:rStyle w:val="apple-style-span"/>
            <w:rFonts w:cs="Times New Roman"/>
            <w:bCs/>
            <w:color w:val="000000"/>
          </w:rPr>
          <w:t xml:space="preserve"> el responsable </w:t>
        </w:r>
        <w:r w:rsidR="001A072A">
          <w:rPr>
            <w:rStyle w:val="apple-style-span"/>
            <w:rFonts w:cs="Times New Roman"/>
            <w:bCs/>
            <w:color w:val="000000"/>
          </w:rPr>
          <w:t xml:space="preserve">del control de tránsito aéreo </w:t>
        </w:r>
      </w:ins>
      <w:ins w:id="817" w:author="Orion" w:date="2011-06-11T13:08:00Z">
        <w:r w:rsidR="006A7E45">
          <w:rPr>
            <w:rStyle w:val="apple-style-span"/>
            <w:rFonts w:cs="Times New Roman"/>
            <w:bCs/>
            <w:color w:val="000000"/>
          </w:rPr>
          <w:t>es</w:t>
        </w:r>
      </w:ins>
      <w:ins w:id="818" w:author="Orion" w:date="2011-06-11T12:46:00Z">
        <w:r>
          <w:rPr>
            <w:rStyle w:val="apple-style-span"/>
            <w:rFonts w:cs="Times New Roman"/>
            <w:bCs/>
            <w:color w:val="000000"/>
          </w:rPr>
          <w:t xml:space="preserve"> e</w:t>
        </w:r>
      </w:ins>
      <w:ins w:id="819" w:author="Orion" w:date="2011-06-11T12:44:00Z">
        <w:r w:rsidRPr="00DD77B4">
          <w:rPr>
            <w:rStyle w:val="apple-style-span"/>
            <w:rFonts w:cs="Times New Roman"/>
            <w:bCs/>
            <w:color w:val="000000"/>
          </w:rPr>
          <w:t xml:space="preserve">l </w:t>
        </w:r>
        <w:r>
          <w:rPr>
            <w:rStyle w:val="apple-style-span"/>
            <w:rFonts w:cs="Times New Roman"/>
            <w:bCs/>
            <w:color w:val="000000"/>
          </w:rPr>
          <w:t>c</w:t>
        </w:r>
        <w:r w:rsidRPr="00DD77B4">
          <w:rPr>
            <w:rStyle w:val="apple-style-span"/>
            <w:rFonts w:cs="Times New Roman"/>
            <w:bCs/>
            <w:color w:val="000000"/>
          </w:rPr>
          <w:t>ontrolador de tráfico aéreo</w:t>
        </w:r>
      </w:ins>
      <w:ins w:id="820" w:author="Orion" w:date="2011-06-11T12:47:00Z">
        <w:r w:rsidR="001A072A">
          <w:rPr>
            <w:rStyle w:val="apple-style-span"/>
            <w:rFonts w:cs="Times New Roman"/>
            <w:bCs/>
            <w:color w:val="000000"/>
          </w:rPr>
          <w:t xml:space="preserve">. </w:t>
        </w:r>
      </w:ins>
      <w:ins w:id="821" w:author="Orion" w:date="2011-06-11T12:48:00Z">
        <w:r w:rsidR="001A072A">
          <w:rPr>
            <w:rStyle w:val="apple-style-span"/>
            <w:rFonts w:cs="Times New Roman"/>
            <w:bCs/>
            <w:color w:val="000000"/>
          </w:rPr>
          <w:t>Est</w:t>
        </w:r>
      </w:ins>
      <w:ins w:id="822" w:author="Orion" w:date="2011-06-11T13:08:00Z">
        <w:r w:rsidR="006A7E45">
          <w:rPr>
            <w:rStyle w:val="apple-style-span"/>
            <w:rFonts w:cs="Times New Roman"/>
            <w:bCs/>
            <w:color w:val="000000"/>
          </w:rPr>
          <w:t>a</w:t>
        </w:r>
      </w:ins>
      <w:ins w:id="823" w:author="Orion" w:date="2011-06-11T12:44:00Z">
        <w:r w:rsidRPr="00DD77B4">
          <w:rPr>
            <w:rStyle w:val="apple-style-span"/>
            <w:rFonts w:cs="Times New Roman"/>
            <w:bCs/>
            <w:color w:val="000000"/>
          </w:rPr>
          <w:t xml:space="preserve"> </w:t>
        </w:r>
      </w:ins>
      <w:ins w:id="824" w:author="Orion" w:date="2011-06-11T13:08:00Z">
        <w:r w:rsidR="006A7E45">
          <w:rPr>
            <w:rStyle w:val="apple-style-span"/>
            <w:rFonts w:cs="Times New Roman"/>
            <w:bCs/>
            <w:color w:val="000000"/>
          </w:rPr>
          <w:t>es</w:t>
        </w:r>
      </w:ins>
      <w:ins w:id="825" w:author="Orion" w:date="2011-06-11T12:44:00Z">
        <w:r w:rsidRPr="00DD77B4">
          <w:rPr>
            <w:rStyle w:val="apple-style-span"/>
            <w:rFonts w:cs="Times New Roman"/>
            <w:bCs/>
            <w:color w:val="000000"/>
          </w:rPr>
          <w:t xml:space="preserve"> la persona encargada de dirigir el tránsito de aeronaves en el espacio aéreo y en los aeropuertos, de modo seguro, ordenado y rápido, autorizando a los pilotos con instrucciones e información necesarias, dentro del espacio aéreo de su jurisdicción, con el objeto de prevenir colisiones, principalmente entre aeronaves y obstáculos en el área de maniobras.</w:t>
        </w:r>
      </w:ins>
    </w:p>
    <w:p w14:paraId="5FB70D8C" w14:textId="77777777" w:rsidR="00696841" w:rsidRPr="00DD77B4" w:rsidRDefault="00696841" w:rsidP="00696841">
      <w:pPr>
        <w:jc w:val="both"/>
        <w:rPr>
          <w:ins w:id="826" w:author="Orion" w:date="2011-06-11T12:44:00Z"/>
          <w:rStyle w:val="apple-style-span"/>
          <w:rFonts w:cs="Times New Roman"/>
          <w:bCs/>
          <w:color w:val="000000"/>
        </w:rPr>
      </w:pPr>
    </w:p>
    <w:p w14:paraId="0C8FA0BC" w14:textId="77777777" w:rsidR="00696841" w:rsidRPr="00DD77B4" w:rsidRDefault="00696841" w:rsidP="00696841">
      <w:pPr>
        <w:jc w:val="both"/>
        <w:rPr>
          <w:ins w:id="827" w:author="Orion" w:date="2011-06-11T12:44:00Z"/>
          <w:rStyle w:val="apple-style-span"/>
          <w:rFonts w:cs="Times New Roman"/>
          <w:bCs/>
          <w:color w:val="000000"/>
        </w:rPr>
      </w:pPr>
      <w:ins w:id="828" w:author="Orion" w:date="2011-06-11T12:44:00Z">
        <w:r w:rsidRPr="00DD77B4">
          <w:rPr>
            <w:rStyle w:val="apple-style-span"/>
            <w:rFonts w:cs="Times New Roman"/>
            <w:bCs/>
            <w:color w:val="000000"/>
          </w:rPr>
          <w:t>El controlador es responsable de las aeronaves que vuelan en un área tridimensional del espacio aéreo conocido como área de control, área de control terminal, aerovía, etc. Cada controlador ha de coordinarse con los controladores de sectores adyacentes para planificar las condiciones en que una aeronave ingresará en su área de responsabilidad, entregando dicho vuelo sin ningún tipo de conflicto respecto de otro tránsito, condición meteorológica, posición geográfica o de altitud (nivel de vuelo), siendo esto válido, tanto para vuelos n</w:t>
        </w:r>
        <w:r>
          <w:rPr>
            <w:rStyle w:val="apple-style-span"/>
            <w:rFonts w:cs="Times New Roman"/>
            <w:bCs/>
            <w:color w:val="000000"/>
          </w:rPr>
          <w:t>acionales como internacionales.</w:t>
        </w:r>
      </w:ins>
    </w:p>
    <w:p w14:paraId="7D15FCD9" w14:textId="77777777" w:rsidR="00696841" w:rsidRPr="00DD77B4" w:rsidRDefault="00696841" w:rsidP="00696841">
      <w:pPr>
        <w:jc w:val="both"/>
        <w:rPr>
          <w:ins w:id="829" w:author="Orion" w:date="2011-06-11T12:44:00Z"/>
          <w:rStyle w:val="apple-style-span"/>
          <w:rFonts w:cs="Times New Roman"/>
          <w:bCs/>
          <w:color w:val="000000"/>
        </w:rPr>
      </w:pPr>
    </w:p>
    <w:p w14:paraId="5FF2D971" w14:textId="6583D739" w:rsidR="00696841" w:rsidRPr="00DD77B4" w:rsidRDefault="00696841" w:rsidP="00784846">
      <w:pPr>
        <w:jc w:val="both"/>
        <w:rPr>
          <w:ins w:id="830" w:author="IO" w:date="2011-06-09T13:18:00Z"/>
          <w:rStyle w:val="apple-style-span"/>
          <w:rFonts w:cs="Times New Roman"/>
          <w:bCs/>
          <w:color w:val="000000"/>
        </w:rPr>
      </w:pPr>
      <w:ins w:id="831" w:author="Orion" w:date="2011-06-11T12:44:00Z">
        <w:r w:rsidRPr="00DD77B4">
          <w:rPr>
            <w:rStyle w:val="apple-style-span"/>
            <w:rFonts w:cs="Times New Roman"/>
            <w:bCs/>
            <w:color w:val="000000"/>
          </w:rPr>
          <w:t xml:space="preserve">Los controladores trabajan en los Centros de Control de Área </w:t>
        </w:r>
        <w:r>
          <w:rPr>
            <w:rStyle w:val="apple-style-span"/>
            <w:rFonts w:cs="Times New Roman"/>
            <w:bCs/>
            <w:color w:val="000000"/>
          </w:rPr>
          <w:t>(</w:t>
        </w:r>
        <w:r w:rsidRPr="00DD77B4">
          <w:rPr>
            <w:rStyle w:val="apple-style-span"/>
            <w:rFonts w:cs="Times New Roman"/>
            <w:bCs/>
            <w:color w:val="000000"/>
          </w:rPr>
          <w:t>ACC</w:t>
        </w:r>
        <w:r>
          <w:rPr>
            <w:rStyle w:val="apple-style-span"/>
            <w:rFonts w:cs="Times New Roman"/>
            <w:bCs/>
            <w:color w:val="000000"/>
          </w:rPr>
          <w:t xml:space="preserve">, </w:t>
        </w:r>
        <w:proofErr w:type="spellStart"/>
        <w:r>
          <w:rPr>
            <w:rStyle w:val="apple-style-span"/>
            <w:rFonts w:cs="Times New Roman"/>
            <w:bCs/>
            <w:color w:val="000000"/>
          </w:rPr>
          <w:t>Area</w:t>
        </w:r>
        <w:proofErr w:type="spellEnd"/>
        <w:r>
          <w:rPr>
            <w:rStyle w:val="apple-style-span"/>
            <w:rFonts w:cs="Times New Roman"/>
            <w:bCs/>
            <w:color w:val="000000"/>
          </w:rPr>
          <w:t xml:space="preserve"> Control Centre), en la Torre de Control</w:t>
        </w:r>
        <w:r w:rsidRPr="00DD77B4">
          <w:rPr>
            <w:rStyle w:val="apple-style-span"/>
            <w:rFonts w:cs="Times New Roman"/>
            <w:bCs/>
            <w:color w:val="000000"/>
          </w:rPr>
          <w:t xml:space="preserve"> o la Ofi</w:t>
        </w:r>
        <w:r>
          <w:rPr>
            <w:rStyle w:val="apple-style-span"/>
            <w:rFonts w:cs="Times New Roman"/>
            <w:bCs/>
            <w:color w:val="000000"/>
          </w:rPr>
          <w:t>cina de Control de Aproximación</w:t>
        </w:r>
        <w:r w:rsidRPr="00DD77B4">
          <w:rPr>
            <w:rStyle w:val="apple-style-span"/>
            <w:rFonts w:cs="Times New Roman"/>
            <w:bCs/>
            <w:color w:val="000000"/>
          </w:rPr>
          <w:t>, donde disponen de varios sistemas electrónicos y de computación, que les ayudan en el control y ges</w:t>
        </w:r>
        <w:r>
          <w:rPr>
            <w:rStyle w:val="apple-style-span"/>
            <w:rFonts w:cs="Times New Roman"/>
            <w:bCs/>
            <w:color w:val="000000"/>
          </w:rPr>
          <w:t xml:space="preserve">tión del tráfico, como el Radar (RDR, </w:t>
        </w:r>
        <w:r w:rsidRPr="00DD77B4">
          <w:rPr>
            <w:rStyle w:val="apple-style-span"/>
            <w:rFonts w:cs="Times New Roman"/>
            <w:bCs/>
            <w:color w:val="000000"/>
          </w:rPr>
          <w:t xml:space="preserve">radio </w:t>
        </w:r>
        <w:proofErr w:type="spellStart"/>
        <w:r w:rsidRPr="00DD77B4">
          <w:rPr>
            <w:rStyle w:val="apple-style-span"/>
            <w:rFonts w:cs="Times New Roman"/>
            <w:bCs/>
            <w:color w:val="000000"/>
          </w:rPr>
          <w:t>detection</w:t>
        </w:r>
        <w:proofErr w:type="spellEnd"/>
        <w:r w:rsidRPr="00DD77B4">
          <w:rPr>
            <w:rStyle w:val="apple-style-span"/>
            <w:rFonts w:cs="Times New Roman"/>
            <w:bCs/>
            <w:color w:val="000000"/>
          </w:rPr>
          <w:t xml:space="preserve"> and </w:t>
        </w:r>
        <w:proofErr w:type="spellStart"/>
        <w:r w:rsidRPr="00DD77B4">
          <w:rPr>
            <w:rStyle w:val="apple-style-span"/>
            <w:rFonts w:cs="Times New Roman"/>
            <w:bCs/>
            <w:color w:val="000000"/>
          </w:rPr>
          <w:t>ranging</w:t>
        </w:r>
        <w:proofErr w:type="spellEnd"/>
        <w:r w:rsidRPr="00DD77B4">
          <w:rPr>
            <w:rStyle w:val="apple-style-span"/>
            <w:rFonts w:cs="Times New Roman"/>
            <w:bCs/>
            <w:color w:val="000000"/>
          </w:rPr>
          <w:t>), que es un instrumento emisor/receptor de ondas de altísima frecuencia, el cual detecta los objetos que vuelan dentro de su espacio aéreo y</w:t>
        </w:r>
      </w:ins>
      <w:ins w:id="832" w:author="Orion" w:date="2011-06-11T13:10:00Z">
        <w:r w:rsidR="008215B9">
          <w:rPr>
            <w:rStyle w:val="apple-style-span"/>
            <w:rFonts w:cs="Times New Roman"/>
            <w:bCs/>
            <w:color w:val="000000"/>
          </w:rPr>
          <w:t>,</w:t>
        </w:r>
      </w:ins>
      <w:ins w:id="833" w:author="Orion" w:date="2011-06-11T12:44:00Z">
        <w:r w:rsidRPr="00DD77B4">
          <w:rPr>
            <w:rStyle w:val="apple-style-span"/>
            <w:rFonts w:cs="Times New Roman"/>
            <w:bCs/>
            <w:color w:val="000000"/>
          </w:rPr>
          <w:t xml:space="preserve"> a través de programas computacionales, los presenta en las Pantallas Radar, que les facilitan la gestión y progreso de los vuelos en sus posiciones de control. Existen otros programas de asistencia, como los que ajustan las pistas disponibles, tanto para despegue como aterrizaje de aviones y el orden en que los vuelos han de despegar y aterrizar para optimizar el número de vuelos controlables.</w:t>
        </w:r>
      </w:ins>
    </w:p>
    <w:p w14:paraId="1FCA5CD3" w14:textId="77777777" w:rsidR="00784846" w:rsidRPr="00F818EC" w:rsidRDefault="00784846" w:rsidP="00DB19F4">
      <w:pPr>
        <w:jc w:val="both"/>
        <w:rPr>
          <w:ins w:id="834" w:author="Orion" w:date="2011-05-15T15:23:00Z"/>
          <w:rStyle w:val="apple-style-span"/>
          <w:rFonts w:cs="Times New Roman"/>
          <w:bCs/>
          <w:color w:val="000000"/>
        </w:rPr>
      </w:pPr>
    </w:p>
    <w:p w14:paraId="424932EE" w14:textId="50725F18" w:rsidR="006A4E89" w:rsidDel="006A4E89" w:rsidRDefault="00784846" w:rsidP="006A4E89">
      <w:pPr>
        <w:jc w:val="both"/>
        <w:rPr>
          <w:del w:id="835" w:author="Orion" w:date="2011-06-11T13:12:00Z"/>
          <w:rFonts w:cs="Times New Roman"/>
        </w:rPr>
      </w:pPr>
      <w:ins w:id="836" w:author="IO" w:date="2011-06-09T13:22:00Z">
        <w:r>
          <w:rPr>
            <w:rStyle w:val="apple-style-span"/>
            <w:rFonts w:cs="Times New Roman"/>
            <w:bCs/>
            <w:color w:val="000000"/>
          </w:rPr>
          <w:t>Para volar en el espacio aéreo,</w:t>
        </w:r>
      </w:ins>
      <w:ins w:id="837" w:author="Orion" w:date="2011-06-10T21:23:00Z">
        <w:r w:rsidR="001325BE">
          <w:rPr>
            <w:rStyle w:val="apple-style-span"/>
            <w:rFonts w:cs="Times New Roman"/>
            <w:bCs/>
            <w:color w:val="000000"/>
          </w:rPr>
          <w:t xml:space="preserve"> </w:t>
        </w:r>
      </w:ins>
      <w:ins w:id="838" w:author="IO" w:date="2011-06-09T13:22:00Z">
        <w:del w:id="839" w:author="Orion" w:date="2011-06-10T21:23:00Z">
          <w:r w:rsidDel="001325BE">
            <w:rPr>
              <w:rStyle w:val="apple-style-span"/>
              <w:rFonts w:cs="Times New Roman"/>
              <w:bCs/>
              <w:color w:val="000000"/>
            </w:rPr>
            <w:delText xml:space="preserve"> </w:delText>
          </w:r>
        </w:del>
        <w:r>
          <w:rPr>
            <w:rStyle w:val="apple-style-span"/>
            <w:rFonts w:cs="Times New Roman"/>
            <w:bCs/>
            <w:color w:val="000000"/>
          </w:rPr>
          <w:t xml:space="preserve">cualquier aeronave tiene que contar con </w:t>
        </w:r>
      </w:ins>
      <w:ins w:id="840" w:author="Orion" w:date="2011-05-15T15:23:00Z">
        <w:del w:id="841" w:author="IO" w:date="2011-06-09T13:23:00Z">
          <w:r w:rsidR="00DB19F4" w:rsidRPr="00F818EC">
            <w:rPr>
              <w:rStyle w:val="apple-style-span"/>
              <w:rFonts w:cs="Times New Roman"/>
              <w:bCs/>
              <w:color w:val="000000"/>
            </w:rPr>
            <w:delText xml:space="preserve">Antes de iniciar el trayecto, a los pilotos se les suministra </w:delText>
          </w:r>
        </w:del>
        <w:r w:rsidR="00DB19F4" w:rsidRPr="00F818EC">
          <w:rPr>
            <w:rStyle w:val="apple-style-span"/>
            <w:rFonts w:cs="Times New Roman"/>
            <w:bCs/>
            <w:color w:val="000000"/>
          </w:rPr>
          <w:t xml:space="preserve">un </w:t>
        </w:r>
        <w:r w:rsidR="00DB19F4" w:rsidRPr="00217BCF">
          <w:rPr>
            <w:rStyle w:val="apple-style-span"/>
            <w:i/>
            <w:color w:val="000000"/>
          </w:rPr>
          <w:t>plan de vuelo</w:t>
        </w:r>
        <w:del w:id="842" w:author="IO" w:date="2011-06-09T13:15:00Z">
          <w:r w:rsidR="00DB19F4" w:rsidRPr="00F818EC" w:rsidDel="00784846">
            <w:rPr>
              <w:rStyle w:val="apple-style-span"/>
              <w:rFonts w:cs="Times New Roman"/>
              <w:bCs/>
              <w:color w:val="000000"/>
            </w:rPr>
            <w:delText>,</w:delText>
          </w:r>
        </w:del>
      </w:ins>
      <w:ins w:id="843" w:author="IO" w:date="2011-06-09T13:15:00Z">
        <w:r>
          <w:rPr>
            <w:rStyle w:val="apple-style-span"/>
            <w:rFonts w:cs="Times New Roman"/>
            <w:bCs/>
            <w:color w:val="000000"/>
          </w:rPr>
          <w:t>.</w:t>
        </w:r>
      </w:ins>
      <w:ins w:id="844" w:author="Orion" w:date="2011-05-15T15:23:00Z">
        <w:r w:rsidR="00DB19F4" w:rsidRPr="00F818EC">
          <w:rPr>
            <w:rStyle w:val="apple-style-span"/>
            <w:rFonts w:cs="Times New Roman"/>
            <w:bCs/>
            <w:color w:val="000000"/>
          </w:rPr>
          <w:t xml:space="preserve"> </w:t>
        </w:r>
      </w:ins>
      <w:ins w:id="845" w:author="IO" w:date="2011-06-09T13:15:00Z">
        <w:r>
          <w:rPr>
            <w:rStyle w:val="apple-style-span"/>
            <w:rFonts w:cs="Times New Roman"/>
            <w:bCs/>
            <w:color w:val="000000"/>
          </w:rPr>
          <w:t>Se trata de</w:t>
        </w:r>
      </w:ins>
      <w:ins w:id="846" w:author="Orion" w:date="2011-05-15T15:23:00Z">
        <w:r w:rsidR="00DB19F4" w:rsidRPr="00F818EC">
          <w:rPr>
            <w:rStyle w:val="apple-style-span"/>
            <w:rFonts w:cs="Times New Roman"/>
            <w:bCs/>
            <w:color w:val="000000"/>
          </w:rPr>
          <w:t xml:space="preserve"> un informe donde se indican todos los datos referentes al vuelo</w:t>
        </w:r>
      </w:ins>
      <w:ins w:id="847" w:author="IO" w:date="2011-06-09T13:15:00Z">
        <w:r>
          <w:rPr>
            <w:rStyle w:val="apple-style-span"/>
            <w:rFonts w:cs="Times New Roman"/>
            <w:bCs/>
            <w:color w:val="000000"/>
          </w:rPr>
          <w:t xml:space="preserve">, incluyendo </w:t>
        </w:r>
      </w:ins>
      <w:ins w:id="848" w:author="Orion" w:date="2011-05-15T15:23:00Z">
        <w:del w:id="849" w:author="IO" w:date="2011-06-09T13:16:00Z">
          <w:r w:rsidR="00DB19F4" w:rsidRPr="00F818EC" w:rsidDel="00784846">
            <w:rPr>
              <w:rStyle w:val="apple-style-span"/>
              <w:rFonts w:cs="Times New Roman"/>
              <w:bCs/>
              <w:color w:val="000000"/>
            </w:rPr>
            <w:delText>.</w:delText>
          </w:r>
          <w:r w:rsidR="00DB19F4" w:rsidRPr="00F818EC">
            <w:rPr>
              <w:rStyle w:val="apple-style-span"/>
              <w:rFonts w:cs="Times New Roman"/>
              <w:bCs/>
              <w:color w:val="000000"/>
            </w:rPr>
            <w:delText xml:space="preserve"> En éste debe constar el lugar </w:delText>
          </w:r>
          <w:r w:rsidR="00DB19F4" w:rsidRPr="00F818EC" w:rsidDel="00784846">
            <w:rPr>
              <w:rStyle w:val="apple-style-span"/>
              <w:rFonts w:cs="Times New Roman"/>
              <w:bCs/>
              <w:color w:val="000000"/>
            </w:rPr>
            <w:delText>de</w:delText>
          </w:r>
        </w:del>
      </w:ins>
      <w:ins w:id="850" w:author="IO" w:date="2011-06-09T13:16:00Z">
        <w:r>
          <w:rPr>
            <w:rStyle w:val="apple-style-span"/>
            <w:rFonts w:cs="Times New Roman"/>
            <w:bCs/>
            <w:color w:val="000000"/>
          </w:rPr>
          <w:t xml:space="preserve">el lugar y hora </w:t>
        </w:r>
      </w:ins>
      <w:ins w:id="851" w:author="Orion" w:date="2011-05-15T15:23:00Z">
        <w:r w:rsidR="00DB19F4" w:rsidRPr="00F818EC">
          <w:rPr>
            <w:rStyle w:val="apple-style-span"/>
            <w:rFonts w:cs="Times New Roman"/>
            <w:bCs/>
            <w:color w:val="000000"/>
          </w:rPr>
          <w:t>de salida</w:t>
        </w:r>
      </w:ins>
      <w:ins w:id="852" w:author="IO" w:date="2011-06-09T13:16:00Z">
        <w:r>
          <w:rPr>
            <w:rStyle w:val="apple-style-span"/>
            <w:rFonts w:cs="Times New Roman"/>
            <w:bCs/>
            <w:color w:val="000000"/>
          </w:rPr>
          <w:t xml:space="preserve"> y los </w:t>
        </w:r>
      </w:ins>
      <w:ins w:id="853" w:author="Orion" w:date="2011-05-15T15:23:00Z">
        <w:del w:id="854" w:author="IO" w:date="2011-06-09T13:16:00Z">
          <w:r w:rsidR="00DB19F4" w:rsidRPr="00F818EC" w:rsidDel="00784846">
            <w:rPr>
              <w:rStyle w:val="apple-style-span"/>
              <w:rFonts w:cs="Times New Roman"/>
              <w:bCs/>
              <w:color w:val="000000"/>
            </w:rPr>
            <w:delText>,</w:delText>
          </w:r>
        </w:del>
      </w:ins>
      <w:ins w:id="855" w:author="IO" w:date="2011-06-09T13:16:00Z">
        <w:r>
          <w:rPr>
            <w:rStyle w:val="apple-style-span"/>
            <w:rFonts w:cs="Times New Roman"/>
            <w:bCs/>
            <w:color w:val="000000"/>
          </w:rPr>
          <w:t>de</w:t>
        </w:r>
      </w:ins>
      <w:ins w:id="856" w:author="Orion" w:date="2011-05-15T15:23:00Z">
        <w:r w:rsidR="00DB19F4" w:rsidRPr="00F818EC">
          <w:rPr>
            <w:rStyle w:val="apple-style-span"/>
            <w:rFonts w:cs="Times New Roman"/>
            <w:bCs/>
            <w:color w:val="000000"/>
          </w:rPr>
          <w:t xml:space="preserve"> destino, </w:t>
        </w:r>
      </w:ins>
      <w:ins w:id="857" w:author="IO" w:date="2011-06-09T13:16:00Z">
        <w:r>
          <w:rPr>
            <w:rStyle w:val="apple-style-span"/>
            <w:rFonts w:cs="Times New Roman"/>
            <w:bCs/>
            <w:color w:val="000000"/>
          </w:rPr>
          <w:t>la</w:t>
        </w:r>
      </w:ins>
      <w:ins w:id="858" w:author="Orion" w:date="2011-05-15T15:23:00Z">
        <w:r w:rsidR="00DB19F4" w:rsidRPr="00F818EC">
          <w:rPr>
            <w:rStyle w:val="apple-style-span"/>
            <w:rFonts w:cs="Times New Roman"/>
            <w:bCs/>
            <w:color w:val="000000"/>
          </w:rPr>
          <w:t xml:space="preserve"> altitud</w:t>
        </w:r>
      </w:ins>
      <w:ins w:id="859" w:author="IO" w:date="2011-06-09T13:16:00Z">
        <w:r>
          <w:rPr>
            <w:rStyle w:val="apple-style-span"/>
            <w:rFonts w:cs="Times New Roman"/>
            <w:bCs/>
            <w:color w:val="000000"/>
          </w:rPr>
          <w:t xml:space="preserve"> y</w:t>
        </w:r>
      </w:ins>
      <w:ins w:id="860" w:author="Orion" w:date="2011-05-15T15:23:00Z">
        <w:del w:id="861" w:author="IO" w:date="2011-06-09T13:16:00Z">
          <w:r w:rsidR="00DB19F4" w:rsidRPr="00F818EC">
            <w:rPr>
              <w:rStyle w:val="apple-style-span"/>
              <w:rFonts w:cs="Times New Roman"/>
              <w:bCs/>
              <w:color w:val="000000"/>
            </w:rPr>
            <w:delText>,</w:delText>
          </w:r>
        </w:del>
        <w:r w:rsidR="00DB19F4" w:rsidRPr="00F818EC">
          <w:rPr>
            <w:rStyle w:val="apple-style-span"/>
            <w:rFonts w:cs="Times New Roman"/>
            <w:bCs/>
            <w:color w:val="000000"/>
          </w:rPr>
          <w:t xml:space="preserve"> velocidad de crucero</w:t>
        </w:r>
      </w:ins>
      <w:ins w:id="862" w:author="IO" w:date="2011-06-09T13:16:00Z">
        <w:r>
          <w:rPr>
            <w:rStyle w:val="apple-style-span"/>
            <w:rFonts w:cs="Times New Roman"/>
            <w:bCs/>
            <w:color w:val="000000"/>
          </w:rPr>
          <w:t xml:space="preserve"> durante el vuelo, </w:t>
        </w:r>
      </w:ins>
      <w:ins w:id="863" w:author="Orion" w:date="2011-05-15T15:23:00Z">
        <w:del w:id="864" w:author="IO" w:date="2011-06-09T13:16:00Z">
          <w:r w:rsidR="00DB19F4" w:rsidRPr="00F818EC" w:rsidDel="00784846">
            <w:rPr>
              <w:rStyle w:val="apple-style-span"/>
              <w:rFonts w:cs="Times New Roman"/>
              <w:bCs/>
              <w:color w:val="000000"/>
            </w:rPr>
            <w:delText>,</w:delText>
          </w:r>
        </w:del>
      </w:ins>
      <w:ins w:id="865" w:author="IO" w:date="2011-06-09T13:16:00Z">
        <w:r>
          <w:rPr>
            <w:rStyle w:val="apple-style-span"/>
            <w:rFonts w:cs="Times New Roman"/>
            <w:bCs/>
            <w:color w:val="000000"/>
          </w:rPr>
          <w:t>los</w:t>
        </w:r>
      </w:ins>
      <w:ins w:id="866" w:author="Orion" w:date="2011-05-15T15:23:00Z">
        <w:r w:rsidR="00DB19F4" w:rsidRPr="00F818EC">
          <w:rPr>
            <w:rStyle w:val="apple-style-span"/>
            <w:rFonts w:cs="Times New Roman"/>
            <w:bCs/>
            <w:color w:val="000000"/>
          </w:rPr>
          <w:t xml:space="preserve"> </w:t>
        </w:r>
      </w:ins>
      <w:ins w:id="867" w:author="IO" w:date="2011-06-09T13:16:00Z">
        <w:r>
          <w:rPr>
            <w:rStyle w:val="apple-style-span"/>
            <w:rFonts w:cs="Times New Roman"/>
            <w:bCs/>
            <w:color w:val="000000"/>
          </w:rPr>
          <w:t>puntos intermedios por los que ha de pasar el vuelo</w:t>
        </w:r>
        <w:del w:id="868" w:author="Orion" w:date="2011-06-11T12:53:00Z">
          <w:r w:rsidDel="00343CEF">
            <w:rPr>
              <w:rStyle w:val="apple-style-span"/>
              <w:rFonts w:cs="Times New Roman"/>
              <w:bCs/>
              <w:color w:val="000000"/>
            </w:rPr>
            <w:delText>,</w:delText>
          </w:r>
        </w:del>
      </w:ins>
      <w:ins w:id="869" w:author="Orion" w:date="2011-05-15T15:23:00Z">
        <w:r w:rsidR="00DB19F4" w:rsidRPr="00F818EC">
          <w:rPr>
            <w:rStyle w:val="apple-style-span"/>
            <w:rFonts w:cs="Times New Roman"/>
            <w:bCs/>
            <w:color w:val="000000"/>
          </w:rPr>
          <w:t xml:space="preserve">, </w:t>
        </w:r>
        <w:del w:id="870" w:author="IO" w:date="2011-06-09T13:16:00Z">
          <w:r w:rsidR="00DB19F4" w:rsidRPr="00F818EC">
            <w:rPr>
              <w:rFonts w:cs="Times New Roman"/>
            </w:rPr>
            <w:delText>waypoints (puntos de referencia tridimensionales utilizados en la navegación por los que pasará la aeronave antes de llegar al des</w:delText>
          </w:r>
          <w:r w:rsidR="00CB1361">
            <w:rPr>
              <w:rFonts w:cs="Times New Roman"/>
            </w:rPr>
            <w:delText>tino),</w:delText>
          </w:r>
        </w:del>
      </w:ins>
      <w:ins w:id="871" w:author="IO" w:date="2011-06-09T13:16:00Z">
        <w:r>
          <w:rPr>
            <w:rFonts w:cs="Times New Roman"/>
          </w:rPr>
          <w:t>el</w:t>
        </w:r>
      </w:ins>
      <w:ins w:id="872" w:author="Orion" w:date="2011-05-15T15:23:00Z">
        <w:r w:rsidR="00CB1361">
          <w:rPr>
            <w:rFonts w:cs="Times New Roman"/>
          </w:rPr>
          <w:t xml:space="preserve"> tipo de vuelo </w:t>
        </w:r>
        <w:del w:id="873" w:author="IO" w:date="2011-06-09T13:17:00Z">
          <w:r w:rsidR="00CB1361">
            <w:rPr>
              <w:rFonts w:cs="Times New Roman"/>
            </w:rPr>
            <w:delText>(</w:delText>
          </w:r>
        </w:del>
      </w:ins>
      <w:ins w:id="874" w:author="Orion" w:date="2011-05-15T15:27:00Z">
        <w:del w:id="875" w:author="IO" w:date="2011-06-09T13:17:00Z">
          <w:r w:rsidR="00CB1361">
            <w:rPr>
              <w:rFonts w:cs="Times New Roman"/>
            </w:rPr>
            <w:delText>de lo que hablaremos a continuación)</w:delText>
          </w:r>
        </w:del>
      </w:ins>
      <w:ins w:id="876" w:author="IO" w:date="2011-06-09T13:17:00Z">
        <w:r>
          <w:rPr>
            <w:rFonts w:cs="Times New Roman"/>
          </w:rPr>
          <w:t>a realizar,</w:t>
        </w:r>
      </w:ins>
      <w:ins w:id="877" w:author="Orion" w:date="2011-05-15T15:23:00Z">
        <w:r w:rsidR="00DB19F4" w:rsidRPr="00F818EC">
          <w:rPr>
            <w:rFonts w:cs="Times New Roman"/>
          </w:rPr>
          <w:t xml:space="preserve"> </w:t>
        </w:r>
        <w:del w:id="878" w:author="IO" w:date="2011-06-09T13:23:00Z">
          <w:r w:rsidR="00DB19F4" w:rsidRPr="00F818EC" w:rsidDel="00784846">
            <w:rPr>
              <w:rFonts w:cs="Times New Roman"/>
            </w:rPr>
            <w:delText>e</w:delText>
          </w:r>
        </w:del>
      </w:ins>
      <w:ins w:id="879" w:author="IO" w:date="2011-06-09T13:23:00Z">
        <w:r>
          <w:rPr>
            <w:rFonts w:cs="Times New Roman"/>
          </w:rPr>
          <w:t>y la</w:t>
        </w:r>
      </w:ins>
      <w:ins w:id="880" w:author="Orion" w:date="2011-05-15T15:23:00Z">
        <w:r w:rsidR="00DB19F4" w:rsidRPr="00F818EC">
          <w:rPr>
            <w:rFonts w:cs="Times New Roman"/>
          </w:rPr>
          <w:t xml:space="preserve"> información referente al avión.</w:t>
        </w:r>
      </w:ins>
      <w:ins w:id="881" w:author="IO" w:date="2011-06-09T13:23:00Z">
        <w:r>
          <w:rPr>
            <w:rFonts w:cs="Times New Roman"/>
          </w:rPr>
          <w:t xml:space="preserve"> </w:t>
        </w:r>
      </w:ins>
      <w:ins w:id="882" w:author="Orion" w:date="2011-06-11T13:20:00Z">
        <w:r w:rsidR="00447CE7">
          <w:rPr>
            <w:rFonts w:cs="Times New Roman"/>
          </w:rPr>
          <w:t xml:space="preserve">cuando alguien quiere referirse a </w:t>
        </w:r>
      </w:ins>
      <w:ins w:id="883" w:author="Orion" w:date="2011-06-11T13:13:00Z">
        <w:r w:rsidR="006A4E89">
          <w:rPr>
            <w:rFonts w:cs="Times New Roman"/>
          </w:rPr>
          <w:t xml:space="preserve">estos </w:t>
        </w:r>
      </w:ins>
      <w:ins w:id="884" w:author="Orion" w:date="2011-06-11T13:11:00Z">
        <w:r w:rsidR="006A4E89">
          <w:rPr>
            <w:rFonts w:cs="Times New Roman"/>
          </w:rPr>
          <w:t>puntos intermedios</w:t>
        </w:r>
      </w:ins>
      <w:ins w:id="885" w:author="Orion" w:date="2011-06-11T13:14:00Z">
        <w:r w:rsidR="006A4E89">
          <w:rPr>
            <w:rFonts w:cs="Times New Roman"/>
          </w:rPr>
          <w:t xml:space="preserve"> que hay en el plan de vuelo</w:t>
        </w:r>
      </w:ins>
      <w:ins w:id="886" w:author="Orion" w:date="2011-06-11T13:12:00Z">
        <w:r w:rsidR="006A4E89">
          <w:rPr>
            <w:rFonts w:cs="Times New Roman"/>
          </w:rPr>
          <w:t>,</w:t>
        </w:r>
      </w:ins>
      <w:del w:id="887" w:author="Orion" w:date="2011-06-11T13:12:00Z">
        <w:r w:rsidR="006A4E89" w:rsidRPr="00F818EC" w:rsidDel="006A4E89">
          <w:rPr>
            <w:rFonts w:cs="Times New Roman"/>
          </w:rPr>
          <w:delText>waypoints</w:delText>
        </w:r>
      </w:del>
      <w:ins w:id="888" w:author="Orion" w:date="2011-06-11T13:12:00Z">
        <w:r w:rsidR="006A4E89">
          <w:rPr>
            <w:rFonts w:cs="Times New Roman"/>
          </w:rPr>
          <w:t xml:space="preserve"> que son</w:t>
        </w:r>
      </w:ins>
      <w:del w:id="889" w:author="Orion" w:date="2011-06-11T13:12:00Z">
        <w:r w:rsidR="006A4E89" w:rsidRPr="00F818EC" w:rsidDel="006A4E89">
          <w:rPr>
            <w:rFonts w:cs="Times New Roman"/>
          </w:rPr>
          <w:delText xml:space="preserve"> (</w:delText>
        </w:r>
      </w:del>
      <w:ins w:id="890" w:author="Orion" w:date="2011-06-11T13:12:00Z">
        <w:r w:rsidR="006A4E89">
          <w:rPr>
            <w:rFonts w:cs="Times New Roman"/>
          </w:rPr>
          <w:t xml:space="preserve"> </w:t>
        </w:r>
      </w:ins>
      <w:r w:rsidR="006A4E89" w:rsidRPr="00F818EC">
        <w:rPr>
          <w:rFonts w:cs="Times New Roman"/>
        </w:rPr>
        <w:t>puntos de referencia tridimensionales utilizados en la navegación por los que pasará la aeronave antes de llegar al des</w:t>
      </w:r>
      <w:r w:rsidR="006A4E89">
        <w:rPr>
          <w:rFonts w:cs="Times New Roman"/>
        </w:rPr>
        <w:t>tin</w:t>
      </w:r>
      <w:ins w:id="891" w:author="Orion" w:date="2011-06-11T13:12:00Z">
        <w:r w:rsidR="006A4E89">
          <w:rPr>
            <w:rFonts w:cs="Times New Roman"/>
          </w:rPr>
          <w:t xml:space="preserve">o, </w:t>
        </w:r>
      </w:ins>
      <w:ins w:id="892" w:author="Orion" w:date="2011-06-11T13:18:00Z">
        <w:r w:rsidR="00447CE7">
          <w:rPr>
            <w:rFonts w:cs="Times New Roman"/>
          </w:rPr>
          <w:t>generalmente</w:t>
        </w:r>
        <w:r w:rsidR="006A4E89">
          <w:rPr>
            <w:rFonts w:cs="Times New Roman"/>
          </w:rPr>
          <w:t xml:space="preserve">, </w:t>
        </w:r>
      </w:ins>
      <w:ins w:id="893" w:author="Orion" w:date="2011-06-11T13:16:00Z">
        <w:r w:rsidR="006A4E89">
          <w:rPr>
            <w:rFonts w:cs="Times New Roman"/>
          </w:rPr>
          <w:t xml:space="preserve">la terminología </w:t>
        </w:r>
      </w:ins>
      <w:ins w:id="894" w:author="Orion" w:date="2011-06-11T13:18:00Z">
        <w:r w:rsidR="006A4E89">
          <w:rPr>
            <w:rFonts w:cs="Times New Roman"/>
          </w:rPr>
          <w:t xml:space="preserve">más </w:t>
        </w:r>
      </w:ins>
      <w:ins w:id="895" w:author="Orion" w:date="2011-06-11T13:16:00Z">
        <w:r w:rsidR="006A4E89">
          <w:rPr>
            <w:rFonts w:cs="Times New Roman"/>
          </w:rPr>
          <w:t>utilizada</w:t>
        </w:r>
      </w:ins>
      <w:ins w:id="896" w:author="Orion" w:date="2011-06-11T13:18:00Z">
        <w:r w:rsidR="006A4E89">
          <w:rPr>
            <w:rFonts w:cs="Times New Roman"/>
          </w:rPr>
          <w:t xml:space="preserve"> es</w:t>
        </w:r>
      </w:ins>
      <w:ins w:id="897" w:author="Orion" w:date="2011-06-11T13:19:00Z">
        <w:r w:rsidR="006A4E89">
          <w:rPr>
            <w:rFonts w:cs="Times New Roman"/>
          </w:rPr>
          <w:t xml:space="preserve"> </w:t>
        </w:r>
      </w:ins>
      <w:ins w:id="898" w:author="Orion" w:date="2011-06-11T13:13:00Z">
        <w:r w:rsidR="006A4E89">
          <w:rPr>
            <w:rFonts w:cs="Times New Roman"/>
          </w:rPr>
          <w:t>ref</w:t>
        </w:r>
      </w:ins>
      <w:ins w:id="899" w:author="Orion" w:date="2011-06-11T13:19:00Z">
        <w:r w:rsidR="006A4E89">
          <w:rPr>
            <w:rFonts w:cs="Times New Roman"/>
          </w:rPr>
          <w:t>er</w:t>
        </w:r>
      </w:ins>
      <w:ins w:id="900" w:author="Orion" w:date="2011-06-11T13:13:00Z">
        <w:r w:rsidR="006A4E89">
          <w:rPr>
            <w:rFonts w:cs="Times New Roman"/>
          </w:rPr>
          <w:t>ir</w:t>
        </w:r>
      </w:ins>
      <w:ins w:id="901" w:author="Orion" w:date="2011-06-11T13:19:00Z">
        <w:r w:rsidR="006A4E89">
          <w:rPr>
            <w:rFonts w:cs="Times New Roman"/>
          </w:rPr>
          <w:t>se a ellos</w:t>
        </w:r>
      </w:ins>
      <w:ins w:id="902" w:author="Orion" w:date="2011-06-11T13:13:00Z">
        <w:r w:rsidR="006A4E89">
          <w:rPr>
            <w:rFonts w:cs="Times New Roman"/>
          </w:rPr>
          <w:t xml:space="preserve"> </w:t>
        </w:r>
        <w:r w:rsidR="008D2976">
          <w:rPr>
            <w:rFonts w:cs="Times New Roman"/>
          </w:rPr>
          <w:t>como</w:t>
        </w:r>
      </w:ins>
      <w:ins w:id="903" w:author="Orion" w:date="2011-06-11T13:12:00Z">
        <w:r w:rsidR="006A4E89">
          <w:rPr>
            <w:rFonts w:cs="Times New Roman"/>
          </w:rPr>
          <w:t xml:space="preserve"> </w:t>
        </w:r>
        <w:proofErr w:type="spellStart"/>
        <w:r w:rsidR="006A4E89" w:rsidRPr="008D2976">
          <w:rPr>
            <w:rFonts w:cs="Times New Roman"/>
            <w:i/>
            <w:rPrChange w:id="904" w:author="Orion" w:date="2011-06-11T13:21:00Z">
              <w:rPr>
                <w:rFonts w:cs="Times New Roman"/>
              </w:rPr>
            </w:rPrChange>
          </w:rPr>
          <w:t>waypoints</w:t>
        </w:r>
      </w:ins>
      <w:proofErr w:type="spellEnd"/>
      <w:ins w:id="905" w:author="Orion" w:date="2011-06-11T13:17:00Z">
        <w:r w:rsidR="006A4E89">
          <w:rPr>
            <w:rFonts w:cs="Times New Roman"/>
          </w:rPr>
          <w:t xml:space="preserve">. </w:t>
        </w:r>
      </w:ins>
      <w:del w:id="906" w:author="Orion" w:date="2011-06-11T13:12:00Z">
        <w:r w:rsidR="006A4E89" w:rsidDel="006A4E89">
          <w:rPr>
            <w:rFonts w:cs="Times New Roman"/>
          </w:rPr>
          <w:delText>o),</w:delText>
        </w:r>
      </w:del>
    </w:p>
    <w:p w14:paraId="7EEA48A7" w14:textId="0B26DF51" w:rsidR="00DB19F4" w:rsidRDefault="006A4E89" w:rsidP="00067307">
      <w:pPr>
        <w:jc w:val="both"/>
        <w:rPr>
          <w:ins w:id="907" w:author="Orion" w:date="2011-05-15T15:26:00Z"/>
          <w:rFonts w:cs="Times New Roman"/>
        </w:rPr>
      </w:pPr>
      <w:ins w:id="908" w:author="Orion" w:date="2011-06-11T13:15:00Z">
        <w:r>
          <w:rPr>
            <w:rFonts w:cs="Times New Roman"/>
          </w:rPr>
          <w:t>Ante</w:t>
        </w:r>
      </w:ins>
      <w:ins w:id="909" w:author="Orion" w:date="2011-06-11T13:20:00Z">
        <w:r w:rsidR="00933511">
          <w:rPr>
            <w:rFonts w:cs="Times New Roman"/>
          </w:rPr>
          <w:t>s</w:t>
        </w:r>
      </w:ins>
      <w:ins w:id="910" w:author="Orion" w:date="2011-06-11T13:15:00Z">
        <w:r>
          <w:rPr>
            <w:rFonts w:cs="Times New Roman"/>
          </w:rPr>
          <w:t xml:space="preserve"> de iniciarse el trayecto</w:t>
        </w:r>
      </w:ins>
      <w:ins w:id="911" w:author="IO" w:date="2011-06-09T13:23:00Z">
        <w:del w:id="912" w:author="Orion" w:date="2011-06-11T13:15:00Z">
          <w:r w:rsidR="00784846" w:rsidDel="006A4E89">
            <w:rPr>
              <w:rFonts w:cs="Times New Roman"/>
            </w:rPr>
            <w:delText>E</w:delText>
          </w:r>
        </w:del>
      </w:ins>
      <w:ins w:id="913" w:author="Orion" w:date="2011-06-11T13:15:00Z">
        <w:r>
          <w:rPr>
            <w:rFonts w:cs="Times New Roman"/>
          </w:rPr>
          <w:t xml:space="preserve"> </w:t>
        </w:r>
      </w:ins>
      <w:ins w:id="914" w:author="Orion" w:date="2011-06-11T13:19:00Z">
        <w:r w:rsidR="00937789">
          <w:rPr>
            <w:rFonts w:cs="Times New Roman"/>
          </w:rPr>
          <w:t>e</w:t>
        </w:r>
      </w:ins>
      <w:ins w:id="915" w:author="IO" w:date="2011-06-09T13:23:00Z">
        <w:r w:rsidR="00784846">
          <w:rPr>
            <w:rFonts w:cs="Times New Roman"/>
          </w:rPr>
          <w:t>l plan de vuelo ha de ser notificado a la</w:t>
        </w:r>
        <w:del w:id="916" w:author="Orion" w:date="2011-06-11T12:57:00Z">
          <w:r w:rsidR="00784846" w:rsidDel="008D2B1A">
            <w:rPr>
              <w:rFonts w:cs="Times New Roman"/>
            </w:rPr>
            <w:delText>s</w:delText>
          </w:r>
        </w:del>
        <w:r w:rsidR="00784846">
          <w:rPr>
            <w:rFonts w:cs="Times New Roman"/>
          </w:rPr>
          <w:t xml:space="preserve"> autoridad</w:t>
        </w:r>
        <w:del w:id="917" w:author="Orion" w:date="2011-06-11T12:57:00Z">
          <w:r w:rsidR="00784846" w:rsidDel="008D2B1A">
            <w:rPr>
              <w:rFonts w:cs="Times New Roman"/>
            </w:rPr>
            <w:delText>e</w:delText>
          </w:r>
        </w:del>
      </w:ins>
      <w:ins w:id="918" w:author="Orion" w:date="2011-06-11T12:57:00Z">
        <w:r w:rsidR="008D2B1A">
          <w:rPr>
            <w:rFonts w:cs="Times New Roman"/>
          </w:rPr>
          <w:t xml:space="preserve"> ATS</w:t>
        </w:r>
      </w:ins>
      <w:ins w:id="919" w:author="IO" w:date="2011-06-09T13:23:00Z">
        <w:del w:id="920" w:author="Orion" w:date="2011-06-11T12:57:00Z">
          <w:r w:rsidR="00784846" w:rsidDel="008D2B1A">
            <w:rPr>
              <w:rFonts w:cs="Times New Roman"/>
            </w:rPr>
            <w:delText>s</w:delText>
          </w:r>
        </w:del>
        <w:r w:rsidR="00784846">
          <w:rPr>
            <w:rFonts w:cs="Times New Roman"/>
          </w:rPr>
          <w:t xml:space="preserve"> competente</w:t>
        </w:r>
        <w:del w:id="921" w:author="Orion" w:date="2011-06-11T12:57:00Z">
          <w:r w:rsidR="00784846" w:rsidDel="008D2B1A">
            <w:rPr>
              <w:rFonts w:cs="Times New Roman"/>
            </w:rPr>
            <w:delText>s</w:delText>
          </w:r>
        </w:del>
      </w:ins>
      <w:ins w:id="922" w:author="Orion" w:date="2011-06-11T13:15:00Z">
        <w:r>
          <w:rPr>
            <w:rFonts w:cs="Times New Roman"/>
          </w:rPr>
          <w:t xml:space="preserve"> para que sea aprobado.</w:t>
        </w:r>
      </w:ins>
      <w:ins w:id="923" w:author="IO" w:date="2011-06-09T13:23:00Z">
        <w:del w:id="924" w:author="Orion" w:date="2011-06-11T13:15:00Z">
          <w:r w:rsidR="00784846" w:rsidDel="006A4E89">
            <w:rPr>
              <w:rFonts w:cs="Times New Roman"/>
            </w:rPr>
            <w:delText xml:space="preserve"> y estas probarlo antes de volar</w:delText>
          </w:r>
        </w:del>
      </w:ins>
    </w:p>
    <w:p w14:paraId="71B2361E" w14:textId="4A02AFE3" w:rsidR="00DB19F4" w:rsidDel="000039EC" w:rsidRDefault="00DB19F4" w:rsidP="00067307">
      <w:pPr>
        <w:jc w:val="both"/>
        <w:rPr>
          <w:del w:id="925" w:author="Orion" w:date="2011-06-11T12:49:00Z"/>
          <w:rFonts w:cs="Times New Roman"/>
        </w:rPr>
      </w:pPr>
    </w:p>
    <w:p w14:paraId="5CD31BC0" w14:textId="77777777" w:rsidR="005421EE" w:rsidRDefault="005421EE" w:rsidP="00067307">
      <w:pPr>
        <w:jc w:val="both"/>
        <w:rPr>
          <w:ins w:id="926" w:author="IO" w:date="2011-05-12T18:04:00Z"/>
          <w:rFonts w:cs="Times New Roman"/>
        </w:rPr>
      </w:pPr>
    </w:p>
    <w:p w14:paraId="29DC8286" w14:textId="4BDC6606" w:rsidR="007C74FC" w:rsidRDefault="005421EE" w:rsidP="00067307">
      <w:pPr>
        <w:jc w:val="both"/>
        <w:rPr>
          <w:ins w:id="927" w:author="IO" w:date="2011-05-12T17:55:00Z"/>
          <w:rFonts w:cs="Times New Roman"/>
        </w:rPr>
      </w:pPr>
      <w:ins w:id="928" w:author="IO" w:date="2011-05-12T18:04:00Z">
        <w:r>
          <w:rPr>
            <w:rFonts w:cs="Times New Roman"/>
          </w:rPr>
          <w:t>L</w:t>
        </w:r>
      </w:ins>
      <w:ins w:id="929" w:author="IO" w:date="2011-05-12T17:57:00Z">
        <w:r>
          <w:rPr>
            <w:rFonts w:cs="Times New Roman"/>
          </w:rPr>
          <w:t xml:space="preserve">a forma de ejecutar </w:t>
        </w:r>
      </w:ins>
      <w:ins w:id="930" w:author="IO" w:date="2011-06-09T13:24:00Z">
        <w:r w:rsidR="00784846">
          <w:rPr>
            <w:rFonts w:cs="Times New Roman"/>
          </w:rPr>
          <w:t>el plan de vuelo</w:t>
        </w:r>
      </w:ins>
      <w:ins w:id="931" w:author="IO" w:date="2011-05-12T17:57:00Z">
        <w:del w:id="932" w:author="Orion" w:date="2011-06-10T21:24:00Z">
          <w:r w:rsidDel="001325BE">
            <w:rPr>
              <w:rFonts w:cs="Times New Roman"/>
            </w:rPr>
            <w:delText>estos procesos</w:delText>
          </w:r>
        </w:del>
        <w:r>
          <w:rPr>
            <w:rFonts w:cs="Times New Roman"/>
          </w:rPr>
          <w:t xml:space="preserve"> no es única, sino que depende del tipo de infraestructura disponible (</w:t>
        </w:r>
      </w:ins>
      <w:ins w:id="933" w:author="IO" w:date="2011-05-12T17:59:00Z">
        <w:r>
          <w:rPr>
            <w:rFonts w:cs="Times New Roman"/>
          </w:rPr>
          <w:t>ej.</w:t>
        </w:r>
      </w:ins>
      <w:ins w:id="934" w:author="IO" w:date="2011-05-12T17:57:00Z">
        <w:r>
          <w:rPr>
            <w:rFonts w:cs="Times New Roman"/>
          </w:rPr>
          <w:t xml:space="preserve"> radiobalizas e indicadores de aproximación), del tipo de aeronave (ej. </w:t>
        </w:r>
      </w:ins>
      <w:ins w:id="935" w:author="IO" w:date="2011-05-12T17:58:00Z">
        <w:r>
          <w:rPr>
            <w:rFonts w:cs="Times New Roman"/>
          </w:rPr>
          <w:t>su capacidad de vuelo y pasajeros desplazados) y de la zona (ej. aeropuertos y baja altitud).</w:t>
        </w:r>
      </w:ins>
      <w:ins w:id="936" w:author="IO" w:date="2011-05-12T17:59:00Z">
        <w:r>
          <w:rPr>
            <w:rFonts w:cs="Times New Roman"/>
          </w:rPr>
          <w:t xml:space="preserve"> Según estos factores es </w:t>
        </w:r>
        <w:del w:id="937" w:author="Orion" w:date="2011-05-16T13:39:00Z">
          <w:r w:rsidDel="000A3419">
            <w:rPr>
              <w:rFonts w:cs="Times New Roman"/>
            </w:rPr>
            <w:delText>poible</w:delText>
          </w:r>
        </w:del>
      </w:ins>
      <w:ins w:id="938" w:author="Orion" w:date="2011-05-16T13:39:00Z">
        <w:r w:rsidR="000A3419">
          <w:rPr>
            <w:rFonts w:cs="Times New Roman"/>
          </w:rPr>
          <w:t>posible</w:t>
        </w:r>
      </w:ins>
      <w:ins w:id="939" w:author="IO" w:date="2011-05-12T17:59:00Z">
        <w:r>
          <w:rPr>
            <w:rFonts w:cs="Times New Roman"/>
          </w:rPr>
          <w:t xml:space="preserve"> realizar navegación con </w:t>
        </w:r>
      </w:ins>
      <w:ins w:id="940" w:author="IO" w:date="2011-05-12T18:00:00Z">
        <w:r>
          <w:rPr>
            <w:rFonts w:cs="Times New Roman"/>
          </w:rPr>
          <w:t>R</w:t>
        </w:r>
      </w:ins>
      <w:ins w:id="941" w:author="IO" w:date="2011-05-12T17:59:00Z">
        <w:r>
          <w:rPr>
            <w:rFonts w:cs="Times New Roman"/>
          </w:rPr>
          <w:t xml:space="preserve">eglas de </w:t>
        </w:r>
      </w:ins>
      <w:ins w:id="942" w:author="IO" w:date="2011-05-12T18:00:00Z">
        <w:r>
          <w:rPr>
            <w:rFonts w:cs="Times New Roman"/>
          </w:rPr>
          <w:t>V</w:t>
        </w:r>
      </w:ins>
      <w:ins w:id="943" w:author="IO" w:date="2011-05-12T17:59:00Z">
        <w:r>
          <w:rPr>
            <w:rFonts w:cs="Times New Roman"/>
          </w:rPr>
          <w:t xml:space="preserve">uelo </w:t>
        </w:r>
      </w:ins>
      <w:ins w:id="944" w:author="IO" w:date="2011-05-12T18:00:00Z">
        <w:r>
          <w:rPr>
            <w:rFonts w:cs="Times New Roman"/>
          </w:rPr>
          <w:t>V</w:t>
        </w:r>
      </w:ins>
      <w:ins w:id="945" w:author="IO" w:date="2011-05-12T17:59:00Z">
        <w:r>
          <w:rPr>
            <w:rFonts w:cs="Times New Roman"/>
          </w:rPr>
          <w:t xml:space="preserve">isual (VFR, </w:t>
        </w:r>
        <w:r w:rsidRPr="005421EE">
          <w:rPr>
            <w:rFonts w:cs="Times New Roman"/>
            <w:i/>
            <w:rPrChange w:id="946" w:author="IO" w:date="2011-05-12T17:59:00Z">
              <w:rPr>
                <w:rFonts w:cs="Times New Roman"/>
              </w:rPr>
            </w:rPrChange>
          </w:rPr>
          <w:t>Visual Flight Rules</w:t>
        </w:r>
        <w:r>
          <w:rPr>
            <w:rFonts w:cs="Times New Roman"/>
          </w:rPr>
          <w:t>)</w:t>
        </w:r>
      </w:ins>
      <w:ins w:id="947" w:author="IO" w:date="2011-05-12T18:00:00Z">
        <w:r>
          <w:rPr>
            <w:rFonts w:cs="Times New Roman"/>
          </w:rPr>
          <w:t xml:space="preserve"> o con Reglas de Vuelo Instrumental (IFR, </w:t>
        </w:r>
        <w:proofErr w:type="spellStart"/>
        <w:r w:rsidRPr="005421EE">
          <w:rPr>
            <w:rFonts w:cs="Times New Roman"/>
            <w:i/>
            <w:rPrChange w:id="948" w:author="IO" w:date="2011-05-12T18:00:00Z">
              <w:rPr>
                <w:rFonts w:cs="Times New Roman"/>
              </w:rPr>
            </w:rPrChange>
          </w:rPr>
          <w:t>Instrument</w:t>
        </w:r>
        <w:proofErr w:type="spellEnd"/>
        <w:r w:rsidRPr="005421EE">
          <w:rPr>
            <w:rFonts w:cs="Times New Roman"/>
            <w:i/>
            <w:rPrChange w:id="949" w:author="IO" w:date="2011-05-12T18:00:00Z">
              <w:rPr>
                <w:rFonts w:cs="Times New Roman"/>
              </w:rPr>
            </w:rPrChange>
          </w:rPr>
          <w:t xml:space="preserve"> Flight Rules</w:t>
        </w:r>
        <w:r>
          <w:rPr>
            <w:rFonts w:cs="Times New Roman"/>
          </w:rPr>
          <w:t>).</w:t>
        </w:r>
      </w:ins>
    </w:p>
    <w:p w14:paraId="0B880621" w14:textId="77777777" w:rsidR="007C74FC" w:rsidRDefault="007C74FC" w:rsidP="00067307">
      <w:pPr>
        <w:jc w:val="both"/>
        <w:rPr>
          <w:ins w:id="950" w:author="IO" w:date="2011-05-12T17:55:00Z"/>
          <w:rFonts w:cs="Times New Roman"/>
        </w:rPr>
      </w:pPr>
    </w:p>
    <w:p w14:paraId="7C5FE358" w14:textId="77777777" w:rsidR="005421EE" w:rsidRDefault="00067307" w:rsidP="00067307">
      <w:pPr>
        <w:jc w:val="both"/>
        <w:rPr>
          <w:ins w:id="951" w:author="IO" w:date="2011-05-12T18:02:00Z"/>
          <w:rStyle w:val="apple-style-span"/>
          <w:rFonts w:cs="Times New Roman"/>
          <w:color w:val="000000"/>
        </w:rPr>
      </w:pPr>
      <w:ins w:id="952" w:author="Orion" w:date="2011-05-02T20:35:00Z">
        <w:del w:id="953" w:author="IO" w:date="2011-05-12T18:01:00Z">
          <w:r w:rsidRPr="00246937" w:rsidDel="005421EE">
            <w:rPr>
              <w:rFonts w:cs="Times New Roman"/>
            </w:rPr>
            <w:delText xml:space="preserve">Dentro de la navegación aérea existen dos conjuntos de reglas de vuelo: VFR (Reglas de Vuelo Visual) </w:delText>
          </w:r>
        </w:del>
      </w:ins>
      <w:ins w:id="954" w:author="Orion" w:date="2011-05-02T20:55:00Z">
        <w:del w:id="955" w:author="IO" w:date="2011-05-12T18:01:00Z">
          <w:r w:rsidR="00825C0B" w:rsidDel="005421EE">
            <w:rPr>
              <w:rFonts w:cs="Times New Roman"/>
            </w:rPr>
            <w:delText>e</w:delText>
          </w:r>
        </w:del>
      </w:ins>
      <w:ins w:id="956" w:author="Orion" w:date="2011-05-02T20:35:00Z">
        <w:del w:id="957" w:author="IO" w:date="2011-05-12T18:01:00Z">
          <w:r w:rsidRPr="00246937" w:rsidDel="005421EE">
            <w:rPr>
              <w:rFonts w:cs="Times New Roman"/>
            </w:rPr>
            <w:delText xml:space="preserve"> IFR (Reglas de Vuelo Instrumental). </w:delText>
          </w:r>
        </w:del>
      </w:ins>
      <w:ins w:id="958" w:author="Orion" w:date="2011-05-02T20:55:00Z">
        <w:del w:id="959" w:author="IO" w:date="2011-05-13T11:24:00Z">
          <w:r w:rsidR="00825C0B" w:rsidDel="00366B82">
            <w:rPr>
              <w:rFonts w:cs="Times New Roman"/>
            </w:rPr>
            <w:delText>El</w:delText>
          </w:r>
        </w:del>
      </w:ins>
      <w:ins w:id="960" w:author="IO" w:date="2011-05-13T11:24:00Z">
        <w:r w:rsidR="00366B82">
          <w:rPr>
            <w:rFonts w:cs="Times New Roman"/>
          </w:rPr>
          <w:t>Las</w:t>
        </w:r>
      </w:ins>
      <w:ins w:id="961" w:author="Orion" w:date="2011-05-02T20:35:00Z">
        <w:r w:rsidRPr="00246937">
          <w:rPr>
            <w:rFonts w:cs="Times New Roman"/>
          </w:rPr>
          <w:t xml:space="preserve"> VFR</w:t>
        </w:r>
        <w:r w:rsidR="00825C0B">
          <w:rPr>
            <w:rFonts w:cs="Times New Roman"/>
          </w:rPr>
          <w:t xml:space="preserve"> </w:t>
        </w:r>
      </w:ins>
      <w:ins w:id="962" w:author="Orion" w:date="2011-05-02T20:56:00Z">
        <w:r w:rsidR="00825C0B">
          <w:rPr>
            <w:rFonts w:cs="Times New Roman"/>
          </w:rPr>
          <w:t>se puede</w:t>
        </w:r>
      </w:ins>
      <w:ins w:id="963" w:author="IO" w:date="2011-05-13T11:24:00Z">
        <w:r w:rsidR="00366B82">
          <w:rPr>
            <w:rFonts w:cs="Times New Roman"/>
          </w:rPr>
          <w:t>n</w:t>
        </w:r>
      </w:ins>
      <w:ins w:id="964" w:author="Orion" w:date="2011-05-02T20:56:00Z">
        <w:r w:rsidR="00825C0B">
          <w:rPr>
            <w:rFonts w:cs="Times New Roman"/>
          </w:rPr>
          <w:t xml:space="preserve"> aplicar con una </w:t>
        </w:r>
      </w:ins>
      <w:ins w:id="965" w:author="Orion" w:date="2011-05-02T20:35:00Z">
        <w:r w:rsidRPr="00246937">
          <w:rPr>
            <w:rFonts w:cs="Times New Roman"/>
          </w:rPr>
          <w:t>visibilidad mayor de 5 millas náuticas y techo de nubes por encima de los 1500m)</w:t>
        </w:r>
      </w:ins>
      <w:ins w:id="966" w:author="Orion" w:date="2011-05-02T20:56:00Z">
        <w:r w:rsidR="00825C0B">
          <w:rPr>
            <w:rFonts w:cs="Times New Roman"/>
          </w:rPr>
          <w:t>. En este caso</w:t>
        </w:r>
      </w:ins>
      <w:ins w:id="967" w:author="Orion" w:date="2011-05-02T20:35:00Z">
        <w:r w:rsidRPr="00246937">
          <w:rPr>
            <w:rFonts w:cs="Times New Roman"/>
          </w:rPr>
          <w:t xml:space="preserve"> los pilotos suelen usar la técnica de </w:t>
        </w:r>
        <w:del w:id="968" w:author="IO" w:date="2011-05-12T18:01:00Z">
          <w:r w:rsidRPr="00246937" w:rsidDel="005421EE">
            <w:rPr>
              <w:rStyle w:val="apple-style-span"/>
              <w:rFonts w:cs="Times New Roman"/>
              <w:color w:val="000000"/>
            </w:rPr>
            <w:delText>"</w:delText>
          </w:r>
        </w:del>
      </w:ins>
      <w:ins w:id="969" w:author="IO" w:date="2011-05-12T18:01:00Z">
        <w:r w:rsidR="005421EE">
          <w:rPr>
            <w:rStyle w:val="apple-style-span"/>
            <w:rFonts w:cs="Times New Roman"/>
            <w:color w:val="000000"/>
          </w:rPr>
          <w:t>“</w:t>
        </w:r>
      </w:ins>
      <w:ins w:id="970" w:author="Orion" w:date="2011-05-02T20:35:00Z">
        <w:r w:rsidRPr="00246937">
          <w:rPr>
            <w:rStyle w:val="apple-style-span"/>
            <w:rFonts w:cs="Times New Roman"/>
            <w:color w:val="000000"/>
          </w:rPr>
          <w:t>navegación por estima</w:t>
        </w:r>
        <w:del w:id="971" w:author="IO" w:date="2011-05-12T18:01:00Z">
          <w:r w:rsidRPr="00246937" w:rsidDel="005421EE">
            <w:rPr>
              <w:rStyle w:val="apple-style-span"/>
              <w:rFonts w:cs="Times New Roman"/>
              <w:color w:val="000000"/>
            </w:rPr>
            <w:delText>"</w:delText>
          </w:r>
        </w:del>
      </w:ins>
      <w:ins w:id="972" w:author="IO" w:date="2011-05-12T18:01:00Z">
        <w:r w:rsidR="005421EE">
          <w:rPr>
            <w:rStyle w:val="apple-style-span"/>
            <w:rFonts w:cs="Times New Roman"/>
            <w:color w:val="000000"/>
          </w:rPr>
          <w:t>”</w:t>
        </w:r>
      </w:ins>
      <w:ins w:id="973" w:author="Orion" w:date="2011-05-02T20:57:00Z">
        <w:r w:rsidR="00BE035B">
          <w:rPr>
            <w:rStyle w:val="apple-style-span"/>
            <w:rFonts w:cs="Times New Roman"/>
            <w:color w:val="000000"/>
          </w:rPr>
          <w:t xml:space="preserve">. Este </w:t>
        </w:r>
      </w:ins>
      <w:ins w:id="974" w:author="Orion" w:date="2011-05-02T20:35:00Z">
        <w:r w:rsidRPr="00246937">
          <w:rPr>
            <w:rStyle w:val="apple-style-span"/>
            <w:rFonts w:cs="Times New Roman"/>
            <w:color w:val="000000"/>
          </w:rPr>
          <w:t>procedimiento inf</w:t>
        </w:r>
      </w:ins>
      <w:ins w:id="975" w:author="Orion" w:date="2011-05-02T20:57:00Z">
        <w:r w:rsidR="00BE035B">
          <w:rPr>
            <w:rStyle w:val="apple-style-span"/>
            <w:rFonts w:cs="Times New Roman"/>
            <w:color w:val="000000"/>
          </w:rPr>
          <w:t>iere</w:t>
        </w:r>
      </w:ins>
      <w:ins w:id="976" w:author="Orion" w:date="2011-05-02T20:35:00Z">
        <w:r w:rsidRPr="00246937">
          <w:rPr>
            <w:rStyle w:val="apple-style-span"/>
            <w:rFonts w:cs="Times New Roman"/>
            <w:color w:val="000000"/>
          </w:rPr>
          <w:t xml:space="preserve"> la ubicación actual haciendo cálculos basados en el</w:t>
        </w:r>
        <w:del w:id="977" w:author="IO" w:date="2011-05-12T18:01:00Z">
          <w:r w:rsidRPr="00F818EC" w:rsidDel="005421EE">
            <w:rPr>
              <w:rStyle w:val="apple-converted-space"/>
              <w:rFonts w:cs="Times New Roman"/>
              <w:color w:val="000000"/>
            </w:rPr>
            <w:delText> </w:delText>
          </w:r>
        </w:del>
      </w:ins>
      <w:ins w:id="978" w:author="IO" w:date="2011-05-12T18:01:00Z">
        <w:r w:rsidR="005421EE">
          <w:rPr>
            <w:rStyle w:val="apple-converted-space"/>
            <w:rFonts w:cs="Times New Roman"/>
            <w:color w:val="000000"/>
          </w:rPr>
          <w:t xml:space="preserve"> </w:t>
        </w:r>
      </w:ins>
      <w:ins w:id="979" w:author="Orion" w:date="2011-05-02T20:35:00Z">
        <w:r w:rsidRPr="00F818EC">
          <w:rPr>
            <w:rStyle w:val="apple-style-span"/>
            <w:rFonts w:cs="Times New Roman"/>
            <w:color w:val="000000"/>
          </w:rPr>
          <w:t>rumbo</w:t>
        </w:r>
        <w:del w:id="980" w:author="IO" w:date="2011-05-12T18:01:00Z">
          <w:r w:rsidRPr="00F818EC" w:rsidDel="005421EE">
            <w:rPr>
              <w:rStyle w:val="apple-converted-space"/>
              <w:rFonts w:cs="Times New Roman"/>
              <w:color w:val="000000"/>
            </w:rPr>
            <w:delText> </w:delText>
          </w:r>
        </w:del>
      </w:ins>
      <w:ins w:id="981" w:author="IO" w:date="2011-05-12T18:01:00Z">
        <w:r w:rsidR="005421EE">
          <w:rPr>
            <w:rStyle w:val="apple-converted-space"/>
            <w:rFonts w:cs="Times New Roman"/>
            <w:color w:val="000000"/>
          </w:rPr>
          <w:t xml:space="preserve"> </w:t>
        </w:r>
      </w:ins>
      <w:ins w:id="982" w:author="Orion" w:date="2011-05-02T20:35:00Z">
        <w:r w:rsidRPr="00F818EC">
          <w:rPr>
            <w:rStyle w:val="apple-style-span"/>
            <w:rFonts w:cs="Times New Roman"/>
            <w:color w:val="000000"/>
          </w:rPr>
          <w:t>y la velocidad de navegación a lo largo de un período</w:t>
        </w:r>
      </w:ins>
      <w:ins w:id="983" w:author="Orion" w:date="2011-05-02T20:58:00Z">
        <w:r w:rsidR="002D2823">
          <w:rPr>
            <w:rStyle w:val="apple-style-span"/>
            <w:rFonts w:cs="Times New Roman"/>
            <w:color w:val="000000"/>
          </w:rPr>
          <w:t>,</w:t>
        </w:r>
      </w:ins>
      <w:ins w:id="984" w:author="Orion" w:date="2011-05-02T20:35:00Z">
        <w:r w:rsidRPr="00246937">
          <w:rPr>
            <w:rStyle w:val="apple-style-span"/>
            <w:rFonts w:cs="Times New Roman"/>
            <w:color w:val="000000"/>
          </w:rPr>
          <w:t xml:space="preserve"> combinad</w:t>
        </w:r>
      </w:ins>
      <w:ins w:id="985" w:author="Orion" w:date="2011-05-02T20:58:00Z">
        <w:r w:rsidR="002D2823">
          <w:rPr>
            <w:rStyle w:val="apple-style-span"/>
            <w:rFonts w:cs="Times New Roman"/>
            <w:color w:val="000000"/>
          </w:rPr>
          <w:t>os</w:t>
        </w:r>
      </w:ins>
      <w:ins w:id="986" w:author="Orion" w:date="2011-05-02T20:35:00Z">
        <w:r w:rsidRPr="00246937">
          <w:rPr>
            <w:rStyle w:val="apple-style-span"/>
            <w:rFonts w:cs="Times New Roman"/>
            <w:color w:val="000000"/>
          </w:rPr>
          <w:t xml:space="preserve"> con observaciones visuales</w:t>
        </w:r>
      </w:ins>
      <w:ins w:id="987" w:author="Orion" w:date="2011-05-02T20:59:00Z">
        <w:r w:rsidR="002D2823">
          <w:rPr>
            <w:rStyle w:val="apple-style-span"/>
            <w:rFonts w:cs="Times New Roman"/>
            <w:color w:val="000000"/>
          </w:rPr>
          <w:t>. Estos datos y cálculos se contrastan</w:t>
        </w:r>
      </w:ins>
      <w:ins w:id="988" w:author="Orion" w:date="2011-05-02T20:35:00Z">
        <w:r w:rsidRPr="00246937">
          <w:rPr>
            <w:rStyle w:val="apple-style-span"/>
            <w:rFonts w:cs="Times New Roman"/>
            <w:color w:val="000000"/>
          </w:rPr>
          <w:t xml:space="preserve"> con cartas o mapas de navegación aérea</w:t>
        </w:r>
      </w:ins>
      <w:ins w:id="989" w:author="Orion" w:date="2011-05-02T21:00:00Z">
        <w:r w:rsidR="002D2823">
          <w:rPr>
            <w:rStyle w:val="apple-style-span"/>
            <w:rFonts w:cs="Times New Roman"/>
            <w:color w:val="000000"/>
          </w:rPr>
          <w:t>. También emplea radio para hacer validaciones adicionales</w:t>
        </w:r>
      </w:ins>
      <w:ins w:id="990" w:author="Orion" w:date="2011-05-02T20:35:00Z">
        <w:r w:rsidRPr="00246937">
          <w:rPr>
            <w:rStyle w:val="apple-style-span"/>
            <w:rFonts w:cs="Times New Roman"/>
            <w:color w:val="000000"/>
          </w:rPr>
          <w:t>.</w:t>
        </w:r>
        <w:del w:id="991" w:author="IO" w:date="2011-05-12T18:02:00Z">
          <w:r w:rsidRPr="00246937" w:rsidDel="005421EE">
            <w:rPr>
              <w:rStyle w:val="apple-style-span"/>
              <w:rFonts w:cs="Times New Roman"/>
              <w:color w:val="000000"/>
            </w:rPr>
            <w:delText xml:space="preserve"> </w:delText>
          </w:r>
        </w:del>
      </w:ins>
    </w:p>
    <w:p w14:paraId="05A1B27D" w14:textId="77777777" w:rsidR="005421EE" w:rsidRDefault="005421EE" w:rsidP="00067307">
      <w:pPr>
        <w:jc w:val="both"/>
        <w:rPr>
          <w:ins w:id="992" w:author="IO" w:date="2011-05-12T18:02:00Z"/>
          <w:rStyle w:val="apple-style-span"/>
          <w:rFonts w:cs="Times New Roman"/>
          <w:color w:val="000000"/>
        </w:rPr>
      </w:pPr>
    </w:p>
    <w:p w14:paraId="27492148" w14:textId="77777777" w:rsidR="005421EE" w:rsidDel="00DD77B4" w:rsidRDefault="00067307" w:rsidP="00067307">
      <w:pPr>
        <w:jc w:val="both"/>
        <w:rPr>
          <w:ins w:id="993" w:author="IO" w:date="2011-05-12T18:03:00Z"/>
          <w:del w:id="994" w:author="Orion" w:date="2011-05-16T13:52:00Z"/>
          <w:rStyle w:val="apple-style-span"/>
          <w:rFonts w:cs="Times New Roman"/>
          <w:bCs/>
          <w:color w:val="000000"/>
        </w:rPr>
      </w:pPr>
      <w:ins w:id="995" w:author="Orion" w:date="2011-05-02T20:35:00Z">
        <w:del w:id="996" w:author="IO" w:date="2011-05-12T18:02:00Z">
          <w:r w:rsidRPr="00246937" w:rsidDel="005421EE">
            <w:rPr>
              <w:rStyle w:val="apple-style-span"/>
              <w:rFonts w:cs="Times New Roman"/>
              <w:color w:val="000000"/>
            </w:rPr>
            <w:delText xml:space="preserve">Por otro lado, </w:delText>
          </w:r>
          <w:r w:rsidDel="005421EE">
            <w:rPr>
              <w:rStyle w:val="apple-style-span"/>
              <w:rFonts w:cs="Times New Roman"/>
              <w:color w:val="000000"/>
            </w:rPr>
            <w:delText>l</w:delText>
          </w:r>
        </w:del>
      </w:ins>
      <w:ins w:id="997" w:author="IO" w:date="2011-05-12T18:02:00Z">
        <w:r w:rsidR="005421EE">
          <w:rPr>
            <w:rStyle w:val="apple-style-span"/>
            <w:rFonts w:cs="Times New Roman"/>
            <w:color w:val="000000"/>
          </w:rPr>
          <w:t>L</w:t>
        </w:r>
      </w:ins>
      <w:ins w:id="998" w:author="Orion" w:date="2011-05-02T20:35:00Z">
        <w:r>
          <w:rPr>
            <w:rStyle w:val="apple-style-span"/>
            <w:rFonts w:cs="Times New Roman"/>
            <w:color w:val="000000"/>
          </w:rPr>
          <w:t>a</w:t>
        </w:r>
      </w:ins>
      <w:ins w:id="999" w:author="IO" w:date="2011-05-13T11:24:00Z">
        <w:r w:rsidR="00366B82">
          <w:rPr>
            <w:rStyle w:val="apple-style-span"/>
            <w:rFonts w:cs="Times New Roman"/>
            <w:color w:val="000000"/>
          </w:rPr>
          <w:t>s</w:t>
        </w:r>
      </w:ins>
      <w:ins w:id="1000" w:author="Orion" w:date="2011-05-02T20:35:00Z">
        <w:r>
          <w:rPr>
            <w:rStyle w:val="apple-style-span"/>
            <w:rFonts w:cs="Times New Roman"/>
            <w:color w:val="000000"/>
          </w:rPr>
          <w:t xml:space="preserve"> </w:t>
        </w:r>
        <w:r w:rsidRPr="00246937">
          <w:rPr>
            <w:rStyle w:val="apple-style-span"/>
            <w:rFonts w:cs="Times New Roman"/>
            <w:color w:val="000000"/>
          </w:rPr>
          <w:t xml:space="preserve">IFR </w:t>
        </w:r>
        <w:del w:id="1001" w:author="IO" w:date="2011-05-13T11:24:00Z">
          <w:r w:rsidRPr="00246937" w:rsidDel="00366B82">
            <w:rPr>
              <w:rStyle w:val="apple-style-span"/>
              <w:rFonts w:cs="Times New Roman"/>
              <w:color w:val="000000"/>
            </w:rPr>
            <w:delText>es</w:delText>
          </w:r>
        </w:del>
      </w:ins>
      <w:ins w:id="1002" w:author="IO" w:date="2011-05-13T11:24:00Z">
        <w:r w:rsidR="00366B82">
          <w:rPr>
            <w:rStyle w:val="apple-style-span"/>
            <w:rFonts w:cs="Times New Roman"/>
            <w:color w:val="000000"/>
          </w:rPr>
          <w:t>son</w:t>
        </w:r>
      </w:ins>
      <w:ins w:id="1003" w:author="Orion" w:date="2011-05-02T20:35:00Z">
        <w:r w:rsidRPr="00246937">
          <w:rPr>
            <w:rStyle w:val="apple-style-span"/>
            <w:rFonts w:cs="Times New Roman"/>
            <w:color w:val="000000"/>
          </w:rPr>
          <w:t xml:space="preserve"> más utilizad</w:t>
        </w:r>
        <w:del w:id="1004" w:author="IO" w:date="2011-05-13T11:24:00Z">
          <w:r w:rsidRPr="00246937" w:rsidDel="00366B82">
            <w:rPr>
              <w:rStyle w:val="apple-style-span"/>
              <w:rFonts w:cs="Times New Roman"/>
              <w:color w:val="000000"/>
            </w:rPr>
            <w:delText>o</w:delText>
          </w:r>
        </w:del>
      </w:ins>
      <w:ins w:id="1005" w:author="IO" w:date="2011-05-13T11:24:00Z">
        <w:r w:rsidR="00366B82">
          <w:rPr>
            <w:rStyle w:val="apple-style-span"/>
            <w:rFonts w:cs="Times New Roman"/>
            <w:color w:val="000000"/>
          </w:rPr>
          <w:t>as</w:t>
        </w:r>
      </w:ins>
      <w:ins w:id="1006" w:author="Orion" w:date="2011-05-02T20:35:00Z">
        <w:r w:rsidR="002D2823">
          <w:rPr>
            <w:rStyle w:val="apple-style-span"/>
            <w:rFonts w:cs="Times New Roman"/>
            <w:color w:val="000000"/>
          </w:rPr>
          <w:t xml:space="preserve"> </w:t>
        </w:r>
        <w:del w:id="1007" w:author="IO" w:date="2011-05-12T18:02:00Z">
          <w:r w:rsidR="002D2823" w:rsidDel="005421EE">
            <w:rPr>
              <w:rStyle w:val="apple-style-span"/>
              <w:rFonts w:cs="Times New Roman"/>
              <w:color w:val="000000"/>
            </w:rPr>
            <w:delText>por razones de seguridad</w:delText>
          </w:r>
          <w:r w:rsidRPr="00246937" w:rsidDel="005421EE">
            <w:rPr>
              <w:rStyle w:val="apple-style-span"/>
              <w:rFonts w:cs="Times New Roman"/>
              <w:color w:val="000000"/>
            </w:rPr>
            <w:delText xml:space="preserve"> </w:delText>
          </w:r>
        </w:del>
        <w:r w:rsidRPr="00246937">
          <w:rPr>
            <w:rStyle w:val="apple-style-span"/>
            <w:rFonts w:cs="Times New Roman"/>
            <w:color w:val="000000"/>
          </w:rPr>
          <w:t>en aviones de línea</w:t>
        </w:r>
      </w:ins>
      <w:ins w:id="1008" w:author="IO" w:date="2011-05-12T18:02:00Z">
        <w:r w:rsidR="005421EE">
          <w:rPr>
            <w:rStyle w:val="apple-style-span"/>
            <w:rFonts w:cs="Times New Roman"/>
            <w:color w:val="000000"/>
          </w:rPr>
          <w:t xml:space="preserve"> puesto que ofrece</w:t>
        </w:r>
      </w:ins>
      <w:ins w:id="1009" w:author="IO" w:date="2011-05-13T11:24:00Z">
        <w:r w:rsidR="00366B82">
          <w:rPr>
            <w:rStyle w:val="apple-style-span"/>
            <w:rFonts w:cs="Times New Roman"/>
            <w:color w:val="000000"/>
          </w:rPr>
          <w:t>n</w:t>
        </w:r>
      </w:ins>
      <w:ins w:id="1010" w:author="IO" w:date="2011-05-12T18:02:00Z">
        <w:r w:rsidR="005421EE">
          <w:rPr>
            <w:rStyle w:val="apple-style-span"/>
            <w:rFonts w:cs="Times New Roman"/>
            <w:color w:val="000000"/>
          </w:rPr>
          <w:t xml:space="preserve"> mayor seguridad</w:t>
        </w:r>
      </w:ins>
      <w:ins w:id="1011" w:author="Orion" w:date="2011-05-02T21:01:00Z">
        <w:r w:rsidR="002D2823">
          <w:rPr>
            <w:rStyle w:val="apple-style-span"/>
            <w:rFonts w:cs="Times New Roman"/>
            <w:color w:val="000000"/>
          </w:rPr>
          <w:t xml:space="preserve">. Aquí </w:t>
        </w:r>
      </w:ins>
      <w:ins w:id="1012" w:author="Orion" w:date="2011-05-02T20:35:00Z">
        <w:r w:rsidRPr="00246937">
          <w:rPr>
            <w:rStyle w:val="apple-style-span"/>
            <w:rFonts w:cs="Times New Roman"/>
            <w:color w:val="000000"/>
          </w:rPr>
          <w:t xml:space="preserve">los </w:t>
        </w:r>
        <w:r w:rsidRPr="00246937">
          <w:rPr>
            <w:rStyle w:val="apple-style-span"/>
            <w:rFonts w:cs="Times New Roman"/>
            <w:color w:val="000000"/>
          </w:rPr>
          <w:lastRenderedPageBreak/>
          <w:t>pilotos navegan usando exclusivamente instrumentos y ayudas de navegación por radio</w:t>
        </w:r>
      </w:ins>
      <w:ins w:id="1013" w:author="Orion" w:date="2011-05-02T21:02:00Z">
        <w:r w:rsidR="007E2201">
          <w:rPr>
            <w:rStyle w:val="apple-style-span"/>
            <w:rFonts w:cs="Times New Roman"/>
            <w:color w:val="000000"/>
          </w:rPr>
          <w:t>,</w:t>
        </w:r>
      </w:ins>
      <w:ins w:id="1014" w:author="Orion" w:date="2011-05-02T20:35:00Z">
        <w:r w:rsidRPr="00246937">
          <w:rPr>
            <w:rStyle w:val="apple-style-span"/>
            <w:rFonts w:cs="Times New Roman"/>
            <w:color w:val="000000"/>
          </w:rPr>
          <w:t xml:space="preserve"> o directamente bajo las órdenes de controladores aéreos. El responsable en tierra de la navegación aérea es el </w:t>
        </w:r>
      </w:ins>
      <w:ins w:id="1015" w:author="IO" w:date="2011-05-12T18:02:00Z">
        <w:r w:rsidR="005421EE">
          <w:rPr>
            <w:rStyle w:val="apple-style-span"/>
            <w:rFonts w:cs="Times New Roman"/>
            <w:color w:val="000000"/>
          </w:rPr>
          <w:t>Control de Tráfico Aéreo (</w:t>
        </w:r>
      </w:ins>
      <w:ins w:id="1016" w:author="Orion" w:date="2011-05-02T20:35:00Z">
        <w:r w:rsidRPr="00F818EC">
          <w:rPr>
            <w:rStyle w:val="apple-style-span"/>
            <w:rFonts w:cs="Times New Roman"/>
            <w:bCs/>
            <w:color w:val="000000"/>
          </w:rPr>
          <w:t>ATC</w:t>
        </w:r>
        <w:del w:id="1017" w:author="IO" w:date="2011-05-12T18:02:00Z">
          <w:r w:rsidRPr="00F818EC" w:rsidDel="005421EE">
            <w:rPr>
              <w:rStyle w:val="apple-style-span"/>
              <w:rFonts w:cs="Times New Roman"/>
              <w:bCs/>
              <w:color w:val="000000"/>
            </w:rPr>
            <w:delText xml:space="preserve"> (control de tráfico aéreo</w:delText>
          </w:r>
        </w:del>
      </w:ins>
      <w:ins w:id="1018" w:author="IO" w:date="2011-05-12T18:02:00Z">
        <w:r w:rsidR="005421EE">
          <w:rPr>
            <w:rStyle w:val="apple-style-span"/>
            <w:rFonts w:cs="Times New Roman"/>
            <w:bCs/>
            <w:color w:val="000000"/>
          </w:rPr>
          <w:t xml:space="preserve">, </w:t>
        </w:r>
        <w:r w:rsidR="005421EE" w:rsidRPr="005421EE">
          <w:rPr>
            <w:rStyle w:val="apple-style-span"/>
            <w:rFonts w:cs="Times New Roman"/>
            <w:bCs/>
            <w:i/>
            <w:color w:val="000000"/>
            <w:rPrChange w:id="1019" w:author="IO" w:date="2011-05-12T18:02:00Z">
              <w:rPr>
                <w:rStyle w:val="apple-style-span"/>
                <w:rFonts w:cs="Times New Roman"/>
                <w:bCs/>
                <w:color w:val="000000"/>
              </w:rPr>
            </w:rPrChange>
          </w:rPr>
          <w:t xml:space="preserve">Air </w:t>
        </w:r>
        <w:proofErr w:type="spellStart"/>
        <w:r w:rsidR="005421EE" w:rsidRPr="005421EE">
          <w:rPr>
            <w:rStyle w:val="apple-style-span"/>
            <w:rFonts w:cs="Times New Roman"/>
            <w:bCs/>
            <w:i/>
            <w:color w:val="000000"/>
            <w:rPrChange w:id="1020" w:author="IO" w:date="2011-05-12T18:02:00Z">
              <w:rPr>
                <w:rStyle w:val="apple-style-span"/>
                <w:rFonts w:cs="Times New Roman"/>
                <w:bCs/>
                <w:color w:val="000000"/>
              </w:rPr>
            </w:rPrChange>
          </w:rPr>
          <w:t>Traffic</w:t>
        </w:r>
        <w:proofErr w:type="spellEnd"/>
        <w:r w:rsidR="005421EE" w:rsidRPr="005421EE">
          <w:rPr>
            <w:rStyle w:val="apple-style-span"/>
            <w:rFonts w:cs="Times New Roman"/>
            <w:bCs/>
            <w:i/>
            <w:color w:val="000000"/>
            <w:rPrChange w:id="1021" w:author="IO" w:date="2011-05-12T18:02:00Z">
              <w:rPr>
                <w:rStyle w:val="apple-style-span"/>
                <w:rFonts w:cs="Times New Roman"/>
                <w:bCs/>
                <w:color w:val="000000"/>
              </w:rPr>
            </w:rPrChange>
          </w:rPr>
          <w:t xml:space="preserve"> Control</w:t>
        </w:r>
      </w:ins>
      <w:ins w:id="1022" w:author="Orion" w:date="2011-05-02T20:35:00Z">
        <w:r w:rsidRPr="00F818EC">
          <w:rPr>
            <w:rStyle w:val="apple-style-span"/>
            <w:rFonts w:cs="Times New Roman"/>
            <w:bCs/>
            <w:color w:val="000000"/>
          </w:rPr>
          <w:t>)</w:t>
        </w:r>
      </w:ins>
      <w:ins w:id="1023" w:author="Orion" w:date="2011-05-02T21:02:00Z">
        <w:r w:rsidR="007E2201">
          <w:rPr>
            <w:rStyle w:val="apple-style-span"/>
            <w:rFonts w:cs="Times New Roman"/>
            <w:bCs/>
            <w:color w:val="000000"/>
          </w:rPr>
          <w:t>,</w:t>
        </w:r>
      </w:ins>
      <w:ins w:id="1024" w:author="Orion" w:date="2011-05-02T20:35:00Z">
        <w:r w:rsidRPr="00F818EC">
          <w:rPr>
            <w:rStyle w:val="apple-style-span"/>
            <w:rFonts w:cs="Times New Roman"/>
            <w:bCs/>
            <w:color w:val="000000"/>
          </w:rPr>
          <w:t xml:space="preserve"> </w:t>
        </w:r>
        <w:r w:rsidRPr="00246937">
          <w:rPr>
            <w:rStyle w:val="apple-style-span"/>
            <w:rFonts w:cs="Times New Roman"/>
            <w:bCs/>
            <w:color w:val="000000"/>
          </w:rPr>
          <w:t>que gestiona el tráfico aéreo haciendo uso de la información suministrada por los pilotos y por los sistemas de radar.</w:t>
        </w:r>
      </w:ins>
    </w:p>
    <w:p w14:paraId="3B8E7FA7" w14:textId="77777777" w:rsidR="00DD77B4" w:rsidRPr="00DD77B4" w:rsidRDefault="00DD77B4" w:rsidP="00DD77B4">
      <w:pPr>
        <w:jc w:val="both"/>
        <w:rPr>
          <w:ins w:id="1025" w:author="Orion" w:date="2011-05-16T13:51:00Z"/>
          <w:rStyle w:val="apple-style-span"/>
          <w:rFonts w:cs="Times New Roman"/>
          <w:bCs/>
          <w:color w:val="000000"/>
        </w:rPr>
      </w:pPr>
    </w:p>
    <w:p w14:paraId="64C401DB" w14:textId="77777777" w:rsidR="00DD77B4" w:rsidRPr="00DD77B4" w:rsidRDefault="00DD77B4" w:rsidP="00DD77B4">
      <w:pPr>
        <w:jc w:val="both"/>
        <w:rPr>
          <w:ins w:id="1026" w:author="Orion" w:date="2011-05-16T13:51:00Z"/>
          <w:rStyle w:val="apple-style-span"/>
          <w:rFonts w:cs="Times New Roman"/>
          <w:bCs/>
          <w:color w:val="000000"/>
        </w:rPr>
      </w:pPr>
    </w:p>
    <w:p w14:paraId="65237B05" w14:textId="458DF141" w:rsidR="006D1043" w:rsidRPr="006D1043" w:rsidRDefault="006D1043">
      <w:pPr>
        <w:jc w:val="both"/>
        <w:rPr>
          <w:ins w:id="1027" w:author="Orion" w:date="2011-05-01T20:39:00Z"/>
          <w:rFonts w:cs="Times New Roman"/>
          <w:rPrChange w:id="1028" w:author="Orion" w:date="2011-05-03T11:32:00Z">
            <w:rPr>
              <w:ins w:id="1029" w:author="Orion" w:date="2011-05-01T20:39:00Z"/>
              <w:rFonts w:eastAsiaTheme="majorEastAsia" w:cs="Times New Roman"/>
              <w:color w:val="17365D" w:themeColor="text2" w:themeShade="BF"/>
              <w:spacing w:val="5"/>
              <w:kern w:val="28"/>
              <w:sz w:val="52"/>
              <w:szCs w:val="47"/>
            </w:rPr>
          </w:rPrChange>
        </w:rPr>
        <w:pPrChange w:id="1030" w:author="Orion" w:date="2011-05-03T11:32:00Z">
          <w:pPr>
            <w:widowControl/>
            <w:suppressAutoHyphens w:val="0"/>
          </w:pPr>
        </w:pPrChange>
      </w:pPr>
    </w:p>
    <w:p w14:paraId="1D335E2A" w14:textId="77777777" w:rsidR="00BB1765" w:rsidRPr="00246937" w:rsidRDefault="00BB1765">
      <w:pPr>
        <w:pStyle w:val="Title"/>
        <w:outlineLvl w:val="0"/>
        <w:rPr>
          <w:rFonts w:cs="Times New Roman"/>
          <w:rPrChange w:id="1031" w:author="Orion" w:date="2011-04-24T22:32:00Z">
            <w:rPr>
              <w:rFonts w:eastAsia="Times New Roman" w:cs="Times New Roman"/>
            </w:rPr>
          </w:rPrChange>
        </w:rPr>
        <w:pPrChange w:id="1032" w:author="Orion" w:date="2011-05-01T20:34:00Z">
          <w:pPr>
            <w:jc w:val="both"/>
          </w:pPr>
        </w:pPrChange>
      </w:pPr>
      <w:bookmarkStart w:id="1033" w:name="_Toc296083821"/>
      <w:r w:rsidRPr="00246937">
        <w:rPr>
          <w:rFonts w:ascii="Times New Roman" w:hAnsi="Times New Roman" w:cs="Times New Roman"/>
          <w:rPrChange w:id="1034" w:author="Orion" w:date="2011-04-24T22:32:00Z">
            <w:rPr>
              <w:rFonts w:eastAsia="Times New Roman" w:cs="Times New Roman"/>
            </w:rPr>
          </w:rPrChange>
        </w:rPr>
        <w:t>Estado del arte</w:t>
      </w:r>
      <w:bookmarkEnd w:id="1033"/>
    </w:p>
    <w:p w14:paraId="56B02196" w14:textId="77777777" w:rsidR="00BB1765" w:rsidRPr="00246937" w:rsidRDefault="00BB1765">
      <w:pPr>
        <w:jc w:val="both"/>
        <w:rPr>
          <w:rFonts w:eastAsia="Times New Roman" w:cs="Times New Roman"/>
        </w:rPr>
      </w:pPr>
    </w:p>
    <w:p w14:paraId="3E055767" w14:textId="13440C79" w:rsidR="00BB1765" w:rsidRDefault="00CA7B58">
      <w:pPr>
        <w:jc w:val="both"/>
        <w:rPr>
          <w:rFonts w:eastAsia="Times New Roman" w:cs="Times New Roman"/>
        </w:rPr>
      </w:pPr>
      <w:r>
        <w:rPr>
          <w:rFonts w:eastAsia="Times New Roman" w:cs="Times New Roman"/>
        </w:rPr>
        <w:t xml:space="preserve">El </w:t>
      </w:r>
      <w:r w:rsidR="00043008">
        <w:rPr>
          <w:rFonts w:eastAsia="Times New Roman" w:cs="Times New Roman"/>
        </w:rPr>
        <w:t>presente trabajo se relaciona con varias líneas de investigación. Por una parte, su interés en el modelado de los aspectos humanos relacionados con el tráfico aéreo lo conectan</w:t>
      </w:r>
      <w:r>
        <w:rPr>
          <w:rFonts w:eastAsia="Times New Roman" w:cs="Times New Roman"/>
        </w:rPr>
        <w:t xml:space="preserve"> </w:t>
      </w:r>
      <w:r w:rsidR="00043008">
        <w:rPr>
          <w:rFonts w:eastAsia="Times New Roman" w:cs="Times New Roman"/>
        </w:rPr>
        <w:t>con</w:t>
      </w:r>
      <w:r w:rsidR="00927B11">
        <w:rPr>
          <w:rFonts w:eastAsia="Times New Roman" w:cs="Times New Roman"/>
        </w:rPr>
        <w:t xml:space="preserve"> la</w:t>
      </w:r>
      <w:r w:rsidR="00043008">
        <w:rPr>
          <w:rFonts w:eastAsia="Times New Roman" w:cs="Times New Roman"/>
        </w:rPr>
        <w:t xml:space="preserve"> investigación acerca de </w:t>
      </w:r>
      <w:r w:rsidR="00E22278" w:rsidRPr="00246937">
        <w:rPr>
          <w:rFonts w:eastAsia="Times New Roman" w:cs="Times New Roman"/>
        </w:rPr>
        <w:t xml:space="preserve">los </w:t>
      </w:r>
      <w:r w:rsidR="00043008">
        <w:rPr>
          <w:rFonts w:eastAsia="Times New Roman" w:cs="Times New Roman"/>
        </w:rPr>
        <w:t>F</w:t>
      </w:r>
      <w:r w:rsidR="00E22278" w:rsidRPr="00246937">
        <w:rPr>
          <w:rFonts w:eastAsia="Times New Roman" w:cs="Times New Roman"/>
        </w:rPr>
        <w:t xml:space="preserve">actores </w:t>
      </w:r>
      <w:r w:rsidR="00043008">
        <w:rPr>
          <w:rFonts w:eastAsia="Times New Roman" w:cs="Times New Roman"/>
        </w:rPr>
        <w:t>H</w:t>
      </w:r>
      <w:r w:rsidR="00E22278" w:rsidRPr="00246937">
        <w:rPr>
          <w:rFonts w:eastAsia="Times New Roman" w:cs="Times New Roman"/>
        </w:rPr>
        <w:t>umanos</w:t>
      </w:r>
      <w:r w:rsidR="00957434">
        <w:rPr>
          <w:rFonts w:eastAsia="Times New Roman" w:cs="Times New Roman"/>
        </w:rPr>
        <w:t xml:space="preserve"> (HF, </w:t>
      </w:r>
      <w:r w:rsidR="00957434" w:rsidRPr="009F2F20">
        <w:rPr>
          <w:i/>
        </w:rPr>
        <w:t xml:space="preserve">Human </w:t>
      </w:r>
      <w:proofErr w:type="spellStart"/>
      <w:r w:rsidR="00957434" w:rsidRPr="009F2F20">
        <w:rPr>
          <w:i/>
        </w:rPr>
        <w:t>Factors</w:t>
      </w:r>
      <w:proofErr w:type="spellEnd"/>
      <w:r w:rsidR="00957434">
        <w:rPr>
          <w:rFonts w:eastAsia="Times New Roman" w:cs="Times New Roman"/>
        </w:rPr>
        <w:t>)</w:t>
      </w:r>
      <w:r w:rsidR="00E22278" w:rsidRPr="00246937">
        <w:rPr>
          <w:rFonts w:eastAsia="Times New Roman" w:cs="Times New Roman"/>
        </w:rPr>
        <w:t xml:space="preserve"> que intervienen</w:t>
      </w:r>
      <w:r w:rsidR="00E22278">
        <w:rPr>
          <w:rFonts w:eastAsia="Times New Roman" w:cs="Times New Roman"/>
        </w:rPr>
        <w:t xml:space="preserve"> en</w:t>
      </w:r>
      <w:r>
        <w:rPr>
          <w:rFonts w:eastAsia="Times New Roman" w:cs="Times New Roman"/>
        </w:rPr>
        <w:t xml:space="preserve"> los vuelos</w:t>
      </w:r>
      <w:r w:rsidR="00043008">
        <w:rPr>
          <w:rFonts w:eastAsia="Times New Roman" w:cs="Times New Roman"/>
        </w:rPr>
        <w:t xml:space="preserve">, en particular aquellos relacionados con </w:t>
      </w:r>
      <w:r w:rsidR="00E22278" w:rsidRPr="00246937">
        <w:rPr>
          <w:rFonts w:eastAsia="Times New Roman" w:cs="Times New Roman"/>
        </w:rPr>
        <w:t>las tripulaciones</w:t>
      </w:r>
      <w:r>
        <w:rPr>
          <w:rFonts w:eastAsia="Times New Roman" w:cs="Times New Roman"/>
        </w:rPr>
        <w:t>,</w:t>
      </w:r>
      <w:r w:rsidR="00E22278" w:rsidRPr="00246937">
        <w:rPr>
          <w:rFonts w:eastAsia="Times New Roman" w:cs="Times New Roman"/>
        </w:rPr>
        <w:t xml:space="preserve"> los pilotos o los controladores.</w:t>
      </w:r>
      <w:r w:rsidR="00E22278" w:rsidRPr="00447703">
        <w:rPr>
          <w:rFonts w:eastAsia="Times New Roman" w:cs="Times New Roman"/>
        </w:rPr>
        <w:t xml:space="preserve"> </w:t>
      </w:r>
      <w:r w:rsidR="00BB1765" w:rsidRPr="00246937">
        <w:rPr>
          <w:rFonts w:eastAsia="Times New Roman" w:cs="Times New Roman"/>
        </w:rPr>
        <w:t>Por otro lado,</w:t>
      </w:r>
      <w:r w:rsidR="00836ADF">
        <w:rPr>
          <w:rFonts w:eastAsia="Times New Roman" w:cs="Times New Roman"/>
        </w:rPr>
        <w:t xml:space="preserve"> </w:t>
      </w:r>
      <w:r w:rsidR="00043008">
        <w:rPr>
          <w:rFonts w:eastAsia="Times New Roman" w:cs="Times New Roman"/>
        </w:rPr>
        <w:t>es preciso analizar también</w:t>
      </w:r>
      <w:r w:rsidR="00836ADF">
        <w:rPr>
          <w:rFonts w:eastAsia="Times New Roman" w:cs="Times New Roman"/>
        </w:rPr>
        <w:t xml:space="preserve"> </w:t>
      </w:r>
      <w:r w:rsidR="00E22278" w:rsidRPr="00246937">
        <w:rPr>
          <w:rFonts w:eastAsia="Times New Roman" w:cs="Times New Roman"/>
        </w:rPr>
        <w:t xml:space="preserve">las simulaciones </w:t>
      </w:r>
      <w:r w:rsidR="00043008">
        <w:rPr>
          <w:rFonts w:eastAsia="Times New Roman" w:cs="Times New Roman"/>
        </w:rPr>
        <w:t>existentes sobre el</w:t>
      </w:r>
      <w:r w:rsidR="00E22278" w:rsidRPr="00246937">
        <w:rPr>
          <w:rFonts w:eastAsia="Times New Roman" w:cs="Times New Roman"/>
        </w:rPr>
        <w:t xml:space="preserve"> espacio aéreo</w:t>
      </w:r>
      <w:r w:rsidR="00836ADF">
        <w:rPr>
          <w:rFonts w:eastAsia="Times New Roman" w:cs="Times New Roman"/>
        </w:rPr>
        <w:t xml:space="preserve">. </w:t>
      </w:r>
      <w:r w:rsidR="00043008">
        <w:rPr>
          <w:rFonts w:eastAsia="Times New Roman" w:cs="Times New Roman"/>
        </w:rPr>
        <w:t>Aunque en la mayor parte de</w:t>
      </w:r>
      <w:r w:rsidR="00477B5F">
        <w:rPr>
          <w:rFonts w:eastAsia="Times New Roman" w:cs="Times New Roman"/>
        </w:rPr>
        <w:t xml:space="preserve"> </w:t>
      </w:r>
      <w:r w:rsidR="00043008">
        <w:rPr>
          <w:rFonts w:eastAsia="Times New Roman" w:cs="Times New Roman"/>
        </w:rPr>
        <w:t xml:space="preserve">los casos </w:t>
      </w:r>
      <w:r w:rsidR="00E75935">
        <w:rPr>
          <w:rFonts w:eastAsia="Times New Roman" w:cs="Times New Roman"/>
        </w:rPr>
        <w:t xml:space="preserve">los </w:t>
      </w:r>
      <w:r w:rsidR="00836ADF">
        <w:rPr>
          <w:rFonts w:eastAsia="Times New Roman" w:cs="Times New Roman"/>
        </w:rPr>
        <w:t xml:space="preserve">actores </w:t>
      </w:r>
      <w:r w:rsidR="00043008">
        <w:rPr>
          <w:rFonts w:eastAsia="Times New Roman" w:cs="Times New Roman"/>
        </w:rPr>
        <w:t xml:space="preserve">participantes serán personas, se ha señalado en la introducción como este trabajo considera la introducción de </w:t>
      </w:r>
      <w:proofErr w:type="spellStart"/>
      <w:r w:rsidR="00043008">
        <w:rPr>
          <w:rFonts w:eastAsia="Times New Roman" w:cs="Times New Roman"/>
        </w:rPr>
        <w:t>UAVs</w:t>
      </w:r>
      <w:proofErr w:type="spellEnd"/>
      <w:r w:rsidR="00043008">
        <w:rPr>
          <w:rFonts w:eastAsia="Times New Roman" w:cs="Times New Roman"/>
        </w:rPr>
        <w:t xml:space="preserve">  en el espacio aéreo civil.</w:t>
      </w:r>
      <w:r w:rsidR="00836ADF">
        <w:rPr>
          <w:rFonts w:eastAsia="Times New Roman" w:cs="Times New Roman"/>
        </w:rPr>
        <w:t xml:space="preserve"> </w:t>
      </w:r>
      <w:r w:rsidR="00043008">
        <w:rPr>
          <w:rFonts w:eastAsia="Times New Roman" w:cs="Times New Roman"/>
        </w:rPr>
        <w:t>Por</w:t>
      </w:r>
      <w:r w:rsidR="00E75935">
        <w:rPr>
          <w:rFonts w:eastAsia="Times New Roman" w:cs="Times New Roman"/>
        </w:rPr>
        <w:t xml:space="preserve"> ello</w:t>
      </w:r>
      <w:r w:rsidR="00A117EF">
        <w:rPr>
          <w:rFonts w:eastAsia="Times New Roman" w:cs="Times New Roman"/>
        </w:rPr>
        <w:t xml:space="preserve"> se</w:t>
      </w:r>
      <w:r w:rsidR="00836ADF">
        <w:rPr>
          <w:rFonts w:eastAsia="Times New Roman" w:cs="Times New Roman"/>
        </w:rPr>
        <w:t xml:space="preserve"> dedicará un apartado para</w:t>
      </w:r>
      <w:r w:rsidR="00A117EF">
        <w:rPr>
          <w:rFonts w:eastAsia="Times New Roman" w:cs="Times New Roman"/>
        </w:rPr>
        <w:t xml:space="preserve"> analizar</w:t>
      </w:r>
      <w:r w:rsidR="00447703">
        <w:rPr>
          <w:rFonts w:eastAsia="Times New Roman" w:cs="Times New Roman"/>
        </w:rPr>
        <w:t xml:space="preserve"> </w:t>
      </w:r>
      <w:r w:rsidR="00447703" w:rsidRPr="00246937">
        <w:rPr>
          <w:rFonts w:eastAsia="Times New Roman" w:cs="Times New Roman"/>
        </w:rPr>
        <w:t xml:space="preserve">los trabajos que se centran en </w:t>
      </w:r>
      <w:r w:rsidR="00043008">
        <w:rPr>
          <w:rFonts w:eastAsia="Times New Roman" w:cs="Times New Roman"/>
        </w:rPr>
        <w:t>estas aeronaves</w:t>
      </w:r>
      <w:r w:rsidR="00A117EF">
        <w:rPr>
          <w:rFonts w:eastAsia="Times New Roman" w:cs="Times New Roman"/>
        </w:rPr>
        <w:t>. Este análisis se realizará sobre trabajos que se dediquen</w:t>
      </w:r>
      <w:r w:rsidR="00447703" w:rsidRPr="00246937">
        <w:rPr>
          <w:rFonts w:eastAsia="Times New Roman" w:cs="Times New Roman"/>
        </w:rPr>
        <w:t xml:space="preserve"> </w:t>
      </w:r>
      <w:r w:rsidR="002473D8">
        <w:rPr>
          <w:rFonts w:eastAsia="Times New Roman" w:cs="Times New Roman"/>
        </w:rPr>
        <w:t xml:space="preserve">tanto </w:t>
      </w:r>
      <w:r w:rsidR="002E6A70">
        <w:rPr>
          <w:rFonts w:eastAsia="Times New Roman" w:cs="Times New Roman"/>
        </w:rPr>
        <w:t>a</w:t>
      </w:r>
      <w:r w:rsidR="00A117EF">
        <w:rPr>
          <w:rFonts w:eastAsia="Times New Roman" w:cs="Times New Roman"/>
        </w:rPr>
        <w:t xml:space="preserve"> la programación de estos vehículos,</w:t>
      </w:r>
      <w:r w:rsidR="00447703" w:rsidRPr="00246937">
        <w:rPr>
          <w:rFonts w:eastAsia="Times New Roman" w:cs="Times New Roman"/>
        </w:rPr>
        <w:t xml:space="preserve"> como </w:t>
      </w:r>
      <w:r w:rsidR="002473D8">
        <w:rPr>
          <w:rFonts w:eastAsia="Times New Roman" w:cs="Times New Roman"/>
        </w:rPr>
        <w:t>a</w:t>
      </w:r>
      <w:r w:rsidR="00447703" w:rsidRPr="00246937">
        <w:rPr>
          <w:rFonts w:eastAsia="Times New Roman" w:cs="Times New Roman"/>
        </w:rPr>
        <w:t xml:space="preserve"> los protocolos y </w:t>
      </w:r>
      <w:r w:rsidR="00A117EF">
        <w:rPr>
          <w:rFonts w:eastAsia="Times New Roman" w:cs="Times New Roman"/>
        </w:rPr>
        <w:t xml:space="preserve">la </w:t>
      </w:r>
      <w:r w:rsidR="00447703" w:rsidRPr="00246937">
        <w:rPr>
          <w:rFonts w:eastAsia="Times New Roman" w:cs="Times New Roman"/>
        </w:rPr>
        <w:t>reglamentación que han de cumplir para poder ser integrados en el espacio aéreo civil.</w:t>
      </w:r>
    </w:p>
    <w:p w14:paraId="6DF6D113" w14:textId="77777777" w:rsidR="00E22278" w:rsidRDefault="00E22278">
      <w:pPr>
        <w:jc w:val="both"/>
        <w:rPr>
          <w:ins w:id="1035" w:author="Orion" w:date="2011-05-16T14:20:00Z"/>
          <w:rFonts w:eastAsia="Times New Roman" w:cs="Times New Roman"/>
        </w:rPr>
      </w:pPr>
    </w:p>
    <w:p w14:paraId="30BFAAC2" w14:textId="77777777" w:rsidR="00E22278" w:rsidRPr="006512B0" w:rsidRDefault="00E22278" w:rsidP="00E22278">
      <w:pPr>
        <w:outlineLvl w:val="1"/>
        <w:rPr>
          <w:ins w:id="1036" w:author="Orion" w:date="2011-05-16T14:20:00Z"/>
          <w:rFonts w:cs="Times New Roman"/>
        </w:rPr>
      </w:pPr>
      <w:bookmarkStart w:id="1037" w:name="_Toc296083822"/>
      <w:ins w:id="1038" w:author="Orion" w:date="2011-05-16T14:20:00Z">
        <w:r w:rsidRPr="006512B0">
          <w:rPr>
            <w:rFonts w:cs="Times New Roman"/>
          </w:rPr>
          <w:t>Factores humanos</w:t>
        </w:r>
        <w:r w:rsidRPr="006512B0" w:rsidDel="00432D4C">
          <w:rPr>
            <w:rFonts w:cs="Times New Roman"/>
          </w:rPr>
          <w:t xml:space="preserve"> </w:t>
        </w:r>
        <w:r w:rsidRPr="006512B0">
          <w:rPr>
            <w:rFonts w:cs="Times New Roman"/>
          </w:rPr>
          <w:t>en aviación</w:t>
        </w:r>
        <w:bookmarkEnd w:id="1037"/>
      </w:ins>
    </w:p>
    <w:p w14:paraId="44069AD6" w14:textId="77777777" w:rsidR="00E22278" w:rsidRDefault="00E22278">
      <w:pPr>
        <w:rPr>
          <w:ins w:id="1039" w:author="Orion" w:date="2011-05-16T14:20:00Z"/>
          <w:rFonts w:cs="Times New Roman"/>
        </w:rPr>
        <w:pPrChange w:id="1040" w:author="Orion" w:date="2011-06-10T11:24:00Z">
          <w:pPr>
            <w:jc w:val="both"/>
          </w:pPr>
        </w:pPrChange>
      </w:pPr>
      <w:ins w:id="1041" w:author="Orion" w:date="2011-05-16T14:20:00Z">
        <w:r w:rsidRPr="00AB231D">
          <w:rPr>
            <w:rFonts w:cs="Times New Roman"/>
          </w:rPr>
          <w:t xml:space="preserve">Como </w:t>
        </w:r>
        <w:r>
          <w:rPr>
            <w:rFonts w:cs="Times New Roman"/>
          </w:rPr>
          <w:t xml:space="preserve">se ha </w:t>
        </w:r>
        <w:r w:rsidRPr="00AB231D">
          <w:rPr>
            <w:rFonts w:cs="Times New Roman"/>
          </w:rPr>
          <w:t>indicado anter</w:t>
        </w:r>
        <w:r>
          <w:rPr>
            <w:rFonts w:cs="Times New Roman"/>
          </w:rPr>
          <w:t>iormente</w:t>
        </w:r>
        <w:r w:rsidRPr="00AB231D">
          <w:rPr>
            <w:rFonts w:cs="Times New Roman"/>
          </w:rPr>
          <w:t xml:space="preserve">, </w:t>
        </w:r>
        <w:r>
          <w:rPr>
            <w:rFonts w:cs="Times New Roman"/>
          </w:rPr>
          <w:t>hay numerosos</w:t>
        </w:r>
        <w:r w:rsidRPr="00AB231D">
          <w:rPr>
            <w:rFonts w:cs="Times New Roman"/>
          </w:rPr>
          <w:t xml:space="preserve"> procedimientos</w:t>
        </w:r>
        <w:r>
          <w:rPr>
            <w:rFonts w:cs="Times New Roman"/>
          </w:rPr>
          <w:t xml:space="preserve"> que</w:t>
        </w:r>
        <w:r w:rsidRPr="00AB231D">
          <w:rPr>
            <w:rFonts w:cs="Times New Roman"/>
          </w:rPr>
          <w:t xml:space="preserve"> se centran en mejorar la eficiencia de los factores humanos que intervienen en un vuelo. Estos factores son muy importantes ya que se considera que más de un tercio de los accidentes aéreos son debidos a errores humanos, y dentro de estos la mayoría son debidos a fallos en la comunicación, toma de decisiones o liderazgo</w:t>
        </w:r>
      </w:ins>
      <w:customXmlInsRangeStart w:id="1042" w:author="Orion" w:date="2011-05-16T14:20:00Z"/>
      <w:sdt>
        <w:sdtPr>
          <w:rPr>
            <w:rFonts w:cs="Times New Roman"/>
          </w:rPr>
          <w:id w:val="-1859647668"/>
          <w:citation/>
        </w:sdtPr>
        <w:sdtContent>
          <w:customXmlInsRangeEnd w:id="1042"/>
          <w:ins w:id="1043" w:author="Orion" w:date="2011-05-16T14:20:00Z">
            <w:r w:rsidRPr="00AB231D">
              <w:rPr>
                <w:rFonts w:cs="Times New Roman"/>
              </w:rPr>
              <w:fldChar w:fldCharType="begin"/>
            </w:r>
            <w:r w:rsidRPr="00AB231D">
              <w:rPr>
                <w:rFonts w:cs="Times New Roman"/>
              </w:rPr>
              <w:instrText xml:space="preserve"> CITATION Hel99 \l 3082 </w:instrText>
            </w:r>
            <w:r w:rsidRPr="00AB231D">
              <w:rPr>
                <w:rFonts w:cs="Times New Roman"/>
              </w:rPr>
              <w:fldChar w:fldCharType="separate"/>
            </w:r>
          </w:ins>
          <w:r w:rsidR="00C1157B">
            <w:rPr>
              <w:rFonts w:cs="Times New Roman"/>
              <w:noProof/>
            </w:rPr>
            <w:t xml:space="preserve"> </w:t>
          </w:r>
          <w:r w:rsidR="00C1157B" w:rsidRPr="00C1157B">
            <w:rPr>
              <w:rFonts w:cs="Times New Roman"/>
              <w:noProof/>
            </w:rPr>
            <w:t>(14)</w:t>
          </w:r>
          <w:ins w:id="1044" w:author="Orion" w:date="2011-05-16T14:20:00Z">
            <w:r w:rsidRPr="00AB231D">
              <w:rPr>
                <w:rFonts w:cs="Times New Roman"/>
              </w:rPr>
              <w:fldChar w:fldCharType="end"/>
            </w:r>
          </w:ins>
          <w:customXmlInsRangeStart w:id="1045" w:author="Orion" w:date="2011-05-16T14:20:00Z"/>
        </w:sdtContent>
      </w:sdt>
      <w:customXmlInsRangeEnd w:id="1045"/>
      <w:ins w:id="1046" w:author="Orion" w:date="2011-05-16T14:20:00Z">
        <w:r w:rsidRPr="00AB231D">
          <w:rPr>
            <w:rFonts w:cs="Times New Roman"/>
          </w:rPr>
          <w:t>. Por lo tanto, es razonable tener en cuenta estos factores a la hora de realizar una simulación del espacio aéreo civil.</w:t>
        </w:r>
      </w:ins>
    </w:p>
    <w:p w14:paraId="4C6ECCB9" w14:textId="77777777" w:rsidR="00E22278" w:rsidRDefault="00E22278" w:rsidP="00E22278">
      <w:pPr>
        <w:jc w:val="both"/>
        <w:rPr>
          <w:rFonts w:cs="Times New Roman"/>
        </w:rPr>
      </w:pPr>
    </w:p>
    <w:p w14:paraId="293079E4" w14:textId="05195284" w:rsidR="00E22278" w:rsidRPr="006512B0" w:rsidRDefault="00043008" w:rsidP="00E22278">
      <w:pPr>
        <w:jc w:val="both"/>
        <w:rPr>
          <w:rFonts w:cs="Times New Roman"/>
        </w:rPr>
      </w:pPr>
      <w:r>
        <w:rPr>
          <w:rFonts w:cs="Times New Roman"/>
        </w:rPr>
        <w:t xml:space="preserve">El estudio de </w:t>
      </w:r>
      <w:r w:rsidR="00E22278" w:rsidRPr="006512B0">
        <w:rPr>
          <w:rFonts w:cs="Times New Roman"/>
        </w:rPr>
        <w:t>“</w:t>
      </w:r>
      <w:r>
        <w:rPr>
          <w:rFonts w:cs="Times New Roman"/>
          <w:i/>
        </w:rPr>
        <w:t>l</w:t>
      </w:r>
      <w:r w:rsidR="00E22278" w:rsidRPr="006512B0">
        <w:rPr>
          <w:rFonts w:cs="Times New Roman"/>
          <w:i/>
        </w:rPr>
        <w:t>os Factores Humanos (o ergonomía) puede definirse como la tecnología orientada a optimizar las relaciones entre personas y sus actividades haciendo uso de la aplicación sistemática de las ciencias humanas, integrada en el marco de la ingeniería de sistemas</w:t>
      </w:r>
      <w:r w:rsidR="00E22278" w:rsidRPr="006512B0">
        <w:rPr>
          <w:rFonts w:cs="Times New Roman"/>
        </w:rPr>
        <w:t>”</w:t>
      </w:r>
      <w:r>
        <w:rPr>
          <w:rFonts w:cs="Times New Roman"/>
        </w:rPr>
        <w:t xml:space="preserve"> </w:t>
      </w:r>
      <w:sdt>
        <w:sdtPr>
          <w:rPr>
            <w:rFonts w:cs="Times New Roman"/>
          </w:rPr>
          <w:id w:val="1604534079"/>
          <w:citation/>
        </w:sdtPr>
        <w:sdtContent>
          <w:r w:rsidRPr="006512B0">
            <w:rPr>
              <w:rFonts w:cs="Times New Roman"/>
            </w:rPr>
            <w:fldChar w:fldCharType="begin"/>
          </w:r>
          <w:r w:rsidRPr="006512B0">
            <w:rPr>
              <w:rFonts w:cs="Times New Roman"/>
            </w:rPr>
            <w:instrText xml:space="preserve"> CITATION Ear88 \l 3082 </w:instrText>
          </w:r>
          <w:r w:rsidRPr="006512B0">
            <w:rPr>
              <w:rFonts w:cs="Times New Roman"/>
            </w:rPr>
            <w:fldChar w:fldCharType="separate"/>
          </w:r>
          <w:r w:rsidR="00C1157B" w:rsidRPr="00C1157B">
            <w:rPr>
              <w:rFonts w:cs="Times New Roman"/>
              <w:noProof/>
            </w:rPr>
            <w:t>(15)</w:t>
          </w:r>
          <w:r w:rsidRPr="006512B0">
            <w:rPr>
              <w:rFonts w:cs="Times New Roman"/>
            </w:rPr>
            <w:fldChar w:fldCharType="end"/>
          </w:r>
        </w:sdtContent>
      </w:sdt>
      <w:r>
        <w:rPr>
          <w:rFonts w:cs="Times New Roman"/>
        </w:rPr>
        <w:t xml:space="preserve">. </w:t>
      </w:r>
      <w:r w:rsidR="00E22278" w:rsidRPr="006512B0">
        <w:rPr>
          <w:rFonts w:cs="Times New Roman"/>
        </w:rPr>
        <w:t>De esta definición habría que hacer una serie de distinciones:</w:t>
      </w:r>
    </w:p>
    <w:p w14:paraId="43C0DE52" w14:textId="77777777" w:rsidR="00E22278" w:rsidRPr="006512B0" w:rsidRDefault="00E22278" w:rsidP="00E22278">
      <w:pPr>
        <w:pStyle w:val="ListParagraph"/>
        <w:numPr>
          <w:ilvl w:val="0"/>
          <w:numId w:val="9"/>
        </w:numPr>
        <w:jc w:val="both"/>
        <w:rPr>
          <w:rFonts w:cs="Times New Roman"/>
        </w:rPr>
      </w:pPr>
      <w:r w:rsidRPr="006512B0">
        <w:rPr>
          <w:rFonts w:cs="Times New Roman"/>
        </w:rPr>
        <w:t>Al describir HF como una tecnología, se hace hincapié en su carácter práctico; se orienta a problemas más que centrarse en la disciplina. La relación entre HF y las ciencias humanas podría compararse con la relación entre ingeniería y ciencias físicas.</w:t>
      </w:r>
    </w:p>
    <w:p w14:paraId="591DCD00"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implica un interés por la comunicación entre individuos y en el comportamiento de grupos de personas.</w:t>
      </w:r>
    </w:p>
    <w:p w14:paraId="674E5157" w14:textId="77777777" w:rsidR="00E22278" w:rsidRPr="006512B0" w:rsidRDefault="00E22278" w:rsidP="00E22278">
      <w:pPr>
        <w:pStyle w:val="ListParagraph"/>
        <w:numPr>
          <w:ilvl w:val="0"/>
          <w:numId w:val="9"/>
        </w:numPr>
        <w:jc w:val="both"/>
        <w:rPr>
          <w:rFonts w:cs="Times New Roman"/>
        </w:rPr>
      </w:pPr>
      <w:r w:rsidRPr="006512B0">
        <w:rPr>
          <w:rFonts w:cs="Times New Roman"/>
        </w:rPr>
        <w:t>La ergonomía se ha extendido desde ámbito laboral al del hogar, hospitales, escuelas, e incluso a las actividades de ocio.</w:t>
      </w:r>
    </w:p>
    <w:p w14:paraId="4293565D" w14:textId="77777777" w:rsidR="00E22278" w:rsidRPr="006512B0" w:rsidRDefault="00E22278" w:rsidP="00E22278">
      <w:pPr>
        <w:pStyle w:val="ListParagraph"/>
        <w:numPr>
          <w:ilvl w:val="0"/>
          <w:numId w:val="9"/>
        </w:numPr>
        <w:jc w:val="both"/>
        <w:rPr>
          <w:rFonts w:cs="Times New Roman"/>
        </w:rPr>
      </w:pPr>
      <w:r w:rsidRPr="006512B0">
        <w:rPr>
          <w:rFonts w:cs="Times New Roman"/>
        </w:rPr>
        <w:t>Las ciencias humanas comprenden los estudios de la estructura y naturaleza del ser humano, sus capacidades y limitaciones, y sus comportamientos ya sea en solitario o en grupo. En común con todas las tecnologías, HF se preocupa de la búsqueda y uso de conceptos y datos seleccionados según su importancia en un problema práctico.</w:t>
      </w:r>
    </w:p>
    <w:p w14:paraId="29650CDF" w14:textId="77777777" w:rsidR="00E22278" w:rsidRPr="006512B0" w:rsidRDefault="00E22278" w:rsidP="00E22278">
      <w:pPr>
        <w:pStyle w:val="ListParagraph"/>
        <w:numPr>
          <w:ilvl w:val="0"/>
          <w:numId w:val="9"/>
        </w:numPr>
        <w:jc w:val="both"/>
        <w:rPr>
          <w:rFonts w:cs="Times New Roman"/>
        </w:rPr>
      </w:pPr>
      <w:r w:rsidRPr="006512B0">
        <w:rPr>
          <w:rFonts w:cs="Times New Roman"/>
        </w:rPr>
        <w:t>Con el fin de contribuir eficazmente en el diseño y las operaciones del sistema, es necesario que los ergónomos integren sus contribuciones con las de otr</w:t>
      </w:r>
      <w:r>
        <w:rPr>
          <w:rFonts w:cs="Times New Roman"/>
        </w:rPr>
        <w:t>o</w:t>
      </w:r>
      <w:r w:rsidRPr="006512B0">
        <w:rPr>
          <w:rFonts w:cs="Times New Roman"/>
        </w:rPr>
        <w:t xml:space="preserve">s </w:t>
      </w:r>
      <w:r>
        <w:rPr>
          <w:rFonts w:cs="Times New Roman"/>
        </w:rPr>
        <w:t>expertos</w:t>
      </w:r>
      <w:r w:rsidRPr="006512B0">
        <w:rPr>
          <w:rFonts w:cs="Times New Roman"/>
        </w:rPr>
        <w:t>.</w:t>
      </w:r>
    </w:p>
    <w:p w14:paraId="24AB8DBF" w14:textId="77777777" w:rsidR="00E22278" w:rsidRPr="006512B0" w:rsidRDefault="00E22278" w:rsidP="00E22278">
      <w:pPr>
        <w:pStyle w:val="ListParagraph"/>
        <w:numPr>
          <w:ilvl w:val="0"/>
          <w:numId w:val="9"/>
        </w:numPr>
        <w:jc w:val="both"/>
        <w:rPr>
          <w:rFonts w:cs="Times New Roman"/>
        </w:rPr>
      </w:pPr>
      <w:r w:rsidRPr="006512B0">
        <w:rPr>
          <w:rFonts w:cs="Times New Roman"/>
        </w:rPr>
        <w:t>La optimización en las relaciones personales viene dada por dos conjuntos de criterios: el bienestar humano y la eficacia del rendimiento del sistema.</w:t>
      </w:r>
    </w:p>
    <w:p w14:paraId="7278D8BA" w14:textId="77777777" w:rsidR="00EB5B8E" w:rsidRDefault="00EB5B8E" w:rsidP="00E22278">
      <w:pPr>
        <w:jc w:val="both"/>
        <w:rPr>
          <w:rFonts w:cs="Times New Roman"/>
        </w:rPr>
      </w:pPr>
    </w:p>
    <w:p w14:paraId="211F492A" w14:textId="77777777" w:rsidR="003E5207" w:rsidRDefault="003E5207" w:rsidP="00E22278">
      <w:pPr>
        <w:jc w:val="both"/>
        <w:rPr>
          <w:rFonts w:cs="Times New Roman"/>
        </w:rPr>
      </w:pPr>
      <w:r>
        <w:rPr>
          <w:rFonts w:cs="Times New Roman"/>
        </w:rPr>
        <w:t xml:space="preserve">El anterior foco hace especialmente apropiada la investigación en HF para el propósito del presente trabajo. Presta especial atención a las interacciones entre personas y a los factores individuales que </w:t>
      </w:r>
      <w:r>
        <w:rPr>
          <w:rFonts w:cs="Times New Roman"/>
        </w:rPr>
        <w:lastRenderedPageBreak/>
        <w:t>afectan a su desempeño.</w:t>
      </w:r>
    </w:p>
    <w:p w14:paraId="484691D2" w14:textId="77777777" w:rsidR="003E5207" w:rsidRDefault="003E5207" w:rsidP="00E22278">
      <w:pPr>
        <w:jc w:val="both"/>
        <w:rPr>
          <w:rFonts w:cs="Times New Roman"/>
        </w:rPr>
      </w:pPr>
    </w:p>
    <w:p w14:paraId="5654FCA8" w14:textId="77777777" w:rsidR="003E5207" w:rsidRDefault="003E5207" w:rsidP="00E22278">
      <w:pPr>
        <w:jc w:val="both"/>
        <w:rPr>
          <w:rFonts w:cs="Times New Roman"/>
        </w:rPr>
      </w:pPr>
      <w:r>
        <w:rPr>
          <w:rFonts w:cs="Times New Roman"/>
        </w:rPr>
        <w:t>Dentro de los estudios en HF, este análisis se centra en dos ampliamente usados en la aviación comercial: la gestión de recursos por la tripulación y el entrenamiento de vuelo orientado.</w:t>
      </w:r>
    </w:p>
    <w:p w14:paraId="156D8AEE" w14:textId="77777777" w:rsidR="003E5207" w:rsidRDefault="003E5207" w:rsidP="00E22278">
      <w:pPr>
        <w:jc w:val="both"/>
        <w:rPr>
          <w:ins w:id="1047" w:author="IO" w:date="2011-06-09T13:37:00Z"/>
          <w:rFonts w:cs="Times New Roman"/>
        </w:rPr>
      </w:pPr>
    </w:p>
    <w:p w14:paraId="64699DD8" w14:textId="4BBF3053" w:rsidR="00E22278" w:rsidRPr="006512B0" w:rsidRDefault="00E22278" w:rsidP="00E22278">
      <w:pPr>
        <w:jc w:val="both"/>
        <w:rPr>
          <w:ins w:id="1048" w:author="Orion" w:date="2011-05-16T14:20:00Z"/>
          <w:del w:id="1049" w:author="IO" w:date="2011-06-09T13:36:00Z"/>
          <w:rFonts w:cs="Times New Roman"/>
        </w:rPr>
      </w:pPr>
      <w:ins w:id="1050" w:author="Orion" w:date="2011-05-16T14:20:00Z">
        <w:del w:id="1051" w:author="IO" w:date="2011-06-09T13:48:00Z">
          <w:r w:rsidRPr="006512B0">
            <w:rPr>
              <w:rFonts w:cs="Times New Roman"/>
            </w:rPr>
            <w:delText>Debido a la importancia de los factores humanos en la aviación</w:delText>
          </w:r>
          <w:r>
            <w:rPr>
              <w:rFonts w:cs="Times New Roman"/>
            </w:rPr>
            <w:delText>,</w:delText>
          </w:r>
          <w:r w:rsidRPr="006512B0">
            <w:rPr>
              <w:rFonts w:cs="Times New Roman"/>
            </w:rPr>
            <w:delText xml:space="preserve"> </w:delText>
          </w:r>
          <w:r w:rsidRPr="006512B0" w:rsidDel="003E5207">
            <w:rPr>
              <w:rFonts w:cs="Times New Roman"/>
            </w:rPr>
            <w:delText>l</w:delText>
          </w:r>
        </w:del>
      </w:ins>
      <w:ins w:id="1052" w:author="IO" w:date="2011-06-09T13:48:00Z">
        <w:r w:rsidR="003E5207">
          <w:rPr>
            <w:rFonts w:cs="Times New Roman"/>
          </w:rPr>
          <w:t>L</w:t>
        </w:r>
      </w:ins>
      <w:ins w:id="1053" w:author="Orion" w:date="2011-05-16T14:20:00Z">
        <w:r w:rsidR="009D02C2">
          <w:rPr>
            <w:rFonts w:cs="Times New Roman"/>
          </w:rPr>
          <w:t>a</w:t>
        </w:r>
        <w:r w:rsidRPr="006512B0">
          <w:rPr>
            <w:rFonts w:cs="Times New Roman"/>
          </w:rPr>
          <w:t xml:space="preserve"> industria aeronáutica incorporó hace décadas</w:t>
        </w:r>
      </w:ins>
      <w:customXmlInsRangeStart w:id="1054" w:author="Orion" w:date="2011-05-16T14:20:00Z"/>
      <w:sdt>
        <w:sdtPr>
          <w:rPr>
            <w:rFonts w:cs="Times New Roman"/>
          </w:rPr>
          <w:id w:val="-75057387"/>
          <w:citation/>
        </w:sdtPr>
        <w:sdtContent>
          <w:customXmlInsRangeEnd w:id="1054"/>
          <w:ins w:id="1055" w:author="Orion" w:date="2011-05-16T14:20:00Z">
            <w:r w:rsidRPr="006512B0">
              <w:rPr>
                <w:rFonts w:cs="Times New Roman"/>
              </w:rPr>
              <w:fldChar w:fldCharType="begin"/>
            </w:r>
            <w:r w:rsidRPr="006512B0">
              <w:rPr>
                <w:rFonts w:cs="Times New Roman"/>
              </w:rPr>
              <w:instrText xml:space="preserve"> CITATION Coo80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056" w:author="Orion" w:date="2011-05-16T14:20:00Z">
            <w:r w:rsidRPr="006512B0">
              <w:rPr>
                <w:rFonts w:cs="Times New Roman"/>
              </w:rPr>
              <w:fldChar w:fldCharType="end"/>
            </w:r>
          </w:ins>
          <w:customXmlInsRangeStart w:id="1057" w:author="Orion" w:date="2011-05-16T14:20:00Z"/>
        </w:sdtContent>
      </w:sdt>
      <w:customXmlInsRangeEnd w:id="1057"/>
      <w:ins w:id="1058" w:author="Orion" w:date="2011-05-16T14:20:00Z">
        <w:r w:rsidRPr="006512B0">
          <w:rPr>
            <w:rFonts w:cs="Times New Roman"/>
          </w:rPr>
          <w:t xml:space="preserve"> el procedimiento</w:t>
        </w:r>
      </w:ins>
      <w:ins w:id="1059" w:author="Orion" w:date="2011-06-15T18:46:00Z">
        <w:r w:rsidR="00364ED4">
          <w:rPr>
            <w:rFonts w:cs="Times New Roman"/>
          </w:rPr>
          <w:t xml:space="preserve"> de</w:t>
        </w:r>
      </w:ins>
      <w:ins w:id="1060" w:author="Orion" w:date="2011-05-16T14:20:00Z">
        <w:r w:rsidRPr="006512B0">
          <w:rPr>
            <w:rFonts w:cs="Times New Roman"/>
          </w:rPr>
          <w:t xml:space="preserve"> </w:t>
        </w:r>
      </w:ins>
      <w:ins w:id="1061" w:author="Orion" w:date="2011-06-15T18:46:00Z">
        <w:r w:rsidR="00364ED4">
          <w:rPr>
            <w:rFonts w:cs="Times New Roman"/>
          </w:rPr>
          <w:t>g</w:t>
        </w:r>
      </w:ins>
      <w:ins w:id="1062" w:author="Orion" w:date="2011-06-15T18:45:00Z">
        <w:r w:rsidR="0089300A" w:rsidRPr="006512B0">
          <w:rPr>
            <w:rFonts w:cs="Times New Roman"/>
          </w:rPr>
          <w:t>estión de los recursos por la tripulación</w:t>
        </w:r>
        <w:r w:rsidR="0089300A">
          <w:rPr>
            <w:rFonts w:cs="Times New Roman"/>
          </w:rPr>
          <w:t xml:space="preserve">  (</w:t>
        </w:r>
      </w:ins>
      <w:ins w:id="1063" w:author="Orion" w:date="2011-05-16T14:20:00Z">
        <w:r w:rsidRPr="006512B0">
          <w:rPr>
            <w:rFonts w:cs="Times New Roman"/>
          </w:rPr>
          <w:t>CRM</w:t>
        </w:r>
      </w:ins>
      <w:ins w:id="1064" w:author="Orion" w:date="2011-06-15T18:45:00Z">
        <w:r w:rsidR="0089300A">
          <w:rPr>
            <w:rFonts w:cs="Times New Roman"/>
          </w:rPr>
          <w:t xml:space="preserve">, </w:t>
        </w:r>
        <w:proofErr w:type="spellStart"/>
        <w:r w:rsidR="0089300A" w:rsidRPr="0089300A">
          <w:rPr>
            <w:rFonts w:cs="Times New Roman"/>
            <w:i/>
            <w:rPrChange w:id="1065" w:author="Orion" w:date="2011-06-15T18:45:00Z">
              <w:rPr>
                <w:rFonts w:cs="Times New Roman"/>
              </w:rPr>
            </w:rPrChange>
          </w:rPr>
          <w:t>Crew</w:t>
        </w:r>
        <w:proofErr w:type="spellEnd"/>
        <w:r w:rsidR="0089300A" w:rsidRPr="0089300A">
          <w:rPr>
            <w:rFonts w:cs="Times New Roman"/>
            <w:i/>
            <w:rPrChange w:id="1066" w:author="Orion" w:date="2011-06-15T18:45:00Z">
              <w:rPr>
                <w:rFonts w:cs="Times New Roman"/>
              </w:rPr>
            </w:rPrChange>
          </w:rPr>
          <w:t xml:space="preserve"> </w:t>
        </w:r>
        <w:proofErr w:type="spellStart"/>
        <w:r w:rsidR="0089300A" w:rsidRPr="0089300A">
          <w:rPr>
            <w:rFonts w:cs="Times New Roman"/>
            <w:i/>
            <w:rPrChange w:id="1067" w:author="Orion" w:date="2011-06-15T18:45:00Z">
              <w:rPr>
                <w:rFonts w:cs="Times New Roman"/>
              </w:rPr>
            </w:rPrChange>
          </w:rPr>
          <w:t>resource</w:t>
        </w:r>
        <w:proofErr w:type="spellEnd"/>
        <w:r w:rsidR="0089300A" w:rsidRPr="0089300A">
          <w:rPr>
            <w:rFonts w:cs="Times New Roman"/>
            <w:i/>
            <w:rPrChange w:id="1068" w:author="Orion" w:date="2011-06-15T18:45:00Z">
              <w:rPr>
                <w:rFonts w:cs="Times New Roman"/>
              </w:rPr>
            </w:rPrChange>
          </w:rPr>
          <w:t xml:space="preserve"> </w:t>
        </w:r>
        <w:proofErr w:type="spellStart"/>
        <w:r w:rsidR="0089300A" w:rsidRPr="0089300A">
          <w:rPr>
            <w:rFonts w:cs="Times New Roman"/>
            <w:i/>
            <w:rPrChange w:id="1069" w:author="Orion" w:date="2011-06-15T18:45:00Z">
              <w:rPr>
                <w:rFonts w:cs="Times New Roman"/>
              </w:rPr>
            </w:rPrChange>
          </w:rPr>
          <w:t>management</w:t>
        </w:r>
        <w:proofErr w:type="spellEnd"/>
        <w:r w:rsidR="0089300A">
          <w:rPr>
            <w:rFonts w:cs="Times New Roman"/>
          </w:rPr>
          <w:t>)</w:t>
        </w:r>
      </w:ins>
      <w:ins w:id="1070" w:author="Orion" w:date="2011-05-16T14:20:00Z">
        <w:r w:rsidRPr="006512B0">
          <w:rPr>
            <w:rFonts w:cs="Times New Roman"/>
          </w:rPr>
          <w:t xml:space="preserve"> como parte fundamental del entrenamiento y formación de las tripulaciones de aviones. El CRM se puede definir como “el uso eficiente de todos los recursos disponibles por la tripulación del avión, incluyendo el equipamiento, las habilidades tanto técnicas como procedimentales, y las contribuciones del resto de la tripulación del vuelo y demás personas”</w:t>
        </w:r>
      </w:ins>
      <w:customXmlInsRangeStart w:id="1071" w:author="Orion" w:date="2011-05-16T14:20:00Z"/>
      <w:sdt>
        <w:sdtPr>
          <w:rPr>
            <w:rFonts w:cs="Times New Roman"/>
          </w:rPr>
          <w:id w:val="245241287"/>
          <w:citation/>
        </w:sdtPr>
        <w:sdtContent>
          <w:customXmlInsRangeEnd w:id="1071"/>
          <w:ins w:id="1072" w:author="Orion" w:date="2011-05-16T14:20:00Z">
            <w:r w:rsidRPr="006512B0">
              <w:rPr>
                <w:rFonts w:cs="Times New Roman"/>
              </w:rPr>
              <w:fldChar w:fldCharType="begin"/>
            </w:r>
            <w:r w:rsidRPr="006512B0">
              <w:rPr>
                <w:rFonts w:cs="Times New Roman"/>
              </w:rPr>
              <w:instrText xml:space="preserve"> CITATION Tag94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(17)</w:t>
          </w:r>
          <w:ins w:id="1073" w:author="Orion" w:date="2011-05-16T14:20:00Z">
            <w:r w:rsidRPr="006512B0">
              <w:rPr>
                <w:rFonts w:cs="Times New Roman"/>
              </w:rPr>
              <w:fldChar w:fldCharType="end"/>
            </w:r>
          </w:ins>
          <w:customXmlInsRangeStart w:id="1074" w:author="Orion" w:date="2011-05-16T14:20:00Z"/>
        </w:sdtContent>
      </w:sdt>
      <w:customXmlInsRangeEnd w:id="1074"/>
      <w:ins w:id="1075" w:author="Orion" w:date="2011-05-16T14:20:00Z">
        <w:r w:rsidRPr="006512B0">
          <w:rPr>
            <w:rFonts w:cs="Times New Roman"/>
          </w:rPr>
          <w:t>.</w:t>
        </w:r>
      </w:ins>
    </w:p>
    <w:p w14:paraId="42D94FEB" w14:textId="23E2FD60" w:rsidR="00E22278" w:rsidRPr="00246937" w:rsidRDefault="00EB5B8E" w:rsidP="00E22278">
      <w:pPr>
        <w:jc w:val="both"/>
        <w:rPr>
          <w:ins w:id="1076" w:author="Orion" w:date="2011-05-16T14:20:00Z"/>
          <w:rFonts w:cs="Times New Roman"/>
        </w:rPr>
      </w:pPr>
      <w:ins w:id="1077" w:author="IO" w:date="2011-06-09T13:37:00Z">
        <w:r>
          <w:rPr>
            <w:rFonts w:cs="Times New Roman"/>
          </w:rPr>
          <w:t xml:space="preserve"> </w:t>
        </w:r>
      </w:ins>
      <w:ins w:id="1078" w:author="Orion" w:date="2011-05-16T14:20:00Z">
        <w:r w:rsidR="00E22278" w:rsidRPr="006512B0">
          <w:rPr>
            <w:rFonts w:cs="Times New Roman"/>
          </w:rPr>
          <w:t>A lo largo de los años</w:t>
        </w:r>
      </w:ins>
      <w:ins w:id="1079" w:author="IO" w:date="2011-06-09T13:49:00Z">
        <w:r w:rsidR="003E5207">
          <w:rPr>
            <w:rFonts w:cs="Times New Roman"/>
          </w:rPr>
          <w:t>,</w:t>
        </w:r>
      </w:ins>
      <w:ins w:id="1080" w:author="Orion" w:date="2011-05-16T14:20:00Z">
        <w:r w:rsidR="00E22278" w:rsidRPr="006512B0">
          <w:rPr>
            <w:rFonts w:cs="Times New Roman"/>
          </w:rPr>
          <w:t xml:space="preserve"> el CRM ha ido evolucionando </w:t>
        </w:r>
      </w:ins>
      <w:customXmlInsRangeStart w:id="1081" w:author="Orion" w:date="2011-05-16T14:20:00Z"/>
      <w:sdt>
        <w:sdtPr>
          <w:rPr>
            <w:rFonts w:cs="Times New Roman"/>
          </w:rPr>
          <w:id w:val="320938928"/>
          <w:citation/>
        </w:sdtPr>
        <w:sdtContent>
          <w:customXmlInsRangeEnd w:id="1081"/>
          <w:ins w:id="1082" w:author="Orion" w:date="2011-05-16T14:20:00Z">
            <w:r w:rsidR="00E22278" w:rsidRPr="006512B0">
              <w:rPr>
                <w:rFonts w:cs="Times New Roman"/>
              </w:rPr>
              <w:fldChar w:fldCharType="begin"/>
            </w:r>
            <w:r w:rsidR="00E22278" w:rsidRPr="006512B0">
              <w:rPr>
                <w:rFonts w:cs="Times New Roman"/>
              </w:rPr>
              <w:instrText xml:space="preserve"> CITATION Hel99 \l 3082 </w:instrText>
            </w:r>
            <w:r w:rsidR="00E22278" w:rsidRPr="006512B0">
              <w:rPr>
                <w:rFonts w:cs="Times New Roman"/>
              </w:rPr>
              <w:fldChar w:fldCharType="separate"/>
            </w:r>
          </w:ins>
          <w:r w:rsidR="00C1157B" w:rsidRPr="00C1157B">
            <w:rPr>
              <w:rFonts w:cs="Times New Roman"/>
              <w:noProof/>
            </w:rPr>
            <w:t>(14)</w:t>
          </w:r>
          <w:ins w:id="1083" w:author="Orion" w:date="2011-05-16T14:20:00Z">
            <w:r w:rsidR="00E22278" w:rsidRPr="006512B0">
              <w:rPr>
                <w:rFonts w:cs="Times New Roman"/>
              </w:rPr>
              <w:fldChar w:fldCharType="end"/>
            </w:r>
          </w:ins>
          <w:customXmlInsRangeStart w:id="1084" w:author="Orion" w:date="2011-05-16T14:20:00Z"/>
        </w:sdtContent>
      </w:sdt>
      <w:customXmlInsRangeEnd w:id="1084"/>
      <w:ins w:id="1085" w:author="Orion" w:date="2011-05-16T14:20:00Z">
        <w:r w:rsidR="00E22278" w:rsidRPr="006512B0">
          <w:rPr>
            <w:rFonts w:cs="Times New Roman"/>
          </w:rPr>
          <w:t xml:space="preserve"> pasando a ser básico en cuanto a la coordinación de la tripulación y la toma de decisiones</w:t>
        </w:r>
        <w:del w:id="1086" w:author="IO" w:date="2011-06-09T13:49:00Z">
          <w:r w:rsidR="00E22278" w:rsidRPr="006512B0">
            <w:rPr>
              <w:rFonts w:cs="Times New Roman"/>
            </w:rPr>
            <w:delText>, convirtiéndose en necesario y fundamental para muchos tipos de operaciones de vuelo</w:delText>
          </w:r>
        </w:del>
        <w:r w:rsidR="00E22278" w:rsidRPr="006512B0">
          <w:rPr>
            <w:rFonts w:cs="Times New Roman"/>
          </w:rPr>
          <w:t xml:space="preserve">. Entre los principales objetivos del CRM se encuentran evaluar, desarrollar y mejorar el trabajo en equipo, la habilidad en la toma de decisiones, la conciencia situacional, el pensamiento crítico y las comunicaciones interpersonales. De los artículos </w:t>
        </w:r>
      </w:ins>
      <w:customXmlInsRangeStart w:id="1087" w:author="Orion" w:date="2011-05-16T14:20:00Z"/>
      <w:sdt>
        <w:sdtPr>
          <w:rPr>
            <w:rFonts w:cs="Times New Roman"/>
          </w:rPr>
          <w:id w:val="277302880"/>
          <w:citation/>
        </w:sdtPr>
        <w:sdtContent>
          <w:customXmlInsRangeEnd w:id="1087"/>
          <w:ins w:id="1088" w:author="Orion" w:date="2011-05-16T14:20:00Z">
            <w:r w:rsidR="00E22278" w:rsidRPr="006512B0">
              <w:rPr>
                <w:rFonts w:cs="Times New Roman"/>
              </w:rPr>
              <w:fldChar w:fldCharType="begin"/>
            </w:r>
            <w:r w:rsidR="00E22278" w:rsidRPr="006512B0">
              <w:rPr>
                <w:rFonts w:cs="Times New Roman"/>
              </w:rPr>
              <w:instrText xml:space="preserve"> CITATION FAA95 \l 3082 </w:instrText>
            </w:r>
            <w:r w:rsidR="00E22278" w:rsidRPr="006512B0">
              <w:rPr>
                <w:rFonts w:cs="Times New Roman"/>
              </w:rPr>
              <w:fldChar w:fldCharType="separate"/>
            </w:r>
          </w:ins>
          <w:r w:rsidR="00C1157B" w:rsidRPr="00C1157B">
            <w:rPr>
              <w:rFonts w:cs="Times New Roman"/>
              <w:noProof/>
            </w:rPr>
            <w:t>(18)</w:t>
          </w:r>
          <w:ins w:id="1089" w:author="Orion" w:date="2011-05-16T14:20:00Z">
            <w:r w:rsidR="00E22278" w:rsidRPr="006512B0">
              <w:rPr>
                <w:rFonts w:cs="Times New Roman"/>
              </w:rPr>
              <w:fldChar w:fldCharType="end"/>
            </w:r>
          </w:ins>
          <w:customXmlInsRangeStart w:id="1090" w:author="Orion" w:date="2011-05-16T14:20:00Z"/>
        </w:sdtContent>
      </w:sdt>
      <w:customXmlInsRangeEnd w:id="1090"/>
      <w:customXmlInsRangeStart w:id="1091" w:author="Orion" w:date="2011-05-16T14:20:00Z"/>
      <w:sdt>
        <w:sdtPr>
          <w:rPr>
            <w:rFonts w:cs="Times New Roman"/>
          </w:rPr>
          <w:id w:val="1722865985"/>
          <w:citation/>
        </w:sdtPr>
        <w:sdtContent>
          <w:customXmlInsRangeEnd w:id="1091"/>
          <w:ins w:id="1092" w:author="Orion" w:date="2011-05-16T14:20:00Z">
            <w:r w:rsidR="00E22278" w:rsidRPr="006512B0">
              <w:rPr>
                <w:rFonts w:cs="Times New Roman"/>
              </w:rPr>
              <w:fldChar w:fldCharType="begin"/>
            </w:r>
            <w:r w:rsidR="00E22278" w:rsidRPr="006512B0">
              <w:rPr>
                <w:rFonts w:cs="Times New Roman"/>
              </w:rPr>
              <w:instrText xml:space="preserve"> CITATION Mel93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(19)</w:t>
          </w:r>
          <w:ins w:id="1093" w:author="Orion" w:date="2011-05-16T14:20:00Z">
            <w:r w:rsidR="00E22278" w:rsidRPr="006512B0">
              <w:rPr>
                <w:rFonts w:cs="Times New Roman"/>
              </w:rPr>
              <w:fldChar w:fldCharType="end"/>
            </w:r>
          </w:ins>
          <w:customXmlInsRangeStart w:id="1094" w:author="Orion" w:date="2011-05-16T14:20:00Z"/>
        </w:sdtContent>
      </w:sdt>
      <w:customXmlInsRangeEnd w:id="1094"/>
      <w:customXmlInsRangeStart w:id="1095" w:author="Orion" w:date="2011-05-16T14:20:00Z"/>
      <w:sdt>
        <w:sdtPr>
          <w:rPr>
            <w:rFonts w:cs="Times New Roman"/>
          </w:rPr>
          <w:id w:val="1906102068"/>
          <w:citation/>
        </w:sdtPr>
        <w:sdtContent>
          <w:customXmlInsRangeEnd w:id="1095"/>
          <w:ins w:id="1096" w:author="Orion" w:date="2011-05-16T14:20:00Z">
            <w:r w:rsidR="00E22278" w:rsidRPr="006512B0">
              <w:rPr>
                <w:rFonts w:cs="Times New Roman"/>
              </w:rPr>
              <w:fldChar w:fldCharType="begin"/>
            </w:r>
            <w:r w:rsidR="00E22278" w:rsidRPr="006512B0">
              <w:rPr>
                <w:rFonts w:cs="Times New Roman"/>
              </w:rPr>
              <w:instrText xml:space="preserve"> CITATION TKe97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(20)</w:t>
          </w:r>
          <w:ins w:id="1097" w:author="Orion" w:date="2011-05-16T14:20:00Z">
            <w:r w:rsidR="00E22278" w:rsidRPr="006512B0">
              <w:rPr>
                <w:rFonts w:cs="Times New Roman"/>
              </w:rPr>
              <w:fldChar w:fldCharType="end"/>
            </w:r>
          </w:ins>
          <w:customXmlInsRangeStart w:id="1098" w:author="Orion" w:date="2011-05-16T14:20:00Z"/>
        </w:sdtContent>
      </w:sdt>
      <w:customXmlInsRangeEnd w:id="1098"/>
      <w:ins w:id="1099" w:author="Orion" w:date="2011-05-16T14:20:00Z">
        <w:r w:rsidR="00E22278" w:rsidRPr="006512B0">
          <w:rPr>
            <w:rFonts w:cs="Times New Roman"/>
          </w:rPr>
          <w:t xml:space="preserve"> se puede resumir que las temáticas principales del CRM incluyen:</w:t>
        </w:r>
      </w:ins>
    </w:p>
    <w:p w14:paraId="25DBCC28" w14:textId="2AE9122D" w:rsidR="00E22278" w:rsidRPr="006512B0" w:rsidRDefault="00E22278" w:rsidP="00E22278">
      <w:pPr>
        <w:pStyle w:val="ListParagraph"/>
        <w:numPr>
          <w:ilvl w:val="0"/>
          <w:numId w:val="10"/>
        </w:numPr>
        <w:rPr>
          <w:ins w:id="1100" w:author="Orion" w:date="2011-05-16T14:20:00Z"/>
          <w:rFonts w:cs="Times New Roman"/>
        </w:rPr>
      </w:pPr>
      <w:ins w:id="1101" w:author="Orion" w:date="2011-05-16T14:20:00Z">
        <w:r w:rsidRPr="006512B0">
          <w:rPr>
            <w:rFonts w:cs="Times New Roman"/>
          </w:rPr>
          <w:t>Procesos de comunicación y toma de decisiones.</w:t>
        </w:r>
      </w:ins>
      <w:ins w:id="1102" w:author="Orion" w:date="2011-06-15T19:20:00Z">
        <w:r w:rsidR="00612633">
          <w:rPr>
            <w:rFonts w:cs="Times New Roman"/>
          </w:rPr>
          <w:t xml:space="preserve"> </w:t>
        </w:r>
      </w:ins>
      <w:ins w:id="1103" w:author="Orion" w:date="2011-06-15T19:21:00Z">
        <w:r w:rsidR="00612633">
          <w:rPr>
            <w:rFonts w:cs="Times New Roman"/>
          </w:rPr>
          <w:t>Comunicación e</w:t>
        </w:r>
      </w:ins>
      <w:ins w:id="1104" w:author="Orion" w:date="2011-06-15T19:20:00Z">
        <w:r w:rsidR="00612633">
          <w:rPr>
            <w:rFonts w:cs="Times New Roman"/>
          </w:rPr>
          <w:t>ntre los distintos miembros de la tripulación</w:t>
        </w:r>
      </w:ins>
      <w:ins w:id="1105" w:author="Orion" w:date="2011-06-15T19:21:00Z">
        <w:r w:rsidR="00612633">
          <w:rPr>
            <w:rFonts w:cs="Times New Roman"/>
          </w:rPr>
          <w:t xml:space="preserve"> y con el exterior, y las distintas acciones a tomar dependiendo de lo que se transmita en estas </w:t>
        </w:r>
      </w:ins>
      <w:ins w:id="1106" w:author="Orion" w:date="2011-06-15T19:22:00Z">
        <w:r w:rsidR="00612633">
          <w:rPr>
            <w:rFonts w:cs="Times New Roman"/>
          </w:rPr>
          <w:t>interacciones.</w:t>
        </w:r>
      </w:ins>
    </w:p>
    <w:p w14:paraId="7C33CF94" w14:textId="3FEC5EF0" w:rsidR="00E22278" w:rsidRPr="006512B0" w:rsidRDefault="00E22278" w:rsidP="00E22278">
      <w:pPr>
        <w:pStyle w:val="ListParagraph"/>
        <w:numPr>
          <w:ilvl w:val="0"/>
          <w:numId w:val="10"/>
        </w:numPr>
        <w:jc w:val="both"/>
        <w:rPr>
          <w:ins w:id="1107" w:author="Orion" w:date="2011-05-16T14:20:00Z"/>
          <w:rFonts w:cs="Times New Roman"/>
        </w:rPr>
      </w:pPr>
      <w:ins w:id="1108" w:author="Orion" w:date="2011-05-16T14:20:00Z">
        <w:r w:rsidRPr="006512B0">
          <w:rPr>
            <w:rFonts w:cs="Times New Roman"/>
          </w:rPr>
          <w:t>Trabajo en equipo y dinámicas de grupo.</w:t>
        </w:r>
      </w:ins>
      <w:ins w:id="1109" w:author="Orion" w:date="2011-06-15T19:23:00Z">
        <w:r w:rsidR="00612633">
          <w:rPr>
            <w:rFonts w:cs="Times New Roman"/>
          </w:rPr>
          <w:t xml:space="preserve"> Para poder abordar</w:t>
        </w:r>
      </w:ins>
      <w:ins w:id="1110" w:author="Orion" w:date="2011-06-15T19:30:00Z">
        <w:r w:rsidR="002966A1">
          <w:rPr>
            <w:rFonts w:cs="Times New Roman"/>
          </w:rPr>
          <w:t xml:space="preserve"> de forma conjunta y</w:t>
        </w:r>
      </w:ins>
      <w:ins w:id="1111" w:author="Orion" w:date="2011-06-15T19:24:00Z">
        <w:r w:rsidR="00612633">
          <w:rPr>
            <w:rFonts w:cs="Times New Roman"/>
          </w:rPr>
          <w:t xml:space="preserve"> lo más rápido posible</w:t>
        </w:r>
      </w:ins>
      <w:ins w:id="1112" w:author="Orion" w:date="2011-06-15T19:23:00Z">
        <w:r w:rsidR="00612633">
          <w:rPr>
            <w:rFonts w:cs="Times New Roman"/>
          </w:rPr>
          <w:t xml:space="preserve"> los problema</w:t>
        </w:r>
      </w:ins>
      <w:ins w:id="1113" w:author="Orion" w:date="2011-06-15T19:24:00Z">
        <w:r w:rsidR="00612633">
          <w:rPr>
            <w:rFonts w:cs="Times New Roman"/>
          </w:rPr>
          <w:t>s</w:t>
        </w:r>
      </w:ins>
      <w:ins w:id="1114" w:author="Orion" w:date="2011-06-15T19:23:00Z">
        <w:r w:rsidR="00612633">
          <w:rPr>
            <w:rFonts w:cs="Times New Roman"/>
          </w:rPr>
          <w:t xml:space="preserve"> en situaciones críticas.</w:t>
        </w:r>
      </w:ins>
    </w:p>
    <w:p w14:paraId="6AAF51AE" w14:textId="423E4B20" w:rsidR="00E22278" w:rsidRPr="006512B0" w:rsidRDefault="00E22278" w:rsidP="00E22278">
      <w:pPr>
        <w:pStyle w:val="ListParagraph"/>
        <w:numPr>
          <w:ilvl w:val="0"/>
          <w:numId w:val="10"/>
        </w:numPr>
        <w:jc w:val="both"/>
        <w:rPr>
          <w:ins w:id="1115" w:author="Orion" w:date="2011-05-16T14:20:00Z"/>
          <w:rFonts w:cs="Times New Roman"/>
        </w:rPr>
      </w:pPr>
      <w:ins w:id="1116" w:author="Orion" w:date="2011-05-16T14:20:00Z">
        <w:r w:rsidRPr="006512B0">
          <w:rPr>
            <w:rFonts w:cs="Times New Roman"/>
          </w:rPr>
          <w:t>Liderazgo y coordinación de actividades.</w:t>
        </w:r>
      </w:ins>
      <w:ins w:id="1117" w:author="Orion" w:date="2011-06-15T19:24:00Z">
        <w:r w:rsidR="00C8390B">
          <w:rPr>
            <w:rFonts w:cs="Times New Roman"/>
          </w:rPr>
          <w:t xml:space="preserve"> El capitán de la aeronave es e</w:t>
        </w:r>
      </w:ins>
      <w:ins w:id="1118" w:author="Orion" w:date="2011-06-15T19:25:00Z">
        <w:r w:rsidR="00A814B3">
          <w:rPr>
            <w:rFonts w:cs="Times New Roman"/>
          </w:rPr>
          <w:t>n</w:t>
        </w:r>
      </w:ins>
      <w:ins w:id="1119" w:author="Orion" w:date="2011-06-15T19:24:00Z">
        <w:r w:rsidR="00C8390B">
          <w:rPr>
            <w:rFonts w:cs="Times New Roman"/>
          </w:rPr>
          <w:t xml:space="preserve"> última instancia el responsable dentro del vuelo, por lo que ha de saber dirigir y coordinar a su equipo.</w:t>
        </w:r>
      </w:ins>
    </w:p>
    <w:p w14:paraId="62DD7639" w14:textId="4339FEB2" w:rsidR="00E22278" w:rsidRDefault="00E22278" w:rsidP="00E22278">
      <w:pPr>
        <w:pStyle w:val="ListParagraph"/>
        <w:numPr>
          <w:ilvl w:val="0"/>
          <w:numId w:val="10"/>
        </w:numPr>
        <w:jc w:val="both"/>
        <w:rPr>
          <w:ins w:id="1120" w:author="Orion" w:date="2011-05-16T14:20:00Z"/>
          <w:rFonts w:cs="Times New Roman"/>
        </w:rPr>
      </w:pPr>
      <w:ins w:id="1121" w:author="Orion" w:date="2011-05-16T14:20:00Z">
        <w:r w:rsidRPr="006512B0">
          <w:rPr>
            <w:rFonts w:cs="Times New Roman"/>
          </w:rPr>
          <w:t>Carga de trabajo y conciencia situacional.</w:t>
        </w:r>
      </w:ins>
      <w:ins w:id="1122" w:author="Orion" w:date="2011-06-15T19:30:00Z">
        <w:r w:rsidR="00DD3950">
          <w:rPr>
            <w:rFonts w:cs="Times New Roman"/>
          </w:rPr>
          <w:t xml:space="preserve"> C</w:t>
        </w:r>
      </w:ins>
      <w:ins w:id="1123" w:author="Orion" w:date="2011-06-15T19:31:00Z">
        <w:r w:rsidR="00DD3950">
          <w:rPr>
            <w:rFonts w:cs="Times New Roman"/>
          </w:rPr>
          <w:t xml:space="preserve">ada miembro del equipo debe tratar de dedicarse exclusivamente y </w:t>
        </w:r>
      </w:ins>
      <w:ins w:id="1124" w:author="Orion" w:date="2011-06-15T19:33:00Z">
        <w:r w:rsidR="00DD3950">
          <w:rPr>
            <w:rFonts w:cs="Times New Roman"/>
          </w:rPr>
          <w:t>lo más eficientemente posible</w:t>
        </w:r>
      </w:ins>
      <w:ins w:id="1125" w:author="Orion" w:date="2011-06-15T19:34:00Z">
        <w:r w:rsidR="00DD3950">
          <w:rPr>
            <w:rFonts w:cs="Times New Roman"/>
          </w:rPr>
          <w:t xml:space="preserve"> </w:t>
        </w:r>
      </w:ins>
      <w:ins w:id="1126" w:author="Orion" w:date="2011-06-15T19:31:00Z">
        <w:r w:rsidR="00DD3950">
          <w:rPr>
            <w:rFonts w:cs="Times New Roman"/>
          </w:rPr>
          <w:t>a su</w:t>
        </w:r>
      </w:ins>
      <w:ins w:id="1127" w:author="Orion" w:date="2011-06-15T19:34:00Z">
        <w:r w:rsidR="00DD3950">
          <w:rPr>
            <w:rFonts w:cs="Times New Roman"/>
          </w:rPr>
          <w:t>s</w:t>
        </w:r>
      </w:ins>
      <w:ins w:id="1128" w:author="Orion" w:date="2011-06-15T19:31:00Z">
        <w:r w:rsidR="00DD3950">
          <w:rPr>
            <w:rFonts w:cs="Times New Roman"/>
          </w:rPr>
          <w:t xml:space="preserve"> </w:t>
        </w:r>
      </w:ins>
      <w:ins w:id="1129" w:author="Orion" w:date="2011-06-15T19:34:00Z">
        <w:r w:rsidR="00DD3950">
          <w:rPr>
            <w:rFonts w:cs="Times New Roman"/>
          </w:rPr>
          <w:t>competencias.</w:t>
        </w:r>
      </w:ins>
    </w:p>
    <w:p w14:paraId="650D45C4" w14:textId="5A3D8301" w:rsidR="00E22278" w:rsidDel="00A814B3" w:rsidRDefault="00E22278" w:rsidP="00EB5B8E">
      <w:pPr>
        <w:pStyle w:val="ListParagraph"/>
        <w:numPr>
          <w:ilvl w:val="0"/>
          <w:numId w:val="10"/>
        </w:numPr>
        <w:jc w:val="both"/>
        <w:rPr>
          <w:del w:id="1130" w:author="IO" w:date="2011-06-09T13:37:00Z"/>
          <w:rFonts w:cs="Times New Roman"/>
        </w:rPr>
      </w:pPr>
      <w:ins w:id="1131" w:author="Orion" w:date="2011-05-16T14:20:00Z">
        <w:r w:rsidRPr="006512B0">
          <w:rPr>
            <w:rFonts w:cs="Times New Roman"/>
          </w:rPr>
          <w:t xml:space="preserve">Rendimiento humano y </w:t>
        </w:r>
      </w:ins>
      <w:ins w:id="1132" w:author="IO" w:date="2011-06-09T13:37:00Z">
        <w:r w:rsidR="00EB5B8E">
          <w:rPr>
            <w:rFonts w:cs="Times New Roman"/>
          </w:rPr>
          <w:t>p</w:t>
        </w:r>
      </w:ins>
      <w:ins w:id="1133" w:author="Orion" w:date="2011-05-16T14:20:00Z">
        <w:r w:rsidRPr="006512B0">
          <w:rPr>
            <w:rFonts w:cs="Times New Roman"/>
          </w:rPr>
          <w:t>sicológico</w:t>
        </w:r>
      </w:ins>
      <w:ins w:id="1134" w:author="IO" w:date="2011-06-09T13:37:00Z">
        <w:r w:rsidR="00EB5B8E">
          <w:rPr>
            <w:rFonts w:cs="Times New Roman"/>
          </w:rPr>
          <w:t>.</w:t>
        </w:r>
      </w:ins>
      <w:ins w:id="1135" w:author="Orion" w:date="2011-06-15T19:27:00Z">
        <w:r w:rsidR="002966A1">
          <w:rPr>
            <w:rFonts w:cs="Times New Roman"/>
          </w:rPr>
          <w:t xml:space="preserve"> </w:t>
        </w:r>
      </w:ins>
      <w:ins w:id="1136" w:author="Orion" w:date="2011-06-15T19:28:00Z">
        <w:r w:rsidR="002966A1">
          <w:rPr>
            <w:rFonts w:cs="Times New Roman"/>
          </w:rPr>
          <w:t xml:space="preserve">Las </w:t>
        </w:r>
      </w:ins>
      <w:ins w:id="1137" w:author="Orion" w:date="2011-06-15T19:27:00Z">
        <w:r w:rsidR="002966A1">
          <w:rPr>
            <w:rFonts w:cs="Times New Roman"/>
          </w:rPr>
          <w:t xml:space="preserve">capacidades de </w:t>
        </w:r>
      </w:ins>
      <w:ins w:id="1138" w:author="Orion" w:date="2011-06-15T19:28:00Z">
        <w:r w:rsidR="002966A1" w:rsidRPr="006512B0">
          <w:rPr>
            <w:rFonts w:cs="Times New Roman"/>
          </w:rPr>
          <w:t>atención, estrés y fatiga</w:t>
        </w:r>
        <w:r w:rsidR="002966A1">
          <w:rPr>
            <w:rFonts w:cs="Times New Roman"/>
          </w:rPr>
          <w:t xml:space="preserve"> se irán deteriorando</w:t>
        </w:r>
        <w:r w:rsidR="002966A1" w:rsidRPr="002966A1">
          <w:rPr>
            <w:rFonts w:cs="Times New Roman"/>
          </w:rPr>
          <w:t xml:space="preserve"> </w:t>
        </w:r>
        <w:r w:rsidR="002966A1">
          <w:rPr>
            <w:rFonts w:cs="Times New Roman"/>
          </w:rPr>
          <w:t>a lo largo del vuelo.</w:t>
        </w:r>
      </w:ins>
    </w:p>
    <w:p w14:paraId="0ABF8F1D" w14:textId="77777777" w:rsidR="00EB5B8E" w:rsidRPr="00EB5B8E" w:rsidRDefault="00EB5B8E" w:rsidP="00EB5B8E">
      <w:pPr>
        <w:pStyle w:val="ListParagraph"/>
        <w:numPr>
          <w:ilvl w:val="0"/>
          <w:numId w:val="10"/>
        </w:numPr>
        <w:jc w:val="both"/>
        <w:rPr>
          <w:ins w:id="1139" w:author="IO" w:date="2011-06-09T13:37:00Z"/>
          <w:rFonts w:cs="Times New Roman"/>
        </w:rPr>
      </w:pPr>
    </w:p>
    <w:p w14:paraId="493A60F8" w14:textId="1F11492B" w:rsidR="00E22278" w:rsidRPr="006512B0" w:rsidRDefault="00E22278">
      <w:pPr>
        <w:pStyle w:val="ListParagraph"/>
        <w:numPr>
          <w:ilvl w:val="0"/>
          <w:numId w:val="10"/>
        </w:numPr>
        <w:rPr>
          <w:ins w:id="1140" w:author="Orion" w:date="2011-05-16T14:20:00Z"/>
        </w:rPr>
        <w:pPrChange w:id="1141" w:author="Orion" w:date="2011-06-15T19:26:00Z">
          <w:pPr>
            <w:pStyle w:val="ListParagraph"/>
            <w:numPr>
              <w:numId w:val="10"/>
            </w:numPr>
            <w:ind w:hanging="360"/>
            <w:jc w:val="both"/>
          </w:pPr>
        </w:pPrChange>
      </w:pPr>
      <w:ins w:id="1142" w:author="Orion" w:date="2011-05-16T14:20:00Z">
        <w:r w:rsidRPr="00AB700B">
          <w:rPr>
            <w:rFonts w:cs="Times New Roman"/>
          </w:rPr>
          <w:t>Planificación.</w:t>
        </w:r>
      </w:ins>
      <w:ins w:id="1143" w:author="Orion" w:date="2011-06-15T19:26:00Z">
        <w:r w:rsidR="002966A1">
          <w:rPr>
            <w:rFonts w:cs="Times New Roman"/>
          </w:rPr>
          <w:t xml:space="preserve"> Capacidades de planificaci</w:t>
        </w:r>
      </w:ins>
      <w:ins w:id="1144" w:author="Orion" w:date="2011-06-15T19:27:00Z">
        <w:r w:rsidR="002966A1">
          <w:rPr>
            <w:rFonts w:cs="Times New Roman"/>
          </w:rPr>
          <w:t>ón de la ruta y tiempos de esta.</w:t>
        </w:r>
      </w:ins>
    </w:p>
    <w:p w14:paraId="5FA6F218" w14:textId="77777777" w:rsidR="00E22278" w:rsidRPr="00246937" w:rsidRDefault="00E22278" w:rsidP="00E22278">
      <w:pPr>
        <w:jc w:val="both"/>
        <w:rPr>
          <w:ins w:id="1145" w:author="Orion" w:date="2011-05-16T14:20:00Z"/>
          <w:rFonts w:cs="Times New Roman"/>
        </w:rPr>
      </w:pPr>
    </w:p>
    <w:p w14:paraId="22A2610E" w14:textId="77777777" w:rsidR="00E22278" w:rsidRPr="006512B0" w:rsidRDefault="00E22278" w:rsidP="00E22278">
      <w:pPr>
        <w:jc w:val="both"/>
        <w:rPr>
          <w:ins w:id="1146" w:author="Orion" w:date="2011-05-16T14:20:00Z"/>
          <w:rFonts w:cs="Times New Roman"/>
        </w:rPr>
      </w:pPr>
      <w:commentRangeStart w:id="1147"/>
      <w:ins w:id="1148" w:author="Orion" w:date="2011-05-16T14:20:00Z">
        <w:r w:rsidRPr="006512B0">
          <w:rPr>
            <w:rFonts w:cs="Times New Roman"/>
          </w:rPr>
          <w:t>Una forma fácil y efectiva de comprobar la eficiencia de los procedimientos CRM es a través de las prácticas en simuladores. El uso de simuladores de vuelo proporciona a los estudiantes el conocimiento, habilidad y experiencia necesari</w:t>
        </w:r>
        <w:r>
          <w:rPr>
            <w:rFonts w:cs="Times New Roman"/>
          </w:rPr>
          <w:t>os</w:t>
        </w:r>
        <w:r w:rsidRPr="006512B0">
          <w:rPr>
            <w:rFonts w:cs="Times New Roman"/>
          </w:rPr>
          <w:t xml:space="preserve"> para operar eficientemente como miembro de una tripulación. En el artículo</w:t>
        </w:r>
      </w:ins>
      <w:customXmlInsRangeStart w:id="1149" w:author="Orion" w:date="2011-05-16T14:20:00Z"/>
      <w:sdt>
        <w:sdtPr>
          <w:rPr>
            <w:rFonts w:cs="Times New Roman"/>
          </w:rPr>
          <w:id w:val="547117784"/>
          <w:citation/>
        </w:sdtPr>
        <w:sdtContent>
          <w:customXmlInsRangeEnd w:id="1149"/>
          <w:ins w:id="1150" w:author="Orion" w:date="2011-05-16T14:20:00Z">
            <w:r w:rsidRPr="006512B0">
              <w:rPr>
                <w:rFonts w:cs="Times New Roman"/>
              </w:rPr>
              <w:fldChar w:fldCharType="begin"/>
            </w:r>
            <w:r w:rsidRPr="006512B0">
              <w:rPr>
                <w:rFonts w:cs="Times New Roman"/>
              </w:rPr>
              <w:instrText xml:space="preserve"> CITATION Dun00 \l 3082 </w:instrText>
            </w:r>
            <w:r w:rsidRPr="006512B0">
              <w:rPr>
                <w:rFonts w:cs="Times New Roman"/>
              </w:rPr>
              <w:fldChar w:fldCharType="separate"/>
            </w:r>
          </w:ins>
          <w:r w:rsidR="00C1157B">
            <w:rPr>
              <w:rFonts w:cs="Times New Roman"/>
              <w:noProof/>
            </w:rPr>
            <w:t xml:space="preserve"> </w:t>
          </w:r>
          <w:r w:rsidR="00C1157B" w:rsidRPr="00C1157B">
            <w:rPr>
              <w:rFonts w:cs="Times New Roman"/>
              <w:noProof/>
            </w:rPr>
            <w:t>(21)</w:t>
          </w:r>
          <w:ins w:id="1151" w:author="Orion" w:date="2011-05-16T14:20:00Z">
            <w:r w:rsidRPr="006512B0">
              <w:rPr>
                <w:rFonts w:cs="Times New Roman"/>
              </w:rPr>
              <w:fldChar w:fldCharType="end"/>
            </w:r>
          </w:ins>
          <w:customXmlInsRangeStart w:id="1152" w:author="Orion" w:date="2011-05-16T14:20:00Z"/>
        </w:sdtContent>
      </w:sdt>
      <w:customXmlInsRangeEnd w:id="1152"/>
      <w:ins w:id="1153" w:author="Orion" w:date="2011-05-16T14:20:00Z">
        <w:r w:rsidRPr="006512B0">
          <w:rPr>
            <w:rFonts w:cs="Times New Roman"/>
          </w:rPr>
          <w:t xml:space="preserve"> además de proporcionarnos una herramienta educacional económica con la que se pueden enseñar los fundamentos del CRM, se enumeran los beneficios que nos aportan los simuladores de vuelo a la hora de instruir a los pilotos, éstos son:</w:t>
        </w:r>
      </w:ins>
    </w:p>
    <w:p w14:paraId="4A7223DC" w14:textId="77777777" w:rsidR="00E22278" w:rsidRPr="006512B0" w:rsidRDefault="00E22278" w:rsidP="00E22278">
      <w:pPr>
        <w:pStyle w:val="ListParagraph"/>
        <w:numPr>
          <w:ilvl w:val="0"/>
          <w:numId w:val="11"/>
        </w:numPr>
        <w:jc w:val="both"/>
        <w:rPr>
          <w:ins w:id="1154" w:author="Orion" w:date="2011-05-16T14:20:00Z"/>
          <w:rFonts w:cs="Times New Roman"/>
        </w:rPr>
      </w:pPr>
      <w:ins w:id="1155" w:author="Orion" w:date="2011-05-16T14:20:00Z">
        <w:r w:rsidRPr="006512B0">
          <w:rPr>
            <w:rFonts w:cs="Times New Roman"/>
          </w:rPr>
          <w:t>Un entorno físico controlado.</w:t>
        </w:r>
      </w:ins>
    </w:p>
    <w:p w14:paraId="17D69D98" w14:textId="77777777" w:rsidR="00E22278" w:rsidRPr="006512B0" w:rsidRDefault="00E22278" w:rsidP="00E22278">
      <w:pPr>
        <w:pStyle w:val="ListParagraph"/>
        <w:numPr>
          <w:ilvl w:val="0"/>
          <w:numId w:val="11"/>
        </w:numPr>
        <w:jc w:val="both"/>
        <w:rPr>
          <w:ins w:id="1156" w:author="Orion" w:date="2011-05-16T14:20:00Z"/>
          <w:rFonts w:cs="Times New Roman"/>
        </w:rPr>
      </w:pPr>
      <w:ins w:id="1157" w:author="Orion" w:date="2011-05-16T14:20:00Z">
        <w:r w:rsidRPr="006512B0">
          <w:rPr>
            <w:rFonts w:cs="Times New Roman"/>
          </w:rPr>
          <w:t>Control de la carga de trabajo de la tripulación por parte de un instructor.</w:t>
        </w:r>
      </w:ins>
    </w:p>
    <w:p w14:paraId="1F688E90" w14:textId="77777777" w:rsidR="00E22278" w:rsidRPr="006512B0" w:rsidRDefault="00E22278" w:rsidP="00E22278">
      <w:pPr>
        <w:pStyle w:val="ListParagraph"/>
        <w:numPr>
          <w:ilvl w:val="0"/>
          <w:numId w:val="11"/>
        </w:numPr>
        <w:jc w:val="both"/>
        <w:rPr>
          <w:ins w:id="1158" w:author="Orion" w:date="2011-05-16T14:20:00Z"/>
          <w:rFonts w:cs="Times New Roman"/>
        </w:rPr>
      </w:pPr>
      <w:ins w:id="1159" w:author="Orion" w:date="2011-05-16T14:20:00Z">
        <w:r w:rsidRPr="006512B0">
          <w:rPr>
            <w:rFonts w:cs="Times New Roman"/>
          </w:rPr>
          <w:t>Control de los sistemas de la aeronave por parte del instructor.</w:t>
        </w:r>
      </w:ins>
    </w:p>
    <w:p w14:paraId="0931E296" w14:textId="77777777" w:rsidR="00E22278" w:rsidRPr="006512B0" w:rsidRDefault="00E22278" w:rsidP="00E22278">
      <w:pPr>
        <w:pStyle w:val="ListParagraph"/>
        <w:numPr>
          <w:ilvl w:val="0"/>
          <w:numId w:val="11"/>
        </w:numPr>
        <w:jc w:val="both"/>
        <w:rPr>
          <w:ins w:id="1160" w:author="Orion" w:date="2011-05-16T14:20:00Z"/>
          <w:rFonts w:cs="Times New Roman"/>
        </w:rPr>
      </w:pPr>
      <w:ins w:id="1161" w:author="Orion" w:date="2011-05-16T14:20:00Z">
        <w:r w:rsidRPr="006512B0">
          <w:rPr>
            <w:rFonts w:cs="Times New Roman"/>
          </w:rPr>
          <w:t>El simulador puede facilitar escenarios de vuelo que de otra manera sería</w:t>
        </w:r>
        <w:r>
          <w:rPr>
            <w:rFonts w:cs="Times New Roman"/>
          </w:rPr>
          <w:t>n</w:t>
        </w:r>
        <w:r w:rsidRPr="006512B0">
          <w:rPr>
            <w:rFonts w:cs="Times New Roman"/>
          </w:rPr>
          <w:t xml:space="preserve"> imposible</w:t>
        </w:r>
        <w:r>
          <w:rPr>
            <w:rFonts w:cs="Times New Roman"/>
          </w:rPr>
          <w:t>s</w:t>
        </w:r>
        <w:r w:rsidRPr="006512B0">
          <w:rPr>
            <w:rFonts w:cs="Times New Roman"/>
          </w:rPr>
          <w:t xml:space="preserve"> o muy arriesgado</w:t>
        </w:r>
        <w:r>
          <w:rPr>
            <w:rFonts w:cs="Times New Roman"/>
          </w:rPr>
          <w:t>s</w:t>
        </w:r>
        <w:r w:rsidRPr="006512B0">
          <w:rPr>
            <w:rFonts w:cs="Times New Roman"/>
          </w:rPr>
          <w:t>.</w:t>
        </w:r>
      </w:ins>
    </w:p>
    <w:p w14:paraId="59CE57C7" w14:textId="77777777" w:rsidR="00E22278" w:rsidRPr="006512B0" w:rsidRDefault="00E22278" w:rsidP="00E22278">
      <w:pPr>
        <w:pStyle w:val="ListParagraph"/>
        <w:numPr>
          <w:ilvl w:val="0"/>
          <w:numId w:val="11"/>
        </w:numPr>
        <w:jc w:val="both"/>
        <w:rPr>
          <w:ins w:id="1162" w:author="Orion" w:date="2011-05-16T14:20:00Z"/>
          <w:rFonts w:cs="Times New Roman"/>
        </w:rPr>
      </w:pPr>
      <w:ins w:id="1163" w:author="Orion" w:date="2011-05-16T14:20:00Z">
        <w:r w:rsidRPr="006512B0">
          <w:rPr>
            <w:rFonts w:cs="Times New Roman"/>
          </w:rPr>
          <w:t>Los simuladores tiene</w:t>
        </w:r>
        <w:r>
          <w:rPr>
            <w:rFonts w:cs="Times New Roman"/>
          </w:rPr>
          <w:t>n</w:t>
        </w:r>
        <w:r w:rsidRPr="006512B0">
          <w:rPr>
            <w:rFonts w:cs="Times New Roman"/>
          </w:rPr>
          <w:t xml:space="preserve"> la opción de congelar situaciones y repetirlas permitiendo opiniones y correcciones inmediatas cuando se necesitan.</w:t>
        </w:r>
      </w:ins>
    </w:p>
    <w:p w14:paraId="5C0A4B7A" w14:textId="77777777" w:rsidR="00E22278" w:rsidRPr="006512B0" w:rsidRDefault="00E22278" w:rsidP="00E22278">
      <w:pPr>
        <w:pStyle w:val="ListParagraph"/>
        <w:numPr>
          <w:ilvl w:val="0"/>
          <w:numId w:val="11"/>
        </w:numPr>
        <w:jc w:val="both"/>
        <w:rPr>
          <w:ins w:id="1164" w:author="Orion" w:date="2011-05-16T14:20:00Z"/>
          <w:rFonts w:cs="Times New Roman"/>
        </w:rPr>
      </w:pPr>
      <w:ins w:id="1165" w:author="Orion" w:date="2011-05-16T14:20:00Z">
        <w:r w:rsidRPr="006512B0">
          <w:rPr>
            <w:rFonts w:cs="Times New Roman"/>
          </w:rPr>
          <w:t>Muchos de los simuladores pueden proveer opciones de grabación lo que permite el posterior análisis crítico de las decisiones tomadas.</w:t>
        </w:r>
      </w:ins>
    </w:p>
    <w:p w14:paraId="11FE6D87" w14:textId="77777777" w:rsidR="00E22278" w:rsidRPr="006512B0" w:rsidRDefault="00E22278" w:rsidP="00E22278">
      <w:pPr>
        <w:pStyle w:val="ListParagraph"/>
        <w:numPr>
          <w:ilvl w:val="0"/>
          <w:numId w:val="11"/>
        </w:numPr>
        <w:jc w:val="both"/>
        <w:rPr>
          <w:ins w:id="1166" w:author="Orion" w:date="2011-05-16T14:20:00Z"/>
          <w:rFonts w:cs="Times New Roman"/>
        </w:rPr>
      </w:pPr>
      <w:ins w:id="1167" w:author="Orion" w:date="2011-05-16T14:20:00Z">
        <w:r w:rsidRPr="006512B0">
          <w:rPr>
            <w:rFonts w:cs="Times New Roman"/>
          </w:rPr>
          <w:t>Los simuladores proporcionan la posición instantánea de las aeronaves.</w:t>
        </w:r>
      </w:ins>
    </w:p>
    <w:p w14:paraId="68BC7E3A" w14:textId="77777777" w:rsidR="00E22278" w:rsidRPr="006512B0" w:rsidRDefault="00E22278" w:rsidP="00E22278">
      <w:pPr>
        <w:pStyle w:val="ListParagraph"/>
        <w:numPr>
          <w:ilvl w:val="0"/>
          <w:numId w:val="11"/>
        </w:numPr>
        <w:jc w:val="both"/>
        <w:rPr>
          <w:ins w:id="1168" w:author="Orion" w:date="2011-05-16T14:20:00Z"/>
          <w:rFonts w:cs="Times New Roman"/>
        </w:rPr>
      </w:pPr>
      <w:ins w:id="1169" w:author="Orion" w:date="2011-05-16T14:20:00Z">
        <w:r w:rsidRPr="006512B0">
          <w:rPr>
            <w:rFonts w:cs="Times New Roman"/>
          </w:rPr>
          <w:t>Un instructor puede monitorizar fácilmente las conversaciones y acciones de la tripulación sin distraerles.</w:t>
        </w:r>
      </w:ins>
    </w:p>
    <w:p w14:paraId="22435B07" w14:textId="77777777" w:rsidR="00E22278" w:rsidRPr="00246937" w:rsidRDefault="00E22278" w:rsidP="00E22278">
      <w:pPr>
        <w:pStyle w:val="ListParagraph"/>
        <w:numPr>
          <w:ilvl w:val="0"/>
          <w:numId w:val="11"/>
        </w:numPr>
        <w:jc w:val="both"/>
        <w:rPr>
          <w:ins w:id="1170" w:author="Orion" w:date="2011-05-16T14:20:00Z"/>
          <w:rFonts w:cs="Times New Roman"/>
        </w:rPr>
      </w:pPr>
      <w:ins w:id="1171" w:author="Orion" w:date="2011-05-16T14:20:00Z">
        <w:r w:rsidRPr="006512B0">
          <w:rPr>
            <w:rFonts w:cs="Times New Roman"/>
          </w:rPr>
          <w:t>Los simuladores pueden suministrar distintos tipos de aviones, sistemas de control de las aeronaves y otro equipamiento que no esté disponible, sea económicamente fácil de adquirir o apropiado usarse en entrenamientos.</w:t>
        </w:r>
      </w:ins>
    </w:p>
    <w:p w14:paraId="0D07DADC" w14:textId="77777777" w:rsidR="00E22278" w:rsidRPr="006512B0" w:rsidRDefault="00E22278" w:rsidP="00E22278">
      <w:pPr>
        <w:pStyle w:val="ListParagraph"/>
        <w:numPr>
          <w:ilvl w:val="0"/>
          <w:numId w:val="11"/>
        </w:numPr>
        <w:jc w:val="both"/>
        <w:rPr>
          <w:ins w:id="1172" w:author="Orion" w:date="2011-05-16T14:20:00Z"/>
          <w:rFonts w:cs="Times New Roman"/>
        </w:rPr>
      </w:pPr>
      <w:ins w:id="1173" w:author="Orion" w:date="2011-05-16T14:20:00Z">
        <w:r w:rsidRPr="006512B0">
          <w:rPr>
            <w:rFonts w:cs="Times New Roman"/>
          </w:rPr>
          <w:t>La personalización de controles y cabinas se puede reconfigurar fácilmente.</w:t>
        </w:r>
      </w:ins>
    </w:p>
    <w:p w14:paraId="0163F00F" w14:textId="77777777" w:rsidR="00E22278" w:rsidRPr="006512B0" w:rsidRDefault="00E22278" w:rsidP="00E22278">
      <w:pPr>
        <w:pStyle w:val="ListParagraph"/>
        <w:numPr>
          <w:ilvl w:val="0"/>
          <w:numId w:val="11"/>
        </w:numPr>
        <w:jc w:val="both"/>
        <w:rPr>
          <w:ins w:id="1174" w:author="Orion" w:date="2011-05-16T14:20:00Z"/>
          <w:rFonts w:cs="Times New Roman"/>
        </w:rPr>
      </w:pPr>
      <w:ins w:id="1175" w:author="Orion" w:date="2011-05-16T14:20:00Z">
        <w:r w:rsidRPr="006512B0">
          <w:rPr>
            <w:rFonts w:cs="Times New Roman"/>
          </w:rPr>
          <w:t>La configuración de las aeronaves y las características de los vuelos es programable.</w:t>
        </w:r>
      </w:ins>
    </w:p>
    <w:p w14:paraId="71FD2386" w14:textId="34C4E940" w:rsidR="00E22278" w:rsidRPr="006512B0" w:rsidRDefault="00E22278" w:rsidP="00E22278">
      <w:pPr>
        <w:pStyle w:val="ListParagraph"/>
        <w:numPr>
          <w:ilvl w:val="0"/>
          <w:numId w:val="11"/>
        </w:numPr>
        <w:jc w:val="both"/>
        <w:rPr>
          <w:ins w:id="1176" w:author="Orion" w:date="2011-05-16T14:20:00Z"/>
          <w:rFonts w:cs="Times New Roman"/>
        </w:rPr>
      </w:pPr>
      <w:ins w:id="1177" w:author="Orion" w:date="2011-05-16T14:20:00Z">
        <w:r w:rsidRPr="006512B0">
          <w:rPr>
            <w:rFonts w:cs="Times New Roman"/>
          </w:rPr>
          <w:lastRenderedPageBreak/>
          <w:t>Una variedad de ayudas electrónicas a la navegación pueden ser simuladas.</w:t>
        </w:r>
      </w:ins>
      <w:commentRangeEnd w:id="1147"/>
      <w:r w:rsidR="003E5207">
        <w:rPr>
          <w:rStyle w:val="CommentReference"/>
        </w:rPr>
        <w:commentReference w:id="1147"/>
      </w:r>
    </w:p>
    <w:p w14:paraId="1748AEBD" w14:textId="77777777" w:rsidR="00E22278" w:rsidRDefault="00E22278" w:rsidP="00E22278">
      <w:pPr>
        <w:jc w:val="both"/>
        <w:rPr>
          <w:ins w:id="1178" w:author="Orion" w:date="2011-05-16T14:20:00Z"/>
          <w:rFonts w:cs="Times New Roman"/>
        </w:rPr>
      </w:pPr>
    </w:p>
    <w:p w14:paraId="5A644C9E" w14:textId="6C6DBF1A" w:rsidR="00E22278" w:rsidRPr="006512B0" w:rsidRDefault="003E5207" w:rsidP="00E22278">
      <w:pPr>
        <w:jc w:val="both"/>
        <w:rPr>
          <w:ins w:id="1179" w:author="Orion" w:date="2011-05-16T14:20:00Z"/>
          <w:del w:id="1180" w:author="IO" w:date="2011-06-09T13:52:00Z"/>
          <w:rFonts w:cs="Times New Roman"/>
        </w:rPr>
      </w:pPr>
      <w:ins w:id="1181" w:author="IO" w:date="2011-06-09T13:50:00Z">
        <w:r>
          <w:rPr>
            <w:rFonts w:cs="Times New Roman"/>
          </w:rPr>
          <w:t xml:space="preserve">El segundo procedimiento típico de HF considerado aquí es </w:t>
        </w:r>
      </w:ins>
      <w:ins w:id="1182" w:author="Orion" w:date="2011-05-16T14:20:00Z">
        <w:del w:id="1183" w:author="IO" w:date="2011-06-09T13:51:00Z">
          <w:r w:rsidR="00E22278">
            <w:rPr>
              <w:rFonts w:cs="Times New Roman"/>
            </w:rPr>
            <w:delText>Otro ejemplo que evidencia la importancia de los HF en el mundo de la navegación aérea se demuestra con el hecho de que se incorporara</w:delText>
          </w:r>
          <w:r w:rsidR="00E22278" w:rsidRPr="006512B0">
            <w:rPr>
              <w:rFonts w:cs="Times New Roman"/>
            </w:rPr>
            <w:delText xml:space="preserve"> la </w:delText>
          </w:r>
          <w:r w:rsidR="00E22278" w:rsidRPr="006512B0" w:rsidDel="003E5207">
            <w:rPr>
              <w:rFonts w:cs="Times New Roman"/>
            </w:rPr>
            <w:delText>aproximación</w:delText>
          </w:r>
        </w:del>
      </w:ins>
      <w:ins w:id="1184" w:author="IO" w:date="2011-06-09T13:51:00Z">
        <w:r>
          <w:rPr>
            <w:rFonts w:cs="Times New Roman"/>
          </w:rPr>
          <w:t>el</w:t>
        </w:r>
      </w:ins>
      <w:ins w:id="1185" w:author="Orion" w:date="2011-05-16T14:20:00Z">
        <w:r w:rsidR="00E22278" w:rsidRPr="006512B0">
          <w:rPr>
            <w:rFonts w:cs="Times New Roman"/>
          </w:rPr>
          <w:t xml:space="preserve"> LOFT (Entrenamiento de Vuelo Orientado)</w:t>
        </w:r>
      </w:ins>
      <w:customXmlInsRangeStart w:id="1186" w:author="Orion" w:date="2011-05-16T14:20:00Z"/>
      <w:sdt>
        <w:sdtPr>
          <w:rPr>
            <w:rFonts w:cs="Times New Roman"/>
          </w:rPr>
          <w:id w:val="-1664164744"/>
          <w:citation/>
        </w:sdtPr>
        <w:sdtContent>
          <w:customXmlInsRangeEnd w:id="1186"/>
          <w:ins w:id="1187" w:author="Orion" w:date="2011-05-16T14:20:00Z">
            <w:r w:rsidR="00E22278" w:rsidRPr="006512B0">
              <w:rPr>
                <w:rFonts w:cs="Times New Roman"/>
              </w:rPr>
              <w:fldChar w:fldCharType="begin"/>
            </w:r>
            <w:r w:rsidR="00E22278" w:rsidRPr="006512B0">
              <w:rPr>
                <w:rFonts w:cs="Times New Roman"/>
              </w:rPr>
              <w:instrText xml:space="preserve"> CITATION Coo80 \l 3082 </w:instrText>
            </w:r>
            <w:r w:rsidR="00E22278" w:rsidRPr="006512B0">
              <w:rPr>
                <w:rFonts w:cs="Times New Roman"/>
              </w:rPr>
              <w:fldChar w:fldCharType="separate"/>
            </w:r>
          </w:ins>
          <w:r w:rsidR="00C1157B">
            <w:rPr>
              <w:rFonts w:cs="Times New Roman"/>
              <w:noProof/>
            </w:rPr>
            <w:t xml:space="preserve"> </w:t>
          </w:r>
          <w:r w:rsidR="00C1157B" w:rsidRPr="00C1157B">
            <w:rPr>
              <w:rFonts w:cs="Times New Roman"/>
              <w:noProof/>
            </w:rPr>
            <w:t>(16)</w:t>
          </w:r>
          <w:ins w:id="1188" w:author="Orion" w:date="2011-05-16T14:20:00Z">
            <w:r w:rsidR="00E22278" w:rsidRPr="006512B0">
              <w:rPr>
                <w:rFonts w:cs="Times New Roman"/>
              </w:rPr>
              <w:fldChar w:fldCharType="end"/>
            </w:r>
          </w:ins>
          <w:customXmlInsRangeStart w:id="1189" w:author="Orion" w:date="2011-05-16T14:20:00Z"/>
        </w:sdtContent>
      </w:sdt>
      <w:customXmlInsRangeEnd w:id="1189"/>
      <w:ins w:id="1190" w:author="Orion" w:date="2011-05-16T14:20:00Z">
        <w:del w:id="1191" w:author="IO" w:date="2011-06-09T13:51:00Z">
          <w:r w:rsidR="00E22278" w:rsidRPr="006512B0">
            <w:rPr>
              <w:rFonts w:cs="Times New Roman"/>
            </w:rPr>
            <w:delText xml:space="preserve"> </w:delText>
          </w:r>
          <w:r w:rsidR="00E22278">
            <w:rPr>
              <w:rFonts w:cs="Times New Roman"/>
            </w:rPr>
            <w:delText>a</w:delText>
          </w:r>
          <w:r w:rsidR="00E22278" w:rsidRPr="00AB231D">
            <w:rPr>
              <w:rFonts w:cs="Times New Roman"/>
            </w:rPr>
            <w:delText>l amplio uso de simuladores para entrenamiento de vuelos</w:delText>
          </w:r>
        </w:del>
        <w:r w:rsidR="00E22278" w:rsidRPr="006512B0">
          <w:rPr>
            <w:rFonts w:cs="Times New Roman"/>
          </w:rPr>
          <w:t>. Una aproximación enfocada en LOFT es un tipo de entrenamiento d</w:t>
        </w:r>
      </w:ins>
      <w:ins w:id="1192" w:author="IO" w:date="2011-06-09T13:51:00Z">
        <w:r>
          <w:rPr>
            <w:rFonts w:cs="Times New Roman"/>
          </w:rPr>
          <w:t>ond</w:t>
        </w:r>
      </w:ins>
      <w:ins w:id="1193" w:author="Orion" w:date="2011-05-16T14:20:00Z">
        <w:r w:rsidR="00E22278" w:rsidRPr="006512B0">
          <w:rPr>
            <w:rFonts w:cs="Times New Roman"/>
          </w:rPr>
          <w:t xml:space="preserve">e </w:t>
        </w:r>
      </w:ins>
      <w:ins w:id="1194" w:author="IO" w:date="2011-06-09T13:51:00Z">
        <w:r>
          <w:rPr>
            <w:rFonts w:cs="Times New Roman"/>
          </w:rPr>
          <w:t>se</w:t>
        </w:r>
      </w:ins>
      <w:ins w:id="1195" w:author="Orion" w:date="2011-05-16T14:20:00Z">
        <w:r w:rsidR="00E22278" w:rsidRPr="006512B0">
          <w:rPr>
            <w:rFonts w:cs="Times New Roman"/>
          </w:rPr>
          <w:t xml:space="preserve"> simula</w:t>
        </w:r>
        <w:del w:id="1196" w:author="IO" w:date="2011-06-09T13:51:00Z">
          <w:r w:rsidR="00E22278" w:rsidRPr="006512B0">
            <w:rPr>
              <w:rFonts w:cs="Times New Roman"/>
            </w:rPr>
            <w:delText>dores</w:delText>
          </w:r>
        </w:del>
        <w:r w:rsidR="00E22278" w:rsidRPr="006512B0">
          <w:rPr>
            <w:rFonts w:cs="Times New Roman"/>
          </w:rPr>
          <w:t xml:space="preserve"> </w:t>
        </w:r>
        <w:del w:id="1197" w:author="IO" w:date="2011-06-09T13:51:00Z">
          <w:r w:rsidR="00E22278" w:rsidRPr="006512B0" w:rsidDel="003E5207">
            <w:rPr>
              <w:rFonts w:cs="Times New Roman"/>
            </w:rPr>
            <w:delText>de</w:delText>
          </w:r>
        </w:del>
      </w:ins>
      <w:ins w:id="1198" w:author="IO" w:date="2011-06-09T13:51:00Z">
        <w:r>
          <w:rPr>
            <w:rFonts w:cs="Times New Roman"/>
          </w:rPr>
          <w:t>un</w:t>
        </w:r>
      </w:ins>
      <w:ins w:id="1199" w:author="Orion" w:date="2011-05-16T14:20:00Z">
        <w:r w:rsidR="00E22278" w:rsidRPr="006512B0">
          <w:rPr>
            <w:rFonts w:cs="Times New Roman"/>
          </w:rPr>
          <w:t xml:space="preserve"> vuelo</w:t>
        </w:r>
        <w:del w:id="1200" w:author="IO" w:date="2011-06-09T13:51:00Z">
          <w:r w:rsidR="00E22278" w:rsidRPr="006512B0">
            <w:rPr>
              <w:rFonts w:cs="Times New Roman"/>
            </w:rPr>
            <w:delText>,</w:delText>
          </w:r>
        </w:del>
        <w:r w:rsidR="00E22278" w:rsidRPr="006512B0">
          <w:rPr>
            <w:rFonts w:cs="Times New Roman"/>
          </w:rPr>
          <w:t xml:space="preserve"> </w:t>
        </w:r>
        <w:del w:id="1201" w:author="IO" w:date="2011-06-09T13:51:00Z">
          <w:r w:rsidR="00E22278" w:rsidRPr="006512B0">
            <w:rPr>
              <w:rFonts w:cs="Times New Roman"/>
            </w:rPr>
            <w:delText xml:space="preserve">que </w:delText>
          </w:r>
          <w:r w:rsidR="00E22278" w:rsidRPr="006512B0" w:rsidDel="003E5207">
            <w:rPr>
              <w:rFonts w:cs="Times New Roman"/>
            </w:rPr>
            <w:delText>incluye</w:delText>
          </w:r>
        </w:del>
      </w:ins>
      <w:ins w:id="1202" w:author="IO" w:date="2011-06-09T13:51:00Z">
        <w:r>
          <w:rPr>
            <w:rFonts w:cs="Times New Roman"/>
          </w:rPr>
          <w:t>con</w:t>
        </w:r>
      </w:ins>
      <w:ins w:id="1203" w:author="Orion" w:date="2011-05-16T14:20:00Z">
        <w:r w:rsidR="00E22278" w:rsidRPr="006512B0">
          <w:rPr>
            <w:rFonts w:cs="Times New Roman"/>
          </w:rPr>
          <w:t xml:space="preserve"> la tripulación completa del aparato</w:t>
        </w:r>
      </w:ins>
      <w:ins w:id="1204" w:author="IO" w:date="2011-06-09T13:52:00Z">
        <w:r>
          <w:rPr>
            <w:rFonts w:cs="Times New Roman"/>
          </w:rPr>
          <w:t xml:space="preserve">. </w:t>
        </w:r>
      </w:ins>
      <w:ins w:id="1205" w:author="IO" w:date="2011-06-09T13:53:00Z">
        <w:r>
          <w:rPr>
            <w:rFonts w:cs="Times New Roman"/>
          </w:rPr>
          <w:t>L</w:t>
        </w:r>
      </w:ins>
      <w:ins w:id="1206" w:author="Orion" w:date="2011-05-16T14:20:00Z">
        <w:del w:id="1207" w:author="IO" w:date="2011-06-09T13:52:00Z">
          <w:r w:rsidR="00E22278" w:rsidRPr="006512B0">
            <w:rPr>
              <w:rFonts w:cs="Times New Roman"/>
            </w:rPr>
            <w:delText>: e</w:delText>
          </w:r>
        </w:del>
        <w:del w:id="1208" w:author="IO" w:date="2011-06-09T13:53:00Z">
          <w:r w:rsidR="00E22278" w:rsidRPr="006512B0">
            <w:rPr>
              <w:rFonts w:cs="Times New Roman"/>
            </w:rPr>
            <w:delText>n dich</w:delText>
          </w:r>
        </w:del>
        <w:r w:rsidR="00E22278" w:rsidRPr="006512B0">
          <w:rPr>
            <w:rFonts w:cs="Times New Roman"/>
          </w:rPr>
          <w:t xml:space="preserve">a simulación </w:t>
        </w:r>
        <w:del w:id="1209" w:author="IO" w:date="2011-06-09T13:53:00Z">
          <w:r w:rsidR="00E22278" w:rsidRPr="006512B0">
            <w:rPr>
              <w:rFonts w:cs="Times New Roman"/>
            </w:rPr>
            <w:delText xml:space="preserve">se </w:delText>
          </w:r>
        </w:del>
        <w:r w:rsidR="00E22278" w:rsidRPr="006512B0">
          <w:rPr>
            <w:rFonts w:cs="Times New Roman"/>
          </w:rPr>
          <w:t>incluye</w:t>
        </w:r>
        <w:del w:id="1210" w:author="IO" w:date="2011-06-09T13:53:00Z">
          <w:r w:rsidR="00E22278" w:rsidRPr="006512B0">
            <w:rPr>
              <w:rFonts w:cs="Times New Roman"/>
            </w:rPr>
            <w:delText>n</w:delText>
          </w:r>
        </w:del>
        <w:r w:rsidR="00E22278" w:rsidRPr="006512B0">
          <w:rPr>
            <w:rFonts w:cs="Times New Roman"/>
          </w:rPr>
          <w:t xml:space="preserve"> </w:t>
        </w:r>
        <w:del w:id="1211" w:author="IO" w:date="2011-06-09T13:54:00Z">
          <w:r w:rsidR="00E22278" w:rsidRPr="006512B0">
            <w:rPr>
              <w:rFonts w:cs="Times New Roman"/>
            </w:rPr>
            <w:delText xml:space="preserve">procedimientos normales, anormales y </w:delText>
          </w:r>
        </w:del>
        <w:del w:id="1212" w:author="IO" w:date="2011-06-09T13:52:00Z">
          <w:r w:rsidR="00E22278" w:rsidRPr="006512B0">
            <w:rPr>
              <w:rFonts w:cs="Times New Roman"/>
            </w:rPr>
            <w:delText xml:space="preserve">procedimientos </w:delText>
          </w:r>
        </w:del>
        <w:del w:id="1213" w:author="IO" w:date="2011-06-09T13:54:00Z">
          <w:r w:rsidR="00E22278" w:rsidRPr="006512B0">
            <w:rPr>
              <w:rFonts w:cs="Times New Roman"/>
            </w:rPr>
            <w:delText xml:space="preserve">de emergencia típicos en vuelos de ruta. </w:delText>
          </w:r>
        </w:del>
        <w:del w:id="1214" w:author="IO" w:date="2011-06-09T13:52:00Z">
          <w:r w:rsidR="00E22278" w:rsidRPr="006512B0">
            <w:rPr>
              <w:rFonts w:cs="Times New Roman"/>
            </w:rPr>
            <w:delText>Como tal entrenamiento, u</w:delText>
          </w:r>
        </w:del>
        <w:del w:id="1215" w:author="IO" w:date="2011-06-09T13:53:00Z">
          <w:r w:rsidR="00E22278" w:rsidRPr="006512B0">
            <w:rPr>
              <w:rFonts w:cs="Times New Roman"/>
            </w:rPr>
            <w:delText>n instructor monitoriza el rendimiento y el resultado de toda la tripulación, tanto en el simulacro actual como en su histórico, para mejorar rendimiento o arreglar fallos de procedimientos en la toma de decisiones o en la manera de actuar.</w:delText>
          </w:r>
        </w:del>
      </w:ins>
    </w:p>
    <w:p w14:paraId="54DC3FEF" w14:textId="44932F32" w:rsidR="00E22278" w:rsidRDefault="00E22278">
      <w:pPr>
        <w:jc w:val="both"/>
        <w:rPr>
          <w:ins w:id="1216" w:author="Orion" w:date="2011-05-17T13:06:00Z"/>
          <w:rFonts w:cs="Times New Roman"/>
        </w:rPr>
        <w:pPrChange w:id="1217" w:author="IO" w:date="2011-06-10T11:24:00Z">
          <w:pPr/>
        </w:pPrChange>
      </w:pPr>
      <w:ins w:id="1218" w:author="Orion" w:date="2011-05-16T14:20:00Z">
        <w:del w:id="1219" w:author="IO" w:date="2011-06-09T13:54:00Z">
          <w:r w:rsidRPr="006512B0">
            <w:rPr>
              <w:rFonts w:cs="Times New Roman"/>
            </w:rPr>
            <w:delText>La instrucción basada en LOFT</w:delText>
          </w:r>
        </w:del>
      </w:ins>
      <w:customXmlInsRangeStart w:id="1220" w:author="Orion" w:date="2011-05-16T14:20:00Z"/>
      <w:customXmlDelRangeStart w:id="1221" w:author="IO" w:date="2011-06-09T13:54:00Z"/>
      <w:sdt>
        <w:sdtPr>
          <w:rPr>
            <w:rFonts w:cs="Times New Roman"/>
          </w:rPr>
          <w:id w:val="156970771"/>
          <w:citation/>
        </w:sdtPr>
        <w:sdtContent>
          <w:customXmlInsRangeEnd w:id="1220"/>
          <w:customXmlDelRangeEnd w:id="1221"/>
          <w:ins w:id="1222" w:author="Orion" w:date="2011-05-16T14:20:00Z">
            <w:del w:id="1223" w:author="IO" w:date="2011-06-09T13:54:00Z">
              <w:r w:rsidRPr="006512B0">
                <w:rPr>
                  <w:rFonts w:cs="Times New Roman"/>
                </w:rPr>
                <w:fldChar w:fldCharType="begin"/>
              </w:r>
              <w:r w:rsidRPr="006512B0">
                <w:rPr>
                  <w:rFonts w:cs="Times New Roman"/>
                </w:rPr>
                <w:delInstrText xml:space="preserve"> CITATION Lau81 \l 3082 </w:delInstrText>
              </w:r>
              <w:r w:rsidRPr="006512B0">
                <w:rPr>
                  <w:rFonts w:cs="Times New Roman"/>
                </w:rPr>
                <w:fldChar w:fldCharType="separate"/>
              </w:r>
            </w:del>
          </w:ins>
          <w:del w:id="1224" w:author="IO" w:date="2011-06-09T13:54:00Z">
            <w:r w:rsidR="002B2B1D">
              <w:rPr>
                <w:rFonts w:cs="Times New Roman"/>
                <w:noProof/>
              </w:rPr>
              <w:delText xml:space="preserve"> </w:delText>
            </w:r>
            <w:r w:rsidR="002B2B1D" w:rsidRPr="002B2B1D">
              <w:rPr>
                <w:rFonts w:cs="Times New Roman"/>
                <w:noProof/>
              </w:rPr>
              <w:delText>(22)</w:delText>
            </w:r>
          </w:del>
          <w:ins w:id="1225" w:author="Orion" w:date="2011-05-16T14:20:00Z">
            <w:del w:id="1226" w:author="IO" w:date="2011-06-09T13:54:00Z">
              <w:r w:rsidRPr="006512B0">
                <w:rPr>
                  <w:rFonts w:cs="Times New Roman"/>
                </w:rPr>
                <w:fldChar w:fldCharType="end"/>
              </w:r>
            </w:del>
          </w:ins>
          <w:customXmlInsRangeStart w:id="1227" w:author="Orion" w:date="2011-05-16T14:20:00Z"/>
          <w:customXmlDelRangeStart w:id="1228" w:author="IO" w:date="2011-06-09T13:54:00Z"/>
        </w:sdtContent>
      </w:sdt>
      <w:customXmlInsRangeEnd w:id="1227"/>
      <w:customXmlDelRangeEnd w:id="1228"/>
      <w:ins w:id="1229" w:author="Orion" w:date="2011-05-16T14:20:00Z">
        <w:del w:id="1230" w:author="IO" w:date="2011-06-09T13:54:00Z">
          <w:r w:rsidRPr="006512B0">
            <w:rPr>
              <w:rFonts w:cs="Times New Roman"/>
            </w:rPr>
            <w:delText xml:space="preserve"> incluye </w:delText>
          </w:r>
        </w:del>
        <w:proofErr w:type="gramStart"/>
        <w:r w:rsidRPr="006512B0">
          <w:rPr>
            <w:rFonts w:cs="Times New Roman"/>
          </w:rPr>
          <w:t>planificación</w:t>
        </w:r>
        <w:proofErr w:type="gramEnd"/>
        <w:r w:rsidRPr="006512B0">
          <w:rPr>
            <w:rFonts w:cs="Times New Roman"/>
          </w:rPr>
          <w:t xml:space="preserve"> de vuelos orientados</w:t>
        </w:r>
      </w:ins>
      <w:ins w:id="1231" w:author="Orion" w:date="2011-06-17T11:22:00Z">
        <w:r w:rsidR="00AB700B">
          <w:rPr>
            <w:rFonts w:cs="Times New Roman"/>
          </w:rPr>
          <w:t>,</w:t>
        </w:r>
      </w:ins>
      <w:ins w:id="1232" w:author="Orion" w:date="2011-05-16T14:20:00Z">
        <w:r w:rsidRPr="006512B0">
          <w:rPr>
            <w:rFonts w:cs="Times New Roman"/>
          </w:rPr>
          <w:t xml:space="preserve"> </w:t>
        </w:r>
        <w:r w:rsidR="00AB700B">
          <w:rPr>
            <w:rFonts w:cs="Times New Roman"/>
          </w:rPr>
          <w:t>d</w:t>
        </w:r>
      </w:ins>
      <w:ins w:id="1233" w:author="Orion" w:date="2011-06-17T11:22:00Z">
        <w:r w:rsidR="00AB700B">
          <w:rPr>
            <w:rFonts w:cs="Times New Roman"/>
          </w:rPr>
          <w:t>onde</w:t>
        </w:r>
      </w:ins>
      <w:ins w:id="1234" w:author="Orion" w:date="2011-05-16T14:20:00Z">
        <w:r w:rsidR="00AB700B">
          <w:rPr>
            <w:rFonts w:cs="Times New Roman"/>
          </w:rPr>
          <w:t xml:space="preserve"> las compañías </w:t>
        </w:r>
      </w:ins>
      <w:ins w:id="1235" w:author="Orion" w:date="2011-06-17T11:22:00Z">
        <w:r w:rsidR="00AB700B">
          <w:rPr>
            <w:rFonts w:cs="Times New Roman"/>
          </w:rPr>
          <w:t>diseñaran las rutas con los posibles incidentes que puedan surgir durante su r</w:t>
        </w:r>
      </w:ins>
      <w:ins w:id="1236" w:author="Orion" w:date="2011-06-17T11:23:00Z">
        <w:r w:rsidR="00E77925">
          <w:rPr>
            <w:rFonts w:cs="Times New Roman"/>
          </w:rPr>
          <w:t>e</w:t>
        </w:r>
      </w:ins>
      <w:ins w:id="1237" w:author="Orion" w:date="2011-06-17T11:22:00Z">
        <w:r w:rsidR="00AB700B">
          <w:rPr>
            <w:rFonts w:cs="Times New Roman"/>
          </w:rPr>
          <w:t>alizaci</w:t>
        </w:r>
      </w:ins>
      <w:ins w:id="1238" w:author="Orion" w:date="2011-06-17T11:23:00Z">
        <w:r w:rsidR="00AB700B">
          <w:rPr>
            <w:rFonts w:cs="Times New Roman"/>
          </w:rPr>
          <w:t>ó</w:t>
        </w:r>
        <w:r w:rsidR="00B87B7D">
          <w:rPr>
            <w:rFonts w:cs="Times New Roman"/>
          </w:rPr>
          <w:t>n</w:t>
        </w:r>
      </w:ins>
      <w:ins w:id="1239" w:author="Orion" w:date="2011-05-16T14:20:00Z">
        <w:r w:rsidRPr="006512B0">
          <w:rPr>
            <w:rFonts w:cs="Times New Roman"/>
          </w:rPr>
          <w:t>, documentación completa de los vuelos, actividades previas a los vuelos, procesos y actividades de distribución de tareas, operaciones en ruta e información post-vuelo</w:t>
        </w:r>
      </w:ins>
      <w:customXmlInsRangeStart w:id="1240" w:author="IO" w:date="2011-06-09T13:55:00Z"/>
      <w:sdt>
        <w:sdtPr>
          <w:rPr>
            <w:rFonts w:cs="Times New Roman"/>
          </w:rPr>
          <w:id w:val="-709795457"/>
          <w:citation/>
        </w:sdtPr>
        <w:sdtContent>
          <w:customXmlInsRangeEnd w:id="1240"/>
          <w:ins w:id="1241" w:author="IO" w:date="2011-06-09T13:55:00Z">
            <w:r w:rsidR="003E5207" w:rsidRPr="006512B0">
              <w:rPr>
                <w:rFonts w:cs="Times New Roman"/>
              </w:rPr>
              <w:fldChar w:fldCharType="begin"/>
            </w:r>
            <w:r w:rsidR="003E5207" w:rsidRPr="006512B0">
              <w:rPr>
                <w:rFonts w:cs="Times New Roman"/>
              </w:rPr>
              <w:instrText xml:space="preserve"> CITATION Lau81 \l 3082 </w:instrText>
            </w:r>
            <w:r w:rsidR="003E5207" w:rsidRPr="006512B0">
              <w:rPr>
                <w:rFonts w:cs="Times New Roman"/>
              </w:rPr>
              <w:fldChar w:fldCharType="separate"/>
            </w:r>
          </w:ins>
          <w:r w:rsidR="00C1157B">
            <w:rPr>
              <w:rFonts w:cs="Times New Roman"/>
              <w:noProof/>
            </w:rPr>
            <w:t xml:space="preserve"> </w:t>
          </w:r>
          <w:r w:rsidR="00C1157B" w:rsidRPr="00C1157B">
            <w:rPr>
              <w:rFonts w:cs="Times New Roman"/>
              <w:noProof/>
            </w:rPr>
            <w:t>(22)</w:t>
          </w:r>
          <w:ins w:id="1242" w:author="IO" w:date="2011-06-09T13:55:00Z">
            <w:r w:rsidR="003E5207" w:rsidRPr="006512B0">
              <w:rPr>
                <w:rFonts w:cs="Times New Roman"/>
              </w:rPr>
              <w:fldChar w:fldCharType="end"/>
            </w:r>
          </w:ins>
          <w:customXmlInsRangeStart w:id="1243" w:author="IO" w:date="2011-06-09T13:55:00Z"/>
        </w:sdtContent>
      </w:sdt>
      <w:customXmlInsRangeEnd w:id="1243"/>
      <w:ins w:id="1244" w:author="Orion" w:date="2011-05-16T14:20:00Z">
        <w:r w:rsidRPr="006512B0">
          <w:rPr>
            <w:rFonts w:cs="Times New Roman"/>
          </w:rPr>
          <w:t>.</w:t>
        </w:r>
      </w:ins>
      <w:ins w:id="1245" w:author="IO" w:date="2011-06-09T13:53:00Z">
        <w:r w:rsidR="003E5207" w:rsidRPr="003E5207">
          <w:rPr>
            <w:rFonts w:cs="Times New Roman"/>
          </w:rPr>
          <w:t xml:space="preserve"> </w:t>
        </w:r>
      </w:ins>
      <w:ins w:id="1246" w:author="IO" w:date="2011-06-09T13:54:00Z">
        <w:r w:rsidR="003E5207">
          <w:rPr>
            <w:rFonts w:cs="Times New Roman"/>
          </w:rPr>
          <w:t xml:space="preserve">En todos los casos se consideran </w:t>
        </w:r>
        <w:r w:rsidR="003E5207" w:rsidRPr="006512B0">
          <w:rPr>
            <w:rFonts w:cs="Times New Roman"/>
          </w:rPr>
          <w:t xml:space="preserve">procedimientos normales, anormales y de emergencia típicos en vuelos de ruta. </w:t>
        </w:r>
      </w:ins>
      <w:ins w:id="1247" w:author="IO" w:date="2011-06-09T13:53:00Z">
        <w:r w:rsidR="003E5207">
          <w:rPr>
            <w:rFonts w:cs="Times New Roman"/>
          </w:rPr>
          <w:t>U</w:t>
        </w:r>
        <w:r w:rsidR="003E5207" w:rsidRPr="006512B0">
          <w:rPr>
            <w:rFonts w:cs="Times New Roman"/>
          </w:rPr>
          <w:t>n instructor monitoriza el rendimiento y el resultado de toda la tripulación, tanto en el simulacro actual como en su histórico, para mejorar rendimiento o arreglar fallos de procedimientos en la toma de decisiones o en la manera de actuar</w:t>
        </w:r>
      </w:ins>
      <w:ins w:id="1248" w:author="Orion" w:date="2011-05-16T14:20:00Z">
        <w:r w:rsidRPr="006512B0">
          <w:rPr>
            <w:rFonts w:cs="Times New Roman"/>
          </w:rPr>
          <w:t>.</w:t>
        </w:r>
      </w:ins>
    </w:p>
    <w:p w14:paraId="5360CA62" w14:textId="77777777" w:rsidR="00497A8C" w:rsidRDefault="00497A8C">
      <w:pPr>
        <w:jc w:val="both"/>
        <w:rPr>
          <w:ins w:id="1249" w:author="Orion" w:date="2011-05-17T13:06:00Z"/>
          <w:rFonts w:cs="Times New Roman"/>
        </w:rPr>
        <w:pPrChange w:id="1250" w:author="IO" w:date="2011-06-09T13:54:00Z">
          <w:pPr/>
        </w:pPrChange>
      </w:pPr>
    </w:p>
    <w:p w14:paraId="208D9B4D" w14:textId="77BE3094" w:rsidR="000708FC" w:rsidRPr="006512B0" w:rsidRDefault="000708FC" w:rsidP="00E52130">
      <w:pPr>
        <w:jc w:val="both"/>
        <w:rPr>
          <w:ins w:id="1251" w:author="Orion" w:date="2011-05-16T14:20:00Z"/>
          <w:rFonts w:cs="Times New Roman"/>
        </w:rPr>
      </w:pPr>
      <w:ins w:id="1252" w:author="Orion" w:date="2011-05-17T13:06:00Z">
        <w:r>
          <w:rPr>
            <w:rFonts w:cs="Times New Roman"/>
          </w:rPr>
          <w:t>Est</w:t>
        </w:r>
        <w:del w:id="1253" w:author="IO" w:date="2011-06-09T13:56:00Z">
          <w:r w:rsidDel="00497A8C">
            <w:rPr>
              <w:rFonts w:cs="Times New Roman"/>
            </w:rPr>
            <w:delText>a</w:delText>
          </w:r>
        </w:del>
      </w:ins>
      <w:ins w:id="1254" w:author="IO" w:date="2011-06-09T13:56:00Z">
        <w:r w:rsidR="00497A8C">
          <w:rPr>
            <w:rFonts w:cs="Times New Roman"/>
          </w:rPr>
          <w:t xml:space="preserve">e tipo </w:t>
        </w:r>
      </w:ins>
      <w:ins w:id="1255" w:author="Orion" w:date="2011-06-10T21:26:00Z">
        <w:r w:rsidR="0091427E">
          <w:rPr>
            <w:rFonts w:cs="Times New Roman"/>
          </w:rPr>
          <w:t>de</w:t>
        </w:r>
      </w:ins>
      <w:ins w:id="1256" w:author="Orion" w:date="2011-05-17T13:06:00Z">
        <w:r>
          <w:rPr>
            <w:rFonts w:cs="Times New Roman"/>
          </w:rPr>
          <w:t xml:space="preserve"> estudios, pruebas y entrenamientos </w:t>
        </w:r>
      </w:ins>
      <w:ins w:id="1257" w:author="IO" w:date="2011-06-09T13:56:00Z">
        <w:r w:rsidR="00497A8C">
          <w:rPr>
            <w:rFonts w:cs="Times New Roman"/>
          </w:rPr>
          <w:t xml:space="preserve">HF </w:t>
        </w:r>
      </w:ins>
      <w:ins w:id="1258" w:author="Orion" w:date="2011-05-17T13:06:00Z">
        <w:r>
          <w:rPr>
            <w:rFonts w:cs="Times New Roman"/>
          </w:rPr>
          <w:t xml:space="preserve">han permitido </w:t>
        </w:r>
        <w:del w:id="1259" w:author="IO" w:date="2011-06-09T13:56:00Z">
          <w:r w:rsidDel="00497A8C">
            <w:rPr>
              <w:rFonts w:cs="Times New Roman"/>
            </w:rPr>
            <w:delText>observar</w:delText>
          </w:r>
        </w:del>
      </w:ins>
      <w:ins w:id="1260" w:author="IO" w:date="2011-06-09T13:56:00Z">
        <w:r w:rsidR="00497A8C">
          <w:rPr>
            <w:rFonts w:cs="Times New Roman"/>
          </w:rPr>
          <w:t>e</w:t>
        </w:r>
      </w:ins>
      <w:ins w:id="1261" w:author="IO" w:date="2011-06-09T13:57:00Z">
        <w:r w:rsidR="00497A8C">
          <w:rPr>
            <w:rFonts w:cs="Times New Roman"/>
          </w:rPr>
          <w:t>stablecer</w:t>
        </w:r>
      </w:ins>
      <w:ins w:id="1262" w:author="Orion" w:date="2011-05-17T13:06:00Z">
        <w:r>
          <w:rPr>
            <w:rFonts w:cs="Times New Roman"/>
          </w:rPr>
          <w:t xml:space="preserve"> </w:t>
        </w:r>
      </w:ins>
      <w:ins w:id="1263" w:author="Orion" w:date="2011-05-17T13:07:00Z">
        <w:r>
          <w:rPr>
            <w:rFonts w:cs="Times New Roman"/>
          </w:rPr>
          <w:t>que saber controlar factores como el estrés</w:t>
        </w:r>
      </w:ins>
      <w:ins w:id="1264" w:author="IO" w:date="2011-06-09T13:57:00Z">
        <w:r w:rsidR="00497A8C">
          <w:rPr>
            <w:rFonts w:cs="Times New Roman"/>
          </w:rPr>
          <w:t xml:space="preserve"> y</w:t>
        </w:r>
      </w:ins>
      <w:ins w:id="1265" w:author="Orion" w:date="2011-05-17T13:07:00Z">
        <w:del w:id="1266" w:author="IO" w:date="2011-06-09T13:57:00Z">
          <w:r>
            <w:rPr>
              <w:rFonts w:cs="Times New Roman"/>
            </w:rPr>
            <w:delText>,</w:delText>
          </w:r>
        </w:del>
        <w:r>
          <w:rPr>
            <w:rFonts w:cs="Times New Roman"/>
          </w:rPr>
          <w:t xml:space="preserve"> la fatiga </w:t>
        </w:r>
        <w:del w:id="1267" w:author="IO" w:date="2011-06-09T13:57:00Z">
          <w:r>
            <w:rPr>
              <w:rFonts w:cs="Times New Roman"/>
            </w:rPr>
            <w:delText xml:space="preserve">o el tipo de pilotaje (relacionado normalmente con el tipo de </w:delText>
          </w:r>
        </w:del>
      </w:ins>
      <w:ins w:id="1268" w:author="Orion" w:date="2011-05-17T13:08:00Z">
        <w:del w:id="1269" w:author="IO" w:date="2011-06-09T13:57:00Z">
          <w:r>
            <w:rPr>
              <w:rFonts w:cs="Times New Roman"/>
            </w:rPr>
            <w:delText>personalidad</w:delText>
          </w:r>
        </w:del>
      </w:ins>
      <w:ins w:id="1270" w:author="Orion" w:date="2011-05-17T13:07:00Z">
        <w:del w:id="1271" w:author="IO" w:date="2011-06-09T13:57:00Z">
          <w:r>
            <w:rPr>
              <w:rFonts w:cs="Times New Roman"/>
            </w:rPr>
            <w:delText xml:space="preserve"> del piloto) </w:delText>
          </w:r>
        </w:del>
      </w:ins>
      <w:ins w:id="1272" w:author="Orion" w:date="2011-05-17T13:08:00Z">
        <w:r>
          <w:rPr>
            <w:rFonts w:cs="Times New Roman"/>
          </w:rPr>
          <w:t>es esencial para poder llevar a cabo un vuelo sin</w:t>
        </w:r>
      </w:ins>
      <w:ins w:id="1273" w:author="Orion" w:date="2011-05-17T13:09:00Z">
        <w:r>
          <w:rPr>
            <w:rFonts w:cs="Times New Roman"/>
          </w:rPr>
          <w:t xml:space="preserve"> ningún incidente significativo. </w:t>
        </w:r>
      </w:ins>
      <w:ins w:id="1274" w:author="IO" w:date="2011-06-09T13:57:00Z">
        <w:r w:rsidR="00497A8C">
          <w:rPr>
            <w:rFonts w:cs="Times New Roman"/>
          </w:rPr>
          <w:t xml:space="preserve">En el caso concreto de los pilotos, </w:t>
        </w:r>
      </w:ins>
      <w:ins w:id="1275" w:author="IO" w:date="2011-06-09T13:58:00Z">
        <w:r w:rsidR="00497A8C">
          <w:rPr>
            <w:rFonts w:cs="Times New Roman"/>
          </w:rPr>
          <w:t>es importante que estos controlen el tipo de pilotaje que realizan, aspecto relacionado con su personalidad</w:t>
        </w:r>
      </w:ins>
      <w:customXmlInsRangeStart w:id="1276" w:author="Orion" w:date="2011-06-15T19:41:00Z"/>
      <w:sdt>
        <w:sdtPr>
          <w:rPr>
            <w:rFonts w:cs="Times New Roman"/>
          </w:rPr>
          <w:id w:val="-627156815"/>
          <w:citation/>
        </w:sdtPr>
        <w:sdtContent>
          <w:customXmlInsRangeEnd w:id="1276"/>
          <w:ins w:id="1277" w:author="Orion" w:date="2011-06-15T19:41:00Z">
            <w:r w:rsidR="0018750F">
              <w:rPr>
                <w:rFonts w:cs="Times New Roman"/>
              </w:rPr>
              <w:fldChar w:fldCharType="begin"/>
            </w:r>
          </w:ins>
          <w:ins w:id="1278" w:author="Orion" w:date="2011-06-15T19:43:00Z">
            <w:r w:rsidR="00E61851">
              <w:rPr>
                <w:rFonts w:cs="Times New Roman"/>
              </w:rPr>
              <w:instrText xml:space="preserve">CITATION Chi91 \l 3082 </w:instrText>
            </w:r>
          </w:ins>
          <w:r w:rsidR="0018750F">
            <w:rPr>
              <w:rFonts w:cs="Times New Roman"/>
            </w:rPr>
            <w:fldChar w:fldCharType="separate"/>
          </w:r>
          <w:r w:rsidR="00C1157B">
            <w:rPr>
              <w:rFonts w:cs="Times New Roman"/>
              <w:noProof/>
            </w:rPr>
            <w:t xml:space="preserve"> </w:t>
          </w:r>
          <w:r w:rsidR="00C1157B" w:rsidRPr="00C1157B">
            <w:rPr>
              <w:rFonts w:cs="Times New Roman"/>
              <w:noProof/>
            </w:rPr>
            <w:t>(23)</w:t>
          </w:r>
          <w:ins w:id="1279" w:author="Orion" w:date="2011-06-15T19:41:00Z">
            <w:r w:rsidR="0018750F">
              <w:rPr>
                <w:rFonts w:cs="Times New Roman"/>
              </w:rPr>
              <w:fldChar w:fldCharType="end"/>
            </w:r>
          </w:ins>
          <w:customXmlInsRangeStart w:id="1280" w:author="Orion" w:date="2011-06-15T19:41:00Z"/>
        </w:sdtContent>
      </w:sdt>
      <w:customXmlInsRangeEnd w:id="1280"/>
      <w:ins w:id="1281" w:author="IO" w:date="2011-06-09T13:59:00Z">
        <w:r w:rsidR="00497A8C">
          <w:rPr>
            <w:rFonts w:cs="Times New Roman"/>
          </w:rPr>
          <w:t>. También es clave su</w:t>
        </w:r>
      </w:ins>
      <w:ins w:id="1282" w:author="Orion" w:date="2011-05-17T13:09:00Z">
        <w:del w:id="1283" w:author="IO" w:date="2011-06-09T13:59:00Z">
          <w:r w:rsidDel="00497A8C">
            <w:rPr>
              <w:rFonts w:cs="Times New Roman"/>
            </w:rPr>
            <w:delText>Otro</w:delText>
          </w:r>
          <w:r>
            <w:rPr>
              <w:rFonts w:cs="Times New Roman"/>
            </w:rPr>
            <w:delText xml:space="preserve"> factor a tener en cuenta </w:delText>
          </w:r>
        </w:del>
      </w:ins>
      <w:ins w:id="1284" w:author="Orion" w:date="2011-05-17T13:10:00Z">
        <w:del w:id="1285" w:author="IO" w:date="2011-06-09T13:59:00Z">
          <w:r>
            <w:rPr>
              <w:rFonts w:cs="Times New Roman"/>
            </w:rPr>
            <w:delText>de</w:delText>
          </w:r>
        </w:del>
      </w:ins>
      <w:ins w:id="1286" w:author="Orion" w:date="2011-05-17T13:09:00Z">
        <w:del w:id="1287" w:author="IO" w:date="2011-06-09T13:59:00Z">
          <w:r>
            <w:rPr>
              <w:rFonts w:cs="Times New Roman"/>
            </w:rPr>
            <w:delText xml:space="preserve"> un piloto es la</w:delText>
          </w:r>
        </w:del>
        <w:r>
          <w:rPr>
            <w:rFonts w:cs="Times New Roman"/>
          </w:rPr>
          <w:t xml:space="preserve"> experiencia</w:t>
        </w:r>
      </w:ins>
      <w:ins w:id="1288" w:author="IO" w:date="2011-06-09T13:59:00Z">
        <w:r w:rsidR="00497A8C">
          <w:rPr>
            <w:rFonts w:cs="Times New Roman"/>
          </w:rPr>
          <w:t xml:space="preserve">, determinada por </w:t>
        </w:r>
      </w:ins>
      <w:ins w:id="1289" w:author="Orion" w:date="2011-05-17T13:09:00Z">
        <w:del w:id="1290" w:author="IO" w:date="2011-06-09T13:59:00Z">
          <w:r>
            <w:rPr>
              <w:rFonts w:cs="Times New Roman"/>
            </w:rPr>
            <w:delText xml:space="preserve"> que este haya </w:delText>
          </w:r>
        </w:del>
      </w:ins>
      <w:ins w:id="1291" w:author="Orion" w:date="2011-05-17T13:10:00Z">
        <w:del w:id="1292" w:author="IO" w:date="2011-06-09T13:59:00Z">
          <w:r>
            <w:rPr>
              <w:rFonts w:cs="Times New Roman"/>
            </w:rPr>
            <w:delText>adquirido</w:delText>
          </w:r>
        </w:del>
      </w:ins>
      <w:ins w:id="1293" w:author="Orion" w:date="2011-05-17T13:09:00Z">
        <w:del w:id="1294" w:author="IO" w:date="2011-06-09T13:59:00Z">
          <w:r>
            <w:rPr>
              <w:rFonts w:cs="Times New Roman"/>
            </w:rPr>
            <w:delText xml:space="preserve"> </w:delText>
          </w:r>
          <w:r w:rsidDel="00497A8C">
            <w:rPr>
              <w:rFonts w:cs="Times New Roman"/>
            </w:rPr>
            <w:delText>acumulando</w:delText>
          </w:r>
        </w:del>
      </w:ins>
      <w:ins w:id="1295" w:author="IO" w:date="2011-06-09T13:59:00Z">
        <w:r w:rsidR="00497A8C">
          <w:rPr>
            <w:rFonts w:cs="Times New Roman"/>
          </w:rPr>
          <w:t>las</w:t>
        </w:r>
      </w:ins>
      <w:ins w:id="1296" w:author="Orion" w:date="2011-05-17T13:09:00Z">
        <w:r>
          <w:rPr>
            <w:rFonts w:cs="Times New Roman"/>
          </w:rPr>
          <w:t xml:space="preserve"> horas de vuelo</w:t>
        </w:r>
      </w:ins>
      <w:ins w:id="1297" w:author="IO" w:date="2011-06-09T13:59:00Z">
        <w:r w:rsidR="00497A8C">
          <w:rPr>
            <w:rFonts w:cs="Times New Roman"/>
          </w:rPr>
          <w:t xml:space="preserve"> que han acumulado</w:t>
        </w:r>
      </w:ins>
      <w:ins w:id="1298" w:author="Orion" w:date="2011-05-17T13:09:00Z">
        <w:r>
          <w:rPr>
            <w:rFonts w:cs="Times New Roman"/>
          </w:rPr>
          <w:t>.</w:t>
        </w:r>
      </w:ins>
      <w:ins w:id="1299" w:author="Orion" w:date="2011-05-17T13:10:00Z">
        <w:r>
          <w:rPr>
            <w:rFonts w:cs="Times New Roman"/>
          </w:rPr>
          <w:t xml:space="preserve"> </w:t>
        </w:r>
        <w:del w:id="1300" w:author="IO" w:date="2011-06-09T13:59:00Z">
          <w:r w:rsidDel="00497A8C">
            <w:rPr>
              <w:rFonts w:cs="Times New Roman"/>
            </w:rPr>
            <w:delText>E</w:delText>
          </w:r>
        </w:del>
      </w:ins>
      <w:ins w:id="1301" w:author="IO" w:date="2011-06-09T13:59:00Z">
        <w:r w:rsidR="00497A8C">
          <w:rPr>
            <w:rFonts w:cs="Times New Roman"/>
          </w:rPr>
          <w:t>É</w:t>
        </w:r>
      </w:ins>
      <w:ins w:id="1302" w:author="Orion" w:date="2011-05-17T13:10:00Z">
        <w:r>
          <w:rPr>
            <w:rFonts w:cs="Times New Roman"/>
          </w:rPr>
          <w:t>sta</w:t>
        </w:r>
      </w:ins>
      <w:ins w:id="1303" w:author="Orion" w:date="2011-05-17T13:09:00Z">
        <w:r>
          <w:rPr>
            <w:rFonts w:cs="Times New Roman"/>
          </w:rPr>
          <w:t>.</w:t>
        </w:r>
      </w:ins>
      <w:ins w:id="1304" w:author="Orion" w:date="2011-05-17T13:10:00Z">
        <w:r>
          <w:rPr>
            <w:rFonts w:cs="Times New Roman"/>
          </w:rPr>
          <w:t xml:space="preserve"> Esta </w:t>
        </w:r>
        <w:del w:id="1305" w:author="IO" w:date="2011-06-09T13:59:00Z">
          <w:r>
            <w:rPr>
              <w:rFonts w:cs="Times New Roman"/>
            </w:rPr>
            <w:delText xml:space="preserve">experiencia </w:delText>
          </w:r>
        </w:del>
        <w:r>
          <w:rPr>
            <w:rFonts w:cs="Times New Roman"/>
          </w:rPr>
          <w:t>le permitirá resolver m</w:t>
        </w:r>
      </w:ins>
      <w:ins w:id="1306" w:author="Orion" w:date="2011-05-17T13:11:00Z">
        <w:r>
          <w:rPr>
            <w:rFonts w:cs="Times New Roman"/>
          </w:rPr>
          <w:t xml:space="preserve">ás rápido y de manera más </w:t>
        </w:r>
      </w:ins>
      <w:ins w:id="1307" w:author="Orion" w:date="2011-05-17T13:14:00Z">
        <w:r w:rsidR="00012EF0">
          <w:rPr>
            <w:rFonts w:cs="Times New Roman"/>
          </w:rPr>
          <w:t>eficaz</w:t>
        </w:r>
      </w:ins>
      <w:ins w:id="1308" w:author="Orion" w:date="2011-05-17T13:11:00Z">
        <w:r>
          <w:rPr>
            <w:rFonts w:cs="Times New Roman"/>
          </w:rPr>
          <w:t xml:space="preserve"> situaciones comprometidas que se haya podido encontrar en el pasado.</w:t>
        </w:r>
      </w:ins>
      <w:ins w:id="1309" w:author="Orion" w:date="2011-05-17T13:12:00Z">
        <w:r>
          <w:rPr>
            <w:rFonts w:cs="Times New Roman"/>
          </w:rPr>
          <w:t xml:space="preserve"> Ejemplo de ello es que </w:t>
        </w:r>
      </w:ins>
      <w:ins w:id="1310" w:author="Orion" w:date="2011-05-17T13:14:00Z">
        <w:r w:rsidR="00012EF0">
          <w:rPr>
            <w:rFonts w:cs="Times New Roman"/>
          </w:rPr>
          <w:t>todos los</w:t>
        </w:r>
      </w:ins>
      <w:ins w:id="1311" w:author="Orion" w:date="2011-05-17T13:12:00Z">
        <w:r>
          <w:rPr>
            <w:rFonts w:cs="Times New Roman"/>
          </w:rPr>
          <w:t xml:space="preserve"> pilotos, después de adquirir el título de pilotaje, deben </w:t>
        </w:r>
      </w:ins>
      <w:ins w:id="1312" w:author="Orion" w:date="2011-05-17T13:13:00Z">
        <w:r>
          <w:rPr>
            <w:rFonts w:cs="Times New Roman"/>
          </w:rPr>
          <w:t>acumular una serie de horas de entrenamiento en simuladores antes de empezar en los vuelos reales.</w:t>
        </w:r>
      </w:ins>
    </w:p>
    <w:p w14:paraId="738BACE4" w14:textId="77777777" w:rsidR="00E22278" w:rsidRDefault="00E22278">
      <w:pPr>
        <w:jc w:val="both"/>
        <w:rPr>
          <w:ins w:id="1313" w:author="Orion" w:date="2011-05-03T12:54:00Z"/>
          <w:rFonts w:eastAsia="Times New Roman" w:cs="Times New Roman"/>
        </w:rPr>
      </w:pPr>
    </w:p>
    <w:p w14:paraId="50749173" w14:textId="77777777" w:rsidR="001010ED" w:rsidRPr="004800ED" w:rsidDel="001010ED" w:rsidRDefault="001010ED">
      <w:pPr>
        <w:jc w:val="both"/>
        <w:rPr>
          <w:del w:id="1314" w:author="Orion" w:date="2011-05-02T20:17:00Z"/>
          <w:rFonts w:eastAsia="Times New Roman" w:cs="Times New Roman"/>
        </w:rPr>
      </w:pPr>
    </w:p>
    <w:p w14:paraId="486A0FC1" w14:textId="77777777" w:rsidR="00BB1765" w:rsidRPr="00650D90" w:rsidRDefault="00BB1765">
      <w:pPr>
        <w:outlineLvl w:val="1"/>
        <w:rPr>
          <w:rFonts w:cs="Times New Roman"/>
        </w:rPr>
        <w:pPrChange w:id="1315" w:author="Orion" w:date="2011-05-01T20:34:00Z">
          <w:pPr>
            <w:jc w:val="both"/>
          </w:pPr>
        </w:pPrChange>
      </w:pPr>
      <w:bookmarkStart w:id="1316" w:name="_Toc296083823"/>
      <w:r w:rsidRPr="00246937">
        <w:rPr>
          <w:rFonts w:eastAsiaTheme="majorEastAsia" w:cs="Times New Roman"/>
          <w:color w:val="1F497D" w:themeColor="text2"/>
          <w:spacing w:val="15"/>
          <w:szCs w:val="21"/>
          <w:u w:val="single"/>
          <w:rPrChange w:id="1317" w:author="Orion" w:date="2011-04-24T22:32:00Z">
            <w:rPr/>
          </w:rPrChange>
        </w:rPr>
        <w:t>Simulación y Gestión de Tráfico Aéreo</w:t>
      </w:r>
      <w:bookmarkEnd w:id="1316"/>
    </w:p>
    <w:p w14:paraId="5DF42629" w14:textId="42567B5F" w:rsidR="00497A8C" w:rsidRDefault="00265D10" w:rsidP="002D3EC0">
      <w:pPr>
        <w:jc w:val="both"/>
        <w:rPr>
          <w:ins w:id="1318" w:author="IO" w:date="2011-06-09T14:01:00Z"/>
          <w:rFonts w:cs="Times New Roman"/>
        </w:rPr>
      </w:pPr>
      <w:ins w:id="1319" w:author="Orion" w:date="2011-05-03T13:09:00Z">
        <w:r>
          <w:rPr>
            <w:rFonts w:cs="Times New Roman"/>
          </w:rPr>
          <w:t>Como se ha comentado en la introducci</w:t>
        </w:r>
      </w:ins>
      <w:ins w:id="1320" w:author="Orion" w:date="2011-05-03T13:10:00Z">
        <w:r>
          <w:rPr>
            <w:rFonts w:cs="Times New Roman"/>
          </w:rPr>
          <w:t>ón a</w:t>
        </w:r>
      </w:ins>
      <w:ins w:id="1321" w:author="Orion" w:date="2011-05-03T12:53:00Z">
        <w:r w:rsidR="00CF4919" w:rsidRPr="00CF4919">
          <w:rPr>
            <w:rFonts w:cs="Times New Roman"/>
            <w:rPrChange w:id="1322" w:author="Orion" w:date="2011-05-03T12:53:00Z">
              <w:rPr>
                <w:rFonts w:ascii="Courier New" w:hAnsi="Courier New" w:cs="Courier New"/>
              </w:rPr>
            </w:rPrChange>
          </w:rPr>
          <w:t>ctualmente hay numerosas aplicaciones que se dedican a la simulación aérea. Estas simulaciones se pueden clasificar atendiendo a varios criterios. En</w:t>
        </w:r>
      </w:ins>
      <w:ins w:id="1323" w:author="IO" w:date="2011-06-09T14:00:00Z">
        <w:r w:rsidR="00497A8C">
          <w:rPr>
            <w:rFonts w:cs="Times New Roman"/>
          </w:rPr>
          <w:t xml:space="preserve"> la introducción ya se apuntó </w:t>
        </w:r>
      </w:ins>
      <w:ins w:id="1324" w:author="Orion" w:date="2011-05-03T12:53:00Z">
        <w:del w:id="1325" w:author="IO" w:date="2011-06-09T14:00:00Z">
          <w:r w:rsidR="00CF4919" w:rsidRPr="00CF4919">
            <w:rPr>
              <w:rFonts w:cs="Times New Roman"/>
              <w:rPrChange w:id="1326" w:author="Orion" w:date="2011-05-03T12:53:00Z">
                <w:rPr>
                  <w:rFonts w:ascii="Courier New" w:hAnsi="Courier New" w:cs="Courier New"/>
                </w:rPr>
              </w:rPrChange>
            </w:rPr>
            <w:delText xml:space="preserve"> primer lugar se pueden diferenciar por </w:delText>
          </w:r>
        </w:del>
        <w:r w:rsidR="00CF4919" w:rsidRPr="00CF4919">
          <w:rPr>
            <w:rFonts w:cs="Times New Roman"/>
            <w:rPrChange w:id="1327" w:author="Orion" w:date="2011-05-03T12:53:00Z">
              <w:rPr>
                <w:rFonts w:ascii="Courier New" w:hAnsi="Courier New" w:cs="Courier New"/>
              </w:rPr>
            </w:rPrChange>
          </w:rPr>
          <w:t>el foco de su estudio</w:t>
        </w:r>
        <w:del w:id="1328" w:author="IO" w:date="2011-06-09T14:02:00Z">
          <w:r w:rsidR="00CF4919" w:rsidRPr="00CF4919">
            <w:rPr>
              <w:rFonts w:cs="Times New Roman"/>
              <w:rPrChange w:id="1329" w:author="Orion" w:date="2011-05-03T12:53:00Z">
                <w:rPr>
                  <w:rFonts w:ascii="Courier New" w:hAnsi="Courier New" w:cs="Courier New"/>
                </w:rPr>
              </w:rPrChange>
            </w:rPr>
            <w:delText>.</w:delText>
          </w:r>
        </w:del>
      </w:ins>
      <w:ins w:id="1330" w:author="Orion" w:date="2011-05-17T17:10:00Z">
        <w:del w:id="1331" w:author="IO" w:date="2011-06-09T14:02:00Z">
          <w:r w:rsidR="002D3EC0">
            <w:rPr>
              <w:rFonts w:cs="Times New Roman"/>
            </w:rPr>
            <w:delText xml:space="preserve"> </w:delText>
          </w:r>
          <w:r w:rsidR="002D3EC0" w:rsidRPr="001F11AD">
            <w:rPr>
              <w:rFonts w:cs="Times New Roman"/>
            </w:rPr>
            <w:delText>Por un lado</w:delText>
          </w:r>
        </w:del>
        <w:del w:id="1332" w:author="IO" w:date="2011-06-09T14:01:00Z">
          <w:r w:rsidR="002D3EC0" w:rsidRPr="001F11AD">
            <w:rPr>
              <w:rFonts w:cs="Times New Roman"/>
            </w:rPr>
            <w:delText xml:space="preserve">, </w:delText>
          </w:r>
        </w:del>
      </w:ins>
      <w:ins w:id="1333" w:author="Orion" w:date="2011-05-30T16:11:00Z">
        <w:del w:id="1334" w:author="IO" w:date="2011-06-09T14:01:00Z">
          <w:r w:rsidR="00C62756">
            <w:rPr>
              <w:rFonts w:cs="Times New Roman"/>
            </w:rPr>
            <w:delText>como</w:delText>
          </w:r>
        </w:del>
        <w:del w:id="1335" w:author="IO" w:date="2011-06-09T14:02:00Z">
          <w:r w:rsidR="00C62756">
            <w:rPr>
              <w:rFonts w:cs="Times New Roman"/>
            </w:rPr>
            <w:delText xml:space="preserve"> </w:delText>
          </w:r>
          <w:r w:rsidR="00C62756" w:rsidDel="00497A8C">
            <w:rPr>
              <w:rFonts w:cs="Times New Roman"/>
            </w:rPr>
            <w:delText>i</w:delText>
          </w:r>
        </w:del>
      </w:ins>
      <w:ins w:id="1336" w:author="IO" w:date="2011-06-09T14:02:00Z">
        <w:r w:rsidR="00497A8C">
          <w:rPr>
            <w:rFonts w:cs="Times New Roman"/>
          </w:rPr>
          <w:t xml:space="preserve">: </w:t>
        </w:r>
      </w:ins>
      <w:ins w:id="1337" w:author="Orion" w:date="2011-05-30T16:11:00Z">
        <w:r w:rsidR="00C62756">
          <w:rPr>
            <w:rFonts w:cs="Times New Roman"/>
          </w:rPr>
          <w:t xml:space="preserve">interesa saber </w:t>
        </w:r>
      </w:ins>
      <w:ins w:id="1338" w:author="Orion" w:date="2011-05-30T16:12:00Z">
        <w:r w:rsidR="00C62756">
          <w:rPr>
            <w:rFonts w:cs="Times New Roman"/>
          </w:rPr>
          <w:t>cómo</w:t>
        </w:r>
      </w:ins>
      <w:ins w:id="1339" w:author="Orion" w:date="2011-05-30T16:11:00Z">
        <w:r w:rsidR="00C62756">
          <w:rPr>
            <w:rFonts w:cs="Times New Roman"/>
          </w:rPr>
          <w:t xml:space="preserve"> se están simulando a nivel individual cada una de las a</w:t>
        </w:r>
      </w:ins>
      <w:ins w:id="1340" w:author="Orion" w:date="2011-05-30T16:12:00Z">
        <w:r w:rsidR="00C62756">
          <w:rPr>
            <w:rFonts w:cs="Times New Roman"/>
          </w:rPr>
          <w:t xml:space="preserve">eronaves </w:t>
        </w:r>
      </w:ins>
      <w:ins w:id="1341" w:author="IO" w:date="2011-06-09T14:02:00Z">
        <w:r w:rsidR="00497A8C">
          <w:rPr>
            <w:rFonts w:cs="Times New Roman"/>
          </w:rPr>
          <w:t>y que ocurre cuando interaccionan varias de ellas y además lo hace también con el control</w:t>
        </w:r>
      </w:ins>
      <w:ins w:id="1342" w:author="IO" w:date="2011-06-09T14:01:00Z">
        <w:r w:rsidR="00497A8C">
          <w:rPr>
            <w:rFonts w:cs="Times New Roman"/>
          </w:rPr>
          <w:t>.</w:t>
        </w:r>
      </w:ins>
    </w:p>
    <w:p w14:paraId="7A68D832" w14:textId="77777777" w:rsidR="00497A8C" w:rsidRDefault="00497A8C" w:rsidP="002D3EC0">
      <w:pPr>
        <w:jc w:val="both"/>
        <w:rPr>
          <w:ins w:id="1343" w:author="IO" w:date="2011-06-09T14:01:00Z"/>
          <w:rFonts w:cs="Times New Roman"/>
        </w:rPr>
      </w:pPr>
    </w:p>
    <w:p w14:paraId="27EB3F53" w14:textId="4CBDE5A7" w:rsidR="00F01BDB" w:rsidRDefault="00497A8C" w:rsidP="002D3EC0">
      <w:pPr>
        <w:jc w:val="both"/>
        <w:rPr>
          <w:ins w:id="1344" w:author="IO" w:date="2011-05-12T18:15:00Z"/>
          <w:rFonts w:cs="Times New Roman"/>
        </w:rPr>
      </w:pPr>
      <w:ins w:id="1345" w:author="IO" w:date="2011-06-09T14:02:00Z">
        <w:r>
          <w:rPr>
            <w:rFonts w:cs="Times New Roman"/>
          </w:rPr>
          <w:t xml:space="preserve">Las simulaciones de aeronaves individuales </w:t>
        </w:r>
      </w:ins>
      <w:ins w:id="1346" w:author="Orion" w:date="2011-05-30T16:12:00Z">
        <w:del w:id="1347" w:author="IO" w:date="2011-06-09T14:03:00Z">
          <w:r w:rsidR="00C62756" w:rsidDel="00497A8C">
            <w:rPr>
              <w:rFonts w:cs="Times New Roman"/>
            </w:rPr>
            <w:delText xml:space="preserve"> </w:delText>
          </w:r>
          <w:r w:rsidR="00C62756">
            <w:rPr>
              <w:rFonts w:cs="Times New Roman"/>
            </w:rPr>
            <w:delText>se analizarán una serie de</w:delText>
          </w:r>
        </w:del>
      </w:ins>
      <w:ins w:id="1348" w:author="Orion" w:date="2011-05-17T17:10:00Z">
        <w:del w:id="1349" w:author="IO" w:date="2011-06-09T14:03:00Z">
          <w:r w:rsidR="002D3EC0" w:rsidRPr="001F11AD">
            <w:rPr>
              <w:rFonts w:cs="Times New Roman"/>
            </w:rPr>
            <w:delText xml:space="preserve"> aplicaciones </w:delText>
          </w:r>
          <w:r w:rsidR="002D3EC0">
            <w:rPr>
              <w:rFonts w:cs="Times New Roman"/>
            </w:rPr>
            <w:delText xml:space="preserve">que </w:delText>
          </w:r>
        </w:del>
        <w:r w:rsidR="002D3EC0">
          <w:rPr>
            <w:rFonts w:cs="Times New Roman"/>
          </w:rPr>
          <w:t xml:space="preserve">se </w:t>
        </w:r>
        <w:r w:rsidR="002D3EC0" w:rsidRPr="001F11AD">
          <w:rPr>
            <w:rFonts w:cs="Times New Roman"/>
          </w:rPr>
          <w:t>centra</w:t>
        </w:r>
        <w:r w:rsidR="002D3EC0">
          <w:rPr>
            <w:rFonts w:cs="Times New Roman"/>
          </w:rPr>
          <w:t xml:space="preserve">n </w:t>
        </w:r>
        <w:r w:rsidR="002D3EC0" w:rsidRPr="001F11AD">
          <w:rPr>
            <w:rFonts w:cs="Times New Roman"/>
          </w:rPr>
          <w:t>en los aspectos físicos</w:t>
        </w:r>
        <w:r w:rsidR="002D3EC0">
          <w:rPr>
            <w:rFonts w:cs="Times New Roman"/>
          </w:rPr>
          <w:t xml:space="preserve"> de </w:t>
        </w:r>
      </w:ins>
      <w:ins w:id="1350" w:author="IO" w:date="2011-06-09T14:03:00Z">
        <w:r>
          <w:rPr>
            <w:rFonts w:cs="Times New Roman"/>
          </w:rPr>
          <w:t xml:space="preserve">su vuelo, </w:t>
        </w:r>
      </w:ins>
      <w:ins w:id="1351" w:author="Orion" w:date="2011-05-17T17:10:00Z">
        <w:del w:id="1352" w:author="IO" w:date="2011-06-09T14:03:00Z">
          <w:r w:rsidR="002D3EC0" w:rsidDel="00497A8C">
            <w:rPr>
              <w:rFonts w:cs="Times New Roman"/>
            </w:rPr>
            <w:delText xml:space="preserve"> de </w:delText>
          </w:r>
          <w:r w:rsidR="002D3EC0">
            <w:rPr>
              <w:rFonts w:cs="Times New Roman"/>
            </w:rPr>
            <w:delText xml:space="preserve">las aeronaves así como en </w:delText>
          </w:r>
        </w:del>
      </w:ins>
      <w:ins w:id="1353" w:author="Orion" w:date="2011-05-17T17:14:00Z">
        <w:del w:id="1354" w:author="IO" w:date="2011-06-09T14:03:00Z">
          <w:r w:rsidR="008A4BB4" w:rsidDel="00497A8C">
            <w:rPr>
              <w:rFonts w:cs="Times New Roman"/>
            </w:rPr>
            <w:delText>la</w:delText>
          </w:r>
        </w:del>
      </w:ins>
      <w:ins w:id="1355" w:author="IO" w:date="2011-06-09T14:03:00Z">
        <w:r>
          <w:rPr>
            <w:rFonts w:cs="Times New Roman"/>
          </w:rPr>
          <w:t>su</w:t>
        </w:r>
      </w:ins>
      <w:ins w:id="1356" w:author="Orion" w:date="2011-06-10T21:29:00Z">
        <w:r w:rsidR="00FD7814">
          <w:rPr>
            <w:rFonts w:cs="Times New Roman"/>
          </w:rPr>
          <w:t xml:space="preserve"> </w:t>
        </w:r>
      </w:ins>
      <w:ins w:id="1357" w:author="Orion" w:date="2011-05-17T17:10:00Z">
        <w:r w:rsidR="002D3EC0">
          <w:rPr>
            <w:rFonts w:cs="Times New Roman"/>
          </w:rPr>
          <w:t xml:space="preserve">manejabilidad y </w:t>
        </w:r>
      </w:ins>
      <w:ins w:id="1358" w:author="Orion" w:date="2011-05-17T17:14:00Z">
        <w:del w:id="1359" w:author="IO" w:date="2011-06-09T14:03:00Z">
          <w:r w:rsidR="008A4BB4" w:rsidDel="00497A8C">
            <w:rPr>
              <w:rFonts w:cs="Times New Roman"/>
            </w:rPr>
            <w:delText>los</w:delText>
          </w:r>
        </w:del>
      </w:ins>
      <w:ins w:id="1360" w:author="IO" w:date="2011-06-09T14:03:00Z">
        <w:r>
          <w:rPr>
            <w:rFonts w:cs="Times New Roman"/>
          </w:rPr>
          <w:t>sus</w:t>
        </w:r>
      </w:ins>
      <w:ins w:id="1361" w:author="Orion" w:date="2011-05-17T17:14:00Z">
        <w:r w:rsidR="008A4BB4">
          <w:rPr>
            <w:rFonts w:cs="Times New Roman"/>
          </w:rPr>
          <w:t xml:space="preserve"> </w:t>
        </w:r>
      </w:ins>
      <w:ins w:id="1362" w:author="Orion" w:date="2011-05-17T17:10:00Z">
        <w:r w:rsidR="002D3EC0">
          <w:rPr>
            <w:rFonts w:cs="Times New Roman"/>
          </w:rPr>
          <w:t>sistemas de control</w:t>
        </w:r>
      </w:ins>
      <w:ins w:id="1363" w:author="Orion" w:date="2011-05-17T17:15:00Z">
        <w:del w:id="1364" w:author="IO" w:date="2011-06-09T14:03:00Z">
          <w:r w:rsidR="00B35340">
            <w:rPr>
              <w:rFonts w:cs="Times New Roman"/>
            </w:rPr>
            <w:delText xml:space="preserve"> de estas</w:delText>
          </w:r>
        </w:del>
      </w:ins>
      <w:ins w:id="1365" w:author="Orion" w:date="2011-05-17T17:10:00Z">
        <w:r w:rsidR="002D3EC0">
          <w:rPr>
            <w:rFonts w:cs="Times New Roman"/>
          </w:rPr>
          <w:t xml:space="preserve">. </w:t>
        </w:r>
      </w:ins>
    </w:p>
    <w:p w14:paraId="06E90F53" w14:textId="77777777" w:rsidR="00F01BDB" w:rsidRDefault="00F01BDB">
      <w:pPr>
        <w:jc w:val="both"/>
        <w:rPr>
          <w:ins w:id="1366" w:author="IO" w:date="2011-05-12T18:15:00Z"/>
          <w:rFonts w:cs="Times New Roman"/>
        </w:rPr>
      </w:pPr>
    </w:p>
    <w:p w14:paraId="5083DA6A" w14:textId="1D5EF84A" w:rsidR="00F515E9" w:rsidRDefault="002D3EC0">
      <w:pPr>
        <w:jc w:val="both"/>
        <w:rPr>
          <w:ins w:id="1367" w:author="Orion" w:date="2011-06-17T11:47:00Z"/>
          <w:rFonts w:cs="Times New Roman"/>
        </w:rPr>
      </w:pPr>
      <w:ins w:id="1368" w:author="Orion" w:date="2011-05-17T17:11:00Z">
        <w:r>
          <w:rPr>
            <w:rFonts w:cs="Times New Roman"/>
          </w:rPr>
          <w:t xml:space="preserve">Por el lado de las </w:t>
        </w:r>
      </w:ins>
      <w:ins w:id="1369" w:author="Orion" w:date="2011-05-03T12:53:00Z">
        <w:r w:rsidR="00CF4919" w:rsidRPr="00CF4919">
          <w:rPr>
            <w:rFonts w:cs="Times New Roman"/>
            <w:rPrChange w:id="1370" w:author="Orion" w:date="2011-05-03T12:53:00Z">
              <w:rPr>
                <w:rFonts w:ascii="Courier New" w:hAnsi="Courier New" w:cs="Courier New"/>
              </w:rPr>
            </w:rPrChange>
          </w:rPr>
          <w:t>aplicaciones cent</w:t>
        </w:r>
        <w:r w:rsidRPr="008419B7">
          <w:rPr>
            <w:rFonts w:cs="Times New Roman"/>
          </w:rPr>
          <w:t>radas en los aspectos físicos</w:t>
        </w:r>
      </w:ins>
      <w:ins w:id="1371" w:author="Orion" w:date="2011-06-17T11:45:00Z">
        <w:r w:rsidR="000F4672">
          <w:rPr>
            <w:rFonts w:cs="Times New Roman"/>
          </w:rPr>
          <w:t xml:space="preserve"> y más concretamente en los aspectos característicos del vuelo</w:t>
        </w:r>
      </w:ins>
      <w:ins w:id="1372" w:author="Orion" w:date="2011-05-17T17:11:00Z">
        <w:r>
          <w:rPr>
            <w:rFonts w:cs="Times New Roman"/>
          </w:rPr>
          <w:t>, s</w:t>
        </w:r>
      </w:ins>
      <w:ins w:id="1373" w:author="Orion" w:date="2011-05-03T12:53:00Z">
        <w:r w:rsidR="00CF4919" w:rsidRPr="00CF4919">
          <w:rPr>
            <w:rFonts w:cs="Times New Roman"/>
            <w:rPrChange w:id="1374" w:author="Orion" w:date="2011-05-03T12:53:00Z">
              <w:rPr>
                <w:rFonts w:ascii="Courier New" w:hAnsi="Courier New" w:cs="Courier New"/>
              </w:rPr>
            </w:rPrChange>
          </w:rPr>
          <w:t xml:space="preserve">e puede destacar una serie de herramientas desarrolladas sobre </w:t>
        </w:r>
        <w:proofErr w:type="spellStart"/>
        <w:r w:rsidR="00CF4919" w:rsidRPr="00CF4919">
          <w:rPr>
            <w:rFonts w:cs="Times New Roman"/>
            <w:rPrChange w:id="1375" w:author="Orion" w:date="2011-05-03T12:53:00Z">
              <w:rPr>
                <w:rFonts w:ascii="Courier New" w:hAnsi="Courier New" w:cs="Courier New"/>
              </w:rPr>
            </w:rPrChange>
          </w:rPr>
          <w:t>JSBSim</w:t>
        </w:r>
        <w:proofErr w:type="spellEnd"/>
        <w:r w:rsidR="00CF4919" w:rsidRPr="00CF4919">
          <w:rPr>
            <w:rFonts w:cs="Times New Roman"/>
            <w:rPrChange w:id="1376" w:author="Orion" w:date="2011-05-03T12:53:00Z">
              <w:rPr>
                <w:rFonts w:ascii="Courier New" w:hAnsi="Courier New" w:cs="Courier New"/>
              </w:rPr>
            </w:rPrChange>
          </w:rPr>
          <w:t xml:space="preserve">. </w:t>
        </w:r>
        <w:proofErr w:type="spellStart"/>
        <w:r w:rsidR="00CF4919" w:rsidRPr="00CF4919">
          <w:rPr>
            <w:rFonts w:cs="Times New Roman"/>
            <w:rPrChange w:id="1377" w:author="Orion" w:date="2011-05-03T12:53:00Z">
              <w:rPr>
                <w:rFonts w:ascii="Courier New" w:hAnsi="Courier New" w:cs="Courier New"/>
              </w:rPr>
            </w:rPrChange>
          </w:rPr>
          <w:t>JSBSim</w:t>
        </w:r>
        <w:proofErr w:type="spellEnd"/>
        <w:del w:id="1378" w:author="IO" w:date="2011-05-13T11:29:00Z">
          <w:r w:rsidR="00CF4919" w:rsidRPr="00CF4919" w:rsidDel="00366B82">
            <w:rPr>
              <w:rFonts w:cs="Times New Roman"/>
              <w:rPrChange w:id="1379" w:author="Orion" w:date="2011-05-03T12:53:00Z">
                <w:rPr>
                  <w:rFonts w:ascii="Courier New" w:hAnsi="Courier New" w:cs="Courier New"/>
                </w:rPr>
              </w:rPrChange>
            </w:rPr>
            <w:delText xml:space="preserve"> </w:delText>
          </w:r>
        </w:del>
      </w:ins>
      <w:customXmlInsRangeStart w:id="1380" w:author="IO" w:date="2011-05-13T11:29:00Z"/>
      <w:sdt>
        <w:sdtPr>
          <w:rPr>
            <w:rFonts w:cs="Times New Roman"/>
          </w:rPr>
          <w:id w:val="735979591"/>
          <w:citation/>
        </w:sdtPr>
        <w:sdtContent>
          <w:customXmlInsRangeEnd w:id="1380"/>
          <w:ins w:id="1381" w:author="IO" w:date="2011-05-13T11:29:00Z">
            <w:r w:rsidR="00366B82" w:rsidRPr="00934D4D">
              <w:rPr>
                <w:rFonts w:cs="Times New Roman"/>
              </w:rPr>
              <w:fldChar w:fldCharType="begin"/>
            </w:r>
            <w:r w:rsidR="00366B82" w:rsidRPr="00934D4D">
              <w:rPr>
                <w:rFonts w:cs="Times New Roman"/>
              </w:rPr>
              <w:instrText xml:space="preserve"> CITATION JSB \l 3082 </w:instrText>
            </w:r>
            <w:r w:rsidR="00366B82" w:rsidRPr="00934D4D">
              <w:rPr>
                <w:rFonts w:cs="Times New Roman"/>
              </w:rPr>
              <w:fldChar w:fldCharType="separate"/>
            </w:r>
          </w:ins>
          <w:r w:rsidR="00C1157B" w:rsidRPr="00C1157B">
            <w:rPr>
              <w:rFonts w:cs="Times New Roman"/>
              <w:noProof/>
            </w:rPr>
            <w:t>(3)</w:t>
          </w:r>
          <w:ins w:id="1382" w:author="IO" w:date="2011-05-13T11:29:00Z">
            <w:r w:rsidR="00366B82" w:rsidRPr="00934D4D">
              <w:rPr>
                <w:rFonts w:cs="Times New Roman"/>
              </w:rPr>
              <w:fldChar w:fldCharType="end"/>
            </w:r>
          </w:ins>
          <w:customXmlInsRangeStart w:id="1383" w:author="IO" w:date="2011-05-13T11:29:00Z"/>
        </w:sdtContent>
      </w:sdt>
      <w:customXmlInsRangeEnd w:id="1383"/>
      <w:ins w:id="1384" w:author="Orion" w:date="2011-06-17T11:46:00Z">
        <w:r w:rsidR="000F4672">
          <w:rPr>
            <w:rFonts w:cs="Times New Roman"/>
          </w:rPr>
          <w:t xml:space="preserve"> que</w:t>
        </w:r>
      </w:ins>
      <w:ins w:id="1385" w:author="IO" w:date="2011-05-13T11:29:00Z">
        <w:r w:rsidR="00366B82" w:rsidRPr="00366B82" w:rsidDel="00366B82">
          <w:rPr>
            <w:rFonts w:cs="Times New Roman"/>
          </w:rPr>
          <w:t xml:space="preserve"> </w:t>
        </w:r>
      </w:ins>
      <w:ins w:id="1386" w:author="Orion" w:date="2011-05-03T12:53:00Z">
        <w:del w:id="1387" w:author="IO" w:date="2011-05-13T11:29:00Z">
          <w:r w:rsidR="00CF4919" w:rsidRPr="00CF4919" w:rsidDel="00366B82">
            <w:rPr>
              <w:rFonts w:cs="Times New Roman"/>
              <w:rPrChange w:id="1388" w:author="Orion" w:date="2011-05-03T12:53:00Z">
                <w:rPr>
                  <w:rFonts w:ascii="Courier New" w:hAnsi="Courier New" w:cs="Courier New"/>
                </w:rPr>
              </w:rPrChange>
            </w:rPr>
            <w:delText xml:space="preserve">que </w:delText>
          </w:r>
        </w:del>
        <w:r w:rsidR="00CF4919" w:rsidRPr="00CF4919">
          <w:rPr>
            <w:rFonts w:cs="Times New Roman"/>
            <w:rPrChange w:id="1389" w:author="Orion" w:date="2011-05-03T12:53:00Z">
              <w:rPr>
                <w:rFonts w:ascii="Courier New" w:hAnsi="Courier New" w:cs="Courier New"/>
              </w:rPr>
            </w:rPrChange>
          </w:rPr>
          <w:t xml:space="preserve">es una librería software de código abierto que </w:t>
        </w:r>
      </w:ins>
      <w:ins w:id="1390" w:author="Orion" w:date="2011-06-17T11:46:00Z">
        <w:r w:rsidR="000F4672">
          <w:rPr>
            <w:rFonts w:cs="Times New Roman"/>
          </w:rPr>
          <w:t xml:space="preserve">permite </w:t>
        </w:r>
      </w:ins>
      <w:ins w:id="1391" w:author="Orion" w:date="2011-05-03T12:53:00Z">
        <w:r w:rsidR="00CF4919" w:rsidRPr="00CF4919">
          <w:rPr>
            <w:rFonts w:cs="Times New Roman"/>
            <w:rPrChange w:id="1392" w:author="Orion" w:date="2011-05-03T12:53:00Z">
              <w:rPr>
                <w:rFonts w:ascii="Courier New" w:hAnsi="Courier New" w:cs="Courier New"/>
              </w:rPr>
            </w:rPrChange>
          </w:rPr>
          <w:t>modela</w:t>
        </w:r>
      </w:ins>
      <w:ins w:id="1393" w:author="Orion" w:date="2011-06-17T11:46:00Z">
        <w:r w:rsidR="000F4672">
          <w:rPr>
            <w:rFonts w:cs="Times New Roman"/>
          </w:rPr>
          <w:t>r esta</w:t>
        </w:r>
      </w:ins>
      <w:ins w:id="1394" w:author="Orion" w:date="2011-05-03T12:53:00Z">
        <w:r w:rsidR="00CF4919" w:rsidRPr="00CF4919">
          <w:rPr>
            <w:rFonts w:cs="Times New Roman"/>
            <w:rPrChange w:id="1395" w:author="Orion" w:date="2011-05-03T12:53:00Z">
              <w:rPr>
                <w:rFonts w:ascii="Courier New" w:hAnsi="Courier New" w:cs="Courier New"/>
              </w:rPr>
            </w:rPrChange>
          </w:rPr>
          <w:t xml:space="preserve"> dinámica de vuelo de</w:t>
        </w:r>
      </w:ins>
      <w:ins w:id="1396" w:author="Orion" w:date="2011-06-17T11:46:00Z">
        <w:r w:rsidR="000F4672">
          <w:rPr>
            <w:rFonts w:cs="Times New Roman"/>
          </w:rPr>
          <w:t xml:space="preserve"> las</w:t>
        </w:r>
      </w:ins>
      <w:ins w:id="1397" w:author="Orion" w:date="2011-05-03T12:53:00Z">
        <w:r w:rsidR="00CF4919" w:rsidRPr="00CF4919">
          <w:rPr>
            <w:rFonts w:cs="Times New Roman"/>
            <w:rPrChange w:id="1398" w:author="Orion" w:date="2011-05-03T12:53:00Z">
              <w:rPr>
                <w:rFonts w:ascii="Courier New" w:hAnsi="Courier New" w:cs="Courier New"/>
              </w:rPr>
            </w:rPrChange>
          </w:rPr>
          <w:t xml:space="preserve"> aeronaves, el denominado modelo físico de los movimientos de los aviones</w:t>
        </w:r>
      </w:ins>
      <w:customXmlInsRangeStart w:id="1399" w:author="Orion" w:date="2011-05-03T12:53:00Z"/>
      <w:customXmlDelRangeStart w:id="1400" w:author="IO" w:date="2011-05-13T11:29:00Z"/>
      <w:sdt>
        <w:sdtPr>
          <w:rPr>
            <w:rFonts w:cs="Times New Roman"/>
          </w:rPr>
          <w:id w:val="-1442920765"/>
          <w:citation/>
        </w:sdtPr>
        <w:sdtContent>
          <w:customXmlInsRangeEnd w:id="1399"/>
          <w:customXmlDelRangeEnd w:id="1400"/>
          <w:ins w:id="1401" w:author="Orion" w:date="2011-05-03T12:53:00Z">
            <w:del w:id="1402" w:author="IO" w:date="2011-05-13T11:29:00Z">
              <w:r w:rsidR="00CF4919" w:rsidRPr="00CF4919" w:rsidDel="00366B82">
                <w:rPr>
                  <w:rFonts w:cs="Times New Roman"/>
                  <w:rPrChange w:id="1403" w:author="Orion" w:date="2011-05-03T12:53:00Z">
                    <w:rPr>
                      <w:rFonts w:ascii="Courier New" w:hAnsi="Courier New" w:cs="Courier New"/>
                    </w:rPr>
                  </w:rPrChange>
                </w:rPr>
                <w:fldChar w:fldCharType="begin"/>
              </w:r>
              <w:r w:rsidR="00CF4919" w:rsidRPr="00CF4919" w:rsidDel="00366B82">
                <w:rPr>
                  <w:rFonts w:cs="Times New Roman"/>
                  <w:rPrChange w:id="1404" w:author="Orion" w:date="2011-05-03T12:53:00Z">
                    <w:rPr>
                      <w:rFonts w:ascii="Courier New" w:hAnsi="Courier New" w:cs="Courier New"/>
                    </w:rPr>
                  </w:rPrChange>
                </w:rPr>
                <w:delInstrText xml:space="preserve"> CITATION JSB \l 3082 </w:delInstrText>
              </w:r>
              <w:r w:rsidR="00CF4919" w:rsidRPr="00CF4919" w:rsidDel="00366B82">
                <w:rPr>
                  <w:rFonts w:cs="Times New Roman"/>
                  <w:rPrChange w:id="1405" w:author="Orion" w:date="2011-05-03T12:53:00Z">
                    <w:rPr>
                      <w:rFonts w:ascii="Courier New" w:hAnsi="Courier New" w:cs="Courier New"/>
                    </w:rPr>
                  </w:rPrChange>
                </w:rPr>
                <w:fldChar w:fldCharType="separate"/>
              </w:r>
            </w:del>
          </w:ins>
          <w:del w:id="1406" w:author="IO" w:date="2011-05-12T11:11:00Z">
            <w:r w:rsidR="00181070" w:rsidDel="00A74327">
              <w:rPr>
                <w:rFonts w:cs="Times New Roman"/>
                <w:noProof/>
              </w:rPr>
              <w:delText xml:space="preserve"> </w:delText>
            </w:r>
            <w:r w:rsidR="00181070" w:rsidRPr="00181070" w:rsidDel="00A74327">
              <w:rPr>
                <w:rFonts w:cs="Times New Roman"/>
                <w:noProof/>
              </w:rPr>
              <w:delText>(3)</w:delText>
            </w:r>
          </w:del>
          <w:ins w:id="1407" w:author="Orion" w:date="2011-05-03T12:53:00Z">
            <w:del w:id="1408" w:author="IO" w:date="2011-05-13T11:29:00Z">
              <w:r w:rsidR="00CF4919" w:rsidRPr="00CF4919" w:rsidDel="00366B82">
                <w:rPr>
                  <w:rFonts w:cs="Times New Roman"/>
                  <w:rPrChange w:id="1409" w:author="Orion" w:date="2011-05-03T12:53:00Z">
                    <w:rPr>
                      <w:rFonts w:ascii="Courier New" w:hAnsi="Courier New" w:cs="Courier New"/>
                    </w:rPr>
                  </w:rPrChange>
                </w:rPr>
                <w:fldChar w:fldCharType="end"/>
              </w:r>
            </w:del>
          </w:ins>
          <w:customXmlInsRangeStart w:id="1410" w:author="Orion" w:date="2011-05-03T12:53:00Z"/>
          <w:customXmlDelRangeStart w:id="1411" w:author="IO" w:date="2011-05-13T11:29:00Z"/>
        </w:sdtContent>
      </w:sdt>
      <w:customXmlInsRangeEnd w:id="1410"/>
      <w:customXmlDelRangeEnd w:id="1411"/>
      <w:ins w:id="1412" w:author="Orion" w:date="2011-05-03T12:53:00Z">
        <w:r w:rsidR="00CF4919" w:rsidRPr="00CF4919">
          <w:rPr>
            <w:rFonts w:cs="Times New Roman"/>
            <w:rPrChange w:id="1413" w:author="Orion" w:date="2011-05-03T12:53:00Z">
              <w:rPr>
                <w:rFonts w:ascii="Courier New" w:hAnsi="Courier New" w:cs="Courier New"/>
              </w:rPr>
            </w:rPrChange>
          </w:rPr>
          <w:t xml:space="preserve">. Entre las herramientas construidas sobre </w:t>
        </w:r>
        <w:proofErr w:type="spellStart"/>
        <w:r w:rsidR="00CF4919" w:rsidRPr="00CF4919">
          <w:rPr>
            <w:rFonts w:cs="Times New Roman"/>
            <w:rPrChange w:id="1414" w:author="Orion" w:date="2011-05-03T12:53:00Z">
              <w:rPr>
                <w:rFonts w:ascii="Courier New" w:hAnsi="Courier New" w:cs="Courier New"/>
              </w:rPr>
            </w:rPrChange>
          </w:rPr>
          <w:t>JSBSim</w:t>
        </w:r>
        <w:proofErr w:type="spellEnd"/>
        <w:r w:rsidR="00CF4919" w:rsidRPr="00CF4919">
          <w:rPr>
            <w:rFonts w:cs="Times New Roman"/>
            <w:rPrChange w:id="1415" w:author="Orion" w:date="2011-05-03T12:53:00Z">
              <w:rPr>
                <w:rFonts w:ascii="Courier New" w:hAnsi="Courier New" w:cs="Courier New"/>
              </w:rPr>
            </w:rPrChange>
          </w:rPr>
          <w:t xml:space="preserve"> se encuentran </w:t>
        </w:r>
        <w:proofErr w:type="spellStart"/>
        <w:r w:rsidR="00CF4919" w:rsidRPr="00CF4919">
          <w:rPr>
            <w:rFonts w:cs="Times New Roman"/>
            <w:rPrChange w:id="1416" w:author="Orion" w:date="2011-05-03T12:53:00Z">
              <w:rPr>
                <w:rFonts w:ascii="Courier New" w:hAnsi="Courier New" w:cs="Courier New"/>
              </w:rPr>
            </w:rPrChange>
          </w:rPr>
          <w:t>FlightGear</w:t>
        </w:r>
        <w:proofErr w:type="spellEnd"/>
        <w:r w:rsidR="00CF4919" w:rsidRPr="00CF4919">
          <w:rPr>
            <w:rFonts w:cs="Times New Roman"/>
            <w:rPrChange w:id="1417" w:author="Orion" w:date="2011-05-03T12:53:00Z">
              <w:rPr>
                <w:rFonts w:ascii="Courier New" w:hAnsi="Courier New" w:cs="Courier New"/>
              </w:rPr>
            </w:rPrChange>
          </w:rPr>
          <w:t xml:space="preserve"> </w:t>
        </w:r>
      </w:ins>
      <w:customXmlInsRangeStart w:id="1418" w:author="Orion" w:date="2011-05-03T12:53:00Z"/>
      <w:sdt>
        <w:sdtPr>
          <w:rPr>
            <w:rFonts w:cs="Times New Roman"/>
          </w:rPr>
          <w:id w:val="2124808959"/>
          <w:citation/>
        </w:sdtPr>
        <w:sdtContent>
          <w:customXmlInsRangeEnd w:id="1418"/>
          <w:ins w:id="1419" w:author="Orion" w:date="2011-05-03T12:53:00Z">
            <w:r w:rsidR="00CF4919" w:rsidRPr="00CF4919">
              <w:rPr>
                <w:rFonts w:cs="Times New Roman"/>
                <w:rPrChange w:id="1420" w:author="Orion" w:date="2011-05-03T12:53:00Z">
                  <w:rPr>
                    <w:rFonts w:ascii="Courier New" w:hAnsi="Courier New" w:cs="Courier New"/>
                  </w:rPr>
                </w:rPrChange>
              </w:rPr>
              <w:fldChar w:fldCharType="begin"/>
            </w:r>
            <w:r w:rsidR="00CF4919" w:rsidRPr="00CF4919">
              <w:rPr>
                <w:rFonts w:cs="Times New Roman"/>
                <w:rPrChange w:id="1421" w:author="Orion" w:date="2011-05-03T12:53:00Z">
                  <w:rPr>
                    <w:rFonts w:ascii="Courier New" w:hAnsi="Courier New" w:cs="Courier New"/>
                  </w:rPr>
                </w:rPrChange>
              </w:rPr>
              <w:instrText xml:space="preserve"> CITATION Fli \l 3082 </w:instrText>
            </w:r>
            <w:r w:rsidR="00CF4919" w:rsidRPr="00CF4919">
              <w:rPr>
                <w:rFonts w:cs="Times New Roman"/>
                <w:rPrChange w:id="1422" w:author="Orion" w:date="2011-05-03T12:53:00Z">
                  <w:rPr>
                    <w:rFonts w:ascii="Courier New" w:hAnsi="Courier New" w:cs="Courier New"/>
                  </w:rPr>
                </w:rPrChange>
              </w:rPr>
              <w:fldChar w:fldCharType="separate"/>
            </w:r>
          </w:ins>
          <w:r w:rsidR="00C1157B" w:rsidRPr="00C1157B">
            <w:rPr>
              <w:rFonts w:cs="Times New Roman"/>
              <w:noProof/>
            </w:rPr>
            <w:t>(4)</w:t>
          </w:r>
          <w:ins w:id="1423" w:author="Orion" w:date="2011-05-03T12:53:00Z">
            <w:r w:rsidR="00CF4919" w:rsidRPr="00CF4919">
              <w:rPr>
                <w:rFonts w:cs="Times New Roman"/>
                <w:rPrChange w:id="1424" w:author="Orion" w:date="2011-05-03T12:53:00Z">
                  <w:rPr>
                    <w:rFonts w:ascii="Courier New" w:hAnsi="Courier New" w:cs="Courier New"/>
                  </w:rPr>
                </w:rPrChange>
              </w:rPr>
              <w:fldChar w:fldCharType="end"/>
            </w:r>
          </w:ins>
          <w:customXmlInsRangeStart w:id="1425" w:author="Orion" w:date="2011-05-03T12:53:00Z"/>
        </w:sdtContent>
      </w:sdt>
      <w:customXmlInsRangeEnd w:id="1425"/>
      <w:ins w:id="1426" w:author="Orion" w:date="2011-05-03T12:53:00Z">
        <w:r w:rsidR="00CF4919" w:rsidRPr="00CF4919">
          <w:rPr>
            <w:rFonts w:cs="Times New Roman"/>
            <w:rPrChange w:id="1427" w:author="Orion" w:date="2011-05-03T12:53:00Z">
              <w:rPr>
                <w:rFonts w:ascii="Courier New" w:hAnsi="Courier New" w:cs="Courier New"/>
              </w:rPr>
            </w:rPrChange>
          </w:rPr>
          <w:t xml:space="preserve"> que simula el pilotaje de un avión, y </w:t>
        </w:r>
        <w:proofErr w:type="spellStart"/>
        <w:r w:rsidR="00CF4919" w:rsidRPr="00CF4919">
          <w:rPr>
            <w:rFonts w:cs="Times New Roman"/>
            <w:rPrChange w:id="1428" w:author="Orion" w:date="2011-05-03T12:53:00Z">
              <w:rPr>
                <w:rFonts w:ascii="Courier New" w:hAnsi="Courier New" w:cs="Courier New"/>
              </w:rPr>
            </w:rPrChange>
          </w:rPr>
          <w:t>OpenE</w:t>
        </w:r>
      </w:ins>
      <w:ins w:id="1429" w:author="Orion" w:date="2011-06-17T12:57:00Z">
        <w:r w:rsidR="000C4995">
          <w:rPr>
            <w:rFonts w:cs="Times New Roman"/>
          </w:rPr>
          <w:t>a</w:t>
        </w:r>
      </w:ins>
      <w:ins w:id="1430" w:author="Orion" w:date="2011-05-03T12:53:00Z">
        <w:r w:rsidR="00CF4919" w:rsidRPr="00CF4919">
          <w:rPr>
            <w:rFonts w:cs="Times New Roman"/>
            <w:rPrChange w:id="1431" w:author="Orion" w:date="2011-05-03T12:53:00Z">
              <w:rPr>
                <w:rFonts w:ascii="Courier New" w:hAnsi="Courier New" w:cs="Courier New"/>
              </w:rPr>
            </w:rPrChange>
          </w:rPr>
          <w:t>agles</w:t>
        </w:r>
        <w:proofErr w:type="spellEnd"/>
        <w:r w:rsidR="00CF4919" w:rsidRPr="00CF4919">
          <w:rPr>
            <w:rFonts w:cs="Times New Roman"/>
            <w:rPrChange w:id="1432" w:author="Orion" w:date="2011-05-03T12:53:00Z">
              <w:rPr>
                <w:rFonts w:ascii="Courier New" w:hAnsi="Courier New" w:cs="Courier New"/>
              </w:rPr>
            </w:rPrChange>
          </w:rPr>
          <w:t xml:space="preserve"> </w:t>
        </w:r>
      </w:ins>
      <w:customXmlInsRangeStart w:id="1433" w:author="Orion" w:date="2011-05-03T12:53:00Z"/>
      <w:sdt>
        <w:sdtPr>
          <w:rPr>
            <w:rFonts w:cs="Times New Roman"/>
          </w:rPr>
          <w:id w:val="891921510"/>
          <w:citation/>
        </w:sdtPr>
        <w:sdtContent>
          <w:customXmlInsRangeEnd w:id="1433"/>
          <w:ins w:id="1434" w:author="Orion" w:date="2011-05-03T12:53:00Z">
            <w:r w:rsidR="00CF4919" w:rsidRPr="00CF4919">
              <w:rPr>
                <w:rFonts w:cs="Times New Roman"/>
                <w:rPrChange w:id="1435" w:author="Orion" w:date="2011-05-03T12:53:00Z">
                  <w:rPr>
                    <w:rFonts w:ascii="Courier New" w:hAnsi="Courier New" w:cs="Courier New"/>
                  </w:rPr>
                </w:rPrChange>
              </w:rPr>
              <w:fldChar w:fldCharType="begin"/>
            </w:r>
            <w:r w:rsidR="00CF4919" w:rsidRPr="00CF4919">
              <w:rPr>
                <w:rFonts w:cs="Times New Roman"/>
                <w:rPrChange w:id="1436" w:author="Orion" w:date="2011-05-03T12:53:00Z">
                  <w:rPr>
                    <w:rFonts w:ascii="Courier New" w:hAnsi="Courier New" w:cs="Courier New"/>
                  </w:rPr>
                </w:rPrChange>
              </w:rPr>
              <w:instrText xml:space="preserve"> CITATION Ope \l 3082 </w:instrText>
            </w:r>
            <w:r w:rsidR="00CF4919" w:rsidRPr="00CF4919">
              <w:rPr>
                <w:rFonts w:cs="Times New Roman"/>
                <w:rPrChange w:id="1437" w:author="Orion" w:date="2011-05-03T12:53:00Z">
                  <w:rPr>
                    <w:rFonts w:ascii="Courier New" w:hAnsi="Courier New" w:cs="Courier New"/>
                  </w:rPr>
                </w:rPrChange>
              </w:rPr>
              <w:fldChar w:fldCharType="separate"/>
            </w:r>
          </w:ins>
          <w:r w:rsidR="00C1157B" w:rsidRPr="00C1157B">
            <w:rPr>
              <w:rFonts w:cs="Times New Roman"/>
              <w:noProof/>
            </w:rPr>
            <w:t>(5)</w:t>
          </w:r>
          <w:ins w:id="1438" w:author="Orion" w:date="2011-05-03T12:53:00Z">
            <w:r w:rsidR="00CF4919" w:rsidRPr="00CF4919">
              <w:rPr>
                <w:rFonts w:cs="Times New Roman"/>
                <w:rPrChange w:id="1439" w:author="Orion" w:date="2011-05-03T12:53:00Z">
                  <w:rPr>
                    <w:rFonts w:ascii="Courier New" w:hAnsi="Courier New" w:cs="Courier New"/>
                  </w:rPr>
                </w:rPrChange>
              </w:rPr>
              <w:fldChar w:fldCharType="end"/>
            </w:r>
          </w:ins>
          <w:customXmlInsRangeStart w:id="1440" w:author="Orion" w:date="2011-05-03T12:53:00Z"/>
        </w:sdtContent>
      </w:sdt>
      <w:customXmlInsRangeEnd w:id="1440"/>
      <w:ins w:id="1441" w:author="Orion" w:date="2011-05-03T12:53:00Z">
        <w:r w:rsidR="00CF4919" w:rsidRPr="00CF4919">
          <w:rPr>
            <w:rFonts w:cs="Times New Roman"/>
            <w:rPrChange w:id="1442" w:author="Orion" w:date="2011-05-03T12:53:00Z">
              <w:rPr>
                <w:rFonts w:ascii="Courier New" w:hAnsi="Courier New" w:cs="Courier New"/>
              </w:rPr>
            </w:rPrChange>
          </w:rPr>
          <w:t xml:space="preserve">, que es un </w:t>
        </w:r>
      </w:ins>
      <w:ins w:id="1443" w:author="Orion" w:date="2011-05-16T23:46:00Z">
        <w:r w:rsidR="005E25CB">
          <w:rPr>
            <w:rFonts w:cs="Times New Roman"/>
          </w:rPr>
          <w:t>marco de aplicaciones</w:t>
        </w:r>
      </w:ins>
      <w:ins w:id="1444" w:author="Orion" w:date="2011-05-03T12:53:00Z">
        <w:r w:rsidR="00CF4919" w:rsidRPr="00CF4919">
          <w:rPr>
            <w:rFonts w:cs="Times New Roman"/>
            <w:rPrChange w:id="1445" w:author="Orion" w:date="2011-05-03T12:53:00Z">
              <w:rPr>
                <w:rFonts w:ascii="Courier New" w:hAnsi="Courier New" w:cs="Courier New"/>
              </w:rPr>
            </w:rPrChange>
          </w:rPr>
          <w:t xml:space="preserve"> diseñado para facilitar la construcción de aplicaciones de simulación en tiempo real usando software orientado a objetos.</w:t>
        </w:r>
      </w:ins>
      <w:ins w:id="1446" w:author="Orion" w:date="2011-05-03T13:02:00Z">
        <w:r w:rsidR="00265D10">
          <w:rPr>
            <w:rFonts w:cs="Times New Roman"/>
          </w:rPr>
          <w:t xml:space="preserve"> </w:t>
        </w:r>
      </w:ins>
    </w:p>
    <w:p w14:paraId="0B8DC0AF" w14:textId="6D5EFC48" w:rsidR="00547771" w:rsidRDefault="00547771">
      <w:pPr>
        <w:jc w:val="both"/>
        <w:rPr>
          <w:ins w:id="1447" w:author="Orion" w:date="2011-06-17T11:41:00Z"/>
          <w:rFonts w:cs="Times New Roman"/>
        </w:rPr>
      </w:pPr>
      <w:ins w:id="1448" w:author="Orion" w:date="2011-06-17T11:39:00Z">
        <w:r>
          <w:rPr>
            <w:rFonts w:cs="Times New Roman"/>
          </w:rPr>
          <w:t xml:space="preserve">Entre las características más destacadas del </w:t>
        </w:r>
      </w:ins>
      <w:proofErr w:type="spellStart"/>
      <w:ins w:id="1449" w:author="Orion" w:date="2011-06-17T11:40:00Z">
        <w:r w:rsidRPr="00367866">
          <w:rPr>
            <w:rFonts w:cs="Times New Roman"/>
          </w:rPr>
          <w:t>FlightGear</w:t>
        </w:r>
        <w:proofErr w:type="spellEnd"/>
        <w:r>
          <w:rPr>
            <w:rFonts w:cs="Times New Roman"/>
          </w:rPr>
          <w:t xml:space="preserve"> se encuentran:</w:t>
        </w:r>
      </w:ins>
    </w:p>
    <w:p w14:paraId="1686C97F" w14:textId="77777777" w:rsidR="00547771" w:rsidRDefault="00547771">
      <w:pPr>
        <w:pStyle w:val="ListParagraph"/>
        <w:numPr>
          <w:ilvl w:val="0"/>
          <w:numId w:val="27"/>
        </w:numPr>
        <w:jc w:val="both"/>
        <w:rPr>
          <w:ins w:id="1450" w:author="Orion" w:date="2011-06-17T11:43:00Z"/>
          <w:rFonts w:cs="Times New Roman"/>
        </w:rPr>
        <w:pPrChange w:id="1451" w:author="Orion" w:date="2011-06-17T11:43:00Z">
          <w:pPr>
            <w:jc w:val="both"/>
          </w:pPr>
        </w:pPrChange>
      </w:pPr>
      <w:ins w:id="1452" w:author="Orion" w:date="2011-06-17T11:41:00Z">
        <w:r w:rsidRPr="009F785B">
          <w:rPr>
            <w:rFonts w:cs="Times New Roman"/>
          </w:rPr>
          <w:t>Información extensa y realista de elementos f</w:t>
        </w:r>
      </w:ins>
      <w:ins w:id="1453" w:author="Orion" w:date="2011-06-17T11:42:00Z">
        <w:r w:rsidRPr="009F785B">
          <w:rPr>
            <w:rFonts w:cs="Times New Roman"/>
          </w:rPr>
          <w:t>ísicos como aeropuertos,</w:t>
        </w:r>
      </w:ins>
      <w:ins w:id="1454" w:author="Orion" w:date="2011-06-17T11:43:00Z">
        <w:r w:rsidRPr="005854A3">
          <w:rPr>
            <w:rFonts w:cs="Times New Roman"/>
          </w:rPr>
          <w:t xml:space="preserve"> ciudades,</w:t>
        </w:r>
      </w:ins>
      <w:ins w:id="1455" w:author="Orion" w:date="2011-06-17T11:42:00Z">
        <w:r w:rsidRPr="005854A3">
          <w:rPr>
            <w:rFonts w:cs="Times New Roman"/>
          </w:rPr>
          <w:t xml:space="preserve"> montañas, ríos, et</w:t>
        </w:r>
      </w:ins>
      <w:ins w:id="1456" w:author="Orion" w:date="2011-06-17T11:43:00Z">
        <w:r w:rsidRPr="005854A3">
          <w:rPr>
            <w:rFonts w:cs="Times New Roman"/>
          </w:rPr>
          <w:t>c.</w:t>
        </w:r>
      </w:ins>
    </w:p>
    <w:p w14:paraId="310D4FC7" w14:textId="77777777" w:rsidR="00547771" w:rsidRDefault="00547771">
      <w:pPr>
        <w:pStyle w:val="ListParagraph"/>
        <w:numPr>
          <w:ilvl w:val="0"/>
          <w:numId w:val="27"/>
        </w:numPr>
        <w:jc w:val="both"/>
        <w:rPr>
          <w:ins w:id="1457" w:author="Orion" w:date="2011-06-17T11:43:00Z"/>
          <w:rFonts w:cs="Times New Roman"/>
        </w:rPr>
        <w:pPrChange w:id="1458" w:author="Orion" w:date="2011-06-17T11:43:00Z">
          <w:pPr>
            <w:jc w:val="both"/>
          </w:pPr>
        </w:pPrChange>
      </w:pPr>
      <w:ins w:id="1459" w:author="Orion" w:date="2011-06-17T11:43:00Z">
        <w:r w:rsidRPr="009F785B">
          <w:rPr>
            <w:rFonts w:cs="Times New Roman"/>
          </w:rPr>
          <w:t>A</w:t>
        </w:r>
      </w:ins>
      <w:ins w:id="1460" w:author="Orion" w:date="2011-06-17T11:41:00Z">
        <w:r w:rsidRPr="009F785B">
          <w:rPr>
            <w:rFonts w:cs="Times New Roman"/>
          </w:rPr>
          <w:t xml:space="preserve">mplia variedad de </w:t>
        </w:r>
      </w:ins>
      <w:ins w:id="1461" w:author="Orion" w:date="2011-06-17T11:43:00Z">
        <w:r w:rsidRPr="005854A3">
          <w:rPr>
            <w:rFonts w:cs="Times New Roman"/>
          </w:rPr>
          <w:t>aero</w:t>
        </w:r>
      </w:ins>
      <w:ins w:id="1462" w:author="Orion" w:date="2011-06-17T11:41:00Z">
        <w:r w:rsidRPr="005854A3">
          <w:rPr>
            <w:rFonts w:cs="Times New Roman"/>
          </w:rPr>
          <w:t>naves</w:t>
        </w:r>
      </w:ins>
      <w:ins w:id="1463" w:author="Orion" w:date="2011-06-17T11:43:00Z">
        <w:r w:rsidRPr="005854A3">
          <w:rPr>
            <w:rFonts w:cs="Times New Roman"/>
          </w:rPr>
          <w:t>.</w:t>
        </w:r>
      </w:ins>
    </w:p>
    <w:p w14:paraId="7CB80D1D" w14:textId="66BA4CFF" w:rsidR="00547771" w:rsidRDefault="00547771">
      <w:pPr>
        <w:pStyle w:val="ListParagraph"/>
        <w:numPr>
          <w:ilvl w:val="0"/>
          <w:numId w:val="27"/>
        </w:numPr>
        <w:jc w:val="both"/>
        <w:rPr>
          <w:ins w:id="1464" w:author="Orion" w:date="2011-06-17T11:44:00Z"/>
          <w:rFonts w:cs="Times New Roman"/>
        </w:rPr>
        <w:pPrChange w:id="1465" w:author="Orion" w:date="2011-06-17T11:43:00Z">
          <w:pPr>
            <w:jc w:val="both"/>
          </w:pPr>
        </w:pPrChange>
      </w:pPr>
      <w:ins w:id="1466" w:author="Orion" w:date="2011-06-17T11:40:00Z">
        <w:r w:rsidRPr="009F785B">
          <w:rPr>
            <w:rFonts w:cs="Times New Roman"/>
          </w:rPr>
          <w:t>Modela de una forma realista el comportamiento de los instrumentos del mundo real. Incluso reproduce de forma precisa los fallos de muchos sistemas e instrumentos.</w:t>
        </w:r>
      </w:ins>
    </w:p>
    <w:p w14:paraId="3D68F0D7" w14:textId="1C9F0BA5" w:rsidR="00F515E9" w:rsidRPr="009F785B" w:rsidRDefault="00547771">
      <w:pPr>
        <w:pStyle w:val="ListParagraph"/>
        <w:numPr>
          <w:ilvl w:val="0"/>
          <w:numId w:val="27"/>
        </w:numPr>
        <w:jc w:val="both"/>
        <w:rPr>
          <w:ins w:id="1467" w:author="Orion" w:date="2011-06-17T11:53:00Z"/>
          <w:rFonts w:cs="Times New Roman"/>
        </w:rPr>
        <w:pPrChange w:id="1468" w:author="Orion" w:date="2011-06-17T11:53:00Z">
          <w:pPr>
            <w:jc w:val="both"/>
          </w:pPr>
        </w:pPrChange>
      </w:pPr>
      <w:ins w:id="1469" w:author="Orion" w:date="2011-06-17T11:44:00Z">
        <w:r>
          <w:rPr>
            <w:rFonts w:cs="Times New Roman"/>
          </w:rPr>
          <w:t>Opciones de simulación en tiempo real.</w:t>
        </w:r>
      </w:ins>
    </w:p>
    <w:p w14:paraId="700145F2" w14:textId="45863CBC" w:rsidR="00F515E9" w:rsidRDefault="00F515E9">
      <w:pPr>
        <w:jc w:val="both"/>
        <w:rPr>
          <w:ins w:id="1470" w:author="Orion" w:date="2011-06-17T11:59:00Z"/>
          <w:rFonts w:cs="Times New Roman"/>
        </w:rPr>
      </w:pPr>
      <w:proofErr w:type="spellStart"/>
      <w:ins w:id="1471" w:author="Orion" w:date="2011-06-17T11:53:00Z">
        <w:r w:rsidRPr="00F515E9">
          <w:rPr>
            <w:rFonts w:cs="Times New Roman"/>
          </w:rPr>
          <w:t>FlightGear</w:t>
        </w:r>
        <w:proofErr w:type="spellEnd"/>
        <w:r w:rsidRPr="00F515E9">
          <w:rPr>
            <w:rFonts w:cs="Times New Roman"/>
          </w:rPr>
          <w:t xml:space="preserve"> se ha utilizado en una serie de proyectos en el mundo académico y la industria (incluida la NASA</w:t>
        </w:r>
        <w:r>
          <w:rPr>
            <w:rFonts w:cs="Times New Roman"/>
          </w:rPr>
          <w:t xml:space="preserve">). </w:t>
        </w:r>
      </w:ins>
      <w:ins w:id="1472" w:author="Orion" w:date="2011-06-17T11:58:00Z">
        <w:r w:rsidR="00EA2DF8">
          <w:rPr>
            <w:rFonts w:cs="Times New Roman"/>
          </w:rPr>
          <w:t>Esta herramienta ha sido empleada en numerosos proyectos de universidades de todo el mundo</w:t>
        </w:r>
      </w:ins>
      <w:ins w:id="1473" w:author="Orion" w:date="2011-06-17T11:59:00Z">
        <w:r w:rsidR="00EA2DF8">
          <w:rPr>
            <w:rFonts w:cs="Times New Roman"/>
          </w:rPr>
          <w:t>, podemos destacar:</w:t>
        </w:r>
      </w:ins>
    </w:p>
    <w:p w14:paraId="5CFBDE26" w14:textId="76D6382D" w:rsidR="00EA2DF8" w:rsidRDefault="000A353D">
      <w:pPr>
        <w:pStyle w:val="ListParagraph"/>
        <w:numPr>
          <w:ilvl w:val="0"/>
          <w:numId w:val="28"/>
        </w:numPr>
        <w:jc w:val="both"/>
        <w:rPr>
          <w:ins w:id="1474" w:author="Orion" w:date="2011-06-17T12:26:00Z"/>
          <w:rFonts w:cs="Times New Roman"/>
        </w:rPr>
        <w:pPrChange w:id="1475" w:author="Orion" w:date="2011-06-17T11:59:00Z">
          <w:pPr>
            <w:jc w:val="both"/>
          </w:pPr>
        </w:pPrChange>
      </w:pPr>
      <w:ins w:id="1476" w:author="Orion" w:date="2011-06-17T12:02:00Z">
        <w:r>
          <w:rPr>
            <w:rFonts w:cs="Times New Roman"/>
            <w:i/>
          </w:rPr>
          <w:t xml:space="preserve">Universidad Tecnológica de </w:t>
        </w:r>
        <w:proofErr w:type="spellStart"/>
        <w:r>
          <w:rPr>
            <w:rFonts w:cs="Times New Roman"/>
            <w:i/>
          </w:rPr>
          <w:t>Delf</w:t>
        </w:r>
      </w:ins>
      <w:proofErr w:type="spellEnd"/>
      <w:ins w:id="1477" w:author="Orion" w:date="2011-06-17T12:32:00Z">
        <w:r w:rsidR="00D96F3E">
          <w:rPr>
            <w:rFonts w:cs="Times New Roman"/>
            <w:i/>
          </w:rPr>
          <w:t xml:space="preserve"> </w:t>
        </w:r>
      </w:ins>
      <w:ins w:id="1478" w:author="Orion" w:date="2011-06-17T12:07:00Z">
        <w:r w:rsidRPr="009F785B">
          <w:rPr>
            <w:rFonts w:cs="Times New Roman"/>
            <w:i/>
          </w:rPr>
          <w:t>(</w:t>
        </w:r>
      </w:ins>
      <w:proofErr w:type="spellStart"/>
      <w:ins w:id="1479" w:author="Orion" w:date="2011-06-17T12:27:00Z">
        <w:r w:rsidR="00CE7B19">
          <w:rPr>
            <w:rFonts w:cs="Times New Roman"/>
            <w:i/>
          </w:rPr>
          <w:t>Delf</w:t>
        </w:r>
        <w:proofErr w:type="spellEnd"/>
        <w:r w:rsidR="00CE7B19">
          <w:rPr>
            <w:rFonts w:cs="Times New Roman"/>
            <w:i/>
          </w:rPr>
          <w:t xml:space="preserve">, </w:t>
        </w:r>
      </w:ins>
      <w:ins w:id="1480" w:author="Orion" w:date="2011-06-17T12:07:00Z">
        <w:r w:rsidRPr="009F785B">
          <w:rPr>
            <w:rFonts w:cs="Times New Roman"/>
            <w:i/>
          </w:rPr>
          <w:t>Holanda)</w:t>
        </w:r>
      </w:ins>
      <w:ins w:id="1481" w:author="Orion" w:date="2011-06-17T12:02:00Z">
        <w:r>
          <w:rPr>
            <w:rFonts w:cs="Times New Roman"/>
          </w:rPr>
          <w:t xml:space="preserve">, donde usan el </w:t>
        </w:r>
        <w:proofErr w:type="spellStart"/>
        <w:r>
          <w:rPr>
            <w:rFonts w:cs="Times New Roman"/>
          </w:rPr>
          <w:t>FlightGear</w:t>
        </w:r>
        <w:proofErr w:type="spellEnd"/>
        <w:r>
          <w:rPr>
            <w:rFonts w:cs="Times New Roman"/>
          </w:rPr>
          <w:t xml:space="preserve"> con el objetivo de diseñar, probar y evaluar las</w:t>
        </w:r>
      </w:ins>
      <w:ins w:id="1482" w:author="Orion" w:date="2011-06-17T12:05:00Z">
        <w:r>
          <w:rPr>
            <w:rFonts w:cs="Times New Roman"/>
          </w:rPr>
          <w:t xml:space="preserve"> distintas</w:t>
        </w:r>
      </w:ins>
      <w:ins w:id="1483" w:author="Orion" w:date="2011-06-17T12:02:00Z">
        <w:r>
          <w:rPr>
            <w:rFonts w:cs="Times New Roman"/>
          </w:rPr>
          <w:t xml:space="preserve"> t</w:t>
        </w:r>
      </w:ins>
      <w:ins w:id="1484" w:author="Orion" w:date="2011-06-17T12:03:00Z">
        <w:r>
          <w:rPr>
            <w:rFonts w:cs="Times New Roman"/>
          </w:rPr>
          <w:t xml:space="preserve">écnicas de computación que se pueden </w:t>
        </w:r>
      </w:ins>
      <w:ins w:id="1485" w:author="Orion" w:date="2011-06-17T12:05:00Z">
        <w:r>
          <w:rPr>
            <w:rFonts w:cs="Times New Roman"/>
          </w:rPr>
          <w:t xml:space="preserve">usar para el </w:t>
        </w:r>
      </w:ins>
      <w:ins w:id="1486" w:author="Orion" w:date="2011-06-17T12:03:00Z">
        <w:r>
          <w:rPr>
            <w:rFonts w:cs="Times New Roman"/>
          </w:rPr>
          <w:t>desarroll</w:t>
        </w:r>
      </w:ins>
      <w:ins w:id="1487" w:author="Orion" w:date="2011-06-17T12:05:00Z">
        <w:r>
          <w:rPr>
            <w:rFonts w:cs="Times New Roman"/>
          </w:rPr>
          <w:t>o de</w:t>
        </w:r>
      </w:ins>
      <w:ins w:id="1488" w:author="Orion" w:date="2011-06-17T12:03:00Z">
        <w:r>
          <w:rPr>
            <w:rFonts w:cs="Times New Roman"/>
          </w:rPr>
          <w:t xml:space="preserve"> </w:t>
        </w:r>
      </w:ins>
      <w:ins w:id="1489" w:author="Orion" w:date="2011-06-17T12:04:00Z">
        <w:r>
          <w:rPr>
            <w:rFonts w:cs="Times New Roman"/>
          </w:rPr>
          <w:t>los sistema</w:t>
        </w:r>
      </w:ins>
      <w:ins w:id="1490" w:author="Orion" w:date="2011-06-17T12:05:00Z">
        <w:r>
          <w:rPr>
            <w:rFonts w:cs="Times New Roman"/>
          </w:rPr>
          <w:t xml:space="preserve">s inteligentes de </w:t>
        </w:r>
      </w:ins>
      <w:ins w:id="1491" w:author="Orion" w:date="2011-06-17T12:03:00Z">
        <w:r>
          <w:rPr>
            <w:rFonts w:cs="Times New Roman"/>
          </w:rPr>
          <w:t xml:space="preserve">asistencia </w:t>
        </w:r>
      </w:ins>
      <w:ins w:id="1492" w:author="Orion" w:date="2011-06-17T12:06:00Z">
        <w:r>
          <w:rPr>
            <w:rFonts w:cs="Times New Roman"/>
          </w:rPr>
          <w:t xml:space="preserve">a la tripulación en situaciones de </w:t>
        </w:r>
        <w:r>
          <w:rPr>
            <w:rFonts w:cs="Times New Roman"/>
          </w:rPr>
          <w:lastRenderedPageBreak/>
          <w:t>máxima atención</w:t>
        </w:r>
      </w:ins>
      <w:customXmlInsRangeStart w:id="1493" w:author="Orion" w:date="2011-06-17T12:18:00Z"/>
      <w:sdt>
        <w:sdtPr>
          <w:rPr>
            <w:rFonts w:cs="Times New Roman"/>
          </w:rPr>
          <w:id w:val="-763755642"/>
          <w:citation/>
        </w:sdtPr>
        <w:sdtContent>
          <w:customXmlInsRangeEnd w:id="1493"/>
          <w:ins w:id="1494" w:author="Orion" w:date="2011-06-17T12:18:00Z">
            <w:r w:rsidR="0076185A">
              <w:rPr>
                <w:rFonts w:cs="Times New Roman"/>
              </w:rPr>
              <w:fldChar w:fldCharType="begin"/>
            </w:r>
            <w:r w:rsidR="0076185A">
              <w:rPr>
                <w:rFonts w:cs="Times New Roman"/>
              </w:rPr>
              <w:instrText xml:space="preserve"> CITATION Ehl03 \l 3082 </w:instrText>
            </w:r>
          </w:ins>
          <w:r w:rsidR="0076185A">
            <w:rPr>
              <w:rFonts w:cs="Times New Roman"/>
            </w:rPr>
            <w:fldChar w:fldCharType="separate"/>
          </w:r>
          <w:r w:rsidR="00C1157B">
            <w:rPr>
              <w:rFonts w:cs="Times New Roman"/>
              <w:noProof/>
            </w:rPr>
            <w:t xml:space="preserve"> </w:t>
          </w:r>
          <w:r w:rsidR="00C1157B" w:rsidRPr="00C1157B">
            <w:rPr>
              <w:rFonts w:cs="Times New Roman"/>
              <w:noProof/>
            </w:rPr>
            <w:t>(24)</w:t>
          </w:r>
          <w:ins w:id="1495" w:author="Orion" w:date="2011-06-17T12:18:00Z">
            <w:r w:rsidR="0076185A">
              <w:rPr>
                <w:rFonts w:cs="Times New Roman"/>
              </w:rPr>
              <w:fldChar w:fldCharType="end"/>
            </w:r>
          </w:ins>
          <w:customXmlInsRangeStart w:id="1496" w:author="Orion" w:date="2011-06-17T12:18:00Z"/>
        </w:sdtContent>
      </w:sdt>
      <w:customXmlInsRangeEnd w:id="1496"/>
      <w:ins w:id="1497" w:author="Orion" w:date="2011-06-17T12:06:00Z">
        <w:r>
          <w:rPr>
            <w:rFonts w:cs="Times New Roman"/>
          </w:rPr>
          <w:t>.</w:t>
        </w:r>
      </w:ins>
    </w:p>
    <w:p w14:paraId="1094DB96" w14:textId="08D79E04" w:rsidR="00CE7B19" w:rsidRDefault="00CE7B19">
      <w:pPr>
        <w:pStyle w:val="ListParagraph"/>
        <w:numPr>
          <w:ilvl w:val="0"/>
          <w:numId w:val="28"/>
        </w:numPr>
        <w:jc w:val="both"/>
        <w:rPr>
          <w:ins w:id="1498" w:author="Orion" w:date="2011-06-17T12:34:00Z"/>
          <w:rFonts w:cs="Times New Roman"/>
        </w:rPr>
        <w:pPrChange w:id="1499" w:author="Orion" w:date="2011-06-17T12:29:00Z">
          <w:pPr>
            <w:jc w:val="both"/>
          </w:pPr>
        </w:pPrChange>
      </w:pPr>
      <w:ins w:id="1500" w:author="Orion" w:date="2011-06-17T12:26:00Z">
        <w:r>
          <w:rPr>
            <w:rFonts w:cs="Times New Roman"/>
            <w:i/>
          </w:rPr>
          <w:t>Universidad de Gales (</w:t>
        </w:r>
      </w:ins>
      <w:proofErr w:type="spellStart"/>
      <w:ins w:id="1501" w:author="Orion" w:date="2011-06-17T12:27:00Z">
        <w:r>
          <w:rPr>
            <w:rFonts w:cs="Times New Roman"/>
            <w:i/>
          </w:rPr>
          <w:t>Aberystwyth</w:t>
        </w:r>
        <w:proofErr w:type="spellEnd"/>
        <w:r>
          <w:rPr>
            <w:rFonts w:cs="Times New Roman"/>
            <w:i/>
          </w:rPr>
          <w:t>, UK)</w:t>
        </w:r>
        <w:r>
          <w:rPr>
            <w:rFonts w:cs="Times New Roman"/>
          </w:rPr>
          <w:t xml:space="preserve">, el Grupo de Inteligencia Robótica está usando el </w:t>
        </w:r>
        <w:proofErr w:type="spellStart"/>
        <w:r>
          <w:rPr>
            <w:rFonts w:cs="Times New Roman"/>
          </w:rPr>
          <w:t>FlightGear</w:t>
        </w:r>
        <w:proofErr w:type="spellEnd"/>
        <w:r>
          <w:rPr>
            <w:rFonts w:cs="Times New Roman"/>
          </w:rPr>
          <w:t xml:space="preserve"> como parte de </w:t>
        </w:r>
      </w:ins>
      <w:ins w:id="1502" w:author="Orion" w:date="2011-06-17T12:34:00Z">
        <w:r w:rsidR="00212437">
          <w:rPr>
            <w:rFonts w:cs="Times New Roman"/>
          </w:rPr>
          <w:t xml:space="preserve">la </w:t>
        </w:r>
      </w:ins>
      <w:ins w:id="1503" w:author="Orion" w:date="2011-06-17T12:27:00Z">
        <w:r>
          <w:rPr>
            <w:rFonts w:cs="Times New Roman"/>
          </w:rPr>
          <w:t>investigaci</w:t>
        </w:r>
      </w:ins>
      <w:ins w:id="1504" w:author="Orion" w:date="2011-06-17T12:28:00Z">
        <w:r>
          <w:rPr>
            <w:rFonts w:cs="Times New Roman"/>
          </w:rPr>
          <w:t xml:space="preserve">ón en robots aéreos para diseñar </w:t>
        </w:r>
      </w:ins>
      <w:ins w:id="1505" w:author="Orion" w:date="2011-06-17T12:32:00Z">
        <w:r w:rsidR="00C50AAA">
          <w:rPr>
            <w:rFonts w:cs="Times New Roman"/>
          </w:rPr>
          <w:t>vehículos</w:t>
        </w:r>
      </w:ins>
      <w:ins w:id="1506" w:author="Orion" w:date="2011-06-17T12:28:00Z">
        <w:r>
          <w:rPr>
            <w:rFonts w:cs="Times New Roman"/>
          </w:rPr>
          <w:t xml:space="preserve"> aéreos que puedan </w:t>
        </w:r>
      </w:ins>
      <w:ins w:id="1507" w:author="Orion" w:date="2011-06-17T12:29:00Z">
        <w:r>
          <w:rPr>
            <w:rFonts w:cs="Times New Roman"/>
          </w:rPr>
          <w:t>realizar operaciones en atmósferas de otros planetas</w:t>
        </w:r>
      </w:ins>
      <w:ins w:id="1508" w:author="Orion" w:date="2011-06-17T12:32:00Z">
        <w:r>
          <w:rPr>
            <w:rFonts w:cs="Times New Roman"/>
          </w:rPr>
          <w:t xml:space="preserve"> </w:t>
        </w:r>
      </w:ins>
      <w:customXmlInsRangeStart w:id="1509" w:author="Orion" w:date="2011-06-17T12:32:00Z"/>
      <w:sdt>
        <w:sdtPr>
          <w:rPr>
            <w:rFonts w:cs="Times New Roman"/>
          </w:rPr>
          <w:id w:val="-600799163"/>
          <w:citation/>
        </w:sdtPr>
        <w:sdtContent>
          <w:customXmlInsRangeEnd w:id="1509"/>
          <w:ins w:id="1510" w:author="Orion" w:date="2011-06-17T12:32:00Z">
            <w:r>
              <w:rPr>
                <w:rFonts w:cs="Times New Roman"/>
              </w:rPr>
              <w:fldChar w:fldCharType="begin"/>
            </w:r>
            <w:r>
              <w:rPr>
                <w:rFonts w:cs="Times New Roman"/>
              </w:rPr>
              <w:instrText xml:space="preserve"> CITATION Gen01 \l 3082 </w:instrText>
            </w:r>
          </w:ins>
          <w:r>
            <w:rPr>
              <w:rFonts w:cs="Times New Roman"/>
            </w:rPr>
            <w:fldChar w:fldCharType="separate"/>
          </w:r>
          <w:r w:rsidR="00C1157B" w:rsidRPr="00C1157B">
            <w:rPr>
              <w:rFonts w:cs="Times New Roman"/>
              <w:noProof/>
            </w:rPr>
            <w:t>(25)</w:t>
          </w:r>
          <w:ins w:id="1511" w:author="Orion" w:date="2011-06-17T12:32:00Z">
            <w:r>
              <w:rPr>
                <w:rFonts w:cs="Times New Roman"/>
              </w:rPr>
              <w:fldChar w:fldCharType="end"/>
            </w:r>
          </w:ins>
          <w:customXmlInsRangeStart w:id="1512" w:author="Orion" w:date="2011-06-17T12:32:00Z"/>
        </w:sdtContent>
      </w:sdt>
      <w:customXmlInsRangeEnd w:id="1512"/>
      <w:ins w:id="1513" w:author="Orion" w:date="2011-06-17T12:29:00Z">
        <w:r>
          <w:rPr>
            <w:rFonts w:cs="Times New Roman"/>
          </w:rPr>
          <w:t>.</w:t>
        </w:r>
      </w:ins>
    </w:p>
    <w:p w14:paraId="3A495922" w14:textId="6208379D" w:rsidR="00A57397" w:rsidRDefault="00A57397">
      <w:pPr>
        <w:jc w:val="both"/>
        <w:rPr>
          <w:ins w:id="1514" w:author="Orion" w:date="2011-06-17T12:40:00Z"/>
          <w:rFonts w:cs="Times New Roman"/>
        </w:rPr>
      </w:pPr>
      <w:ins w:id="1515" w:author="Orion" w:date="2011-06-17T12:34:00Z">
        <w:r>
          <w:rPr>
            <w:rFonts w:cs="Times New Roman"/>
          </w:rPr>
          <w:t>En cuanto al ámbito empresarial, los proyectos que se pueden destacar son:</w:t>
        </w:r>
      </w:ins>
    </w:p>
    <w:p w14:paraId="5FB7677B" w14:textId="2C15552B" w:rsidR="00351806" w:rsidRPr="00351806" w:rsidRDefault="00351806">
      <w:pPr>
        <w:pStyle w:val="ListParagraph"/>
        <w:numPr>
          <w:ilvl w:val="0"/>
          <w:numId w:val="29"/>
        </w:numPr>
        <w:jc w:val="both"/>
        <w:rPr>
          <w:ins w:id="1516" w:author="Orion" w:date="2011-06-17T12:46:00Z"/>
          <w:rFonts w:cs="Times New Roman"/>
          <w:i/>
          <w:rPrChange w:id="1517" w:author="Orion" w:date="2011-06-17T12:46:00Z">
            <w:rPr>
              <w:ins w:id="1518" w:author="Orion" w:date="2011-06-17T12:46:00Z"/>
              <w:rFonts w:cs="Times New Roman"/>
            </w:rPr>
          </w:rPrChange>
        </w:rPr>
        <w:pPrChange w:id="1519" w:author="Orion" w:date="2011-06-17T12:40:00Z">
          <w:pPr>
            <w:jc w:val="both"/>
          </w:pPr>
        </w:pPrChange>
      </w:pPr>
      <w:ins w:id="1520" w:author="Orion" w:date="2011-06-17T12:40:00Z">
        <w:r w:rsidRPr="00351806">
          <w:rPr>
            <w:rFonts w:cs="Times New Roman"/>
            <w:i/>
            <w:rPrChange w:id="1521" w:author="Orion" w:date="2011-06-17T12:42:00Z">
              <w:rPr>
                <w:rFonts w:cs="Times New Roman"/>
              </w:rPr>
            </w:rPrChange>
          </w:rPr>
          <w:t xml:space="preserve">NASA/Ames Human </w:t>
        </w:r>
        <w:proofErr w:type="spellStart"/>
        <w:r w:rsidRPr="00351806">
          <w:rPr>
            <w:rFonts w:cs="Times New Roman"/>
            <w:i/>
            <w:rPrChange w:id="1522" w:author="Orion" w:date="2011-06-17T12:42:00Z">
              <w:rPr>
                <w:rFonts w:cs="Times New Roman"/>
                <w:i/>
                <w:lang w:val="en-US"/>
              </w:rPr>
            </w:rPrChange>
          </w:rPr>
          <w:t>Centered</w:t>
        </w:r>
        <w:proofErr w:type="spellEnd"/>
        <w:r w:rsidRPr="00351806">
          <w:rPr>
            <w:rFonts w:cs="Times New Roman"/>
            <w:i/>
            <w:rPrChange w:id="1523" w:author="Orion" w:date="2011-06-17T12:42:00Z">
              <w:rPr>
                <w:rFonts w:cs="Times New Roman"/>
                <w:i/>
                <w:lang w:val="en-US"/>
              </w:rPr>
            </w:rPrChange>
          </w:rPr>
          <w:t xml:space="preserve"> </w:t>
        </w:r>
        <w:proofErr w:type="spellStart"/>
        <w:r w:rsidRPr="00351806">
          <w:rPr>
            <w:rFonts w:cs="Times New Roman"/>
            <w:i/>
            <w:rPrChange w:id="1524" w:author="Orion" w:date="2011-06-17T12:42:00Z">
              <w:rPr>
                <w:rFonts w:cs="Times New Roman"/>
                <w:i/>
                <w:lang w:val="en-US"/>
              </w:rPr>
            </w:rPrChange>
          </w:rPr>
          <w:t>System</w:t>
        </w:r>
        <w:proofErr w:type="spellEnd"/>
        <w:r w:rsidRPr="00351806">
          <w:rPr>
            <w:rFonts w:cs="Times New Roman"/>
            <w:i/>
            <w:rPrChange w:id="1525" w:author="Orion" w:date="2011-06-17T12:42:00Z">
              <w:rPr>
                <w:rFonts w:cs="Times New Roman"/>
                <w:i/>
                <w:lang w:val="en-US"/>
              </w:rPr>
            </w:rPrChange>
          </w:rPr>
          <w:t xml:space="preserve"> </w:t>
        </w:r>
        <w:proofErr w:type="spellStart"/>
        <w:r w:rsidRPr="00351806">
          <w:rPr>
            <w:rFonts w:cs="Times New Roman"/>
            <w:i/>
            <w:rPrChange w:id="1526" w:author="Orion" w:date="2011-06-17T12:42:00Z">
              <w:rPr>
                <w:rFonts w:cs="Times New Roman"/>
                <w:i/>
                <w:lang w:val="en-US"/>
              </w:rPr>
            </w:rPrChange>
          </w:rPr>
          <w:t>Lab</w:t>
        </w:r>
      </w:ins>
      <w:proofErr w:type="spellEnd"/>
      <w:ins w:id="1527" w:author="Orion" w:date="2011-06-17T12:41:00Z">
        <w:r w:rsidRPr="00351806">
          <w:rPr>
            <w:rFonts w:cs="Times New Roman"/>
            <w:rPrChange w:id="1528" w:author="Orion" w:date="2011-06-17T12:42:00Z">
              <w:rPr>
                <w:rFonts w:cs="Times New Roman"/>
                <w:lang w:val="en-US"/>
              </w:rPr>
            </w:rPrChange>
          </w:rPr>
          <w:t>, donde se han desarrollado simulaciones a escala real de cabinas de aeronaves</w:t>
        </w:r>
      </w:ins>
      <w:ins w:id="1529" w:author="Orion" w:date="2011-06-17T12:42:00Z">
        <w:r>
          <w:rPr>
            <w:rFonts w:cs="Times New Roman"/>
          </w:rPr>
          <w:t>.</w:t>
        </w:r>
      </w:ins>
    </w:p>
    <w:p w14:paraId="3B6AD6B0" w14:textId="057073C6" w:rsidR="00451E80" w:rsidRPr="00451E80" w:rsidRDefault="00351806">
      <w:pPr>
        <w:pStyle w:val="ListParagraph"/>
        <w:numPr>
          <w:ilvl w:val="0"/>
          <w:numId w:val="29"/>
        </w:numPr>
        <w:jc w:val="both"/>
        <w:rPr>
          <w:ins w:id="1530" w:author="Orion" w:date="2011-06-17T13:06:00Z"/>
          <w:rFonts w:cs="Times New Roman"/>
          <w:i/>
          <w:rPrChange w:id="1531" w:author="Orion" w:date="2011-06-17T13:06:00Z">
            <w:rPr>
              <w:ins w:id="1532" w:author="Orion" w:date="2011-06-17T13:06:00Z"/>
              <w:rFonts w:cs="Times New Roman"/>
            </w:rPr>
          </w:rPrChange>
        </w:rPr>
        <w:pPrChange w:id="1533" w:author="Orion" w:date="2011-06-17T13:06:00Z">
          <w:pPr>
            <w:jc w:val="both"/>
          </w:pPr>
        </w:pPrChange>
      </w:pPr>
      <w:ins w:id="1534" w:author="Orion" w:date="2011-06-17T12:46:00Z">
        <w:r w:rsidRPr="00351806">
          <w:rPr>
            <w:rFonts w:cs="Times New Roman"/>
            <w:i/>
            <w:lang w:val="en-US"/>
            <w:rPrChange w:id="1535" w:author="Orion" w:date="2011-06-17T12:46:00Z">
              <w:rPr>
                <w:rFonts w:cs="Times New Roman"/>
                <w:i/>
              </w:rPr>
            </w:rPrChange>
          </w:rPr>
          <w:t>Aeronautical Development Agency</w:t>
        </w:r>
        <w:r w:rsidRPr="00351806">
          <w:rPr>
            <w:rFonts w:cs="Times New Roman"/>
            <w:lang w:val="en-US"/>
            <w:rPrChange w:id="1536" w:author="Orion" w:date="2011-06-17T12:46:00Z">
              <w:rPr>
                <w:rFonts w:cs="Times New Roman"/>
              </w:rPr>
            </w:rPrChange>
          </w:rPr>
          <w:t>, (Bangalore</w:t>
        </w:r>
      </w:ins>
      <w:ins w:id="1537" w:author="Orion" w:date="2011-06-17T12:47:00Z">
        <w:r>
          <w:rPr>
            <w:rFonts w:cs="Times New Roman"/>
            <w:lang w:val="en-US"/>
          </w:rPr>
          <w:t>,</w:t>
        </w:r>
      </w:ins>
      <w:ins w:id="1538" w:author="Orion" w:date="2011-06-17T12:46:00Z">
        <w:r w:rsidRPr="00351806">
          <w:rPr>
            <w:rFonts w:cs="Times New Roman"/>
            <w:lang w:val="en-US"/>
            <w:rPrChange w:id="1539" w:author="Orion" w:date="2011-06-17T12:46:00Z">
              <w:rPr>
                <w:rFonts w:cs="Times New Roman"/>
              </w:rPr>
            </w:rPrChange>
          </w:rPr>
          <w:t xml:space="preserve"> India</w:t>
        </w:r>
        <w:r>
          <w:rPr>
            <w:rFonts w:cs="Times New Roman"/>
            <w:lang w:val="en-US"/>
          </w:rPr>
          <w:t>)</w:t>
        </w:r>
      </w:ins>
      <w:ins w:id="1540" w:author="Orion" w:date="2011-06-17T12:47:00Z">
        <w:r w:rsidR="00AF5DA7">
          <w:rPr>
            <w:rFonts w:cs="Times New Roman"/>
            <w:lang w:val="en-US"/>
          </w:rPr>
          <w:t xml:space="preserve">. </w:t>
        </w:r>
        <w:proofErr w:type="spellStart"/>
        <w:r w:rsidR="00AF5DA7" w:rsidRPr="00AF5DA7">
          <w:rPr>
            <w:rFonts w:cs="Times New Roman"/>
            <w:rPrChange w:id="1541" w:author="Orion" w:date="2011-06-17T12:47:00Z">
              <w:rPr>
                <w:rFonts w:cs="Times New Roman"/>
                <w:lang w:val="en-US"/>
              </w:rPr>
            </w:rPrChange>
          </w:rPr>
          <w:t>FlightGear</w:t>
        </w:r>
        <w:proofErr w:type="spellEnd"/>
        <w:r w:rsidR="00AF5DA7" w:rsidRPr="00AF5DA7">
          <w:rPr>
            <w:rFonts w:cs="Times New Roman"/>
            <w:rPrChange w:id="1542" w:author="Orion" w:date="2011-06-17T12:47:00Z">
              <w:rPr>
                <w:rFonts w:cs="Times New Roman"/>
                <w:lang w:val="en-US"/>
              </w:rPr>
            </w:rPrChange>
          </w:rPr>
          <w:t xml:space="preserve"> se usa como generador de im</w:t>
        </w:r>
        <w:r w:rsidR="00AF5DA7">
          <w:rPr>
            <w:rFonts w:cs="Times New Roman"/>
          </w:rPr>
          <w:t xml:space="preserve">ágenes de </w:t>
        </w:r>
      </w:ins>
      <w:ins w:id="1543" w:author="Orion" w:date="2011-06-17T12:48:00Z">
        <w:r w:rsidR="00AF5DA7">
          <w:rPr>
            <w:rFonts w:cs="Times New Roman"/>
          </w:rPr>
          <w:t>simulaciones</w:t>
        </w:r>
      </w:ins>
      <w:ins w:id="1544" w:author="Orion" w:date="2011-06-17T12:47:00Z">
        <w:r w:rsidR="00AF5DA7">
          <w:rPr>
            <w:rFonts w:cs="Times New Roman"/>
          </w:rPr>
          <w:t xml:space="preserve"> de vuelo </w:t>
        </w:r>
      </w:ins>
      <w:ins w:id="1545" w:author="Orion" w:date="2011-06-17T12:50:00Z">
        <w:r w:rsidR="00AF5DA7">
          <w:rPr>
            <w:rFonts w:cs="Times New Roman"/>
          </w:rPr>
          <w:t xml:space="preserve">para la evaluación experimental de recuperación </w:t>
        </w:r>
      </w:ins>
      <w:ins w:id="1546" w:author="Orion" w:date="2011-06-17T12:51:00Z">
        <w:r w:rsidR="00AF5DA7">
          <w:rPr>
            <w:rFonts w:cs="Times New Roman"/>
          </w:rPr>
          <w:t>de aviones de combates de por</w:t>
        </w:r>
      </w:ins>
      <w:ins w:id="1547" w:author="Orion" w:date="2011-06-17T12:52:00Z">
        <w:r w:rsidR="00AF5DA7">
          <w:rPr>
            <w:rFonts w:cs="Times New Roman"/>
          </w:rPr>
          <w:t xml:space="preserve">taviones </w:t>
        </w:r>
      </w:ins>
      <w:ins w:id="1548" w:author="Orion" w:date="2011-06-17T12:54:00Z">
        <w:r w:rsidR="00AF5DA7">
          <w:rPr>
            <w:rFonts w:cs="Times New Roman"/>
          </w:rPr>
          <w:t>arrestados</w:t>
        </w:r>
      </w:ins>
      <w:ins w:id="1549" w:author="Orion" w:date="2011-06-17T12:53:00Z">
        <w:r w:rsidR="00AF5DA7">
          <w:rPr>
            <w:rFonts w:cs="Times New Roman"/>
          </w:rPr>
          <w:t>.</w:t>
        </w:r>
      </w:ins>
    </w:p>
    <w:p w14:paraId="47EDF4C9" w14:textId="77777777" w:rsidR="00451E80" w:rsidRDefault="00451E80">
      <w:pPr>
        <w:jc w:val="both"/>
        <w:rPr>
          <w:ins w:id="1550" w:author="Orion" w:date="2011-06-17T13:06:00Z"/>
          <w:rFonts w:cs="Times New Roman"/>
        </w:rPr>
      </w:pPr>
    </w:p>
    <w:p w14:paraId="0ED4A2B5" w14:textId="45079203" w:rsidR="00451E80" w:rsidRDefault="00451E80">
      <w:pPr>
        <w:jc w:val="both"/>
        <w:rPr>
          <w:ins w:id="1551" w:author="Orion" w:date="2011-06-17T13:28:00Z"/>
          <w:rFonts w:cs="Times New Roman"/>
        </w:rPr>
      </w:pPr>
      <w:ins w:id="1552" w:author="Orion" w:date="2011-06-17T13:06:00Z">
        <w:r>
          <w:rPr>
            <w:rFonts w:cs="Times New Roman"/>
          </w:rPr>
          <w:t xml:space="preserve">Por otro lado </w:t>
        </w:r>
      </w:ins>
      <w:ins w:id="1553" w:author="Orion" w:date="2011-06-17T13:12:00Z">
        <w:r>
          <w:rPr>
            <w:rFonts w:cs="Times New Roman"/>
          </w:rPr>
          <w:t xml:space="preserve">la herramienta </w:t>
        </w:r>
        <w:proofErr w:type="spellStart"/>
        <w:r>
          <w:rPr>
            <w:rFonts w:cs="Times New Roman"/>
          </w:rPr>
          <w:t>OpenEaagles</w:t>
        </w:r>
        <w:proofErr w:type="spellEnd"/>
        <w:r>
          <w:rPr>
            <w:rFonts w:cs="Times New Roman"/>
          </w:rPr>
          <w:t xml:space="preserve"> contiene </w:t>
        </w:r>
      </w:ins>
      <w:ins w:id="1554" w:author="Orion" w:date="2011-06-17T13:14:00Z">
        <w:r>
          <w:rPr>
            <w:rFonts w:cs="Times New Roman"/>
          </w:rPr>
          <w:t xml:space="preserve">un extenso conjunto de objetos y clases para crear rápidamente </w:t>
        </w:r>
      </w:ins>
      <w:ins w:id="1555" w:author="Orion" w:date="2011-06-17T13:15:00Z">
        <w:r w:rsidR="00F40607">
          <w:rPr>
            <w:rFonts w:cs="Times New Roman"/>
          </w:rPr>
          <w:t xml:space="preserve">instrumentos </w:t>
        </w:r>
      </w:ins>
      <w:ins w:id="1556" w:author="Orion" w:date="2011-06-17T13:23:00Z">
        <w:r w:rsidR="00F40607">
          <w:rPr>
            <w:rFonts w:cs="Times New Roman"/>
          </w:rPr>
          <w:t>de aeronaves.</w:t>
        </w:r>
      </w:ins>
      <w:ins w:id="1557" w:author="Orion" w:date="2011-06-17T13:24:00Z">
        <w:r w:rsidR="00F40607">
          <w:rPr>
            <w:rFonts w:cs="Times New Roman"/>
          </w:rPr>
          <w:t xml:space="preserve"> Aprovechando esta capacidad se pueden construir simulaciones complejas</w:t>
        </w:r>
      </w:ins>
      <w:ins w:id="1558" w:author="Orion" w:date="2011-06-17T13:25:00Z">
        <w:r w:rsidR="00F40607">
          <w:rPr>
            <w:rFonts w:cs="Times New Roman"/>
          </w:rPr>
          <w:t xml:space="preserve">, </w:t>
        </w:r>
        <w:r w:rsidR="000852AC">
          <w:rPr>
            <w:rFonts w:cs="Times New Roman"/>
          </w:rPr>
          <w:t xml:space="preserve">muy interactivas y </w:t>
        </w:r>
      </w:ins>
      <w:ins w:id="1559" w:author="Orion" w:date="2011-06-17T13:26:00Z">
        <w:r w:rsidR="000852AC">
          <w:rPr>
            <w:rFonts w:cs="Times New Roman"/>
          </w:rPr>
          <w:t xml:space="preserve">que implementan la </w:t>
        </w:r>
      </w:ins>
      <w:ins w:id="1560" w:author="Orion" w:date="2011-06-17T13:27:00Z">
        <w:r w:rsidR="000852AC">
          <w:rPr>
            <w:rFonts w:cs="Times New Roman"/>
          </w:rPr>
          <w:t>funcionalidad completa de los instrumentos.</w:t>
        </w:r>
      </w:ins>
    </w:p>
    <w:p w14:paraId="44131F61" w14:textId="4BE634EC" w:rsidR="00451E80" w:rsidRDefault="000852AC">
      <w:pPr>
        <w:jc w:val="both"/>
        <w:rPr>
          <w:ins w:id="1561" w:author="Orion" w:date="2011-06-17T13:38:00Z"/>
        </w:rPr>
        <w:pPrChange w:id="1562" w:author="Orion" w:date="2011-06-17T13:38:00Z">
          <w:pPr>
            <w:pStyle w:val="NormalWeb"/>
            <w:spacing w:before="0" w:beforeAutospacing="0" w:after="240" w:afterAutospacing="0" w:line="360" w:lineRule="atLeast"/>
          </w:pPr>
        </w:pPrChange>
      </w:pPr>
      <w:ins w:id="1563" w:author="Orion" w:date="2011-06-17T13:29:00Z">
        <w:r>
          <w:rPr>
            <w:rFonts w:cs="Times New Roman"/>
          </w:rPr>
          <w:t xml:space="preserve">El hecho de que </w:t>
        </w:r>
      </w:ins>
      <w:ins w:id="1564" w:author="Orion" w:date="2011-06-17T13:28:00Z">
        <w:r>
          <w:rPr>
            <w:rFonts w:cs="Times New Roman"/>
          </w:rPr>
          <w:t>las librerías gráficas y de instrumentos est</w:t>
        </w:r>
      </w:ins>
      <w:ins w:id="1565" w:author="Orion" w:date="2011-06-17T13:29:00Z">
        <w:r>
          <w:rPr>
            <w:rFonts w:cs="Times New Roman"/>
          </w:rPr>
          <w:t xml:space="preserve">án desarrolladas por separado permite que ambas capacidades puedan ser </w:t>
        </w:r>
      </w:ins>
      <w:ins w:id="1566" w:author="Orion" w:date="2011-06-17T13:30:00Z">
        <w:r>
          <w:rPr>
            <w:rFonts w:cs="Times New Roman"/>
          </w:rPr>
          <w:t>mezcladas</w:t>
        </w:r>
      </w:ins>
      <w:ins w:id="1567" w:author="Orion" w:date="2011-06-17T13:29:00Z">
        <w:r>
          <w:rPr>
            <w:rFonts w:cs="Times New Roman"/>
          </w:rPr>
          <w:t xml:space="preserve"> con otras soluciones</w:t>
        </w:r>
      </w:ins>
      <w:ins w:id="1568" w:author="Orion" w:date="2011-06-17T13:30:00Z">
        <w:r>
          <w:rPr>
            <w:rFonts w:cs="Times New Roman"/>
          </w:rPr>
          <w:t>.</w:t>
        </w:r>
      </w:ins>
      <w:ins w:id="1569" w:author="Orion" w:date="2011-06-17T13:31:00Z">
        <w:r w:rsidR="004007AD">
          <w:rPr>
            <w:rFonts w:cs="Times New Roman"/>
          </w:rPr>
          <w:t xml:space="preserve"> Sin embargo, </w:t>
        </w:r>
      </w:ins>
      <w:ins w:id="1570" w:author="Orion" w:date="2011-06-17T13:33:00Z">
        <w:r w:rsidR="004007AD">
          <w:rPr>
            <w:rFonts w:cs="Times New Roman"/>
          </w:rPr>
          <w:t>se obtiene un mayor rendimiento cuando</w:t>
        </w:r>
      </w:ins>
      <w:ins w:id="1571" w:author="Orion" w:date="2011-06-17T13:31:00Z">
        <w:r w:rsidR="004007AD">
          <w:rPr>
            <w:rFonts w:cs="Times New Roman"/>
          </w:rPr>
          <w:t xml:space="preserve"> sim</w:t>
        </w:r>
      </w:ins>
      <w:ins w:id="1572" w:author="Orion" w:date="2011-06-17T13:32:00Z">
        <w:r w:rsidR="004007AD">
          <w:rPr>
            <w:rFonts w:cs="Times New Roman"/>
          </w:rPr>
          <w:t>ula</w:t>
        </w:r>
      </w:ins>
      <w:ins w:id="1573" w:author="Orion" w:date="2011-06-17T13:31:00Z">
        <w:r w:rsidR="004007AD">
          <w:rPr>
            <w:rFonts w:cs="Times New Roman"/>
          </w:rPr>
          <w:t>ci</w:t>
        </w:r>
      </w:ins>
      <w:ins w:id="1574" w:author="Orion" w:date="2011-06-17T13:32:00Z">
        <w:r w:rsidR="004007AD">
          <w:rPr>
            <w:rFonts w:cs="Times New Roman"/>
          </w:rPr>
          <w:t xml:space="preserve">ón y </w:t>
        </w:r>
      </w:ins>
      <w:ins w:id="1575" w:author="Orion" w:date="2011-06-17T13:33:00Z">
        <w:r w:rsidR="004007AD">
          <w:rPr>
            <w:rFonts w:cs="Times New Roman"/>
          </w:rPr>
          <w:t>gráficos</w:t>
        </w:r>
      </w:ins>
      <w:ins w:id="1576" w:author="Orion" w:date="2011-06-17T13:32:00Z">
        <w:r w:rsidR="004007AD">
          <w:rPr>
            <w:rFonts w:cs="Times New Roman"/>
          </w:rPr>
          <w:t xml:space="preserve"> se usan conjuntamente</w:t>
        </w:r>
      </w:ins>
      <w:ins w:id="1577" w:author="Orion" w:date="2011-06-17T13:33:00Z">
        <w:r w:rsidR="004007AD">
          <w:rPr>
            <w:rFonts w:cs="Times New Roman"/>
          </w:rPr>
          <w:t xml:space="preserve">. </w:t>
        </w:r>
      </w:ins>
      <w:ins w:id="1578" w:author="Orion" w:date="2011-06-17T13:37:00Z">
        <w:r w:rsidR="00050092">
          <w:rPr>
            <w:rFonts w:cs="Times New Roman"/>
          </w:rPr>
          <w:t xml:space="preserve">Por lo tanto, </w:t>
        </w:r>
      </w:ins>
      <w:proofErr w:type="spellStart"/>
      <w:ins w:id="1579" w:author="Orion" w:date="2011-06-17T13:33:00Z">
        <w:r w:rsidR="004007AD">
          <w:rPr>
            <w:rFonts w:cs="Times New Roman"/>
          </w:rPr>
          <w:t>OpenEaagles</w:t>
        </w:r>
        <w:proofErr w:type="spellEnd"/>
        <w:r w:rsidR="004007AD">
          <w:rPr>
            <w:rFonts w:cs="Times New Roman"/>
          </w:rPr>
          <w:t xml:space="preserve"> no se queda sólo en proporcionar </w:t>
        </w:r>
      </w:ins>
      <w:ins w:id="1580" w:author="Orion" w:date="2011-06-17T13:34:00Z">
        <w:r w:rsidR="004007AD">
          <w:rPr>
            <w:rFonts w:cs="Times New Roman"/>
          </w:rPr>
          <w:t xml:space="preserve">librerías de </w:t>
        </w:r>
      </w:ins>
      <w:ins w:id="1581" w:author="Orion" w:date="2011-06-17T13:33:00Z">
        <w:r w:rsidR="004007AD">
          <w:rPr>
            <w:rFonts w:cs="Times New Roman"/>
          </w:rPr>
          <w:t xml:space="preserve">clases para dibujar </w:t>
        </w:r>
      </w:ins>
      <w:ins w:id="1582" w:author="Orion" w:date="2011-06-17T13:37:00Z">
        <w:r w:rsidR="00050092">
          <w:rPr>
            <w:rFonts w:cs="Times New Roman"/>
          </w:rPr>
          <w:t xml:space="preserve">vuelos </w:t>
        </w:r>
      </w:ins>
      <w:ins w:id="1583" w:author="Orion" w:date="2011-06-17T13:33:00Z">
        <w:r w:rsidR="004007AD">
          <w:rPr>
            <w:rFonts w:cs="Times New Roman"/>
          </w:rPr>
          <w:t xml:space="preserve">en </w:t>
        </w:r>
      </w:ins>
      <w:proofErr w:type="spellStart"/>
      <w:ins w:id="1584" w:author="Orion" w:date="2011-06-17T13:34:00Z">
        <w:r w:rsidR="004007AD">
          <w:rPr>
            <w:rFonts w:cs="Times New Roman"/>
          </w:rPr>
          <w:t>OpenGL</w:t>
        </w:r>
        <w:proofErr w:type="spellEnd"/>
        <w:r w:rsidR="004007AD">
          <w:rPr>
            <w:rFonts w:cs="Times New Roman"/>
          </w:rPr>
          <w:t xml:space="preserve"> y </w:t>
        </w:r>
        <w:proofErr w:type="spellStart"/>
        <w:r w:rsidR="004007AD">
          <w:rPr>
            <w:rFonts w:cs="Times New Roman"/>
          </w:rPr>
          <w:t>DirectX</w:t>
        </w:r>
        <w:proofErr w:type="spellEnd"/>
        <w:r w:rsidR="004007AD">
          <w:rPr>
            <w:rFonts w:cs="Times New Roman"/>
          </w:rPr>
          <w:t xml:space="preserve">, que son las </w:t>
        </w:r>
      </w:ins>
      <w:ins w:id="1585" w:author="Orion" w:date="2011-06-17T13:35:00Z">
        <w:r w:rsidR="004007AD">
          <w:rPr>
            <w:rFonts w:cs="Times New Roman"/>
          </w:rPr>
          <w:t xml:space="preserve">plataformas más usadas para producir gráficos en 2D y 3D, </w:t>
        </w:r>
      </w:ins>
      <w:ins w:id="1586" w:author="Orion" w:date="2011-06-17T13:36:00Z">
        <w:r w:rsidR="006C23CB">
          <w:rPr>
            <w:rFonts w:cs="Times New Roman"/>
          </w:rPr>
          <w:t>sino que también proporciona herramientas para diseñar</w:t>
        </w:r>
      </w:ins>
      <w:ins w:id="1587" w:author="Orion" w:date="2011-06-17T13:37:00Z">
        <w:r w:rsidR="006C23CB">
          <w:rPr>
            <w:rFonts w:cs="Times New Roman"/>
          </w:rPr>
          <w:t xml:space="preserve"> simulaciones complejas.</w:t>
        </w:r>
      </w:ins>
    </w:p>
    <w:p w14:paraId="598920BE" w14:textId="036BBA22" w:rsidR="00963343" w:rsidRDefault="00963343">
      <w:pPr>
        <w:jc w:val="both"/>
        <w:rPr>
          <w:ins w:id="1588" w:author="Orion" w:date="2011-06-17T13:43:00Z"/>
        </w:rPr>
        <w:pPrChange w:id="1589" w:author="Orion" w:date="2011-06-17T13:48:00Z">
          <w:pPr>
            <w:pStyle w:val="NormalWeb"/>
            <w:spacing w:before="0" w:beforeAutospacing="0" w:after="240" w:afterAutospacing="0" w:line="360" w:lineRule="atLeast"/>
          </w:pPr>
        </w:pPrChange>
      </w:pPr>
      <w:ins w:id="1590" w:author="Orion" w:date="2011-06-17T13:38:00Z">
        <w:r>
          <w:t xml:space="preserve">Otra de las características importantes de </w:t>
        </w:r>
        <w:proofErr w:type="spellStart"/>
        <w:r>
          <w:t>OpenEaagles</w:t>
        </w:r>
        <w:proofErr w:type="spellEnd"/>
        <w:r>
          <w:t xml:space="preserve"> es la interoperabilidad. La interoperabilidad es la </w:t>
        </w:r>
      </w:ins>
      <w:ins w:id="1591" w:author="Orion" w:date="2011-06-17T13:39:00Z">
        <w:r>
          <w:t>capacidad de trabajar conjuntamente con distintos sistemas y organizaciones</w:t>
        </w:r>
      </w:ins>
      <w:ins w:id="1592" w:author="Orion" w:date="2011-06-17T13:40:00Z">
        <w:r>
          <w:t xml:space="preserve">. Cuando hablamos de interoperabilidad en el ámbito del software nos referimos a la capacidad entre los distintos programas de intercambiar datos a </w:t>
        </w:r>
      </w:ins>
      <w:ins w:id="1593" w:author="Orion" w:date="2011-06-17T13:41:00Z">
        <w:r>
          <w:t>través</w:t>
        </w:r>
      </w:ins>
      <w:ins w:id="1594" w:author="Orion" w:date="2011-06-17T13:40:00Z">
        <w:r>
          <w:t xml:space="preserve"> </w:t>
        </w:r>
      </w:ins>
      <w:ins w:id="1595" w:author="Orion" w:date="2011-06-17T13:41:00Z">
        <w:r>
          <w:t>de un conjunto común de formatos, para poder leer y escribir sobre los mismos formatos de archivo y usar los mismos protocolos.</w:t>
        </w:r>
      </w:ins>
    </w:p>
    <w:p w14:paraId="56D04B8B" w14:textId="437368FC" w:rsidR="00963343" w:rsidRPr="00B73C05" w:rsidRDefault="008607A3">
      <w:pPr>
        <w:jc w:val="both"/>
        <w:rPr>
          <w:ins w:id="1596" w:author="Orion" w:date="2011-06-17T13:14:00Z"/>
          <w:rPrChange w:id="1597" w:author="Orion" w:date="2011-06-17T13:48:00Z">
            <w:rPr>
              <w:ins w:id="1598" w:author="Orion" w:date="2011-06-17T13:14:00Z"/>
              <w:rFonts w:ascii="Arial" w:hAnsi="Arial" w:cs="Arial"/>
              <w:color w:val="000000"/>
              <w:sz w:val="20"/>
              <w:szCs w:val="20"/>
            </w:rPr>
          </w:rPrChange>
        </w:rPr>
        <w:pPrChange w:id="1599" w:author="Orion" w:date="2011-06-17T13:48:00Z">
          <w:pPr>
            <w:pStyle w:val="NormalWeb"/>
            <w:spacing w:before="0" w:beforeAutospacing="0" w:after="240" w:afterAutospacing="0" w:line="360" w:lineRule="atLeast"/>
          </w:pPr>
        </w:pPrChange>
      </w:pPr>
      <w:ins w:id="1600" w:author="Orion" w:date="2011-06-17T13:49:00Z">
        <w:r>
          <w:t>Otra característica importante de la que dispone</w:t>
        </w:r>
      </w:ins>
      <w:ins w:id="1601" w:author="Orion" w:date="2011-06-17T13:44:00Z">
        <w:r w:rsidR="00963343" w:rsidRPr="00B73C05">
          <w:rPr>
            <w:rPrChange w:id="1602" w:author="Orion" w:date="2011-06-17T13:48:00Z">
              <w:rPr>
                <w:rFonts w:ascii="Arial" w:hAnsi="Arial" w:cs="Arial"/>
                <w:color w:val="000000"/>
                <w:sz w:val="20"/>
                <w:szCs w:val="20"/>
              </w:rPr>
            </w:rPrChange>
          </w:rPr>
          <w:t xml:space="preserve"> </w:t>
        </w:r>
        <w:proofErr w:type="spellStart"/>
        <w:r w:rsidR="00963343">
          <w:t>OpenEaagles</w:t>
        </w:r>
        <w:proofErr w:type="spellEnd"/>
        <w:r w:rsidR="00963343">
          <w:t xml:space="preserve"> </w:t>
        </w:r>
      </w:ins>
      <w:ins w:id="1603" w:author="Orion" w:date="2011-06-17T13:49:00Z">
        <w:r>
          <w:t xml:space="preserve">es que </w:t>
        </w:r>
      </w:ins>
      <w:ins w:id="1604" w:author="Orion" w:date="2011-06-17T13:44:00Z">
        <w:r w:rsidR="00963343">
          <w:t xml:space="preserve">soporta el estándar </w:t>
        </w:r>
        <w:r w:rsidR="00963343" w:rsidRPr="00B73C05">
          <w:rPr>
            <w:rPrChange w:id="1605" w:author="Orion" w:date="2011-06-17T13:48:00Z">
              <w:rPr>
                <w:rFonts w:ascii="Arial" w:hAnsi="Arial" w:cs="Arial"/>
                <w:color w:val="000000"/>
                <w:sz w:val="20"/>
                <w:szCs w:val="20"/>
              </w:rPr>
            </w:rPrChange>
          </w:rPr>
          <w:t>DIS (</w:t>
        </w:r>
        <w:proofErr w:type="spellStart"/>
        <w:r w:rsidR="00963343" w:rsidRPr="00B73C05">
          <w:rPr>
            <w:rPrChange w:id="1606" w:author="Orion" w:date="2011-06-17T13:48:00Z">
              <w:rPr>
                <w:rFonts w:ascii="Arial" w:hAnsi="Arial" w:cs="Arial"/>
                <w:color w:val="000000"/>
                <w:sz w:val="20"/>
                <w:szCs w:val="20"/>
              </w:rPr>
            </w:rPrChange>
          </w:rPr>
          <w:t>Distributed</w:t>
        </w:r>
        <w:proofErr w:type="spellEnd"/>
        <w:r w:rsidR="00963343" w:rsidRPr="00B73C05">
          <w:rPr>
            <w:rPrChange w:id="1607" w:author="Orion" w:date="2011-06-17T13:48:00Z">
              <w:rPr>
                <w:rFonts w:ascii="Arial" w:hAnsi="Arial" w:cs="Arial"/>
                <w:color w:val="000000"/>
                <w:sz w:val="20"/>
                <w:szCs w:val="20"/>
              </w:rPr>
            </w:rPrChange>
          </w:rPr>
          <w:t xml:space="preserve"> </w:t>
        </w:r>
        <w:proofErr w:type="spellStart"/>
        <w:r w:rsidR="00963343" w:rsidRPr="00B73C05">
          <w:rPr>
            <w:rPrChange w:id="1608" w:author="Orion" w:date="2011-06-17T13:48:00Z">
              <w:rPr>
                <w:rFonts w:ascii="Arial" w:hAnsi="Arial" w:cs="Arial"/>
                <w:color w:val="000000"/>
                <w:sz w:val="20"/>
                <w:szCs w:val="20"/>
              </w:rPr>
            </w:rPrChange>
          </w:rPr>
          <w:t>Interactive</w:t>
        </w:r>
        <w:proofErr w:type="spellEnd"/>
        <w:r w:rsidR="00963343" w:rsidRPr="00B73C05">
          <w:rPr>
            <w:rPrChange w:id="1609" w:author="Orion" w:date="2011-06-17T13:48:00Z">
              <w:rPr>
                <w:rFonts w:ascii="Arial" w:hAnsi="Arial" w:cs="Arial"/>
                <w:color w:val="000000"/>
                <w:sz w:val="20"/>
                <w:szCs w:val="20"/>
              </w:rPr>
            </w:rPrChange>
          </w:rPr>
          <w:t xml:space="preserve"> </w:t>
        </w:r>
        <w:proofErr w:type="spellStart"/>
        <w:r w:rsidR="00963343" w:rsidRPr="00B73C05">
          <w:rPr>
            <w:rPrChange w:id="1610" w:author="Orion" w:date="2011-06-17T13:48:00Z">
              <w:rPr>
                <w:rFonts w:ascii="Arial" w:hAnsi="Arial" w:cs="Arial"/>
                <w:color w:val="000000"/>
                <w:sz w:val="20"/>
                <w:szCs w:val="20"/>
              </w:rPr>
            </w:rPrChange>
          </w:rPr>
          <w:t>Simulation</w:t>
        </w:r>
        <w:proofErr w:type="spellEnd"/>
        <w:r w:rsidR="00963343" w:rsidRPr="00B73C05">
          <w:rPr>
            <w:rPrChange w:id="1611" w:author="Orion" w:date="2011-06-17T13:48:00Z">
              <w:rPr>
                <w:rFonts w:ascii="Arial" w:hAnsi="Arial" w:cs="Arial"/>
                <w:color w:val="000000"/>
                <w:sz w:val="20"/>
                <w:szCs w:val="20"/>
              </w:rPr>
            </w:rPrChange>
          </w:rPr>
          <w:t>)</w:t>
        </w:r>
      </w:ins>
      <w:ins w:id="1612" w:author="Orion" w:date="2011-06-17T13:46:00Z">
        <w:r w:rsidR="00963343" w:rsidRPr="00B73C05">
          <w:rPr>
            <w:rPrChange w:id="1613" w:author="Orion" w:date="2011-06-17T13:48:00Z">
              <w:rPr>
                <w:rFonts w:ascii="Arial" w:hAnsi="Arial" w:cs="Arial"/>
                <w:color w:val="000000"/>
                <w:sz w:val="20"/>
                <w:szCs w:val="20"/>
              </w:rPr>
            </w:rPrChange>
          </w:rPr>
          <w:t>, que es un estándar abierto</w:t>
        </w:r>
      </w:ins>
      <w:ins w:id="1614" w:author="Orion" w:date="2011-06-17T13:47:00Z">
        <w:r w:rsidR="00B73C05" w:rsidRPr="00B73C05">
          <w:rPr>
            <w:rPrChange w:id="1615" w:author="Orion" w:date="2011-06-17T13:48:00Z">
              <w:rPr>
                <w:rFonts w:ascii="Arial" w:hAnsi="Arial" w:cs="Arial"/>
                <w:color w:val="000000"/>
                <w:sz w:val="20"/>
                <w:szCs w:val="20"/>
              </w:rPr>
            </w:rPrChange>
          </w:rPr>
          <w:t>, definido por la IEEE</w:t>
        </w:r>
      </w:ins>
      <w:ins w:id="1616" w:author="Orion" w:date="2011-06-17T13:48:00Z">
        <w:r w:rsidR="00B73C05" w:rsidRPr="00B73C05">
          <w:rPr>
            <w:rPrChange w:id="1617" w:author="Orion" w:date="2011-06-17T13:48:00Z">
              <w:rPr>
                <w:rFonts w:ascii="Arial" w:hAnsi="Arial" w:cs="Arial"/>
                <w:color w:val="000000"/>
                <w:sz w:val="20"/>
                <w:szCs w:val="20"/>
              </w:rPr>
            </w:rPrChange>
          </w:rPr>
          <w:t xml:space="preserve"> (</w:t>
        </w:r>
        <w:proofErr w:type="spellStart"/>
        <w:r w:rsidR="00B73C05" w:rsidRPr="00B73C05">
          <w:rPr>
            <w:rPrChange w:id="1618" w:author="Orion" w:date="2011-06-17T13:48:00Z">
              <w:rPr>
                <w:rFonts w:ascii="Arial" w:hAnsi="Arial" w:cs="Arial"/>
                <w:color w:val="000000"/>
                <w:sz w:val="20"/>
                <w:szCs w:val="20"/>
              </w:rPr>
            </w:rPrChange>
          </w:rPr>
          <w:t>Institute</w:t>
        </w:r>
        <w:proofErr w:type="spellEnd"/>
        <w:r w:rsidR="00B73C05" w:rsidRPr="00B73C05">
          <w:rPr>
            <w:rPrChange w:id="1619" w:author="Orion" w:date="2011-06-17T13:48:00Z">
              <w:rPr>
                <w:rFonts w:ascii="Arial" w:hAnsi="Arial" w:cs="Arial"/>
                <w:color w:val="000000"/>
                <w:sz w:val="20"/>
                <w:szCs w:val="20"/>
              </w:rPr>
            </w:rPrChange>
          </w:rPr>
          <w:t xml:space="preserve"> of </w:t>
        </w:r>
        <w:proofErr w:type="spellStart"/>
        <w:r w:rsidR="00B73C05" w:rsidRPr="00B73C05">
          <w:rPr>
            <w:rPrChange w:id="1620" w:author="Orion" w:date="2011-06-17T13:48:00Z">
              <w:rPr>
                <w:rFonts w:ascii="Arial" w:hAnsi="Arial" w:cs="Arial"/>
                <w:color w:val="000000"/>
                <w:sz w:val="20"/>
                <w:szCs w:val="20"/>
              </w:rPr>
            </w:rPrChange>
          </w:rPr>
          <w:t>Electrical</w:t>
        </w:r>
        <w:proofErr w:type="spellEnd"/>
        <w:r w:rsidR="00B73C05" w:rsidRPr="00B73C05">
          <w:rPr>
            <w:rPrChange w:id="1621" w:author="Orion" w:date="2011-06-17T13:48:00Z">
              <w:rPr>
                <w:rFonts w:ascii="Arial" w:hAnsi="Arial" w:cs="Arial"/>
                <w:color w:val="000000"/>
                <w:sz w:val="20"/>
                <w:szCs w:val="20"/>
              </w:rPr>
            </w:rPrChange>
          </w:rPr>
          <w:t xml:space="preserve"> and </w:t>
        </w:r>
        <w:proofErr w:type="spellStart"/>
        <w:r w:rsidR="00B73C05" w:rsidRPr="00B73C05">
          <w:rPr>
            <w:rPrChange w:id="1622" w:author="Orion" w:date="2011-06-17T13:48:00Z">
              <w:rPr>
                <w:rFonts w:ascii="Arial" w:hAnsi="Arial" w:cs="Arial"/>
                <w:color w:val="000000"/>
                <w:sz w:val="20"/>
                <w:szCs w:val="20"/>
              </w:rPr>
            </w:rPrChange>
          </w:rPr>
          <w:t>Electronics</w:t>
        </w:r>
        <w:proofErr w:type="spellEnd"/>
        <w:r w:rsidR="00B73C05" w:rsidRPr="00B73C05">
          <w:rPr>
            <w:rPrChange w:id="1623" w:author="Orion" w:date="2011-06-17T13:48:00Z">
              <w:rPr>
                <w:rFonts w:ascii="Arial" w:hAnsi="Arial" w:cs="Arial"/>
                <w:color w:val="000000"/>
                <w:sz w:val="20"/>
                <w:szCs w:val="20"/>
              </w:rPr>
            </w:rPrChange>
          </w:rPr>
          <w:t xml:space="preserve"> </w:t>
        </w:r>
        <w:proofErr w:type="spellStart"/>
        <w:r w:rsidR="00B73C05" w:rsidRPr="00B73C05">
          <w:rPr>
            <w:rPrChange w:id="1624" w:author="Orion" w:date="2011-06-17T13:48:00Z">
              <w:rPr>
                <w:rFonts w:ascii="Arial" w:hAnsi="Arial" w:cs="Arial"/>
                <w:color w:val="000000"/>
                <w:sz w:val="20"/>
                <w:szCs w:val="20"/>
              </w:rPr>
            </w:rPrChange>
          </w:rPr>
          <w:t>Engineers</w:t>
        </w:r>
        <w:proofErr w:type="spellEnd"/>
        <w:r w:rsidR="00B73C05" w:rsidRPr="00B73C05">
          <w:rPr>
            <w:rPrChange w:id="1625" w:author="Orion" w:date="2011-06-17T13:48:00Z">
              <w:rPr>
                <w:rFonts w:ascii="Arial" w:hAnsi="Arial" w:cs="Arial"/>
                <w:color w:val="000000"/>
                <w:sz w:val="20"/>
                <w:szCs w:val="20"/>
              </w:rPr>
            </w:rPrChange>
          </w:rPr>
          <w:t>)</w:t>
        </w:r>
      </w:ins>
      <w:ins w:id="1626" w:author="Orion" w:date="2011-06-17T13:47:00Z">
        <w:r w:rsidR="00B73C05" w:rsidRPr="00B73C05">
          <w:rPr>
            <w:rPrChange w:id="1627" w:author="Orion" w:date="2011-06-17T13:48:00Z">
              <w:rPr>
                <w:rFonts w:ascii="Arial" w:hAnsi="Arial" w:cs="Arial"/>
                <w:color w:val="000000"/>
                <w:sz w:val="20"/>
                <w:szCs w:val="20"/>
              </w:rPr>
            </w:rPrChange>
          </w:rPr>
          <w:t xml:space="preserve">, </w:t>
        </w:r>
      </w:ins>
      <w:ins w:id="1628" w:author="Orion" w:date="2011-06-17T13:46:00Z">
        <w:r w:rsidR="00963343" w:rsidRPr="00B73C05">
          <w:rPr>
            <w:rPrChange w:id="1629" w:author="Orion" w:date="2011-06-17T13:48:00Z">
              <w:rPr>
                <w:rFonts w:ascii="Arial" w:hAnsi="Arial" w:cs="Arial"/>
                <w:color w:val="000000"/>
                <w:sz w:val="20"/>
                <w:szCs w:val="20"/>
              </w:rPr>
            </w:rPrChange>
          </w:rPr>
          <w:t xml:space="preserve"> para llevar a cabo</w:t>
        </w:r>
      </w:ins>
      <w:ins w:id="1630" w:author="Orion" w:date="2011-06-17T13:50:00Z">
        <w:r>
          <w:t>,</w:t>
        </w:r>
      </w:ins>
      <w:ins w:id="1631" w:author="Orion" w:date="2011-06-17T13:46:00Z">
        <w:r w:rsidR="00963343" w:rsidRPr="00B73C05">
          <w:rPr>
            <w:rPrChange w:id="1632" w:author="Orion" w:date="2011-06-17T13:48:00Z">
              <w:rPr>
                <w:rFonts w:ascii="Arial" w:hAnsi="Arial" w:cs="Arial"/>
                <w:color w:val="000000"/>
                <w:sz w:val="20"/>
                <w:szCs w:val="20"/>
              </w:rPr>
            </w:rPrChange>
          </w:rPr>
          <w:t xml:space="preserve"> en tiempo real</w:t>
        </w:r>
      </w:ins>
      <w:ins w:id="1633" w:author="Orion" w:date="2011-06-17T13:50:00Z">
        <w:r>
          <w:t>,</w:t>
        </w:r>
      </w:ins>
      <w:ins w:id="1634" w:author="Orion" w:date="2011-06-17T13:46:00Z">
        <w:r w:rsidR="00963343" w:rsidRPr="00B73C05">
          <w:rPr>
            <w:rPrChange w:id="1635" w:author="Orion" w:date="2011-06-17T13:48:00Z">
              <w:rPr>
                <w:rFonts w:ascii="Arial" w:hAnsi="Arial" w:cs="Arial"/>
                <w:color w:val="000000"/>
                <w:sz w:val="20"/>
                <w:szCs w:val="20"/>
              </w:rPr>
            </w:rPrChange>
          </w:rPr>
          <w:t xml:space="preserve"> </w:t>
        </w:r>
      </w:ins>
      <w:ins w:id="1636" w:author="Orion" w:date="2011-06-17T13:50:00Z">
        <w:r w:rsidRPr="00367866">
          <w:t xml:space="preserve">juegos de guerra </w:t>
        </w:r>
      </w:ins>
      <w:ins w:id="1637" w:author="Orion" w:date="2011-06-17T13:46:00Z">
        <w:r w:rsidRPr="009F785B">
          <w:t>a nivel de plataforma</w:t>
        </w:r>
      </w:ins>
      <w:ins w:id="1638" w:author="Orion" w:date="2011-06-17T13:50:00Z">
        <w:r>
          <w:t xml:space="preserve"> </w:t>
        </w:r>
      </w:ins>
      <w:ins w:id="1639" w:author="Orion" w:date="2011-06-17T13:46:00Z">
        <w:r w:rsidR="00963343" w:rsidRPr="00B73C05">
          <w:rPr>
            <w:rPrChange w:id="1640" w:author="Orion" w:date="2011-06-17T13:48:00Z">
              <w:rPr>
                <w:rFonts w:ascii="Arial" w:hAnsi="Arial" w:cs="Arial"/>
                <w:color w:val="000000"/>
                <w:sz w:val="20"/>
                <w:szCs w:val="20"/>
              </w:rPr>
            </w:rPrChange>
          </w:rPr>
          <w:t>a través de múltiples computadoras centrales</w:t>
        </w:r>
      </w:ins>
      <w:ins w:id="1641" w:author="Orion" w:date="2011-06-17T13:49:00Z">
        <w:r w:rsidR="00076129">
          <w:t>.</w:t>
        </w:r>
      </w:ins>
    </w:p>
    <w:p w14:paraId="2B218450" w14:textId="384B3CF1" w:rsidR="004D650B" w:rsidRDefault="004D650B">
      <w:pPr>
        <w:jc w:val="both"/>
        <w:rPr>
          <w:ins w:id="1642" w:author="Orion" w:date="2011-06-17T13:51:00Z"/>
        </w:rPr>
      </w:pPr>
      <w:ins w:id="1643" w:author="Orion" w:date="2011-06-17T13:51:00Z">
        <w:r w:rsidRPr="004D650B">
          <w:rPr>
            <w:rFonts w:cs="Times New Roman"/>
            <w:rPrChange w:id="1644" w:author="Orion" w:date="2011-06-17T13:51:00Z">
              <w:rPr>
                <w:rFonts w:eastAsia="Times New Roman" w:cs="Times New Roman"/>
                <w:kern w:val="0"/>
                <w:lang w:val="en-US" w:eastAsia="en-US" w:bidi="ar-SA"/>
              </w:rPr>
            </w:rPrChange>
          </w:rPr>
          <w:t xml:space="preserve">Algunos ejemplos de aplicaciones donde se usa </w:t>
        </w:r>
        <w:proofErr w:type="spellStart"/>
        <w:r>
          <w:t>OpenEaagles</w:t>
        </w:r>
        <w:proofErr w:type="spellEnd"/>
        <w:r>
          <w:t xml:space="preserve"> son:</w:t>
        </w:r>
      </w:ins>
    </w:p>
    <w:p w14:paraId="4D24A4CF" w14:textId="5C4D29AA" w:rsidR="004D650B" w:rsidRPr="004D650B" w:rsidRDefault="004D650B" w:rsidP="004D650B">
      <w:pPr>
        <w:pStyle w:val="ListParagraph"/>
        <w:numPr>
          <w:ilvl w:val="0"/>
          <w:numId w:val="30"/>
        </w:numPr>
        <w:jc w:val="both"/>
        <w:rPr>
          <w:ins w:id="1645" w:author="Orion" w:date="2011-06-17T13:52:00Z"/>
          <w:rFonts w:cs="Times New Roman"/>
          <w:rPrChange w:id="1646" w:author="Orion" w:date="2011-06-17T13:54:00Z">
            <w:rPr>
              <w:ins w:id="1647" w:author="Orion" w:date="2011-06-17T13:52:00Z"/>
              <w:rFonts w:cs="Times New Roman"/>
              <w:lang w:val="en-US"/>
            </w:rPr>
          </w:rPrChange>
        </w:rPr>
      </w:pPr>
      <w:proofErr w:type="spellStart"/>
      <w:ins w:id="1648" w:author="Orion" w:date="2011-06-17T13:52:00Z">
        <w:r w:rsidRPr="004D650B">
          <w:rPr>
            <w:rFonts w:cs="Times New Roman"/>
            <w:lang w:val="en-US"/>
          </w:rPr>
          <w:t>OpenSpace</w:t>
        </w:r>
        <w:proofErr w:type="spellEnd"/>
        <w:r w:rsidRPr="004D650B">
          <w:rPr>
            <w:rFonts w:cs="Times New Roman"/>
            <w:lang w:val="en-US"/>
          </w:rPr>
          <w:t xml:space="preserve"> - An Apollo Command Se</w:t>
        </w:r>
        <w:r>
          <w:rPr>
            <w:rFonts w:cs="Times New Roman"/>
            <w:lang w:val="en-US"/>
          </w:rPr>
          <w:t>r</w:t>
        </w:r>
        <w:r w:rsidRPr="004D650B">
          <w:rPr>
            <w:rFonts w:cs="Times New Roman"/>
            <w:lang w:val="en-US"/>
          </w:rPr>
          <w:t>vice Module and Lunar Module Simulation</w:t>
        </w:r>
        <w:r>
          <w:rPr>
            <w:rFonts w:cs="Times New Roman"/>
            <w:lang w:val="en-US"/>
          </w:rPr>
          <w:t>.</w:t>
        </w:r>
      </w:ins>
      <w:ins w:id="1649" w:author="Orion" w:date="2011-06-17T13:53:00Z">
        <w:r>
          <w:rPr>
            <w:rFonts w:cs="Times New Roman"/>
            <w:lang w:val="en-US"/>
          </w:rPr>
          <w:t xml:space="preserve"> </w:t>
        </w:r>
        <w:r w:rsidRPr="004D650B">
          <w:rPr>
            <w:rFonts w:cs="Times New Roman"/>
            <w:rPrChange w:id="1650" w:author="Orion" w:date="2011-06-17T13:54:00Z">
              <w:rPr>
                <w:rFonts w:eastAsia="Times New Roman" w:cs="Times New Roman"/>
                <w:kern w:val="0"/>
                <w:szCs w:val="24"/>
                <w:lang w:val="en-US" w:eastAsia="en-US" w:bidi="ar-SA"/>
              </w:rPr>
            </w:rPrChange>
          </w:rPr>
          <w:t xml:space="preserve">Fue diseñada para mostrar el uso de </w:t>
        </w:r>
      </w:ins>
      <w:proofErr w:type="spellStart"/>
      <w:ins w:id="1651" w:author="Orion" w:date="2011-06-17T13:54:00Z">
        <w:r w:rsidRPr="009F785B">
          <w:rPr>
            <w:rFonts w:cs="Times New Roman"/>
          </w:rPr>
          <w:t>OpenEaagles</w:t>
        </w:r>
        <w:proofErr w:type="spellEnd"/>
        <w:r w:rsidRPr="009F785B">
          <w:rPr>
            <w:rFonts w:cs="Times New Roman"/>
          </w:rPr>
          <w:t xml:space="preserve"> en </w:t>
        </w:r>
        <w:r w:rsidRPr="004D650B">
          <w:rPr>
            <w:rFonts w:cs="Times New Roman"/>
            <w:rPrChange w:id="1652" w:author="Orion" w:date="2011-06-17T13:54:00Z">
              <w:rPr>
                <w:rFonts w:eastAsia="Times New Roman" w:cs="Times New Roman"/>
                <w:kern w:val="0"/>
                <w:szCs w:val="24"/>
                <w:lang w:val="en-US" w:eastAsia="en-US" w:bidi="ar-SA"/>
              </w:rPr>
            </w:rPrChange>
          </w:rPr>
          <w:t>un entorno algo distinto a la simulaci</w:t>
        </w:r>
        <w:r>
          <w:rPr>
            <w:rFonts w:cs="Times New Roman"/>
          </w:rPr>
          <w:t>ón de vuelos.</w:t>
        </w:r>
      </w:ins>
      <w:ins w:id="1653" w:author="Orion" w:date="2011-06-17T13:55:00Z">
        <w:r>
          <w:rPr>
            <w:rFonts w:cs="Times New Roman"/>
          </w:rPr>
          <w:t xml:space="preserve"> La simulación contiene el m</w:t>
        </w:r>
      </w:ins>
      <w:ins w:id="1654" w:author="Orion" w:date="2011-06-17T13:56:00Z">
        <w:r>
          <w:rPr>
            <w:rFonts w:cs="Times New Roman"/>
          </w:rPr>
          <w:t xml:space="preserve">ódulo </w:t>
        </w:r>
      </w:ins>
      <w:ins w:id="1655" w:author="Orion" w:date="2011-06-17T13:58:00Z">
        <w:r w:rsidR="00BB0E33">
          <w:rPr>
            <w:rFonts w:cs="Times New Roman"/>
          </w:rPr>
          <w:t>aeroespacial</w:t>
        </w:r>
      </w:ins>
      <w:ins w:id="1656" w:author="Orion" w:date="2011-06-17T13:56:00Z">
        <w:r>
          <w:rPr>
            <w:rFonts w:cs="Times New Roman"/>
          </w:rPr>
          <w:t xml:space="preserve"> </w:t>
        </w:r>
        <w:proofErr w:type="spellStart"/>
        <w:r>
          <w:rPr>
            <w:rFonts w:cs="Times New Roman"/>
          </w:rPr>
          <w:t>Apollo</w:t>
        </w:r>
      </w:ins>
      <w:proofErr w:type="spellEnd"/>
      <w:ins w:id="1657" w:author="Orion" w:date="2011-06-17T13:57:00Z">
        <w:r w:rsidR="00634C4D">
          <w:rPr>
            <w:rFonts w:cs="Times New Roman"/>
          </w:rPr>
          <w:t xml:space="preserve"> CSM (</w:t>
        </w:r>
        <w:proofErr w:type="spellStart"/>
        <w:r w:rsidR="00634C4D" w:rsidRPr="00634C4D">
          <w:rPr>
            <w:rFonts w:cs="Times New Roman"/>
            <w:rPrChange w:id="1658" w:author="Orion" w:date="2011-06-17T13:57:00Z">
              <w:rPr>
                <w:rFonts w:eastAsia="Times New Roman" w:cs="Times New Roman"/>
                <w:kern w:val="0"/>
                <w:szCs w:val="24"/>
                <w:lang w:val="en-US" w:eastAsia="en-US" w:bidi="ar-SA"/>
              </w:rPr>
            </w:rPrChange>
          </w:rPr>
          <w:t>Command</w:t>
        </w:r>
        <w:proofErr w:type="spellEnd"/>
        <w:r w:rsidR="00634C4D" w:rsidRPr="00634C4D">
          <w:rPr>
            <w:rFonts w:cs="Times New Roman"/>
            <w:rPrChange w:id="1659" w:author="Orion" w:date="2011-06-17T13:57:00Z">
              <w:rPr>
                <w:rFonts w:eastAsia="Times New Roman" w:cs="Times New Roman"/>
                <w:kern w:val="0"/>
                <w:szCs w:val="24"/>
                <w:lang w:val="en-US" w:eastAsia="en-US" w:bidi="ar-SA"/>
              </w:rPr>
            </w:rPrChange>
          </w:rPr>
          <w:t xml:space="preserve"> </w:t>
        </w:r>
        <w:proofErr w:type="spellStart"/>
        <w:r w:rsidR="00634C4D" w:rsidRPr="00634C4D">
          <w:rPr>
            <w:rFonts w:cs="Times New Roman"/>
            <w:rPrChange w:id="1660" w:author="Orion" w:date="2011-06-17T13:57:00Z">
              <w:rPr>
                <w:rFonts w:eastAsia="Times New Roman" w:cs="Times New Roman"/>
                <w:kern w:val="0"/>
                <w:szCs w:val="24"/>
                <w:lang w:val="en-US" w:eastAsia="en-US" w:bidi="ar-SA"/>
              </w:rPr>
            </w:rPrChange>
          </w:rPr>
          <w:t>Service</w:t>
        </w:r>
        <w:proofErr w:type="spellEnd"/>
        <w:r w:rsidR="00634C4D" w:rsidRPr="00634C4D">
          <w:rPr>
            <w:rFonts w:cs="Times New Roman"/>
            <w:rPrChange w:id="1661" w:author="Orion" w:date="2011-06-17T13:57:00Z">
              <w:rPr>
                <w:rFonts w:eastAsia="Times New Roman" w:cs="Times New Roman"/>
                <w:kern w:val="0"/>
                <w:szCs w:val="24"/>
                <w:lang w:val="en-US" w:eastAsia="en-US" w:bidi="ar-SA"/>
              </w:rPr>
            </w:rPrChange>
          </w:rPr>
          <w:t xml:space="preserve"> Module</w:t>
        </w:r>
        <w:r w:rsidR="00634C4D">
          <w:rPr>
            <w:rFonts w:cs="Times New Roman"/>
          </w:rPr>
          <w:t>)</w:t>
        </w:r>
      </w:ins>
      <w:ins w:id="1662" w:author="Orion" w:date="2011-06-17T13:56:00Z">
        <w:r>
          <w:rPr>
            <w:rFonts w:cs="Times New Roman"/>
          </w:rPr>
          <w:t xml:space="preserve"> y un módulo lunar </w:t>
        </w:r>
      </w:ins>
      <w:ins w:id="1663" w:author="Orion" w:date="2011-06-17T13:57:00Z">
        <w:r w:rsidR="00634C4D">
          <w:rPr>
            <w:rFonts w:cs="Times New Roman"/>
          </w:rPr>
          <w:t xml:space="preserve"> LM (Lunar Module)</w:t>
        </w:r>
      </w:ins>
      <w:ins w:id="1664" w:author="Orion" w:date="2011-06-17T13:58:00Z">
        <w:r w:rsidR="005C1EB3">
          <w:rPr>
            <w:rFonts w:cs="Times New Roman"/>
          </w:rPr>
          <w:t xml:space="preserve"> en órbita con la tierra (al estilo </w:t>
        </w:r>
        <w:proofErr w:type="spellStart"/>
        <w:r w:rsidR="005C1EB3">
          <w:rPr>
            <w:rFonts w:cs="Times New Roman"/>
          </w:rPr>
          <w:t>Apollo</w:t>
        </w:r>
        <w:proofErr w:type="spellEnd"/>
        <w:r w:rsidR="005C1EB3">
          <w:rPr>
            <w:rFonts w:cs="Times New Roman"/>
          </w:rPr>
          <w:t xml:space="preserve"> 9)</w:t>
        </w:r>
      </w:ins>
      <w:ins w:id="1665" w:author="Orion" w:date="2011-06-17T13:57:00Z">
        <w:r w:rsidR="00634C4D">
          <w:rPr>
            <w:rFonts w:cs="Times New Roman"/>
          </w:rPr>
          <w:t>.</w:t>
        </w:r>
      </w:ins>
      <w:ins w:id="1666" w:author="Orion" w:date="2011-06-17T13:58:00Z">
        <w:r w:rsidR="005C1EB3">
          <w:rPr>
            <w:rFonts w:cs="Times New Roman"/>
          </w:rPr>
          <w:t xml:space="preserve"> </w:t>
        </w:r>
      </w:ins>
      <w:ins w:id="1667" w:author="Orion" w:date="2011-06-17T13:59:00Z">
        <w:r w:rsidR="005C1EB3">
          <w:rPr>
            <w:rFonts w:cs="Times New Roman"/>
          </w:rPr>
          <w:t>El objetivo es que e</w:t>
        </w:r>
      </w:ins>
      <w:ins w:id="1668" w:author="Orion" w:date="2011-06-17T13:58:00Z">
        <w:r w:rsidR="005C1EB3">
          <w:rPr>
            <w:rFonts w:cs="Times New Roman"/>
          </w:rPr>
          <w:t>l operador</w:t>
        </w:r>
      </w:ins>
      <w:ins w:id="1669" w:author="Orion" w:date="2011-06-17T13:59:00Z">
        <w:r w:rsidR="005C1EB3">
          <w:rPr>
            <w:rFonts w:cs="Times New Roman"/>
          </w:rPr>
          <w:t>, que</w:t>
        </w:r>
      </w:ins>
      <w:ins w:id="1670" w:author="Orion" w:date="2011-06-17T13:58:00Z">
        <w:r w:rsidR="005C1EB3">
          <w:rPr>
            <w:rFonts w:cs="Times New Roman"/>
          </w:rPr>
          <w:t xml:space="preserve"> </w:t>
        </w:r>
      </w:ins>
      <w:ins w:id="1671" w:author="Orion" w:date="2011-06-17T13:59:00Z">
        <w:r w:rsidR="005C1EB3">
          <w:rPr>
            <w:rFonts w:cs="Times New Roman"/>
          </w:rPr>
          <w:t xml:space="preserve">tiene el control del LM, </w:t>
        </w:r>
      </w:ins>
      <w:ins w:id="1672" w:author="Orion" w:date="2011-06-17T14:00:00Z">
        <w:r w:rsidR="005C1EB3">
          <w:rPr>
            <w:rFonts w:cs="Times New Roman"/>
          </w:rPr>
          <w:t>realice</w:t>
        </w:r>
      </w:ins>
      <w:ins w:id="1673" w:author="Orion" w:date="2011-06-17T13:59:00Z">
        <w:r w:rsidR="005C1EB3">
          <w:rPr>
            <w:rFonts w:cs="Times New Roman"/>
          </w:rPr>
          <w:t xml:space="preserve"> </w:t>
        </w:r>
      </w:ins>
      <w:ins w:id="1674" w:author="Orion" w:date="2011-06-17T14:00:00Z">
        <w:r w:rsidR="005C1EB3">
          <w:rPr>
            <w:rFonts w:cs="Times New Roman"/>
          </w:rPr>
          <w:t>un acoplamiento con el CSM.</w:t>
        </w:r>
      </w:ins>
    </w:p>
    <w:p w14:paraId="4C7ED201" w14:textId="03E8EB04" w:rsidR="004D650B" w:rsidRPr="00E528C6" w:rsidRDefault="00E528C6">
      <w:pPr>
        <w:pStyle w:val="ListParagraph"/>
        <w:numPr>
          <w:ilvl w:val="0"/>
          <w:numId w:val="30"/>
        </w:numPr>
        <w:jc w:val="both"/>
        <w:rPr>
          <w:ins w:id="1675" w:author="Orion" w:date="2011-06-17T13:51:00Z"/>
          <w:rFonts w:cs="Times New Roman"/>
          <w:rPrChange w:id="1676" w:author="Orion" w:date="2011-06-17T14:01:00Z">
            <w:rPr>
              <w:ins w:id="1677" w:author="Orion" w:date="2011-06-17T13:51:00Z"/>
              <w:rFonts w:cs="Times New Roman"/>
              <w:lang w:val="en-US"/>
            </w:rPr>
          </w:rPrChange>
        </w:rPr>
        <w:pPrChange w:id="1678" w:author="Orion" w:date="2011-06-17T14:01:00Z">
          <w:pPr>
            <w:jc w:val="both"/>
          </w:pPr>
        </w:pPrChange>
      </w:pPr>
      <w:proofErr w:type="spellStart"/>
      <w:ins w:id="1679" w:author="Orion" w:date="2011-06-17T14:01:00Z">
        <w:r w:rsidRPr="00E528C6">
          <w:rPr>
            <w:rFonts w:cs="Times New Roman"/>
            <w:lang w:val="en-US"/>
          </w:rPr>
          <w:t>LifeForce</w:t>
        </w:r>
        <w:proofErr w:type="spellEnd"/>
        <w:r w:rsidRPr="00E528C6">
          <w:rPr>
            <w:rFonts w:cs="Times New Roman"/>
            <w:lang w:val="en-US"/>
          </w:rPr>
          <w:t xml:space="preserve"> - A First Person Shooter</w:t>
        </w:r>
        <w:r>
          <w:rPr>
            <w:rFonts w:cs="Times New Roman"/>
            <w:lang w:val="en-US"/>
          </w:rPr>
          <w:t xml:space="preserve">. </w:t>
        </w:r>
        <w:r w:rsidRPr="00E528C6">
          <w:rPr>
            <w:rFonts w:cs="Times New Roman"/>
            <w:rPrChange w:id="1680" w:author="Orion" w:date="2011-06-17T14:01:00Z">
              <w:rPr>
                <w:rFonts w:cs="Times New Roman"/>
                <w:lang w:val="en-US"/>
              </w:rPr>
            </w:rPrChange>
          </w:rPr>
          <w:t>Esta aplicaci</w:t>
        </w:r>
        <w:r w:rsidRPr="009F785B">
          <w:rPr>
            <w:rFonts w:cs="Times New Roman"/>
          </w:rPr>
          <w:t>ón se diseñ</w:t>
        </w:r>
      </w:ins>
      <w:ins w:id="1681" w:author="Orion" w:date="2011-06-17T14:02:00Z">
        <w:r>
          <w:rPr>
            <w:rFonts w:cs="Times New Roman"/>
          </w:rPr>
          <w:t>ó</w:t>
        </w:r>
      </w:ins>
      <w:ins w:id="1682" w:author="Orion" w:date="2011-06-17T14:01:00Z">
        <w:r w:rsidRPr="00E528C6">
          <w:rPr>
            <w:rFonts w:cs="Times New Roman"/>
            <w:rPrChange w:id="1683" w:author="Orion" w:date="2011-06-17T14:01:00Z">
              <w:rPr>
                <w:rFonts w:cs="Times New Roman"/>
                <w:lang w:val="en-US"/>
              </w:rPr>
            </w:rPrChange>
          </w:rPr>
          <w:t xml:space="preserve"> para ser la primera aplicaci</w:t>
        </w:r>
        <w:r>
          <w:rPr>
            <w:rFonts w:cs="Times New Roman"/>
          </w:rPr>
          <w:t>ón donde se puede controlar una persona que pued</w:t>
        </w:r>
      </w:ins>
      <w:ins w:id="1684" w:author="Orion" w:date="2011-06-17T14:02:00Z">
        <w:r>
          <w:rPr>
            <w:rFonts w:cs="Times New Roman"/>
          </w:rPr>
          <w:t>e andar y correr sobre un terreno a la vez que hay otros elementos en el aire y en el terreno.</w:t>
        </w:r>
      </w:ins>
      <w:ins w:id="1685" w:author="Orion" w:date="2011-06-17T14:03:00Z">
        <w:r>
          <w:rPr>
            <w:rFonts w:cs="Times New Roman"/>
          </w:rPr>
          <w:t xml:space="preserve"> Durante la simulación los aviones, que estar</w:t>
        </w:r>
      </w:ins>
      <w:ins w:id="1686" w:author="Orion" w:date="2011-06-17T14:04:00Z">
        <w:r>
          <w:rPr>
            <w:rFonts w:cs="Times New Roman"/>
          </w:rPr>
          <w:t xml:space="preserve">á manejados por pilotos, podrán despegar, aterrizar o interactuar con los caminantes. </w:t>
        </w:r>
      </w:ins>
      <w:ins w:id="1687" w:author="Orion" w:date="2011-06-17T14:05:00Z">
        <w:r>
          <w:rPr>
            <w:rFonts w:cs="Times New Roman"/>
          </w:rPr>
          <w:t>Usando esta aplicación un caminante puede</w:t>
        </w:r>
      </w:ins>
      <w:ins w:id="1688" w:author="Orion" w:date="2011-06-17T14:14:00Z">
        <w:r w:rsidR="00D92301">
          <w:rPr>
            <w:rFonts w:cs="Times New Roman"/>
          </w:rPr>
          <w:t>, por ejemplo,</w:t>
        </w:r>
      </w:ins>
      <w:ins w:id="1689" w:author="Orion" w:date="2011-06-17T14:05:00Z">
        <w:r>
          <w:rPr>
            <w:rFonts w:cs="Times New Roman"/>
          </w:rPr>
          <w:t xml:space="preserve"> mirar al cielo y ver en vivo combates entre aviones.</w:t>
        </w:r>
      </w:ins>
    </w:p>
    <w:p w14:paraId="4085CF01" w14:textId="39B8C237" w:rsidR="00F515E9" w:rsidRPr="00E528C6" w:rsidRDefault="00CE7B19">
      <w:pPr>
        <w:jc w:val="both"/>
        <w:rPr>
          <w:ins w:id="1690" w:author="Orion" w:date="2011-06-17T13:51:00Z"/>
          <w:rFonts w:cs="Times New Roman"/>
        </w:rPr>
      </w:pPr>
      <w:ins w:id="1691" w:author="Orion" w:date="2011-06-17T12:29:00Z">
        <w:r w:rsidRPr="00E528C6">
          <w:rPr>
            <w:rFonts w:cs="Times New Roman"/>
            <w:rPrChange w:id="1692" w:author="Orion" w:date="2011-06-17T14:01:00Z">
              <w:rPr>
                <w:lang w:val="en-US"/>
              </w:rPr>
            </w:rPrChange>
          </w:rPr>
          <w:t xml:space="preserve"> </w:t>
        </w:r>
      </w:ins>
    </w:p>
    <w:p w14:paraId="29A0AC60" w14:textId="74F2B34F" w:rsidR="002651A4" w:rsidRPr="00E71969" w:rsidRDefault="00C62756">
      <w:pPr>
        <w:jc w:val="both"/>
        <w:rPr>
          <w:ins w:id="1693" w:author="Orion" w:date="2011-05-03T12:53:00Z"/>
          <w:rFonts w:cs="Times New Roman"/>
          <w:rPrChange w:id="1694" w:author="Orion" w:date="2011-06-17T17:11:00Z">
            <w:rPr>
              <w:ins w:id="1695" w:author="Orion" w:date="2011-05-03T12:53:00Z"/>
              <w:rFonts w:ascii="Courier New" w:hAnsi="Courier New" w:cs="Courier New"/>
            </w:rPr>
          </w:rPrChange>
        </w:rPr>
      </w:pPr>
      <w:ins w:id="1696" w:author="Orion" w:date="2011-05-30T16:05:00Z">
        <w:r>
          <w:rPr>
            <w:rFonts w:cs="Times New Roman"/>
          </w:rPr>
          <w:t>O</w:t>
        </w:r>
      </w:ins>
      <w:ins w:id="1697" w:author="Orion" w:date="2011-05-03T12:53:00Z">
        <w:r w:rsidR="00CF4919" w:rsidRPr="00CF4919">
          <w:rPr>
            <w:rFonts w:cs="Times New Roman"/>
            <w:rPrChange w:id="1698" w:author="Orion" w:date="2011-05-03T12:53:00Z">
              <w:rPr>
                <w:rFonts w:ascii="Courier New" w:hAnsi="Courier New" w:cs="Courier New"/>
              </w:rPr>
            </w:rPrChange>
          </w:rPr>
          <w:t>tro trabajo importante</w:t>
        </w:r>
      </w:ins>
      <w:ins w:id="1699" w:author="Orion" w:date="2011-05-03T13:06:00Z">
        <w:r w:rsidR="00265D10">
          <w:rPr>
            <w:rFonts w:cs="Times New Roman"/>
          </w:rPr>
          <w:t xml:space="preserve"> en el ámbito de la investigación</w:t>
        </w:r>
      </w:ins>
      <w:ins w:id="1700" w:author="Orion" w:date="2011-05-03T13:22:00Z">
        <w:r w:rsidR="00600795">
          <w:rPr>
            <w:rFonts w:cs="Times New Roman"/>
          </w:rPr>
          <w:t>,</w:t>
        </w:r>
      </w:ins>
      <w:ins w:id="1701" w:author="Orion" w:date="2011-05-03T12:53:00Z">
        <w:r w:rsidR="00CF4919" w:rsidRPr="00CF4919">
          <w:rPr>
            <w:rFonts w:cs="Times New Roman"/>
            <w:rPrChange w:id="1702" w:author="Orion" w:date="2011-05-03T12:53:00Z">
              <w:rPr>
                <w:rFonts w:ascii="Courier New" w:hAnsi="Courier New" w:cs="Courier New"/>
              </w:rPr>
            </w:rPrChange>
          </w:rPr>
          <w:t xml:space="preserve"> </w:t>
        </w:r>
      </w:ins>
      <w:ins w:id="1703" w:author="Orion" w:date="2011-05-03T13:08:00Z">
        <w:r w:rsidR="00D60D0A">
          <w:rPr>
            <w:rFonts w:cs="Times New Roman"/>
          </w:rPr>
          <w:t>desarrollad</w:t>
        </w:r>
      </w:ins>
      <w:ins w:id="1704" w:author="Orion" w:date="2011-05-17T17:16:00Z">
        <w:r w:rsidR="00D60D0A">
          <w:rPr>
            <w:rFonts w:cs="Times New Roman"/>
          </w:rPr>
          <w:t>o</w:t>
        </w:r>
      </w:ins>
      <w:ins w:id="1705" w:author="Orion" w:date="2011-05-03T13:08:00Z">
        <w:r w:rsidR="00265D10">
          <w:rPr>
            <w:rFonts w:cs="Times New Roman"/>
          </w:rPr>
          <w:t xml:space="preserve"> por la universidad de Nápoles</w:t>
        </w:r>
      </w:ins>
      <w:ins w:id="1706" w:author="Orion" w:date="2011-05-17T17:17:00Z">
        <w:r w:rsidR="00D60D0A">
          <w:rPr>
            <w:rFonts w:cs="Times New Roman"/>
          </w:rPr>
          <w:t xml:space="preserve"> y </w:t>
        </w:r>
      </w:ins>
      <w:ins w:id="1707" w:author="Orion" w:date="2011-05-03T12:53:00Z">
        <w:r w:rsidR="00CF4919" w:rsidRPr="00CF4919">
          <w:rPr>
            <w:rFonts w:cs="Times New Roman"/>
            <w:rPrChange w:id="1708" w:author="Orion" w:date="2011-05-03T12:53:00Z">
              <w:rPr>
                <w:rFonts w:ascii="Courier New" w:hAnsi="Courier New" w:cs="Courier New"/>
              </w:rPr>
            </w:rPrChange>
          </w:rPr>
          <w:t>centra</w:t>
        </w:r>
      </w:ins>
      <w:ins w:id="1709" w:author="Orion" w:date="2011-05-17T17:17:00Z">
        <w:r w:rsidR="00D60D0A">
          <w:rPr>
            <w:rFonts w:cs="Times New Roman"/>
          </w:rPr>
          <w:t>do</w:t>
        </w:r>
      </w:ins>
      <w:ins w:id="1710" w:author="Orion" w:date="2011-05-03T12:53:00Z">
        <w:r w:rsidR="00CF4919" w:rsidRPr="00CF4919">
          <w:rPr>
            <w:rFonts w:cs="Times New Roman"/>
            <w:rPrChange w:id="1711" w:author="Orion" w:date="2011-05-03T12:53:00Z">
              <w:rPr>
                <w:rFonts w:ascii="Courier New" w:hAnsi="Courier New" w:cs="Courier New"/>
              </w:rPr>
            </w:rPrChange>
          </w:rPr>
          <w:t xml:space="preserve"> también en los aspectos físicos</w:t>
        </w:r>
      </w:ins>
      <w:ins w:id="1712" w:author="Orion" w:date="2011-05-17T17:17:00Z">
        <w:r w:rsidR="00D60D0A">
          <w:rPr>
            <w:rFonts w:cs="Times New Roman"/>
          </w:rPr>
          <w:t>,</w:t>
        </w:r>
      </w:ins>
      <w:ins w:id="1713" w:author="Orion" w:date="2011-05-03T12:53:00Z">
        <w:r w:rsidR="00CF4919" w:rsidRPr="00CF4919">
          <w:rPr>
            <w:rFonts w:cs="Times New Roman"/>
            <w:rPrChange w:id="1714" w:author="Orion" w:date="2011-05-03T12:53:00Z">
              <w:rPr>
                <w:rFonts w:ascii="Courier New" w:hAnsi="Courier New" w:cs="Courier New"/>
              </w:rPr>
            </w:rPrChange>
          </w:rPr>
          <w:t xml:space="preserve"> es el </w:t>
        </w:r>
      </w:ins>
      <w:ins w:id="1715" w:author="Orion" w:date="2011-05-03T13:19:00Z">
        <w:r w:rsidR="00C82BA2" w:rsidRPr="00246937">
          <w:rPr>
            <w:rFonts w:cs="Times New Roman"/>
          </w:rPr>
          <w:t>AVDS (Simulador de Diseño Visual de la Aviación</w:t>
        </w:r>
        <w:r w:rsidR="00C82BA2" w:rsidRPr="00AB231D">
          <w:rPr>
            <w:rFonts w:cs="Times New Roman"/>
          </w:rPr>
          <w:t>)</w:t>
        </w:r>
      </w:ins>
      <w:customXmlInsRangeStart w:id="1716" w:author="Orion" w:date="2011-05-03T13:19:00Z"/>
      <w:sdt>
        <w:sdtPr>
          <w:rPr>
            <w:rFonts w:cs="Times New Roman"/>
          </w:rPr>
          <w:id w:val="1925904172"/>
          <w:citation/>
        </w:sdtPr>
        <w:sdtContent>
          <w:customXmlInsRangeEnd w:id="1716"/>
          <w:ins w:id="1717" w:author="Orion" w:date="2011-05-03T13:19:00Z">
            <w:r w:rsidR="00C82BA2" w:rsidRPr="00AB231D">
              <w:rPr>
                <w:rFonts w:cs="Times New Roman"/>
              </w:rPr>
              <w:fldChar w:fldCharType="begin"/>
            </w:r>
            <w:r w:rsidR="00C82BA2" w:rsidRPr="00AB231D">
              <w:rPr>
                <w:rFonts w:cs="Times New Roman"/>
              </w:rPr>
              <w:instrText xml:space="preserve"> CITATION AVI \l 3082 </w:instrText>
            </w:r>
            <w:r w:rsidR="00C82BA2" w:rsidRPr="00AB231D">
              <w:rPr>
                <w:rFonts w:cs="Times New Roman"/>
              </w:rPr>
              <w:fldChar w:fldCharType="separate"/>
            </w:r>
          </w:ins>
          <w:r w:rsidR="00C1157B">
            <w:rPr>
              <w:rFonts w:cs="Times New Roman"/>
              <w:noProof/>
            </w:rPr>
            <w:t xml:space="preserve"> </w:t>
          </w:r>
          <w:r w:rsidR="00C1157B" w:rsidRPr="00C1157B">
            <w:rPr>
              <w:rFonts w:cs="Times New Roman"/>
              <w:noProof/>
            </w:rPr>
            <w:t>(6)</w:t>
          </w:r>
          <w:ins w:id="1718" w:author="Orion" w:date="2011-05-03T13:19:00Z">
            <w:r w:rsidR="00C82BA2" w:rsidRPr="00AB231D">
              <w:rPr>
                <w:rFonts w:cs="Times New Roman"/>
              </w:rPr>
              <w:fldChar w:fldCharType="end"/>
            </w:r>
          </w:ins>
          <w:customXmlInsRangeStart w:id="1719" w:author="Orion" w:date="2011-05-03T13:19:00Z"/>
        </w:sdtContent>
      </w:sdt>
      <w:customXmlInsRangeEnd w:id="1719"/>
      <w:ins w:id="1720" w:author="Orion" w:date="2011-05-03T13:20:00Z">
        <w:r w:rsidR="00C82BA2">
          <w:rPr>
            <w:rFonts w:cs="Times New Roman"/>
          </w:rPr>
          <w:t>.</w:t>
        </w:r>
      </w:ins>
      <w:ins w:id="1721" w:author="Orion" w:date="2011-05-30T16:07:00Z">
        <w:r>
          <w:rPr>
            <w:rFonts w:cs="Times New Roman"/>
          </w:rPr>
          <w:t xml:space="preserve"> </w:t>
        </w:r>
      </w:ins>
      <w:ins w:id="1722" w:author="Orion" w:date="2011-05-03T13:20:00Z">
        <w:r w:rsidR="00C82BA2">
          <w:rPr>
            <w:rFonts w:cs="Times New Roman"/>
          </w:rPr>
          <w:t xml:space="preserve">AVDS </w:t>
        </w:r>
      </w:ins>
      <w:ins w:id="1723" w:author="Orion" w:date="2011-05-03T13:19:00Z">
        <w:r w:rsidR="00C82BA2" w:rsidRPr="00AB231D">
          <w:rPr>
            <w:rFonts w:cs="Times New Roman"/>
          </w:rPr>
          <w:t>es un conjunto de herramientas de simulación y visualización de vuelo diseñadas para ser usadas por ingenieros, estudiantes, educadores y otros investigadores interesados en la investigación y desarrollo aeroespacial. Est</w:t>
        </w:r>
        <w:del w:id="1724" w:author="IO" w:date="2011-05-13T11:32:00Z">
          <w:r w:rsidR="00C82BA2" w:rsidRPr="00AB231D" w:rsidDel="00366B82">
            <w:rPr>
              <w:rFonts w:cs="Times New Roman"/>
            </w:rPr>
            <w:delText>as</w:delText>
          </w:r>
        </w:del>
      </w:ins>
      <w:ins w:id="1725" w:author="IO" w:date="2011-05-13T11:32:00Z">
        <w:r w:rsidR="00366B82">
          <w:rPr>
            <w:rFonts w:cs="Times New Roman"/>
          </w:rPr>
          <w:t>án</w:t>
        </w:r>
      </w:ins>
      <w:ins w:id="1726" w:author="Orion" w:date="2011-05-03T13:19:00Z">
        <w:r w:rsidR="00C82BA2" w:rsidRPr="00AB231D">
          <w:rPr>
            <w:rFonts w:cs="Times New Roman"/>
          </w:rPr>
          <w:t xml:space="preserve"> </w:t>
        </w:r>
        <w:del w:id="1727" w:author="IO" w:date="2011-05-13T11:32:00Z">
          <w:r w:rsidR="00C82BA2" w:rsidRPr="00AB231D" w:rsidDel="00366B82">
            <w:rPr>
              <w:rFonts w:cs="Times New Roman"/>
            </w:rPr>
            <w:delText xml:space="preserve">herramientas, </w:delText>
          </w:r>
        </w:del>
        <w:r w:rsidR="00C82BA2" w:rsidRPr="00AB231D">
          <w:rPr>
            <w:rFonts w:cs="Times New Roman"/>
          </w:rPr>
          <w:t xml:space="preserve">desarrolladas en </w:t>
        </w:r>
        <w:proofErr w:type="spellStart"/>
        <w:r w:rsidR="00C82BA2" w:rsidRPr="00AB231D">
          <w:rPr>
            <w:rFonts w:cs="Times New Roman"/>
          </w:rPr>
          <w:t>Simulink</w:t>
        </w:r>
      </w:ins>
      <w:proofErr w:type="spellEnd"/>
      <w:customXmlInsRangeStart w:id="1728" w:author="Orion" w:date="2011-05-16T23:48:00Z"/>
      <w:sdt>
        <w:sdtPr>
          <w:rPr>
            <w:rFonts w:cs="Times New Roman"/>
          </w:rPr>
          <w:id w:val="86904447"/>
          <w:citation/>
        </w:sdtPr>
        <w:sdtContent>
          <w:customXmlInsRangeEnd w:id="1728"/>
          <w:ins w:id="1729" w:author="Orion" w:date="2011-05-16T23:48:00Z">
            <w:r w:rsidR="005F3D3E">
              <w:rPr>
                <w:rFonts w:cs="Times New Roman"/>
              </w:rPr>
              <w:fldChar w:fldCharType="begin"/>
            </w:r>
            <w:r w:rsidR="005F3D3E">
              <w:rPr>
                <w:rFonts w:cs="Times New Roman"/>
              </w:rPr>
              <w:instrText xml:space="preserve"> CITATION Sim \l 3082 </w:instrText>
            </w:r>
          </w:ins>
          <w:r w:rsidR="005F3D3E">
            <w:rPr>
              <w:rFonts w:cs="Times New Roman"/>
            </w:rPr>
            <w:fldChar w:fldCharType="separate"/>
          </w:r>
          <w:r w:rsidR="00C1157B">
            <w:rPr>
              <w:rFonts w:cs="Times New Roman"/>
              <w:noProof/>
            </w:rPr>
            <w:t xml:space="preserve"> </w:t>
          </w:r>
          <w:r w:rsidR="00C1157B" w:rsidRPr="00C1157B">
            <w:rPr>
              <w:rFonts w:cs="Times New Roman"/>
              <w:noProof/>
            </w:rPr>
            <w:t>(26)</w:t>
          </w:r>
          <w:ins w:id="1730" w:author="Orion" w:date="2011-05-16T23:48:00Z">
            <w:r w:rsidR="005F3D3E">
              <w:rPr>
                <w:rFonts w:cs="Times New Roman"/>
              </w:rPr>
              <w:fldChar w:fldCharType="end"/>
            </w:r>
          </w:ins>
          <w:customXmlInsRangeStart w:id="1731" w:author="Orion" w:date="2011-05-16T23:48:00Z"/>
        </w:sdtContent>
      </w:sdt>
      <w:customXmlInsRangeEnd w:id="1731"/>
      <w:ins w:id="1732" w:author="IO" w:date="2011-05-13T11:32:00Z">
        <w:r w:rsidR="00366B82">
          <w:rPr>
            <w:rFonts w:cs="Times New Roman"/>
          </w:rPr>
          <w:t xml:space="preserve">, que es un </w:t>
        </w:r>
      </w:ins>
      <w:ins w:id="1733" w:author="Orion" w:date="2011-05-03T13:19:00Z">
        <w:del w:id="1734" w:author="IO" w:date="2011-05-13T11:32:00Z">
          <w:r w:rsidR="00C82BA2" w:rsidRPr="00AB231D" w:rsidDel="00366B82">
            <w:rPr>
              <w:rFonts w:cs="Times New Roman"/>
            </w:rPr>
            <w:delText xml:space="preserve"> (</w:delText>
          </w:r>
        </w:del>
        <w:r w:rsidR="00C82BA2" w:rsidRPr="00AB231D">
          <w:rPr>
            <w:rFonts w:cs="Times New Roman"/>
          </w:rPr>
          <w:t xml:space="preserve">entorno sobre MATLAB </w:t>
        </w:r>
      </w:ins>
      <w:ins w:id="1735" w:author="IO" w:date="2011-05-13T11:32:00Z">
        <w:r w:rsidR="00366B82">
          <w:rPr>
            <w:rFonts w:cs="Times New Roman"/>
          </w:rPr>
          <w:t xml:space="preserve">para </w:t>
        </w:r>
      </w:ins>
      <w:ins w:id="1736" w:author="Orion" w:date="2011-05-03T13:19:00Z">
        <w:del w:id="1737" w:author="IO" w:date="2011-05-13T11:32:00Z">
          <w:r w:rsidR="00C82BA2" w:rsidRPr="00AB231D" w:rsidDel="00366B82">
            <w:rPr>
              <w:rFonts w:cs="Times New Roman"/>
            </w:rPr>
            <w:delText xml:space="preserve">que se centra en </w:delText>
          </w:r>
        </w:del>
        <w:r w:rsidR="00C82BA2" w:rsidRPr="00AB231D">
          <w:rPr>
            <w:rFonts w:cs="Times New Roman"/>
          </w:rPr>
          <w:t>la simulación y diseño basado en modelos de sistemas dinámicos y embebidos</w:t>
        </w:r>
      </w:ins>
      <w:ins w:id="1738" w:author="IO" w:date="2011-05-13T11:33:00Z">
        <w:r w:rsidR="00366B82">
          <w:rPr>
            <w:rFonts w:cs="Times New Roman"/>
          </w:rPr>
          <w:t xml:space="preserve">. </w:t>
        </w:r>
        <w:r w:rsidR="008C46E7">
          <w:rPr>
            <w:rFonts w:cs="Times New Roman"/>
          </w:rPr>
          <w:t>Con estos modelos,</w:t>
        </w:r>
      </w:ins>
      <w:ins w:id="1739" w:author="Orion" w:date="2011-05-30T14:55:00Z">
        <w:r w:rsidR="003461F7">
          <w:rPr>
            <w:rFonts w:cs="Times New Roman"/>
          </w:rPr>
          <w:t xml:space="preserve"> los creadores del</w:t>
        </w:r>
      </w:ins>
      <w:ins w:id="1740" w:author="IO" w:date="2011-05-13T11:33:00Z">
        <w:r w:rsidR="008C46E7">
          <w:rPr>
            <w:rFonts w:cs="Times New Roman"/>
          </w:rPr>
          <w:t xml:space="preserve"> AVDS </w:t>
        </w:r>
      </w:ins>
      <w:ins w:id="1741" w:author="Orion" w:date="2011-05-30T14:55:00Z">
        <w:r w:rsidR="003461F7">
          <w:rPr>
            <w:rFonts w:cs="Times New Roman"/>
          </w:rPr>
          <w:t>comentan que</w:t>
        </w:r>
        <w:r w:rsidR="00106E1A">
          <w:rPr>
            <w:rFonts w:cs="Times New Roman"/>
          </w:rPr>
          <w:t xml:space="preserve"> esta herramienta</w:t>
        </w:r>
        <w:r w:rsidR="003461F7">
          <w:rPr>
            <w:rFonts w:cs="Times New Roman"/>
          </w:rPr>
          <w:t xml:space="preserve"> </w:t>
        </w:r>
      </w:ins>
      <w:ins w:id="1742" w:author="IO" w:date="2011-05-13T11:33:00Z">
        <w:r w:rsidR="008C46E7">
          <w:rPr>
            <w:rFonts w:cs="Times New Roman"/>
          </w:rPr>
          <w:t xml:space="preserve">facilita </w:t>
        </w:r>
      </w:ins>
      <w:ins w:id="1743" w:author="Orion" w:date="2011-05-03T13:19:00Z">
        <w:del w:id="1744" w:author="IO" w:date="2011-05-13T11:33:00Z">
          <w:r w:rsidR="00C82BA2" w:rsidRPr="00AB231D" w:rsidDel="008C46E7">
            <w:rPr>
              <w:rFonts w:cs="Times New Roman"/>
            </w:rPr>
            <w:delText xml:space="preserve">), nos dan </w:delText>
          </w:r>
        </w:del>
        <w:r w:rsidR="00C82BA2" w:rsidRPr="00AB231D">
          <w:rPr>
            <w:rFonts w:cs="Times New Roman"/>
          </w:rPr>
          <w:t>una mejo</w:t>
        </w:r>
        <w:r w:rsidR="00106E1A">
          <w:rPr>
            <w:rFonts w:cs="Times New Roman"/>
          </w:rPr>
          <w:t>r comprensión de la dinámica de</w:t>
        </w:r>
      </w:ins>
      <w:ins w:id="1745" w:author="Orion" w:date="2011-05-30T14:55:00Z">
        <w:r w:rsidR="00106E1A">
          <w:rPr>
            <w:rFonts w:cs="Times New Roman"/>
          </w:rPr>
          <w:t xml:space="preserve"> los</w:t>
        </w:r>
      </w:ins>
      <w:ins w:id="1746" w:author="Orion" w:date="2011-05-03T13:19:00Z">
        <w:r w:rsidR="00C82BA2" w:rsidRPr="00AB231D">
          <w:rPr>
            <w:rFonts w:cs="Times New Roman"/>
          </w:rPr>
          <w:t xml:space="preserve"> sistema</w:t>
        </w:r>
      </w:ins>
      <w:ins w:id="1747" w:author="Orion" w:date="2011-05-30T14:55:00Z">
        <w:r w:rsidR="00106E1A">
          <w:rPr>
            <w:rFonts w:cs="Times New Roman"/>
          </w:rPr>
          <w:t>s</w:t>
        </w:r>
      </w:ins>
      <w:ins w:id="1748" w:author="Orion" w:date="2011-05-03T13:19:00Z">
        <w:r w:rsidR="00C82BA2" w:rsidRPr="00AB231D">
          <w:rPr>
            <w:rFonts w:cs="Times New Roman"/>
          </w:rPr>
          <w:t xml:space="preserve"> y </w:t>
        </w:r>
        <w:del w:id="1749" w:author="IO" w:date="2011-05-13T11:33:00Z">
          <w:r w:rsidR="00C82BA2" w:rsidRPr="00AB231D" w:rsidDel="008C46E7">
            <w:rPr>
              <w:rFonts w:cs="Times New Roman"/>
            </w:rPr>
            <w:delText xml:space="preserve">nos </w:delText>
          </w:r>
        </w:del>
        <w:r w:rsidR="00C82BA2" w:rsidRPr="00AB231D">
          <w:rPr>
            <w:rFonts w:cs="Times New Roman"/>
          </w:rPr>
          <w:t>permite</w:t>
        </w:r>
        <w:del w:id="1750" w:author="IO" w:date="2011-05-13T11:33:00Z">
          <w:r w:rsidR="00C82BA2" w:rsidRPr="00AB231D" w:rsidDel="008C46E7">
            <w:rPr>
              <w:rFonts w:cs="Times New Roman"/>
            </w:rPr>
            <w:delText>n</w:delText>
          </w:r>
        </w:del>
        <w:r w:rsidR="00C82BA2" w:rsidRPr="00AB231D">
          <w:rPr>
            <w:rFonts w:cs="Times New Roman"/>
          </w:rPr>
          <w:t xml:space="preserve"> el uso de simulaciones realistas en </w:t>
        </w:r>
        <w:r w:rsidR="00C82BA2" w:rsidRPr="00AB231D">
          <w:rPr>
            <w:rFonts w:cs="Times New Roman"/>
          </w:rPr>
          <w:lastRenderedPageBreak/>
          <w:t>ordenadores de bajo coste</w:t>
        </w:r>
      </w:ins>
      <w:customXmlInsRangeStart w:id="1751" w:author="Orion" w:date="2011-05-17T17:21:00Z"/>
      <w:sdt>
        <w:sdtPr>
          <w:rPr>
            <w:rFonts w:cs="Times New Roman"/>
          </w:rPr>
          <w:id w:val="1516115575"/>
          <w:citation/>
        </w:sdtPr>
        <w:sdtContent>
          <w:customXmlInsRangeEnd w:id="1751"/>
          <w:ins w:id="1752" w:author="Orion" w:date="2011-05-17T17:21:00Z">
            <w:r w:rsidR="00D60D0A">
              <w:rPr>
                <w:rFonts w:cs="Times New Roman"/>
              </w:rPr>
              <w:fldChar w:fldCharType="begin"/>
            </w:r>
            <w:r w:rsidR="00D60D0A">
              <w:rPr>
                <w:rFonts w:cs="Times New Roman"/>
              </w:rPr>
              <w:instrText xml:space="preserve"> CITATION AVI \l 3082 </w:instrText>
            </w:r>
          </w:ins>
          <w:r w:rsidR="00D60D0A">
            <w:rPr>
              <w:rFonts w:cs="Times New Roman"/>
            </w:rPr>
            <w:fldChar w:fldCharType="separate"/>
          </w:r>
          <w:r w:rsidR="00C1157B">
            <w:rPr>
              <w:rFonts w:cs="Times New Roman"/>
              <w:noProof/>
            </w:rPr>
            <w:t xml:space="preserve"> </w:t>
          </w:r>
          <w:r w:rsidR="00C1157B" w:rsidRPr="00C1157B">
            <w:rPr>
              <w:rFonts w:cs="Times New Roman"/>
              <w:noProof/>
            </w:rPr>
            <w:t>(6)</w:t>
          </w:r>
          <w:ins w:id="1753" w:author="Orion" w:date="2011-05-17T17:21:00Z">
            <w:r w:rsidR="00D60D0A">
              <w:rPr>
                <w:rFonts w:cs="Times New Roman"/>
              </w:rPr>
              <w:fldChar w:fldCharType="end"/>
            </w:r>
          </w:ins>
          <w:customXmlInsRangeStart w:id="1754" w:author="Orion" w:date="2011-05-17T17:21:00Z"/>
        </w:sdtContent>
      </w:sdt>
      <w:customXmlInsRangeEnd w:id="1754"/>
      <w:ins w:id="1755" w:author="Orion" w:date="2011-05-03T13:19:00Z">
        <w:r w:rsidR="00C82BA2" w:rsidRPr="00AB231D">
          <w:rPr>
            <w:rFonts w:cs="Times New Roman"/>
          </w:rPr>
          <w:t>.</w:t>
        </w:r>
      </w:ins>
      <w:ins w:id="1756" w:author="Orion" w:date="2011-05-03T13:20:00Z">
        <w:r w:rsidR="00C82BA2" w:rsidRPr="00CF4919">
          <w:rPr>
            <w:rFonts w:cs="Times New Roman"/>
          </w:rPr>
          <w:t xml:space="preserve"> </w:t>
        </w:r>
      </w:ins>
      <w:ins w:id="1757" w:author="Orion" w:date="2011-06-17T16:51:00Z">
        <w:r w:rsidR="002651A4">
          <w:rPr>
            <w:rFonts w:cs="Times New Roman"/>
          </w:rPr>
          <w:t xml:space="preserve">Entre otras cosas el AVDS </w:t>
        </w:r>
      </w:ins>
      <w:ins w:id="1758" w:author="Orion" w:date="2011-06-17T16:54:00Z">
        <w:r w:rsidR="002651A4">
          <w:rPr>
            <w:rFonts w:cs="Times New Roman"/>
          </w:rPr>
          <w:t>se caracteriza por</w:t>
        </w:r>
      </w:ins>
      <w:ins w:id="1759" w:author="Orion" w:date="2011-06-17T16:55:00Z">
        <w:r w:rsidR="002651A4">
          <w:rPr>
            <w:rFonts w:cs="Times New Roman"/>
          </w:rPr>
          <w:t>que la visualizaci</w:t>
        </w:r>
      </w:ins>
      <w:ins w:id="1760" w:author="Orion" w:date="2011-06-17T16:56:00Z">
        <w:r w:rsidR="002651A4">
          <w:rPr>
            <w:rFonts w:cs="Times New Roman"/>
          </w:rPr>
          <w:t xml:space="preserve">ón </w:t>
        </w:r>
      </w:ins>
      <w:ins w:id="1761" w:author="Orion" w:date="2011-06-17T16:57:00Z">
        <w:r w:rsidR="002651A4">
          <w:rPr>
            <w:rFonts w:cs="Times New Roman"/>
          </w:rPr>
          <w:t xml:space="preserve">combina los parámetros del estado de los aviones </w:t>
        </w:r>
      </w:ins>
      <w:ins w:id="1762" w:author="Orion" w:date="2011-06-17T16:58:00Z">
        <w:r w:rsidR="002651A4">
          <w:rPr>
            <w:rFonts w:cs="Times New Roman"/>
          </w:rPr>
          <w:t>como un</w:t>
        </w:r>
      </w:ins>
      <w:ins w:id="1763" w:author="Orion" w:date="2011-06-17T16:57:00Z">
        <w:r w:rsidR="002651A4">
          <w:rPr>
            <w:rFonts w:cs="Times New Roman"/>
          </w:rPr>
          <w:t xml:space="preserve"> flujo de imágenes de</w:t>
        </w:r>
      </w:ins>
      <w:ins w:id="1764" w:author="Orion" w:date="2011-06-17T16:59:00Z">
        <w:r w:rsidR="002651A4">
          <w:rPr>
            <w:rFonts w:cs="Times New Roman"/>
          </w:rPr>
          <w:t>l</w:t>
        </w:r>
      </w:ins>
      <w:ins w:id="1765" w:author="Orion" w:date="2011-06-17T16:57:00Z">
        <w:r w:rsidR="002651A4">
          <w:rPr>
            <w:rFonts w:cs="Times New Roman"/>
          </w:rPr>
          <w:t xml:space="preserve"> movimiento de las maniobras</w:t>
        </w:r>
      </w:ins>
      <w:ins w:id="1766" w:author="Orion" w:date="2011-06-17T16:58:00Z">
        <w:r w:rsidR="002651A4">
          <w:rPr>
            <w:rFonts w:cs="Times New Roman"/>
          </w:rPr>
          <w:t xml:space="preserve"> de estos.</w:t>
        </w:r>
      </w:ins>
      <w:ins w:id="1767" w:author="Orion" w:date="2011-06-17T17:00:00Z">
        <w:r w:rsidR="002651A4">
          <w:rPr>
            <w:rFonts w:cs="Times New Roman"/>
          </w:rPr>
          <w:t xml:space="preserve"> </w:t>
        </w:r>
      </w:ins>
      <w:ins w:id="1768" w:author="Orion" w:date="2011-06-17T17:01:00Z">
        <w:r w:rsidR="00E71969">
          <w:rPr>
            <w:rFonts w:cs="Times New Roman"/>
          </w:rPr>
          <w:t>A su vez, p</w:t>
        </w:r>
      </w:ins>
      <w:ins w:id="1769" w:author="Orion" w:date="2011-06-17T17:00:00Z">
        <w:r w:rsidR="002651A4">
          <w:rPr>
            <w:rFonts w:cs="Times New Roman"/>
          </w:rPr>
          <w:t>ermite rápidas iteraciones de los nuevos diseños</w:t>
        </w:r>
      </w:ins>
      <w:ins w:id="1770" w:author="Orion" w:date="2011-06-17T17:02:00Z">
        <w:r w:rsidR="00E71969">
          <w:rPr>
            <w:rFonts w:cs="Times New Roman"/>
          </w:rPr>
          <w:t xml:space="preserve"> durante entornos de simulación en tiempo real</w:t>
        </w:r>
      </w:ins>
      <w:ins w:id="1771" w:author="Orion" w:date="2011-06-17T17:00:00Z">
        <w:r w:rsidR="002651A4">
          <w:rPr>
            <w:rFonts w:cs="Times New Roman"/>
          </w:rPr>
          <w:t xml:space="preserve"> </w:t>
        </w:r>
      </w:ins>
      <w:ins w:id="1772" w:author="Orion" w:date="2011-06-17T17:03:00Z">
        <w:r w:rsidR="00E71969">
          <w:rPr>
            <w:rFonts w:cs="Times New Roman"/>
          </w:rPr>
          <w:t>gracias a la interacción</w:t>
        </w:r>
      </w:ins>
      <w:ins w:id="1773" w:author="Orion" w:date="2011-06-17T17:00:00Z">
        <w:r w:rsidR="002651A4">
          <w:rPr>
            <w:rFonts w:cs="Times New Roman"/>
          </w:rPr>
          <w:t xml:space="preserve"> </w:t>
        </w:r>
      </w:ins>
      <w:ins w:id="1774" w:author="Orion" w:date="2011-06-17T17:03:00Z">
        <w:r w:rsidR="00E71969">
          <w:rPr>
            <w:rFonts w:cs="Times New Roman"/>
          </w:rPr>
          <w:t>con paquetes de vuelo.</w:t>
        </w:r>
      </w:ins>
      <w:ins w:id="1775" w:author="Orion" w:date="2011-06-17T17:04:00Z">
        <w:r w:rsidR="00E71969">
          <w:rPr>
            <w:rFonts w:cs="Times New Roman"/>
          </w:rPr>
          <w:t xml:space="preserve"> Las características estándar incluyen </w:t>
        </w:r>
      </w:ins>
      <w:ins w:id="1776" w:author="Orion" w:date="2011-06-17T17:06:00Z">
        <w:r w:rsidR="00E71969">
          <w:rPr>
            <w:rFonts w:cs="Times New Roman"/>
          </w:rPr>
          <w:t xml:space="preserve">cartas de navegación definibles en pantalla, superficies articuladas, </w:t>
        </w:r>
      </w:ins>
      <w:ins w:id="1777" w:author="Orion" w:date="2011-06-17T17:08:00Z">
        <w:r w:rsidR="00E71969">
          <w:rPr>
            <w:rFonts w:cs="Times New Roman"/>
          </w:rPr>
          <w:t>datos del de terreno y tres cámaras virtuales. Por último mencionar que la arquitectura de</w:t>
        </w:r>
      </w:ins>
      <w:ins w:id="1778" w:author="Orion" w:date="2011-06-17T17:09:00Z">
        <w:r w:rsidR="00E71969">
          <w:rPr>
            <w:rFonts w:cs="Times New Roman"/>
          </w:rPr>
          <w:t xml:space="preserve"> red para desarrollad aplicaciones distribuidas est</w:t>
        </w:r>
      </w:ins>
      <w:ins w:id="1779" w:author="Orion" w:date="2011-06-17T17:10:00Z">
        <w:r w:rsidR="00E71969">
          <w:rPr>
            <w:rFonts w:cs="Times New Roman"/>
          </w:rPr>
          <w:t>á construida basándose en los estándares de los protocolos de Internet y permite un fácil integración con herramientas desarrollas con esta aplicaci</w:t>
        </w:r>
      </w:ins>
      <w:ins w:id="1780" w:author="Orion" w:date="2011-06-17T17:11:00Z">
        <w:r w:rsidR="00E71969">
          <w:rPr>
            <w:rFonts w:cs="Times New Roman"/>
          </w:rPr>
          <w:t>ón.</w:t>
        </w:r>
      </w:ins>
    </w:p>
    <w:p w14:paraId="5A7B98F8" w14:textId="77777777" w:rsidR="00CF4919" w:rsidRPr="00E71969" w:rsidRDefault="00CF4919" w:rsidP="00CF4919">
      <w:pPr>
        <w:jc w:val="both"/>
        <w:rPr>
          <w:ins w:id="1781" w:author="IO" w:date="2011-06-09T14:03:00Z"/>
          <w:rFonts w:eastAsia="Times New Roman" w:cs="Times New Roman"/>
        </w:rPr>
      </w:pPr>
    </w:p>
    <w:p w14:paraId="52A83DE1" w14:textId="2C2011C5" w:rsidR="00497A8C" w:rsidRDefault="00497A8C" w:rsidP="00CF4919">
      <w:pPr>
        <w:jc w:val="both"/>
        <w:rPr>
          <w:rFonts w:cs="Times New Roman"/>
        </w:rPr>
      </w:pPr>
      <w:r>
        <w:rPr>
          <w:rFonts w:cs="Times New Roman"/>
        </w:rPr>
        <w:t xml:space="preserve">Por otro lado, </w:t>
      </w:r>
      <w:del w:id="1782" w:author="IO" w:date="2011-06-09T14:04:00Z">
        <w:r w:rsidDel="00497A8C">
          <w:rPr>
            <w:rFonts w:cs="Times New Roman"/>
          </w:rPr>
          <w:delText xml:space="preserve">como </w:delText>
        </w:r>
      </w:del>
      <w:r>
        <w:rPr>
          <w:rFonts w:cs="Times New Roman"/>
        </w:rPr>
        <w:t>también es importante saber cómo se han representado entornos complejos donde toman parte multitud de diferentes tipos</w:t>
      </w:r>
      <w:ins w:id="1783" w:author="Orion" w:date="2011-06-17T17:12:00Z">
        <w:r w:rsidR="005675F0">
          <w:rPr>
            <w:rFonts w:cs="Times New Roman"/>
          </w:rPr>
          <w:t xml:space="preserve"> de</w:t>
        </w:r>
      </w:ins>
      <w:r>
        <w:rPr>
          <w:rFonts w:cs="Times New Roman"/>
        </w:rPr>
        <w:t xml:space="preserve"> elementos relacionados con la navegación</w:t>
      </w:r>
      <w:ins w:id="1784" w:author="IO" w:date="2011-06-09T14:04:00Z">
        <w:r>
          <w:rPr>
            <w:rFonts w:cs="Times New Roman"/>
          </w:rPr>
          <w:t xml:space="preserve">. </w:t>
        </w:r>
      </w:ins>
      <w:ins w:id="1785" w:author="Orion" w:date="2011-06-17T17:12:00Z">
        <w:r w:rsidR="00ED785E">
          <w:rPr>
            <w:rFonts w:cs="Times New Roman"/>
          </w:rPr>
          <w:t xml:space="preserve">Es por ello, por lo que </w:t>
        </w:r>
      </w:ins>
      <w:ins w:id="1786" w:author="IO" w:date="2011-06-09T14:04:00Z">
        <w:del w:id="1787" w:author="Orion" w:date="2011-06-17T17:12:00Z">
          <w:r w:rsidDel="00ED785E">
            <w:rPr>
              <w:rFonts w:cs="Times New Roman"/>
            </w:rPr>
            <w:delText>Para el</w:delText>
          </w:r>
        </w:del>
        <w:del w:id="1788" w:author="Orion" w:date="2011-06-17T17:13:00Z">
          <w:r w:rsidDel="00ED785E">
            <w:rPr>
              <w:rFonts w:cs="Times New Roman"/>
            </w:rPr>
            <w:delText>lo</w:delText>
          </w:r>
        </w:del>
        <w:del w:id="1789" w:author="Orion" w:date="2011-06-17T17:12:00Z">
          <w:r w:rsidDel="00ED785E">
            <w:rPr>
              <w:rFonts w:cs="Times New Roman"/>
            </w:rPr>
            <w:delText xml:space="preserve"> </w:delText>
          </w:r>
        </w:del>
      </w:ins>
      <w:ins w:id="1790" w:author="Orion" w:date="2011-06-17T17:12:00Z">
        <w:r w:rsidR="00ED785E">
          <w:rPr>
            <w:rFonts w:cs="Times New Roman"/>
          </w:rPr>
          <w:t>existen</w:t>
        </w:r>
      </w:ins>
      <w:ins w:id="1791" w:author="Orion" w:date="2011-06-17T17:13:00Z">
        <w:r w:rsidR="00ED785E">
          <w:rPr>
            <w:rFonts w:cs="Times New Roman"/>
          </w:rPr>
          <w:t xml:space="preserve"> una serie de</w:t>
        </w:r>
      </w:ins>
      <w:ins w:id="1792" w:author="Orion" w:date="2011-06-17T17:12:00Z">
        <w:r w:rsidR="00ED785E">
          <w:rPr>
            <w:rFonts w:cs="Times New Roman"/>
          </w:rPr>
          <w:t xml:space="preserve"> </w:t>
        </w:r>
      </w:ins>
      <w:ins w:id="1793" w:author="IO" w:date="2011-06-09T14:04:00Z">
        <w:del w:id="1794" w:author="Orion" w:date="2011-06-17T17:12:00Z">
          <w:r w:rsidDel="00ED785E">
            <w:rPr>
              <w:rFonts w:cs="Times New Roman"/>
            </w:rPr>
            <w:delText xml:space="preserve">existen </w:delText>
          </w:r>
        </w:del>
      </w:ins>
      <w:del w:id="1795" w:author="IO" w:date="2011-06-09T14:04:00Z">
        <w:r w:rsidDel="00497A8C">
          <w:rPr>
            <w:rFonts w:cs="Times New Roman"/>
          </w:rPr>
          <w:delText xml:space="preserve">, se estudiarán una serie de trabajos y </w:delText>
        </w:r>
      </w:del>
      <w:r>
        <w:rPr>
          <w:rFonts w:cs="Times New Roman"/>
        </w:rPr>
        <w:t>herramientas dedicadas a la simulación del tráfico aéreo y su gestión.</w:t>
      </w:r>
    </w:p>
    <w:p w14:paraId="5BB69999" w14:textId="77777777" w:rsidR="00CF4919" w:rsidRDefault="00CF4919" w:rsidP="00CF4919">
      <w:pPr>
        <w:jc w:val="both"/>
        <w:rPr>
          <w:ins w:id="1796" w:author="Orion" w:date="2011-06-18T18:49:00Z"/>
          <w:rFonts w:eastAsia="Times New Roman" w:cs="Times New Roman"/>
        </w:rPr>
      </w:pPr>
    </w:p>
    <w:p w14:paraId="072F7C45" w14:textId="0A19DB40" w:rsidR="00BB1765" w:rsidRDefault="00486EE2">
      <w:pPr>
        <w:jc w:val="both"/>
        <w:rPr>
          <w:ins w:id="1797" w:author="Orion" w:date="2011-06-18T18:37:00Z"/>
          <w:rFonts w:cs="Times New Roman"/>
        </w:rPr>
      </w:pPr>
      <w:ins w:id="1798" w:author="Orion" w:date="2011-06-18T18:49:00Z">
        <w:r w:rsidRPr="00246937">
          <w:rPr>
            <w:rFonts w:cs="Times New Roman"/>
          </w:rPr>
          <w:t xml:space="preserve">En cuanto a </w:t>
        </w:r>
        <w:r>
          <w:rPr>
            <w:rFonts w:cs="Times New Roman"/>
          </w:rPr>
          <w:t xml:space="preserve">otras </w:t>
        </w:r>
        <w:r w:rsidRPr="00246937">
          <w:rPr>
            <w:rFonts w:cs="Times New Roman"/>
          </w:rPr>
          <w:t>herramientas de simulación</w:t>
        </w:r>
        <w:r>
          <w:rPr>
            <w:rFonts w:cs="Times New Roman"/>
          </w:rPr>
          <w:t xml:space="preserve"> en primer lugar </w:t>
        </w:r>
      </w:ins>
      <w:ins w:id="1799" w:author="Orion" w:date="2011-06-18T18:52:00Z">
        <w:r>
          <w:rPr>
            <w:rFonts w:cs="Times New Roman"/>
          </w:rPr>
          <w:t>se</w:t>
        </w:r>
      </w:ins>
      <w:ins w:id="1800" w:author="Orion" w:date="2011-06-18T18:49:00Z">
        <w:r>
          <w:rPr>
            <w:rFonts w:cs="Times New Roman"/>
          </w:rPr>
          <w:t xml:space="preserve"> enumerar</w:t>
        </w:r>
      </w:ins>
      <w:ins w:id="1801" w:author="Orion" w:date="2011-06-18T18:52:00Z">
        <w:r>
          <w:rPr>
            <w:rFonts w:cs="Times New Roman"/>
          </w:rPr>
          <w:t>án</w:t>
        </w:r>
      </w:ins>
      <w:ins w:id="1802" w:author="Orion" w:date="2011-06-18T18:49:00Z">
        <w:r>
          <w:rPr>
            <w:rFonts w:cs="Times New Roman"/>
          </w:rPr>
          <w:t xml:space="preserve"> una serie de </w:t>
        </w:r>
      </w:ins>
      <w:ins w:id="1803" w:author="Orion" w:date="2011-06-18T18:50:00Z">
        <w:r>
          <w:rPr>
            <w:rFonts w:cs="Times New Roman"/>
          </w:rPr>
          <w:t>herramientas</w:t>
        </w:r>
      </w:ins>
      <w:ins w:id="1804" w:author="Orion" w:date="2011-06-18T18:49:00Z">
        <w:r>
          <w:rPr>
            <w:rFonts w:cs="Times New Roman"/>
          </w:rPr>
          <w:t xml:space="preserve"> que </w:t>
        </w:r>
      </w:ins>
      <w:ins w:id="1805" w:author="Orion" w:date="2011-06-18T18:52:00Z">
        <w:r>
          <w:rPr>
            <w:rFonts w:cs="Times New Roman"/>
          </w:rPr>
          <w:t>tiene en común que comparten un enfoque ABMS</w:t>
        </w:r>
      </w:ins>
      <w:ins w:id="1806" w:author="Orion" w:date="2011-06-18T18:53:00Z">
        <w:r>
          <w:rPr>
            <w:rFonts w:cs="Times New Roman"/>
          </w:rPr>
          <w:t xml:space="preserve"> </w:t>
        </w:r>
        <w:r w:rsidRPr="00AB231D">
          <w:rPr>
            <w:rFonts w:cs="Times New Roman"/>
            <w:color w:val="000000"/>
          </w:rPr>
          <w:t>(Simulación y Modelado Basado en Agentes</w:t>
        </w:r>
      </w:ins>
      <w:ins w:id="1807" w:author="Orion" w:date="2011-06-18T18:57:00Z">
        <w:r w:rsidRPr="00AB231D">
          <w:rPr>
            <w:rFonts w:cs="Times New Roman"/>
            <w:color w:val="000000"/>
          </w:rPr>
          <w:t>)</w:t>
        </w:r>
      </w:ins>
      <w:customXmlInsRangeStart w:id="1808" w:author="Orion" w:date="2011-06-18T18:57:00Z"/>
      <w:sdt>
        <w:sdtPr>
          <w:rPr>
            <w:rFonts w:cs="Times New Roman"/>
            <w:color w:val="000000"/>
          </w:rPr>
          <w:id w:val="1039778999"/>
          <w:citation/>
        </w:sdtPr>
        <w:sdtContent>
          <w:customXmlInsRangeEnd w:id="1808"/>
          <w:ins w:id="1809" w:author="Orion" w:date="2011-06-18T18:57:00Z">
            <w:r w:rsidRPr="00AB231D">
              <w:rPr>
                <w:rFonts w:cs="Times New Roman"/>
                <w:color w:val="000000"/>
              </w:rPr>
              <w:fldChar w:fldCharType="begin"/>
            </w:r>
            <w:r w:rsidRPr="00AB231D">
              <w:rPr>
                <w:rFonts w:cs="Times New Roman"/>
                <w:color w:val="000000"/>
              </w:rPr>
              <w:instrText xml:space="preserve"> CITATION Kei00 \l 3082 </w:instrText>
            </w:r>
            <w:r w:rsidRPr="00AB231D">
              <w:rPr>
                <w:rFonts w:cs="Times New Roman"/>
                <w:color w:val="000000"/>
              </w:rPr>
              <w:fldChar w:fldCharType="separate"/>
            </w:r>
            <w:r>
              <w:rPr>
                <w:rFonts w:cs="Times New Roman"/>
                <w:noProof/>
                <w:color w:val="000000"/>
              </w:rPr>
              <w:t xml:space="preserve"> </w:t>
            </w:r>
            <w:r w:rsidRPr="00C1157B">
              <w:rPr>
                <w:rFonts w:cs="Times New Roman"/>
                <w:noProof/>
                <w:color w:val="000000"/>
              </w:rPr>
              <w:t>(32)</w:t>
            </w:r>
            <w:r w:rsidRPr="00AB231D">
              <w:rPr>
                <w:rFonts w:cs="Times New Roman"/>
                <w:color w:val="000000"/>
              </w:rPr>
              <w:fldChar w:fldCharType="end"/>
            </w:r>
          </w:ins>
          <w:customXmlInsRangeStart w:id="1810" w:author="Orion" w:date="2011-06-18T18:57:00Z"/>
        </w:sdtContent>
      </w:sdt>
      <w:customXmlInsRangeEnd w:id="1810"/>
      <w:ins w:id="1811" w:author="Orion" w:date="2011-06-18T18:53:00Z">
        <w:r>
          <w:rPr>
            <w:rFonts w:cs="Times New Roman"/>
            <w:color w:val="000000"/>
          </w:rPr>
          <w:t xml:space="preserve">. De este modo se tiene que en el </w:t>
        </w:r>
      </w:ins>
      <w:del w:id="1812" w:author="Orion" w:date="2011-06-18T18:49:00Z">
        <w:r w:rsidR="00BB1765" w:rsidRPr="00246937" w:rsidDel="00486EE2">
          <w:rPr>
            <w:rFonts w:cs="Times New Roman"/>
          </w:rPr>
          <w:delText>En cuanto a herramientas de simulación</w:delText>
        </w:r>
      </w:del>
      <w:ins w:id="1813" w:author="IO" w:date="2011-05-13T11:34:00Z">
        <w:del w:id="1814" w:author="Orion" w:date="2011-06-18T18:53:00Z">
          <w:r w:rsidR="006949DF" w:rsidDel="00486EE2">
            <w:rPr>
              <w:rFonts w:cs="Times New Roman"/>
            </w:rPr>
            <w:delText>,</w:delText>
          </w:r>
        </w:del>
      </w:ins>
      <w:del w:id="1815" w:author="Orion" w:date="2011-06-18T18:53:00Z">
        <w:r w:rsidR="00BB1765" w:rsidRPr="00246937" w:rsidDel="00486EE2">
          <w:rPr>
            <w:rFonts w:cs="Times New Roman"/>
          </w:rPr>
          <w:delText xml:space="preserve"> se puede hace</w:delText>
        </w:r>
      </w:del>
      <w:ins w:id="1816" w:author="Orion" w:date="2011-05-03T13:26:00Z">
        <w:del w:id="1817" w:author="IO" w:date="2011-05-12T18:18:00Z">
          <w:r w:rsidR="00CF2A71" w:rsidDel="000260AE">
            <w:rPr>
              <w:rFonts w:cs="Times New Roman"/>
            </w:rPr>
            <w:delText>a</w:delText>
          </w:r>
        </w:del>
      </w:ins>
      <w:ins w:id="1818" w:author="IO" w:date="2011-05-12T18:18:00Z">
        <w:del w:id="1819" w:author="Orion" w:date="2011-06-18T18:53:00Z">
          <w:r w:rsidR="000260AE" w:rsidDel="00486EE2">
            <w:rPr>
              <w:rFonts w:cs="Times New Roman"/>
            </w:rPr>
            <w:delText>a</w:delText>
          </w:r>
        </w:del>
      </w:ins>
      <w:ins w:id="1820" w:author="Orion" w:date="2011-05-03T13:26:00Z">
        <w:del w:id="1821" w:author="IO" w:date="2011-05-13T11:35:00Z">
          <w:r w:rsidR="00CF2A71" w:rsidDel="006949DF">
            <w:rPr>
              <w:rFonts w:cs="Times New Roman"/>
            </w:rPr>
            <w:delText>refiere</w:delText>
          </w:r>
        </w:del>
      </w:ins>
      <w:ins w:id="1822" w:author="IO" w:date="2011-05-13T11:35:00Z">
        <w:del w:id="1823" w:author="Orion" w:date="2011-06-18T18:53:00Z">
          <w:r w:rsidR="006949DF" w:rsidDel="00486EE2">
            <w:rPr>
              <w:rFonts w:cs="Times New Roman"/>
            </w:rPr>
            <w:delText>discuten</w:delText>
          </w:r>
        </w:del>
      </w:ins>
      <w:del w:id="1824" w:author="Orion" w:date="2011-05-03T13:26:00Z">
        <w:r w:rsidR="00BB1765" w:rsidRPr="00246937" w:rsidDel="00CF2A71">
          <w:rPr>
            <w:rFonts w:cs="Times New Roman"/>
          </w:rPr>
          <w:delText>r uso</w:delText>
        </w:r>
      </w:del>
      <w:del w:id="1825" w:author="Orion" w:date="2011-06-18T18:53:00Z">
        <w:r w:rsidR="00BB1765" w:rsidRPr="00246937" w:rsidDel="00486EE2">
          <w:rPr>
            <w:rFonts w:cs="Times New Roman"/>
          </w:rPr>
          <w:delText xml:space="preserve"> del doc</w:delText>
        </w:r>
      </w:del>
      <w:ins w:id="1826" w:author="Orion" w:date="2011-06-18T18:53:00Z">
        <w:r>
          <w:rPr>
            <w:rFonts w:cs="Times New Roman"/>
          </w:rPr>
          <w:t>doc</w:t>
        </w:r>
      </w:ins>
      <w:r w:rsidR="00BB1765" w:rsidRPr="00246937">
        <w:rPr>
          <w:rFonts w:cs="Times New Roman"/>
        </w:rPr>
        <w:t xml:space="preserve">umento </w:t>
      </w:r>
      <w:customXmlInsRangeStart w:id="1827" w:author="Orion" w:date="2011-03-31T22:50:00Z"/>
      <w:sdt>
        <w:sdtPr>
          <w:rPr>
            <w:rFonts w:cs="Times New Roman"/>
          </w:rPr>
          <w:id w:val="-56178418"/>
          <w:citation/>
        </w:sdtPr>
        <w:sdtContent>
          <w:customXmlInsRangeEnd w:id="1827"/>
          <w:ins w:id="1828" w:author="Orion" w:date="2011-03-31T22:50:00Z">
            <w:r w:rsidR="00531F30" w:rsidRPr="00246937">
              <w:rPr>
                <w:rFonts w:cs="Times New Roman"/>
                <w:rPrChange w:id="1829" w:author="Orion" w:date="2011-04-24T22:32:00Z">
                  <w:rPr>
                    <w:rFonts w:ascii="Courier New" w:hAnsi="Courier New" w:cs="Courier New"/>
                  </w:rPr>
                </w:rPrChange>
              </w:rPr>
              <w:fldChar w:fldCharType="begin"/>
            </w:r>
            <w:r w:rsidR="00531F30" w:rsidRPr="00246937">
              <w:rPr>
                <w:rFonts w:cs="Times New Roman"/>
                <w:rPrChange w:id="1830" w:author="Orion" w:date="2011-04-24T22:32:00Z">
                  <w:rPr>
                    <w:rFonts w:ascii="Courier New" w:hAnsi="Courier New" w:cs="Courier New"/>
                  </w:rPr>
                </w:rPrChange>
              </w:rPr>
              <w:instrText xml:space="preserve"> CITATION NHu03 \l 3082 </w:instrText>
            </w:r>
          </w:ins>
          <w:r w:rsidR="00531F30" w:rsidRPr="00246937">
            <w:rPr>
              <w:rFonts w:cs="Times New Roman"/>
              <w:rPrChange w:id="1831" w:author="Orion" w:date="2011-04-24T22:32:00Z">
                <w:rPr>
                  <w:rFonts w:ascii="Courier New" w:hAnsi="Courier New" w:cs="Courier New"/>
                </w:rPr>
              </w:rPrChange>
            </w:rPr>
            <w:fldChar w:fldCharType="separate"/>
          </w:r>
          <w:r w:rsidR="00C1157B" w:rsidRPr="00C1157B">
            <w:rPr>
              <w:rFonts w:cs="Times New Roman"/>
              <w:noProof/>
            </w:rPr>
            <w:t>(27)</w:t>
          </w:r>
          <w:ins w:id="1832" w:author="Orion" w:date="2011-03-31T22:50:00Z">
            <w:r w:rsidR="00531F30" w:rsidRPr="00246937">
              <w:rPr>
                <w:rFonts w:cs="Times New Roman"/>
                <w:rPrChange w:id="1833" w:author="Orion" w:date="2011-04-24T22:32:00Z">
                  <w:rPr>
                    <w:rFonts w:ascii="Courier New" w:hAnsi="Courier New" w:cs="Courier New"/>
                  </w:rPr>
                </w:rPrChange>
              </w:rPr>
              <w:fldChar w:fldCharType="end"/>
            </w:r>
          </w:ins>
          <w:customXmlInsRangeStart w:id="1834" w:author="Orion" w:date="2011-03-31T22:50:00Z"/>
        </w:sdtContent>
      </w:sdt>
      <w:customXmlInsRangeEnd w:id="1834"/>
      <w:ins w:id="1835" w:author="Orion" w:date="2011-05-03T13:26:00Z">
        <w:r w:rsidR="00CF2A71">
          <w:rPr>
            <w:rFonts w:cs="Times New Roman"/>
          </w:rPr>
          <w:t xml:space="preserve"> </w:t>
        </w:r>
      </w:ins>
      <w:del w:id="1836" w:author="Orion" w:date="2011-03-31T22:50:00Z">
        <w:r w:rsidR="00BB1765" w:rsidRPr="00246937" w:rsidDel="00531F30">
          <w:rPr>
            <w:rFonts w:cs="Times New Roman"/>
          </w:rPr>
          <w:delText>[19]</w:delText>
        </w:r>
      </w:del>
      <w:del w:id="1837" w:author="Orion" w:date="2011-04-02T20:23:00Z">
        <w:r w:rsidR="00BB1765" w:rsidRPr="00246937" w:rsidDel="00D43DB4">
          <w:rPr>
            <w:rFonts w:cs="Times New Roman"/>
          </w:rPr>
          <w:delText xml:space="preserve">. Este documento, </w:delText>
        </w:r>
      </w:del>
      <w:del w:id="1838" w:author="Orion" w:date="2011-05-03T13:26:00Z">
        <w:r w:rsidR="00BB1765" w:rsidRPr="00246937" w:rsidDel="00CF2A71">
          <w:rPr>
            <w:rFonts w:cs="Times New Roman"/>
          </w:rPr>
          <w:delText xml:space="preserve">que </w:delText>
        </w:r>
      </w:del>
      <w:ins w:id="1839" w:author="Orion" w:date="2011-05-03T13:26:00Z">
        <w:r w:rsidR="00CF2A71">
          <w:rPr>
            <w:rFonts w:cs="Times New Roman"/>
          </w:rPr>
          <w:t xml:space="preserve">se </w:t>
        </w:r>
      </w:ins>
      <w:r w:rsidR="00BB1765" w:rsidRPr="00246937">
        <w:rPr>
          <w:rFonts w:cs="Times New Roman"/>
        </w:rPr>
        <w:t>hace un resumen de los distintos entornos de simulación en el ámbito de la investigación</w:t>
      </w:r>
      <w:ins w:id="1840" w:author="Orion" w:date="2011-04-02T20:24:00Z">
        <w:r w:rsidR="007467D6" w:rsidRPr="00246937">
          <w:rPr>
            <w:rFonts w:cs="Times New Roman"/>
            <w:rPrChange w:id="1841" w:author="Orion" w:date="2011-04-24T22:32:00Z">
              <w:rPr>
                <w:rFonts w:ascii="Courier New" w:hAnsi="Courier New" w:cs="Courier New"/>
              </w:rPr>
            </w:rPrChange>
          </w:rPr>
          <w:t>,</w:t>
        </w:r>
      </w:ins>
      <w:r w:rsidR="00BB1765" w:rsidRPr="00246937">
        <w:rPr>
          <w:rFonts w:cs="Times New Roman"/>
        </w:rPr>
        <w:t xml:space="preserve"> </w:t>
      </w:r>
      <w:del w:id="1842" w:author="Orion" w:date="2011-04-02T20:23:00Z">
        <w:r w:rsidR="00BB1765" w:rsidRPr="00246937" w:rsidDel="00D43DB4">
          <w:rPr>
            <w:rFonts w:cs="Times New Roman"/>
          </w:rPr>
          <w:delText>que explicaremos a continuación,</w:delText>
        </w:r>
      </w:del>
      <w:ins w:id="1843" w:author="Orion" w:date="2011-04-02T20:23:00Z">
        <w:r w:rsidR="00D43DB4" w:rsidRPr="00246937">
          <w:rPr>
            <w:rFonts w:cs="Times New Roman"/>
            <w:rPrChange w:id="1844" w:author="Orion" w:date="2011-04-24T22:32:00Z">
              <w:rPr>
                <w:rFonts w:ascii="Courier New" w:hAnsi="Courier New" w:cs="Courier New"/>
              </w:rPr>
            </w:rPrChange>
          </w:rPr>
          <w:t>y</w:t>
        </w:r>
      </w:ins>
      <w:ins w:id="1845" w:author="Orion" w:date="2011-05-03T13:27:00Z">
        <w:r w:rsidR="00680080">
          <w:rPr>
            <w:rFonts w:cs="Times New Roman"/>
          </w:rPr>
          <w:t xml:space="preserve"> cuy</w:t>
        </w:r>
        <w:r w:rsidR="007F1FD0">
          <w:rPr>
            <w:rFonts w:cs="Times New Roman"/>
          </w:rPr>
          <w:t>a</w:t>
        </w:r>
        <w:r w:rsidR="00680080">
          <w:rPr>
            <w:rFonts w:cs="Times New Roman"/>
          </w:rPr>
          <w:t xml:space="preserve"> finalidad es</w:t>
        </w:r>
      </w:ins>
      <w:ins w:id="1846" w:author="Orion" w:date="2011-04-02T20:23:00Z">
        <w:r w:rsidR="00D43DB4" w:rsidRPr="00246937">
          <w:rPr>
            <w:rFonts w:cs="Times New Roman"/>
            <w:rPrChange w:id="1847" w:author="Orion" w:date="2011-04-24T22:32:00Z">
              <w:rPr>
                <w:rFonts w:ascii="Courier New" w:hAnsi="Courier New" w:cs="Courier New"/>
              </w:rPr>
            </w:rPrChange>
          </w:rPr>
          <w:t xml:space="preserve"> </w:t>
        </w:r>
      </w:ins>
      <w:del w:id="1848" w:author="Orion" w:date="2011-04-02T20:23:00Z">
        <w:r w:rsidR="00BB1765" w:rsidRPr="00246937" w:rsidDel="00D43DB4">
          <w:rPr>
            <w:rFonts w:cs="Times New Roman"/>
          </w:rPr>
          <w:delText xml:space="preserve"> </w:delText>
        </w:r>
      </w:del>
      <w:del w:id="1849" w:author="Orion" w:date="2011-04-02T20:24:00Z">
        <w:r w:rsidR="00BB1765" w:rsidRPr="00246937" w:rsidDel="007467D6">
          <w:rPr>
            <w:rFonts w:cs="Times New Roman"/>
          </w:rPr>
          <w:delText xml:space="preserve"> </w:delText>
        </w:r>
      </w:del>
      <w:r w:rsidR="00BB1765" w:rsidRPr="00246937">
        <w:rPr>
          <w:rFonts w:cs="Times New Roman"/>
        </w:rPr>
        <w:t>presenta</w:t>
      </w:r>
      <w:ins w:id="1850" w:author="Orion" w:date="2011-05-03T13:27:00Z">
        <w:r w:rsidR="00680080">
          <w:rPr>
            <w:rFonts w:cs="Times New Roman"/>
          </w:rPr>
          <w:t>r</w:t>
        </w:r>
      </w:ins>
      <w:r w:rsidR="00BB1765" w:rsidRPr="00246937">
        <w:rPr>
          <w:rFonts w:cs="Times New Roman"/>
        </w:rPr>
        <w:t xml:space="preserve"> el diseño y la metodología de una simulación </w:t>
      </w:r>
      <w:proofErr w:type="spellStart"/>
      <w:r w:rsidR="00BB1765" w:rsidRPr="00246937">
        <w:rPr>
          <w:rFonts w:cs="Times New Roman"/>
        </w:rPr>
        <w:t>multi</w:t>
      </w:r>
      <w:proofErr w:type="spellEnd"/>
      <w:ins w:id="1851" w:author="Orion" w:date="2011-04-02T13:00:00Z">
        <w:r w:rsidR="002D2FC9" w:rsidRPr="00246937">
          <w:rPr>
            <w:rFonts w:cs="Times New Roman"/>
            <w:rPrChange w:id="1852" w:author="Orion" w:date="2011-04-24T22:32:00Z">
              <w:rPr>
                <w:rFonts w:ascii="Courier New" w:hAnsi="Courier New" w:cs="Courier New"/>
              </w:rPr>
            </w:rPrChange>
          </w:rPr>
          <w:t>-</w:t>
        </w:r>
      </w:ins>
      <w:r w:rsidR="00BB1765" w:rsidRPr="00246937">
        <w:rPr>
          <w:rFonts w:cs="Times New Roman"/>
        </w:rPr>
        <w:t xml:space="preserve">agente de la </w:t>
      </w:r>
      <w:del w:id="1853" w:author="Orion" w:date="2011-03-28T15:58:00Z">
        <w:r w:rsidR="00BB1765" w:rsidRPr="00246937" w:rsidDel="00C3081D">
          <w:rPr>
            <w:rFonts w:cs="Times New Roman"/>
          </w:rPr>
          <w:delText>gestión del flujo del tráfico aéreo (</w:delText>
        </w:r>
      </w:del>
      <w:r w:rsidR="00BB1765" w:rsidRPr="00246937">
        <w:rPr>
          <w:rFonts w:cs="Times New Roman"/>
        </w:rPr>
        <w:t>ATFM</w:t>
      </w:r>
      <w:ins w:id="1854" w:author="Orion" w:date="2011-03-28T15:58:00Z">
        <w:r w:rsidR="00C3081D" w:rsidRPr="00246937">
          <w:rPr>
            <w:rFonts w:cs="Times New Roman"/>
          </w:rPr>
          <w:t xml:space="preserve"> (gestión del flujo del tráfico aéreo</w:t>
        </w:r>
      </w:ins>
      <w:r w:rsidR="00BB1765" w:rsidRPr="00246937">
        <w:rPr>
          <w:rFonts w:cs="Times New Roman"/>
        </w:rPr>
        <w:t xml:space="preserve">) usando diferentes estrategias de selección de rutas simples. En dicho trabajo se presenta el concepto </w:t>
      </w:r>
      <w:del w:id="1855" w:author="Orion" w:date="2011-03-26T12:09:00Z">
        <w:r w:rsidR="00BB1765" w:rsidRPr="00246937" w:rsidDel="00430DFD">
          <w:rPr>
            <w:rFonts w:cs="Times New Roman"/>
          </w:rPr>
          <w:delText>de “Collaborative Air Traffic Flow Management” (</w:delText>
        </w:r>
      </w:del>
      <w:r w:rsidR="00BB1765" w:rsidRPr="00246937">
        <w:rPr>
          <w:rFonts w:cs="Times New Roman"/>
        </w:rPr>
        <w:t>CATFM</w:t>
      </w:r>
      <w:del w:id="1856" w:author="Orion" w:date="2011-03-26T12:09:00Z">
        <w:r w:rsidR="00BB1765" w:rsidRPr="00246937" w:rsidDel="00430DFD">
          <w:rPr>
            <w:rFonts w:cs="Times New Roman"/>
          </w:rPr>
          <w:delText>)</w:delText>
        </w:r>
      </w:del>
      <w:ins w:id="1857" w:author="Orion" w:date="2011-03-26T12:09:00Z">
        <w:r w:rsidR="00430DFD" w:rsidRPr="00246937">
          <w:rPr>
            <w:rFonts w:cs="Times New Roman"/>
          </w:rPr>
          <w:t xml:space="preserve"> (Gestión del Tráfico Aéreo Colaborativo)</w:t>
        </w:r>
      </w:ins>
      <w:r w:rsidR="00BB1765" w:rsidRPr="00246937">
        <w:rPr>
          <w:rFonts w:cs="Times New Roman"/>
        </w:rPr>
        <w:t xml:space="preserve"> que supone la existencia de múltiples entidades independientes con sus propias creencias y deseos. Este concepto aumenta el intercambio de información y distribuye alguno de los elementos de decisión.</w:t>
      </w:r>
    </w:p>
    <w:p w14:paraId="7B88D55C" w14:textId="6ADA7DD3" w:rsidR="00486EE2" w:rsidRDefault="00486EE2">
      <w:pPr>
        <w:jc w:val="both"/>
        <w:rPr>
          <w:ins w:id="1858" w:author="Orion" w:date="2011-06-18T19:50:00Z"/>
          <w:rFonts w:cs="Times New Roman"/>
        </w:rPr>
        <w:pPrChange w:id="1859" w:author="Orion" w:date="2011-06-18T18:57:00Z">
          <w:pPr>
            <w:numPr>
              <w:numId w:val="4"/>
            </w:numPr>
            <w:tabs>
              <w:tab w:val="num" w:pos="720"/>
            </w:tabs>
            <w:ind w:left="720" w:hanging="360"/>
            <w:jc w:val="both"/>
          </w:pPr>
        </w:pPrChange>
      </w:pPr>
      <w:ins w:id="1860" w:author="Orion" w:date="2011-06-18T18:55:00Z">
        <w:r>
          <w:rPr>
            <w:rFonts w:cs="Times New Roman"/>
          </w:rPr>
          <w:t xml:space="preserve">Dentro del enfoque ABMS </w:t>
        </w:r>
      </w:ins>
      <w:ins w:id="1861" w:author="Orion" w:date="2011-06-18T18:56:00Z">
        <w:r>
          <w:rPr>
            <w:rFonts w:cs="Times New Roman"/>
          </w:rPr>
          <w:t>también</w:t>
        </w:r>
      </w:ins>
      <w:ins w:id="1862" w:author="Orion" w:date="2011-06-18T18:55:00Z">
        <w:r>
          <w:rPr>
            <w:rFonts w:cs="Times New Roman"/>
          </w:rPr>
          <w:t xml:space="preserve"> </w:t>
        </w:r>
      </w:ins>
      <w:ins w:id="1863" w:author="Orion" w:date="2011-06-18T18:56:00Z">
        <w:r>
          <w:rPr>
            <w:rFonts w:cs="Times New Roman"/>
          </w:rPr>
          <w:t xml:space="preserve">se tiene </w:t>
        </w:r>
      </w:ins>
      <w:ins w:id="1864" w:author="Orion" w:date="2011-06-18T18:57:00Z">
        <w:r>
          <w:rPr>
            <w:rFonts w:cs="Times New Roman"/>
          </w:rPr>
          <w:t>la herramienta IMPACT</w:t>
        </w:r>
      </w:ins>
      <w:customXmlInsRangeStart w:id="1865" w:author="Orion" w:date="2011-06-18T18:57:00Z"/>
      <w:sdt>
        <w:sdtPr>
          <w:rPr>
            <w:rFonts w:cs="Times New Roman"/>
          </w:rPr>
          <w:id w:val="1750538512"/>
          <w:citation/>
        </w:sdtPr>
        <w:sdtContent>
          <w:customXmlInsRangeEnd w:id="1865"/>
          <w:ins w:id="1866" w:author="Orion" w:date="2011-06-18T18:57:00Z">
            <w:r w:rsidRPr="00AB231D">
              <w:rPr>
                <w:rFonts w:cs="Times New Roman"/>
              </w:rPr>
              <w:fldChar w:fldCharType="begin"/>
            </w:r>
            <w:r w:rsidRPr="00AB231D">
              <w:rPr>
                <w:rFonts w:cs="Times New Roman"/>
              </w:rPr>
              <w:instrText xml:space="preserve"> CITATION Sha09 \l 3082 </w:instrText>
            </w:r>
            <w:r w:rsidRPr="00AB231D">
              <w:rPr>
                <w:rFonts w:cs="Times New Roman"/>
              </w:rPr>
              <w:fldChar w:fldCharType="separate"/>
            </w:r>
            <w:r>
              <w:rPr>
                <w:rFonts w:cs="Times New Roman"/>
                <w:noProof/>
              </w:rPr>
              <w:t xml:space="preserve"> </w:t>
            </w:r>
            <w:r w:rsidRPr="00C1157B">
              <w:rPr>
                <w:rFonts w:cs="Times New Roman"/>
                <w:noProof/>
              </w:rPr>
              <w:t>(9)</w:t>
            </w:r>
            <w:r w:rsidRPr="00AB231D">
              <w:rPr>
                <w:rFonts w:cs="Times New Roman"/>
              </w:rPr>
              <w:fldChar w:fldCharType="end"/>
            </w:r>
          </w:ins>
          <w:customXmlInsRangeStart w:id="1867" w:author="Orion" w:date="2011-06-18T18:57:00Z"/>
        </w:sdtContent>
      </w:sdt>
      <w:customXmlInsRangeEnd w:id="1867"/>
      <w:ins w:id="1868" w:author="Orion" w:date="2011-06-18T18:58:00Z">
        <w:r>
          <w:rPr>
            <w:rFonts w:cs="Times New Roman"/>
          </w:rPr>
          <w:t>, donde se modelan</w:t>
        </w:r>
        <w:r w:rsidR="008C1E27">
          <w:rPr>
            <w:rFonts w:cs="Times New Roman"/>
          </w:rPr>
          <w:t xml:space="preserve"> los</w:t>
        </w:r>
      </w:ins>
      <w:ins w:id="1869" w:author="Orion" w:date="2011-06-18T18:57:00Z">
        <w:r w:rsidRPr="00F7742E">
          <w:rPr>
            <w:rFonts w:cs="Times New Roman"/>
          </w:rPr>
          <w:t xml:space="preserve"> agentes de la FAA y de las aerolíneas</w:t>
        </w:r>
      </w:ins>
      <w:ins w:id="1870" w:author="Orion" w:date="2011-06-18T18:59:00Z">
        <w:r w:rsidR="008C1E27">
          <w:rPr>
            <w:rFonts w:cs="Times New Roman"/>
          </w:rPr>
          <w:t>. Dicho modelado se hace</w:t>
        </w:r>
      </w:ins>
      <w:ins w:id="1871" w:author="Orion" w:date="2011-06-18T18:57:00Z">
        <w:r w:rsidRPr="00F7742E">
          <w:rPr>
            <w:rFonts w:cs="Times New Roman"/>
          </w:rPr>
          <w:t xml:space="preserve"> </w:t>
        </w:r>
      </w:ins>
      <w:ins w:id="1872" w:author="Orion" w:date="2011-06-18T18:58:00Z">
        <w:r w:rsidR="008C1E27">
          <w:rPr>
            <w:rFonts w:cs="Times New Roman"/>
          </w:rPr>
          <w:t>usando un diseño basado en</w:t>
        </w:r>
      </w:ins>
      <w:ins w:id="1873" w:author="Orion" w:date="2011-06-18T18:57:00Z">
        <w:r w:rsidRPr="00F7742E">
          <w:rPr>
            <w:rFonts w:cs="Times New Roman"/>
          </w:rPr>
          <w:t xml:space="preserve"> enjambre</w:t>
        </w:r>
        <w:r w:rsidRPr="00ED1B76">
          <w:rPr>
            <w:rFonts w:cs="Times New Roman"/>
          </w:rPr>
          <w:t xml:space="preserve"> y</w:t>
        </w:r>
        <w:r w:rsidRPr="00F7742E">
          <w:rPr>
            <w:rFonts w:cs="Times New Roman"/>
          </w:rPr>
          <w:t xml:space="preserve"> </w:t>
        </w:r>
      </w:ins>
      <w:ins w:id="1874" w:author="Orion" w:date="2011-06-18T18:59:00Z">
        <w:r w:rsidR="008C1E27">
          <w:rPr>
            <w:rFonts w:cs="Times New Roman"/>
          </w:rPr>
          <w:t>tiene como finalidad</w:t>
        </w:r>
      </w:ins>
      <w:ins w:id="1875" w:author="Orion" w:date="2011-06-18T18:57:00Z">
        <w:r w:rsidRPr="00F7742E">
          <w:rPr>
            <w:rFonts w:cs="Times New Roman"/>
          </w:rPr>
          <w:t xml:space="preserve"> evaluar </w:t>
        </w:r>
      </w:ins>
      <w:ins w:id="1876" w:author="Orion" w:date="2011-06-18T18:59:00Z">
        <w:r w:rsidR="005D461D">
          <w:rPr>
            <w:rFonts w:cs="Times New Roman"/>
          </w:rPr>
          <w:t xml:space="preserve">el impacto de </w:t>
        </w:r>
      </w:ins>
      <w:ins w:id="1877" w:author="Orion" w:date="2011-06-18T18:57:00Z">
        <w:r w:rsidR="000D0A3D">
          <w:rPr>
            <w:rFonts w:cs="Times New Roman"/>
          </w:rPr>
          <w:t>tres factores</w:t>
        </w:r>
        <w:r w:rsidRPr="00F7742E">
          <w:rPr>
            <w:rFonts w:cs="Times New Roman"/>
          </w:rPr>
          <w:t>: la planificación anticipada,</w:t>
        </w:r>
      </w:ins>
      <w:ins w:id="1878" w:author="Orion" w:date="2011-06-18T19:03:00Z">
        <w:r w:rsidR="000D0A3D">
          <w:rPr>
            <w:rFonts w:cs="Times New Roman"/>
          </w:rPr>
          <w:t xml:space="preserve"> los </w:t>
        </w:r>
      </w:ins>
      <w:ins w:id="1879" w:author="Orion" w:date="2011-06-18T18:57:00Z">
        <w:r w:rsidRPr="00F7742E">
          <w:rPr>
            <w:rFonts w:cs="Times New Roman"/>
          </w:rPr>
          <w:t>programas de retrasos en tierra (</w:t>
        </w:r>
        <w:proofErr w:type="spellStart"/>
        <w:r w:rsidRPr="00F7742E">
          <w:rPr>
            <w:rFonts w:cs="Times New Roman"/>
          </w:rPr>
          <w:t>GDPs</w:t>
        </w:r>
        <w:proofErr w:type="spellEnd"/>
        <w:r w:rsidRPr="00F7742E">
          <w:rPr>
            <w:rFonts w:cs="Times New Roman"/>
          </w:rPr>
          <w:t xml:space="preserve">, </w:t>
        </w:r>
        <w:proofErr w:type="spellStart"/>
        <w:r w:rsidRPr="00ED1B76">
          <w:rPr>
            <w:rFonts w:cs="Times New Roman"/>
            <w:i/>
            <w:color w:val="000000"/>
          </w:rPr>
          <w:t>Ground</w:t>
        </w:r>
        <w:proofErr w:type="spellEnd"/>
        <w:r w:rsidRPr="00ED1B76">
          <w:rPr>
            <w:rFonts w:cs="Times New Roman"/>
            <w:i/>
            <w:color w:val="000000"/>
          </w:rPr>
          <w:t xml:space="preserve"> </w:t>
        </w:r>
        <w:proofErr w:type="spellStart"/>
        <w:r w:rsidRPr="00ED1B76">
          <w:rPr>
            <w:rFonts w:cs="Times New Roman"/>
            <w:i/>
            <w:color w:val="000000"/>
          </w:rPr>
          <w:t>Delay</w:t>
        </w:r>
        <w:proofErr w:type="spellEnd"/>
        <w:r w:rsidRPr="00ED1B76">
          <w:rPr>
            <w:rFonts w:cs="Times New Roman"/>
            <w:i/>
            <w:color w:val="000000"/>
          </w:rPr>
          <w:t xml:space="preserve"> </w:t>
        </w:r>
        <w:proofErr w:type="spellStart"/>
        <w:r w:rsidRPr="00ED1B76">
          <w:rPr>
            <w:rFonts w:cs="Times New Roman"/>
            <w:i/>
            <w:color w:val="000000"/>
          </w:rPr>
          <w:t>Program</w:t>
        </w:r>
        <w:proofErr w:type="spellEnd"/>
        <w:r w:rsidRPr="00F7742E">
          <w:rPr>
            <w:rFonts w:cs="Times New Roman"/>
          </w:rPr>
          <w:t>) sin intercambio de información</w:t>
        </w:r>
        <w:r w:rsidRPr="00ED1B76">
          <w:rPr>
            <w:rFonts w:cs="Times New Roman"/>
          </w:rPr>
          <w:t xml:space="preserve"> </w:t>
        </w:r>
        <w:r w:rsidRPr="00F7742E">
          <w:rPr>
            <w:rFonts w:cs="Times New Roman"/>
          </w:rPr>
          <w:t xml:space="preserve">y </w:t>
        </w:r>
      </w:ins>
      <w:ins w:id="1880" w:author="Orion" w:date="2011-06-18T19:05:00Z">
        <w:r w:rsidR="000D0A3D">
          <w:rPr>
            <w:rFonts w:cs="Times New Roman"/>
          </w:rPr>
          <w:t>los</w:t>
        </w:r>
      </w:ins>
      <w:ins w:id="1881" w:author="Orion" w:date="2011-06-18T18:57:00Z">
        <w:r w:rsidRPr="00F7742E">
          <w:rPr>
            <w:rFonts w:cs="Times New Roman"/>
          </w:rPr>
          <w:t xml:space="preserve"> horarios de vuelo compartido</w:t>
        </w:r>
        <w:r w:rsidRPr="00F7742E">
          <w:rPr>
            <w:rFonts w:cs="Times New Roman"/>
            <w:color w:val="000000"/>
          </w:rPr>
          <w:t>. Los agentes de las aerolíneas toman sus decisiones basándose en el cálculo del coste de cada tarea realizada. Mediante la imposición de determinados acontecimientos al azar en el comienzo, el sistema devuelve como salida de la simulación una serie de estadísticas basadas en el comportamiento emergente de los agentes en el sistema. El enfoque de IMPACT es modelar las aerolíneas y la FAA basándose en el uso de un algoritmo simple de toma de decisiones,</w:t>
        </w:r>
        <w:r w:rsidRPr="00F7742E">
          <w:rPr>
            <w:rFonts w:cs="Times New Roman"/>
          </w:rPr>
          <w:t xml:space="preserve"> y centrarse principalmente en la gestión de retrasos.</w:t>
        </w:r>
      </w:ins>
    </w:p>
    <w:p w14:paraId="1D85ADEE" w14:textId="626C7641" w:rsidR="00C17E9B" w:rsidRDefault="00B075B1">
      <w:pPr>
        <w:jc w:val="both"/>
        <w:rPr>
          <w:ins w:id="1882" w:author="Orion" w:date="2011-06-18T19:07:00Z"/>
          <w:rFonts w:cs="Times New Roman"/>
        </w:rPr>
        <w:pPrChange w:id="1883" w:author="Orion" w:date="2011-06-18T18:57:00Z">
          <w:pPr>
            <w:numPr>
              <w:numId w:val="4"/>
            </w:numPr>
            <w:tabs>
              <w:tab w:val="num" w:pos="720"/>
            </w:tabs>
            <w:ind w:left="720" w:hanging="360"/>
            <w:jc w:val="both"/>
          </w:pPr>
        </w:pPrChange>
      </w:pPr>
      <w:ins w:id="1884" w:author="Orion" w:date="2011-06-18T19:50:00Z">
        <w:r>
          <w:rPr>
            <w:rFonts w:cs="Times New Roman"/>
          </w:rPr>
          <w:t>Otros ejemplos de herramientas ABMS son ACES</w:t>
        </w:r>
      </w:ins>
      <w:ins w:id="1885" w:author="Orion" w:date="2011-06-18T20:07:00Z">
        <w:r w:rsidR="00C76226">
          <w:rPr>
            <w:rFonts w:cs="Times New Roman"/>
          </w:rPr>
          <w:t xml:space="preserve"> </w:t>
        </w:r>
      </w:ins>
      <w:ins w:id="1886" w:author="Orion" w:date="2011-06-18T19:50:00Z">
        <w:r w:rsidRPr="00246937">
          <w:rPr>
            <w:rFonts w:cs="Times New Roman"/>
          </w:rPr>
          <w:t xml:space="preserve">(Sistema </w:t>
        </w:r>
        <w:r w:rsidRPr="00ED1B76">
          <w:rPr>
            <w:rFonts w:cs="Times New Roman"/>
          </w:rPr>
          <w:t>de Evaluación de los Conceptos Aéreos)</w:t>
        </w:r>
      </w:ins>
      <w:customXmlInsRangeStart w:id="1887" w:author="Orion" w:date="2011-06-18T19:50:00Z"/>
      <w:sdt>
        <w:sdtPr>
          <w:rPr>
            <w:rFonts w:cs="Times New Roman"/>
          </w:rPr>
          <w:id w:val="-1648122327"/>
          <w:citation/>
        </w:sdtPr>
        <w:sdtContent>
          <w:customXmlInsRangeEnd w:id="1887"/>
          <w:ins w:id="1888" w:author="Orion" w:date="2011-06-18T19:50:00Z">
            <w:r w:rsidRPr="00ED1B76">
              <w:rPr>
                <w:rFonts w:cs="Times New Roman"/>
              </w:rPr>
              <w:fldChar w:fldCharType="begin"/>
            </w:r>
            <w:r w:rsidRPr="00ED1B76">
              <w:rPr>
                <w:rFonts w:cs="Times New Roman"/>
              </w:rPr>
              <w:instrText xml:space="preserve"> CITATION Swe02 \l 3082 </w:instrText>
            </w:r>
            <w:r w:rsidRPr="00ED1B76">
              <w:rPr>
                <w:rFonts w:cs="Times New Roman"/>
              </w:rPr>
              <w:fldChar w:fldCharType="separate"/>
            </w:r>
            <w:r w:rsidRPr="00C1157B">
              <w:rPr>
                <w:rFonts w:cs="Times New Roman"/>
                <w:noProof/>
              </w:rPr>
              <w:t>(28)</w:t>
            </w:r>
            <w:r w:rsidRPr="00ED1B76">
              <w:rPr>
                <w:rFonts w:cs="Times New Roman"/>
              </w:rPr>
              <w:fldChar w:fldCharType="end"/>
            </w:r>
          </w:ins>
          <w:customXmlInsRangeStart w:id="1889" w:author="Orion" w:date="2011-06-18T19:50:00Z"/>
        </w:sdtContent>
      </w:sdt>
      <w:customXmlInsRangeEnd w:id="1889"/>
      <w:ins w:id="1890" w:author="Orion" w:date="2011-06-18T19:50:00Z">
        <w:r>
          <w:rPr>
            <w:rFonts w:cs="Times New Roman"/>
          </w:rPr>
          <w:t xml:space="preserve"> y  MIDAS </w:t>
        </w:r>
        <w:r w:rsidRPr="00246937">
          <w:rPr>
            <w:rFonts w:cs="Times New Roman"/>
          </w:rPr>
          <w:t>(Sistema de análisis y diseño integrado de la interacción hombre-máquina)</w:t>
        </w:r>
      </w:ins>
      <w:ins w:id="1891" w:author="Orion" w:date="2011-06-18T19:51:00Z">
        <w:r>
          <w:rPr>
            <w:rFonts w:cs="Times New Roman"/>
          </w:rPr>
          <w:t>.</w:t>
        </w:r>
      </w:ins>
    </w:p>
    <w:p w14:paraId="6809A961" w14:textId="2E1483AB" w:rsidR="00781099" w:rsidRDefault="00B075B1">
      <w:pPr>
        <w:jc w:val="both"/>
        <w:rPr>
          <w:ins w:id="1892" w:author="Orion" w:date="2011-06-18T20:29:00Z"/>
          <w:rFonts w:cs="Times New Roman"/>
        </w:rPr>
        <w:pPrChange w:id="1893" w:author="Orion" w:date="2011-06-18T20:07:00Z">
          <w:pPr>
            <w:numPr>
              <w:numId w:val="4"/>
            </w:numPr>
            <w:tabs>
              <w:tab w:val="num" w:pos="720"/>
            </w:tabs>
            <w:ind w:left="720" w:hanging="360"/>
            <w:jc w:val="both"/>
          </w:pPr>
        </w:pPrChange>
      </w:pPr>
      <w:ins w:id="1894" w:author="Orion" w:date="2011-06-18T19:51:00Z">
        <w:r>
          <w:rPr>
            <w:rFonts w:cs="Times New Roman"/>
          </w:rPr>
          <w:t xml:space="preserve">ACES </w:t>
        </w:r>
        <w:r w:rsidRPr="00246937">
          <w:rPr>
            <w:rFonts w:cs="Times New Roman"/>
          </w:rPr>
          <w:t>es una</w:t>
        </w:r>
        <w:r>
          <w:rPr>
            <w:rFonts w:cs="Times New Roman"/>
          </w:rPr>
          <w:t xml:space="preserve"> herramienta de</w:t>
        </w:r>
        <w:r w:rsidRPr="00246937">
          <w:rPr>
            <w:rFonts w:cs="Times New Roman"/>
          </w:rPr>
          <w:t xml:space="preserve"> simulación basada en agentes distribuidos del NAS (Sistema Nacional Aeroespacial de EE</w:t>
        </w:r>
        <w:r>
          <w:rPr>
            <w:rFonts w:cs="Times New Roman"/>
          </w:rPr>
          <w:t>.</w:t>
        </w:r>
        <w:r w:rsidRPr="00246937">
          <w:rPr>
            <w:rFonts w:cs="Times New Roman"/>
          </w:rPr>
          <w:t>UU</w:t>
        </w:r>
        <w:r>
          <w:rPr>
            <w:rFonts w:cs="Times New Roman"/>
          </w:rPr>
          <w:t>.</w:t>
        </w:r>
        <w:r w:rsidRPr="00246937">
          <w:rPr>
            <w:rFonts w:cs="Times New Roman"/>
          </w:rPr>
          <w:t>), que incluye pero no se restringe al ATFM.</w:t>
        </w:r>
      </w:ins>
      <w:ins w:id="1895" w:author="Orion" w:date="2011-06-18T19:52:00Z">
        <w:r w:rsidR="00745C22">
          <w:rPr>
            <w:rFonts w:cs="Times New Roman"/>
          </w:rPr>
          <w:t xml:space="preserve"> El núcleo de ACES se basa en la arquitectura HLA (</w:t>
        </w:r>
        <w:r w:rsidR="00745C22" w:rsidRPr="00745C22">
          <w:rPr>
            <w:rFonts w:cs="Times New Roman"/>
          </w:rPr>
          <w:t>High-</w:t>
        </w:r>
        <w:proofErr w:type="spellStart"/>
        <w:r w:rsidR="00745C22" w:rsidRPr="00745C22">
          <w:rPr>
            <w:rFonts w:cs="Times New Roman"/>
          </w:rPr>
          <w:t>Level</w:t>
        </w:r>
        <w:proofErr w:type="spellEnd"/>
        <w:r w:rsidR="00745C22" w:rsidRPr="00745C22">
          <w:rPr>
            <w:rFonts w:cs="Times New Roman"/>
          </w:rPr>
          <w:t xml:space="preserve"> </w:t>
        </w:r>
        <w:proofErr w:type="spellStart"/>
        <w:r w:rsidR="00745C22" w:rsidRPr="00745C22">
          <w:rPr>
            <w:rFonts w:cs="Times New Roman"/>
          </w:rPr>
          <w:t>Architecture</w:t>
        </w:r>
        <w:proofErr w:type="spellEnd"/>
        <w:r w:rsidR="00745C22">
          <w:rPr>
            <w:rFonts w:cs="Times New Roman"/>
          </w:rPr>
          <w:t>)</w:t>
        </w:r>
      </w:ins>
      <w:ins w:id="1896" w:author="Orion" w:date="2011-06-18T19:53:00Z">
        <w:r w:rsidR="00745C22">
          <w:rPr>
            <w:rFonts w:cs="Times New Roman"/>
          </w:rPr>
          <w:t xml:space="preserve">, </w:t>
        </w:r>
      </w:ins>
      <w:ins w:id="1897" w:author="Orion" w:date="2011-06-18T19:54:00Z">
        <w:r w:rsidR="00745C22">
          <w:rPr>
            <w:rFonts w:cs="Times New Roman"/>
          </w:rPr>
          <w:t xml:space="preserve">que es </w:t>
        </w:r>
      </w:ins>
      <w:ins w:id="1898" w:author="Orion" w:date="2011-06-18T19:56:00Z">
        <w:r w:rsidR="00745C22">
          <w:rPr>
            <w:rFonts w:cs="Times New Roman"/>
          </w:rPr>
          <w:t xml:space="preserve">una aproximación </w:t>
        </w:r>
      </w:ins>
      <w:ins w:id="1899" w:author="Orion" w:date="2011-06-18T19:57:00Z">
        <w:r w:rsidR="0059263D">
          <w:rPr>
            <w:rFonts w:cs="Times New Roman"/>
          </w:rPr>
          <w:t>para</w:t>
        </w:r>
      </w:ins>
      <w:ins w:id="1900" w:author="Orion" w:date="2011-06-18T19:59:00Z">
        <w:r w:rsidR="00F62A28">
          <w:rPr>
            <w:rFonts w:cs="Times New Roman"/>
          </w:rPr>
          <w:t xml:space="preserve"> </w:t>
        </w:r>
      </w:ins>
      <w:ins w:id="1901" w:author="Orion" w:date="2011-06-18T20:00:00Z">
        <w:r w:rsidR="00F62A28">
          <w:rPr>
            <w:rFonts w:cs="Times New Roman"/>
          </w:rPr>
          <w:t>implementar</w:t>
        </w:r>
      </w:ins>
      <w:ins w:id="1902" w:author="Orion" w:date="2011-06-18T19:58:00Z">
        <w:r w:rsidR="00F62A28">
          <w:rPr>
            <w:rFonts w:cs="Times New Roman"/>
          </w:rPr>
          <w:t xml:space="preserve"> sistemas de</w:t>
        </w:r>
      </w:ins>
      <w:ins w:id="1903" w:author="Orion" w:date="2011-06-18T19:56:00Z">
        <w:r w:rsidR="00745C22">
          <w:rPr>
            <w:rFonts w:cs="Times New Roman"/>
          </w:rPr>
          <w:t xml:space="preserve"> </w:t>
        </w:r>
        <w:r w:rsidR="0059263D">
          <w:rPr>
            <w:rFonts w:cs="Times New Roman"/>
          </w:rPr>
          <w:t>simulaci</w:t>
        </w:r>
      </w:ins>
      <w:ins w:id="1904" w:author="Orion" w:date="2011-06-18T19:57:00Z">
        <w:r w:rsidR="0059263D">
          <w:rPr>
            <w:rFonts w:cs="Times New Roman"/>
          </w:rPr>
          <w:t>ones</w:t>
        </w:r>
      </w:ins>
      <w:ins w:id="1905" w:author="Orion" w:date="2011-06-18T19:56:00Z">
        <w:r w:rsidR="00745C22">
          <w:rPr>
            <w:rFonts w:cs="Times New Roman"/>
          </w:rPr>
          <w:t xml:space="preserve"> </w:t>
        </w:r>
        <w:r w:rsidR="00084737">
          <w:rPr>
            <w:rFonts w:cs="Times New Roman"/>
          </w:rPr>
          <w:t>distribuid</w:t>
        </w:r>
      </w:ins>
      <w:ins w:id="1906" w:author="Orion" w:date="2011-06-18T20:07:00Z">
        <w:r w:rsidR="00084737">
          <w:rPr>
            <w:rFonts w:cs="Times New Roman"/>
          </w:rPr>
          <w:t>o</w:t>
        </w:r>
      </w:ins>
      <w:ins w:id="1907" w:author="Orion" w:date="2011-06-18T19:57:00Z">
        <w:r w:rsidR="00E45A6B">
          <w:rPr>
            <w:rFonts w:cs="Times New Roman"/>
          </w:rPr>
          <w:t>s</w:t>
        </w:r>
      </w:ins>
      <w:ins w:id="1908" w:author="Orion" w:date="2011-06-18T20:00:00Z">
        <w:r w:rsidR="00F62A28">
          <w:rPr>
            <w:rFonts w:cs="Times New Roman"/>
          </w:rPr>
          <w:t xml:space="preserve">. </w:t>
        </w:r>
      </w:ins>
      <w:ins w:id="1909" w:author="Orion" w:date="2011-06-18T20:01:00Z">
        <w:r w:rsidR="00F62A28">
          <w:rPr>
            <w:rFonts w:cs="Times New Roman"/>
          </w:rPr>
          <w:t>En d</w:t>
        </w:r>
      </w:ins>
      <w:ins w:id="1910" w:author="Orion" w:date="2011-06-18T20:00:00Z">
        <w:r w:rsidR="00F62A28">
          <w:rPr>
            <w:rFonts w:cs="Times New Roman"/>
          </w:rPr>
          <w:t>icho estándar,</w:t>
        </w:r>
        <w:r w:rsidR="00F62A28" w:rsidRPr="00F62A28">
          <w:rPr>
            <w:rFonts w:cs="Times New Roman"/>
          </w:rPr>
          <w:t xml:space="preserve"> </w:t>
        </w:r>
        <w:r w:rsidR="00F62A28">
          <w:rPr>
            <w:rFonts w:cs="Times New Roman"/>
          </w:rPr>
          <w:t>desarrollado por el Departamento de Defensa de EE.UU.,</w:t>
        </w:r>
      </w:ins>
      <w:ins w:id="1911" w:author="Orion" w:date="2011-06-18T19:56:00Z">
        <w:r w:rsidR="00745C22">
          <w:rPr>
            <w:rFonts w:cs="Times New Roman"/>
          </w:rPr>
          <w:t xml:space="preserve"> se definen </w:t>
        </w:r>
      </w:ins>
      <w:ins w:id="1912" w:author="Orion" w:date="2011-06-18T19:54:00Z">
        <w:r w:rsidR="00745C22">
          <w:rPr>
            <w:rFonts w:cs="Times New Roman"/>
          </w:rPr>
          <w:t>un conjunto de herramientas, reglas y protocolos</w:t>
        </w:r>
      </w:ins>
      <w:ins w:id="1913" w:author="Orion" w:date="2011-06-18T20:01:00Z">
        <w:r w:rsidR="00F62A28">
          <w:rPr>
            <w:rFonts w:cs="Times New Roman"/>
          </w:rPr>
          <w:t xml:space="preserve"> para </w:t>
        </w:r>
      </w:ins>
      <w:ins w:id="1914" w:author="Orion" w:date="2011-06-18T20:06:00Z">
        <w:r w:rsidR="00F62A28">
          <w:rPr>
            <w:rFonts w:cs="Times New Roman"/>
          </w:rPr>
          <w:t>implementar estos sistemas de simulación distribuidos</w:t>
        </w:r>
      </w:ins>
      <w:ins w:id="1915" w:author="Orion" w:date="2011-06-18T20:00:00Z">
        <w:r w:rsidR="00F62A28">
          <w:rPr>
            <w:rFonts w:cs="Times New Roman"/>
          </w:rPr>
          <w:t>.</w:t>
        </w:r>
      </w:ins>
      <w:ins w:id="1916" w:author="Orion" w:date="2011-06-18T20:08:00Z">
        <w:r w:rsidR="00781099">
          <w:rPr>
            <w:rFonts w:cs="Times New Roman"/>
          </w:rPr>
          <w:t xml:space="preserve"> </w:t>
        </w:r>
      </w:ins>
      <w:ins w:id="1917" w:author="Orion" w:date="2011-06-18T20:07:00Z">
        <w:r w:rsidR="00781099">
          <w:rPr>
            <w:rFonts w:cs="Times New Roman"/>
          </w:rPr>
          <w:t>Por otro lado</w:t>
        </w:r>
      </w:ins>
      <w:ins w:id="1918" w:author="Orion" w:date="2011-06-18T20:08:00Z">
        <w:r w:rsidR="00EA63E5">
          <w:rPr>
            <w:rFonts w:cs="Times New Roman"/>
          </w:rPr>
          <w:t>,</w:t>
        </w:r>
      </w:ins>
      <w:ins w:id="1919" w:author="Orion" w:date="2011-06-18T20:07:00Z">
        <w:r w:rsidR="00781099">
          <w:rPr>
            <w:rFonts w:cs="Times New Roman"/>
          </w:rPr>
          <w:t xml:space="preserve"> el </w:t>
        </w:r>
        <w:r w:rsidR="00781099" w:rsidRPr="00246937">
          <w:rPr>
            <w:rFonts w:cs="Times New Roman"/>
          </w:rPr>
          <w:t xml:space="preserve">MIDAS es un modelo basado en agentes </w:t>
        </w:r>
        <w:r w:rsidR="00781099" w:rsidRPr="00ED1B76">
          <w:rPr>
            <w:rFonts w:cs="Times New Roman"/>
          </w:rPr>
          <w:t>que se centra en</w:t>
        </w:r>
        <w:r w:rsidR="00781099" w:rsidRPr="00246937">
          <w:rPr>
            <w:rFonts w:cs="Times New Roman"/>
          </w:rPr>
          <w:t xml:space="preserve"> la eficiencia humana cuando interacciona con interfaces máquina. Esta herramienta ha sido usada con ATFM y enfatiza</w:t>
        </w:r>
        <w:r w:rsidR="00781099" w:rsidRPr="00ED1B76">
          <w:rPr>
            <w:rFonts w:cs="Times New Roman"/>
          </w:rPr>
          <w:t xml:space="preserve"> principalmente</w:t>
        </w:r>
        <w:r w:rsidR="00781099" w:rsidRPr="00246937">
          <w:rPr>
            <w:rFonts w:cs="Times New Roman"/>
          </w:rPr>
          <w:t xml:space="preserve"> las capacidades y limitaciones de las facultades cognitivas de los humanos en </w:t>
        </w:r>
        <w:r w:rsidR="00781099" w:rsidRPr="00ED1B76">
          <w:rPr>
            <w:rFonts w:cs="Times New Roman"/>
          </w:rPr>
          <w:t>vez</w:t>
        </w:r>
        <w:r w:rsidR="00781099" w:rsidRPr="00246937">
          <w:rPr>
            <w:rFonts w:cs="Times New Roman"/>
          </w:rPr>
          <w:t xml:space="preserve"> de la complejidad de la toma de decisiones.</w:t>
        </w:r>
      </w:ins>
    </w:p>
    <w:p w14:paraId="5EDCF8D8" w14:textId="41D9D9A2" w:rsidR="00964B13" w:rsidRPr="00AB231D" w:rsidRDefault="00964B13" w:rsidP="00964B13">
      <w:pPr>
        <w:jc w:val="both"/>
        <w:rPr>
          <w:ins w:id="1920" w:author="Orion" w:date="2011-06-18T20:29:00Z"/>
          <w:rFonts w:cs="Times New Roman"/>
        </w:rPr>
      </w:pPr>
      <w:ins w:id="1921" w:author="Orion" w:date="2011-06-18T20:29:00Z">
        <w:r>
          <w:rPr>
            <w:rFonts w:cs="Times New Roman"/>
          </w:rPr>
          <w:t xml:space="preserve">Por último destacar dentro de este tipo de simulaciones, que </w:t>
        </w:r>
        <w:r w:rsidRPr="00AB231D">
          <w:rPr>
            <w:rFonts w:cs="Times New Roman"/>
          </w:rPr>
          <w:t xml:space="preserve">la NASA ha desarrollado una herramienta denominada </w:t>
        </w:r>
        <w:r w:rsidRPr="00246937">
          <w:rPr>
            <w:rFonts w:cs="Times New Roman"/>
          </w:rPr>
          <w:t xml:space="preserve">FACET </w:t>
        </w:r>
      </w:ins>
      <w:customXmlInsRangeStart w:id="1922" w:author="Orion" w:date="2011-06-18T20:29:00Z"/>
      <w:sdt>
        <w:sdtPr>
          <w:rPr>
            <w:rFonts w:cs="Times New Roman"/>
          </w:rPr>
          <w:id w:val="1361701517"/>
          <w:citation/>
        </w:sdtPr>
        <w:sdtContent>
          <w:customXmlInsRangeEnd w:id="1922"/>
          <w:ins w:id="1923" w:author="Orion" w:date="2011-06-18T20:29:00Z">
            <w:r w:rsidRPr="00AB231D">
              <w:rPr>
                <w:rFonts w:cs="Times New Roman"/>
              </w:rPr>
              <w:fldChar w:fldCharType="begin"/>
            </w:r>
            <w:r w:rsidRPr="00AB231D">
              <w:rPr>
                <w:rFonts w:cs="Times New Roman"/>
              </w:rPr>
              <w:instrText xml:space="preserve">CITATION Ago07 \l 3082 </w:instrText>
            </w:r>
            <w:r w:rsidRPr="00AB231D">
              <w:rPr>
                <w:rFonts w:cs="Times New Roman"/>
              </w:rPr>
              <w:fldChar w:fldCharType="separate"/>
            </w:r>
            <w:r w:rsidRPr="00C1157B">
              <w:rPr>
                <w:rFonts w:cs="Times New Roman"/>
                <w:noProof/>
              </w:rPr>
              <w:t>(30)</w:t>
            </w:r>
            <w:r w:rsidRPr="00AB231D">
              <w:rPr>
                <w:rFonts w:cs="Times New Roman"/>
              </w:rPr>
              <w:fldChar w:fldCharType="end"/>
            </w:r>
          </w:ins>
          <w:customXmlInsRangeStart w:id="1924" w:author="Orion" w:date="2011-06-18T20:29:00Z"/>
        </w:sdtContent>
      </w:sdt>
      <w:customXmlInsRangeEnd w:id="1924"/>
      <w:ins w:id="1925" w:author="Orion" w:date="2011-06-18T20:29:00Z">
        <w:r>
          <w:rPr>
            <w:rFonts w:cs="Times New Roman"/>
          </w:rPr>
          <w:t xml:space="preserve">. </w:t>
        </w:r>
      </w:ins>
      <w:ins w:id="1926" w:author="Orion" w:date="2011-06-18T20:30:00Z">
        <w:r>
          <w:rPr>
            <w:rFonts w:cs="Times New Roman"/>
          </w:rPr>
          <w:t>Un sistema</w:t>
        </w:r>
      </w:ins>
      <w:ins w:id="1927" w:author="Orion" w:date="2011-06-18T20:29:00Z">
        <w:r>
          <w:rPr>
            <w:rFonts w:cs="Times New Roman"/>
          </w:rPr>
          <w:t xml:space="preserve"> </w:t>
        </w:r>
        <w:r w:rsidRPr="00AB231D">
          <w:rPr>
            <w:rFonts w:cs="Times New Roman"/>
          </w:rPr>
          <w:t xml:space="preserve">que </w:t>
        </w:r>
        <w:r w:rsidRPr="00AB231D">
          <w:rPr>
            <w:rFonts w:cs="Times New Roman"/>
            <w:color w:val="000000"/>
          </w:rPr>
          <w:t>sirve para simular el flujo del tráfico aéreo y que contiene herramientas que se centran en el modelado de la trayectoria y del tiempo, y también contiene un modelo de la estructura del espacio aéreo, incluidas las regiones ARTCC (Centro de control del tráfico de las rutas aéreas), sectores y rutas aéreas. FACET puede actuar como un simulador o como un mecanismo de reproducción</w:t>
        </w:r>
        <w:r>
          <w:rPr>
            <w:rFonts w:cs="Times New Roman"/>
            <w:color w:val="000000"/>
          </w:rPr>
          <w:t>,</w:t>
        </w:r>
        <w:r w:rsidRPr="00AB231D">
          <w:rPr>
            <w:rFonts w:cs="Times New Roman"/>
            <w:color w:val="000000"/>
          </w:rPr>
          <w:t xml:space="preserve"> ya sea a partir de datos históricos o de una fuente de datos reales de la FAA. Esta herramienta ha sido integrada en un producto comercial, Flight Explorer </w:t>
        </w:r>
      </w:ins>
      <w:customXmlInsRangeStart w:id="1928" w:author="Orion" w:date="2011-06-18T20:29:00Z"/>
      <w:sdt>
        <w:sdtPr>
          <w:rPr>
            <w:rFonts w:cs="Times New Roman"/>
            <w:color w:val="000000"/>
          </w:rPr>
          <w:id w:val="1810812943"/>
          <w:citation/>
        </w:sdtPr>
        <w:sdtContent>
          <w:customXmlInsRangeEnd w:id="1928"/>
          <w:ins w:id="1929" w:author="Orion" w:date="2011-06-18T20:29:00Z">
            <w:r w:rsidRPr="00AB231D">
              <w:rPr>
                <w:rFonts w:cs="Times New Roman"/>
                <w:color w:val="000000"/>
              </w:rPr>
              <w:fldChar w:fldCharType="begin"/>
            </w:r>
            <w:r w:rsidRPr="00AB231D">
              <w:rPr>
                <w:rFonts w:cs="Times New Roman"/>
                <w:color w:val="000000"/>
              </w:rPr>
              <w:instrText xml:space="preserve"> CITATION Fli1 \l 3082 </w:instrText>
            </w:r>
            <w:r w:rsidRPr="00AB231D">
              <w:rPr>
                <w:rFonts w:cs="Times New Roman"/>
                <w:color w:val="000000"/>
              </w:rPr>
              <w:fldChar w:fldCharType="separate"/>
            </w:r>
            <w:r w:rsidRPr="00C1157B">
              <w:rPr>
                <w:rFonts w:cs="Times New Roman"/>
                <w:noProof/>
                <w:color w:val="000000"/>
              </w:rPr>
              <w:t>(31)</w:t>
            </w:r>
            <w:r w:rsidRPr="00AB231D">
              <w:rPr>
                <w:rFonts w:cs="Times New Roman"/>
                <w:color w:val="000000"/>
              </w:rPr>
              <w:fldChar w:fldCharType="end"/>
            </w:r>
          </w:ins>
          <w:customXmlInsRangeStart w:id="1930" w:author="Orion" w:date="2011-06-18T20:29:00Z"/>
        </w:sdtContent>
      </w:sdt>
      <w:customXmlInsRangeEnd w:id="1930"/>
      <w:ins w:id="1931" w:author="Orion" w:date="2011-06-18T20:29:00Z">
        <w:r w:rsidRPr="00AB231D">
          <w:rPr>
            <w:rFonts w:cs="Times New Roman"/>
            <w:color w:val="000000"/>
          </w:rPr>
          <w:t xml:space="preserve">, que se usa en la mayoría de las principales compañías aéreas de EE.UU. No es sólo una simulación basada en agentes, que se concentra en los aspectos físicos del flujo de tráfico aéreo, </w:t>
        </w:r>
        <w:r w:rsidRPr="00AB231D">
          <w:rPr>
            <w:rFonts w:cs="Times New Roman"/>
            <w:color w:val="000000"/>
          </w:rPr>
          <w:lastRenderedPageBreak/>
          <w:t>sino que incluye también otros aspectos, tales como la carga de trabajo del controlador y las iniciativas de gestión del tráfico aéreo.</w:t>
        </w:r>
      </w:ins>
    </w:p>
    <w:p w14:paraId="5C6D9EF3" w14:textId="77777777" w:rsidR="00964B13" w:rsidRDefault="00964B13">
      <w:pPr>
        <w:jc w:val="both"/>
        <w:rPr>
          <w:ins w:id="1932" w:author="Orion" w:date="2011-06-18T20:07:00Z"/>
          <w:rFonts w:cs="Times New Roman"/>
        </w:rPr>
        <w:pPrChange w:id="1933" w:author="Orion" w:date="2011-06-18T20:07:00Z">
          <w:pPr>
            <w:numPr>
              <w:numId w:val="4"/>
            </w:numPr>
            <w:tabs>
              <w:tab w:val="num" w:pos="720"/>
            </w:tabs>
            <w:ind w:left="720" w:hanging="360"/>
            <w:jc w:val="both"/>
          </w:pPr>
        </w:pPrChange>
      </w:pPr>
    </w:p>
    <w:p w14:paraId="75AB57A1" w14:textId="6E62F1B5" w:rsidR="00034022" w:rsidDel="00C17E9B" w:rsidRDefault="00964B13">
      <w:pPr>
        <w:jc w:val="both"/>
        <w:rPr>
          <w:ins w:id="1934" w:author="IO" w:date="2011-05-12T18:19:00Z"/>
          <w:del w:id="1935" w:author="Orion" w:date="2011-06-18T19:07:00Z"/>
          <w:rFonts w:cs="Times New Roman"/>
        </w:rPr>
      </w:pPr>
      <w:ins w:id="1936" w:author="Orion" w:date="2011-06-18T20:22:00Z">
        <w:r>
          <w:rPr>
            <w:rFonts w:cs="Times New Roman"/>
          </w:rPr>
          <w:t xml:space="preserve">Por otro lado, tenemos una serie de sistemas que se centran en el estudio </w:t>
        </w:r>
      </w:ins>
      <w:ins w:id="1937" w:author="Orion" w:date="2011-06-18T20:24:00Z">
        <w:r>
          <w:rPr>
            <w:rFonts w:cs="Times New Roman"/>
          </w:rPr>
          <w:t xml:space="preserve">de los procesos colaborativos </w:t>
        </w:r>
      </w:ins>
      <w:ins w:id="1938" w:author="Orion" w:date="2011-06-18T20:25:00Z">
        <w:r>
          <w:rPr>
            <w:rFonts w:cs="Times New Roman"/>
          </w:rPr>
          <w:t>y de coordinación entre los distin</w:t>
        </w:r>
        <w:r w:rsidR="00A47B5B">
          <w:rPr>
            <w:rFonts w:cs="Times New Roman"/>
          </w:rPr>
          <w:t>tos elementos que intervienen e</w:t>
        </w:r>
        <w:r>
          <w:rPr>
            <w:rFonts w:cs="Times New Roman"/>
          </w:rPr>
          <w:t xml:space="preserve">n la gestión del tráfico aéreo, Ejemplo de ello es el sistema </w:t>
        </w:r>
      </w:ins>
    </w:p>
    <w:p w14:paraId="43BF15F1" w14:textId="7436898A" w:rsidR="000260AE" w:rsidRPr="00246937" w:rsidDel="00C17E9B" w:rsidRDefault="000260AE">
      <w:pPr>
        <w:jc w:val="both"/>
        <w:rPr>
          <w:del w:id="1939" w:author="Orion" w:date="2011-06-18T19:07:00Z"/>
          <w:rFonts w:cs="Times New Roman"/>
        </w:rPr>
      </w:pPr>
    </w:p>
    <w:p w14:paraId="14B9A535" w14:textId="2FFE905E" w:rsidR="00BB1765" w:rsidRPr="00246937" w:rsidDel="00C17E9B" w:rsidRDefault="00BB1765">
      <w:pPr>
        <w:jc w:val="both"/>
        <w:rPr>
          <w:del w:id="1940" w:author="Orion" w:date="2011-06-18T19:07:00Z"/>
          <w:rFonts w:cs="Times New Roman"/>
        </w:rPr>
      </w:pPr>
      <w:del w:id="1941" w:author="Orion" w:date="2011-06-18T19:07:00Z">
        <w:r w:rsidRPr="00246937" w:rsidDel="00C17E9B">
          <w:rPr>
            <w:rFonts w:cs="Times New Roman"/>
          </w:rPr>
          <w:delText xml:space="preserve">Como </w:delText>
        </w:r>
      </w:del>
      <w:del w:id="1942" w:author="Orion" w:date="2011-05-03T12:36:00Z">
        <w:r w:rsidRPr="00246937" w:rsidDel="00D032B8">
          <w:rPr>
            <w:rFonts w:cs="Times New Roman"/>
          </w:rPr>
          <w:delText xml:space="preserve">hemos </w:delText>
        </w:r>
      </w:del>
      <w:del w:id="1943" w:author="Orion" w:date="2011-05-03T12:37:00Z">
        <w:r w:rsidRPr="00246937" w:rsidDel="00D032B8">
          <w:rPr>
            <w:rFonts w:cs="Times New Roman"/>
          </w:rPr>
          <w:delText>comentado antes</w:delText>
        </w:r>
      </w:del>
      <w:ins w:id="1944" w:author="IO" w:date="2011-05-13T11:36:00Z">
        <w:del w:id="1945" w:author="Orion" w:date="2011-06-18T19:07:00Z">
          <w:r w:rsidR="006949DF" w:rsidDel="00C17E9B">
            <w:rPr>
              <w:rFonts w:cs="Times New Roman"/>
            </w:rPr>
            <w:delText>,</w:delText>
          </w:r>
        </w:del>
      </w:ins>
      <w:del w:id="1946" w:author="Orion" w:date="2011-06-18T19:07:00Z">
        <w:r w:rsidRPr="00246937" w:rsidDel="00C17E9B">
          <w:rPr>
            <w:rFonts w:cs="Times New Roman"/>
          </w:rPr>
          <w:delText xml:space="preserve"> en </w:delText>
        </w:r>
      </w:del>
      <w:del w:id="1947" w:author="Orion" w:date="2011-03-31T22:51:00Z">
        <w:r w:rsidRPr="00246937" w:rsidDel="00531F30">
          <w:rPr>
            <w:rFonts w:cs="Times New Roman"/>
          </w:rPr>
          <w:delText>[19]</w:delText>
        </w:r>
      </w:del>
      <w:del w:id="1948" w:author="Orion" w:date="2011-06-18T19:07:00Z">
        <w:r w:rsidRPr="00246937" w:rsidDel="00C17E9B">
          <w:rPr>
            <w:rFonts w:cs="Times New Roman"/>
          </w:rPr>
          <w:delText xml:space="preserve"> se hace una </w:delText>
        </w:r>
      </w:del>
      <w:del w:id="1949" w:author="Orion" w:date="2011-04-02T13:19:00Z">
        <w:r w:rsidRPr="00246937" w:rsidDel="00FB3F03">
          <w:rPr>
            <w:rFonts w:cs="Times New Roman"/>
          </w:rPr>
          <w:delText xml:space="preserve">distinción </w:delText>
        </w:r>
      </w:del>
      <w:del w:id="1950" w:author="Orion" w:date="2011-06-18T19:07:00Z">
        <w:r w:rsidRPr="00246937" w:rsidDel="00C17E9B">
          <w:rPr>
            <w:rFonts w:cs="Times New Roman"/>
          </w:rPr>
          <w:delText xml:space="preserve">entre una serie de simuladores principalmente </w:delText>
        </w:r>
      </w:del>
      <w:del w:id="1951" w:author="Orion" w:date="2011-04-02T13:20:00Z">
        <w:r w:rsidRPr="00246937" w:rsidDel="00921CD8">
          <w:rPr>
            <w:rFonts w:cs="Times New Roman"/>
          </w:rPr>
          <w:delText xml:space="preserve">centrados </w:delText>
        </w:r>
      </w:del>
      <w:del w:id="1952" w:author="Orion" w:date="2011-06-18T19:07:00Z">
        <w:r w:rsidRPr="00246937" w:rsidDel="00C17E9B">
          <w:rPr>
            <w:rFonts w:cs="Times New Roman"/>
          </w:rPr>
          <w:delText>en el tráfico aéreo. Se distingue entre los siguientes sistemas:</w:delText>
        </w:r>
      </w:del>
    </w:p>
    <w:p w14:paraId="14A802DF" w14:textId="54FBEB9A" w:rsidR="00F7742E" w:rsidRPr="00246937" w:rsidDel="00F7742E" w:rsidRDefault="00BB1765">
      <w:pPr>
        <w:jc w:val="both"/>
        <w:rPr>
          <w:del w:id="1953" w:author="Orion" w:date="2011-06-18T18:35:00Z"/>
          <w:rFonts w:cs="Times New Roman"/>
        </w:rPr>
        <w:pPrChange w:id="1954" w:author="Orion" w:date="2011-06-18T20:26:00Z">
          <w:pPr>
            <w:numPr>
              <w:numId w:val="4"/>
            </w:numPr>
            <w:tabs>
              <w:tab w:val="num" w:pos="720"/>
            </w:tabs>
            <w:ind w:left="720" w:hanging="360"/>
            <w:jc w:val="both"/>
          </w:pPr>
        </w:pPrChange>
      </w:pPr>
      <w:del w:id="1955" w:author="Orion" w:date="2011-06-18T20:05:00Z">
        <w:r w:rsidRPr="00246937" w:rsidDel="00F62A28">
          <w:rPr>
            <w:rFonts w:cs="Times New Roman"/>
          </w:rPr>
          <w:delText>ACES (</w:delText>
        </w:r>
      </w:del>
      <w:del w:id="1956" w:author="Orion" w:date="2011-04-02T13:21:00Z">
        <w:r w:rsidRPr="00246937" w:rsidDel="005213AF">
          <w:rPr>
            <w:rFonts w:cs="Times New Roman"/>
          </w:rPr>
          <w:delText xml:space="preserve">Airspace Concept Evaluation System) </w:delText>
        </w:r>
      </w:del>
      <w:del w:id="1957" w:author="Orion" w:date="2011-03-31T22:51:00Z">
        <w:r w:rsidRPr="00246937" w:rsidDel="00531F30">
          <w:rPr>
            <w:rFonts w:cs="Times New Roman"/>
          </w:rPr>
          <w:delText>[20]</w:delText>
        </w:r>
      </w:del>
      <w:del w:id="1958" w:author="Orion" w:date="2011-06-18T20:05:00Z">
        <w:r w:rsidRPr="00246937" w:rsidDel="00F62A28">
          <w:rPr>
            <w:rFonts w:cs="Times New Roman"/>
          </w:rPr>
          <w:delText xml:space="preserve"> es una simulación basada en agentes </w:delText>
        </w:r>
      </w:del>
      <w:del w:id="1959" w:author="Orion" w:date="2011-03-28T15:55:00Z">
        <w:r w:rsidRPr="00246937" w:rsidDel="008F64AB">
          <w:rPr>
            <w:rFonts w:cs="Times New Roman"/>
          </w:rPr>
          <w:delText xml:space="preserve">distribuida </w:delText>
        </w:r>
      </w:del>
      <w:del w:id="1960" w:author="Orion" w:date="2011-06-18T20:05:00Z">
        <w:r w:rsidRPr="00246937" w:rsidDel="00F62A28">
          <w:rPr>
            <w:rFonts w:cs="Times New Roman"/>
          </w:rPr>
          <w:delText>del Sistema Nacional Aeroespacial de EEUU</w:delText>
        </w:r>
      </w:del>
      <w:del w:id="1961" w:author="Orion" w:date="2011-03-28T15:56:00Z">
        <w:r w:rsidRPr="00246937" w:rsidDel="008F64AB">
          <w:rPr>
            <w:rFonts w:cs="Times New Roman"/>
          </w:rPr>
          <w:delText xml:space="preserve"> (NAS</w:delText>
        </w:r>
      </w:del>
      <w:del w:id="1962" w:author="Orion" w:date="2011-06-18T20:05:00Z">
        <w:r w:rsidRPr="00246937" w:rsidDel="00F62A28">
          <w:rPr>
            <w:rFonts w:cs="Times New Roman"/>
          </w:rPr>
          <w:delText xml:space="preserve">), que incluye pero no se restringe al ATFM. </w:delText>
        </w:r>
      </w:del>
      <w:del w:id="1963" w:author="Orion" w:date="2011-06-18T19:51:00Z">
        <w:r w:rsidRPr="00246937" w:rsidDel="00B075B1">
          <w:rPr>
            <w:rFonts w:cs="Times New Roman"/>
          </w:rPr>
          <w:delText xml:space="preserve">Este sistema es capaz de hacer más eficientes las evaluaciones de coste-beneficio basándose en conceptos que van más </w:delText>
        </w:r>
        <w:r w:rsidR="00C230DC" w:rsidRPr="00246937" w:rsidDel="00B075B1">
          <w:rPr>
            <w:rFonts w:cs="Times New Roman"/>
          </w:rPr>
          <w:delText>allá</w:delText>
        </w:r>
        <w:r w:rsidRPr="00246937" w:rsidDel="00B075B1">
          <w:rPr>
            <w:rFonts w:cs="Times New Roman"/>
          </w:rPr>
          <w:delText xml:space="preserve"> de elementos particulares.</w:delText>
        </w:r>
      </w:del>
    </w:p>
    <w:p w14:paraId="70B3C2B1" w14:textId="00E9FB35" w:rsidR="00BB1765" w:rsidRPr="00F7742E" w:rsidDel="00486EE2" w:rsidRDefault="00BB1765">
      <w:pPr>
        <w:jc w:val="both"/>
        <w:rPr>
          <w:del w:id="1964" w:author="Orion" w:date="2011-06-18T18:57:00Z"/>
          <w:rFonts w:cs="Times New Roman"/>
        </w:rPr>
        <w:pPrChange w:id="1965" w:author="Orion" w:date="2011-06-18T20:26:00Z">
          <w:pPr>
            <w:numPr>
              <w:numId w:val="4"/>
            </w:numPr>
            <w:tabs>
              <w:tab w:val="num" w:pos="720"/>
            </w:tabs>
            <w:ind w:left="720" w:hanging="360"/>
            <w:jc w:val="both"/>
          </w:pPr>
        </w:pPrChange>
      </w:pPr>
      <w:del w:id="1966" w:author="Orion" w:date="2011-06-18T18:56:00Z">
        <w:r w:rsidRPr="00F7742E" w:rsidDel="00486EE2">
          <w:rPr>
            <w:rFonts w:cs="Times New Roman"/>
          </w:rPr>
          <w:delText xml:space="preserve">IMPACT </w:delText>
        </w:r>
      </w:del>
      <w:del w:id="1967" w:author="Orion" w:date="2011-03-28T15:58:00Z">
        <w:r w:rsidRPr="00F7742E" w:rsidDel="00056B80">
          <w:rPr>
            <w:rFonts w:cs="Times New Roman"/>
          </w:rPr>
          <w:delText xml:space="preserve">(Intelligent agent-based Model for Policy Analysis of Collaborative Traffic flow management) </w:delText>
        </w:r>
      </w:del>
      <w:del w:id="1968" w:author="Orion" w:date="2011-06-18T18:57:00Z">
        <w:r w:rsidRPr="00F7742E" w:rsidDel="00486EE2">
          <w:rPr>
            <w:rFonts w:cs="Times New Roman"/>
          </w:rPr>
          <w:delText xml:space="preserve">es un modelo </w:delText>
        </w:r>
        <w:r w:rsidR="00E922DE" w:rsidRPr="00F7742E" w:rsidDel="00486EE2">
          <w:rPr>
            <w:rFonts w:cs="Times New Roman"/>
          </w:rPr>
          <w:delText>de los agentes de la FAA y de las aerolíneas basados en enjambre</w:delText>
        </w:r>
      </w:del>
      <w:del w:id="1969" w:author="Orion" w:date="2011-04-02T13:22:00Z">
        <w:r w:rsidR="00E922DE" w:rsidRPr="00F7742E" w:rsidDel="008B37A3">
          <w:rPr>
            <w:rFonts w:cs="Times New Roman"/>
          </w:rPr>
          <w:delText xml:space="preserve">, </w:delText>
        </w:r>
      </w:del>
      <w:del w:id="1970" w:author="Orion" w:date="2011-06-18T18:57:00Z">
        <w:r w:rsidR="00E922DE" w:rsidRPr="00F7742E" w:rsidDel="00486EE2">
          <w:rPr>
            <w:rFonts w:cs="Times New Roman"/>
          </w:rPr>
          <w:delText>usados</w:delText>
        </w:r>
        <w:r w:rsidRPr="00F7742E" w:rsidDel="00486EE2">
          <w:rPr>
            <w:rFonts w:cs="Times New Roman"/>
          </w:rPr>
          <w:delText xml:space="preserve"> para evaluar tres tipos de reducciones: en la planificación anticipada,  programas de retrasos en tierra (GDPs) sin intercambio de información</w:delText>
        </w:r>
      </w:del>
      <w:del w:id="1971" w:author="Orion" w:date="2011-04-02T13:22:00Z">
        <w:r w:rsidRPr="00F7742E" w:rsidDel="001A4B14">
          <w:rPr>
            <w:rFonts w:cs="Times New Roman"/>
          </w:rPr>
          <w:delText xml:space="preserve">, </w:delText>
        </w:r>
      </w:del>
      <w:del w:id="1972" w:author="Orion" w:date="2011-06-18T18:57:00Z">
        <w:r w:rsidRPr="00F7742E" w:rsidDel="00486EE2">
          <w:rPr>
            <w:rFonts w:cs="Times New Roman"/>
          </w:rPr>
          <w:delText xml:space="preserve">y </w:delText>
        </w:r>
      </w:del>
      <w:del w:id="1973" w:author="Orion" w:date="2011-04-02T13:22:00Z">
        <w:r w:rsidRPr="00F7742E" w:rsidDel="001A4B14">
          <w:rPr>
            <w:rFonts w:cs="Times New Roman"/>
          </w:rPr>
          <w:delText xml:space="preserve">GDPs </w:delText>
        </w:r>
      </w:del>
      <w:del w:id="1974" w:author="Orion" w:date="2011-06-18T18:57:00Z">
        <w:r w:rsidRPr="00F7742E" w:rsidDel="00486EE2">
          <w:rPr>
            <w:rFonts w:cs="Times New Roman"/>
          </w:rPr>
          <w:delText>con horarios de vuelo compartido</w:delText>
        </w:r>
      </w:del>
      <w:del w:id="1975" w:author="Orion" w:date="2011-06-18T18:35:00Z">
        <w:r w:rsidRPr="00F7742E" w:rsidDel="00F7742E">
          <w:rPr>
            <w:rFonts w:cs="Times New Roman"/>
          </w:rPr>
          <w:delText>.</w:delText>
        </w:r>
      </w:del>
    </w:p>
    <w:p w14:paraId="3B40E83A" w14:textId="69DCC36C" w:rsidR="00BB1765" w:rsidDel="0042699C" w:rsidRDefault="00BB1765">
      <w:pPr>
        <w:jc w:val="both"/>
        <w:rPr>
          <w:del w:id="1976" w:author="Orion" w:date="2011-06-18T20:08:00Z"/>
          <w:rFonts w:cs="Times New Roman"/>
        </w:rPr>
        <w:pPrChange w:id="1977" w:author="Orion" w:date="2011-06-18T20:26:00Z">
          <w:pPr>
            <w:numPr>
              <w:numId w:val="4"/>
            </w:numPr>
            <w:tabs>
              <w:tab w:val="num" w:pos="720"/>
            </w:tabs>
            <w:ind w:left="720" w:hanging="360"/>
            <w:jc w:val="both"/>
          </w:pPr>
        </w:pPrChange>
      </w:pPr>
      <w:r w:rsidRPr="00246937">
        <w:rPr>
          <w:rFonts w:cs="Times New Roman"/>
        </w:rPr>
        <w:t xml:space="preserve">STEAM </w:t>
      </w:r>
      <w:customXmlInsRangeStart w:id="1978" w:author="Orion" w:date="2011-03-31T22:52:00Z"/>
      <w:sdt>
        <w:sdtPr>
          <w:rPr>
            <w:rFonts w:cs="Times New Roman"/>
          </w:rPr>
          <w:id w:val="1170146272"/>
          <w:citation/>
        </w:sdtPr>
        <w:sdtContent>
          <w:customXmlInsRangeEnd w:id="1978"/>
          <w:ins w:id="1979" w:author="Orion" w:date="2011-03-31T22:52:00Z">
            <w:r w:rsidR="00531F30" w:rsidRPr="00246937">
              <w:rPr>
                <w:rFonts w:cs="Times New Roman"/>
                <w:rPrChange w:id="1980" w:author="Orion" w:date="2011-04-24T22:32:00Z">
                  <w:rPr>
                    <w:rFonts w:ascii="Courier New" w:hAnsi="Courier New" w:cs="Courier New"/>
                  </w:rPr>
                </w:rPrChange>
              </w:rPr>
              <w:fldChar w:fldCharType="begin"/>
            </w:r>
            <w:r w:rsidR="00531F30" w:rsidRPr="00246937">
              <w:rPr>
                <w:rFonts w:cs="Times New Roman"/>
                <w:rPrChange w:id="1981" w:author="Orion" w:date="2011-04-24T22:32:00Z">
                  <w:rPr>
                    <w:rFonts w:ascii="Courier New" w:hAnsi="Courier New" w:cs="Courier New"/>
                  </w:rPr>
                </w:rPrChange>
              </w:rPr>
              <w:instrText xml:space="preserve"> CITATION Tam97 \l 3082 </w:instrText>
            </w:r>
          </w:ins>
          <w:r w:rsidR="00531F30" w:rsidRPr="00246937">
            <w:rPr>
              <w:rFonts w:cs="Times New Roman"/>
              <w:rPrChange w:id="1982" w:author="Orion" w:date="2011-04-24T22:32:00Z">
                <w:rPr>
                  <w:rFonts w:ascii="Courier New" w:hAnsi="Courier New" w:cs="Courier New"/>
                </w:rPr>
              </w:rPrChange>
            </w:rPr>
            <w:fldChar w:fldCharType="separate"/>
          </w:r>
          <w:r w:rsidR="00C1157B" w:rsidRPr="00C1157B">
            <w:rPr>
              <w:rFonts w:cs="Times New Roman"/>
              <w:noProof/>
            </w:rPr>
            <w:t>(29)</w:t>
          </w:r>
          <w:ins w:id="1983" w:author="Orion" w:date="2011-03-31T22:52:00Z">
            <w:r w:rsidR="00531F30" w:rsidRPr="00246937">
              <w:rPr>
                <w:rFonts w:cs="Times New Roman"/>
                <w:rPrChange w:id="1984" w:author="Orion" w:date="2011-04-24T22:32:00Z">
                  <w:rPr>
                    <w:rFonts w:ascii="Courier New" w:hAnsi="Courier New" w:cs="Courier New"/>
                  </w:rPr>
                </w:rPrChange>
              </w:rPr>
              <w:fldChar w:fldCharType="end"/>
            </w:r>
          </w:ins>
          <w:customXmlInsRangeStart w:id="1985" w:author="Orion" w:date="2011-03-31T22:52:00Z"/>
        </w:sdtContent>
      </w:sdt>
      <w:customXmlInsRangeEnd w:id="1985"/>
      <w:ins w:id="1986" w:author="Orion" w:date="2011-06-18T20:25:00Z">
        <w:r w:rsidR="00964B13">
          <w:rPr>
            <w:rFonts w:cs="Times New Roman"/>
          </w:rPr>
          <w:t>, que</w:t>
        </w:r>
      </w:ins>
      <w:del w:id="1987" w:author="Orion" w:date="2011-03-31T22:52:00Z">
        <w:r w:rsidRPr="00246937" w:rsidDel="00531F30">
          <w:rPr>
            <w:rFonts w:cs="Times New Roman"/>
          </w:rPr>
          <w:delText>[21]</w:delText>
        </w:r>
      </w:del>
      <w:ins w:id="1988" w:author="Orion" w:date="2011-03-28T16:05:00Z">
        <w:r w:rsidR="00AA1A8B" w:rsidRPr="00246937">
          <w:rPr>
            <w:rFonts w:cs="Times New Roman"/>
          </w:rPr>
          <w:t xml:space="preserve"> </w:t>
        </w:r>
      </w:ins>
      <w:ins w:id="1989" w:author="Orion" w:date="2011-05-02T22:54:00Z">
        <w:r w:rsidR="009F11C9">
          <w:rPr>
            <w:rFonts w:cs="Times New Roman"/>
          </w:rPr>
          <w:t xml:space="preserve">es una </w:t>
        </w:r>
      </w:ins>
      <w:ins w:id="1990" w:author="Orion" w:date="2011-03-28T16:05:00Z">
        <w:r w:rsidR="00AA1A8B" w:rsidRPr="00246937">
          <w:rPr>
            <w:rFonts w:cs="Times New Roman"/>
          </w:rPr>
          <w:t>he</w:t>
        </w:r>
        <w:r w:rsidR="00964B13">
          <w:rPr>
            <w:rFonts w:cs="Times New Roman"/>
          </w:rPr>
          <w:t xml:space="preserve">rramienta que permite la </w:t>
        </w:r>
      </w:ins>
      <w:ins w:id="1991" w:author="Orion" w:date="2011-06-18T20:30:00Z">
        <w:r w:rsidR="00A47B5B">
          <w:rPr>
            <w:rFonts w:cs="Times New Roman"/>
          </w:rPr>
          <w:t>repres</w:t>
        </w:r>
        <w:r w:rsidR="00A47B5B" w:rsidRPr="00246937">
          <w:rPr>
            <w:rFonts w:cs="Times New Roman"/>
          </w:rPr>
          <w:t>entación</w:t>
        </w:r>
      </w:ins>
      <w:ins w:id="1992" w:author="Orion" w:date="2011-03-28T16:05:00Z">
        <w:r w:rsidR="00AA1A8B" w:rsidRPr="00246937">
          <w:rPr>
            <w:rFonts w:cs="Times New Roman"/>
          </w:rPr>
          <w:t xml:space="preserve"> explícita de</w:t>
        </w:r>
      </w:ins>
      <w:ins w:id="1993" w:author="Orion" w:date="2011-03-28T16:06:00Z">
        <w:r w:rsidR="009F11C9">
          <w:rPr>
            <w:rFonts w:cs="Times New Roman"/>
          </w:rPr>
          <w:t xml:space="preserve"> los objetivos</w:t>
        </w:r>
      </w:ins>
      <w:ins w:id="1994" w:author="Orion" w:date="2011-05-02T22:54:00Z">
        <w:r w:rsidR="009F11C9">
          <w:rPr>
            <w:rFonts w:cs="Times New Roman"/>
          </w:rPr>
          <w:t>,</w:t>
        </w:r>
      </w:ins>
      <w:ins w:id="1995" w:author="Orion" w:date="2011-03-28T16:06:00Z">
        <w:r w:rsidR="00AA1A8B" w:rsidRPr="00246937">
          <w:rPr>
            <w:rFonts w:cs="Times New Roman"/>
          </w:rPr>
          <w:t xml:space="preserve"> planes y</w:t>
        </w:r>
        <w:r w:rsidR="003E25F4" w:rsidRPr="00246937">
          <w:rPr>
            <w:rFonts w:cs="Times New Roman"/>
          </w:rPr>
          <w:t xml:space="preserve"> </w:t>
        </w:r>
      </w:ins>
      <w:ins w:id="1996" w:author="Orion" w:date="2011-03-28T16:07:00Z">
        <w:r w:rsidR="003E25F4" w:rsidRPr="00246937">
          <w:rPr>
            <w:rFonts w:cs="Times New Roman"/>
          </w:rPr>
          <w:t>compromisos</w:t>
        </w:r>
      </w:ins>
      <w:ins w:id="1997" w:author="Orion" w:date="2011-03-28T16:06:00Z">
        <w:r w:rsidR="003E25F4" w:rsidRPr="00246937">
          <w:rPr>
            <w:rFonts w:cs="Times New Roman"/>
          </w:rPr>
          <w:t xml:space="preserve"> de conjuntos de equipos</w:t>
        </w:r>
      </w:ins>
      <w:ins w:id="1998" w:author="Orion" w:date="2011-05-02T22:54:00Z">
        <w:r w:rsidR="009F11C9">
          <w:rPr>
            <w:rFonts w:cs="Times New Roman"/>
          </w:rPr>
          <w:t>.</w:t>
        </w:r>
      </w:ins>
      <w:ins w:id="1999" w:author="Orion" w:date="2011-05-02T22:55:00Z">
        <w:r w:rsidR="009F11C9">
          <w:rPr>
            <w:rFonts w:cs="Times New Roman"/>
          </w:rPr>
          <w:t xml:space="preserve"> </w:t>
        </w:r>
      </w:ins>
      <w:ins w:id="2000" w:author="Orion" w:date="2011-05-02T22:54:00Z">
        <w:r w:rsidR="009F11C9">
          <w:rPr>
            <w:rFonts w:cs="Times New Roman"/>
          </w:rPr>
          <w:t>Se</w:t>
        </w:r>
      </w:ins>
      <w:r w:rsidRPr="00246937">
        <w:rPr>
          <w:rFonts w:cs="Times New Roman"/>
        </w:rPr>
        <w:t xml:space="preserve"> usa</w:t>
      </w:r>
      <w:del w:id="2001" w:author="Orion" w:date="2011-05-02T22:54:00Z">
        <w:r w:rsidRPr="00246937" w:rsidDel="009F11C9">
          <w:rPr>
            <w:rFonts w:cs="Times New Roman"/>
          </w:rPr>
          <w:delText>d</w:delText>
        </w:r>
      </w:del>
      <w:del w:id="2002" w:author="Orion" w:date="2011-03-28T16:06:00Z">
        <w:r w:rsidRPr="00246937" w:rsidDel="003E25F4">
          <w:rPr>
            <w:rFonts w:cs="Times New Roman"/>
          </w:rPr>
          <w:delText>o</w:delText>
        </w:r>
      </w:del>
      <w:r w:rsidRPr="00246937">
        <w:rPr>
          <w:rFonts w:cs="Times New Roman"/>
        </w:rPr>
        <w:t xml:space="preserve"> para evaluar un sistema colaborativo </w:t>
      </w:r>
      <w:del w:id="2003" w:author="Orion" w:date="2011-06-18T20:26:00Z">
        <w:r w:rsidRPr="00246937" w:rsidDel="00964B13">
          <w:rPr>
            <w:rFonts w:cs="Times New Roman"/>
          </w:rPr>
          <w:delText>para</w:delText>
        </w:r>
      </w:del>
      <w:ins w:id="2004" w:author="Orion" w:date="2011-06-18T20:26:00Z">
        <w:r w:rsidR="00964B13">
          <w:rPr>
            <w:rFonts w:cs="Times New Roman"/>
          </w:rPr>
          <w:t>al</w:t>
        </w:r>
        <w:r w:rsidR="00964B13" w:rsidRPr="00246937">
          <w:rPr>
            <w:rFonts w:cs="Times New Roman"/>
            <w:rPrChange w:id="2005" w:author="Orion" w:date="2011-04-24T22:32:00Z">
              <w:rPr>
                <w:rFonts w:ascii="Courier New" w:hAnsi="Courier New" w:cs="Courier New"/>
              </w:rPr>
            </w:rPrChange>
          </w:rPr>
          <w:t xml:space="preserve"> </w:t>
        </w:r>
      </w:ins>
      <w:del w:id="2006" w:author="Orion" w:date="2011-04-02T13:23:00Z">
        <w:r w:rsidRPr="00246937" w:rsidDel="00BE2774">
          <w:rPr>
            <w:rFonts w:cs="Times New Roman"/>
          </w:rPr>
          <w:delText xml:space="preserve"> sincronización </w:delText>
        </w:r>
      </w:del>
      <w:ins w:id="2007" w:author="Orion" w:date="2011-04-02T13:23:00Z">
        <w:r w:rsidR="00BE2774" w:rsidRPr="00246937">
          <w:rPr>
            <w:rFonts w:cs="Times New Roman"/>
          </w:rPr>
          <w:t>sincroniza</w:t>
        </w:r>
        <w:r w:rsidR="00BE2774" w:rsidRPr="00246937">
          <w:rPr>
            <w:rFonts w:cs="Times New Roman"/>
            <w:rPrChange w:id="2008" w:author="Orion" w:date="2011-04-24T22:32:00Z">
              <w:rPr>
                <w:rFonts w:ascii="Courier New" w:hAnsi="Courier New" w:cs="Courier New"/>
              </w:rPr>
            </w:rPrChange>
          </w:rPr>
          <w:t>r</w:t>
        </w:r>
        <w:r w:rsidR="00BE2774" w:rsidRPr="00246937">
          <w:rPr>
            <w:rFonts w:cs="Times New Roman"/>
          </w:rPr>
          <w:t xml:space="preserve"> </w:t>
        </w:r>
      </w:ins>
      <w:del w:id="2009" w:author="Orion" w:date="2011-05-02T22:55:00Z">
        <w:r w:rsidRPr="00246937" w:rsidDel="009F11C9">
          <w:rPr>
            <w:rFonts w:cs="Times New Roman"/>
          </w:rPr>
          <w:delText>d</w:delText>
        </w:r>
      </w:del>
      <w:r w:rsidRPr="00246937">
        <w:rPr>
          <w:rFonts w:cs="Times New Roman"/>
        </w:rPr>
        <w:t xml:space="preserve">el tráfico en tiempo real. Dicha sincronización es aquella </w:t>
      </w:r>
      <w:del w:id="2010" w:author="Orion" w:date="2011-04-02T13:24:00Z">
        <w:r w:rsidRPr="00246937" w:rsidDel="00FC71D3">
          <w:rPr>
            <w:rFonts w:cs="Times New Roman"/>
          </w:rPr>
          <w:delText>que tratan</w:delText>
        </w:r>
      </w:del>
      <w:ins w:id="2011" w:author="Orion" w:date="2011-04-02T13:24:00Z">
        <w:r w:rsidR="00FC71D3" w:rsidRPr="00246937">
          <w:rPr>
            <w:rFonts w:cs="Times New Roman"/>
            <w:rPrChange w:id="2012" w:author="Orion" w:date="2011-04-24T22:32:00Z">
              <w:rPr>
                <w:rFonts w:ascii="Courier New" w:hAnsi="Courier New" w:cs="Courier New"/>
              </w:rPr>
            </w:rPrChange>
          </w:rPr>
          <w:t>a la que se dedican</w:t>
        </w:r>
      </w:ins>
      <w:r w:rsidRPr="00246937">
        <w:rPr>
          <w:rFonts w:cs="Times New Roman"/>
        </w:rPr>
        <w:t xml:space="preserve"> los controladores de sectores individuales cuando gestionan vuelos que pasan por </w:t>
      </w:r>
      <w:r w:rsidR="00457647" w:rsidRPr="00246937">
        <w:rPr>
          <w:rFonts w:cs="Times New Roman"/>
        </w:rPr>
        <w:t>múltiples</w:t>
      </w:r>
      <w:r w:rsidRPr="00246937">
        <w:rPr>
          <w:rFonts w:cs="Times New Roman"/>
        </w:rPr>
        <w:t xml:space="preserve"> sectores.</w:t>
      </w:r>
      <w:ins w:id="2013" w:author="Orion" w:date="2011-06-18T20:08:00Z">
        <w:r w:rsidR="0042699C" w:rsidRPr="00246937" w:rsidDel="0042699C">
          <w:rPr>
            <w:rFonts w:cs="Times New Roman"/>
          </w:rPr>
          <w:t xml:space="preserve"> </w:t>
        </w:r>
      </w:ins>
    </w:p>
    <w:p w14:paraId="72CA521C" w14:textId="0B8E164C" w:rsidR="00C82BA2" w:rsidRPr="00246937" w:rsidDel="00953A1F" w:rsidRDefault="00BB1765">
      <w:pPr>
        <w:jc w:val="both"/>
        <w:rPr>
          <w:del w:id="2014" w:author="Orion" w:date="2011-05-03T13:33:00Z"/>
          <w:rFonts w:cs="Times New Roman"/>
        </w:rPr>
        <w:pPrChange w:id="2015" w:author="Orion" w:date="2011-05-03T13:15:00Z">
          <w:pPr>
            <w:numPr>
              <w:numId w:val="4"/>
            </w:numPr>
            <w:tabs>
              <w:tab w:val="num" w:pos="720"/>
            </w:tabs>
            <w:ind w:left="720" w:hanging="360"/>
            <w:jc w:val="both"/>
          </w:pPr>
        </w:pPrChange>
      </w:pPr>
      <w:del w:id="2016" w:author="Orion" w:date="2011-06-18T20:08:00Z">
        <w:r w:rsidRPr="00246937" w:rsidDel="0042699C">
          <w:rPr>
            <w:rFonts w:cs="Times New Roman"/>
          </w:rPr>
          <w:delText>MIDAS (</w:delText>
        </w:r>
      </w:del>
      <w:del w:id="2017" w:author="Orion" w:date="2011-03-28T16:10:00Z">
        <w:r w:rsidRPr="00246937" w:rsidDel="000B60E1">
          <w:rPr>
            <w:rFonts w:cs="Times New Roman"/>
          </w:rPr>
          <w:delText>The Man-Machine Integrated Design and Analysis System)</w:delText>
        </w:r>
      </w:del>
      <w:del w:id="2018" w:author="Orion" w:date="2011-06-18T20:08:00Z">
        <w:r w:rsidRPr="00246937" w:rsidDel="0042699C">
          <w:rPr>
            <w:rFonts w:cs="Times New Roman"/>
          </w:rPr>
          <w:delText xml:space="preserve"> es un modelo basado en agentes </w:delText>
        </w:r>
      </w:del>
      <w:del w:id="2019" w:author="Orion" w:date="2011-04-02T13:24:00Z">
        <w:r w:rsidRPr="00246937" w:rsidDel="004A07AB">
          <w:rPr>
            <w:rFonts w:cs="Times New Roman"/>
          </w:rPr>
          <w:delText xml:space="preserve">de </w:delText>
        </w:r>
      </w:del>
      <w:del w:id="2020" w:author="Orion" w:date="2011-06-18T20:08:00Z">
        <w:r w:rsidRPr="00246937" w:rsidDel="0042699C">
          <w:rPr>
            <w:rFonts w:cs="Times New Roman"/>
          </w:rPr>
          <w:delText xml:space="preserve">la eficiencia humana cuando interacciona con interfaces máquina. Esta herramienta ha sido usada con ATFM y enfatiza las capacidades y limitaciones de las facultades cognitivas de los humanos en </w:delText>
        </w:r>
      </w:del>
      <w:del w:id="2021" w:author="Orion" w:date="2011-04-02T13:25:00Z">
        <w:r w:rsidRPr="00246937" w:rsidDel="008E17AD">
          <w:rPr>
            <w:rFonts w:cs="Times New Roman"/>
          </w:rPr>
          <w:delText xml:space="preserve">lugar </w:delText>
        </w:r>
      </w:del>
      <w:del w:id="2022" w:author="Orion" w:date="2011-06-18T20:08:00Z">
        <w:r w:rsidRPr="00246937" w:rsidDel="0042699C">
          <w:rPr>
            <w:rFonts w:cs="Times New Roman"/>
          </w:rPr>
          <w:delText>de la complejidad de la toma de decisiones.</w:delText>
        </w:r>
      </w:del>
      <w:ins w:id="2023" w:author="IO" w:date="2011-05-13T11:42:00Z">
        <w:del w:id="2024" w:author="Orion" w:date="2011-06-18T20:28:00Z">
          <w:r w:rsidR="000723AD" w:rsidDel="00964B13">
            <w:rPr>
              <w:rFonts w:cs="Times New Roman"/>
              <w:color w:val="000000"/>
            </w:rPr>
            <w:delText>,</w:delText>
          </w:r>
        </w:del>
      </w:ins>
    </w:p>
    <w:p w14:paraId="56BCF5B4" w14:textId="77777777" w:rsidR="00BB1765" w:rsidRPr="00246937" w:rsidDel="00953A1F" w:rsidRDefault="00BB1765">
      <w:pPr>
        <w:jc w:val="both"/>
        <w:rPr>
          <w:del w:id="2025" w:author="Orion" w:date="2011-05-03T13:33:00Z"/>
          <w:rFonts w:cs="Times New Roman"/>
        </w:rPr>
      </w:pPr>
    </w:p>
    <w:p w14:paraId="2A2AEC35" w14:textId="77777777" w:rsidR="00BB1765" w:rsidRPr="00246937" w:rsidDel="00953A1F" w:rsidRDefault="00BB1765">
      <w:pPr>
        <w:jc w:val="both"/>
        <w:rPr>
          <w:del w:id="2026" w:author="Orion" w:date="2011-05-03T13:33:00Z"/>
          <w:rFonts w:cs="Times New Roman"/>
        </w:rPr>
      </w:pPr>
      <w:del w:id="2027" w:author="Orion" w:date="2011-05-03T13:33:00Z">
        <w:r w:rsidRPr="00246937" w:rsidDel="00953A1F">
          <w:rPr>
            <w:rFonts w:cs="Times New Roman"/>
          </w:rPr>
          <w:delText>Otras herramientas que no están en este artículo son:</w:delText>
        </w:r>
      </w:del>
    </w:p>
    <w:p w14:paraId="4BB483B9" w14:textId="77777777" w:rsidR="00BB1765" w:rsidRPr="00246937" w:rsidDel="00953A1F" w:rsidRDefault="00BB1765">
      <w:pPr>
        <w:numPr>
          <w:ilvl w:val="0"/>
          <w:numId w:val="4"/>
        </w:numPr>
        <w:jc w:val="both"/>
        <w:rPr>
          <w:del w:id="2028" w:author="Orion" w:date="2011-05-03T13:33:00Z"/>
          <w:rFonts w:cs="Times New Roman"/>
        </w:rPr>
      </w:pPr>
      <w:del w:id="2029" w:author="Orion" w:date="2011-05-03T13:33:00Z">
        <w:r w:rsidRPr="00246937" w:rsidDel="00953A1F">
          <w:rPr>
            <w:rFonts w:cs="Times New Roman"/>
          </w:rPr>
          <w:delText>FACET</w:delText>
        </w:r>
      </w:del>
      <w:del w:id="2030" w:author="Orion" w:date="2011-03-26T03:32:00Z">
        <w:r w:rsidRPr="00246937" w:rsidDel="00C474C1">
          <w:rPr>
            <w:rFonts w:cs="Times New Roman"/>
          </w:rPr>
          <w:delText xml:space="preserve"> (Future ATM Concepts Evaluation Tool) </w:delText>
        </w:r>
      </w:del>
      <w:del w:id="2031" w:author="Orion" w:date="2011-03-31T22:53:00Z">
        <w:r w:rsidRPr="00246937" w:rsidDel="00531F30">
          <w:rPr>
            <w:rFonts w:cs="Times New Roman"/>
          </w:rPr>
          <w:delText>[23]</w:delText>
        </w:r>
      </w:del>
      <w:del w:id="2032" w:author="Orion" w:date="2011-05-03T13:33:00Z">
        <w:r w:rsidRPr="00246937" w:rsidDel="00953A1F">
          <w:rPr>
            <w:rFonts w:cs="Times New Roman"/>
          </w:rPr>
          <w:delText xml:space="preserve"> un modelo físico del espacio aéreo de EEUU desarrollado para modelar eficientemente la complejidad del ATFM y que se basa en la propagación a través del tiempo de las trayectorias propuestas de los vuelos. Es una herramienta cuyo uso </w:delText>
        </w:r>
        <w:r w:rsidR="00A27156" w:rsidRPr="00246937" w:rsidDel="00953A1F">
          <w:rPr>
            <w:rFonts w:cs="Times New Roman"/>
          </w:rPr>
          <w:delText>está</w:delText>
        </w:r>
        <w:r w:rsidRPr="00246937" w:rsidDel="00953A1F">
          <w:rPr>
            <w:rFonts w:cs="Times New Roman"/>
          </w:rPr>
          <w:delText xml:space="preserve"> muy extendido dentro de la FAA y de la NASA.</w:delText>
        </w:r>
      </w:del>
    </w:p>
    <w:p w14:paraId="672E1B35" w14:textId="77777777" w:rsidR="00BB1765" w:rsidRPr="00246937" w:rsidDel="00C82BA2" w:rsidRDefault="00BB1765">
      <w:pPr>
        <w:numPr>
          <w:ilvl w:val="0"/>
          <w:numId w:val="4"/>
        </w:numPr>
        <w:jc w:val="both"/>
        <w:rPr>
          <w:del w:id="2033" w:author="Orion" w:date="2011-05-03T13:17:00Z"/>
          <w:rFonts w:cs="Times New Roman"/>
          <w:color w:val="FF0000"/>
        </w:rPr>
      </w:pPr>
      <w:del w:id="2034" w:author="Orion" w:date="2011-05-03T13:17:00Z">
        <w:r w:rsidRPr="00246937" w:rsidDel="00C82BA2">
          <w:rPr>
            <w:rFonts w:cs="Times New Roman"/>
          </w:rPr>
          <w:delText>AVDS</w:delText>
        </w:r>
      </w:del>
      <w:del w:id="2035" w:author="Orion" w:date="2011-03-28T19:31:00Z">
        <w:r w:rsidRPr="00246937" w:rsidDel="00E434CF">
          <w:rPr>
            <w:rFonts w:cs="Times New Roman"/>
          </w:rPr>
          <w:delText xml:space="preserve"> </w:delText>
        </w:r>
        <w:r w:rsidRPr="00246937" w:rsidDel="00E434CF">
          <w:rPr>
            <w:rFonts w:cs="Times New Roman"/>
            <w:color w:val="FF0000"/>
          </w:rPr>
          <w:delText>TODO</w:delText>
        </w:r>
      </w:del>
    </w:p>
    <w:p w14:paraId="6ED6B9A3" w14:textId="77777777" w:rsidR="00FB090F" w:rsidRPr="00246937" w:rsidRDefault="00FB090F">
      <w:pPr>
        <w:jc w:val="both"/>
        <w:rPr>
          <w:rFonts w:cs="Times New Roman"/>
        </w:rPr>
      </w:pPr>
    </w:p>
    <w:p w14:paraId="3E9C85F2" w14:textId="4A59F6EA" w:rsidR="00BB1765" w:rsidRPr="00246937" w:rsidDel="00964B13" w:rsidRDefault="00BB1765">
      <w:pPr>
        <w:jc w:val="both"/>
        <w:rPr>
          <w:del w:id="2036" w:author="Orion" w:date="2011-06-18T20:21:00Z"/>
          <w:rFonts w:cs="Times New Roman"/>
        </w:rPr>
      </w:pPr>
      <w:del w:id="2037" w:author="Orion" w:date="2011-04-02T13:48:00Z">
        <w:r w:rsidRPr="00246937" w:rsidDel="00964F60">
          <w:rPr>
            <w:rFonts w:cs="Times New Roman"/>
          </w:rPr>
          <w:delText>Por otro lado,</w:delText>
        </w:r>
      </w:del>
      <w:del w:id="2038" w:author="Orion" w:date="2011-06-18T20:21:00Z">
        <w:r w:rsidRPr="00246937" w:rsidDel="00964B13">
          <w:rPr>
            <w:rFonts w:cs="Times New Roman"/>
          </w:rPr>
          <w:delText xml:space="preserve"> </w:delText>
        </w:r>
      </w:del>
      <w:del w:id="2039" w:author="Orion" w:date="2011-05-03T12:37:00Z">
        <w:r w:rsidRPr="00246937" w:rsidDel="00D032B8">
          <w:rPr>
            <w:rFonts w:cs="Times New Roman"/>
          </w:rPr>
          <w:delText>nos encontramos</w:delText>
        </w:r>
      </w:del>
      <w:del w:id="2040" w:author="Orion" w:date="2011-06-18T20:21:00Z">
        <w:r w:rsidRPr="00246937" w:rsidDel="00964B13">
          <w:rPr>
            <w:rFonts w:cs="Times New Roman"/>
          </w:rPr>
          <w:delText xml:space="preserve"> con una serie de trabajos que hacen uso </w:delText>
        </w:r>
      </w:del>
      <w:del w:id="2041" w:author="Orion" w:date="2011-04-02T13:49:00Z">
        <w:r w:rsidRPr="00246937" w:rsidDel="00964F60">
          <w:rPr>
            <w:rFonts w:cs="Times New Roman"/>
          </w:rPr>
          <w:delText xml:space="preserve">del </w:delText>
        </w:r>
      </w:del>
      <w:del w:id="2042" w:author="Orion" w:date="2011-06-18T20:21:00Z">
        <w:r w:rsidRPr="00246937" w:rsidDel="00964B13">
          <w:rPr>
            <w:rFonts w:cs="Times New Roman"/>
          </w:rPr>
          <w:delText xml:space="preserve">modelado basado en agentes. Entre estos trabajos </w:delText>
        </w:r>
      </w:del>
      <w:del w:id="2043" w:author="Orion" w:date="2011-05-03T12:39:00Z">
        <w:r w:rsidRPr="00246937" w:rsidDel="00D032B8">
          <w:rPr>
            <w:rFonts w:cs="Times New Roman"/>
          </w:rPr>
          <w:delText xml:space="preserve">podemos </w:delText>
        </w:r>
      </w:del>
      <w:del w:id="2044" w:author="Orion" w:date="2011-06-18T20:21:00Z">
        <w:r w:rsidRPr="00246937" w:rsidDel="00964B13">
          <w:rPr>
            <w:rFonts w:cs="Times New Roman"/>
          </w:rPr>
          <w:delText>distinguir aquellos centrados en el ATFM y los centrados en la gestión de los Centros de Control de las Operaciones de las Aerolíneas</w:delText>
        </w:r>
      </w:del>
      <w:del w:id="2045" w:author="Orion" w:date="2011-03-27T16:15:00Z">
        <w:r w:rsidRPr="00246937" w:rsidDel="0018606D">
          <w:rPr>
            <w:rFonts w:cs="Times New Roman"/>
          </w:rPr>
          <w:delText xml:space="preserve"> (AOCC</w:delText>
        </w:r>
      </w:del>
      <w:del w:id="2046" w:author="Orion" w:date="2011-06-18T20:21:00Z">
        <w:r w:rsidRPr="00246937" w:rsidDel="00964B13">
          <w:rPr>
            <w:rFonts w:cs="Times New Roman"/>
          </w:rPr>
          <w:delText>).</w:delText>
        </w:r>
      </w:del>
    </w:p>
    <w:p w14:paraId="15CB65C4" w14:textId="481098FE" w:rsidR="00BB1765" w:rsidRPr="00246937" w:rsidRDefault="00BB1765">
      <w:pPr>
        <w:jc w:val="both"/>
        <w:rPr>
          <w:rFonts w:cs="Times New Roman"/>
        </w:rPr>
      </w:pPr>
      <w:del w:id="2047" w:author="Orion" w:date="2011-06-18T20:21:00Z">
        <w:r w:rsidRPr="00246937" w:rsidDel="00964B13">
          <w:rPr>
            <w:rFonts w:cs="Times New Roman"/>
          </w:rPr>
          <w:delText xml:space="preserve">En cuanto al primer tipo </w:delText>
        </w:r>
      </w:del>
      <w:del w:id="2048" w:author="Orion" w:date="2011-03-31T22:53:00Z">
        <w:r w:rsidRPr="00246937" w:rsidDel="00531F30">
          <w:rPr>
            <w:rFonts w:cs="Times New Roman"/>
          </w:rPr>
          <w:delText>[22]</w:delText>
        </w:r>
      </w:del>
      <w:del w:id="2049" w:author="Orion" w:date="2011-06-18T20:21:00Z">
        <w:r w:rsidRPr="00246937" w:rsidDel="00964B13">
          <w:rPr>
            <w:rFonts w:cs="Times New Roman"/>
          </w:rPr>
          <w:delText xml:space="preserve"> presenta una tecnología multiagente para </w:delText>
        </w:r>
        <w:r w:rsidR="009806A5" w:rsidRPr="00246937" w:rsidDel="00964B13">
          <w:rPr>
            <w:rFonts w:cs="Times New Roman"/>
          </w:rPr>
          <w:delText>vehículos</w:delText>
        </w:r>
        <w:r w:rsidRPr="00246937" w:rsidDel="00964B13">
          <w:rPr>
            <w:rFonts w:cs="Times New Roman"/>
          </w:rPr>
          <w:delText xml:space="preserve"> autónomos ya sean tripulados o no tripulados. El sistema integra una serie de métodos cooperativos y no-cooperativos de </w:delText>
        </w:r>
      </w:del>
      <w:ins w:id="2050" w:author="IO" w:date="2011-05-13T11:50:00Z">
        <w:del w:id="2051" w:author="Orion" w:date="2011-06-18T20:21:00Z">
          <w:r w:rsidR="002E0930" w:rsidDel="00964B13">
            <w:rPr>
              <w:rFonts w:cs="Times New Roman"/>
            </w:rPr>
            <w:delText xml:space="preserve">para evitar </w:delText>
          </w:r>
        </w:del>
      </w:ins>
      <w:del w:id="2052" w:author="Orion" w:date="2011-06-18T20:21:00Z">
        <w:r w:rsidRPr="00246937" w:rsidDel="00964B13">
          <w:rPr>
            <w:rFonts w:cs="Times New Roman"/>
          </w:rPr>
          <w:delText>anticolisión</w:delText>
        </w:r>
      </w:del>
      <w:ins w:id="2053" w:author="IO" w:date="2011-05-13T11:50:00Z">
        <w:del w:id="2054" w:author="Orion" w:date="2011-06-18T20:21:00Z">
          <w:r w:rsidR="002E0930" w:rsidDel="00964B13">
            <w:rPr>
              <w:rFonts w:cs="Times New Roman"/>
            </w:rPr>
            <w:delText>ones</w:delText>
          </w:r>
        </w:del>
      </w:ins>
      <w:del w:id="2055" w:author="Orion" w:date="2011-06-18T20:21:00Z">
        <w:r w:rsidRPr="00246937" w:rsidDel="00964B13">
          <w:rPr>
            <w:rFonts w:cs="Times New Roman"/>
          </w:rPr>
          <w:delText xml:space="preserve"> que se implementan por los distintos agentes y que son validados y comparados en los experimentos del artículo. </w:delText>
        </w:r>
      </w:del>
      <w:ins w:id="2056" w:author="Orion" w:date="2011-06-18T20:27:00Z">
        <w:r w:rsidR="00964B13">
          <w:rPr>
            <w:rFonts w:cs="Times New Roman"/>
          </w:rPr>
          <w:t xml:space="preserve">Otro ejemplo de este tipo de sistemas es el mostrado en el </w:t>
        </w:r>
      </w:ins>
      <w:ins w:id="2057" w:author="Orion" w:date="2011-06-18T20:31:00Z">
        <w:r w:rsidR="00224150">
          <w:rPr>
            <w:rFonts w:cs="Times New Roman"/>
          </w:rPr>
          <w:t>documento</w:t>
        </w:r>
      </w:ins>
      <w:del w:id="2058" w:author="Orion" w:date="2011-04-02T13:44:00Z">
        <w:r w:rsidRPr="00246937" w:rsidDel="009704E3">
          <w:rPr>
            <w:rFonts w:cs="Times New Roman"/>
          </w:rPr>
          <w:delText>Otro trabajo es</w:delText>
        </w:r>
      </w:del>
      <w:ins w:id="2059" w:author="Orion" w:date="2011-06-18T20:27:00Z">
        <w:r w:rsidR="00964B13">
          <w:rPr>
            <w:rFonts w:cs="Times New Roman"/>
          </w:rPr>
          <w:t xml:space="preserve"> </w:t>
        </w:r>
      </w:ins>
      <w:del w:id="2060" w:author="Orion" w:date="2011-06-18T20:27:00Z">
        <w:r w:rsidRPr="00246937" w:rsidDel="00964B13">
          <w:rPr>
            <w:rFonts w:cs="Times New Roman"/>
          </w:rPr>
          <w:delText xml:space="preserve"> </w:delText>
        </w:r>
      </w:del>
      <w:customXmlInsRangeStart w:id="2061" w:author="Orion" w:date="2011-03-31T22:55:00Z"/>
      <w:sdt>
        <w:sdtPr>
          <w:rPr>
            <w:rFonts w:cs="Times New Roman"/>
          </w:rPr>
          <w:id w:val="-207023604"/>
          <w:citation/>
        </w:sdtPr>
        <w:sdtContent>
          <w:customXmlInsRangeEnd w:id="2061"/>
          <w:ins w:id="2062" w:author="Orion" w:date="2011-03-31T22:55:00Z">
            <w:r w:rsidR="00531F30" w:rsidRPr="00246937">
              <w:rPr>
                <w:rFonts w:cs="Times New Roman"/>
                <w:rPrChange w:id="2063" w:author="Orion" w:date="2011-04-24T22:32:00Z">
                  <w:rPr>
                    <w:rFonts w:ascii="Courier New" w:hAnsi="Courier New" w:cs="Courier New"/>
                  </w:rPr>
                </w:rPrChange>
              </w:rPr>
              <w:fldChar w:fldCharType="begin"/>
            </w:r>
            <w:r w:rsidR="00531F30" w:rsidRPr="00246937">
              <w:rPr>
                <w:rFonts w:cs="Times New Roman"/>
                <w:rPrChange w:id="2064" w:author="Orion" w:date="2011-04-24T22:32:00Z">
                  <w:rPr>
                    <w:rFonts w:ascii="Courier New" w:hAnsi="Courier New" w:cs="Courier New"/>
                  </w:rPr>
                </w:rPrChange>
              </w:rPr>
              <w:instrText xml:space="preserve"> CITATION Ago07 \l 3082 </w:instrText>
            </w:r>
          </w:ins>
          <w:r w:rsidR="00531F30" w:rsidRPr="00246937">
            <w:rPr>
              <w:rFonts w:cs="Times New Roman"/>
              <w:rPrChange w:id="2065" w:author="Orion" w:date="2011-04-24T22:32:00Z">
                <w:rPr>
                  <w:rFonts w:ascii="Courier New" w:hAnsi="Courier New" w:cs="Courier New"/>
                </w:rPr>
              </w:rPrChange>
            </w:rPr>
            <w:fldChar w:fldCharType="separate"/>
          </w:r>
          <w:r w:rsidR="00C1157B" w:rsidRPr="00C1157B">
            <w:rPr>
              <w:rFonts w:cs="Times New Roman"/>
              <w:noProof/>
            </w:rPr>
            <w:t>(30)</w:t>
          </w:r>
          <w:ins w:id="2066" w:author="Orion" w:date="2011-03-31T22:55:00Z">
            <w:r w:rsidR="00531F30" w:rsidRPr="00246937">
              <w:rPr>
                <w:rFonts w:cs="Times New Roman"/>
                <w:rPrChange w:id="2067" w:author="Orion" w:date="2011-04-24T22:32:00Z">
                  <w:rPr>
                    <w:rFonts w:ascii="Courier New" w:hAnsi="Courier New" w:cs="Courier New"/>
                  </w:rPr>
                </w:rPrChange>
              </w:rPr>
              <w:fldChar w:fldCharType="end"/>
            </w:r>
          </w:ins>
          <w:customXmlInsRangeStart w:id="2068" w:author="Orion" w:date="2011-03-31T22:55:00Z"/>
        </w:sdtContent>
      </w:sdt>
      <w:customXmlInsRangeEnd w:id="2068"/>
      <w:ins w:id="2069" w:author="Orion" w:date="2011-06-18T20:28:00Z">
        <w:r w:rsidR="00964B13">
          <w:rPr>
            <w:rFonts w:cs="Times New Roman"/>
          </w:rPr>
          <w:t xml:space="preserve">. Donde </w:t>
        </w:r>
      </w:ins>
      <w:del w:id="2070" w:author="Orion" w:date="2011-03-31T22:55:00Z">
        <w:r w:rsidRPr="00246937" w:rsidDel="00531F30">
          <w:rPr>
            <w:rFonts w:cs="Times New Roman"/>
          </w:rPr>
          <w:delText xml:space="preserve">[23] </w:delText>
        </w:r>
      </w:del>
      <w:del w:id="2071" w:author="Orion" w:date="2011-04-02T13:44:00Z">
        <w:r w:rsidRPr="00246937" w:rsidDel="009704E3">
          <w:rPr>
            <w:rFonts w:cs="Times New Roman"/>
          </w:rPr>
          <w:delText xml:space="preserve">donde </w:delText>
        </w:r>
      </w:del>
      <w:del w:id="2072" w:author="Orion" w:date="2011-06-18T20:27:00Z">
        <w:r w:rsidRPr="00246937" w:rsidDel="00964B13">
          <w:rPr>
            <w:rFonts w:cs="Times New Roman"/>
          </w:rPr>
          <w:delText>nos</w:delText>
        </w:r>
      </w:del>
      <w:ins w:id="2073" w:author="Orion" w:date="2011-06-18T20:27:00Z">
        <w:r w:rsidR="00964B13">
          <w:rPr>
            <w:rFonts w:cs="Times New Roman"/>
          </w:rPr>
          <w:t>se muestra</w:t>
        </w:r>
      </w:ins>
      <w:del w:id="2074" w:author="Orion" w:date="2011-06-18T20:27:00Z">
        <w:r w:rsidRPr="00246937" w:rsidDel="00964B13">
          <w:rPr>
            <w:rFonts w:cs="Times New Roman"/>
          </w:rPr>
          <w:delText xml:space="preserve"> muestran</w:delText>
        </w:r>
      </w:del>
      <w:r w:rsidRPr="00246937">
        <w:rPr>
          <w:rFonts w:cs="Times New Roman"/>
        </w:rPr>
        <w:t xml:space="preserve"> un algoritmo adaptativo y distribuido del ATFM que puede implementarse y probarse de manera sencilla con la herramienta FACET, el método </w:t>
      </w:r>
      <w:r w:rsidR="004567F9" w:rsidRPr="00246937">
        <w:rPr>
          <w:rFonts w:cs="Times New Roman"/>
        </w:rPr>
        <w:t>está</w:t>
      </w:r>
      <w:r w:rsidRPr="00246937">
        <w:rPr>
          <w:rFonts w:cs="Times New Roman"/>
        </w:rPr>
        <w:t xml:space="preserve"> basado en una serie de </w:t>
      </w:r>
      <w:del w:id="2075" w:author="Orion" w:date="2011-06-18T20:49:00Z">
        <w:r w:rsidRPr="00246937" w:rsidDel="006523FB">
          <w:rPr>
            <w:rFonts w:cs="Times New Roman"/>
          </w:rPr>
          <w:delText xml:space="preserve">agentes </w:delText>
        </w:r>
      </w:del>
      <w:ins w:id="2076" w:author="Orion" w:date="2011-06-18T20:49:00Z">
        <w:r w:rsidR="006523FB">
          <w:rPr>
            <w:rFonts w:cs="Times New Roman"/>
          </w:rPr>
          <w:t>entidades</w:t>
        </w:r>
        <w:r w:rsidR="006523FB" w:rsidRPr="00246937">
          <w:rPr>
            <w:rFonts w:cs="Times New Roman"/>
          </w:rPr>
          <w:t xml:space="preserve"> </w:t>
        </w:r>
      </w:ins>
      <w:r w:rsidRPr="00246937">
        <w:rPr>
          <w:rFonts w:cs="Times New Roman"/>
        </w:rPr>
        <w:t>que representan ciertas regiones y donde cada agente determina la separación entre los aviones que se aproximan a la región. Est</w:t>
      </w:r>
      <w:ins w:id="2077" w:author="Orion" w:date="2011-06-18T20:49:00Z">
        <w:r w:rsidR="006523FB">
          <w:rPr>
            <w:rFonts w:cs="Times New Roman"/>
          </w:rPr>
          <w:t xml:space="preserve">as entidades </w:t>
        </w:r>
      </w:ins>
      <w:del w:id="2078" w:author="Orion" w:date="2011-06-18T20:49:00Z">
        <w:r w:rsidRPr="00246937" w:rsidDel="006523FB">
          <w:rPr>
            <w:rFonts w:cs="Times New Roman"/>
          </w:rPr>
          <w:delText xml:space="preserve">os agentes </w:delText>
        </w:r>
      </w:del>
      <w:r w:rsidRPr="00246937">
        <w:rPr>
          <w:rFonts w:cs="Times New Roman"/>
        </w:rPr>
        <w:t>usan un aprendizaje por refuerzo para aprender políticas de control</w:t>
      </w:r>
      <w:ins w:id="2079" w:author="Orion" w:date="2011-06-18T20:55:00Z">
        <w:r w:rsidR="00957520">
          <w:rPr>
            <w:rFonts w:cs="Times New Roman"/>
          </w:rPr>
          <w:t>. E</w:t>
        </w:r>
      </w:ins>
      <w:del w:id="2080" w:author="Orion" w:date="2011-06-18T20:55:00Z">
        <w:r w:rsidRPr="00246937" w:rsidDel="00957520">
          <w:rPr>
            <w:rFonts w:cs="Times New Roman"/>
          </w:rPr>
          <w:delText>, y en e</w:delText>
        </w:r>
      </w:del>
      <w:r w:rsidRPr="00246937">
        <w:rPr>
          <w:rFonts w:cs="Times New Roman"/>
        </w:rPr>
        <w:t xml:space="preserve">l artículo </w:t>
      </w:r>
      <w:customXmlInsRangeStart w:id="2081" w:author="Orion" w:date="2011-06-18T20:55:00Z"/>
      <w:sdt>
        <w:sdtPr>
          <w:rPr>
            <w:rFonts w:cs="Times New Roman"/>
          </w:rPr>
          <w:id w:val="-1074887385"/>
          <w:citation/>
        </w:sdtPr>
        <w:sdtContent>
          <w:customXmlInsRangeEnd w:id="2081"/>
          <w:ins w:id="2082" w:author="Orion" w:date="2011-06-18T20:55:00Z">
            <w:r w:rsidR="00957520" w:rsidRPr="00ED1B76">
              <w:rPr>
                <w:rFonts w:cs="Times New Roman"/>
              </w:rPr>
              <w:fldChar w:fldCharType="begin"/>
            </w:r>
            <w:r w:rsidR="00957520" w:rsidRPr="00ED1B76">
              <w:rPr>
                <w:rFonts w:cs="Times New Roman"/>
              </w:rPr>
              <w:instrText xml:space="preserve"> CITATION Ago07 \l 3082 </w:instrText>
            </w:r>
            <w:r w:rsidR="00957520" w:rsidRPr="00ED1B76">
              <w:rPr>
                <w:rFonts w:cs="Times New Roman"/>
              </w:rPr>
              <w:fldChar w:fldCharType="separate"/>
            </w:r>
            <w:r w:rsidR="00957520" w:rsidRPr="00C1157B">
              <w:rPr>
                <w:rFonts w:cs="Times New Roman"/>
                <w:noProof/>
              </w:rPr>
              <w:t>(30)</w:t>
            </w:r>
            <w:r w:rsidR="00957520" w:rsidRPr="00ED1B76">
              <w:rPr>
                <w:rFonts w:cs="Times New Roman"/>
              </w:rPr>
              <w:fldChar w:fldCharType="end"/>
            </w:r>
          </w:ins>
          <w:customXmlInsRangeStart w:id="2083" w:author="Orion" w:date="2011-06-18T20:55:00Z"/>
        </w:sdtContent>
      </w:sdt>
      <w:customXmlInsRangeEnd w:id="2083"/>
      <w:ins w:id="2084" w:author="Orion" w:date="2011-06-18T20:55:00Z">
        <w:r w:rsidR="00957520">
          <w:rPr>
            <w:rFonts w:cs="Times New Roman"/>
          </w:rPr>
          <w:t xml:space="preserve"> </w:t>
        </w:r>
      </w:ins>
      <w:del w:id="2085" w:author="Orion" w:date="2011-06-18T20:50:00Z">
        <w:r w:rsidRPr="00246937" w:rsidDel="00957520">
          <w:rPr>
            <w:rFonts w:cs="Times New Roman"/>
          </w:rPr>
          <w:delText xml:space="preserve">se estudian </w:delText>
        </w:r>
      </w:del>
      <w:ins w:id="2086" w:author="Orion" w:date="2011-06-18T20:50:00Z">
        <w:r w:rsidR="00957520">
          <w:rPr>
            <w:rFonts w:cs="Times New Roman"/>
          </w:rPr>
          <w:t xml:space="preserve">se centra en estudiar </w:t>
        </w:r>
      </w:ins>
      <w:r w:rsidRPr="00246937">
        <w:rPr>
          <w:rFonts w:cs="Times New Roman"/>
        </w:rPr>
        <w:t>las distintas funciones que premian o asignan pesos al algoritmo</w:t>
      </w:r>
      <w:ins w:id="2087" w:author="Orion" w:date="2011-06-18T21:03:00Z">
        <w:r w:rsidR="00957520">
          <w:rPr>
            <w:rFonts w:cs="Times New Roman"/>
          </w:rPr>
          <w:t xml:space="preserve"> de aprendizaje</w:t>
        </w:r>
      </w:ins>
      <w:r w:rsidRPr="00246937">
        <w:rPr>
          <w:rFonts w:cs="Times New Roman"/>
        </w:rPr>
        <w:t xml:space="preserve"> y las diferentes formas de estimar estas funciones.</w:t>
      </w:r>
    </w:p>
    <w:p w14:paraId="370BC34E" w14:textId="77777777" w:rsidR="00680DCF" w:rsidRPr="00246937" w:rsidDel="00432D4C" w:rsidRDefault="0088439F">
      <w:pPr>
        <w:jc w:val="both"/>
        <w:rPr>
          <w:del w:id="2088" w:author="Orion" w:date="2011-03-31T22:58:00Z"/>
          <w:rFonts w:cs="Times New Roman"/>
          <w:rPrChange w:id="2089" w:author="Orion" w:date="2011-04-24T22:32:00Z">
            <w:rPr>
              <w:del w:id="2090" w:author="Orion" w:date="2011-03-31T22:58:00Z"/>
              <w:rFonts w:ascii="Courier New" w:hAnsi="Courier New" w:cs="Courier New"/>
            </w:rPr>
          </w:rPrChange>
        </w:rPr>
      </w:pPr>
      <w:ins w:id="2091" w:author="Orion" w:date="2011-04-02T13:44:00Z">
        <w:r w:rsidRPr="00246937">
          <w:rPr>
            <w:rFonts w:cs="Times New Roman"/>
            <w:rPrChange w:id="2092" w:author="Orion" w:date="2011-04-24T22:32:00Z">
              <w:rPr>
                <w:rFonts w:ascii="Courier New" w:hAnsi="Courier New" w:cs="Courier New"/>
              </w:rPr>
            </w:rPrChange>
          </w:rPr>
          <w:t>Por último</w:t>
        </w:r>
      </w:ins>
      <w:ins w:id="2093" w:author="IO" w:date="2011-05-13T11:51:00Z">
        <w:r w:rsidR="002E0930">
          <w:rPr>
            <w:rFonts w:cs="Times New Roman"/>
          </w:rPr>
          <w:t>,</w:t>
        </w:r>
      </w:ins>
      <w:ins w:id="2094" w:author="Orion" w:date="2011-04-02T13:44:00Z">
        <w:r w:rsidRPr="00246937">
          <w:rPr>
            <w:rFonts w:cs="Times New Roman"/>
            <w:rPrChange w:id="2095" w:author="Orion" w:date="2011-04-24T22:32:00Z">
              <w:rPr>
                <w:rFonts w:ascii="Courier New" w:hAnsi="Courier New" w:cs="Courier New"/>
              </w:rPr>
            </w:rPrChange>
          </w:rPr>
          <w:t xml:space="preserve"> </w:t>
        </w:r>
      </w:ins>
      <w:del w:id="2096" w:author="Orion" w:date="2011-04-02T13:44:00Z">
        <w:r w:rsidR="00BB1765" w:rsidRPr="00246937" w:rsidDel="0088439F">
          <w:rPr>
            <w:rFonts w:cs="Times New Roman"/>
          </w:rPr>
          <w:delText>E</w:delText>
        </w:r>
      </w:del>
      <w:ins w:id="2097" w:author="Orion" w:date="2011-04-02T13:44:00Z">
        <w:r w:rsidRPr="00246937">
          <w:rPr>
            <w:rFonts w:cs="Times New Roman"/>
            <w:rPrChange w:id="2098" w:author="Orion" w:date="2011-04-24T22:32:00Z">
              <w:rPr>
                <w:rFonts w:ascii="Courier New" w:hAnsi="Courier New" w:cs="Courier New"/>
              </w:rPr>
            </w:rPrChange>
          </w:rPr>
          <w:t>e</w:t>
        </w:r>
      </w:ins>
      <w:r w:rsidR="00BB1765" w:rsidRPr="00246937">
        <w:rPr>
          <w:rFonts w:cs="Times New Roman"/>
        </w:rPr>
        <w:t xml:space="preserve">l trabajo </w:t>
      </w:r>
      <w:customXmlInsRangeStart w:id="2099" w:author="Orion" w:date="2011-03-31T22:56:00Z"/>
      <w:sdt>
        <w:sdtPr>
          <w:rPr>
            <w:rFonts w:cs="Times New Roman"/>
          </w:rPr>
          <w:id w:val="-1566487145"/>
          <w:citation/>
        </w:sdtPr>
        <w:sdtContent>
          <w:customXmlInsRangeEnd w:id="2099"/>
          <w:ins w:id="2100" w:author="Orion" w:date="2011-03-31T22:56:00Z">
            <w:r w:rsidR="00531F30" w:rsidRPr="00246937">
              <w:rPr>
                <w:rFonts w:cs="Times New Roman"/>
                <w:rPrChange w:id="2101" w:author="Orion" w:date="2011-04-24T22:32:00Z">
                  <w:rPr>
                    <w:rFonts w:ascii="Courier New" w:hAnsi="Courier New" w:cs="Courier New"/>
                  </w:rPr>
                </w:rPrChange>
              </w:rPr>
              <w:fldChar w:fldCharType="begin"/>
            </w:r>
            <w:r w:rsidR="00531F30" w:rsidRPr="00246937">
              <w:rPr>
                <w:rFonts w:cs="Times New Roman"/>
                <w:rPrChange w:id="2102" w:author="Orion" w:date="2011-04-24T22:32:00Z">
                  <w:rPr>
                    <w:rFonts w:ascii="Courier New" w:hAnsi="Courier New" w:cs="Courier New"/>
                  </w:rPr>
                </w:rPrChange>
              </w:rPr>
              <w:instrText xml:space="preserve"> CITATION SWo08 \l 3082 </w:instrText>
            </w:r>
          </w:ins>
          <w:r w:rsidR="00531F30" w:rsidRPr="00246937">
            <w:rPr>
              <w:rFonts w:cs="Times New Roman"/>
              <w:rPrChange w:id="2103" w:author="Orion" w:date="2011-04-24T22:32:00Z">
                <w:rPr>
                  <w:rFonts w:ascii="Courier New" w:hAnsi="Courier New" w:cs="Courier New"/>
                </w:rPr>
              </w:rPrChange>
            </w:rPr>
            <w:fldChar w:fldCharType="separate"/>
          </w:r>
          <w:r w:rsidR="00C1157B" w:rsidRPr="00C1157B">
            <w:rPr>
              <w:rFonts w:cs="Times New Roman"/>
              <w:noProof/>
            </w:rPr>
            <w:t>(34)</w:t>
          </w:r>
          <w:ins w:id="2104" w:author="Orion" w:date="2011-03-31T22:56:00Z">
            <w:r w:rsidR="00531F30" w:rsidRPr="00246937">
              <w:rPr>
                <w:rFonts w:cs="Times New Roman"/>
                <w:rPrChange w:id="2105" w:author="Orion" w:date="2011-04-24T22:32:00Z">
                  <w:rPr>
                    <w:rFonts w:ascii="Courier New" w:hAnsi="Courier New" w:cs="Courier New"/>
                  </w:rPr>
                </w:rPrChange>
              </w:rPr>
              <w:fldChar w:fldCharType="end"/>
            </w:r>
          </w:ins>
          <w:customXmlInsRangeStart w:id="2106" w:author="Orion" w:date="2011-03-31T22:56:00Z"/>
        </w:sdtContent>
      </w:sdt>
      <w:customXmlInsRangeEnd w:id="2106"/>
      <w:del w:id="2107" w:author="Orion" w:date="2011-03-31T22:56:00Z">
        <w:r w:rsidR="00BB1765" w:rsidRPr="00246937" w:rsidDel="00531F30">
          <w:rPr>
            <w:rFonts w:cs="Times New Roman"/>
          </w:rPr>
          <w:delText>[24]</w:delText>
        </w:r>
      </w:del>
      <w:r w:rsidR="00BB1765" w:rsidRPr="00246937">
        <w:rPr>
          <w:rFonts w:cs="Times New Roman"/>
        </w:rPr>
        <w:t xml:space="preserve"> describe la experiencia de usar una arquitectura de agente BDI</w:t>
      </w:r>
      <w:ins w:id="2108" w:author="Orion" w:date="2011-03-28T16:12:00Z">
        <w:r w:rsidR="003D0D14" w:rsidRPr="00246937">
          <w:rPr>
            <w:rFonts w:cs="Times New Roman"/>
          </w:rPr>
          <w:t xml:space="preserve"> (modelo de Creencia-Deseo-Intención)</w:t>
        </w:r>
      </w:ins>
      <w:customXmlInsRangeStart w:id="2109" w:author="Orion" w:date="2011-05-17T18:48:00Z"/>
      <w:sdt>
        <w:sdtPr>
          <w:rPr>
            <w:rFonts w:cs="Times New Roman"/>
          </w:rPr>
          <w:id w:val="-1346397888"/>
          <w:citation/>
        </w:sdtPr>
        <w:sdtContent>
          <w:customXmlInsRangeEnd w:id="2109"/>
          <w:ins w:id="2110" w:author="Orion" w:date="2011-05-17T18:48:00Z">
            <w:r w:rsidR="00912510">
              <w:rPr>
                <w:rFonts w:cs="Times New Roman"/>
              </w:rPr>
              <w:fldChar w:fldCharType="begin"/>
            </w:r>
            <w:r w:rsidR="00912510">
              <w:rPr>
                <w:rFonts w:cs="Times New Roman"/>
              </w:rPr>
              <w:instrText xml:space="preserve"> CITATION Geo95 \l 3082 </w:instrText>
            </w:r>
          </w:ins>
          <w:r w:rsidR="00912510">
            <w:rPr>
              <w:rFonts w:cs="Times New Roman"/>
            </w:rPr>
            <w:fldChar w:fldCharType="separate"/>
          </w:r>
          <w:r w:rsidR="00C1157B">
            <w:rPr>
              <w:rFonts w:cs="Times New Roman"/>
              <w:noProof/>
            </w:rPr>
            <w:t xml:space="preserve"> </w:t>
          </w:r>
          <w:r w:rsidR="00C1157B" w:rsidRPr="00C1157B">
            <w:rPr>
              <w:rFonts w:cs="Times New Roman"/>
              <w:noProof/>
            </w:rPr>
            <w:t>(35)</w:t>
          </w:r>
          <w:ins w:id="2111" w:author="Orion" w:date="2011-05-17T18:48:00Z">
            <w:r w:rsidR="00912510">
              <w:rPr>
                <w:rFonts w:cs="Times New Roman"/>
              </w:rPr>
              <w:fldChar w:fldCharType="end"/>
            </w:r>
          </w:ins>
          <w:customXmlInsRangeStart w:id="2112" w:author="Orion" w:date="2011-05-17T18:48:00Z"/>
        </w:sdtContent>
      </w:sdt>
      <w:customXmlInsRangeEnd w:id="2112"/>
      <w:r w:rsidR="00BB1765" w:rsidRPr="00246937">
        <w:rPr>
          <w:rFonts w:cs="Times New Roman"/>
        </w:rPr>
        <w:t xml:space="preserve"> para desarrollar una simulación de un ATFM colaborativo y los problemas de eficiencia que encuentran. Como conclusión </w:t>
      </w:r>
      <w:del w:id="2113" w:author="IO" w:date="2011-05-13T11:52:00Z">
        <w:r w:rsidR="00BB1765" w:rsidRPr="00246937" w:rsidDel="00DE12E2">
          <w:rPr>
            <w:rFonts w:cs="Times New Roman"/>
          </w:rPr>
          <w:delText xml:space="preserve">nos </w:delText>
        </w:r>
      </w:del>
      <w:r w:rsidR="00BB1765" w:rsidRPr="00246937">
        <w:rPr>
          <w:rFonts w:cs="Times New Roman"/>
        </w:rPr>
        <w:t xml:space="preserve">propone </w:t>
      </w:r>
      <w:del w:id="2114" w:author="Orion" w:date="2011-05-17T18:52:00Z">
        <w:r w:rsidR="00BB1765" w:rsidRPr="00246937" w:rsidDel="004F60F0">
          <w:rPr>
            <w:rFonts w:cs="Times New Roman"/>
          </w:rPr>
          <w:delText xml:space="preserve">como </w:delText>
        </w:r>
      </w:del>
      <w:ins w:id="2115" w:author="Orion" w:date="2011-05-17T18:52:00Z">
        <w:r w:rsidR="004F60F0">
          <w:rPr>
            <w:rFonts w:cs="Times New Roman"/>
          </w:rPr>
          <w:t xml:space="preserve">una </w:t>
        </w:r>
      </w:ins>
      <w:r w:rsidR="00BB1765" w:rsidRPr="00246937">
        <w:rPr>
          <w:rFonts w:cs="Times New Roman"/>
        </w:rPr>
        <w:t>aproximación</w:t>
      </w:r>
      <w:ins w:id="2116" w:author="Orion" w:date="2011-05-17T18:53:00Z">
        <w:r w:rsidR="004F60F0">
          <w:rPr>
            <w:rFonts w:cs="Times New Roman"/>
          </w:rPr>
          <w:t xml:space="preserve"> híbrida donde </w:t>
        </w:r>
      </w:ins>
      <w:ins w:id="2117" w:author="Orion" w:date="2011-05-17T18:55:00Z">
        <w:r w:rsidR="00793E1C">
          <w:rPr>
            <w:rFonts w:cs="Times New Roman"/>
          </w:rPr>
          <w:t>se combina</w:t>
        </w:r>
      </w:ins>
      <w:ins w:id="2118" w:author="Orion" w:date="2011-05-17T18:56:00Z">
        <w:r w:rsidR="00793E1C">
          <w:rPr>
            <w:rFonts w:cs="Times New Roman"/>
          </w:rPr>
          <w:t>n</w:t>
        </w:r>
      </w:ins>
      <w:ins w:id="2119" w:author="Orion" w:date="2011-05-17T18:55:00Z">
        <w:r w:rsidR="00793E1C">
          <w:rPr>
            <w:rFonts w:cs="Times New Roman"/>
          </w:rPr>
          <w:t xml:space="preserve"> </w:t>
        </w:r>
      </w:ins>
      <w:del w:id="2120" w:author="Orion" w:date="2011-05-17T18:53:00Z">
        <w:r w:rsidR="00BB1765" w:rsidRPr="00246937" w:rsidDel="004F60F0">
          <w:rPr>
            <w:rFonts w:cs="Times New Roman"/>
          </w:rPr>
          <w:delText xml:space="preserve"> más eficiente </w:delText>
        </w:r>
      </w:del>
      <w:del w:id="2121" w:author="IO" w:date="2011-05-13T11:52:00Z">
        <w:r w:rsidR="00BB1765" w:rsidRPr="00246937" w:rsidDel="00DE12E2">
          <w:rPr>
            <w:rFonts w:cs="Times New Roman"/>
          </w:rPr>
          <w:delText xml:space="preserve">una </w:delText>
        </w:r>
      </w:del>
      <w:del w:id="2122" w:author="Orion" w:date="2011-05-17T18:53:00Z">
        <w:r w:rsidR="00BB1765" w:rsidRPr="00246937" w:rsidDel="004F60F0">
          <w:rPr>
            <w:rFonts w:cs="Times New Roman"/>
          </w:rPr>
          <w:delText>que</w:delText>
        </w:r>
      </w:del>
      <w:del w:id="2123" w:author="Orion" w:date="2011-05-17T18:54:00Z">
        <w:r w:rsidR="00BB1765" w:rsidRPr="00246937" w:rsidDel="004F60F0">
          <w:rPr>
            <w:rFonts w:cs="Times New Roman"/>
          </w:rPr>
          <w:delText xml:space="preserve"> combina </w:delText>
        </w:r>
      </w:del>
      <w:del w:id="2124" w:author="Orion" w:date="2011-05-17T18:56:00Z">
        <w:r w:rsidR="00BB1765" w:rsidRPr="00246937" w:rsidDel="00793E1C">
          <w:rPr>
            <w:rFonts w:cs="Times New Roman"/>
          </w:rPr>
          <w:delText>componentes</w:delText>
        </w:r>
      </w:del>
      <w:ins w:id="2125" w:author="Orion" w:date="2011-05-17T18:53:00Z">
        <w:r w:rsidR="004F60F0">
          <w:rPr>
            <w:rFonts w:cs="Times New Roman"/>
          </w:rPr>
          <w:t>elementos</w:t>
        </w:r>
      </w:ins>
      <w:ins w:id="2126" w:author="Orion" w:date="2011-05-17T18:52:00Z">
        <w:r w:rsidR="004F60F0">
          <w:rPr>
            <w:rFonts w:cs="Times New Roman"/>
          </w:rPr>
          <w:t xml:space="preserve"> del sistema</w:t>
        </w:r>
      </w:ins>
      <w:ins w:id="2127" w:author="Orion" w:date="2011-05-17T18:55:00Z">
        <w:r w:rsidR="004F60F0">
          <w:rPr>
            <w:rFonts w:cs="Times New Roman"/>
          </w:rPr>
          <w:t xml:space="preserve"> </w:t>
        </w:r>
      </w:ins>
      <w:ins w:id="2128" w:author="Orion" w:date="2011-05-17T18:56:00Z">
        <w:r w:rsidR="00793E1C">
          <w:rPr>
            <w:rFonts w:cs="Times New Roman"/>
          </w:rPr>
          <w:t>implementados</w:t>
        </w:r>
      </w:ins>
      <w:r w:rsidR="00BB1765" w:rsidRPr="00246937">
        <w:rPr>
          <w:rFonts w:cs="Times New Roman"/>
        </w:rPr>
        <w:t xml:space="preserve"> con agentes BDI </w:t>
      </w:r>
      <w:del w:id="2129" w:author="Orion" w:date="2011-05-17T18:55:00Z">
        <w:r w:rsidR="00BB1765" w:rsidRPr="00246937" w:rsidDel="004F60F0">
          <w:rPr>
            <w:rFonts w:cs="Times New Roman"/>
          </w:rPr>
          <w:delText xml:space="preserve">y sin </w:delText>
        </w:r>
      </w:del>
      <w:del w:id="2130" w:author="Orion" w:date="2011-05-17T18:54:00Z">
        <w:r w:rsidR="00BB1765" w:rsidRPr="00246937" w:rsidDel="004F60F0">
          <w:rPr>
            <w:rFonts w:cs="Times New Roman"/>
          </w:rPr>
          <w:delText>ellos</w:delText>
        </w:r>
      </w:del>
      <w:ins w:id="2131" w:author="Orion" w:date="2011-05-17T18:57:00Z">
        <w:r w:rsidR="00793E1C">
          <w:rPr>
            <w:rFonts w:cs="Times New Roman"/>
          </w:rPr>
          <w:t>y componentes implementados</w:t>
        </w:r>
      </w:ins>
      <w:ins w:id="2132" w:author="Orion" w:date="2011-05-17T18:55:00Z">
        <w:r w:rsidR="004F60F0">
          <w:rPr>
            <w:rFonts w:cs="Times New Roman"/>
          </w:rPr>
          <w:t xml:space="preserve"> sin ellos</w:t>
        </w:r>
      </w:ins>
      <w:ins w:id="2133" w:author="Orion" w:date="2011-05-17T18:57:00Z">
        <w:r w:rsidR="00793E1C">
          <w:rPr>
            <w:rFonts w:cs="Times New Roman"/>
          </w:rPr>
          <w:t>,</w:t>
        </w:r>
      </w:ins>
      <w:r w:rsidR="00BB1765" w:rsidRPr="00246937">
        <w:rPr>
          <w:rFonts w:cs="Times New Roman"/>
        </w:rPr>
        <w:t xml:space="preserve"> </w:t>
      </w:r>
      <w:del w:id="2134" w:author="Orion" w:date="2011-05-17T18:52:00Z">
        <w:r w:rsidR="00BB1765" w:rsidRPr="00246937" w:rsidDel="004F60F0">
          <w:rPr>
            <w:rFonts w:cs="Times New Roman"/>
          </w:rPr>
          <w:delText xml:space="preserve">y </w:delText>
        </w:r>
      </w:del>
      <w:del w:id="2135" w:author="Orion" w:date="2011-04-02T13:48:00Z">
        <w:r w:rsidR="00BB1765" w:rsidRPr="00246937" w:rsidDel="003D31EF">
          <w:rPr>
            <w:rFonts w:cs="Times New Roman"/>
          </w:rPr>
          <w:delText>s</w:delText>
        </w:r>
      </w:del>
      <w:del w:id="2136" w:author="Orion" w:date="2011-04-02T13:47:00Z">
        <w:r w:rsidR="00BB1765" w:rsidRPr="00246937" w:rsidDel="003D31EF">
          <w:rPr>
            <w:rFonts w:cs="Times New Roman"/>
          </w:rPr>
          <w:delText>i</w:delText>
        </w:r>
      </w:del>
      <w:del w:id="2137" w:author="Orion" w:date="2011-04-02T13:48:00Z">
        <w:r w:rsidR="00BB1765" w:rsidRPr="00246937" w:rsidDel="003D31EF">
          <w:rPr>
            <w:rFonts w:cs="Times New Roman"/>
          </w:rPr>
          <w:delText>guieren</w:delText>
        </w:r>
      </w:del>
      <w:ins w:id="2138" w:author="Orion" w:date="2011-05-17T18:53:00Z">
        <w:r w:rsidR="004F60F0">
          <w:rPr>
            <w:rFonts w:cs="Times New Roman"/>
          </w:rPr>
          <w:t>dependiendo de</w:t>
        </w:r>
      </w:ins>
      <w:ins w:id="2139" w:author="Orion" w:date="2011-05-17T18:52:00Z">
        <w:r w:rsidR="004F60F0">
          <w:rPr>
            <w:rFonts w:cs="Times New Roman"/>
          </w:rPr>
          <w:t xml:space="preserve"> </w:t>
        </w:r>
      </w:ins>
      <w:r w:rsidR="00BB1765" w:rsidRPr="00246937">
        <w:rPr>
          <w:rFonts w:cs="Times New Roman"/>
        </w:rPr>
        <w:t xml:space="preserve"> una serie de recomendaciones:</w:t>
      </w:r>
    </w:p>
    <w:p w14:paraId="59505C87" w14:textId="77777777" w:rsidR="00432D4C" w:rsidRPr="00246937" w:rsidRDefault="00432D4C">
      <w:pPr>
        <w:jc w:val="both"/>
        <w:rPr>
          <w:ins w:id="2140" w:author="Orion" w:date="2011-03-31T23:00:00Z"/>
          <w:rFonts w:cs="Times New Roman"/>
          <w:rPrChange w:id="2141" w:author="Orion" w:date="2011-04-24T22:32:00Z">
            <w:rPr>
              <w:ins w:id="2142" w:author="Orion" w:date="2011-03-31T23:00:00Z"/>
              <w:rFonts w:ascii="Courier New" w:hAnsi="Courier New" w:cs="Courier New"/>
            </w:rPr>
          </w:rPrChange>
        </w:rPr>
        <w:pPrChange w:id="2143" w:author="Orion" w:date="2011-03-31T22:57:00Z">
          <w:pPr>
            <w:numPr>
              <w:numId w:val="5"/>
            </w:numPr>
            <w:tabs>
              <w:tab w:val="num" w:pos="720"/>
            </w:tabs>
            <w:ind w:left="720" w:hanging="360"/>
            <w:jc w:val="both"/>
          </w:pPr>
        </w:pPrChange>
      </w:pPr>
    </w:p>
    <w:p w14:paraId="7AFA9509" w14:textId="77777777" w:rsidR="00432D4C" w:rsidRPr="00246937" w:rsidRDefault="00432D4C">
      <w:pPr>
        <w:pStyle w:val="ListParagraph"/>
        <w:numPr>
          <w:ilvl w:val="0"/>
          <w:numId w:val="7"/>
        </w:numPr>
        <w:jc w:val="both"/>
        <w:rPr>
          <w:ins w:id="2144" w:author="Orion" w:date="2011-03-31T23:00:00Z"/>
          <w:rFonts w:cs="Times New Roman"/>
          <w:rPrChange w:id="2145" w:author="Orion" w:date="2011-04-24T22:32:00Z">
            <w:rPr>
              <w:ins w:id="2146" w:author="Orion" w:date="2011-03-31T23:00:00Z"/>
              <w:rFonts w:ascii="Courier New" w:hAnsi="Courier New" w:cs="Courier New"/>
            </w:rPr>
          </w:rPrChange>
        </w:rPr>
        <w:pPrChange w:id="2147" w:author="Orion" w:date="2011-03-31T23:00:00Z">
          <w:pPr>
            <w:jc w:val="both"/>
          </w:pPr>
        </w:pPrChange>
      </w:pPr>
      <w:ins w:id="2148" w:author="Orion" w:date="2011-03-31T23:00:00Z">
        <w:r w:rsidRPr="00246937">
          <w:rPr>
            <w:rFonts w:cs="Times New Roman"/>
            <w:rPrChange w:id="2149" w:author="Orion" w:date="2011-04-24T22:32:00Z">
              <w:rPr>
                <w:rFonts w:ascii="Courier New" w:hAnsi="Courier New" w:cs="Courier New"/>
              </w:rPr>
            </w:rPrChange>
          </w:rPr>
          <w:t xml:space="preserve">Usar BDI para procesos cognitivos explícitos. El paradigma BDI se adapta perfectamente cuando </w:t>
        </w:r>
      </w:ins>
      <w:ins w:id="2150" w:author="Orion" w:date="2011-05-03T12:46:00Z">
        <w:r w:rsidR="003D4F2C">
          <w:rPr>
            <w:rFonts w:cs="Times New Roman"/>
          </w:rPr>
          <w:t>se quiere</w:t>
        </w:r>
      </w:ins>
      <w:ins w:id="2151" w:author="Orion" w:date="2011-03-31T23:00:00Z">
        <w:r w:rsidRPr="00246937">
          <w:rPr>
            <w:rFonts w:cs="Times New Roman"/>
            <w:rPrChange w:id="2152" w:author="Orion" w:date="2011-04-24T22:32:00Z">
              <w:rPr>
                <w:rFonts w:ascii="Courier New" w:hAnsi="Courier New" w:cs="Courier New"/>
              </w:rPr>
            </w:rPrChange>
          </w:rPr>
          <w:t xml:space="preserve"> modelar toma de decisiones que están bien definidas.</w:t>
        </w:r>
      </w:ins>
    </w:p>
    <w:p w14:paraId="7A346CFB" w14:textId="3F2E0C25" w:rsidR="00432D4C" w:rsidRPr="00246937" w:rsidRDefault="00432D4C">
      <w:pPr>
        <w:pStyle w:val="ListParagraph"/>
        <w:numPr>
          <w:ilvl w:val="0"/>
          <w:numId w:val="7"/>
        </w:numPr>
        <w:jc w:val="both"/>
        <w:rPr>
          <w:ins w:id="2153" w:author="Orion" w:date="2011-03-31T23:01:00Z"/>
          <w:rFonts w:cs="Times New Roman"/>
          <w:rPrChange w:id="2154" w:author="Orion" w:date="2011-04-24T22:32:00Z">
            <w:rPr>
              <w:ins w:id="2155" w:author="Orion" w:date="2011-03-31T23:01:00Z"/>
              <w:rFonts w:ascii="Courier New" w:hAnsi="Courier New" w:cs="Courier New"/>
            </w:rPr>
          </w:rPrChange>
        </w:rPr>
        <w:pPrChange w:id="2156" w:author="Orion" w:date="2011-03-31T23:00:00Z">
          <w:pPr>
            <w:jc w:val="both"/>
          </w:pPr>
        </w:pPrChange>
      </w:pPr>
      <w:r w:rsidRPr="00246937">
        <w:rPr>
          <w:rFonts w:cs="Times New Roman"/>
          <w:rPrChange w:id="2157" w:author="Orion" w:date="2011-04-24T22:32:00Z">
            <w:rPr>
              <w:rFonts w:ascii="Courier New" w:hAnsi="Courier New" w:cs="Courier New"/>
            </w:rPr>
          </w:rPrChange>
        </w:rPr>
        <w:t xml:space="preserve">Importancia del nivel de granularidad. No hay necesidad de modelar detalles de toma de decisiones cuando </w:t>
      </w:r>
      <w:del w:id="2158" w:author="Orion" w:date="2011-04-02T13:47:00Z">
        <w:r w:rsidRPr="00246937" w:rsidDel="002D38E1">
          <w:rPr>
            <w:rFonts w:cs="Times New Roman"/>
            <w:rPrChange w:id="2159" w:author="Orion" w:date="2011-04-24T22:32:00Z">
              <w:rPr>
                <w:rFonts w:ascii="Courier New" w:hAnsi="Courier New" w:cs="Courier New"/>
              </w:rPr>
            </w:rPrChange>
          </w:rPr>
          <w:delText>tú estás</w:delText>
        </w:r>
      </w:del>
      <w:ins w:id="2160" w:author="Orion" w:date="2011-04-02T13:47:00Z">
        <w:r w:rsidR="002D38E1" w:rsidRPr="00246937">
          <w:rPr>
            <w:rFonts w:cs="Times New Roman"/>
            <w:rPrChange w:id="2161" w:author="Orion" w:date="2011-04-24T22:32:00Z">
              <w:rPr>
                <w:rFonts w:ascii="Courier New" w:hAnsi="Courier New" w:cs="Courier New"/>
              </w:rPr>
            </w:rPrChange>
          </w:rPr>
          <w:t>uno está más</w:t>
        </w:r>
      </w:ins>
      <w:r w:rsidRPr="00246937">
        <w:rPr>
          <w:rFonts w:cs="Times New Roman"/>
          <w:rPrChange w:id="2162" w:author="Orion" w:date="2011-04-24T22:32:00Z">
            <w:rPr>
              <w:rFonts w:ascii="Courier New" w:hAnsi="Courier New" w:cs="Courier New"/>
            </w:rPr>
          </w:rPrChange>
        </w:rPr>
        <w:t xml:space="preserve"> interesado en el resultado</w:t>
      </w:r>
      <w:del w:id="2163" w:author="Orion" w:date="2011-04-02T13:47:00Z">
        <w:r w:rsidRPr="00246937" w:rsidDel="002D38E1">
          <w:rPr>
            <w:rFonts w:cs="Times New Roman"/>
            <w:rPrChange w:id="2164" w:author="Orion" w:date="2011-04-24T22:32:00Z">
              <w:rPr>
                <w:rFonts w:ascii="Courier New" w:hAnsi="Courier New" w:cs="Courier New"/>
              </w:rPr>
            </w:rPrChange>
          </w:rPr>
          <w:delText>, más</w:delText>
        </w:r>
      </w:del>
      <w:r w:rsidRPr="00246937">
        <w:rPr>
          <w:rFonts w:cs="Times New Roman"/>
          <w:rPrChange w:id="2165" w:author="Orion" w:date="2011-04-24T22:32:00Z">
            <w:rPr>
              <w:rFonts w:ascii="Courier New" w:hAnsi="Courier New" w:cs="Courier New"/>
            </w:rPr>
          </w:rPrChange>
        </w:rPr>
        <w:t xml:space="preserve"> que </w:t>
      </w:r>
      <w:ins w:id="2166" w:author="IO" w:date="2011-06-09T15:17:00Z">
        <w:r w:rsidR="00631887">
          <w:rPr>
            <w:rFonts w:cs="Times New Roman"/>
          </w:rPr>
          <w:t xml:space="preserve">en </w:t>
        </w:r>
      </w:ins>
      <w:r w:rsidRPr="00246937">
        <w:rPr>
          <w:rFonts w:cs="Times New Roman"/>
          <w:rPrChange w:id="2167" w:author="Orion" w:date="2011-04-24T22:32:00Z">
            <w:rPr>
              <w:rFonts w:ascii="Courier New" w:hAnsi="Courier New" w:cs="Courier New"/>
            </w:rPr>
          </w:rPrChange>
        </w:rPr>
        <w:t>el proceso mismo.</w:t>
      </w:r>
    </w:p>
    <w:p w14:paraId="4845DCFB" w14:textId="36F91929" w:rsidR="00E22278" w:rsidRDefault="00432D4C">
      <w:pPr>
        <w:pStyle w:val="ListParagraph"/>
        <w:numPr>
          <w:ilvl w:val="0"/>
          <w:numId w:val="7"/>
        </w:numPr>
        <w:jc w:val="both"/>
        <w:rPr>
          <w:ins w:id="2168" w:author="Orion" w:date="2011-05-16T14:20:00Z"/>
          <w:rFonts w:cs="Times New Roman"/>
        </w:rPr>
        <w:pPrChange w:id="2169" w:author="Orion" w:date="2011-03-31T23:00:00Z">
          <w:pPr>
            <w:jc w:val="both"/>
          </w:pPr>
        </w:pPrChange>
      </w:pPr>
      <w:r w:rsidRPr="00246937">
        <w:rPr>
          <w:rFonts w:cs="Times New Roman"/>
          <w:rPrChange w:id="2170" w:author="Orion" w:date="2011-04-24T22:32:00Z">
            <w:rPr>
              <w:rFonts w:ascii="Courier New" w:hAnsi="Courier New" w:cs="Courier New"/>
            </w:rPr>
          </w:rPrChange>
        </w:rPr>
        <w:t>Considerar las propiedades de ejecución del lenguaje. Toda implementación BDI se convierte en código ejecutado en un ordenador, y entender las propiedades del algoritmo a veces es necesario. Por otro lado, ya que la eficiencia se degrada con el número de agentes introducidos, a veces es conveniente combinar procesos de múltiples agentes en un sólo agente.</w:t>
      </w:r>
    </w:p>
    <w:p w14:paraId="733E0D39" w14:textId="77777777" w:rsidR="00680DCF" w:rsidRPr="00246937" w:rsidRDefault="00680DCF" w:rsidP="00192B27"/>
    <w:p w14:paraId="73920C31" w14:textId="77777777" w:rsidR="00BB1765" w:rsidRPr="00246937" w:rsidDel="00C94545" w:rsidRDefault="00BB1765">
      <w:pPr>
        <w:pStyle w:val="ListParagraph"/>
        <w:numPr>
          <w:ilvl w:val="0"/>
          <w:numId w:val="10"/>
        </w:numPr>
        <w:jc w:val="both"/>
        <w:rPr>
          <w:del w:id="2171" w:author="Orion" w:date="2011-03-31T22:56:00Z"/>
          <w:rFonts w:cs="Times New Roman"/>
          <w:rPrChange w:id="2172" w:author="Orion" w:date="2011-04-24T22:32:00Z">
            <w:rPr>
              <w:del w:id="2173" w:author="Orion" w:date="2011-03-31T22:56:00Z"/>
              <w:rFonts w:ascii="Courier New" w:hAnsi="Courier New" w:cs="Courier New"/>
            </w:rPr>
          </w:rPrChange>
        </w:rPr>
        <w:pPrChange w:id="2174" w:author="Orion" w:date="2011-04-06T17:22:00Z">
          <w:pPr>
            <w:jc w:val="both"/>
          </w:pPr>
        </w:pPrChange>
      </w:pPr>
    </w:p>
    <w:p w14:paraId="44EA9E46" w14:textId="77777777" w:rsidR="00BB1765" w:rsidRPr="00AF62B5" w:rsidDel="00D47106" w:rsidRDefault="00BB1765">
      <w:pPr>
        <w:pStyle w:val="ListParagraph"/>
        <w:numPr>
          <w:ilvl w:val="0"/>
          <w:numId w:val="10"/>
        </w:numPr>
        <w:jc w:val="both"/>
        <w:rPr>
          <w:del w:id="2175" w:author="Orion" w:date="2011-03-31T22:56:00Z"/>
          <w:rFonts w:cs="Times New Roman"/>
          <w:rPrChange w:id="2176" w:author="Orion" w:date="2011-05-03T14:04:00Z">
            <w:rPr>
              <w:del w:id="2177" w:author="Orion" w:date="2011-03-31T22:56:00Z"/>
              <w:rFonts w:ascii="Courier New" w:hAnsi="Courier New" w:cs="Courier New"/>
            </w:rPr>
          </w:rPrChange>
        </w:rPr>
        <w:pPrChange w:id="2178" w:author="Orion" w:date="2011-05-03T14:04:00Z">
          <w:pPr>
            <w:pStyle w:val="Heading1"/>
          </w:pPr>
        </w:pPrChange>
      </w:pPr>
    </w:p>
    <w:p w14:paraId="77C6C19D" w14:textId="77777777" w:rsidR="00AE5A4C" w:rsidRPr="00650D90" w:rsidRDefault="00D41695" w:rsidP="00AE5A4C">
      <w:pPr>
        <w:outlineLvl w:val="1"/>
        <w:rPr>
          <w:ins w:id="2179" w:author="Orion" w:date="2011-05-03T12:50:00Z"/>
          <w:rFonts w:cs="Times New Roman"/>
        </w:rPr>
      </w:pPr>
      <w:bookmarkStart w:id="2180" w:name="_Toc296083824"/>
      <w:ins w:id="2181" w:author="IO" w:date="2011-05-13T12:16:00Z">
        <w:del w:id="2182" w:author="Orion" w:date="2011-05-16T14:20:00Z">
          <w:r w:rsidDel="00E22278">
            <w:rPr>
              <w:rFonts w:cs="Times New Roman"/>
            </w:rPr>
            <w:delText>os</w:delText>
          </w:r>
        </w:del>
      </w:ins>
      <w:ins w:id="2183" w:author="IO" w:date="2011-05-13T12:20:00Z">
        <w:del w:id="2184" w:author="Orion" w:date="2011-05-16T14:20:00Z">
          <w:r w:rsidDel="00E22278">
            <w:rPr>
              <w:rFonts w:cs="Times New Roman"/>
            </w:rPr>
            <w:delText>ns</w:delText>
          </w:r>
        </w:del>
      </w:ins>
      <w:ins w:id="2185" w:author="IO" w:date="2011-05-13T12:21:00Z">
        <w:del w:id="2186" w:author="Orion" w:date="2011-05-16T14:20:00Z">
          <w:r w:rsidDel="00E22278">
            <w:rPr>
              <w:rFonts w:cs="Times New Roman"/>
            </w:rPr>
            <w:delText>sn</w:delText>
          </w:r>
        </w:del>
      </w:ins>
      <w:ins w:id="2187" w:author="Orion" w:date="2011-05-03T12:50:00Z">
        <w:r w:rsidR="00AE5A4C" w:rsidRPr="00AB231D">
          <w:rPr>
            <w:rFonts w:cs="Times New Roman"/>
          </w:rPr>
          <w:t xml:space="preserve">Trabajos de investigación sobre </w:t>
        </w:r>
        <w:proofErr w:type="spellStart"/>
        <w:r w:rsidR="00AE5A4C" w:rsidRPr="00AB231D">
          <w:rPr>
            <w:rFonts w:cs="Times New Roman"/>
          </w:rPr>
          <w:t>UAVs</w:t>
        </w:r>
        <w:bookmarkEnd w:id="2180"/>
        <w:proofErr w:type="spellEnd"/>
      </w:ins>
    </w:p>
    <w:p w14:paraId="1EFE8A3D" w14:textId="3F0E7B70" w:rsidR="00AE5A4C" w:rsidRPr="00AB231D" w:rsidRDefault="00AE5A4C" w:rsidP="00AE5A4C">
      <w:pPr>
        <w:jc w:val="both"/>
        <w:rPr>
          <w:ins w:id="2188" w:author="Orion" w:date="2011-05-03T12:50:00Z"/>
          <w:rFonts w:cs="Times New Roman"/>
        </w:rPr>
      </w:pPr>
      <w:ins w:id="2189" w:author="Orion" w:date="2011-05-03T12:50:00Z">
        <w:r w:rsidRPr="00AB231D">
          <w:rPr>
            <w:rFonts w:cs="Times New Roman"/>
          </w:rPr>
          <w:t xml:space="preserve">El uso cada vez mayor de </w:t>
        </w:r>
        <w:proofErr w:type="spellStart"/>
        <w:r w:rsidRPr="00AB231D">
          <w:rPr>
            <w:rFonts w:cs="Times New Roman"/>
          </w:rPr>
          <w:t>UAVs</w:t>
        </w:r>
        <w:proofErr w:type="spellEnd"/>
        <w:r w:rsidRPr="00AB231D">
          <w:rPr>
            <w:rFonts w:cs="Times New Roman"/>
          </w:rPr>
          <w:t xml:space="preserve"> en diferentes tareas, tanto militares como civiles, así como el reducido coste de un UAV con respecto a los vehículos tripulados, ha llevado a que la producción de </w:t>
        </w:r>
        <w:proofErr w:type="spellStart"/>
        <w:r w:rsidRPr="00AB231D">
          <w:rPr>
            <w:rFonts w:cs="Times New Roman"/>
          </w:rPr>
          <w:t>UAVs</w:t>
        </w:r>
        <w:proofErr w:type="spellEnd"/>
        <w:r w:rsidRPr="00AB231D">
          <w:rPr>
            <w:rFonts w:cs="Times New Roman"/>
          </w:rPr>
          <w:t xml:space="preserve"> haya alcanzado unos niveles fiables y rentables. Esto ha producido que una serie de organizaciones tales como la FAA o </w:t>
        </w:r>
        <w:proofErr w:type="spellStart"/>
        <w:r w:rsidRPr="00AB231D">
          <w:rPr>
            <w:rFonts w:cs="Times New Roman"/>
            <w:color w:val="000000"/>
          </w:rPr>
          <w:t>Eurocontrol</w:t>
        </w:r>
        <w:proofErr w:type="spellEnd"/>
        <w:r w:rsidRPr="00AB231D">
          <w:rPr>
            <w:rFonts w:cs="Times New Roman"/>
          </w:rPr>
          <w:t xml:space="preserve"> (</w:t>
        </w:r>
        <w:r w:rsidRPr="00AB231D">
          <w:rPr>
            <w:rStyle w:val="hps"/>
            <w:rFonts w:cs="Times New Roman"/>
            <w:color w:val="000000"/>
          </w:rPr>
          <w:t>Organización Europea de la</w:t>
        </w:r>
        <w:r w:rsidRPr="00AB231D">
          <w:rPr>
            <w:rStyle w:val="apple-converted-space"/>
            <w:rFonts w:cs="Times New Roman"/>
            <w:color w:val="000000"/>
          </w:rPr>
          <w:t> </w:t>
        </w:r>
        <w:r w:rsidRPr="00AB231D">
          <w:rPr>
            <w:rStyle w:val="hps"/>
            <w:rFonts w:cs="Times New Roman"/>
            <w:color w:val="000000"/>
          </w:rPr>
          <w:t>Seguridad de</w:t>
        </w:r>
        <w:r w:rsidRPr="00AB231D">
          <w:rPr>
            <w:rStyle w:val="apple-converted-space"/>
            <w:rFonts w:cs="Times New Roman"/>
            <w:color w:val="000000"/>
          </w:rPr>
          <w:t> </w:t>
        </w:r>
        <w:r w:rsidRPr="00AB231D">
          <w:rPr>
            <w:rStyle w:val="hps"/>
            <w:rFonts w:cs="Times New Roman"/>
            <w:color w:val="000000"/>
          </w:rPr>
          <w:t>la</w:t>
        </w:r>
        <w:r w:rsidRPr="00AB231D">
          <w:rPr>
            <w:rStyle w:val="apple-converted-space"/>
            <w:rFonts w:cs="Times New Roman"/>
            <w:color w:val="000000"/>
          </w:rPr>
          <w:t> </w:t>
        </w:r>
        <w:r w:rsidRPr="00AB231D">
          <w:rPr>
            <w:rStyle w:val="hps"/>
            <w:rFonts w:cs="Times New Roman"/>
            <w:color w:val="000000"/>
          </w:rPr>
          <w:t>Navegación</w:t>
        </w:r>
        <w:r w:rsidRPr="00AB231D">
          <w:rPr>
            <w:rStyle w:val="apple-converted-space"/>
            <w:rFonts w:cs="Times New Roman"/>
            <w:color w:val="000000"/>
          </w:rPr>
          <w:t> </w:t>
        </w:r>
        <w:r w:rsidRPr="00AB231D">
          <w:rPr>
            <w:rStyle w:val="hps"/>
            <w:rFonts w:cs="Times New Roman"/>
            <w:color w:val="000000"/>
          </w:rPr>
          <w:t>Aérea</w:t>
        </w:r>
        <w:r w:rsidRPr="00AB231D">
          <w:rPr>
            <w:rFonts w:cs="Times New Roman"/>
          </w:rPr>
          <w:t xml:space="preserve">) se hayan comprometido a hacer uso del potencial de estas nuevas tecnologías para solucionar parte de los problemas de </w:t>
        </w:r>
        <w:del w:id="2190" w:author="IO" w:date="2011-05-13T12:23:00Z">
          <w:r w:rsidRPr="00AB231D" w:rsidDel="001120A7">
            <w:rPr>
              <w:rFonts w:cs="Times New Roman"/>
            </w:rPr>
            <w:delText xml:space="preserve">la </w:delText>
          </w:r>
        </w:del>
        <w:r w:rsidRPr="00AB231D">
          <w:rPr>
            <w:rFonts w:cs="Times New Roman"/>
          </w:rPr>
          <w:t>saturación aérea</w:t>
        </w:r>
        <w:r>
          <w:rPr>
            <w:rFonts w:cs="Times New Roman"/>
          </w:rPr>
          <w:t xml:space="preserve">. A raíz de esto se han propuesto como objetivo </w:t>
        </w:r>
        <w:r w:rsidRPr="00AB231D">
          <w:rPr>
            <w:rFonts w:cs="Times New Roman"/>
          </w:rPr>
          <w:t xml:space="preserve">la introducción, regulación </w:t>
        </w:r>
      </w:ins>
      <w:customXmlInsRangeStart w:id="2191" w:author="Orion" w:date="2011-05-03T12:50:00Z"/>
      <w:sdt>
        <w:sdtPr>
          <w:rPr>
            <w:rFonts w:cs="Times New Roman"/>
          </w:rPr>
          <w:id w:val="-1408140362"/>
          <w:citation/>
        </w:sdtPr>
        <w:sdtContent>
          <w:customXmlInsRangeEnd w:id="2191"/>
          <w:ins w:id="2192" w:author="Orion" w:date="2011-05-03T12:50:00Z">
            <w:r w:rsidRPr="00AB231D">
              <w:rPr>
                <w:rFonts w:cs="Times New Roman"/>
              </w:rPr>
              <w:fldChar w:fldCharType="begin"/>
            </w:r>
            <w:r w:rsidRPr="00AB231D">
              <w:rPr>
                <w:rFonts w:cs="Times New Roman"/>
              </w:rPr>
              <w:instrText xml:space="preserve"> CITATION EUR07 \l 3082 </w:instrText>
            </w:r>
            <w:r w:rsidRPr="00AB231D">
              <w:rPr>
                <w:rFonts w:cs="Times New Roman"/>
              </w:rPr>
              <w:fldChar w:fldCharType="separate"/>
            </w:r>
          </w:ins>
          <w:r w:rsidR="00C1157B" w:rsidRPr="00C1157B">
            <w:rPr>
              <w:rFonts w:cs="Times New Roman"/>
              <w:noProof/>
            </w:rPr>
            <w:t>(36)</w:t>
          </w:r>
          <w:ins w:id="2193" w:author="Orion" w:date="2011-05-03T12:50:00Z">
            <w:r w:rsidRPr="00AB231D">
              <w:rPr>
                <w:rFonts w:cs="Times New Roman"/>
              </w:rPr>
              <w:fldChar w:fldCharType="end"/>
            </w:r>
          </w:ins>
          <w:customXmlInsRangeStart w:id="2194" w:author="Orion" w:date="2011-05-03T12:50:00Z"/>
        </w:sdtContent>
      </w:sdt>
      <w:customXmlInsRangeEnd w:id="2194"/>
      <w:ins w:id="2195" w:author="Orion" w:date="2011-05-03T12:50:00Z">
        <w:r w:rsidRPr="00AB231D">
          <w:rPr>
            <w:rFonts w:cs="Times New Roman"/>
          </w:rPr>
          <w:t xml:space="preserve"> y mantenimiento de vuelos coordinados de </w:t>
        </w:r>
        <w:proofErr w:type="spellStart"/>
        <w:r w:rsidRPr="00AB231D">
          <w:rPr>
            <w:rFonts w:cs="Times New Roman"/>
          </w:rPr>
          <w:t>UAVs</w:t>
        </w:r>
        <w:proofErr w:type="spellEnd"/>
        <w:r w:rsidRPr="00AB231D">
          <w:rPr>
            <w:rFonts w:cs="Times New Roman"/>
          </w:rPr>
          <w:t xml:space="preserve"> dentro del espacio aéreo civil. Es</w:t>
        </w:r>
        <w:r>
          <w:rPr>
            <w:rFonts w:cs="Times New Roman"/>
          </w:rPr>
          <w:t>to conlleva inevitablemente</w:t>
        </w:r>
        <w:r w:rsidRPr="007E223D">
          <w:rPr>
            <w:rFonts w:cs="Times New Roman"/>
          </w:rPr>
          <w:t xml:space="preserve"> </w:t>
        </w:r>
        <w:r w:rsidRPr="00AB231D">
          <w:rPr>
            <w:rFonts w:cs="Times New Roman"/>
          </w:rPr>
          <w:t>que se tenga</w:t>
        </w:r>
      </w:ins>
      <w:ins w:id="2196" w:author="IO" w:date="2011-06-09T15:19:00Z">
        <w:r w:rsidR="00631887">
          <w:rPr>
            <w:rFonts w:cs="Times New Roman"/>
          </w:rPr>
          <w:t>n</w:t>
        </w:r>
      </w:ins>
      <w:ins w:id="2197" w:author="Orion" w:date="2011-05-03T12:50:00Z">
        <w:r w:rsidRPr="00AB231D">
          <w:rPr>
            <w:rFonts w:cs="Times New Roman"/>
          </w:rPr>
          <w:t xml:space="preserve"> que hacer </w:t>
        </w:r>
        <w:del w:id="2198" w:author="IO" w:date="2011-06-09T15:19:00Z">
          <w:r w:rsidRPr="00AB231D">
            <w:rPr>
              <w:rFonts w:cs="Times New Roman"/>
            </w:rPr>
            <w:delText>cierto tipo de</w:delText>
          </w:r>
        </w:del>
        <w:r w:rsidRPr="00AB231D">
          <w:rPr>
            <w:rFonts w:cs="Times New Roman"/>
          </w:rPr>
          <w:t xml:space="preserve"> pruebas y simulaciones para comprobar que dicha regulación y mejora tecnológica se adapta</w:t>
        </w:r>
        <w:r>
          <w:rPr>
            <w:rFonts w:cs="Times New Roman"/>
          </w:rPr>
          <w:t>n</w:t>
        </w:r>
        <w:r w:rsidRPr="00AB231D">
          <w:rPr>
            <w:rFonts w:cs="Times New Roman"/>
          </w:rPr>
          <w:t xml:space="preserve"> adecuadamente a la situación actual de tráfico aéreo</w:t>
        </w:r>
      </w:ins>
      <w:ins w:id="2199" w:author="IO" w:date="2011-06-09T15:20:00Z">
        <w:r w:rsidR="00631887">
          <w:rPr>
            <w:rFonts w:cs="Times New Roman"/>
          </w:rPr>
          <w:t xml:space="preserve"> antes de su implantación</w:t>
        </w:r>
      </w:ins>
      <w:ins w:id="2200" w:author="Orion" w:date="2011-05-03T12:50:00Z">
        <w:del w:id="2201" w:author="IO" w:date="2011-06-09T15:20:00Z">
          <w:r w:rsidRPr="00AB231D">
            <w:rPr>
              <w:rFonts w:cs="Times New Roman"/>
            </w:rPr>
            <w:delText>, antes de introducir este tipo de vehículos en el entorno</w:delText>
          </w:r>
        </w:del>
        <w:r w:rsidRPr="00AB231D">
          <w:rPr>
            <w:rFonts w:cs="Times New Roman"/>
          </w:rPr>
          <w:t xml:space="preserve"> real.</w:t>
        </w:r>
      </w:ins>
    </w:p>
    <w:p w14:paraId="260A16B6" w14:textId="77777777" w:rsidR="00AE5A4C" w:rsidRDefault="00AE5A4C" w:rsidP="00AE5A4C">
      <w:pPr>
        <w:jc w:val="both"/>
        <w:rPr>
          <w:ins w:id="2202" w:author="Orion" w:date="2011-05-03T12:50:00Z"/>
          <w:rFonts w:cs="Times New Roman"/>
        </w:rPr>
      </w:pPr>
    </w:p>
    <w:p w14:paraId="6C1601B5" w14:textId="0250DBC2" w:rsidR="00AE5A4C" w:rsidRPr="00246937" w:rsidRDefault="00AE5A4C" w:rsidP="00AE5A4C">
      <w:pPr>
        <w:jc w:val="both"/>
        <w:rPr>
          <w:ins w:id="2203" w:author="Orion" w:date="2011-05-03T12:50:00Z"/>
          <w:rFonts w:cs="Times New Roman"/>
        </w:rPr>
      </w:pPr>
      <w:ins w:id="2204" w:author="Orion" w:date="2011-05-03T12:50:00Z">
        <w:r w:rsidRPr="00246937">
          <w:rPr>
            <w:rFonts w:cs="Times New Roman"/>
          </w:rPr>
          <w:t xml:space="preserve">Hay numerosos trabajos que se centran en la investigación y mejora </w:t>
        </w:r>
        <w:r w:rsidRPr="00AB231D">
          <w:rPr>
            <w:rFonts w:cs="Times New Roman"/>
          </w:rPr>
          <w:t>d</w:t>
        </w:r>
        <w:r w:rsidRPr="00246937">
          <w:rPr>
            <w:rFonts w:cs="Times New Roman"/>
          </w:rPr>
          <w:t xml:space="preserve">el manejo de </w:t>
        </w:r>
        <w:proofErr w:type="spellStart"/>
        <w:r w:rsidRPr="00246937">
          <w:rPr>
            <w:rFonts w:cs="Times New Roman"/>
          </w:rPr>
          <w:t>UAVs</w:t>
        </w:r>
        <w:proofErr w:type="spellEnd"/>
        <w:r w:rsidRPr="00246937">
          <w:rPr>
            <w:rFonts w:cs="Times New Roman"/>
          </w:rPr>
          <w:t xml:space="preserve">. En primer lugar </w:t>
        </w:r>
        <w:r>
          <w:rPr>
            <w:rFonts w:cs="Times New Roman"/>
          </w:rPr>
          <w:t>hay que</w:t>
        </w:r>
        <w:r w:rsidRPr="00246937">
          <w:rPr>
            <w:rFonts w:cs="Times New Roman"/>
          </w:rPr>
          <w:t xml:space="preserve"> destacar que para la introducción de </w:t>
        </w:r>
        <w:proofErr w:type="spellStart"/>
        <w:r w:rsidRPr="00246937">
          <w:rPr>
            <w:rFonts w:cs="Times New Roman"/>
          </w:rPr>
          <w:t>UAVs</w:t>
        </w:r>
        <w:proofErr w:type="spellEnd"/>
        <w:r w:rsidRPr="00246937">
          <w:rPr>
            <w:rFonts w:cs="Times New Roman"/>
          </w:rPr>
          <w:t xml:space="preserve"> en el espacio civil actual es necesario establecer una serie de procedimientos y regulaciones que dichos vehículos deben cumplir. De hecho, si la introducción de este tipo de vehículos en el espacio aéreo se ha visto retrasada no ha sido porque </w:t>
        </w:r>
      </w:ins>
      <w:ins w:id="2205" w:author="IO" w:date="2011-06-09T15:20:00Z">
        <w:r w:rsidR="00631887">
          <w:rPr>
            <w:rFonts w:cs="Times New Roman"/>
          </w:rPr>
          <w:t>existan limitaciones tecnol</w:t>
        </w:r>
      </w:ins>
      <w:ins w:id="2206" w:author="IO" w:date="2011-06-09T15:21:00Z">
        <w:r w:rsidR="00631887">
          <w:rPr>
            <w:rFonts w:cs="Times New Roman"/>
          </w:rPr>
          <w:t>ógicas que aún no han sido resueltas</w:t>
        </w:r>
      </w:ins>
      <w:ins w:id="2207" w:author="Orion" w:date="2011-05-03T12:50:00Z">
        <w:del w:id="2208" w:author="IO" w:date="2011-06-09T15:21:00Z">
          <w:r w:rsidRPr="00246937" w:rsidDel="00631887">
            <w:rPr>
              <w:rFonts w:cs="Times New Roman"/>
            </w:rPr>
            <w:delText>hay</w:delText>
          </w:r>
          <w:r w:rsidRPr="00246937">
            <w:rPr>
              <w:rFonts w:cs="Times New Roman"/>
            </w:rPr>
            <w:delText xml:space="preserve"> una dependencia en una tecnología que no haya sido todavía del todo desarrollada</w:delText>
          </w:r>
        </w:del>
        <w:r w:rsidRPr="00246937">
          <w:rPr>
            <w:rFonts w:cs="Times New Roman"/>
          </w:rPr>
          <w:t>, si</w:t>
        </w:r>
        <w:del w:id="2209" w:author="IO" w:date="2011-06-09T15:21:00Z">
          <w:r w:rsidRPr="00246937">
            <w:rPr>
              <w:rFonts w:cs="Times New Roman"/>
            </w:rPr>
            <w:delText xml:space="preserve"> </w:delText>
          </w:r>
        </w:del>
        <w:r w:rsidRPr="00246937">
          <w:rPr>
            <w:rFonts w:cs="Times New Roman"/>
          </w:rPr>
          <w:t xml:space="preserve">no </w:t>
        </w:r>
        <w:del w:id="2210" w:author="IO" w:date="2011-06-09T15:21:00Z">
          <w:r w:rsidRPr="00246937" w:rsidDel="00631887">
            <w:rPr>
              <w:rFonts w:cs="Times New Roman"/>
            </w:rPr>
            <w:delText xml:space="preserve"> </w:delText>
          </w:r>
          <w:r w:rsidRPr="00246937">
            <w:rPr>
              <w:rFonts w:cs="Times New Roman"/>
            </w:rPr>
            <w:delText xml:space="preserve">que ha sido, más bien, debido al hecho de </w:delText>
          </w:r>
        </w:del>
      </w:ins>
      <w:ins w:id="2211" w:author="IO" w:date="2011-06-09T15:21:00Z">
        <w:r w:rsidR="00631887">
          <w:rPr>
            <w:rFonts w:cs="Times New Roman"/>
          </w:rPr>
          <w:t>por</w:t>
        </w:r>
      </w:ins>
      <w:ins w:id="2212" w:author="Orion" w:date="2011-05-03T12:50:00Z">
        <w:r w:rsidRPr="00246937">
          <w:rPr>
            <w:rFonts w:cs="Times New Roman"/>
          </w:rPr>
          <w:t xml:space="preserve">que había un déficit a la hora de </w:t>
        </w:r>
      </w:ins>
      <w:ins w:id="2213" w:author="IO" w:date="2011-06-09T15:21:00Z">
        <w:r w:rsidR="00631887">
          <w:rPr>
            <w:rFonts w:cs="Times New Roman"/>
          </w:rPr>
          <w:t xml:space="preserve">definir </w:t>
        </w:r>
      </w:ins>
      <w:ins w:id="2214" w:author="Orion" w:date="2011-05-03T12:50:00Z">
        <w:del w:id="2215" w:author="IO" w:date="2011-06-09T15:21:00Z">
          <w:r w:rsidRPr="00246937">
            <w:rPr>
              <w:rFonts w:cs="Times New Roman"/>
            </w:rPr>
            <w:delText xml:space="preserve">certificar </w:delText>
          </w:r>
        </w:del>
      </w:ins>
      <w:ins w:id="2216" w:author="IO" w:date="2011-06-09T15:21:00Z">
        <w:r w:rsidR="00631887">
          <w:rPr>
            <w:rFonts w:cs="Times New Roman"/>
          </w:rPr>
          <w:t xml:space="preserve">los </w:t>
        </w:r>
      </w:ins>
      <w:ins w:id="2217" w:author="Orion" w:date="2011-05-03T12:50:00Z">
        <w:r w:rsidRPr="00246937">
          <w:rPr>
            <w:rFonts w:cs="Times New Roman"/>
          </w:rPr>
          <w:t xml:space="preserve">requisitos </w:t>
        </w:r>
        <w:del w:id="2218" w:author="IO" w:date="2011-06-09T15:22:00Z">
          <w:r w:rsidRPr="00246937">
            <w:rPr>
              <w:rFonts w:cs="Times New Roman"/>
            </w:rPr>
            <w:delText xml:space="preserve">y definir una </w:delText>
          </w:r>
          <w:r w:rsidRPr="00AB231D">
            <w:rPr>
              <w:rFonts w:cs="Times New Roman"/>
            </w:rPr>
            <w:delText>serie</w:delText>
          </w:r>
          <w:r w:rsidRPr="00246937">
            <w:rPr>
              <w:rFonts w:cs="Times New Roman"/>
            </w:rPr>
            <w:delText xml:space="preserve"> conceptos </w:delText>
          </w:r>
          <w:r w:rsidRPr="00246937" w:rsidDel="00631887">
            <w:rPr>
              <w:rFonts w:cs="Times New Roman"/>
            </w:rPr>
            <w:delText>procedimentales</w:delText>
          </w:r>
        </w:del>
      </w:ins>
      <w:ins w:id="2219" w:author="IO" w:date="2011-06-09T15:22:00Z">
        <w:r w:rsidR="00631887">
          <w:rPr>
            <w:rFonts w:cs="Times New Roman"/>
          </w:rPr>
          <w:t xml:space="preserve">para que pudieran volar junto con tráfico tripulado y </w:t>
        </w:r>
      </w:ins>
      <w:ins w:id="2220" w:author="Orion" w:date="2011-06-18T21:06:00Z">
        <w:r w:rsidR="00205C50">
          <w:rPr>
            <w:rFonts w:cs="Times New Roman"/>
          </w:rPr>
          <w:t xml:space="preserve">a la hora </w:t>
        </w:r>
      </w:ins>
      <w:ins w:id="2221" w:author="IO" w:date="2011-06-09T15:22:00Z">
        <w:r w:rsidR="00631887">
          <w:rPr>
            <w:rFonts w:cs="Times New Roman"/>
          </w:rPr>
          <w:t>certificar estos</w:t>
        </w:r>
      </w:ins>
      <w:ins w:id="2222" w:author="Orion" w:date="2011-05-03T12:50:00Z">
        <w:r w:rsidRPr="00246937">
          <w:rPr>
            <w:rFonts w:cs="Times New Roman"/>
          </w:rPr>
          <w:t xml:space="preserve">. Para suplir estas deficiencias se ha dedicado el documento </w:t>
        </w:r>
      </w:ins>
      <w:customXmlInsRangeStart w:id="2223" w:author="Orion" w:date="2011-05-03T12:50:00Z"/>
      <w:sdt>
        <w:sdtPr>
          <w:rPr>
            <w:rFonts w:cs="Times New Roman"/>
          </w:rPr>
          <w:id w:val="-936899862"/>
          <w:citation/>
        </w:sdtPr>
        <w:sdtContent>
          <w:customXmlInsRangeEnd w:id="2223"/>
          <w:ins w:id="2224" w:author="Orion" w:date="2011-05-03T12:50:00Z">
            <w:r w:rsidRPr="00AB231D">
              <w:rPr>
                <w:rFonts w:cs="Times New Roman"/>
              </w:rPr>
              <w:fldChar w:fldCharType="begin"/>
            </w:r>
            <w:r w:rsidRPr="00AB231D">
              <w:rPr>
                <w:rFonts w:cs="Times New Roman"/>
              </w:rPr>
              <w:instrText xml:space="preserve"> CITATION Adr09 \l 3082 </w:instrText>
            </w:r>
            <w:r w:rsidRPr="00AB231D">
              <w:rPr>
                <w:rFonts w:cs="Times New Roman"/>
              </w:rPr>
              <w:fldChar w:fldCharType="separate"/>
            </w:r>
          </w:ins>
          <w:r w:rsidR="00C1157B" w:rsidRPr="00C1157B">
            <w:rPr>
              <w:rFonts w:cs="Times New Roman"/>
              <w:noProof/>
            </w:rPr>
            <w:t>(37)</w:t>
          </w:r>
          <w:ins w:id="2225" w:author="Orion" w:date="2011-05-03T12:50:00Z">
            <w:r w:rsidRPr="00AB231D">
              <w:rPr>
                <w:rFonts w:cs="Times New Roman"/>
              </w:rPr>
              <w:fldChar w:fldCharType="end"/>
            </w:r>
          </w:ins>
          <w:customXmlInsRangeStart w:id="2226" w:author="Orion" w:date="2011-05-03T12:50:00Z"/>
        </w:sdtContent>
      </w:sdt>
      <w:customXmlInsRangeEnd w:id="2226"/>
      <w:ins w:id="2227" w:author="Orion" w:date="2011-05-03T12:50:00Z">
        <w:r w:rsidR="003E2115">
          <w:rPr>
            <w:rFonts w:cs="Times New Roman"/>
          </w:rPr>
          <w:t xml:space="preserve">, que </w:t>
        </w:r>
        <w:r w:rsidRPr="00246937">
          <w:rPr>
            <w:rFonts w:cs="Times New Roman"/>
          </w:rPr>
          <w:t xml:space="preserve">es un documento oficial donde se define un sistema ATM (Gestión del Tráfico Aéreo) que </w:t>
        </w:r>
        <w:r w:rsidRPr="00246937">
          <w:rPr>
            <w:rFonts w:cs="Times New Roman"/>
          </w:rPr>
          <w:lastRenderedPageBreak/>
          <w:t>estaría debidamente preparado para cumplir las siguientes tareas:</w:t>
        </w:r>
      </w:ins>
    </w:p>
    <w:p w14:paraId="234C626F" w14:textId="77777777" w:rsidR="00AE5A4C" w:rsidRPr="00246937" w:rsidRDefault="00AE5A4C" w:rsidP="00AE5A4C">
      <w:pPr>
        <w:numPr>
          <w:ilvl w:val="0"/>
          <w:numId w:val="3"/>
        </w:numPr>
        <w:jc w:val="both"/>
        <w:rPr>
          <w:ins w:id="2228" w:author="Orion" w:date="2011-05-03T12:50:00Z"/>
          <w:rFonts w:cs="Times New Roman"/>
        </w:rPr>
      </w:pPr>
      <w:ins w:id="2229" w:author="Orion" w:date="2011-05-03T12:50:00Z">
        <w:r w:rsidRPr="00246937">
          <w:rPr>
            <w:rFonts w:cs="Times New Roman"/>
          </w:rPr>
          <w:t xml:space="preserve">Establecimiento de los requisitos de aeronavegabilidad y reglamentos comunes para </w:t>
        </w:r>
        <w:proofErr w:type="spellStart"/>
        <w:r w:rsidRPr="00246937">
          <w:rPr>
            <w:rFonts w:cs="Times New Roman"/>
          </w:rPr>
          <w:t>UAVs</w:t>
        </w:r>
        <w:proofErr w:type="spellEnd"/>
        <w:r w:rsidRPr="00246937">
          <w:rPr>
            <w:rFonts w:cs="Times New Roman"/>
          </w:rPr>
          <w:t>.</w:t>
        </w:r>
      </w:ins>
    </w:p>
    <w:p w14:paraId="44690288" w14:textId="77777777" w:rsidR="00AE5A4C" w:rsidRPr="00246937" w:rsidRDefault="00AE5A4C" w:rsidP="00AE5A4C">
      <w:pPr>
        <w:numPr>
          <w:ilvl w:val="0"/>
          <w:numId w:val="3"/>
        </w:numPr>
        <w:jc w:val="both"/>
        <w:rPr>
          <w:ins w:id="2230" w:author="Orion" w:date="2011-05-03T12:50:00Z"/>
          <w:rFonts w:cs="Times New Roman"/>
        </w:rPr>
      </w:pPr>
      <w:ins w:id="2231" w:author="Orion" w:date="2011-05-03T12:50:00Z">
        <w:r w:rsidRPr="00246937">
          <w:rPr>
            <w:rFonts w:cs="Times New Roman"/>
          </w:rPr>
          <w:t xml:space="preserve">Establecimiento de la regulación y estandarización del tráfico aéreo y los procedimientos derivados para la integración adecuada de </w:t>
        </w:r>
        <w:proofErr w:type="spellStart"/>
        <w:r w:rsidRPr="00246937">
          <w:rPr>
            <w:rFonts w:cs="Times New Roman"/>
          </w:rPr>
          <w:t>UAVs</w:t>
        </w:r>
        <w:proofErr w:type="spellEnd"/>
        <w:r w:rsidRPr="00246937">
          <w:rPr>
            <w:rFonts w:cs="Times New Roman"/>
          </w:rPr>
          <w:t xml:space="preserve"> en el Sistema de Gestión del Tráfico Aéreo.</w:t>
        </w:r>
      </w:ins>
    </w:p>
    <w:p w14:paraId="0B92FCD1" w14:textId="77777777" w:rsidR="00AE5A4C" w:rsidRPr="00246937" w:rsidRDefault="00AE5A4C" w:rsidP="00AE5A4C">
      <w:pPr>
        <w:jc w:val="both"/>
        <w:rPr>
          <w:ins w:id="2232" w:author="Orion" w:date="2011-05-03T12:50:00Z"/>
          <w:rFonts w:cs="Times New Roman"/>
        </w:rPr>
      </w:pPr>
    </w:p>
    <w:p w14:paraId="2A82EA9C" w14:textId="77777777" w:rsidR="00477B5B" w:rsidRDefault="00477B5B" w:rsidP="00AE5A4C">
      <w:pPr>
        <w:jc w:val="both"/>
        <w:rPr>
          <w:ins w:id="2233" w:author="IO" w:date="2011-06-09T15:26:00Z"/>
          <w:rFonts w:cs="Times New Roman"/>
        </w:rPr>
      </w:pPr>
      <w:ins w:id="2234" w:author="IO" w:date="2011-06-09T15:26:00Z">
        <w:r>
          <w:rPr>
            <w:rFonts w:cs="Times New Roman"/>
          </w:rPr>
          <w:t xml:space="preserve">Con vistas a analizar el comportamiento de los </w:t>
        </w:r>
        <w:proofErr w:type="spellStart"/>
        <w:r>
          <w:rPr>
            <w:rFonts w:cs="Times New Roman"/>
          </w:rPr>
          <w:t>UAVs</w:t>
        </w:r>
        <w:proofErr w:type="spellEnd"/>
        <w:r>
          <w:rPr>
            <w:rFonts w:cs="Times New Roman"/>
          </w:rPr>
          <w:t xml:space="preserve">, tanto en vuelo con tráfico tripulado como en otras situaciones, se ha recurrido a simulaciones. Al igual que en los casos de vuelos tripulados existen ejemplos centrados en el vuelo de </w:t>
        </w:r>
        <w:proofErr w:type="spellStart"/>
        <w:r>
          <w:rPr>
            <w:rFonts w:cs="Times New Roman"/>
          </w:rPr>
          <w:t>UAVs</w:t>
        </w:r>
        <w:proofErr w:type="spellEnd"/>
        <w:r>
          <w:rPr>
            <w:rFonts w:cs="Times New Roman"/>
          </w:rPr>
          <w:t xml:space="preserve"> individuales y en la gesti</w:t>
        </w:r>
      </w:ins>
      <w:ins w:id="2235" w:author="IO" w:date="2011-06-09T15:27:00Z">
        <w:r>
          <w:rPr>
            <w:rFonts w:cs="Times New Roman"/>
          </w:rPr>
          <w:t>ón de grupos de estos.</w:t>
        </w:r>
      </w:ins>
    </w:p>
    <w:p w14:paraId="7B6F2222" w14:textId="77777777" w:rsidR="00477B5B" w:rsidRDefault="00477B5B" w:rsidP="00AE5A4C">
      <w:pPr>
        <w:jc w:val="both"/>
        <w:rPr>
          <w:ins w:id="2236" w:author="IO" w:date="2011-06-09T15:26:00Z"/>
          <w:rFonts w:cs="Times New Roman"/>
        </w:rPr>
      </w:pPr>
    </w:p>
    <w:p w14:paraId="20F99680" w14:textId="6DB58B79" w:rsidR="00CF3F4C" w:rsidRDefault="00A85A65" w:rsidP="00AE5A4C">
      <w:pPr>
        <w:jc w:val="both"/>
        <w:rPr>
          <w:ins w:id="2237" w:author="Orion" w:date="2011-05-03T17:52:00Z"/>
          <w:rFonts w:cs="Times New Roman"/>
        </w:rPr>
      </w:pPr>
      <w:ins w:id="2238" w:author="Orion" w:date="2011-06-18T21:10:00Z">
        <w:r>
          <w:rPr>
            <w:rFonts w:cs="Times New Roman"/>
          </w:rPr>
          <w:t xml:space="preserve">En cuando al estudio de </w:t>
        </w:r>
        <w:proofErr w:type="spellStart"/>
        <w:r>
          <w:rPr>
            <w:rFonts w:cs="Times New Roman"/>
          </w:rPr>
          <w:t>UAVs</w:t>
        </w:r>
        <w:proofErr w:type="spellEnd"/>
        <w:r>
          <w:rPr>
            <w:rFonts w:cs="Times New Roman"/>
          </w:rPr>
          <w:t xml:space="preserve"> como elementos individuales</w:t>
        </w:r>
      </w:ins>
      <w:ins w:id="2239" w:author="Orion" w:date="2011-05-03T12:50:00Z">
        <w:r w:rsidR="00AE5A4C" w:rsidRPr="00246937">
          <w:rPr>
            <w:rFonts w:cs="Times New Roman"/>
          </w:rPr>
          <w:t xml:space="preserve"> destacar una serie de trabajos que se centran en modelar</w:t>
        </w:r>
      </w:ins>
      <w:ins w:id="2240" w:author="Orion" w:date="2011-05-03T17:51:00Z">
        <w:r w:rsidR="00135BE9">
          <w:rPr>
            <w:rFonts w:cs="Times New Roman"/>
          </w:rPr>
          <w:t xml:space="preserve"> la</w:t>
        </w:r>
        <w:r w:rsidR="000B1C5C">
          <w:rPr>
            <w:rFonts w:cs="Times New Roman"/>
          </w:rPr>
          <w:t xml:space="preserve">s características físicas de </w:t>
        </w:r>
      </w:ins>
      <w:ins w:id="2241" w:author="Orion" w:date="2011-06-18T21:10:00Z">
        <w:r w:rsidR="000B1C5C">
          <w:rPr>
            <w:rFonts w:cs="Times New Roman"/>
          </w:rPr>
          <w:t>estos</w:t>
        </w:r>
      </w:ins>
      <w:ins w:id="2242" w:author="Orion" w:date="2011-05-03T12:50:00Z">
        <w:r w:rsidR="00AE5A4C" w:rsidRPr="00246937">
          <w:rPr>
            <w:rFonts w:cs="Times New Roman"/>
          </w:rPr>
          <w:t xml:space="preserve">. </w:t>
        </w:r>
        <w:r w:rsidR="00AE5A4C" w:rsidRPr="00AB231D">
          <w:rPr>
            <w:rFonts w:cs="Times New Roman"/>
          </w:rPr>
          <w:t>Así por ejemplo</w:t>
        </w:r>
      </w:ins>
      <w:ins w:id="2243" w:author="Orion" w:date="2011-05-03T14:11:00Z">
        <w:r w:rsidR="00360FD2">
          <w:rPr>
            <w:rFonts w:cs="Times New Roman"/>
          </w:rPr>
          <w:t xml:space="preserve"> es importante destacar que los sistemas de percepci</w:t>
        </w:r>
      </w:ins>
      <w:ins w:id="2244" w:author="Orion" w:date="2011-05-03T14:12:00Z">
        <w:r w:rsidR="00360FD2">
          <w:rPr>
            <w:rFonts w:cs="Times New Roman"/>
          </w:rPr>
          <w:t xml:space="preserve">ón de los </w:t>
        </w:r>
        <w:proofErr w:type="spellStart"/>
        <w:r w:rsidR="00360FD2">
          <w:rPr>
            <w:rFonts w:cs="Times New Roman"/>
          </w:rPr>
          <w:t>UAVs</w:t>
        </w:r>
        <w:proofErr w:type="spellEnd"/>
        <w:r w:rsidR="00360FD2">
          <w:rPr>
            <w:rFonts w:cs="Times New Roman"/>
          </w:rPr>
          <w:t xml:space="preserve"> pueden sufrir algún tipo de limitaci</w:t>
        </w:r>
      </w:ins>
      <w:ins w:id="2245" w:author="Orion" w:date="2011-05-03T14:13:00Z">
        <w:r w:rsidR="00360FD2">
          <w:rPr>
            <w:rFonts w:cs="Times New Roman"/>
          </w:rPr>
          <w:t xml:space="preserve">ón </w:t>
        </w:r>
        <w:r w:rsidR="00360FD2" w:rsidRPr="00246937">
          <w:rPr>
            <w:rFonts w:cs="Times New Roman"/>
          </w:rPr>
          <w:t>debida a posibles oclusiones</w:t>
        </w:r>
      </w:ins>
      <w:ins w:id="2246" w:author="Orion" w:date="2011-05-03T17:51:00Z">
        <w:r w:rsidR="00AA3D90">
          <w:rPr>
            <w:rFonts w:cs="Times New Roman"/>
          </w:rPr>
          <w:t>,</w:t>
        </w:r>
      </w:ins>
      <w:ins w:id="2247" w:author="Orion" w:date="2011-05-03T14:13:00Z">
        <w:r w:rsidR="00360FD2">
          <w:rPr>
            <w:rFonts w:cs="Times New Roman"/>
          </w:rPr>
          <w:t xml:space="preserve"> es por ello, por lo que en </w:t>
        </w:r>
      </w:ins>
      <w:customXmlInsRangeStart w:id="2248" w:author="Orion" w:date="2011-05-03T12:50:00Z"/>
      <w:sdt>
        <w:sdtPr>
          <w:rPr>
            <w:rFonts w:cs="Times New Roman"/>
          </w:rPr>
          <w:id w:val="-488634923"/>
          <w:citation/>
        </w:sdtPr>
        <w:sdtContent>
          <w:customXmlInsRangeEnd w:id="2248"/>
          <w:ins w:id="2249" w:author="Orion" w:date="2011-05-03T12:50:00Z">
            <w:r w:rsidR="00AE5A4C" w:rsidRPr="00AB231D">
              <w:rPr>
                <w:rFonts w:cs="Times New Roman"/>
              </w:rPr>
              <w:fldChar w:fldCharType="begin"/>
            </w:r>
            <w:r w:rsidR="00AE5A4C" w:rsidRPr="00AB231D">
              <w:rPr>
                <w:rFonts w:cs="Times New Roman"/>
              </w:rPr>
              <w:instrText xml:space="preserve"> CITATION IAB01 \l 3082 </w:instrText>
            </w:r>
            <w:r w:rsidR="00AE5A4C" w:rsidRPr="00AB231D">
              <w:rPr>
                <w:rFonts w:cs="Times New Roman"/>
              </w:rPr>
              <w:fldChar w:fldCharType="separate"/>
            </w:r>
          </w:ins>
          <w:r w:rsidR="00C1157B" w:rsidRPr="00C1157B">
            <w:rPr>
              <w:rFonts w:cs="Times New Roman"/>
              <w:noProof/>
            </w:rPr>
            <w:t>(38)</w:t>
          </w:r>
          <w:ins w:id="2250" w:author="Orion" w:date="2011-05-03T12:50:00Z">
            <w:r w:rsidR="00AE5A4C" w:rsidRPr="00AB231D">
              <w:rPr>
                <w:rFonts w:cs="Times New Roman"/>
              </w:rPr>
              <w:fldChar w:fldCharType="end"/>
            </w:r>
          </w:ins>
          <w:customXmlInsRangeStart w:id="2251" w:author="Orion" w:date="2011-05-03T12:50:00Z"/>
        </w:sdtContent>
      </w:sdt>
      <w:customXmlInsRangeEnd w:id="2251"/>
      <w:ins w:id="2252" w:author="Orion" w:date="2011-05-03T12:50:00Z">
        <w:r w:rsidR="00AE5A4C" w:rsidRPr="00246937">
          <w:rPr>
            <w:rFonts w:cs="Times New Roman"/>
          </w:rPr>
          <w:t xml:space="preserve"> se propone un algoritmo para solucionar </w:t>
        </w:r>
      </w:ins>
      <w:ins w:id="2253" w:author="Orion" w:date="2011-05-03T14:14:00Z">
        <w:r w:rsidR="00360FD2">
          <w:rPr>
            <w:rFonts w:cs="Times New Roman"/>
          </w:rPr>
          <w:t>este problema</w:t>
        </w:r>
      </w:ins>
      <w:ins w:id="2254" w:author="Orion" w:date="2011-05-03T12:50:00Z">
        <w:r w:rsidR="00AE5A4C" w:rsidRPr="00246937">
          <w:rPr>
            <w:rFonts w:cs="Times New Roman"/>
          </w:rPr>
          <w:t>. Dicho algoritmo modela las limitaciones de los vuelos de estos vehículos de una manera más realista a lo existente anteriormente, y nos confirma la importancia de la oclusión a la hora de la planificación de rutas en el vuelo.</w:t>
        </w:r>
      </w:ins>
      <w:ins w:id="2255" w:author="Orion" w:date="2011-05-03T17:52:00Z">
        <w:r w:rsidR="007C0583">
          <w:rPr>
            <w:rFonts w:cs="Times New Roman"/>
          </w:rPr>
          <w:t xml:space="preserve"> </w:t>
        </w:r>
      </w:ins>
    </w:p>
    <w:p w14:paraId="220F654C" w14:textId="77777777" w:rsidR="00AE5A4C" w:rsidRPr="00246937" w:rsidRDefault="00AE5A4C" w:rsidP="00AE5A4C">
      <w:pPr>
        <w:jc w:val="both"/>
        <w:rPr>
          <w:ins w:id="2256" w:author="Orion" w:date="2011-05-03T12:50:00Z"/>
          <w:rFonts w:cs="Times New Roman"/>
        </w:rPr>
      </w:pPr>
      <w:ins w:id="2257" w:author="Orion" w:date="2011-05-03T12:50:00Z">
        <w:r w:rsidRPr="00246937">
          <w:rPr>
            <w:rFonts w:cs="Times New Roman"/>
          </w:rPr>
          <w:t xml:space="preserve">Otro modelo de UAV </w:t>
        </w:r>
      </w:ins>
      <w:ins w:id="2258" w:author="Orion" w:date="2011-05-03T17:52:00Z">
        <w:r w:rsidR="007C0583">
          <w:rPr>
            <w:rFonts w:cs="Times New Roman"/>
          </w:rPr>
          <w:t xml:space="preserve">que sigue este </w:t>
        </w:r>
        <w:r w:rsidR="001A3263">
          <w:rPr>
            <w:rFonts w:cs="Times New Roman"/>
          </w:rPr>
          <w:t xml:space="preserve">tipo de </w:t>
        </w:r>
        <w:r w:rsidR="007C0583">
          <w:rPr>
            <w:rFonts w:cs="Times New Roman"/>
          </w:rPr>
          <w:t xml:space="preserve">enfoque </w:t>
        </w:r>
        <w:r w:rsidR="00B409CB">
          <w:rPr>
            <w:rFonts w:cs="Times New Roman"/>
          </w:rPr>
          <w:t xml:space="preserve">físico </w:t>
        </w:r>
      </w:ins>
      <w:ins w:id="2259" w:author="Orion" w:date="2011-05-03T12:50:00Z">
        <w:r w:rsidRPr="00246937">
          <w:rPr>
            <w:rFonts w:cs="Times New Roman"/>
          </w:rPr>
          <w:t xml:space="preserve">puede verse en </w:t>
        </w:r>
      </w:ins>
      <w:customXmlInsRangeStart w:id="2260" w:author="Orion" w:date="2011-05-03T12:50:00Z"/>
      <w:sdt>
        <w:sdtPr>
          <w:rPr>
            <w:rFonts w:cs="Times New Roman"/>
          </w:rPr>
          <w:id w:val="800426571"/>
          <w:citation/>
        </w:sdtPr>
        <w:sdtContent>
          <w:customXmlInsRangeEnd w:id="2260"/>
          <w:ins w:id="2261" w:author="Orion" w:date="2011-05-03T12:50:00Z">
            <w:r w:rsidRPr="00AB231D">
              <w:rPr>
                <w:rFonts w:cs="Times New Roman"/>
              </w:rPr>
              <w:fldChar w:fldCharType="begin"/>
            </w:r>
            <w:r w:rsidRPr="00AB231D">
              <w:rPr>
                <w:rFonts w:cs="Times New Roman"/>
              </w:rPr>
              <w:instrText xml:space="preserve"> CITATION Edu09 \l 3082 </w:instrText>
            </w:r>
            <w:r w:rsidRPr="00AB231D">
              <w:rPr>
                <w:rFonts w:cs="Times New Roman"/>
              </w:rPr>
              <w:fldChar w:fldCharType="separate"/>
            </w:r>
          </w:ins>
          <w:r w:rsidR="00C1157B" w:rsidRPr="00C1157B">
            <w:rPr>
              <w:rFonts w:cs="Times New Roman"/>
              <w:noProof/>
            </w:rPr>
            <w:t>(39)</w:t>
          </w:r>
          <w:ins w:id="2262" w:author="Orion" w:date="2011-05-03T12:50:00Z">
            <w:r w:rsidRPr="00AB231D">
              <w:rPr>
                <w:rFonts w:cs="Times New Roman"/>
              </w:rPr>
              <w:fldChar w:fldCharType="end"/>
            </w:r>
          </w:ins>
          <w:customXmlInsRangeStart w:id="2263" w:author="Orion" w:date="2011-05-03T12:50:00Z"/>
        </w:sdtContent>
      </w:sdt>
      <w:customXmlInsRangeEnd w:id="2263"/>
      <w:ins w:id="2264" w:author="Orion" w:date="2011-05-03T12:50:00Z">
        <w:r w:rsidRPr="00246937">
          <w:rPr>
            <w:rFonts w:cs="Times New Roman"/>
          </w:rPr>
          <w:t xml:space="preserve"> donde se presenta un modelo genérico de UAV a escala reducida enfocado en las claves de los esfuerzos físicos que actúan en la dinámica del avión (física del avión) con el fin de ser lo suficientemente simple como para diseñar un controlador del vehículo.</w:t>
        </w:r>
      </w:ins>
    </w:p>
    <w:p w14:paraId="43ADE24F" w14:textId="1249CC90" w:rsidR="00AE5A4C" w:rsidRPr="00246937" w:rsidRDefault="00AE5A4C" w:rsidP="00AE5A4C">
      <w:pPr>
        <w:jc w:val="both"/>
        <w:rPr>
          <w:ins w:id="2265" w:author="Orion" w:date="2011-05-03T12:50:00Z"/>
          <w:rFonts w:cs="Times New Roman"/>
        </w:rPr>
      </w:pPr>
      <w:ins w:id="2266" w:author="Orion" w:date="2011-05-03T12:50:00Z">
        <w:r w:rsidRPr="00246937">
          <w:rPr>
            <w:rFonts w:cs="Times New Roman"/>
          </w:rPr>
          <w:t xml:space="preserve">Por otra </w:t>
        </w:r>
      </w:ins>
      <w:ins w:id="2267" w:author="Orion" w:date="2011-06-18T21:09:00Z">
        <w:r w:rsidR="00A85A65">
          <w:rPr>
            <w:rFonts w:cs="Times New Roman"/>
          </w:rPr>
          <w:t>lado</w:t>
        </w:r>
      </w:ins>
      <w:ins w:id="2268" w:author="Orion" w:date="2011-05-03T12:50:00Z">
        <w:r w:rsidRPr="00246937">
          <w:rPr>
            <w:rFonts w:cs="Times New Roman"/>
          </w:rPr>
          <w:t xml:space="preserve">, </w:t>
        </w:r>
      </w:ins>
      <w:ins w:id="2269" w:author="Orion" w:date="2011-06-18T21:09:00Z">
        <w:r w:rsidR="00A85A65">
          <w:rPr>
            <w:rFonts w:cs="Times New Roman"/>
          </w:rPr>
          <w:t xml:space="preserve">el enfoque basado en agentes también </w:t>
        </w:r>
      </w:ins>
      <w:ins w:id="2270" w:author="Orion" w:date="2011-06-18T21:11:00Z">
        <w:r w:rsidR="009214D0">
          <w:rPr>
            <w:rFonts w:cs="Times New Roman"/>
          </w:rPr>
          <w:t xml:space="preserve">se ha intentado aplicar en el tecnología de lo </w:t>
        </w:r>
        <w:proofErr w:type="spellStart"/>
        <w:r w:rsidR="009214D0">
          <w:rPr>
            <w:rFonts w:cs="Times New Roman"/>
          </w:rPr>
          <w:t>UAVs</w:t>
        </w:r>
        <w:proofErr w:type="spellEnd"/>
        <w:r w:rsidR="009214D0">
          <w:rPr>
            <w:rFonts w:cs="Times New Roman"/>
          </w:rPr>
          <w:t>. Así se puede ver como</w:t>
        </w:r>
      </w:ins>
      <w:ins w:id="2271" w:author="Orion" w:date="2011-06-18T21:09:00Z">
        <w:r w:rsidR="00A85A65">
          <w:rPr>
            <w:rFonts w:cs="Times New Roman"/>
          </w:rPr>
          <w:t xml:space="preserve"> </w:t>
        </w:r>
      </w:ins>
      <w:ins w:id="2272" w:author="Orion" w:date="2011-05-03T12:50:00Z">
        <w:r w:rsidRPr="00246937">
          <w:rPr>
            <w:rFonts w:cs="Times New Roman"/>
          </w:rPr>
          <w:t xml:space="preserve">el trabajo </w:t>
        </w:r>
      </w:ins>
      <w:customXmlInsRangeStart w:id="2273" w:author="Orion" w:date="2011-05-03T12:50:00Z"/>
      <w:sdt>
        <w:sdtPr>
          <w:rPr>
            <w:rFonts w:cs="Times New Roman"/>
          </w:rPr>
          <w:id w:val="-1590698168"/>
          <w:citation/>
        </w:sdtPr>
        <w:sdtContent>
          <w:customXmlInsRangeEnd w:id="2273"/>
          <w:ins w:id="2274" w:author="Orion" w:date="2011-05-03T12:50:00Z">
            <w:r w:rsidRPr="00AB231D">
              <w:rPr>
                <w:rFonts w:cs="Times New Roman"/>
              </w:rPr>
              <w:fldChar w:fldCharType="begin"/>
            </w:r>
            <w:r w:rsidRPr="00AB231D">
              <w:rPr>
                <w:rFonts w:cs="Times New Roman"/>
              </w:rPr>
              <w:instrText xml:space="preserve"> CITATION Che09 \l 3082 </w:instrText>
            </w:r>
            <w:r w:rsidRPr="00AB231D">
              <w:rPr>
                <w:rFonts w:cs="Times New Roman"/>
              </w:rPr>
              <w:fldChar w:fldCharType="separate"/>
            </w:r>
          </w:ins>
          <w:r w:rsidR="00C1157B" w:rsidRPr="00C1157B">
            <w:rPr>
              <w:rFonts w:cs="Times New Roman"/>
              <w:noProof/>
            </w:rPr>
            <w:t>(40)</w:t>
          </w:r>
          <w:ins w:id="2275" w:author="Orion" w:date="2011-05-03T12:50:00Z">
            <w:r w:rsidRPr="00AB231D">
              <w:rPr>
                <w:rFonts w:cs="Times New Roman"/>
              </w:rPr>
              <w:fldChar w:fldCharType="end"/>
            </w:r>
          </w:ins>
          <w:customXmlInsRangeStart w:id="2276" w:author="Orion" w:date="2011-05-03T12:50:00Z"/>
        </w:sdtContent>
      </w:sdt>
      <w:customXmlInsRangeEnd w:id="2276"/>
      <w:ins w:id="2277" w:author="Orion" w:date="2011-05-03T12:50:00Z">
        <w:r w:rsidRPr="00246937">
          <w:rPr>
            <w:rFonts w:cs="Times New Roman"/>
          </w:rPr>
          <w:t xml:space="preserve"> presenta un </w:t>
        </w:r>
        <w:proofErr w:type="spellStart"/>
        <w:r w:rsidRPr="00246937">
          <w:rPr>
            <w:rFonts w:cs="Times New Roman"/>
          </w:rPr>
          <w:t>framework</w:t>
        </w:r>
        <w:proofErr w:type="spellEnd"/>
        <w:r w:rsidRPr="00246937">
          <w:rPr>
            <w:rFonts w:cs="Times New Roman"/>
          </w:rPr>
          <w:t xml:space="preserve"> basado en agentes para modelar </w:t>
        </w:r>
        <w:proofErr w:type="spellStart"/>
        <w:r w:rsidRPr="00246937">
          <w:rPr>
            <w:rFonts w:cs="Times New Roman"/>
          </w:rPr>
          <w:t>UAVs</w:t>
        </w:r>
        <w:proofErr w:type="spellEnd"/>
        <w:r w:rsidRPr="00246937">
          <w:rPr>
            <w:rFonts w:cs="Times New Roman"/>
          </w:rPr>
          <w:t xml:space="preserve">, en donde cada vehículo de este tipo se descompone </w:t>
        </w:r>
        <w:r w:rsidRPr="00AB231D">
          <w:rPr>
            <w:rFonts w:cs="Times New Roman"/>
          </w:rPr>
          <w:t>en una serie de niveles controlados por a</w:t>
        </w:r>
        <w:r w:rsidRPr="00246937">
          <w:rPr>
            <w:rFonts w:cs="Times New Roman"/>
          </w:rPr>
          <w:t xml:space="preserve">gentes. Los principales agentes serán el físico y el lógico. El agente físico será el principal responsable de las interacciones físicas del UAV, como pueden ser maniobras hacia el siguiente </w:t>
        </w:r>
        <w:proofErr w:type="spellStart"/>
        <w:r w:rsidRPr="00246937">
          <w:rPr>
            <w:rFonts w:cs="Times New Roman"/>
          </w:rPr>
          <w:t>waypoint</w:t>
        </w:r>
        <w:proofErr w:type="spellEnd"/>
        <w:r w:rsidRPr="00AB231D">
          <w:rPr>
            <w:rFonts w:cs="Times New Roman"/>
          </w:rPr>
          <w:t xml:space="preserve"> (punto intermedio)</w:t>
        </w:r>
        <w:r w:rsidRPr="00246937">
          <w:rPr>
            <w:rFonts w:cs="Times New Roman"/>
          </w:rPr>
          <w:t xml:space="preserve">, comprobaciones para asegurarse que no va a colisionar con ningún objeto, actualización del estado del combustible, comprobación de los sensores, transmisión de mensajes pendientes, etc. Por otro lado, el agente lógico es el responsable de generar la lista de </w:t>
        </w:r>
        <w:proofErr w:type="spellStart"/>
        <w:r w:rsidRPr="00246937">
          <w:rPr>
            <w:rFonts w:cs="Times New Roman"/>
          </w:rPr>
          <w:t>waypoints</w:t>
        </w:r>
        <w:proofErr w:type="spellEnd"/>
        <w:r w:rsidRPr="00246937">
          <w:rPr>
            <w:rFonts w:cs="Times New Roman"/>
          </w:rPr>
          <w:t xml:space="preserve"> y mandársela al agente físico, y tiene una serie de tareas como decirle a un agente físico transmisor que mande un determinado mensaje.</w:t>
        </w:r>
      </w:ins>
    </w:p>
    <w:p w14:paraId="00CFD867" w14:textId="77777777" w:rsidR="00CE1499" w:rsidRDefault="00CE1499" w:rsidP="007A6E14">
      <w:pPr>
        <w:rPr>
          <w:ins w:id="2278" w:author="Orion" w:date="2011-05-05T17:38:00Z"/>
          <w:rFonts w:cs="Times New Roman"/>
        </w:rPr>
      </w:pPr>
    </w:p>
    <w:p w14:paraId="40ADA9E1" w14:textId="77777777" w:rsidR="00B937FD" w:rsidRPr="00B937FD" w:rsidRDefault="00B937FD" w:rsidP="00B937FD">
      <w:pPr>
        <w:pStyle w:val="Title"/>
        <w:outlineLvl w:val="0"/>
        <w:rPr>
          <w:ins w:id="2279" w:author="Orion" w:date="2011-05-05T17:38:00Z"/>
          <w:rFonts w:cs="Times New Roman"/>
        </w:rPr>
      </w:pPr>
      <w:bookmarkStart w:id="2280" w:name="_Toc296083825"/>
      <w:ins w:id="2281" w:author="Orion" w:date="2011-05-05T17:38:00Z">
        <w:r>
          <w:rPr>
            <w:rFonts w:ascii="Times New Roman" w:hAnsi="Times New Roman" w:cs="Times New Roman"/>
          </w:rPr>
          <w:t>Requisitos</w:t>
        </w:r>
      </w:ins>
      <w:ins w:id="2282" w:author="Orion" w:date="2011-05-05T18:20:00Z">
        <w:r w:rsidR="00E70231">
          <w:rPr>
            <w:rFonts w:ascii="Times New Roman" w:hAnsi="Times New Roman" w:cs="Times New Roman"/>
          </w:rPr>
          <w:t xml:space="preserve"> del Sistema</w:t>
        </w:r>
      </w:ins>
      <w:bookmarkEnd w:id="2280"/>
    </w:p>
    <w:p w14:paraId="21B03A9A" w14:textId="33E528A1" w:rsidR="005E29D8" w:rsidRDefault="006A1F8D">
      <w:pPr>
        <w:jc w:val="both"/>
        <w:rPr>
          <w:ins w:id="2283" w:author="Orion" w:date="2011-06-10T12:46:00Z"/>
          <w:rFonts w:cs="Times New Roman"/>
        </w:rPr>
        <w:pPrChange w:id="2284" w:author="Orion" w:date="2011-05-09T00:17:00Z">
          <w:pPr/>
        </w:pPrChange>
      </w:pPr>
      <w:ins w:id="2285" w:author="Orion" w:date="2011-05-05T18:21:00Z">
        <w:r>
          <w:rPr>
            <w:rFonts w:cs="Times New Roman"/>
          </w:rPr>
          <w:t xml:space="preserve">En este apartado se van a especificar los requisitos básicos que </w:t>
        </w:r>
      </w:ins>
      <w:ins w:id="2286" w:author="Orion" w:date="2011-05-09T00:33:00Z">
        <w:r w:rsidR="009F1FA7">
          <w:rPr>
            <w:rFonts w:cs="Times New Roman"/>
          </w:rPr>
          <w:t>el</w:t>
        </w:r>
      </w:ins>
      <w:ins w:id="2287" w:author="Orion" w:date="2011-05-05T18:21:00Z">
        <w:r>
          <w:rPr>
            <w:rFonts w:cs="Times New Roman"/>
          </w:rPr>
          <w:t xml:space="preserve"> sistema</w:t>
        </w:r>
      </w:ins>
      <w:ins w:id="2288" w:author="Orion" w:date="2011-05-09T00:33:00Z">
        <w:r w:rsidR="009F1FA7">
          <w:rPr>
            <w:rFonts w:cs="Times New Roman"/>
          </w:rPr>
          <w:t xml:space="preserve"> debe cumplir</w:t>
        </w:r>
      </w:ins>
      <w:ins w:id="2289" w:author="Orion" w:date="2011-05-05T18:22:00Z">
        <w:r>
          <w:rPr>
            <w:rFonts w:cs="Times New Roman"/>
          </w:rPr>
          <w:t>.</w:t>
        </w:r>
      </w:ins>
      <w:ins w:id="2290" w:author="Orion" w:date="2011-05-05T18:43:00Z">
        <w:r w:rsidR="001A6151">
          <w:rPr>
            <w:rFonts w:cs="Times New Roman"/>
          </w:rPr>
          <w:t xml:space="preserve"> </w:t>
        </w:r>
      </w:ins>
      <w:ins w:id="2291" w:author="Orion" w:date="2011-05-09T00:33:00Z">
        <w:r w:rsidR="009F1FA7">
          <w:rPr>
            <w:rFonts w:cs="Times New Roman"/>
          </w:rPr>
          <w:t>El</w:t>
        </w:r>
      </w:ins>
      <w:ins w:id="2292" w:author="Orion" w:date="2011-05-05T18:43:00Z">
        <w:r w:rsidR="001A6151">
          <w:rPr>
            <w:rFonts w:cs="Times New Roman"/>
          </w:rPr>
          <w:t xml:space="preserve"> objetivo es </w:t>
        </w:r>
        <w:del w:id="2293" w:author="IO" w:date="2011-06-09T17:23:00Z">
          <w:r w:rsidR="001A6151" w:rsidDel="005E29D8">
            <w:rPr>
              <w:rFonts w:cs="Times New Roman"/>
            </w:rPr>
            <w:delText>representar</w:delText>
          </w:r>
        </w:del>
      </w:ins>
      <w:ins w:id="2294" w:author="IO" w:date="2011-06-09T17:23:00Z">
        <w:r w:rsidR="005E29D8">
          <w:rPr>
            <w:rFonts w:cs="Times New Roman"/>
          </w:rPr>
          <w:t>obtener</w:t>
        </w:r>
      </w:ins>
      <w:ins w:id="2295" w:author="Orion" w:date="2011-05-05T18:43:00Z">
        <w:r w:rsidR="001A6151">
          <w:rPr>
            <w:rFonts w:cs="Times New Roman"/>
          </w:rPr>
          <w:t xml:space="preserve"> una simulaci</w:t>
        </w:r>
      </w:ins>
      <w:ins w:id="2296" w:author="Orion" w:date="2011-05-05T18:44:00Z">
        <w:r w:rsidR="001A6151">
          <w:rPr>
            <w:rFonts w:cs="Times New Roman"/>
          </w:rPr>
          <w:t xml:space="preserve">ón del espacio aéreo </w:t>
        </w:r>
      </w:ins>
      <w:ins w:id="2297" w:author="IO" w:date="2011-06-09T17:23:00Z">
        <w:r w:rsidR="005E29D8">
          <w:rPr>
            <w:rFonts w:cs="Times New Roman"/>
          </w:rPr>
          <w:t xml:space="preserve">suficientemente fidedigna para modelar fenómenos que </w:t>
        </w:r>
      </w:ins>
      <w:ins w:id="2298" w:author="IO" w:date="2011-06-09T17:24:00Z">
        <w:r w:rsidR="005E29D8">
          <w:rPr>
            <w:rFonts w:cs="Times New Roman"/>
          </w:rPr>
          <w:t xml:space="preserve">involucran a varios actores y flexible para adaptarse a nuevos </w:t>
        </w:r>
      </w:ins>
      <w:ins w:id="2299" w:author="IO" w:date="2011-06-09T17:25:00Z">
        <w:r w:rsidR="005E29D8">
          <w:rPr>
            <w:rFonts w:cs="Times New Roman"/>
          </w:rPr>
          <w:t xml:space="preserve">o modificados </w:t>
        </w:r>
      </w:ins>
      <w:ins w:id="2300" w:author="IO" w:date="2011-06-09T17:24:00Z">
        <w:r w:rsidR="005E29D8">
          <w:rPr>
            <w:rFonts w:cs="Times New Roman"/>
          </w:rPr>
          <w:t xml:space="preserve">elementos en el </w:t>
        </w:r>
      </w:ins>
      <w:ins w:id="2301" w:author="IO" w:date="2011-06-09T17:25:00Z">
        <w:r w:rsidR="005E29D8">
          <w:rPr>
            <w:rFonts w:cs="Times New Roman"/>
          </w:rPr>
          <w:t>dominio. Para este fin</w:t>
        </w:r>
      </w:ins>
      <w:ins w:id="2302" w:author="IO" w:date="2011-06-09T17:26:00Z">
        <w:r w:rsidR="005E29D8">
          <w:rPr>
            <w:rFonts w:cs="Times New Roman"/>
          </w:rPr>
          <w:t>,</w:t>
        </w:r>
      </w:ins>
      <w:ins w:id="2303" w:author="IO" w:date="2011-06-09T17:25:00Z">
        <w:r w:rsidR="005E29D8">
          <w:rPr>
            <w:rFonts w:cs="Times New Roman"/>
          </w:rPr>
          <w:t xml:space="preserve"> y en funci</w:t>
        </w:r>
      </w:ins>
      <w:ins w:id="2304" w:author="IO" w:date="2011-06-09T17:26:00Z">
        <w:r w:rsidR="005E29D8">
          <w:rPr>
            <w:rFonts w:cs="Times New Roman"/>
          </w:rPr>
          <w:t xml:space="preserve">ón del estudio del estado del arte </w:t>
        </w:r>
        <w:del w:id="2305" w:author="Orion" w:date="2011-06-20T11:08:00Z">
          <w:r w:rsidR="005E29D8" w:rsidDel="00F92397">
            <w:rPr>
              <w:rFonts w:cs="Times New Roman"/>
            </w:rPr>
            <w:delText>en</w:delText>
          </w:r>
        </w:del>
      </w:ins>
      <w:ins w:id="2306" w:author="Orion" w:date="2011-06-20T11:08:00Z">
        <w:r w:rsidR="00F92397">
          <w:rPr>
            <w:rFonts w:cs="Times New Roman"/>
          </w:rPr>
          <w:t>de</w:t>
        </w:r>
      </w:ins>
      <w:ins w:id="2307" w:author="IO" w:date="2011-06-09T17:26:00Z">
        <w:r w:rsidR="005E29D8">
          <w:rPr>
            <w:rFonts w:cs="Times New Roman"/>
          </w:rPr>
          <w:t xml:space="preserve"> la </w:t>
        </w:r>
        <w:del w:id="2308" w:author="Orion" w:date="2011-06-20T11:08:00Z">
          <w:r w:rsidR="005E29D8" w:rsidDel="00AE5DF6">
            <w:rPr>
              <w:rFonts w:cs="Times New Roman"/>
            </w:rPr>
            <w:delText>sección</w:delText>
          </w:r>
        </w:del>
      </w:ins>
      <w:ins w:id="2309" w:author="Orion" w:date="2011-06-20T11:08:00Z">
        <w:r w:rsidR="00AE5DF6">
          <w:rPr>
            <w:rFonts w:cs="Times New Roman"/>
          </w:rPr>
          <w:t>anterior sección</w:t>
        </w:r>
      </w:ins>
      <w:ins w:id="2310" w:author="IO" w:date="2011-06-09T17:26:00Z">
        <w:del w:id="2311" w:author="Orion" w:date="2011-06-20T11:08:00Z">
          <w:r w:rsidR="005E29D8" w:rsidDel="00AE5DF6">
            <w:rPr>
              <w:rFonts w:cs="Times New Roman"/>
            </w:rPr>
            <w:delText xml:space="preserve"> </w:delText>
          </w:r>
          <w:r w:rsidR="005E29D8" w:rsidRPr="005E29D8" w:rsidDel="00AE5DF6">
            <w:rPr>
              <w:rFonts w:cs="Times New Roman"/>
              <w:highlight w:val="yellow"/>
              <w:rPrChange w:id="2312" w:author="IO" w:date="2011-06-09T17:26:00Z">
                <w:rPr>
                  <w:rFonts w:cs="Times New Roman"/>
                </w:rPr>
              </w:rPrChange>
            </w:rPr>
            <w:delText>¿??</w:delText>
          </w:r>
          <w:r w:rsidR="005E29D8" w:rsidDel="00AE5DF6">
            <w:rPr>
              <w:rFonts w:cs="Times New Roman"/>
            </w:rPr>
            <w:delText>,</w:delText>
          </w:r>
        </w:del>
        <w:r w:rsidR="005E29D8">
          <w:rPr>
            <w:rFonts w:cs="Times New Roman"/>
          </w:rPr>
          <w:t xml:space="preserve"> se plantean los requisitos discutidos en esta sección. </w:t>
        </w:r>
      </w:ins>
      <w:ins w:id="2313" w:author="IO" w:date="2011-06-09T17:27:00Z">
        <w:r w:rsidR="005E29D8">
          <w:rPr>
            <w:rFonts w:cs="Times New Roman"/>
          </w:rPr>
          <w:t xml:space="preserve">Estos se organizan en las siguientes secciones: </w:t>
        </w:r>
      </w:ins>
      <w:ins w:id="2314" w:author="Orion" w:date="2011-06-10T13:02:00Z">
        <w:r w:rsidR="00510691">
          <w:rPr>
            <w:rFonts w:cs="Times New Roman"/>
          </w:rPr>
          <w:t>el vuelo, las aeronaves, los pilotos y los controladores.</w:t>
        </w:r>
      </w:ins>
    </w:p>
    <w:p w14:paraId="35755B31" w14:textId="77777777" w:rsidR="005B24B1" w:rsidDel="00160F80" w:rsidRDefault="005B24B1">
      <w:pPr>
        <w:jc w:val="both"/>
        <w:rPr>
          <w:ins w:id="2315" w:author="IO" w:date="2011-06-09T17:27:00Z"/>
          <w:del w:id="2316" w:author="Orion" w:date="2011-06-10T13:33:00Z"/>
          <w:rFonts w:cs="Times New Roman"/>
        </w:rPr>
        <w:pPrChange w:id="2317" w:author="Orion" w:date="2011-05-09T00:17:00Z">
          <w:pPr/>
        </w:pPrChange>
      </w:pPr>
    </w:p>
    <w:p w14:paraId="00C4FC7E" w14:textId="46037CFE" w:rsidR="005E29D8" w:rsidDel="00160F80" w:rsidRDefault="005E29D8">
      <w:pPr>
        <w:jc w:val="both"/>
        <w:rPr>
          <w:ins w:id="2318" w:author="IO" w:date="2011-06-09T17:27:00Z"/>
          <w:del w:id="2319" w:author="Orion" w:date="2011-06-10T13:33:00Z"/>
          <w:rFonts w:cs="Times New Roman"/>
        </w:rPr>
        <w:pPrChange w:id="2320" w:author="Orion" w:date="2011-05-09T00:17:00Z">
          <w:pPr/>
        </w:pPrChange>
      </w:pPr>
    </w:p>
    <w:p w14:paraId="424E85BC" w14:textId="618942AD" w:rsidR="007A3596" w:rsidRDefault="006B0FAB" w:rsidP="007A3596">
      <w:pPr>
        <w:jc w:val="both"/>
        <w:rPr>
          <w:ins w:id="2321" w:author="Orion" w:date="2011-06-10T12:48:00Z"/>
          <w:rFonts w:cs="Times New Roman"/>
        </w:rPr>
      </w:pPr>
      <w:ins w:id="2322" w:author="IO" w:date="2011-05-13T12:30:00Z">
        <w:del w:id="2323" w:author="Orion" w:date="2011-06-10T13:33:00Z">
          <w:r w:rsidDel="00160F80">
            <w:rPr>
              <w:rFonts w:cs="Times New Roman"/>
            </w:rPr>
            <w:delText>ss</w:delText>
          </w:r>
        </w:del>
      </w:ins>
    </w:p>
    <w:p w14:paraId="596D532A" w14:textId="56249349" w:rsidR="007A3596" w:rsidRPr="002C65B4" w:rsidRDefault="00A918A4" w:rsidP="007A3596">
      <w:pPr>
        <w:rPr>
          <w:ins w:id="2324" w:author="Orion" w:date="2011-06-10T12:48:00Z"/>
        </w:rPr>
      </w:pPr>
      <w:ins w:id="2325" w:author="Orion" w:date="2011-06-10T13:03:00Z">
        <w:r>
          <w:rPr/>
          <w:t>El</w:t>
        </w:r>
      </w:ins>
      <w:ins w:id="2326" w:author="Orion" w:date="2011-06-10T12:48:00Z">
        <w:r w:rsidR="007A3596" w:rsidRPr="002C65B4">
          <w:rPr/>
          <w:t xml:space="preserve"> vuelo:</w:t>
        </w:r>
      </w:ins>
    </w:p>
    <w:p w14:paraId="258DEF72" w14:textId="024891E6" w:rsidR="00154CF7" w:rsidRPr="00154CF7" w:rsidRDefault="007A3596" w:rsidP="00E52C6F">
      <w:pPr>
        <w:jc w:val="both"/>
        <w:rPr>
          <w:ins w:id="2327" w:author="Orion" w:date="2011-06-10T13:04:00Z"/>
          <w:color w:val="4F81BD" w:themeColor="accent1"/>
          <w:rPrChange w:id="2328" w:author="Orion" w:date="2011-06-10T13:05:00Z">
            <w:rPr>
              <w:ins w:id="2329" w:author="Orion" w:date="2011-06-10T13:04:00Z"/>
              <w:rFonts w:cs="Times New Roman"/>
            </w:rPr>
          </w:rPrChange>
        </w:rPr>
      </w:pPr>
      <w:ins w:id="2330" w:author="Orion" w:date="2011-06-10T12:48:00Z">
        <w:r>
          <w:t>Los planes de vuelos son los informes que contienen toda la información referente a un vuelo y que son suministrados por las compañías a los pilotos antes de iniciar el vuelo.</w:t>
        </w:r>
      </w:ins>
      <w:ins w:id="2331" w:author="Orion" w:date="2011-06-10T13:04:00Z">
        <w:r w:rsidR="00154CF7">
          <w:t xml:space="preserve"> De este modo </w:t>
        </w:r>
      </w:ins>
      <w:ins w:id="2332" w:author="Orion" w:date="2011-06-10T13:05:00Z">
        <w:r w:rsidR="00154CF7">
          <w:t>h</w:t>
        </w:r>
      </w:ins>
      <w:ins w:id="2333" w:author="Orion" w:date="2011-06-10T13:04:00Z">
        <w:r w:rsidR="00154CF7">
          <w:t xml:space="preserve">abrá unas entidades encargadas </w:t>
        </w:r>
      </w:ins>
      <w:ins w:id="2334" w:author="Orion" w:date="2011-06-10T13:06:00Z">
        <w:r w:rsidR="00A06FE5">
          <w:t xml:space="preserve">de </w:t>
        </w:r>
      </w:ins>
      <w:ins w:id="2335" w:author="Orion" w:date="2011-06-10T13:04:00Z">
        <w:r w:rsidR="00154CF7">
          <w:t>crear los planes de vuelo que enviará</w:t>
        </w:r>
        <w:r w:rsidR="00E52C6F">
          <w:t>n estos planes a los pilotos</w:t>
        </w:r>
      </w:ins>
      <w:ins w:id="2336" w:author="Orion" w:date="2011-06-10T13:05:00Z">
        <w:r w:rsidR="00E52C6F">
          <w:t xml:space="preserve"> c</w:t>
        </w:r>
      </w:ins>
      <w:ins w:id="2337" w:author="Orion" w:date="2011-06-10T13:04:00Z">
        <w:r w:rsidR="00154CF7">
          <w:t>orrespondientes para que inicien el vuelo.</w:t>
        </w:r>
      </w:ins>
    </w:p>
    <w:p w14:paraId="521C523D" w14:textId="3C4D0BB4" w:rsidR="007A3596" w:rsidRDefault="007A3596" w:rsidP="007A3596">
      <w:pPr>
        <w:jc w:val="both"/>
        <w:rPr>
          <w:ins w:id="2338" w:author="Orion" w:date="2011-06-10T12:48:00Z"/>
          <w:rFonts w:cs="Times New Roman"/>
        </w:rPr>
      </w:pPr>
      <w:ins w:id="2339" w:author="Orion" w:date="2011-06-10T12:48:00Z">
        <w:r>
          <w:rPr>
            <w:rFonts w:cs="Times New Roman"/>
          </w:rPr>
          <w:t xml:space="preserve">Los planes de vuelo oficiales suelen contener numerosa información pero se va a restringir a los datos que son imprescindibles para realizar el vuelo. Estos datos son: </w:t>
        </w:r>
      </w:ins>
    </w:p>
    <w:p w14:paraId="238BE227" w14:textId="77777777" w:rsidR="007A3596" w:rsidRDefault="007A3596" w:rsidP="007A3596">
      <w:pPr>
        <w:pStyle w:val="ListParagraph"/>
        <w:numPr>
          <w:ilvl w:val="0"/>
          <w:numId w:val="14"/>
        </w:numPr>
        <w:jc w:val="both"/>
        <w:rPr>
          <w:ins w:id="2340" w:author="Orion" w:date="2011-06-10T12:48:00Z"/>
          <w:rFonts w:cs="Times New Roman"/>
        </w:rPr>
      </w:pPr>
      <w:ins w:id="2341" w:author="Orion" w:date="2011-06-10T12:48:00Z">
        <w:r>
          <w:rPr>
            <w:rFonts w:cs="Times New Roman"/>
          </w:rPr>
          <w:t>El aeropuerto de origen.</w:t>
        </w:r>
      </w:ins>
    </w:p>
    <w:p w14:paraId="486FAC89" w14:textId="77777777" w:rsidR="007A3596" w:rsidRDefault="007A3596" w:rsidP="007A3596">
      <w:pPr>
        <w:pStyle w:val="ListParagraph"/>
        <w:numPr>
          <w:ilvl w:val="0"/>
          <w:numId w:val="14"/>
        </w:numPr>
        <w:jc w:val="both"/>
        <w:rPr>
          <w:ins w:id="2342" w:author="Orion" w:date="2011-06-10T12:48:00Z"/>
          <w:rFonts w:cs="Times New Roman"/>
        </w:rPr>
      </w:pPr>
      <w:ins w:id="2343" w:author="Orion" w:date="2011-06-10T12:48:00Z">
        <w:r>
          <w:rPr>
            <w:rFonts w:cs="Times New Roman"/>
          </w:rPr>
          <w:t>El aeropuerto de destino.</w:t>
        </w:r>
      </w:ins>
    </w:p>
    <w:p w14:paraId="7F3AF0B6" w14:textId="77777777" w:rsidR="007A3596" w:rsidRDefault="007A3596" w:rsidP="007A3596">
      <w:pPr>
        <w:pStyle w:val="ListParagraph"/>
        <w:numPr>
          <w:ilvl w:val="0"/>
          <w:numId w:val="14"/>
        </w:numPr>
        <w:jc w:val="both"/>
        <w:rPr>
          <w:ins w:id="2344" w:author="Orion" w:date="2011-06-10T12:48:00Z"/>
          <w:rFonts w:cs="Times New Roman"/>
        </w:rPr>
      </w:pPr>
      <w:ins w:id="2345" w:author="Orion" w:date="2011-06-10T12:48:00Z">
        <w:r>
          <w:rPr>
            <w:rFonts w:cs="Times New Roman"/>
          </w:rPr>
          <w:t>La hora de despegue.</w:t>
        </w:r>
      </w:ins>
    </w:p>
    <w:p w14:paraId="13317A5E" w14:textId="77777777" w:rsidR="007A3596" w:rsidRDefault="007A3596" w:rsidP="007A3596">
      <w:pPr>
        <w:pStyle w:val="ListParagraph"/>
        <w:numPr>
          <w:ilvl w:val="0"/>
          <w:numId w:val="14"/>
        </w:numPr>
        <w:jc w:val="both"/>
        <w:rPr>
          <w:ins w:id="2346" w:author="Orion" w:date="2011-06-10T12:48:00Z"/>
          <w:rFonts w:cs="Times New Roman"/>
        </w:rPr>
      </w:pPr>
      <w:ins w:id="2347" w:author="Orion" w:date="2011-06-10T12:48:00Z">
        <w:r>
          <w:rPr>
            <w:rFonts w:cs="Times New Roman"/>
          </w:rPr>
          <w:lastRenderedPageBreak/>
          <w:t>La velocidad de crucero del avión. (determinado por el modelo del avión)</w:t>
        </w:r>
      </w:ins>
    </w:p>
    <w:p w14:paraId="6C30328D" w14:textId="77777777" w:rsidR="007A3596" w:rsidRDefault="007A3596" w:rsidP="007A3596">
      <w:pPr>
        <w:pStyle w:val="ListParagraph"/>
        <w:numPr>
          <w:ilvl w:val="0"/>
          <w:numId w:val="14"/>
        </w:numPr>
        <w:jc w:val="both"/>
        <w:rPr>
          <w:ins w:id="2348" w:author="Orion" w:date="2011-06-10T12:48:00Z"/>
          <w:rFonts w:cs="Times New Roman"/>
        </w:rPr>
      </w:pPr>
      <w:ins w:id="2349" w:author="Orion" w:date="2011-06-10T12:48:00Z">
        <w:r>
          <w:rPr>
            <w:rFonts w:cs="Times New Roman"/>
          </w:rPr>
          <w:t>La altura de crucero del avión.</w:t>
        </w:r>
      </w:ins>
    </w:p>
    <w:p w14:paraId="1010333A" w14:textId="77777777" w:rsidR="007A3596" w:rsidRDefault="007A3596" w:rsidP="007A3596">
      <w:pPr>
        <w:pStyle w:val="ListParagraph"/>
        <w:numPr>
          <w:ilvl w:val="0"/>
          <w:numId w:val="14"/>
        </w:numPr>
        <w:jc w:val="both"/>
        <w:rPr>
          <w:ins w:id="2350" w:author="Orion" w:date="2011-06-10T12:48:00Z"/>
          <w:rFonts w:cs="Times New Roman"/>
        </w:rPr>
      </w:pPr>
      <w:ins w:id="2351" w:author="Orion" w:date="2011-06-10T12:48:00Z">
        <w:r>
          <w:rPr>
            <w:rFonts w:cs="Times New Roman"/>
          </w:rPr>
          <w:t xml:space="preserve">La  lista de </w:t>
        </w:r>
        <w:proofErr w:type="spellStart"/>
        <w:r>
          <w:rPr>
            <w:rFonts w:cs="Times New Roman"/>
          </w:rPr>
          <w:t>waypoints</w:t>
        </w:r>
        <w:proofErr w:type="spellEnd"/>
        <w:r>
          <w:rPr>
            <w:rFonts w:cs="Times New Roman"/>
          </w:rPr>
          <w:t xml:space="preserve"> por los que tiene que pasar el avión antes de llegar al destino.</w:t>
        </w:r>
      </w:ins>
    </w:p>
    <w:p w14:paraId="5889F00A" w14:textId="77777777" w:rsidR="007A3596" w:rsidRDefault="007A3596" w:rsidP="007A3596">
      <w:pPr>
        <w:pStyle w:val="ListParagraph"/>
        <w:numPr>
          <w:ilvl w:val="0"/>
          <w:numId w:val="14"/>
        </w:numPr>
        <w:jc w:val="both"/>
        <w:rPr>
          <w:ins w:id="2352" w:author="Orion" w:date="2011-06-10T12:48:00Z"/>
          <w:rFonts w:cs="Times New Roman"/>
        </w:rPr>
      </w:pPr>
      <w:ins w:id="2353" w:author="Orion" w:date="2011-06-10T12:48:00Z">
        <w:r>
          <w:rPr>
            <w:rFonts w:cs="Times New Roman"/>
          </w:rPr>
          <w:t>Aeropuerto alternativo de destino.</w:t>
        </w:r>
      </w:ins>
    </w:p>
    <w:p w14:paraId="3ECAA3C6" w14:textId="77777777" w:rsidR="007A3596" w:rsidRDefault="007A3596" w:rsidP="007A3596">
      <w:pPr>
        <w:pStyle w:val="ListParagraph"/>
        <w:numPr>
          <w:ilvl w:val="0"/>
          <w:numId w:val="14"/>
        </w:numPr>
        <w:jc w:val="both"/>
        <w:rPr>
          <w:ins w:id="2354" w:author="Orion" w:date="2011-06-10T12:48:00Z"/>
          <w:rFonts w:cs="Times New Roman"/>
        </w:rPr>
      </w:pPr>
      <w:ins w:id="2355" w:author="Orion" w:date="2011-06-10T12:48:00Z">
        <w:r>
          <w:rPr>
            <w:rFonts w:cs="Times New Roman"/>
          </w:rPr>
          <w:t>El piloto al que se le asigna el plan de vuelo.</w:t>
        </w:r>
      </w:ins>
    </w:p>
    <w:p w14:paraId="7EF9AB3B" w14:textId="77777777" w:rsidR="007A3596" w:rsidRDefault="007A3596" w:rsidP="007A3596">
      <w:pPr>
        <w:pStyle w:val="ListParagraph"/>
        <w:numPr>
          <w:ilvl w:val="0"/>
          <w:numId w:val="14"/>
        </w:numPr>
        <w:jc w:val="both"/>
        <w:rPr>
          <w:ins w:id="2356" w:author="Orion" w:date="2011-06-10T12:48:00Z"/>
          <w:rFonts w:cs="Times New Roman"/>
        </w:rPr>
      </w:pPr>
      <w:ins w:id="2357" w:author="Orion" w:date="2011-06-10T12:48:00Z">
        <w:r>
          <w:rPr>
            <w:rFonts w:cs="Times New Roman"/>
          </w:rPr>
          <w:t>El avión al que va dirigido este plan de vuelo.</w:t>
        </w:r>
      </w:ins>
    </w:p>
    <w:p w14:paraId="4B2B0180" w14:textId="77777777" w:rsidR="007A3596" w:rsidRDefault="007A3596" w:rsidP="007A3596">
      <w:pPr>
        <w:jc w:val="both"/>
        <w:rPr>
          <w:ins w:id="2358" w:author="Orion" w:date="2011-06-10T12:48:00Z"/>
          <w:rFonts w:cs="Times New Roman"/>
        </w:rPr>
      </w:pPr>
    </w:p>
    <w:p w14:paraId="4BE56A22" w14:textId="5DC2D15F" w:rsidR="007A3596" w:rsidRDefault="007A3596" w:rsidP="007A3596">
      <w:pPr>
        <w:jc w:val="both"/>
        <w:rPr>
          <w:ins w:id="2359" w:author="Orion" w:date="2011-06-10T12:48:00Z"/>
          <w:rFonts w:cs="Times New Roman"/>
        </w:rPr>
      </w:pPr>
      <w:ins w:id="2360" w:author="Orion" w:date="2011-06-10T12:48:00Z">
        <w:r>
          <w:rPr>
            <w:rFonts w:cs="Times New Roman"/>
          </w:rPr>
          <w:t>La creación y coordinación de planes de vuelos es un proceso bastante costoso que no es objeto de estudio en este trabajo. Es por ello</w:t>
        </w:r>
      </w:ins>
      <w:ins w:id="2361" w:author="Orion" w:date="2011-06-10T13:24:00Z">
        <w:r w:rsidR="004C05E6">
          <w:rPr>
            <w:rFonts w:cs="Times New Roman"/>
          </w:rPr>
          <w:t>, por lo que</w:t>
        </w:r>
      </w:ins>
      <w:ins w:id="2362" w:author="Orion" w:date="2011-06-10T12:48:00Z">
        <w:r>
          <w:rPr>
            <w:rFonts w:cs="Times New Roman"/>
          </w:rPr>
          <w:t>,</w:t>
        </w:r>
      </w:ins>
      <w:ins w:id="2363" w:author="Orion" w:date="2011-06-10T13:24:00Z">
        <w:r w:rsidR="004C05E6">
          <w:rPr>
            <w:rFonts w:cs="Times New Roman"/>
          </w:rPr>
          <w:t xml:space="preserve"> para simplificar este proceso,</w:t>
        </w:r>
      </w:ins>
      <w:ins w:id="2364" w:author="Orion" w:date="2011-06-10T12:48:00Z">
        <w:r>
          <w:rPr>
            <w:rFonts w:cs="Times New Roman"/>
          </w:rPr>
          <w:t xml:space="preserve"> la asignación tanto del origen como del destino de un plan de vuelo se hará </w:t>
        </w:r>
      </w:ins>
      <w:ins w:id="2365" w:author="Orion" w:date="2011-06-27T19:47:00Z">
        <w:r w:rsidR="009B4AE3">
          <w:rPr>
            <w:rFonts w:cs="Times New Roman"/>
          </w:rPr>
          <w:t xml:space="preserve">a partir de un fichero de configuración </w:t>
        </w:r>
        <w:proofErr w:type="spellStart"/>
        <w:r w:rsidR="009B4AE3">
          <w:rPr>
            <w:rFonts w:cs="Times New Roman"/>
          </w:rPr>
          <w:t>xml</w:t>
        </w:r>
        <w:proofErr w:type="spellEnd"/>
        <w:r w:rsidR="009B4AE3">
          <w:rPr>
            <w:rFonts w:cs="Times New Roman"/>
          </w:rPr>
          <w:t xml:space="preserve"> </w:t>
        </w:r>
      </w:ins>
      <w:ins w:id="2366" w:author="Orion" w:date="2011-06-10T12:48:00Z">
        <w:r>
          <w:rPr>
            <w:rFonts w:cs="Times New Roman"/>
          </w:rPr>
          <w:t>de manera</w:t>
        </w:r>
      </w:ins>
      <w:ins w:id="2367" w:author="Orion" w:date="2011-06-10T13:23:00Z">
        <w:r w:rsidR="009B4AE3">
          <w:rPr>
            <w:rFonts w:cs="Times New Roman"/>
          </w:rPr>
          <w:t xml:space="preserve"> automática</w:t>
        </w:r>
      </w:ins>
      <w:ins w:id="2368" w:author="Orion" w:date="2011-06-10T12:48:00Z">
        <w:r>
          <w:rPr>
            <w:rFonts w:cs="Times New Roman"/>
          </w:rPr>
          <w:t xml:space="preserve">. Del mismo modo </w:t>
        </w:r>
      </w:ins>
      <w:ins w:id="2369" w:author="Orion" w:date="2011-06-27T19:48:00Z">
        <w:r w:rsidR="009B4AE3">
          <w:rPr>
            <w:rFonts w:cs="Times New Roman"/>
          </w:rPr>
          <w:t xml:space="preserve">el número de </w:t>
        </w:r>
      </w:ins>
      <w:proofErr w:type="spellStart"/>
      <w:ins w:id="2370" w:author="Orion" w:date="2011-06-10T12:48:00Z">
        <w:r>
          <w:rPr>
            <w:rFonts w:cs="Times New Roman"/>
          </w:rPr>
          <w:t>waypoints</w:t>
        </w:r>
        <w:proofErr w:type="spellEnd"/>
        <w:r>
          <w:rPr>
            <w:rFonts w:cs="Times New Roman"/>
          </w:rPr>
          <w:t xml:space="preserve"> también serán </w:t>
        </w:r>
      </w:ins>
      <w:ins w:id="2371" w:author="Orion" w:date="2011-06-27T19:48:00Z">
        <w:r w:rsidR="009B4AE3">
          <w:rPr>
            <w:rFonts w:cs="Times New Roman"/>
          </w:rPr>
          <w:t xml:space="preserve">configurados desde este fichero pero </w:t>
        </w:r>
      </w:ins>
      <w:ins w:id="2372" w:author="Orion" w:date="2011-06-27T19:49:00Z">
        <w:r w:rsidR="009B4AE3">
          <w:rPr>
            <w:rFonts w:cs="Times New Roman"/>
          </w:rPr>
          <w:t xml:space="preserve">a la hora de asignar estos </w:t>
        </w:r>
        <w:proofErr w:type="spellStart"/>
        <w:r w:rsidR="009B4AE3">
          <w:rPr>
            <w:rFonts w:cs="Times New Roman"/>
          </w:rPr>
          <w:t>waypoints</w:t>
        </w:r>
        <w:proofErr w:type="spellEnd"/>
        <w:r w:rsidR="009B4AE3">
          <w:rPr>
            <w:rFonts w:cs="Times New Roman"/>
          </w:rPr>
          <w:t xml:space="preserve"> el sistema establecerá</w:t>
        </w:r>
      </w:ins>
      <w:ins w:id="2373" w:author="Orion" w:date="2011-06-10T12:48:00Z">
        <w:r>
          <w:rPr>
            <w:rFonts w:cs="Times New Roman"/>
          </w:rPr>
          <w:t xml:space="preserve"> alguna restricción, con el objetivo de que un avión no se desvié mucho de la ruta más corta</w:t>
        </w:r>
      </w:ins>
      <w:ins w:id="2374" w:author="Orion" w:date="2011-06-10T13:25:00Z">
        <w:r w:rsidR="004C05E6">
          <w:rPr>
            <w:rFonts w:cs="Times New Roman"/>
          </w:rPr>
          <w:t xml:space="preserve"> y sea un poco más realista</w:t>
        </w:r>
      </w:ins>
      <w:ins w:id="2375" w:author="Orion" w:date="2011-06-10T12:48:00Z">
        <w:r>
          <w:rPr>
            <w:rFonts w:cs="Times New Roman"/>
          </w:rPr>
          <w:t xml:space="preserve">. Dicha restricción es que, a la hora de elegir un nuevo </w:t>
        </w:r>
        <w:proofErr w:type="spellStart"/>
        <w:r>
          <w:rPr>
            <w:rFonts w:cs="Times New Roman"/>
          </w:rPr>
          <w:t>waypoint</w:t>
        </w:r>
        <w:proofErr w:type="spellEnd"/>
        <w:r>
          <w:rPr>
            <w:rFonts w:cs="Times New Roman"/>
          </w:rPr>
          <w:t xml:space="preserve">, la distancia recorrida por el avión pasando el nuevo </w:t>
        </w:r>
        <w:proofErr w:type="spellStart"/>
        <w:r>
          <w:rPr>
            <w:rFonts w:cs="Times New Roman"/>
          </w:rPr>
          <w:t>waypoint</w:t>
        </w:r>
        <w:proofErr w:type="spellEnd"/>
        <w:r>
          <w:rPr>
            <w:rFonts w:cs="Times New Roman"/>
          </w:rPr>
          <w:t xml:space="preserve"> no será mayor de 1.5 veces a la distancia que se recorrería si no se tuviera que pasar por ese </w:t>
        </w:r>
        <w:proofErr w:type="spellStart"/>
        <w:r>
          <w:rPr>
            <w:rFonts w:cs="Times New Roman"/>
          </w:rPr>
          <w:t>waypoint</w:t>
        </w:r>
        <w:proofErr w:type="spellEnd"/>
        <w:r>
          <w:rPr>
            <w:rFonts w:cs="Times New Roman"/>
          </w:rPr>
          <w:t>.</w:t>
        </w:r>
      </w:ins>
      <w:ins w:id="2376" w:author="Orion" w:date="2011-06-27T19:50:00Z">
        <w:r w:rsidR="00E92261">
          <w:rPr>
            <w:rFonts w:cs="Times New Roman"/>
          </w:rPr>
          <w:t xml:space="preserve"> Otro parámetro configurable desde este archivo de configuración será</w:t>
        </w:r>
      </w:ins>
      <w:ins w:id="2377" w:author="Orion" w:date="2011-06-27T23:48:00Z">
        <w:r w:rsidR="00F679C7">
          <w:rPr>
            <w:rFonts w:cs="Times New Roman"/>
          </w:rPr>
          <w:t xml:space="preserve"> el tiempo que ha de pasar después de arrancar el sistema</w:t>
        </w:r>
      </w:ins>
      <w:ins w:id="2378" w:author="Orion" w:date="2011-06-27T19:50:00Z">
        <w:r w:rsidR="00E92261">
          <w:rPr>
            <w:rFonts w:cs="Times New Roman"/>
          </w:rPr>
          <w:t xml:space="preserve"> </w:t>
        </w:r>
      </w:ins>
      <w:ins w:id="2379" w:author="Orion" w:date="2011-06-27T23:48:00Z">
        <w:r w:rsidR="00F679C7">
          <w:rPr>
            <w:rFonts w:cs="Times New Roman"/>
          </w:rPr>
          <w:t xml:space="preserve">para que </w:t>
        </w:r>
      </w:ins>
      <w:ins w:id="2380" w:author="Orion" w:date="2011-06-27T19:50:00Z">
        <w:r w:rsidR="00F679C7">
          <w:rPr>
            <w:rFonts w:cs="Times New Roman"/>
          </w:rPr>
          <w:t xml:space="preserve">despegue </w:t>
        </w:r>
        <w:r w:rsidR="00E92261">
          <w:rPr>
            <w:rFonts w:cs="Times New Roman"/>
          </w:rPr>
          <w:t>el</w:t>
        </w:r>
      </w:ins>
      <w:ins w:id="2381" w:author="Orion" w:date="2011-06-27T19:51:00Z">
        <w:r w:rsidR="00E92261">
          <w:rPr>
            <w:rFonts w:cs="Times New Roman"/>
          </w:rPr>
          <w:t xml:space="preserve"> </w:t>
        </w:r>
      </w:ins>
      <w:ins w:id="2382" w:author="Orion" w:date="2011-06-27T19:50:00Z">
        <w:r w:rsidR="00E92261">
          <w:rPr>
            <w:rFonts w:cs="Times New Roman"/>
          </w:rPr>
          <w:t>avi</w:t>
        </w:r>
      </w:ins>
      <w:ins w:id="2383" w:author="Orion" w:date="2011-06-27T19:51:00Z">
        <w:r w:rsidR="00E92261">
          <w:rPr>
            <w:rFonts w:cs="Times New Roman"/>
          </w:rPr>
          <w:t>ón, siendo responsabilidad del usuario que no haya vuelos que despeguen del mismo aeropuerto a la misma hora.</w:t>
        </w:r>
      </w:ins>
      <w:ins w:id="2384" w:author="Orion" w:date="2011-06-27T23:47:00Z">
        <w:r w:rsidR="00F679C7">
          <w:rPr>
            <w:rFonts w:cs="Times New Roman"/>
          </w:rPr>
          <w:t xml:space="preserve"> Todo esto vendrá configurado en </w:t>
        </w:r>
      </w:ins>
      <w:ins w:id="2385" w:author="Orion" w:date="2011-06-27T23:49:00Z">
        <w:r w:rsidR="00F679C7">
          <w:rPr>
            <w:rFonts w:cs="Times New Roman"/>
          </w:rPr>
          <w:t>un</w:t>
        </w:r>
      </w:ins>
      <w:ins w:id="2386" w:author="Orion" w:date="2011-06-27T23:47:00Z">
        <w:r w:rsidR="00F679C7">
          <w:rPr>
            <w:rFonts w:cs="Times New Roman"/>
          </w:rPr>
          <w:t xml:space="preserve"> fichero de configuración dentro de la carpeta “/</w:t>
        </w:r>
        <w:proofErr w:type="spellStart"/>
        <w:r w:rsidR="00F679C7">
          <w:rPr>
            <w:rFonts w:cs="Times New Roman"/>
          </w:rPr>
          <w:t>config</w:t>
        </w:r>
        <w:proofErr w:type="spellEnd"/>
        <w:r w:rsidR="00F679C7">
          <w:rPr>
            <w:rFonts w:cs="Times New Roman"/>
          </w:rPr>
          <w:t>”.</w:t>
        </w:r>
      </w:ins>
    </w:p>
    <w:p w14:paraId="3B258400" w14:textId="4113159A" w:rsidR="007A3596" w:rsidRDefault="007A3596" w:rsidP="007A3596">
      <w:pPr>
        <w:jc w:val="both"/>
        <w:rPr>
          <w:ins w:id="2387" w:author="Orion" w:date="2011-06-10T12:48:00Z"/>
          <w:rFonts w:cs="Times New Roman"/>
        </w:rPr>
      </w:pPr>
      <w:ins w:id="2388" w:author="Orion" w:date="2011-06-10T12:48:00Z">
        <w:r>
          <w:rPr>
            <w:rFonts w:cs="Times New Roman"/>
          </w:rPr>
          <w:t xml:space="preserve">En cuanto a la velocidad y altura de crucero estarán establecidas siempre a un valor por defecto que </w:t>
        </w:r>
      </w:ins>
      <w:ins w:id="2389" w:author="Orion" w:date="2011-06-10T13:27:00Z">
        <w:r w:rsidR="00BB443A">
          <w:rPr>
            <w:rFonts w:cs="Times New Roman"/>
          </w:rPr>
          <w:t>vendrá</w:t>
        </w:r>
      </w:ins>
      <w:ins w:id="2390" w:author="Orion" w:date="2011-06-10T12:48:00Z">
        <w:r>
          <w:rPr>
            <w:rFonts w:cs="Times New Roman"/>
          </w:rPr>
          <w:t xml:space="preserve"> determinados por las especificaciones técnicas de los aviones</w:t>
        </w:r>
      </w:ins>
      <w:ins w:id="2391" w:author="Orion" w:date="2011-06-10T13:26:00Z">
        <w:r w:rsidR="00BB443A">
          <w:rPr>
            <w:rFonts w:cs="Times New Roman"/>
          </w:rPr>
          <w:t>. Así por ejemplo</w:t>
        </w:r>
      </w:ins>
      <w:ins w:id="2392" w:author="Orion" w:date="2011-06-10T13:27:00Z">
        <w:r w:rsidR="00BB443A">
          <w:rPr>
            <w:rFonts w:cs="Times New Roman"/>
          </w:rPr>
          <w:t>,</w:t>
        </w:r>
      </w:ins>
      <w:ins w:id="2393" w:author="Orion" w:date="2011-06-10T13:26:00Z">
        <w:r w:rsidR="00BB443A">
          <w:rPr>
            <w:rFonts w:cs="Times New Roman"/>
          </w:rPr>
          <w:t xml:space="preserve"> </w:t>
        </w:r>
      </w:ins>
      <w:ins w:id="2394" w:author="Orion" w:date="2011-06-20T12:25:00Z">
        <w:r w:rsidR="00E50EB8">
          <w:rPr>
            <w:rFonts w:cs="Times New Roman"/>
          </w:rPr>
          <w:t>cómo</w:t>
        </w:r>
      </w:ins>
      <w:ins w:id="2395" w:author="Orion" w:date="2011-06-10T13:26:00Z">
        <w:r w:rsidR="00BB443A">
          <w:rPr>
            <w:rFonts w:cs="Times New Roman"/>
          </w:rPr>
          <w:t xml:space="preserve"> podemos ver en los documentos</w:t>
        </w:r>
      </w:ins>
      <w:ins w:id="2396" w:author="Orion" w:date="2011-06-10T12:48:00Z">
        <w:r>
          <w:rPr>
            <w:rFonts w:cs="Times New Roman"/>
          </w:rPr>
          <w:t xml:space="preserve"> </w:t>
        </w:r>
      </w:ins>
      <w:customXmlInsRangeStart w:id="2397" w:author="Orion" w:date="2011-06-10T12:48:00Z"/>
      <w:sdt>
        <w:sdtPr>
          <w:rPr>
            <w:rFonts w:cs="Times New Roman"/>
          </w:rPr>
          <w:id w:val="-1043589710"/>
          <w:citation/>
        </w:sdtPr>
        <w:sdtContent>
          <w:customXmlInsRangeEnd w:id="2397"/>
          <w:ins w:id="2398" w:author="Orion" w:date="2011-06-10T12:48:00Z">
            <w:r>
              <w:rPr>
                <w:rFonts w:cs="Times New Roman"/>
              </w:rPr>
              <w:fldChar w:fldCharType="begin"/>
            </w:r>
            <w:r>
              <w:rPr>
                <w:rFonts w:cs="Times New Roman"/>
              </w:rPr>
              <w:instrText xml:space="preserve"> CITATION Dim \l 3082 </w:instrText>
            </w:r>
            <w:r>
              <w:rPr>
                <w:rFonts w:cs="Times New Roman"/>
              </w:rPr>
              <w:fldChar w:fldCharType="separate"/>
            </w:r>
          </w:ins>
          <w:r w:rsidR="00C1157B" w:rsidRPr="00C1157B">
            <w:rPr>
              <w:rFonts w:cs="Times New Roman"/>
              <w:noProof/>
            </w:rPr>
            <w:t>(41)</w:t>
          </w:r>
          <w:ins w:id="2399" w:author="Orion" w:date="2011-06-10T12:48:00Z">
            <w:r>
              <w:rPr>
                <w:rFonts w:cs="Times New Roman"/>
              </w:rPr>
              <w:fldChar w:fldCharType="end"/>
            </w:r>
          </w:ins>
          <w:customXmlInsRangeStart w:id="2400" w:author="Orion" w:date="2011-06-10T12:48:00Z"/>
        </w:sdtContent>
      </w:sdt>
      <w:customXmlInsRangeEnd w:id="2400"/>
      <w:ins w:id="2401" w:author="Orion" w:date="2011-06-10T12:48:00Z">
        <w:r>
          <w:rPr>
            <w:rFonts w:cs="Times New Roman"/>
          </w:rPr>
          <w:t xml:space="preserve"> </w:t>
        </w:r>
      </w:ins>
      <w:customXmlInsRangeStart w:id="2402" w:author="Orion" w:date="2011-06-10T12:48:00Z"/>
      <w:sdt>
        <w:sdtPr>
          <w:rPr>
            <w:rFonts w:cs="Times New Roman"/>
          </w:rPr>
          <w:id w:val="1158422407"/>
          <w:citation/>
        </w:sdtPr>
        <w:sdtContent>
          <w:customXmlInsRangeEnd w:id="2402"/>
          <w:ins w:id="2403" w:author="Orion" w:date="2011-06-10T12:48:00Z">
            <w:r>
              <w:rPr>
                <w:rFonts w:cs="Times New Roman"/>
              </w:rPr>
              <w:fldChar w:fldCharType="begin"/>
            </w:r>
            <w:r>
              <w:rPr>
                <w:rFonts w:cs="Times New Roman"/>
              </w:rPr>
              <w:instrText xml:space="preserve"> CITATION Air05 \l 3082 </w:instrText>
            </w:r>
            <w:r>
              <w:rPr>
                <w:rFonts w:cs="Times New Roman"/>
              </w:rPr>
              <w:fldChar w:fldCharType="separate"/>
            </w:r>
          </w:ins>
          <w:r w:rsidR="00C1157B" w:rsidRPr="00C1157B">
            <w:rPr>
              <w:rFonts w:cs="Times New Roman"/>
              <w:noProof/>
            </w:rPr>
            <w:t>(42)</w:t>
          </w:r>
          <w:ins w:id="2404" w:author="Orion" w:date="2011-06-10T12:48:00Z">
            <w:r>
              <w:rPr>
                <w:rFonts w:cs="Times New Roman"/>
              </w:rPr>
              <w:fldChar w:fldCharType="end"/>
            </w:r>
          </w:ins>
          <w:customXmlInsRangeStart w:id="2405" w:author="Orion" w:date="2011-06-10T12:48:00Z"/>
        </w:sdtContent>
      </w:sdt>
      <w:customXmlInsRangeEnd w:id="2405"/>
      <w:ins w:id="2406" w:author="Orion" w:date="2011-06-10T12:48:00Z">
        <w:r>
          <w:rPr>
            <w:rFonts w:cs="Times New Roman"/>
          </w:rPr>
          <w:t xml:space="preserve">, </w:t>
        </w:r>
      </w:ins>
      <w:ins w:id="2407" w:author="Orion" w:date="2011-06-10T13:27:00Z">
        <w:r w:rsidR="00BB443A">
          <w:rPr>
            <w:rFonts w:cs="Times New Roman"/>
          </w:rPr>
          <w:t>para los Airbus A-320 dichos valores se corresponderían</w:t>
        </w:r>
      </w:ins>
      <w:ins w:id="2408" w:author="Orion" w:date="2011-06-10T12:48:00Z">
        <w:r>
          <w:rPr>
            <w:rFonts w:cs="Times New Roman"/>
          </w:rPr>
          <w:t xml:space="preserve"> con:</w:t>
        </w:r>
      </w:ins>
    </w:p>
    <w:p w14:paraId="2945D230" w14:textId="77777777" w:rsidR="007A3596" w:rsidRDefault="007A3596" w:rsidP="007A3596">
      <w:pPr>
        <w:pStyle w:val="ListParagraph"/>
        <w:numPr>
          <w:ilvl w:val="0"/>
          <w:numId w:val="16"/>
        </w:numPr>
        <w:jc w:val="both"/>
        <w:rPr>
          <w:ins w:id="2409" w:author="Orion" w:date="2011-06-10T12:48:00Z"/>
          <w:rFonts w:cs="Times New Roman"/>
        </w:rPr>
      </w:pPr>
      <w:ins w:id="2410" w:author="Orion" w:date="2011-06-10T12:48:00Z">
        <w:r>
          <w:rPr>
            <w:rFonts w:cs="Times New Roman"/>
          </w:rPr>
          <w:t>Velocidad de crucero: Mach 0.76 (930 Km/h)</w:t>
        </w:r>
      </w:ins>
    </w:p>
    <w:p w14:paraId="769D3B46" w14:textId="77777777" w:rsidR="007A3596" w:rsidRPr="0069355B" w:rsidRDefault="007A3596" w:rsidP="007A3596">
      <w:pPr>
        <w:pStyle w:val="ListParagraph"/>
        <w:numPr>
          <w:ilvl w:val="0"/>
          <w:numId w:val="16"/>
        </w:numPr>
        <w:jc w:val="both"/>
        <w:rPr>
          <w:ins w:id="2411" w:author="Orion" w:date="2011-06-10T12:48:00Z"/>
          <w:rFonts w:cs="Times New Roman"/>
        </w:rPr>
      </w:pPr>
      <w:ins w:id="2412" w:author="Orion" w:date="2011-06-10T12:48:00Z">
        <w:r>
          <w:rPr>
            <w:rFonts w:cs="Times New Roman"/>
          </w:rPr>
          <w:t xml:space="preserve">Altura de crucero: 36000 </w:t>
        </w:r>
        <w:proofErr w:type="spellStart"/>
        <w:r>
          <w:rPr>
            <w:rFonts w:cs="Times New Roman"/>
          </w:rPr>
          <w:t>feet</w:t>
        </w:r>
        <w:proofErr w:type="spellEnd"/>
        <w:r>
          <w:rPr>
            <w:rFonts w:cs="Times New Roman"/>
          </w:rPr>
          <w:t xml:space="preserve"> (11000 Km)</w:t>
        </w:r>
      </w:ins>
    </w:p>
    <w:p w14:paraId="5CB7B864" w14:textId="0EAA8A29" w:rsidR="00311117" w:rsidRDefault="007A3596" w:rsidP="00AC33B1">
      <w:pPr>
        <w:jc w:val="both"/>
        <w:rPr>
          <w:ins w:id="2413" w:author="Orion" w:date="2011-06-10T13:20:00Z"/>
          <w:rFonts w:cs="Times New Roman"/>
        </w:rPr>
      </w:pPr>
      <w:ins w:id="2414" w:author="Orion" w:date="2011-06-10T12:48:00Z">
        <w:r>
          <w:rPr>
            <w:rFonts w:cs="Times New Roman"/>
          </w:rPr>
          <w:t>Por último, tanto el piloto como el avión asignados a este plan se corresponderán con los primeros que el sistema vea disponibles, es decir, que no tengan otro plan asignado.</w:t>
        </w:r>
      </w:ins>
    </w:p>
    <w:p w14:paraId="29F853A1" w14:textId="77777777" w:rsidR="004C05E6" w:rsidRPr="004C05E6" w:rsidRDefault="004C05E6" w:rsidP="00AC33B1">
      <w:pPr>
        <w:jc w:val="both"/>
        <w:rPr>
          <w:ins w:id="2415" w:author="Orion" w:date="2011-06-10T13:07:00Z"/>
          <w:rFonts w:cs="Times New Roman"/>
          <w:rPrChange w:id="2416" w:author="Orion" w:date="2011-06-10T13:20:00Z">
            <w:rPr>
              <w:ins w:id="2417" w:author="Orion" w:date="2011-06-10T13:07:00Z"/>
              <w:rFonts w:asciiTheme="majorHAnsi" w:eastAsiaTheme="majorEastAsia" w:hAnsiTheme="majorHAnsi"/>
              <w:spacing w:val="15"/>
              <w:szCs w:val="21"/>
            </w:rPr>
          </w:rPrChange>
        </w:rPr>
      </w:pPr>
    </w:p>
    <w:p w14:paraId="75ED0C62" w14:textId="73A6D4B4" w:rsidR="00AC33B1" w:rsidRDefault="00311117" w:rsidP="00AC33B1">
      <w:pPr>
        <w:jc w:val="both"/>
        <w:rPr>
          <w:ins w:id="2418" w:author="Orion" w:date="2011-06-10T12:49:00Z"/>
          <w:rFonts w:cs="Times New Roman"/>
        </w:rPr>
      </w:pPr>
      <w:ins w:id="2419" w:author="Orion" w:date="2011-06-10T13:07:00Z">
        <w:r>
          <w:rPr>
            <w:rFonts w:cs="Times New Roman"/>
          </w:rPr>
          <w:t xml:space="preserve">Una vez los pilotos </w:t>
        </w:r>
      </w:ins>
      <w:ins w:id="2420" w:author="Orion" w:date="2011-06-10T13:08:00Z">
        <w:r>
          <w:rPr>
            <w:rFonts w:cs="Times New Roman"/>
          </w:rPr>
          <w:t>dispongan de su plan de vuelo y se dispongan a realizar sus respectivos trayectos</w:t>
        </w:r>
      </w:ins>
      <w:ins w:id="2421" w:author="Orion" w:date="2011-06-10T13:07:00Z">
        <w:r>
          <w:rPr>
            <w:rFonts w:cs="Times New Roman"/>
          </w:rPr>
          <w:t xml:space="preserve"> n</w:t>
        </w:r>
      </w:ins>
      <w:ins w:id="2422" w:author="Orion" w:date="2011-06-10T12:49:00Z">
        <w:r w:rsidR="00AC33B1">
          <w:rPr>
            <w:rFonts w:cs="Times New Roman"/>
          </w:rPr>
          <w:t>o se van a considerar ni el despegue ni el aterrizaje de los aviones</w:t>
        </w:r>
      </w:ins>
      <w:ins w:id="2423" w:author="Orion" w:date="2011-06-10T13:09:00Z">
        <w:r>
          <w:rPr>
            <w:rFonts w:cs="Times New Roman"/>
          </w:rPr>
          <w:t>,</w:t>
        </w:r>
      </w:ins>
      <w:ins w:id="2424" w:author="Orion" w:date="2011-06-10T12:49:00Z">
        <w:r w:rsidR="00AC33B1">
          <w:rPr>
            <w:rFonts w:cs="Times New Roman"/>
          </w:rPr>
          <w:t xml:space="preserve"> ya que no son m</w:t>
        </w:r>
        <w:r>
          <w:rPr>
            <w:rFonts w:cs="Times New Roman"/>
          </w:rPr>
          <w:t>uy relevantes para este estudio</w:t>
        </w:r>
      </w:ins>
      <w:ins w:id="2425" w:author="Orion" w:date="2011-06-10T13:09:00Z">
        <w:r>
          <w:rPr>
            <w:rFonts w:cs="Times New Roman"/>
          </w:rPr>
          <w:t xml:space="preserve">. </w:t>
        </w:r>
      </w:ins>
      <w:ins w:id="2426" w:author="Orion" w:date="2011-06-28T17:34:00Z">
        <w:r w:rsidR="00B46A9D">
          <w:rPr>
            <w:rFonts w:cs="Times New Roman"/>
          </w:rPr>
          <w:t>De este modo, para normalizar, se establecerá que todos los aeropuertos están orientados hacia el norte y que los aviones comenzar</w:t>
        </w:r>
      </w:ins>
      <w:ins w:id="2427" w:author="Orion" w:date="2011-06-28T17:35:00Z">
        <w:r w:rsidR="00B46A9D">
          <w:rPr>
            <w:rFonts w:cs="Times New Roman"/>
          </w:rPr>
          <w:t xml:space="preserve">án con una velocidad inicial de unos 300 Km/h, que es la velocidad aproximada a la que una aeronave despega de tierra. </w:t>
        </w:r>
      </w:ins>
      <w:ins w:id="2428" w:author="Orion" w:date="2011-06-10T13:09:00Z">
        <w:r>
          <w:rPr>
            <w:rFonts w:cs="Times New Roman"/>
          </w:rPr>
          <w:t>Por lo tanto,</w:t>
        </w:r>
      </w:ins>
      <w:ins w:id="2429" w:author="Orion" w:date="2011-06-10T12:57:00Z">
        <w:r w:rsidR="004D5116">
          <w:rPr>
            <w:rFonts w:cs="Times New Roman"/>
          </w:rPr>
          <w:t xml:space="preserve"> la simulación se centrará</w:t>
        </w:r>
      </w:ins>
      <w:ins w:id="2430" w:author="Orion" w:date="2011-06-10T12:49:00Z">
        <w:r w:rsidR="00AC33B1">
          <w:rPr>
            <w:rFonts w:cs="Times New Roman"/>
          </w:rPr>
          <w:t xml:space="preserve"> más en el vuelo y las características de los aviones durante</w:t>
        </w:r>
      </w:ins>
      <w:ins w:id="2431" w:author="Orion" w:date="2011-06-10T13:10:00Z">
        <w:r>
          <w:rPr>
            <w:rFonts w:cs="Times New Roman"/>
          </w:rPr>
          <w:t xml:space="preserve"> las</w:t>
        </w:r>
      </w:ins>
      <w:ins w:id="2432" w:author="Orion" w:date="2011-06-10T12:49:00Z">
        <w:r w:rsidR="00AC33B1">
          <w:rPr>
            <w:rFonts w:cs="Times New Roman"/>
          </w:rPr>
          <w:t xml:space="preserve"> </w:t>
        </w:r>
      </w:ins>
      <w:ins w:id="2433" w:author="Orion" w:date="2011-06-10T13:10:00Z">
        <w:r>
          <w:rPr>
            <w:rFonts w:cs="Times New Roman"/>
          </w:rPr>
          <w:t>rutas de vuelo</w:t>
        </w:r>
      </w:ins>
      <w:ins w:id="2434" w:author="Orion" w:date="2011-06-10T12:49:00Z">
        <w:r w:rsidR="00AC33B1">
          <w:rPr>
            <w:rFonts w:cs="Times New Roman"/>
          </w:rPr>
          <w:t>.</w:t>
        </w:r>
      </w:ins>
      <w:ins w:id="2435" w:author="Orion" w:date="2011-06-10T12:50:00Z">
        <w:r w:rsidR="00AC33B1">
          <w:rPr>
            <w:rFonts w:cs="Times New Roman"/>
          </w:rPr>
          <w:t xml:space="preserve"> </w:t>
        </w:r>
      </w:ins>
      <w:ins w:id="2436" w:author="Orion" w:date="2011-06-10T13:10:00Z">
        <w:r>
          <w:rPr>
            <w:rFonts w:cs="Times New Roman"/>
          </w:rPr>
          <w:t>Éstas</w:t>
        </w:r>
      </w:ins>
      <w:ins w:id="2437" w:author="Orion" w:date="2011-06-10T12:50:00Z">
        <w:r w:rsidR="00AC33B1">
          <w:rPr>
            <w:rFonts w:cs="Times New Roman"/>
          </w:rPr>
          <w:t xml:space="preserve"> consistirán en </w:t>
        </w:r>
      </w:ins>
      <w:ins w:id="2438" w:author="Orion" w:date="2011-06-10T12:51:00Z">
        <w:r w:rsidR="00AC33B1">
          <w:rPr>
            <w:rFonts w:cs="Times New Roman"/>
          </w:rPr>
          <w:t xml:space="preserve">realizar el trayecto desde el </w:t>
        </w:r>
      </w:ins>
      <w:ins w:id="2439" w:author="Orion" w:date="2011-06-10T12:52:00Z">
        <w:r w:rsidR="00AC33B1">
          <w:rPr>
            <w:rFonts w:cs="Times New Roman"/>
          </w:rPr>
          <w:t>aeropuerto</w:t>
        </w:r>
      </w:ins>
      <w:ins w:id="2440" w:author="Orion" w:date="2011-06-10T12:51:00Z">
        <w:r w:rsidR="00AC33B1">
          <w:rPr>
            <w:rFonts w:cs="Times New Roman"/>
          </w:rPr>
          <w:t xml:space="preserve"> de inicio al de destino pasando por los </w:t>
        </w:r>
      </w:ins>
      <w:proofErr w:type="spellStart"/>
      <w:ins w:id="2441" w:author="Orion" w:date="2011-06-10T13:13:00Z">
        <w:r w:rsidR="00E25721">
          <w:rPr>
            <w:rFonts w:cs="Times New Roman"/>
          </w:rPr>
          <w:t>waypoints</w:t>
        </w:r>
        <w:proofErr w:type="spellEnd"/>
        <w:r w:rsidR="00E25721">
          <w:rPr>
            <w:rFonts w:cs="Times New Roman"/>
          </w:rPr>
          <w:t xml:space="preserve"> </w:t>
        </w:r>
      </w:ins>
      <w:ins w:id="2442" w:author="Orion" w:date="2011-06-10T12:51:00Z">
        <w:r w:rsidR="00AC33B1">
          <w:rPr>
            <w:rFonts w:cs="Times New Roman"/>
          </w:rPr>
          <w:t>que vengan determinado</w:t>
        </w:r>
      </w:ins>
      <w:ins w:id="2443" w:author="Orion" w:date="2011-06-10T12:52:00Z">
        <w:r w:rsidR="00AC33B1">
          <w:rPr>
            <w:rFonts w:cs="Times New Roman"/>
          </w:rPr>
          <w:t>s</w:t>
        </w:r>
      </w:ins>
      <w:ins w:id="2444" w:author="Orion" w:date="2011-06-10T12:51:00Z">
        <w:r w:rsidR="00AC33B1">
          <w:rPr>
            <w:rFonts w:cs="Times New Roman"/>
          </w:rPr>
          <w:t xml:space="preserve"> en el plan de vuelo</w:t>
        </w:r>
      </w:ins>
      <w:ins w:id="2445" w:author="Orion" w:date="2011-06-10T13:21:00Z">
        <w:r w:rsidR="004C05E6">
          <w:rPr>
            <w:rFonts w:cs="Times New Roman"/>
          </w:rPr>
          <w:t>,</w:t>
        </w:r>
      </w:ins>
      <w:ins w:id="2446" w:author="Orion" w:date="2011-06-10T12:52:00Z">
        <w:r w:rsidR="00AC33B1">
          <w:rPr>
            <w:rFonts w:cs="Times New Roman"/>
          </w:rPr>
          <w:t xml:space="preserve"> sin que </w:t>
        </w:r>
      </w:ins>
      <w:ins w:id="2447" w:author="Orion" w:date="2011-06-10T12:53:00Z">
        <w:r w:rsidR="00AC33B1">
          <w:rPr>
            <w:rFonts w:cs="Times New Roman"/>
          </w:rPr>
          <w:t>se produzca ningún incidente grave</w:t>
        </w:r>
      </w:ins>
      <w:ins w:id="2448" w:author="Orion" w:date="2011-06-10T13:21:00Z">
        <w:r w:rsidR="004C05E6">
          <w:rPr>
            <w:rFonts w:cs="Times New Roman"/>
          </w:rPr>
          <w:t xml:space="preserve"> durante el trayecto</w:t>
        </w:r>
      </w:ins>
      <w:ins w:id="2449" w:author="Orion" w:date="2011-06-10T12:58:00Z">
        <w:r w:rsidR="0089728B">
          <w:rPr>
            <w:rFonts w:cs="Times New Roman"/>
          </w:rPr>
          <w:t xml:space="preserve"> como pueden ser colisiones con otras aeronaves</w:t>
        </w:r>
      </w:ins>
      <w:ins w:id="2450" w:author="Orion" w:date="2011-06-10T12:53:00Z">
        <w:r w:rsidR="00AC33B1">
          <w:rPr>
            <w:rFonts w:cs="Times New Roman"/>
          </w:rPr>
          <w:t>.</w:t>
        </w:r>
      </w:ins>
    </w:p>
    <w:p w14:paraId="36A99ED7" w14:textId="3BDF9950" w:rsidR="001A6151" w:rsidRDefault="00AC33B1">
      <w:pPr>
        <w:jc w:val="both"/>
        <w:rPr>
          <w:ins w:id="2451" w:author="Orion" w:date="2011-05-06T19:35:00Z"/>
          <w:rFonts w:cs="Times New Roman"/>
        </w:rPr>
        <w:pPrChange w:id="2452" w:author="Orion" w:date="2011-05-09T00:17:00Z">
          <w:pPr/>
        </w:pPrChange>
      </w:pPr>
      <w:ins w:id="2453" w:author="Orion" w:date="2011-06-10T12:54:00Z">
        <w:r>
          <w:rPr>
            <w:rFonts w:cs="Times New Roman"/>
          </w:rPr>
          <w:t>En cuanto a los datos que se usarán en este ámbito</w:t>
        </w:r>
      </w:ins>
      <w:ins w:id="2454" w:author="Orion" w:date="2011-06-10T12:56:00Z">
        <w:r w:rsidR="00F0054E">
          <w:rPr>
            <w:rFonts w:cs="Times New Roman"/>
          </w:rPr>
          <w:t>,</w:t>
        </w:r>
      </w:ins>
      <w:ins w:id="2455" w:author="Orion" w:date="2011-06-10T12:54:00Z">
        <w:r>
          <w:rPr>
            <w:rFonts w:cs="Times New Roman"/>
          </w:rPr>
          <w:t xml:space="preserve"> y teniendo en cuenta que </w:t>
        </w:r>
      </w:ins>
      <w:ins w:id="2456" w:author="Orion" w:date="2011-06-10T12:55:00Z">
        <w:r w:rsidR="00AC5A43">
          <w:rPr>
            <w:rFonts w:cs="Times New Roman"/>
          </w:rPr>
          <w:t xml:space="preserve">el </w:t>
        </w:r>
      </w:ins>
      <w:ins w:id="2457" w:author="Orion" w:date="2011-05-05T18:45:00Z">
        <w:r w:rsidR="001A6151">
          <w:rPr>
            <w:rFonts w:cs="Times New Roman"/>
          </w:rPr>
          <w:t>modelo es</w:t>
        </w:r>
      </w:ins>
      <w:ins w:id="2458" w:author="Orion" w:date="2011-06-10T12:55:00Z">
        <w:r>
          <w:rPr>
            <w:rFonts w:cs="Times New Roman"/>
          </w:rPr>
          <w:t xml:space="preserve"> </w:t>
        </w:r>
      </w:ins>
      <w:ins w:id="2459" w:author="Orion" w:date="2011-06-10T13:10:00Z">
        <w:r w:rsidR="00F32CA1">
          <w:rPr>
            <w:rFonts w:cs="Times New Roman"/>
          </w:rPr>
          <w:t>fácilmente</w:t>
        </w:r>
      </w:ins>
      <w:ins w:id="2460" w:author="Orion" w:date="2011-05-05T18:45:00Z">
        <w:r w:rsidR="001A6151">
          <w:rPr>
            <w:rFonts w:cs="Times New Roman"/>
          </w:rPr>
          <w:t xml:space="preserve"> extensible a todo el mundo</w:t>
        </w:r>
      </w:ins>
      <w:ins w:id="2461" w:author="Orion" w:date="2011-06-10T12:56:00Z">
        <w:r w:rsidR="00F0054E">
          <w:rPr>
            <w:rFonts w:cs="Times New Roman"/>
          </w:rPr>
          <w:t>,</w:t>
        </w:r>
      </w:ins>
      <w:ins w:id="2462" w:author="Orion" w:date="2011-05-05T18:45:00Z">
        <w:r w:rsidR="001A6151">
          <w:rPr>
            <w:rFonts w:cs="Times New Roman"/>
          </w:rPr>
          <w:t xml:space="preserve"> </w:t>
        </w:r>
      </w:ins>
      <w:ins w:id="2463" w:author="Orion" w:date="2011-05-09T00:34:00Z">
        <w:r w:rsidR="00572D5D">
          <w:rPr>
            <w:rFonts w:cs="Times New Roman"/>
          </w:rPr>
          <w:t>se va</w:t>
        </w:r>
      </w:ins>
      <w:ins w:id="2464" w:author="Orion" w:date="2011-05-05T18:45:00Z">
        <w:r w:rsidR="00871CB9">
          <w:rPr>
            <w:rFonts w:cs="Times New Roman"/>
          </w:rPr>
          <w:t xml:space="preserve"> a restringir</w:t>
        </w:r>
      </w:ins>
      <w:ins w:id="2465" w:author="Orion" w:date="2011-05-09T00:34:00Z">
        <w:r w:rsidR="00871CB9">
          <w:rPr>
            <w:rFonts w:cs="Times New Roman"/>
          </w:rPr>
          <w:t xml:space="preserve"> el entorno a</w:t>
        </w:r>
      </w:ins>
      <w:ins w:id="2466" w:author="Orion" w:date="2011-05-05T18:46:00Z">
        <w:r w:rsidR="001A6151">
          <w:rPr>
            <w:rFonts w:cs="Times New Roman"/>
          </w:rPr>
          <w:t xml:space="preserve"> los</w:t>
        </w:r>
      </w:ins>
      <w:ins w:id="2467" w:author="Orion" w:date="2011-05-05T18:47:00Z">
        <w:r w:rsidR="001A6151">
          <w:rPr>
            <w:rFonts w:cs="Times New Roman"/>
          </w:rPr>
          <w:t xml:space="preserve"> principales</w:t>
        </w:r>
      </w:ins>
      <w:ins w:id="2468" w:author="Orion" w:date="2011-05-05T18:46:00Z">
        <w:r w:rsidR="001A6151">
          <w:rPr>
            <w:rFonts w:cs="Times New Roman"/>
          </w:rPr>
          <w:t xml:space="preserve"> aeropuertos </w:t>
        </w:r>
      </w:ins>
      <w:ins w:id="2469" w:author="Orion" w:date="2011-06-10T13:12:00Z">
        <w:r w:rsidR="00E25721">
          <w:rPr>
            <w:rFonts w:cs="Times New Roman"/>
          </w:rPr>
          <w:t xml:space="preserve">y </w:t>
        </w:r>
        <w:proofErr w:type="spellStart"/>
        <w:r w:rsidR="00E25721">
          <w:rPr>
            <w:rFonts w:cs="Times New Roman"/>
          </w:rPr>
          <w:t>waypoints</w:t>
        </w:r>
        <w:proofErr w:type="spellEnd"/>
        <w:r w:rsidR="00E25721">
          <w:rPr>
            <w:rFonts w:cs="Times New Roman"/>
          </w:rPr>
          <w:t xml:space="preserve"> </w:t>
        </w:r>
      </w:ins>
      <w:ins w:id="2470" w:author="Orion" w:date="2011-05-05T18:46:00Z">
        <w:r w:rsidR="001A6151">
          <w:rPr>
            <w:rFonts w:cs="Times New Roman"/>
          </w:rPr>
          <w:t>españoles</w:t>
        </w:r>
      </w:ins>
      <w:ins w:id="2471" w:author="Orion" w:date="2011-05-05T18:47:00Z">
        <w:r w:rsidR="001A6151">
          <w:rPr>
            <w:rFonts w:cs="Times New Roman"/>
          </w:rPr>
          <w:t xml:space="preserve"> </w:t>
        </w:r>
        <w:r w:rsidR="00545758">
          <w:rPr>
            <w:rFonts w:cs="Times New Roman"/>
          </w:rPr>
          <w:t>de la península</w:t>
        </w:r>
      </w:ins>
      <w:ins w:id="2472" w:author="Orion" w:date="2011-06-10T13:12:00Z">
        <w:r w:rsidR="00E25721">
          <w:rPr>
            <w:rFonts w:cs="Times New Roman"/>
          </w:rPr>
          <w:t xml:space="preserve"> </w:t>
        </w:r>
      </w:ins>
      <w:ins w:id="2473" w:author="Orion" w:date="2011-05-05T18:50:00Z">
        <w:r w:rsidR="001A6151">
          <w:rPr>
            <w:rFonts w:cs="Times New Roman"/>
          </w:rPr>
          <w:t>ibérica</w:t>
        </w:r>
      </w:ins>
      <w:ins w:id="2474" w:author="Orion" w:date="2011-05-06T13:15:00Z">
        <w:r w:rsidR="00744445">
          <w:rPr>
            <w:rFonts w:cs="Times New Roman"/>
          </w:rPr>
          <w:t xml:space="preserve"> </w:t>
        </w:r>
      </w:ins>
      <w:customXmlInsRangeStart w:id="2475" w:author="Orion" w:date="2011-05-06T13:15:00Z"/>
      <w:sdt>
        <w:sdtPr>
          <w:rPr>
            <w:rFonts w:cs="Times New Roman"/>
          </w:rPr>
          <w:id w:val="-809938376"/>
          <w:citation/>
        </w:sdtPr>
        <w:sdtContent>
          <w:customXmlInsRangeEnd w:id="2475"/>
          <w:ins w:id="2476" w:author="Orion" w:date="2011-05-06T13:15:00Z">
            <w:r w:rsidR="00744445">
              <w:rPr>
                <w:rFonts w:cs="Times New Roman"/>
              </w:rPr>
              <w:fldChar w:fldCharType="begin"/>
            </w:r>
            <w:r w:rsidR="00744445">
              <w:rPr>
                <w:rFonts w:cs="Times New Roman"/>
              </w:rPr>
              <w:instrText xml:space="preserve"> CITATION Dir \l 3082 </w:instrText>
            </w:r>
          </w:ins>
          <w:r w:rsidR="00744445">
            <w:rPr>
              <w:rFonts w:cs="Times New Roman"/>
            </w:rPr>
            <w:fldChar w:fldCharType="separate"/>
          </w:r>
          <w:r w:rsidR="00C1157B" w:rsidRPr="00C1157B">
            <w:rPr>
              <w:rFonts w:cs="Times New Roman"/>
              <w:noProof/>
            </w:rPr>
            <w:t>(43)</w:t>
          </w:r>
          <w:ins w:id="2477" w:author="Orion" w:date="2011-05-06T13:15:00Z">
            <w:r w:rsidR="00744445">
              <w:rPr>
                <w:rFonts w:cs="Times New Roman"/>
              </w:rPr>
              <w:fldChar w:fldCharType="end"/>
            </w:r>
          </w:ins>
          <w:customXmlInsRangeStart w:id="2478" w:author="Orion" w:date="2011-05-06T13:15:00Z"/>
        </w:sdtContent>
      </w:sdt>
      <w:customXmlInsRangeEnd w:id="2478"/>
      <w:ins w:id="2479" w:author="Orion" w:date="2011-05-05T18:50:00Z">
        <w:r w:rsidR="001A6151">
          <w:rPr>
            <w:rFonts w:cs="Times New Roman"/>
          </w:rPr>
          <w:t>.</w:t>
        </w:r>
      </w:ins>
    </w:p>
    <w:p w14:paraId="243F71CD" w14:textId="77777777" w:rsidR="00AF5BED" w:rsidRDefault="00AF5BED">
      <w:pPr>
        <w:jc w:val="both"/>
        <w:rPr>
          <w:ins w:id="2480" w:author="Orion" w:date="2011-05-06T19:35:00Z"/>
          <w:rFonts w:cs="Times New Roman"/>
        </w:rPr>
        <w:pPrChange w:id="2481" w:author="Orion" w:date="2011-05-09T00:17:00Z">
          <w:pPr/>
        </w:pPrChange>
      </w:pPr>
    </w:p>
    <w:p w14:paraId="30FD9B31" w14:textId="5D5EAFB5" w:rsidR="00AF5BED" w:rsidRPr="005B24B1" w:rsidRDefault="00545194">
      <w:pPr>
        <w:rPr>
          <w:ins w:id="2482" w:author="Orion" w:date="2011-05-06T19:35:00Z"/>
          <w:rFonts w:asciiTheme="majorHAnsi" w:eastAsiaTheme="majorEastAsia" w:hAnsiTheme="majorHAnsi"/>
          <w:spacing w:val="15"/>
          <w:szCs w:val="21"/>
          <w:rPrChange w:id="2483" w:author="Orion" w:date="2011-06-10T12:45:00Z">
            <w:rPr>
              <w:ins w:id="2484" w:author="Orion" w:date="2011-05-06T19:35:00Z"/>
              <w:rFonts w:cs="Times New Roman"/>
            </w:rPr>
          </w:rPrChange>
        </w:rPr>
        <w:pPrChange w:id="2485" w:author="Orion" w:date="2011-06-10T12:45:00Z">
          <w:pPr/>
        </w:pPrChange>
      </w:pPr>
      <w:ins w:id="2486" w:author="Orion" w:date="2011-06-10T13:35:00Z">
        <w:r>
          <w:rPr/>
          <w:t>Las a</w:t>
        </w:r>
      </w:ins>
      <w:ins w:id="2487" w:author="Orion" w:date="2011-06-10T12:46:00Z">
        <w:r w:rsidR="005B24B1">
          <w:rPr/>
          <w:t>e</w:t>
        </w:r>
      </w:ins>
      <w:ins w:id="2488" w:author="Orion" w:date="2011-06-10T12:44:00Z">
        <w:r w:rsidR="005B24B1" w:rsidRPr="005B24B1">
          <w:rPr>
            <w:rFonts w:asciiTheme="majorHAnsi" w:eastAsiaTheme="majorEastAsia" w:hAnsiTheme="majorHAnsi"/>
            <w:spacing w:val="15"/>
            <w:szCs w:val="21"/>
            <w:rPrChange w:id="2489" w:author="Orion" w:date="2011-06-10T12:45:00Z">
              <w:rPr>
                <w:rFonts w:cs="Times New Roman"/>
              </w:rPr>
            </w:rPrChange>
          </w:rPr>
          <w:t>ronaves</w:t>
        </w:r>
      </w:ins>
      <w:ins w:id="2490" w:author="Orion" w:date="2011-05-06T19:35:00Z">
        <w:r w:rsidR="00AF5BED" w:rsidRPr="005B24B1">
          <w:rPr>
            <w:rFonts w:asciiTheme="majorHAnsi" w:eastAsiaTheme="majorEastAsia" w:hAnsiTheme="majorHAnsi"/>
            <w:spacing w:val="15"/>
            <w:szCs w:val="21"/>
            <w:rPrChange w:id="2491" w:author="Orion" w:date="2011-06-10T12:45:00Z">
              <w:rPr>
                <w:rFonts w:cs="Times New Roman"/>
              </w:rPr>
            </w:rPrChange>
          </w:rPr>
          <w:t>:</w:t>
        </w:r>
      </w:ins>
    </w:p>
    <w:p w14:paraId="48AFC78A" w14:textId="397C5197" w:rsidR="00753875" w:rsidRDefault="006B6639">
      <w:pPr>
        <w:jc w:val="both"/>
        <w:rPr>
          <w:ins w:id="2492" w:author="IO" w:date="2011-06-09T17:44:00Z"/>
          <w:rFonts w:cs="Times New Roman"/>
        </w:rPr>
        <w:pPrChange w:id="2493" w:author="Orion" w:date="2011-05-09T00:17:00Z">
          <w:pPr/>
        </w:pPrChange>
      </w:pPr>
      <w:ins w:id="2494" w:author="Orion" w:date="2011-06-10T18:06:00Z">
        <w:r>
          <w:rPr>
            <w:rFonts w:cs="Times New Roman"/>
          </w:rPr>
          <w:t>Dentro de los factores a tener en cuenta de un avión l</w:t>
        </w:r>
      </w:ins>
      <w:ins w:id="2495" w:author="Orion" w:date="2011-05-09T00:24:00Z">
        <w:r w:rsidR="00DB4D1B">
          <w:rPr>
            <w:rFonts w:cs="Times New Roman"/>
          </w:rPr>
          <w:t>as características</w:t>
        </w:r>
      </w:ins>
      <w:ins w:id="2496" w:author="Orion" w:date="2011-06-10T18:06:00Z">
        <w:r>
          <w:rPr>
            <w:rFonts w:cs="Times New Roman"/>
          </w:rPr>
          <w:t xml:space="preserve"> más</w:t>
        </w:r>
      </w:ins>
      <w:ins w:id="2497" w:author="Orion" w:date="2011-05-09T00:24:00Z">
        <w:r w:rsidR="00DB4D1B">
          <w:rPr>
            <w:rFonts w:cs="Times New Roman"/>
          </w:rPr>
          <w:t xml:space="preserve"> </w:t>
        </w:r>
      </w:ins>
      <w:ins w:id="2498" w:author="IO" w:date="2011-06-09T17:31:00Z">
        <w:r w:rsidR="005E29D8">
          <w:rPr>
            <w:rFonts w:cs="Times New Roman"/>
          </w:rPr>
          <w:t xml:space="preserve">relevantes </w:t>
        </w:r>
      </w:ins>
      <w:ins w:id="2499" w:author="IO" w:date="2011-06-09T17:30:00Z">
        <w:del w:id="2500" w:author="Orion" w:date="2011-06-10T18:06:00Z">
          <w:r w:rsidR="005E29D8" w:rsidDel="006B6639">
            <w:rPr>
              <w:rFonts w:cs="Times New Roman"/>
            </w:rPr>
            <w:delText xml:space="preserve">de un avión </w:delText>
          </w:r>
        </w:del>
      </w:ins>
      <w:ins w:id="2501" w:author="IO" w:date="2011-06-09T17:40:00Z">
        <w:r w:rsidR="00753875">
          <w:rPr>
            <w:rFonts w:cs="Times New Roman"/>
          </w:rPr>
          <w:t>son</w:t>
        </w:r>
      </w:ins>
      <w:ins w:id="2502" w:author="IO" w:date="2011-06-09T17:36:00Z">
        <w:r w:rsidR="00753875">
          <w:rPr>
            <w:rFonts w:cs="Times New Roman"/>
          </w:rPr>
          <w:t xml:space="preserve"> </w:t>
        </w:r>
        <w:del w:id="2503" w:author="Orion" w:date="2011-06-10T18:06:00Z">
          <w:r w:rsidR="00753875" w:rsidDel="006B6639">
            <w:rPr>
              <w:rFonts w:cs="Times New Roman"/>
            </w:rPr>
            <w:delText>las</w:delText>
          </w:r>
        </w:del>
      </w:ins>
      <w:ins w:id="2504" w:author="Orion" w:date="2011-06-10T18:06:00Z">
        <w:r>
          <w:rPr>
            <w:rFonts w:cs="Times New Roman"/>
          </w:rPr>
          <w:t>aquellas</w:t>
        </w:r>
      </w:ins>
      <w:ins w:id="2505" w:author="IO" w:date="2011-06-09T17:36:00Z">
        <w:r w:rsidR="00753875">
          <w:rPr>
            <w:rFonts w:cs="Times New Roman"/>
          </w:rPr>
          <w:t xml:space="preserve"> que </w:t>
        </w:r>
      </w:ins>
      <w:ins w:id="2506" w:author="IO" w:date="2011-06-09T17:39:00Z">
        <w:r w:rsidR="00753875">
          <w:rPr>
            <w:rFonts w:cs="Times New Roman"/>
          </w:rPr>
          <w:t>describen</w:t>
        </w:r>
      </w:ins>
      <w:ins w:id="2507" w:author="IO" w:date="2011-06-09T17:36:00Z">
        <w:r w:rsidR="00753875">
          <w:rPr>
            <w:rFonts w:cs="Times New Roman"/>
          </w:rPr>
          <w:t xml:space="preserve"> su vuelo. </w:t>
        </w:r>
      </w:ins>
      <w:ins w:id="2508" w:author="Orion" w:date="2011-06-10T18:07:00Z">
        <w:r w:rsidR="00BE21DB">
          <w:rPr>
            <w:rFonts w:cs="Times New Roman"/>
          </w:rPr>
          <w:t>Se puede</w:t>
        </w:r>
      </w:ins>
      <w:ins w:id="2509" w:author="Orion" w:date="2011-06-10T17:34:00Z">
        <w:r w:rsidR="00D90BA4">
          <w:rPr>
            <w:rFonts w:cs="Times New Roman"/>
          </w:rPr>
          <w:t xml:space="preserve"> </w:t>
        </w:r>
      </w:ins>
      <w:ins w:id="2510" w:author="Orion" w:date="2011-06-10T17:35:00Z">
        <w:r w:rsidR="00D90BA4">
          <w:rPr>
            <w:rFonts w:cs="Times New Roman"/>
          </w:rPr>
          <w:t xml:space="preserve">hacer una diferenciación entre </w:t>
        </w:r>
      </w:ins>
      <w:ins w:id="2511" w:author="IO" w:date="2011-06-09T17:39:00Z">
        <w:del w:id="2512" w:author="Orion" w:date="2011-06-10T17:35:00Z">
          <w:r w:rsidR="00753875" w:rsidDel="00D90BA4">
            <w:rPr>
              <w:rFonts w:cs="Times New Roman"/>
            </w:rPr>
            <w:delText xml:space="preserve">Entre estas características hay que distinguir </w:delText>
          </w:r>
        </w:del>
      </w:ins>
      <w:ins w:id="2513" w:author="IO" w:date="2011-06-09T17:40:00Z">
        <w:r w:rsidR="00753875">
          <w:rPr>
            <w:rFonts w:cs="Times New Roman"/>
          </w:rPr>
          <w:t>aquellas ligadas a</w:t>
        </w:r>
      </w:ins>
      <w:ins w:id="2514" w:author="IO" w:date="2011-06-09T17:39:00Z">
        <w:r w:rsidR="00753875">
          <w:rPr>
            <w:rFonts w:cs="Times New Roman"/>
          </w:rPr>
          <w:t xml:space="preserve">l tipo de avión y </w:t>
        </w:r>
      </w:ins>
      <w:ins w:id="2515" w:author="IO" w:date="2011-06-09T17:40:00Z">
        <w:r w:rsidR="00753875">
          <w:rPr>
            <w:rFonts w:cs="Times New Roman"/>
          </w:rPr>
          <w:t>las que lo están al vuelo.</w:t>
        </w:r>
      </w:ins>
    </w:p>
    <w:p w14:paraId="1A86C7F6" w14:textId="77777777" w:rsidR="00753875" w:rsidRDefault="00753875">
      <w:pPr>
        <w:jc w:val="both"/>
        <w:rPr>
          <w:ins w:id="2516" w:author="IO" w:date="2011-06-09T17:44:00Z"/>
          <w:rFonts w:cs="Times New Roman"/>
        </w:rPr>
        <w:pPrChange w:id="2517" w:author="Orion" w:date="2011-05-09T00:17:00Z">
          <w:pPr/>
        </w:pPrChange>
      </w:pPr>
    </w:p>
    <w:p w14:paraId="027B39A3" w14:textId="1449135B" w:rsidR="006C100C" w:rsidRDefault="00D90BA4" w:rsidP="006C100C">
      <w:pPr>
        <w:jc w:val="both"/>
        <w:rPr>
          <w:ins w:id="2518" w:author="IO" w:date="2011-06-09T17:48:00Z"/>
          <w:rFonts w:cs="Times New Roman"/>
        </w:rPr>
      </w:pPr>
      <w:ins w:id="2519" w:author="Orion" w:date="2011-06-10T17:45:00Z">
        <w:r>
          <w:rPr>
            <w:rFonts w:cs="Times New Roman"/>
          </w:rPr>
          <w:t xml:space="preserve">En cuanto a </w:t>
        </w:r>
      </w:ins>
      <w:ins w:id="2520" w:author="IO" w:date="2011-06-09T17:40:00Z">
        <w:del w:id="2521" w:author="Orion" w:date="2011-06-10T17:45:00Z">
          <w:r w:rsidR="00753875" w:rsidDel="00D90BA4">
            <w:rPr>
              <w:rFonts w:cs="Times New Roman"/>
            </w:rPr>
            <w:delText>L</w:delText>
          </w:r>
        </w:del>
      </w:ins>
      <w:ins w:id="2522" w:author="Orion" w:date="2011-06-10T17:45:00Z">
        <w:r>
          <w:rPr>
            <w:rFonts w:cs="Times New Roman"/>
          </w:rPr>
          <w:t>l</w:t>
        </w:r>
      </w:ins>
      <w:ins w:id="2523" w:author="IO" w:date="2011-06-09T17:40:00Z">
        <w:r w:rsidR="00753875">
          <w:rPr>
            <w:rFonts w:cs="Times New Roman"/>
          </w:rPr>
          <w:t xml:space="preserve">as </w:t>
        </w:r>
      </w:ins>
      <w:ins w:id="2524" w:author="IO" w:date="2011-06-09T17:44:00Z">
        <w:r w:rsidR="00753875">
          <w:rPr>
            <w:rFonts w:cs="Times New Roman"/>
          </w:rPr>
          <w:t>características ligadas al tipo de avión</w:t>
        </w:r>
      </w:ins>
      <w:ins w:id="2525" w:author="Orion" w:date="2011-06-10T17:45:00Z">
        <w:r>
          <w:rPr>
            <w:rFonts w:cs="Times New Roman"/>
          </w:rPr>
          <w:t xml:space="preserve"> se puede decir</w:t>
        </w:r>
      </w:ins>
      <w:ins w:id="2526" w:author="Orion" w:date="2011-06-10T17:46:00Z">
        <w:r>
          <w:rPr>
            <w:rFonts w:cs="Times New Roman"/>
          </w:rPr>
          <w:t xml:space="preserve"> que</w:t>
        </w:r>
      </w:ins>
      <w:ins w:id="2527" w:author="IO" w:date="2011-06-09T17:40:00Z">
        <w:r w:rsidR="00753875">
          <w:rPr>
            <w:rFonts w:cs="Times New Roman"/>
          </w:rPr>
          <w:t xml:space="preserve"> </w:t>
        </w:r>
      </w:ins>
      <w:ins w:id="2528" w:author="Orion" w:date="2011-06-10T17:50:00Z">
        <w:r w:rsidR="00D43D29">
          <w:rPr>
            <w:rFonts w:cs="Times New Roman"/>
          </w:rPr>
          <w:t xml:space="preserve">son aquellas que </w:t>
        </w:r>
      </w:ins>
      <w:ins w:id="2529" w:author="IO" w:date="2011-06-09T17:40:00Z">
        <w:r w:rsidR="00753875">
          <w:rPr>
            <w:rFonts w:cs="Times New Roman"/>
          </w:rPr>
          <w:t xml:space="preserve">limitan </w:t>
        </w:r>
      </w:ins>
      <w:ins w:id="2530" w:author="IO" w:date="2011-06-09T17:42:00Z">
        <w:r w:rsidR="00753875">
          <w:rPr>
            <w:rFonts w:cs="Times New Roman"/>
          </w:rPr>
          <w:t xml:space="preserve">las </w:t>
        </w:r>
      </w:ins>
      <w:ins w:id="2531" w:author="IO" w:date="2011-06-09T17:40:00Z">
        <w:r w:rsidR="00753875">
          <w:rPr>
            <w:rFonts w:cs="Times New Roman"/>
          </w:rPr>
          <w:t>capacidades fí</w:t>
        </w:r>
      </w:ins>
      <w:ins w:id="2532" w:author="IO" w:date="2011-06-09T17:41:00Z">
        <w:r w:rsidR="00753875">
          <w:rPr>
            <w:rFonts w:cs="Times New Roman"/>
          </w:rPr>
          <w:t>sicas del vuelo</w:t>
        </w:r>
      </w:ins>
      <w:ins w:id="2533" w:author="Orion" w:date="2011-06-10T17:54:00Z">
        <w:r w:rsidR="00D43D29">
          <w:rPr>
            <w:rFonts w:cs="Times New Roman"/>
          </w:rPr>
          <w:t>. Dentro de este tipo de características</w:t>
        </w:r>
      </w:ins>
      <w:ins w:id="2534" w:author="Orion" w:date="2011-06-10T18:07:00Z">
        <w:r w:rsidR="00BE21DB">
          <w:rPr>
            <w:rFonts w:cs="Times New Roman"/>
          </w:rPr>
          <w:t>,</w:t>
        </w:r>
      </w:ins>
      <w:ins w:id="2535" w:author="IO" w:date="2011-06-09T17:41:00Z">
        <w:del w:id="2536" w:author="Orion" w:date="2011-06-10T17:54:00Z">
          <w:r w:rsidR="00753875" w:rsidDel="00D43D29">
            <w:rPr>
              <w:rFonts w:cs="Times New Roman"/>
            </w:rPr>
            <w:delText>,</w:delText>
          </w:r>
        </w:del>
        <w:r w:rsidR="00753875">
          <w:rPr>
            <w:rFonts w:cs="Times New Roman"/>
          </w:rPr>
          <w:t xml:space="preserve"> </w:t>
        </w:r>
      </w:ins>
      <w:ins w:id="2537" w:author="Orion" w:date="2011-06-10T17:50:00Z">
        <w:r w:rsidR="00D43D29">
          <w:rPr>
            <w:rFonts w:cs="Times New Roman"/>
          </w:rPr>
          <w:t>para esta aprox</w:t>
        </w:r>
      </w:ins>
      <w:ins w:id="2538" w:author="Orion" w:date="2011-06-10T17:51:00Z">
        <w:r w:rsidR="00D43D29">
          <w:rPr>
            <w:rFonts w:cs="Times New Roman"/>
          </w:rPr>
          <w:t>imación se han tenido en cuenta</w:t>
        </w:r>
      </w:ins>
      <w:ins w:id="2539" w:author="Orion" w:date="2011-06-10T17:54:00Z">
        <w:r w:rsidR="00D43D29">
          <w:rPr>
            <w:rFonts w:cs="Times New Roman"/>
          </w:rPr>
          <w:t xml:space="preserve"> la</w:t>
        </w:r>
      </w:ins>
      <w:ins w:id="2540" w:author="IO" w:date="2011-06-09T17:41:00Z">
        <w:del w:id="2541" w:author="Orion" w:date="2011-06-10T17:51:00Z">
          <w:r w:rsidR="00753875" w:rsidDel="00D43D29">
            <w:rPr>
              <w:rFonts w:cs="Times New Roman"/>
            </w:rPr>
            <w:delText>ej.</w:delText>
          </w:r>
        </w:del>
        <w:r w:rsidR="00753875">
          <w:rPr>
            <w:rFonts w:cs="Times New Roman"/>
          </w:rPr>
          <w:t xml:space="preserve"> velocidad </w:t>
        </w:r>
        <w:del w:id="2542" w:author="Orion" w:date="2011-06-10T19:03:00Z">
          <w:r w:rsidR="00753875" w:rsidDel="00403105">
            <w:rPr>
              <w:rFonts w:cs="Times New Roman"/>
            </w:rPr>
            <w:delText xml:space="preserve">de crucero </w:delText>
          </w:r>
        </w:del>
        <w:r w:rsidR="00753875">
          <w:rPr>
            <w:rFonts w:cs="Times New Roman"/>
          </w:rPr>
          <w:t>y</w:t>
        </w:r>
      </w:ins>
      <w:ins w:id="2543" w:author="Orion" w:date="2011-06-10T17:54:00Z">
        <w:r w:rsidR="00D43D29">
          <w:rPr>
            <w:rFonts w:cs="Times New Roman"/>
          </w:rPr>
          <w:t xml:space="preserve"> la</w:t>
        </w:r>
      </w:ins>
      <w:ins w:id="2544" w:author="IO" w:date="2011-06-09T17:41:00Z">
        <w:r w:rsidR="00753875">
          <w:rPr>
            <w:rFonts w:cs="Times New Roman"/>
          </w:rPr>
          <w:t xml:space="preserve"> altitud. </w:t>
        </w:r>
      </w:ins>
      <w:ins w:id="2545" w:author="IO" w:date="2011-06-09T17:42:00Z">
        <w:r w:rsidR="00753875">
          <w:rPr>
            <w:rFonts w:cs="Times New Roman"/>
          </w:rPr>
          <w:t>El tipo de avión limita estas características con valores máximos y mínimos, aunque en algunos casos uno de estos límites puede</w:t>
        </w:r>
        <w:del w:id="2546" w:author="Orion" w:date="2011-06-10T17:55:00Z">
          <w:r w:rsidR="00753875" w:rsidDel="001D0B36">
            <w:rPr>
              <w:rFonts w:cs="Times New Roman"/>
            </w:rPr>
            <w:delText>s</w:delText>
          </w:r>
        </w:del>
        <w:r w:rsidR="00753875">
          <w:rPr>
            <w:rFonts w:cs="Times New Roman"/>
          </w:rPr>
          <w:t xml:space="preserve"> ser prescindible</w:t>
        </w:r>
      </w:ins>
      <w:ins w:id="2547" w:author="Orion" w:date="2011-06-10T19:08:00Z">
        <w:r w:rsidR="004C00D3">
          <w:rPr>
            <w:rFonts w:cs="Times New Roman"/>
          </w:rPr>
          <w:t>,</w:t>
        </w:r>
      </w:ins>
      <w:ins w:id="2548" w:author="Orion" w:date="2011-06-10T19:07:00Z">
        <w:r w:rsidR="004C00D3">
          <w:rPr>
            <w:rFonts w:cs="Times New Roman"/>
          </w:rPr>
          <w:t xml:space="preserve"> y establece un valor de crucero</w:t>
        </w:r>
      </w:ins>
      <w:ins w:id="2549" w:author="Orion" w:date="2011-06-10T19:08:00Z">
        <w:r w:rsidR="004C00D3">
          <w:rPr>
            <w:rFonts w:cs="Times New Roman"/>
          </w:rPr>
          <w:t xml:space="preserve"> recomendado</w:t>
        </w:r>
      </w:ins>
      <w:ins w:id="2550" w:author="IO" w:date="2011-06-09T17:42:00Z">
        <w:r w:rsidR="00753875">
          <w:rPr>
            <w:rFonts w:cs="Times New Roman"/>
          </w:rPr>
          <w:t xml:space="preserve">. </w:t>
        </w:r>
      </w:ins>
      <w:ins w:id="2551" w:author="IO" w:date="2011-06-09T17:43:00Z">
        <w:r w:rsidR="00753875">
          <w:rPr>
            <w:rFonts w:cs="Times New Roman"/>
          </w:rPr>
          <w:t xml:space="preserve">Un avión concreto tendrá un valor actual de cada una </w:t>
        </w:r>
        <w:r w:rsidR="00753875">
          <w:rPr>
            <w:rFonts w:cs="Times New Roman"/>
          </w:rPr>
          <w:lastRenderedPageBreak/>
          <w:t>de estas características entre los límites fijados por su tipo de avión.</w:t>
        </w:r>
        <w:del w:id="2552" w:author="Orion" w:date="2011-06-10T19:09:00Z">
          <w:r w:rsidR="00753875" w:rsidDel="00125E39">
            <w:rPr>
              <w:rFonts w:cs="Times New Roman"/>
            </w:rPr>
            <w:delText xml:space="preserve"> </w:delText>
          </w:r>
        </w:del>
      </w:ins>
      <w:ins w:id="2553" w:author="IO" w:date="2011-06-09T17:38:00Z">
        <w:del w:id="2554" w:author="Orion" w:date="2011-06-10T19:09:00Z">
          <w:r w:rsidR="00753875" w:rsidDel="00125E39">
            <w:rPr>
              <w:rFonts w:cs="Times New Roman"/>
            </w:rPr>
            <w:delText xml:space="preserve">Las características consideradas actualmente son </w:delText>
          </w:r>
        </w:del>
      </w:ins>
      <w:ins w:id="2555" w:author="IO" w:date="2011-06-09T17:43:00Z">
        <w:del w:id="2556" w:author="Orion" w:date="2011-06-10T19:09:00Z">
          <w:r w:rsidR="00753875" w:rsidDel="00125E39">
            <w:rPr>
              <w:rFonts w:cs="Times New Roman"/>
            </w:rPr>
            <w:delText>la altura, la velocidad y la cantidad de combustible disponible.</w:delText>
          </w:r>
        </w:del>
      </w:ins>
      <w:ins w:id="2557" w:author="IO" w:date="2011-06-09T17:48:00Z">
        <w:r w:rsidR="006C100C">
          <w:rPr>
            <w:rFonts w:cs="Times New Roman"/>
          </w:rPr>
          <w:t xml:space="preserve"> A modo de ejemplo de tipo de avión se incluye el Airbus A-320</w:t>
        </w:r>
      </w:ins>
      <w:ins w:id="2558" w:author="Orion" w:date="2011-06-10T14:26:00Z">
        <w:r w:rsidR="00A35B8F">
          <w:rPr>
            <w:rFonts w:cs="Times New Roman"/>
          </w:rPr>
          <w:t xml:space="preserve"> </w:t>
        </w:r>
      </w:ins>
      <w:ins w:id="2559" w:author="Orion" w:date="2011-06-10T19:04:00Z">
        <w:r w:rsidR="00403105">
          <w:rPr>
            <w:rFonts w:cs="Times New Roman"/>
          </w:rPr>
          <w:t xml:space="preserve">cuyas características se pueden ver en </w:t>
        </w:r>
      </w:ins>
      <w:ins w:id="2560" w:author="IO" w:date="2011-06-09T17:48:00Z">
        <w:r w:rsidR="006C100C">
          <w:rPr>
            <w:rFonts w:cs="Times New Roman"/>
          </w:rPr>
          <w:t xml:space="preserve"> </w:t>
        </w:r>
      </w:ins>
      <w:customXmlInsRangeStart w:id="2561" w:author="IO" w:date="2011-06-09T17:48:00Z"/>
      <w:sdt>
        <w:sdtPr>
          <w:rPr>
            <w:rFonts w:cs="Times New Roman"/>
          </w:rPr>
          <w:id w:val="111411251"/>
          <w:citation/>
        </w:sdtPr>
        <w:sdtContent>
          <w:customXmlInsRangeEnd w:id="2561"/>
          <w:ins w:id="2562" w:author="IO" w:date="2011-06-09T17:48:00Z">
            <w:r w:rsidR="006C100C">
              <w:rPr>
                <w:rFonts w:cs="Times New Roman"/>
              </w:rPr>
              <w:fldChar w:fldCharType="begin"/>
            </w:r>
            <w:r w:rsidR="006C100C">
              <w:rPr>
                <w:rFonts w:cs="Times New Roman"/>
              </w:rPr>
              <w:instrText xml:space="preserve"> CITATION Dim \l 3082 </w:instrText>
            </w:r>
            <w:r w:rsidR="006C100C">
              <w:rPr>
                <w:rFonts w:cs="Times New Roman"/>
              </w:rPr>
              <w:fldChar w:fldCharType="separate"/>
            </w:r>
          </w:ins>
          <w:r w:rsidR="00C1157B" w:rsidRPr="00C1157B">
            <w:rPr>
              <w:rFonts w:cs="Times New Roman"/>
              <w:noProof/>
            </w:rPr>
            <w:t>(41)</w:t>
          </w:r>
          <w:ins w:id="2563" w:author="IO" w:date="2011-06-09T17:48:00Z">
            <w:r w:rsidR="006C100C">
              <w:rPr>
                <w:rFonts w:cs="Times New Roman"/>
              </w:rPr>
              <w:fldChar w:fldCharType="end"/>
            </w:r>
          </w:ins>
          <w:customXmlInsRangeStart w:id="2564" w:author="IO" w:date="2011-06-09T17:48:00Z"/>
        </w:sdtContent>
      </w:sdt>
      <w:customXmlInsRangeEnd w:id="2564"/>
      <w:ins w:id="2565" w:author="IO" w:date="2011-06-09T17:48:00Z">
        <w:r w:rsidR="006C100C">
          <w:rPr>
            <w:rFonts w:cs="Times New Roman"/>
          </w:rPr>
          <w:t xml:space="preserve"> </w:t>
        </w:r>
      </w:ins>
      <w:customXmlInsRangeStart w:id="2566" w:author="IO" w:date="2011-06-09T17:48:00Z"/>
      <w:sdt>
        <w:sdtPr>
          <w:rPr>
            <w:rFonts w:cs="Times New Roman"/>
          </w:rPr>
          <w:id w:val="-280486870"/>
          <w:citation/>
        </w:sdtPr>
        <w:sdtContent>
          <w:customXmlInsRangeEnd w:id="2566"/>
          <w:ins w:id="2567" w:author="IO" w:date="2011-06-09T17:48:00Z">
            <w:r w:rsidR="006C100C">
              <w:rPr>
                <w:rFonts w:cs="Times New Roman"/>
              </w:rPr>
              <w:fldChar w:fldCharType="begin"/>
            </w:r>
            <w:r w:rsidR="006C100C">
              <w:rPr>
                <w:rFonts w:cs="Times New Roman"/>
              </w:rPr>
              <w:instrText xml:space="preserve"> CITATION Air05 \l 3082 </w:instrText>
            </w:r>
            <w:r w:rsidR="006C100C">
              <w:rPr>
                <w:rFonts w:cs="Times New Roman"/>
              </w:rPr>
              <w:fldChar w:fldCharType="separate"/>
            </w:r>
          </w:ins>
          <w:r w:rsidR="00C1157B" w:rsidRPr="00C1157B">
            <w:rPr>
              <w:rFonts w:cs="Times New Roman"/>
              <w:noProof/>
            </w:rPr>
            <w:t>(42)</w:t>
          </w:r>
          <w:ins w:id="2568" w:author="IO" w:date="2011-06-09T17:48:00Z">
            <w:r w:rsidR="006C100C">
              <w:rPr>
                <w:rFonts w:cs="Times New Roman"/>
              </w:rPr>
              <w:fldChar w:fldCharType="end"/>
            </w:r>
          </w:ins>
          <w:customXmlInsRangeStart w:id="2569" w:author="IO" w:date="2011-06-09T17:48:00Z"/>
        </w:sdtContent>
      </w:sdt>
      <w:customXmlInsRangeEnd w:id="2569"/>
      <w:ins w:id="2570" w:author="Orion" w:date="2011-06-10T19:10:00Z">
        <w:r w:rsidR="0013747B">
          <w:rPr>
            <w:rFonts w:cs="Times New Roman"/>
          </w:rPr>
          <w:t>.</w:t>
        </w:r>
      </w:ins>
      <w:ins w:id="2571" w:author="IO" w:date="2011-06-09T17:48:00Z">
        <w:del w:id="2572" w:author="Orion" w:date="2011-06-10T19:10:00Z">
          <w:r w:rsidR="006C100C" w:rsidDel="0013747B">
            <w:rPr>
              <w:rFonts w:cs="Times New Roman"/>
            </w:rPr>
            <w:delText>,</w:delText>
          </w:r>
        </w:del>
      </w:ins>
      <w:ins w:id="2573" w:author="Orion" w:date="2011-06-10T19:09:00Z">
        <w:r w:rsidR="00D509B7">
          <w:rPr>
            <w:rFonts w:cs="Times New Roman"/>
          </w:rPr>
          <w:t xml:space="preserve"> </w:t>
        </w:r>
      </w:ins>
      <w:ins w:id="2574" w:author="Orion" w:date="2011-06-10T19:10:00Z">
        <w:r w:rsidR="0013747B">
          <w:rPr>
            <w:rFonts w:cs="Times New Roman"/>
          </w:rPr>
          <w:t>D</w:t>
        </w:r>
      </w:ins>
      <w:ins w:id="2575" w:author="Orion" w:date="2011-06-10T19:09:00Z">
        <w:r w:rsidR="00D509B7">
          <w:rPr>
            <w:rFonts w:cs="Times New Roman"/>
          </w:rPr>
          <w:t>icho modelo de avión</w:t>
        </w:r>
      </w:ins>
      <w:ins w:id="2576" w:author="IO" w:date="2011-06-09T17:48:00Z">
        <w:del w:id="2577" w:author="Orion" w:date="2011-06-10T19:09:00Z">
          <w:r w:rsidR="006C100C" w:rsidDel="00D509B7">
            <w:rPr>
              <w:rFonts w:cs="Times New Roman"/>
            </w:rPr>
            <w:delText xml:space="preserve"> que</w:delText>
          </w:r>
        </w:del>
        <w:r w:rsidR="006C100C">
          <w:rPr>
            <w:rFonts w:cs="Times New Roman"/>
          </w:rPr>
          <w:t xml:space="preserve"> es el </w:t>
        </w:r>
        <w:del w:id="2578" w:author="Orion" w:date="2011-06-10T19:04:00Z">
          <w:r w:rsidR="006C100C" w:rsidDel="00266CFB">
            <w:rPr>
              <w:rFonts w:cs="Times New Roman"/>
            </w:rPr>
            <w:delText>tipo</w:delText>
          </w:r>
        </w:del>
        <w:del w:id="2579" w:author="Orion" w:date="2011-06-10T19:10:00Z">
          <w:r w:rsidR="006C100C" w:rsidDel="00D509B7">
            <w:rPr>
              <w:rFonts w:cs="Times New Roman"/>
            </w:rPr>
            <w:delText xml:space="preserve"> de avión </w:delText>
          </w:r>
        </w:del>
        <w:r w:rsidR="006C100C">
          <w:rPr>
            <w:rFonts w:cs="Times New Roman"/>
          </w:rPr>
          <w:t xml:space="preserve">más utilizado por Iberia, la </w:t>
        </w:r>
      </w:ins>
      <w:ins w:id="2580" w:author="IO" w:date="2011-06-09T17:49:00Z">
        <w:r w:rsidR="006C100C">
          <w:rPr>
            <w:rFonts w:cs="Times New Roman"/>
          </w:rPr>
          <w:t xml:space="preserve">mayor </w:t>
        </w:r>
      </w:ins>
      <w:ins w:id="2581" w:author="IO" w:date="2011-06-09T17:48:00Z">
        <w:r w:rsidR="006C100C">
          <w:rPr>
            <w:rFonts w:cs="Times New Roman"/>
          </w:rPr>
          <w:t xml:space="preserve">compañía </w:t>
        </w:r>
      </w:ins>
      <w:ins w:id="2582" w:author="IO" w:date="2011-06-09T17:49:00Z">
        <w:r w:rsidR="006C100C">
          <w:rPr>
            <w:rFonts w:cs="Times New Roman"/>
          </w:rPr>
          <w:t>aérea</w:t>
        </w:r>
      </w:ins>
      <w:ins w:id="2583" w:author="IO" w:date="2011-06-09T17:48:00Z">
        <w:r w:rsidR="006C100C">
          <w:rPr>
            <w:rFonts w:cs="Times New Roman"/>
          </w:rPr>
          <w:t xml:space="preserve"> española</w:t>
        </w:r>
      </w:ins>
      <w:customXmlInsRangeStart w:id="2584" w:author="Orion" w:date="2011-06-10T13:36:00Z"/>
      <w:sdt>
        <w:sdtPr>
          <w:rPr>
            <w:rFonts w:cs="Times New Roman"/>
          </w:rPr>
          <w:id w:val="-983390893"/>
          <w:citation/>
        </w:sdtPr>
        <w:sdtContent>
          <w:customXmlInsRangeEnd w:id="2584"/>
          <w:ins w:id="2585" w:author="Orion" w:date="2011-06-10T13:36:00Z">
            <w:r w:rsidR="00BA1340">
              <w:rPr>
                <w:rFonts w:cs="Times New Roman"/>
              </w:rPr>
              <w:fldChar w:fldCharType="begin"/>
            </w:r>
            <w:r w:rsidR="00BA1340">
              <w:rPr>
                <w:rFonts w:cs="Times New Roman"/>
              </w:rPr>
              <w:instrText xml:space="preserve"> CITATION Flo \l 3082 </w:instrText>
            </w:r>
            <w:r w:rsidR="00BA1340">
              <w:rPr>
                <w:rFonts w:cs="Times New Roman"/>
              </w:rPr>
              <w:fldChar w:fldCharType="separate"/>
            </w:r>
          </w:ins>
          <w:r w:rsidR="00C1157B">
            <w:rPr>
              <w:rFonts w:cs="Times New Roman"/>
              <w:noProof/>
            </w:rPr>
            <w:t xml:space="preserve"> </w:t>
          </w:r>
          <w:r w:rsidR="00C1157B" w:rsidRPr="00C1157B">
            <w:rPr>
              <w:rFonts w:cs="Times New Roman"/>
              <w:noProof/>
            </w:rPr>
            <w:t>(44)</w:t>
          </w:r>
          <w:ins w:id="2586" w:author="Orion" w:date="2011-06-10T13:36:00Z">
            <w:r w:rsidR="00BA1340">
              <w:rPr>
                <w:rFonts w:cs="Times New Roman"/>
              </w:rPr>
              <w:fldChar w:fldCharType="end"/>
            </w:r>
          </w:ins>
          <w:customXmlInsRangeStart w:id="2587" w:author="Orion" w:date="2011-06-10T13:36:00Z"/>
        </w:sdtContent>
      </w:sdt>
      <w:customXmlInsRangeEnd w:id="2587"/>
      <w:ins w:id="2588" w:author="IO" w:date="2011-06-09T17:48:00Z">
        <w:r w:rsidR="006C100C">
          <w:rPr>
            <w:rFonts w:cs="Times New Roman"/>
          </w:rPr>
          <w:t>.</w:t>
        </w:r>
      </w:ins>
    </w:p>
    <w:p w14:paraId="4C5EE4FA" w14:textId="77777777" w:rsidR="005E29D8" w:rsidRDefault="005E29D8">
      <w:pPr>
        <w:jc w:val="both"/>
        <w:rPr>
          <w:ins w:id="2589" w:author="IO" w:date="2011-06-09T17:30:00Z"/>
          <w:rFonts w:cs="Times New Roman"/>
        </w:rPr>
        <w:pPrChange w:id="2590" w:author="Orion" w:date="2011-05-09T00:17:00Z">
          <w:pPr/>
        </w:pPrChange>
      </w:pPr>
    </w:p>
    <w:p w14:paraId="7C1F11B7" w14:textId="6458FFCB" w:rsidR="006C100C" w:rsidRDefault="00753875">
      <w:pPr>
        <w:jc w:val="both"/>
        <w:rPr>
          <w:ins w:id="2591" w:author="IO" w:date="2011-06-09T17:46:00Z"/>
          <w:rFonts w:cs="Times New Roman"/>
        </w:rPr>
        <w:pPrChange w:id="2592" w:author="Orion" w:date="2011-05-09T00:17:00Z">
          <w:pPr/>
        </w:pPrChange>
      </w:pPr>
      <w:ins w:id="2593" w:author="IO" w:date="2011-06-09T17:44:00Z">
        <w:r>
          <w:rPr>
            <w:rFonts w:cs="Times New Roman"/>
          </w:rPr>
          <w:t>Las características ligadas al vuelo identifican aspectos que no est</w:t>
        </w:r>
      </w:ins>
      <w:ins w:id="2594" w:author="IO" w:date="2011-06-09T17:45:00Z">
        <w:r>
          <w:rPr>
            <w:rFonts w:cs="Times New Roman"/>
          </w:rPr>
          <w:t>án limitados por el tipo de avión.</w:t>
        </w:r>
      </w:ins>
      <w:ins w:id="2595" w:author="Orion" w:date="2011-06-10T19:15:00Z">
        <w:r w:rsidR="007508B1">
          <w:rPr>
            <w:rFonts w:cs="Times New Roman"/>
          </w:rPr>
          <w:t xml:space="preserve"> Ejemplos de </w:t>
        </w:r>
      </w:ins>
      <w:ins w:id="2596" w:author="Orion" w:date="2011-06-10T19:17:00Z">
        <w:r w:rsidR="007508B1">
          <w:rPr>
            <w:rFonts w:cs="Times New Roman"/>
          </w:rPr>
          <w:t>estas</w:t>
        </w:r>
      </w:ins>
      <w:ins w:id="2597" w:author="Orion" w:date="2011-06-10T19:15:00Z">
        <w:r w:rsidR="007508B1">
          <w:rPr>
            <w:rFonts w:cs="Times New Roman"/>
          </w:rPr>
          <w:t xml:space="preserve"> características</w:t>
        </w:r>
      </w:ins>
      <w:ins w:id="2598" w:author="Orion" w:date="2011-06-10T19:17:00Z">
        <w:r w:rsidR="007508B1">
          <w:rPr>
            <w:rFonts w:cs="Times New Roman"/>
          </w:rPr>
          <w:t>,</w:t>
        </w:r>
      </w:ins>
      <w:ins w:id="2599" w:author="Orion" w:date="2011-06-10T19:15:00Z">
        <w:r w:rsidR="007508B1">
          <w:rPr>
            <w:rFonts w:cs="Times New Roman"/>
          </w:rPr>
          <w:t xml:space="preserve"> que se tendrán en cuenta en este sistema</w:t>
        </w:r>
      </w:ins>
      <w:ins w:id="2600" w:author="Orion" w:date="2011-06-10T19:17:00Z">
        <w:r w:rsidR="007508B1">
          <w:rPr>
            <w:rFonts w:cs="Times New Roman"/>
          </w:rPr>
          <w:t>,</w:t>
        </w:r>
      </w:ins>
      <w:ins w:id="2601" w:author="IO" w:date="2011-06-09T17:45:00Z">
        <w:del w:id="2602" w:author="Orion" w:date="2011-06-10T19:15:00Z">
          <w:r w:rsidDel="007508B1">
            <w:rPr>
              <w:rFonts w:cs="Times New Roman"/>
            </w:rPr>
            <w:delText xml:space="preserve"> </w:delText>
          </w:r>
        </w:del>
      </w:ins>
      <w:ins w:id="2603" w:author="Orion" w:date="2011-05-09T00:24:00Z">
        <w:del w:id="2604" w:author="IO" w:date="2011-06-09T17:45:00Z">
          <w:r w:rsidR="00DB4D1B">
            <w:rPr>
              <w:rFonts w:cs="Times New Roman"/>
            </w:rPr>
            <w:delText>que se van a tener en cuenta de estos aviones van a ser:</w:delText>
          </w:r>
        </w:del>
      </w:ins>
      <w:ins w:id="2605" w:author="IO" w:date="2011-06-09T17:45:00Z">
        <w:del w:id="2606" w:author="Orion" w:date="2011-06-10T19:15:00Z">
          <w:r w:rsidDel="007508B1">
            <w:rPr>
              <w:rFonts w:cs="Times New Roman"/>
            </w:rPr>
            <w:delText>En</w:delText>
          </w:r>
        </w:del>
      </w:ins>
      <w:ins w:id="2607" w:author="Orion" w:date="2011-06-10T19:15:00Z">
        <w:r w:rsidR="007508B1">
          <w:rPr>
            <w:rFonts w:cs="Times New Roman"/>
          </w:rPr>
          <w:t xml:space="preserve"> serán</w:t>
        </w:r>
      </w:ins>
      <w:ins w:id="2608" w:author="IO" w:date="2011-06-09T17:45:00Z">
        <w:del w:id="2609" w:author="Orion" w:date="2011-06-10T19:15:00Z">
          <w:r w:rsidDel="007508B1">
            <w:rPr>
              <w:rFonts w:cs="Times New Roman"/>
            </w:rPr>
            <w:delText xml:space="preserve"> este caso son</w:delText>
          </w:r>
        </w:del>
      </w:ins>
      <w:ins w:id="2610" w:author="Orion" w:date="2011-05-09T00:24:00Z">
        <w:r w:rsidR="00DB4D1B">
          <w:rPr>
            <w:rFonts w:cs="Times New Roman"/>
          </w:rPr>
          <w:t xml:space="preserve"> el rumbo</w:t>
        </w:r>
        <w:del w:id="2611" w:author="IO" w:date="2011-06-09T17:45:00Z">
          <w:r w:rsidR="00DB4D1B">
            <w:rPr>
              <w:rFonts w:cs="Times New Roman"/>
            </w:rPr>
            <w:delText>, la altura</w:delText>
          </w:r>
        </w:del>
      </w:ins>
      <w:ins w:id="2612" w:author="Orion" w:date="2011-05-09T00:25:00Z">
        <w:del w:id="2613" w:author="IO" w:date="2011-06-09T17:45:00Z">
          <w:r w:rsidR="004D1B77">
            <w:rPr>
              <w:rFonts w:cs="Times New Roman"/>
            </w:rPr>
            <w:delText xml:space="preserve">, la velocidad, la cantidad de combustible </w:delText>
          </w:r>
        </w:del>
      </w:ins>
      <w:ins w:id="2614" w:author="Orion" w:date="2011-05-09T00:26:00Z">
        <w:del w:id="2615" w:author="IO" w:date="2011-06-09T17:45:00Z">
          <w:r w:rsidR="004D1B77">
            <w:rPr>
              <w:rFonts w:cs="Times New Roman"/>
            </w:rPr>
            <w:delText>disponible</w:delText>
          </w:r>
        </w:del>
        <w:r w:rsidR="004D1B77">
          <w:rPr>
            <w:rFonts w:cs="Times New Roman"/>
          </w:rPr>
          <w:t xml:space="preserve"> y la posición actual</w:t>
        </w:r>
        <w:del w:id="2616" w:author="IO" w:date="2011-06-09T17:45:00Z">
          <w:r w:rsidR="004D1B77">
            <w:rPr>
              <w:rFonts w:cs="Times New Roman"/>
            </w:rPr>
            <w:delText xml:space="preserve"> de la aeronave</w:delText>
          </w:r>
        </w:del>
        <w:r w:rsidR="004D1B77">
          <w:rPr>
            <w:rFonts w:cs="Times New Roman"/>
          </w:rPr>
          <w:t>.</w:t>
        </w:r>
      </w:ins>
      <w:ins w:id="2617" w:author="Orion" w:date="2011-05-09T00:27:00Z">
        <w:del w:id="2618" w:author="IO" w:date="2011-06-09T17:46:00Z">
          <w:r w:rsidR="004D1B77">
            <w:rPr>
              <w:rFonts w:cs="Times New Roman"/>
            </w:rPr>
            <w:delText xml:space="preserve"> </w:delText>
          </w:r>
        </w:del>
      </w:ins>
    </w:p>
    <w:p w14:paraId="4EF796E9" w14:textId="77777777" w:rsidR="006C100C" w:rsidRDefault="006C100C">
      <w:pPr>
        <w:jc w:val="both"/>
        <w:rPr>
          <w:ins w:id="2619" w:author="IO" w:date="2011-06-09T17:46:00Z"/>
          <w:rFonts w:cs="Times New Roman"/>
        </w:rPr>
        <w:pPrChange w:id="2620" w:author="Orion" w:date="2011-05-09T00:17:00Z">
          <w:pPr/>
        </w:pPrChange>
      </w:pPr>
    </w:p>
    <w:p w14:paraId="2196FA70" w14:textId="1237DBB7" w:rsidR="006C100C" w:rsidRDefault="006C100C">
      <w:pPr>
        <w:jc w:val="both"/>
        <w:rPr>
          <w:ins w:id="2621" w:author="IO" w:date="2011-06-09T17:47:00Z"/>
          <w:rFonts w:cs="Times New Roman"/>
        </w:rPr>
        <w:pPrChange w:id="2622" w:author="Orion" w:date="2011-05-09T00:17:00Z">
          <w:pPr/>
        </w:pPrChange>
      </w:pPr>
      <w:ins w:id="2623" w:author="IO" w:date="2011-06-09T17:46:00Z">
        <w:r>
          <w:rPr>
            <w:rFonts w:cs="Times New Roman"/>
          </w:rPr>
          <w:t xml:space="preserve">Las posibles maniobras se pueden realizar sobre los aviones se </w:t>
        </w:r>
      </w:ins>
      <w:ins w:id="2624" w:author="Orion" w:date="2011-05-09T00:28:00Z">
        <w:del w:id="2625" w:author="IO" w:date="2011-06-09T17:46:00Z">
          <w:r w:rsidR="004D1B77">
            <w:rPr>
              <w:rFonts w:cs="Times New Roman"/>
            </w:rPr>
            <w:delText>Abstrayéndose</w:delText>
          </w:r>
        </w:del>
      </w:ins>
      <w:ins w:id="2626" w:author="Orion" w:date="2011-05-09T00:27:00Z">
        <w:del w:id="2627" w:author="IO" w:date="2011-06-09T17:46:00Z">
          <w:r w:rsidR="004D1B77">
            <w:rPr>
              <w:rFonts w:cs="Times New Roman"/>
            </w:rPr>
            <w:delText xml:space="preserve"> todas las maniobras</w:delText>
          </w:r>
        </w:del>
      </w:ins>
      <w:ins w:id="2628" w:author="Orion" w:date="2011-05-09T00:29:00Z">
        <w:del w:id="2629" w:author="IO" w:date="2011-06-09T17:46:00Z">
          <w:r w:rsidR="004D1B77">
            <w:rPr>
              <w:rFonts w:cs="Times New Roman"/>
            </w:rPr>
            <w:delText xml:space="preserve"> que se pueden realizar sobre</w:delText>
          </w:r>
        </w:del>
      </w:ins>
      <w:ins w:id="2630" w:author="Orion" w:date="2011-05-09T00:27:00Z">
        <w:del w:id="2631" w:author="IO" w:date="2011-06-09T17:46:00Z">
          <w:r w:rsidR="004D1B77">
            <w:rPr>
              <w:rFonts w:cs="Times New Roman"/>
            </w:rPr>
            <w:delText xml:space="preserve"> </w:delText>
          </w:r>
        </w:del>
      </w:ins>
      <w:ins w:id="2632" w:author="Orion" w:date="2011-05-09T00:35:00Z">
        <w:del w:id="2633" w:author="IO" w:date="2011-06-09T17:46:00Z">
          <w:r w:rsidR="001836F1">
            <w:rPr>
              <w:rFonts w:cs="Times New Roman"/>
            </w:rPr>
            <w:delText>los</w:delText>
          </w:r>
        </w:del>
      </w:ins>
      <w:ins w:id="2634" w:author="Orion" w:date="2011-05-09T00:27:00Z">
        <w:del w:id="2635" w:author="IO" w:date="2011-06-09T17:46:00Z">
          <w:r w:rsidR="004D1B77">
            <w:rPr>
              <w:rFonts w:cs="Times New Roman"/>
            </w:rPr>
            <w:delText xml:space="preserve"> </w:delText>
          </w:r>
          <w:r w:rsidR="004D1B77" w:rsidDel="006C100C">
            <w:rPr>
              <w:rFonts w:cs="Times New Roman"/>
            </w:rPr>
            <w:delText>aviones</w:delText>
          </w:r>
        </w:del>
      </w:ins>
      <w:ins w:id="2636" w:author="IO" w:date="2011-06-09T17:46:00Z">
        <w:r>
          <w:rPr>
            <w:rFonts w:cs="Times New Roman"/>
          </w:rPr>
          <w:t>abstraen como</w:t>
        </w:r>
      </w:ins>
      <w:ins w:id="2637" w:author="Orion" w:date="2011-05-09T00:27:00Z">
        <w:del w:id="2638" w:author="IO" w:date="2011-06-09T17:46:00Z">
          <w:r w:rsidR="004D1B77" w:rsidDel="006C100C">
            <w:rPr>
              <w:rFonts w:cs="Times New Roman"/>
            </w:rPr>
            <w:delText xml:space="preserve"> </w:delText>
          </w:r>
        </w:del>
        <w:r w:rsidR="004D1B77">
          <w:rPr>
            <w:rFonts w:cs="Times New Roman"/>
          </w:rPr>
          <w:t xml:space="preserve"> </w:t>
        </w:r>
        <w:del w:id="2639" w:author="IO" w:date="2011-06-09T17:46:00Z">
          <w:r w:rsidR="004D1B77">
            <w:rPr>
              <w:rFonts w:cs="Times New Roman"/>
            </w:rPr>
            <w:delText>a posib</w:delText>
          </w:r>
        </w:del>
        <w:r w:rsidR="004D1B77">
          <w:rPr>
            <w:rFonts w:cs="Times New Roman"/>
          </w:rPr>
          <w:t xml:space="preserve">modificaciones de </w:t>
        </w:r>
        <w:del w:id="2640" w:author="IO" w:date="2011-06-09T17:46:00Z">
          <w:r w:rsidR="004D1B77" w:rsidDel="006C100C">
            <w:rPr>
              <w:rFonts w:cs="Times New Roman"/>
            </w:rPr>
            <w:delText>est</w:delText>
          </w:r>
        </w:del>
      </w:ins>
      <w:ins w:id="2641" w:author="IO" w:date="2011-06-09T17:46:00Z">
        <w:r>
          <w:rPr>
            <w:rFonts w:cs="Times New Roman"/>
          </w:rPr>
          <w:t>l</w:t>
        </w:r>
      </w:ins>
      <w:ins w:id="2642" w:author="Orion" w:date="2011-05-09T00:27:00Z">
        <w:r w:rsidR="004D1B77">
          <w:rPr>
            <w:rFonts w:cs="Times New Roman"/>
          </w:rPr>
          <w:t>os</w:t>
        </w:r>
      </w:ins>
      <w:ins w:id="2643" w:author="Orion" w:date="2011-06-10T19:12:00Z">
        <w:r w:rsidR="00A77426">
          <w:rPr>
            <w:rFonts w:cs="Times New Roman"/>
          </w:rPr>
          <w:t xml:space="preserve"> </w:t>
        </w:r>
      </w:ins>
      <w:ins w:id="2644" w:author="Orion" w:date="2011-05-09T00:27:00Z">
        <w:r w:rsidR="004D1B77">
          <w:rPr>
            <w:rFonts w:cs="Times New Roman"/>
          </w:rPr>
          <w:t>valores</w:t>
        </w:r>
      </w:ins>
      <w:ins w:id="2645" w:author="IO" w:date="2011-06-09T17:46:00Z">
        <w:r>
          <w:rPr>
            <w:rFonts w:cs="Times New Roman"/>
          </w:rPr>
          <w:t xml:space="preserve"> de </w:t>
        </w:r>
      </w:ins>
      <w:ins w:id="2646" w:author="IO" w:date="2011-06-09T17:47:00Z">
        <w:r>
          <w:rPr>
            <w:rFonts w:cs="Times New Roman"/>
          </w:rPr>
          <w:t>algunos de lo</w:t>
        </w:r>
      </w:ins>
      <w:ins w:id="2647" w:author="IO" w:date="2011-06-09T17:46:00Z">
        <w:r>
          <w:rPr>
            <w:rFonts w:cs="Times New Roman"/>
          </w:rPr>
          <w:t>s atributos</w:t>
        </w:r>
      </w:ins>
      <w:ins w:id="2648" w:author="IO" w:date="2011-06-09T17:47:00Z">
        <w:r>
          <w:rPr>
            <w:rFonts w:cs="Times New Roman"/>
          </w:rPr>
          <w:t xml:space="preserve"> previos</w:t>
        </w:r>
      </w:ins>
      <w:ins w:id="2649" w:author="Orion" w:date="2011-05-09T00:28:00Z">
        <w:r w:rsidR="004D1B77">
          <w:rPr>
            <w:rFonts w:cs="Times New Roman"/>
          </w:rPr>
          <w:t>, en concreto del rumbo, la altura y la velocidad</w:t>
        </w:r>
      </w:ins>
      <w:ins w:id="2650" w:author="IO" w:date="2011-06-09T17:47:00Z">
        <w:r>
          <w:rPr>
            <w:rFonts w:cs="Times New Roman"/>
          </w:rPr>
          <w:t xml:space="preserve">. El resto de los valores de atributos </w:t>
        </w:r>
      </w:ins>
      <w:ins w:id="2651" w:author="Orion" w:date="2011-05-09T00:29:00Z">
        <w:del w:id="2652" w:author="IO" w:date="2011-06-09T17:47:00Z">
          <w:r w:rsidR="004D1B77">
            <w:rPr>
              <w:rFonts w:cs="Times New Roman"/>
            </w:rPr>
            <w:delText xml:space="preserve">, ya que el resto </w:delText>
          </w:r>
        </w:del>
        <w:r w:rsidR="004D1B77">
          <w:rPr>
            <w:rFonts w:cs="Times New Roman"/>
          </w:rPr>
          <w:t xml:space="preserve">se </w:t>
        </w:r>
      </w:ins>
      <w:ins w:id="2653" w:author="Orion" w:date="2011-05-09T00:31:00Z">
        <w:r w:rsidR="00D44A88">
          <w:rPr>
            <w:rFonts w:cs="Times New Roman"/>
          </w:rPr>
          <w:t>actualizarán</w:t>
        </w:r>
      </w:ins>
      <w:ins w:id="2654" w:author="Orion" w:date="2011-05-09T00:29:00Z">
        <w:r w:rsidR="004D1B77">
          <w:rPr>
            <w:rFonts w:cs="Times New Roman"/>
          </w:rPr>
          <w:t xml:space="preserve"> automáticamente</w:t>
        </w:r>
      </w:ins>
      <w:ins w:id="2655" w:author="IO" w:date="2011-06-09T17:47:00Z">
        <w:r>
          <w:rPr>
            <w:rFonts w:cs="Times New Roman"/>
          </w:rPr>
          <w:t xml:space="preserve"> a partir de los ya mencionados.</w:t>
        </w:r>
      </w:ins>
    </w:p>
    <w:p w14:paraId="4723F2B3" w14:textId="47DDC337" w:rsidR="008B712C" w:rsidRDefault="004D1B77">
      <w:pPr>
        <w:jc w:val="both"/>
        <w:rPr>
          <w:ins w:id="2656" w:author="Orion" w:date="2011-05-09T00:14:00Z"/>
          <w:del w:id="2657" w:author="IO" w:date="2011-06-09T17:48:00Z"/>
          <w:rFonts w:cs="Times New Roman"/>
        </w:rPr>
        <w:pPrChange w:id="2658" w:author="Orion" w:date="2011-05-09T00:17:00Z">
          <w:pPr/>
        </w:pPrChange>
      </w:pPr>
      <w:ins w:id="2659" w:author="Orion" w:date="2011-05-09T00:29:00Z">
        <w:del w:id="2660" w:author="IO" w:date="2011-06-09T17:47:00Z">
          <w:r>
            <w:rPr>
              <w:rFonts w:cs="Times New Roman"/>
            </w:rPr>
            <w:delText>.</w:delText>
          </w:r>
        </w:del>
      </w:ins>
      <w:ins w:id="2661" w:author="Orion" w:date="2011-05-09T00:30:00Z">
        <w:del w:id="2662" w:author="IO" w:date="2011-06-09T17:47:00Z">
          <w:r w:rsidR="00D44A88">
            <w:rPr>
              <w:rFonts w:cs="Times New Roman"/>
            </w:rPr>
            <w:delText xml:space="preserve"> </w:delText>
          </w:r>
        </w:del>
        <w:del w:id="2663" w:author="IO" w:date="2011-06-09T17:48:00Z">
          <w:r w:rsidR="00D44A88">
            <w:rPr>
              <w:rFonts w:cs="Times New Roman"/>
            </w:rPr>
            <w:delText>Para ello también se tendrá en cuenta las limitaciones o especificaciones técn</w:delText>
          </w:r>
        </w:del>
      </w:ins>
      <w:ins w:id="2664" w:author="Orion" w:date="2011-05-09T00:31:00Z">
        <w:del w:id="2665" w:author="IO" w:date="2011-06-09T17:48:00Z">
          <w:r w:rsidR="00D44A88">
            <w:rPr>
              <w:rFonts w:cs="Times New Roman"/>
            </w:rPr>
            <w:delText xml:space="preserve">icas del modelo de avión Airbus A-320 </w:delText>
          </w:r>
        </w:del>
      </w:ins>
      <w:customXmlInsRangeStart w:id="2666" w:author="Orion" w:date="2011-05-09T00:31:00Z"/>
      <w:customXmlDelRangeStart w:id="2667" w:author="IO" w:date="2011-06-09T17:48:00Z"/>
      <w:sdt>
        <w:sdtPr>
          <w:rPr>
            <w:rFonts w:cs="Times New Roman"/>
          </w:rPr>
          <w:id w:val="555510808"/>
          <w:citation/>
        </w:sdtPr>
        <w:sdtContent>
          <w:customXmlInsRangeEnd w:id="2666"/>
          <w:customXmlDelRangeEnd w:id="2667"/>
          <w:ins w:id="2668" w:author="Orion" w:date="2011-05-09T00:31:00Z">
            <w:del w:id="2669" w:author="IO" w:date="2011-06-09T17:48:00Z">
              <w:r w:rsidR="00D44A88">
                <w:rPr>
                  <w:rFonts w:cs="Times New Roman"/>
                </w:rPr>
                <w:fldChar w:fldCharType="begin"/>
              </w:r>
              <w:r w:rsidR="00D44A88">
                <w:rPr>
                  <w:rFonts w:cs="Times New Roman"/>
                </w:rPr>
                <w:delInstrText xml:space="preserve"> CITATION Dim \l 3082 </w:delInstrText>
              </w:r>
              <w:r w:rsidR="00D44A88">
                <w:rPr>
                  <w:rFonts w:cs="Times New Roman"/>
                </w:rPr>
                <w:fldChar w:fldCharType="separate"/>
              </w:r>
            </w:del>
          </w:ins>
          <w:del w:id="2670" w:author="IO" w:date="2011-06-09T17:48:00Z">
            <w:r w:rsidR="002B2B1D" w:rsidRPr="002B2B1D">
              <w:rPr>
                <w:rFonts w:cs="Times New Roman"/>
                <w:noProof/>
              </w:rPr>
              <w:delText>(40)</w:delText>
            </w:r>
          </w:del>
          <w:ins w:id="2671" w:author="Orion" w:date="2011-05-09T00:31:00Z">
            <w:del w:id="2672" w:author="IO" w:date="2011-06-09T17:48:00Z">
              <w:r w:rsidR="00D44A88">
                <w:rPr>
                  <w:rFonts w:cs="Times New Roman"/>
                </w:rPr>
                <w:fldChar w:fldCharType="end"/>
              </w:r>
            </w:del>
          </w:ins>
          <w:customXmlInsRangeStart w:id="2673" w:author="Orion" w:date="2011-05-09T00:31:00Z"/>
          <w:customXmlDelRangeStart w:id="2674" w:author="IO" w:date="2011-06-09T17:48:00Z"/>
        </w:sdtContent>
      </w:sdt>
      <w:customXmlInsRangeEnd w:id="2673"/>
      <w:customXmlDelRangeEnd w:id="2674"/>
      <w:ins w:id="2675" w:author="Orion" w:date="2011-05-09T00:31:00Z">
        <w:del w:id="2676" w:author="IO" w:date="2011-06-09T17:48:00Z">
          <w:r w:rsidR="00D44A88">
            <w:rPr>
              <w:rFonts w:cs="Times New Roman"/>
            </w:rPr>
            <w:delText xml:space="preserve"> </w:delText>
          </w:r>
        </w:del>
      </w:ins>
      <w:customXmlInsRangeStart w:id="2677" w:author="Orion" w:date="2011-05-09T00:31:00Z"/>
      <w:customXmlDelRangeStart w:id="2678" w:author="IO" w:date="2011-06-09T17:48:00Z"/>
      <w:sdt>
        <w:sdtPr>
          <w:rPr>
            <w:rFonts w:cs="Times New Roman"/>
          </w:rPr>
          <w:id w:val="515128216"/>
          <w:citation/>
        </w:sdtPr>
        <w:sdtContent>
          <w:customXmlInsRangeEnd w:id="2677"/>
          <w:customXmlDelRangeEnd w:id="2678"/>
          <w:ins w:id="2679" w:author="Orion" w:date="2011-05-09T00:31:00Z">
            <w:del w:id="2680" w:author="IO" w:date="2011-06-09T17:48:00Z">
              <w:r w:rsidR="00D44A88">
                <w:rPr>
                  <w:rFonts w:cs="Times New Roman"/>
                </w:rPr>
                <w:fldChar w:fldCharType="begin"/>
              </w:r>
              <w:r w:rsidR="00D44A88">
                <w:rPr>
                  <w:rFonts w:cs="Times New Roman"/>
                </w:rPr>
                <w:delInstrText xml:space="preserve"> CITATION Air05 \l 3082 </w:delInstrText>
              </w:r>
              <w:r w:rsidR="00D44A88">
                <w:rPr>
                  <w:rFonts w:cs="Times New Roman"/>
                </w:rPr>
                <w:fldChar w:fldCharType="separate"/>
              </w:r>
            </w:del>
          </w:ins>
          <w:del w:id="2681" w:author="IO" w:date="2011-06-09T17:48:00Z">
            <w:r w:rsidR="002B2B1D" w:rsidRPr="002B2B1D">
              <w:rPr>
                <w:rFonts w:cs="Times New Roman"/>
                <w:noProof/>
              </w:rPr>
              <w:delText>(41)</w:delText>
            </w:r>
          </w:del>
          <w:ins w:id="2682" w:author="Orion" w:date="2011-05-09T00:31:00Z">
            <w:del w:id="2683" w:author="IO" w:date="2011-06-09T17:48:00Z">
              <w:r w:rsidR="00D44A88">
                <w:rPr>
                  <w:rFonts w:cs="Times New Roman"/>
                </w:rPr>
                <w:fldChar w:fldCharType="end"/>
              </w:r>
            </w:del>
          </w:ins>
          <w:customXmlInsRangeStart w:id="2684" w:author="Orion" w:date="2011-05-09T00:31:00Z"/>
          <w:customXmlDelRangeStart w:id="2685" w:author="IO" w:date="2011-06-09T17:48:00Z"/>
        </w:sdtContent>
      </w:sdt>
      <w:customXmlInsRangeEnd w:id="2684"/>
      <w:customXmlDelRangeEnd w:id="2685"/>
      <w:ins w:id="2686" w:author="Orion" w:date="2011-05-09T00:31:00Z">
        <w:del w:id="2687" w:author="IO" w:date="2011-06-09T17:48:00Z">
          <w:r w:rsidR="00D44A88">
            <w:rPr>
              <w:rFonts w:cs="Times New Roman"/>
            </w:rPr>
            <w:delText>.</w:delText>
          </w:r>
        </w:del>
      </w:ins>
    </w:p>
    <w:p w14:paraId="216A2864" w14:textId="75BA4195" w:rsidR="001836F1" w:rsidRDefault="006016DF">
      <w:pPr>
        <w:jc w:val="both"/>
        <w:rPr>
          <w:ins w:id="2688" w:author="Orion" w:date="2011-05-05T18:45:00Z"/>
          <w:rFonts w:cs="Times New Roman"/>
        </w:rPr>
        <w:pPrChange w:id="2689" w:author="Orion" w:date="2011-05-09T00:17:00Z">
          <w:pPr/>
        </w:pPrChange>
      </w:pPr>
      <w:ins w:id="2690" w:author="IO" w:date="2011-05-13T12:35:00Z">
        <w:del w:id="2691" w:author="Orion" w:date="2011-06-10T12:48:00Z">
          <w:r w:rsidDel="007A3596">
            <w:rPr>
              <w:rFonts w:cs="Times New Roman"/>
            </w:rPr>
            <w:delText>á</w:delText>
          </w:r>
        </w:del>
      </w:ins>
    </w:p>
    <w:p w14:paraId="009C461F" w14:textId="77777777" w:rsidR="001A6151" w:rsidRPr="00BF0616" w:rsidRDefault="00261312">
      <w:pPr>
        <w:rPr>
          <w:ins w:id="2692" w:author="Orion" w:date="2011-05-09T00:39:00Z"/>
          <w:rFonts w:asciiTheme="majorHAnsi" w:eastAsiaTheme="majorEastAsia" w:hAnsiTheme="majorHAnsi"/>
          <w:spacing w:val="15"/>
          <w:szCs w:val="21"/>
          <w:rPrChange w:id="2693" w:author="Orion" w:date="2011-06-10T12:59:00Z">
            <w:rPr>
              <w:ins w:id="2694" w:author="Orion" w:date="2011-05-09T00:39:00Z"/>
              <w:rFonts w:cs="Times New Roman"/>
            </w:rPr>
          </w:rPrChange>
        </w:rPr>
        <w:pPrChange w:id="2695" w:author="Orion" w:date="2011-06-10T12:59:00Z">
          <w:pPr/>
        </w:pPrChange>
      </w:pPr>
      <w:ins w:id="2696" w:author="Orion" w:date="2011-05-09T00:39:00Z">
        <w:r w:rsidRPr="00BF0616">
          <w:rPr>
            <w:rFonts w:asciiTheme="majorHAnsi" w:eastAsiaTheme="majorEastAsia" w:hAnsiTheme="majorHAnsi"/>
            <w:spacing w:val="15"/>
            <w:szCs w:val="21"/>
            <w:rPrChange w:id="2697" w:author="Orion" w:date="2011-06-10T12:59:00Z">
              <w:rPr>
                <w:rFonts w:cs="Times New Roman"/>
              </w:rPr>
            </w:rPrChange>
          </w:rPr>
          <w:t>Requisitos de los pilotos:</w:t>
        </w:r>
      </w:ins>
    </w:p>
    <w:p w14:paraId="063AB2CF" w14:textId="77777777" w:rsidR="00261312" w:rsidRDefault="00261312">
      <w:pPr>
        <w:jc w:val="both"/>
        <w:rPr>
          <w:ins w:id="2698" w:author="Orion" w:date="2011-05-09T00:45:00Z"/>
          <w:rFonts w:cs="Times New Roman"/>
        </w:rPr>
        <w:pPrChange w:id="2699" w:author="Orion" w:date="2011-05-09T00:17:00Z">
          <w:pPr/>
        </w:pPrChange>
      </w:pPr>
      <w:ins w:id="2700" w:author="Orion" w:date="2011-05-09T00:40:00Z">
        <w:r>
          <w:rPr>
            <w:rFonts w:cs="Times New Roman"/>
          </w:rPr>
          <w:t>Los pilotos son las entidades encargadas de manejar y, por tanto, dar instrucciones a los aviones que estén pilotando.</w:t>
        </w:r>
      </w:ins>
      <w:ins w:id="2701" w:author="Orion" w:date="2011-05-09T00:41:00Z">
        <w:r>
          <w:rPr>
            <w:rFonts w:cs="Times New Roman"/>
          </w:rPr>
          <w:t xml:space="preserve"> </w:t>
        </w:r>
      </w:ins>
      <w:ins w:id="2702" w:author="Orion" w:date="2011-05-09T00:43:00Z">
        <w:r>
          <w:rPr>
            <w:rFonts w:cs="Times New Roman"/>
          </w:rPr>
          <w:t xml:space="preserve">Los pilotos </w:t>
        </w:r>
      </w:ins>
      <w:ins w:id="2703" w:author="Orion" w:date="2011-05-09T00:46:00Z">
        <w:r w:rsidR="003E2ECA">
          <w:rPr>
            <w:rFonts w:cs="Times New Roman"/>
          </w:rPr>
          <w:t>deben ser</w:t>
        </w:r>
      </w:ins>
      <w:ins w:id="2704" w:author="Orion" w:date="2011-05-09T00:43:00Z">
        <w:r w:rsidR="00B170A4">
          <w:rPr>
            <w:rFonts w:cs="Times New Roman"/>
          </w:rPr>
          <w:t xml:space="preserve"> conscientes de su plan de </w:t>
        </w:r>
        <w:r>
          <w:rPr>
            <w:rFonts w:cs="Times New Roman"/>
          </w:rPr>
          <w:t>vuelo</w:t>
        </w:r>
      </w:ins>
      <w:ins w:id="2705" w:author="Orion" w:date="2011-05-09T00:45:00Z">
        <w:r w:rsidR="00B170A4">
          <w:rPr>
            <w:rFonts w:cs="Times New Roman"/>
          </w:rPr>
          <w:t xml:space="preserve"> durante todo el trayecto</w:t>
        </w:r>
      </w:ins>
      <w:ins w:id="2706" w:author="Orion" w:date="2011-05-09T00:43:00Z">
        <w:r>
          <w:rPr>
            <w:rFonts w:cs="Times New Roman"/>
          </w:rPr>
          <w:t xml:space="preserve">, pero deberán acatar las </w:t>
        </w:r>
      </w:ins>
      <w:ins w:id="2707" w:author="Orion" w:date="2011-05-09T00:44:00Z">
        <w:r>
          <w:rPr>
            <w:rFonts w:cs="Times New Roman"/>
          </w:rPr>
          <w:t>órdenes</w:t>
        </w:r>
      </w:ins>
      <w:ins w:id="2708" w:author="Orion" w:date="2011-05-09T00:43:00Z">
        <w:r>
          <w:rPr>
            <w:rFonts w:cs="Times New Roman"/>
          </w:rPr>
          <w:t xml:space="preserve"> les puedan </w:t>
        </w:r>
      </w:ins>
      <w:ins w:id="2709" w:author="Orion" w:date="2011-05-09T00:44:00Z">
        <w:r w:rsidR="00B170A4">
          <w:rPr>
            <w:rFonts w:cs="Times New Roman"/>
          </w:rPr>
          <w:t>dar</w:t>
        </w:r>
      </w:ins>
      <w:ins w:id="2710" w:author="Orion" w:date="2011-05-09T00:43:00Z">
        <w:r>
          <w:rPr>
            <w:rFonts w:cs="Times New Roman"/>
          </w:rPr>
          <w:t xml:space="preserve"> los controladores</w:t>
        </w:r>
      </w:ins>
      <w:ins w:id="2711" w:author="Orion" w:date="2011-05-09T00:47:00Z">
        <w:r w:rsidR="00991DBD" w:rsidRPr="00991DBD">
          <w:rPr>
            <w:rFonts w:cs="Times New Roman"/>
          </w:rPr>
          <w:t xml:space="preserve"> </w:t>
        </w:r>
        <w:r w:rsidR="00991DBD">
          <w:rPr>
            <w:rFonts w:cs="Times New Roman"/>
          </w:rPr>
          <w:t>que en un momento dado</w:t>
        </w:r>
      </w:ins>
      <w:ins w:id="2712" w:author="Orion" w:date="2011-05-09T00:43:00Z">
        <w:r>
          <w:rPr>
            <w:rFonts w:cs="Times New Roman"/>
          </w:rPr>
          <w:t xml:space="preserve">. </w:t>
        </w:r>
      </w:ins>
      <w:ins w:id="2713" w:author="Orion" w:date="2011-05-09T00:45:00Z">
        <w:r w:rsidR="00DA2DBD">
          <w:rPr>
            <w:rFonts w:cs="Times New Roman"/>
          </w:rPr>
          <w:t>Por otro lado, s</w:t>
        </w:r>
      </w:ins>
      <w:ins w:id="2714" w:author="Orion" w:date="2011-05-09T00:41:00Z">
        <w:r>
          <w:rPr>
            <w:rFonts w:cs="Times New Roman"/>
          </w:rPr>
          <w:t xml:space="preserve">e </w:t>
        </w:r>
      </w:ins>
      <w:ins w:id="2715" w:author="Orion" w:date="2011-05-09T00:50:00Z">
        <w:r w:rsidR="00BF3A84">
          <w:rPr>
            <w:rFonts w:cs="Times New Roman"/>
          </w:rPr>
          <w:t>tendr</w:t>
        </w:r>
      </w:ins>
      <w:ins w:id="2716" w:author="Orion" w:date="2011-05-09T00:51:00Z">
        <w:r w:rsidR="00BF3A84">
          <w:rPr>
            <w:rFonts w:cs="Times New Roman"/>
          </w:rPr>
          <w:t>án</w:t>
        </w:r>
      </w:ins>
      <w:ins w:id="2717" w:author="Orion" w:date="2011-05-09T00:41:00Z">
        <w:r>
          <w:rPr>
            <w:rFonts w:cs="Times New Roman"/>
          </w:rPr>
          <w:t xml:space="preserve"> en cuenta algunas características de su comportamiento como pueden ser la experiencia, el </w:t>
        </w:r>
      </w:ins>
      <w:ins w:id="2718" w:author="Orion" w:date="2011-05-09T00:42:00Z">
        <w:r>
          <w:rPr>
            <w:rFonts w:cs="Times New Roman"/>
          </w:rPr>
          <w:t>estrés</w:t>
        </w:r>
      </w:ins>
      <w:ins w:id="2719" w:author="Orion" w:date="2011-05-09T00:41:00Z">
        <w:r w:rsidR="00DA2DBD">
          <w:rPr>
            <w:rFonts w:cs="Times New Roman"/>
          </w:rPr>
          <w:t>, la fatiga</w:t>
        </w:r>
      </w:ins>
      <w:ins w:id="2720" w:author="Orion" w:date="2011-05-09T00:45:00Z">
        <w:r w:rsidR="00DA2DBD">
          <w:rPr>
            <w:rFonts w:cs="Times New Roman"/>
          </w:rPr>
          <w:t xml:space="preserve"> o el tipo de agresividad a la hora de ejecutar las maniobras.</w:t>
        </w:r>
      </w:ins>
    </w:p>
    <w:p w14:paraId="14EA74BD" w14:textId="5147D351" w:rsidR="006A1F8D" w:rsidRDefault="00BF3A84">
      <w:pPr>
        <w:jc w:val="both"/>
        <w:rPr>
          <w:ins w:id="2721" w:author="Orion" w:date="2011-05-06T20:44:00Z"/>
          <w:rFonts w:cs="Times New Roman"/>
        </w:rPr>
        <w:pPrChange w:id="2722" w:author="Orion" w:date="2011-05-09T00:54:00Z">
          <w:pPr/>
        </w:pPrChange>
      </w:pPr>
      <w:ins w:id="2723" w:author="Orion" w:date="2011-05-09T00:49:00Z">
        <w:r>
          <w:rPr>
            <w:rFonts w:cs="Times New Roman"/>
          </w:rPr>
          <w:t>Los UAV serán representados como pilotos donde</w:t>
        </w:r>
      </w:ins>
      <w:ins w:id="2724" w:author="Orion" w:date="2011-05-09T00:51:00Z">
        <w:r>
          <w:rPr>
            <w:rFonts w:cs="Times New Roman"/>
          </w:rPr>
          <w:t>,</w:t>
        </w:r>
      </w:ins>
      <w:ins w:id="2725" w:author="Orion" w:date="2011-05-09T00:49:00Z">
        <w:r>
          <w:rPr>
            <w:rFonts w:cs="Times New Roman"/>
          </w:rPr>
          <w:t xml:space="preserve"> por ejemplo</w:t>
        </w:r>
      </w:ins>
      <w:ins w:id="2726" w:author="Orion" w:date="2011-05-09T00:51:00Z">
        <w:r>
          <w:rPr>
            <w:rFonts w:cs="Times New Roman"/>
          </w:rPr>
          <w:t>,</w:t>
        </w:r>
      </w:ins>
      <w:ins w:id="2727" w:author="Orion" w:date="2011-05-09T00:49:00Z">
        <w:r>
          <w:rPr>
            <w:rFonts w:cs="Times New Roman"/>
          </w:rPr>
          <w:t xml:space="preserve"> tanto la fatiga como el estrés será</w:t>
        </w:r>
      </w:ins>
      <w:ins w:id="2728" w:author="Orion" w:date="2011-05-09T00:51:00Z">
        <w:r>
          <w:rPr>
            <w:rFonts w:cs="Times New Roman"/>
          </w:rPr>
          <w:t>n</w:t>
        </w:r>
      </w:ins>
      <w:ins w:id="2729" w:author="Orion" w:date="2011-05-09T00:49:00Z">
        <w:r>
          <w:rPr>
            <w:rFonts w:cs="Times New Roman"/>
          </w:rPr>
          <w:t xml:space="preserve"> siempre </w:t>
        </w:r>
      </w:ins>
      <w:ins w:id="2730" w:author="Orion" w:date="2011-05-09T00:50:00Z">
        <w:r>
          <w:rPr>
            <w:rFonts w:cs="Times New Roman"/>
          </w:rPr>
          <w:t xml:space="preserve">cero y no se incrementará por muchas horas de vuelo que </w:t>
        </w:r>
      </w:ins>
      <w:ins w:id="2731" w:author="Orion" w:date="2011-05-09T00:51:00Z">
        <w:r>
          <w:rPr>
            <w:rFonts w:cs="Times New Roman"/>
          </w:rPr>
          <w:t>vayan acumulando. Lo cual no será así para los pilotos que son representados por personas</w:t>
        </w:r>
      </w:ins>
      <w:ins w:id="2732" w:author="Orion" w:date="2011-05-09T00:55:00Z">
        <w:r w:rsidR="00A42AE3">
          <w:rPr>
            <w:rFonts w:cs="Times New Roman"/>
          </w:rPr>
          <w:t>,</w:t>
        </w:r>
      </w:ins>
      <w:ins w:id="2733" w:author="Orion" w:date="2011-05-09T00:53:00Z">
        <w:r>
          <w:rPr>
            <w:rFonts w:cs="Times New Roman"/>
          </w:rPr>
          <w:t xml:space="preserve"> donde estos valores</w:t>
        </w:r>
      </w:ins>
      <w:ins w:id="2734" w:author="Orion" w:date="2011-05-10T09:28:00Z">
        <w:r w:rsidR="005E4FAC">
          <w:rPr>
            <w:rFonts w:cs="Times New Roman"/>
          </w:rPr>
          <w:t xml:space="preserve">, asignados </w:t>
        </w:r>
      </w:ins>
      <w:ins w:id="2735" w:author="Orion" w:date="2011-06-29T10:50:00Z">
        <w:r w:rsidR="00EF606A">
          <w:rPr>
            <w:rFonts w:cs="Times New Roman"/>
          </w:rPr>
          <w:t xml:space="preserve">a partir de un fichero </w:t>
        </w:r>
        <w:proofErr w:type="spellStart"/>
        <w:r w:rsidR="00EF606A">
          <w:rPr>
            <w:rFonts w:cs="Times New Roman"/>
          </w:rPr>
          <w:t>xml</w:t>
        </w:r>
        <w:proofErr w:type="spellEnd"/>
        <w:r w:rsidR="00EF606A">
          <w:rPr>
            <w:rFonts w:cs="Times New Roman"/>
          </w:rPr>
          <w:t xml:space="preserve"> que se encontrar</w:t>
        </w:r>
      </w:ins>
      <w:ins w:id="2736" w:author="Orion" w:date="2011-06-29T10:51:00Z">
        <w:r w:rsidR="00EF606A">
          <w:rPr>
            <w:rFonts w:cs="Times New Roman"/>
          </w:rPr>
          <w:t>á en la carpeta “</w:t>
        </w:r>
        <w:proofErr w:type="gramStart"/>
        <w:r w:rsidR="00EF606A">
          <w:rPr>
            <w:rFonts w:cs="Times New Roman"/>
          </w:rPr>
          <w:t>./</w:t>
        </w:r>
        <w:proofErr w:type="spellStart"/>
        <w:proofErr w:type="gramEnd"/>
        <w:r w:rsidR="00EF606A">
          <w:rPr>
            <w:rFonts w:cs="Times New Roman"/>
          </w:rPr>
          <w:t>config</w:t>
        </w:r>
        <w:proofErr w:type="spellEnd"/>
        <w:r w:rsidR="00EF606A">
          <w:rPr>
            <w:rFonts w:cs="Times New Roman"/>
          </w:rPr>
          <w:t>”</w:t>
        </w:r>
      </w:ins>
      <w:ins w:id="2737" w:author="Orion" w:date="2011-05-10T09:28:00Z">
        <w:r w:rsidR="005E4FAC">
          <w:rPr>
            <w:rFonts w:cs="Times New Roman"/>
          </w:rPr>
          <w:t>,</w:t>
        </w:r>
      </w:ins>
      <w:ins w:id="2738" w:author="Orion" w:date="2011-05-09T00:53:00Z">
        <w:r>
          <w:rPr>
            <w:rFonts w:cs="Times New Roman"/>
          </w:rPr>
          <w:t xml:space="preserve"> irán incrementando durante el tiempo </w:t>
        </w:r>
      </w:ins>
      <w:ins w:id="2739" w:author="Orion" w:date="2011-05-09T00:55:00Z">
        <w:r w:rsidR="00375556">
          <w:rPr>
            <w:rFonts w:cs="Times New Roman"/>
          </w:rPr>
          <w:t>e</w:t>
        </w:r>
      </w:ins>
      <w:ins w:id="2740" w:author="Orion" w:date="2011-05-09T00:53:00Z">
        <w:r>
          <w:rPr>
            <w:rFonts w:cs="Times New Roman"/>
          </w:rPr>
          <w:t xml:space="preserve"> </w:t>
        </w:r>
      </w:ins>
      <w:ins w:id="2741" w:author="Orion" w:date="2011-05-09T00:55:00Z">
        <w:r w:rsidR="00161E38">
          <w:rPr>
            <w:rFonts w:cs="Times New Roman"/>
          </w:rPr>
          <w:t>influirán</w:t>
        </w:r>
      </w:ins>
      <w:ins w:id="2742" w:author="Orion" w:date="2011-05-09T00:53:00Z">
        <w:r>
          <w:rPr>
            <w:rFonts w:cs="Times New Roman"/>
          </w:rPr>
          <w:t xml:space="preserve"> negativamente en la toma de decisiones o </w:t>
        </w:r>
      </w:ins>
      <w:ins w:id="2743" w:author="Orion" w:date="2011-05-09T00:54:00Z">
        <w:r>
          <w:rPr>
            <w:rFonts w:cs="Times New Roman"/>
          </w:rPr>
          <w:t xml:space="preserve">a la hora de mandar </w:t>
        </w:r>
      </w:ins>
      <w:ins w:id="2744" w:author="Orion" w:date="2011-05-09T00:53:00Z">
        <w:r>
          <w:rPr>
            <w:rFonts w:cs="Times New Roman"/>
          </w:rPr>
          <w:t>ciertas instrucciones</w:t>
        </w:r>
      </w:ins>
      <w:ins w:id="2745" w:author="Orion" w:date="2011-05-09T00:54:00Z">
        <w:r>
          <w:rPr>
            <w:rFonts w:cs="Times New Roman"/>
          </w:rPr>
          <w:t xml:space="preserve"> al avión</w:t>
        </w:r>
      </w:ins>
      <w:ins w:id="2746" w:author="Orion" w:date="2011-05-09T00:51:00Z">
        <w:r>
          <w:rPr>
            <w:rFonts w:cs="Times New Roman"/>
          </w:rPr>
          <w:t>.</w:t>
        </w:r>
      </w:ins>
    </w:p>
    <w:p w14:paraId="018D24DA" w14:textId="77777777" w:rsidR="002810B1" w:rsidRDefault="002810B1">
      <w:pPr>
        <w:jc w:val="both"/>
        <w:rPr>
          <w:ins w:id="2747" w:author="Orion" w:date="2011-05-09T00:55:00Z"/>
          <w:rFonts w:cs="Times New Roman"/>
        </w:rPr>
        <w:pPrChange w:id="2748" w:author="Orion" w:date="2011-05-09T00:17:00Z">
          <w:pPr/>
        </w:pPrChange>
      </w:pPr>
    </w:p>
    <w:p w14:paraId="1ECB7D85" w14:textId="77777777" w:rsidR="002C624F" w:rsidRPr="00BF0616" w:rsidRDefault="002C624F">
      <w:pPr>
        <w:rPr>
          <w:ins w:id="2749" w:author="Orion" w:date="2011-05-09T00:56:00Z"/>
          <w:rFonts w:asciiTheme="majorHAnsi" w:eastAsiaTheme="majorEastAsia" w:hAnsiTheme="majorHAnsi"/>
          <w:spacing w:val="15"/>
          <w:szCs w:val="21"/>
          <w:rPrChange w:id="2750" w:author="Orion" w:date="2011-06-10T12:59:00Z">
            <w:rPr>
              <w:ins w:id="2751" w:author="Orion" w:date="2011-05-09T00:56:00Z"/>
              <w:rFonts w:cs="Times New Roman"/>
            </w:rPr>
          </w:rPrChange>
        </w:rPr>
        <w:pPrChange w:id="2752" w:author="Orion" w:date="2011-06-10T12:59:00Z">
          <w:pPr/>
        </w:pPrChange>
      </w:pPr>
      <w:commentRangeStart w:id="2753"/>
      <w:ins w:id="2754" w:author="Orion" w:date="2011-05-09T00:56:00Z">
        <w:r w:rsidRPr="00BF0616">
          <w:rPr>
            <w:rFonts w:asciiTheme="majorHAnsi" w:eastAsiaTheme="majorEastAsia" w:hAnsiTheme="majorHAnsi"/>
            <w:spacing w:val="15"/>
            <w:szCs w:val="21"/>
            <w:rPrChange w:id="2755" w:author="Orion" w:date="2011-06-10T12:59:00Z">
              <w:rPr>
                <w:rFonts w:cs="Times New Roman"/>
              </w:rPr>
            </w:rPrChange>
          </w:rPr>
          <w:t>Requisitos de los controladores:</w:t>
        </w:r>
      </w:ins>
    </w:p>
    <w:p w14:paraId="7F9B176F" w14:textId="77777777" w:rsidR="00D7658E" w:rsidRDefault="002C624F">
      <w:pPr>
        <w:jc w:val="both"/>
        <w:rPr>
          <w:ins w:id="2756" w:author="Orion" w:date="2011-05-27T23:32:00Z"/>
          <w:rFonts w:cs="Times New Roman"/>
        </w:rPr>
        <w:pPrChange w:id="2757" w:author="Orion" w:date="2011-05-09T00:17:00Z">
          <w:pPr/>
        </w:pPrChange>
      </w:pPr>
      <w:ins w:id="2758" w:author="Orion" w:date="2011-05-09T00:56:00Z">
        <w:r>
          <w:rPr>
            <w:rFonts w:cs="Times New Roman"/>
          </w:rPr>
          <w:t>Los controladores se limitarán, en esta primera aproximación, a gestionar l</w:t>
        </w:r>
      </w:ins>
      <w:ins w:id="2759" w:author="Orion" w:date="2011-05-09T00:57:00Z">
        <w:r>
          <w:rPr>
            <w:rFonts w:cs="Times New Roman"/>
          </w:rPr>
          <w:t>a</w:t>
        </w:r>
      </w:ins>
      <w:ins w:id="2760" w:author="Orion" w:date="2011-05-09T00:56:00Z">
        <w:r>
          <w:rPr>
            <w:rFonts w:cs="Times New Roman"/>
          </w:rPr>
          <w:t xml:space="preserve">s posibles </w:t>
        </w:r>
      </w:ins>
      <w:ins w:id="2761" w:author="Orion" w:date="2011-05-09T00:57:00Z">
        <w:r>
          <w:rPr>
            <w:rFonts w:cs="Times New Roman"/>
          </w:rPr>
          <w:t>colisiones</w:t>
        </w:r>
      </w:ins>
      <w:ins w:id="2762" w:author="Orion" w:date="2011-05-09T00:56:00Z">
        <w:r>
          <w:rPr>
            <w:rFonts w:cs="Times New Roman"/>
          </w:rPr>
          <w:t xml:space="preserve"> que puedan surgir entre aviones</w:t>
        </w:r>
      </w:ins>
      <w:ins w:id="2763" w:author="Orion" w:date="2011-05-09T00:57:00Z">
        <w:r>
          <w:rPr>
            <w:rFonts w:cs="Times New Roman"/>
          </w:rPr>
          <w:t>.</w:t>
        </w:r>
      </w:ins>
      <w:ins w:id="2764" w:author="Orion" w:date="2011-05-27T23:22:00Z">
        <w:r w:rsidR="006E3841">
          <w:rPr>
            <w:rFonts w:cs="Times New Roman"/>
          </w:rPr>
          <w:t xml:space="preserve"> </w:t>
        </w:r>
      </w:ins>
      <w:ins w:id="2765" w:author="Orion" w:date="2011-05-27T23:25:00Z">
        <w:r w:rsidR="006E3841">
          <w:rPr>
            <w:rFonts w:cs="Times New Roman"/>
          </w:rPr>
          <w:t xml:space="preserve">Dichas gestiones las harán basándose en </w:t>
        </w:r>
      </w:ins>
      <w:ins w:id="2766" w:author="Orion" w:date="2011-05-27T23:26:00Z">
        <w:r w:rsidR="006E3841">
          <w:rPr>
            <w:rFonts w:cs="Times New Roman"/>
          </w:rPr>
          <w:t xml:space="preserve">las regulaciones y procedimientos descritos en el documento </w:t>
        </w:r>
      </w:ins>
      <w:customXmlInsRangeStart w:id="2767" w:author="Orion" w:date="2011-05-27T23:30:00Z"/>
      <w:sdt>
        <w:sdtPr>
          <w:rPr>
            <w:rFonts w:cs="Times New Roman"/>
          </w:rPr>
          <w:id w:val="-1021317923"/>
          <w:citation/>
        </w:sdtPr>
        <w:sdtContent>
          <w:customXmlInsRangeEnd w:id="2767"/>
          <w:ins w:id="2768" w:author="Orion" w:date="2011-05-27T23:30:00Z">
            <w:r w:rsidR="006E3841">
              <w:rPr>
                <w:rFonts w:cs="Times New Roman"/>
              </w:rPr>
              <w:fldChar w:fldCharType="begin"/>
            </w:r>
            <w:r w:rsidR="006E3841">
              <w:rPr>
                <w:rFonts w:cs="Times New Roman"/>
              </w:rPr>
              <w:instrText xml:space="preserve"> CITATION Fed10 \l 3082 </w:instrText>
            </w:r>
          </w:ins>
          <w:r w:rsidR="006E3841">
            <w:rPr>
              <w:rFonts w:cs="Times New Roman"/>
            </w:rPr>
            <w:fldChar w:fldCharType="separate"/>
          </w:r>
          <w:r w:rsidR="00C1157B" w:rsidRPr="00C1157B">
            <w:rPr>
              <w:rFonts w:cs="Times New Roman"/>
              <w:noProof/>
            </w:rPr>
            <w:t>(45)</w:t>
          </w:r>
          <w:ins w:id="2769" w:author="Orion" w:date="2011-05-27T23:30:00Z">
            <w:r w:rsidR="006E3841">
              <w:rPr>
                <w:rFonts w:cs="Times New Roman"/>
              </w:rPr>
              <w:fldChar w:fldCharType="end"/>
            </w:r>
          </w:ins>
          <w:customXmlInsRangeStart w:id="2770" w:author="Orion" w:date="2011-05-27T23:30:00Z"/>
        </w:sdtContent>
      </w:sdt>
      <w:customXmlInsRangeEnd w:id="2770"/>
      <w:ins w:id="2771" w:author="Orion" w:date="2011-05-27T23:32:00Z">
        <w:r w:rsidR="00D7658E">
          <w:rPr>
            <w:rFonts w:cs="Times New Roman"/>
          </w:rPr>
          <w:t xml:space="preserve">, donde se </w:t>
        </w:r>
      </w:ins>
      <w:ins w:id="2772" w:author="Orion" w:date="2011-05-27T23:40:00Z">
        <w:r w:rsidR="005730EA">
          <w:rPr>
            <w:rFonts w:cs="Times New Roman"/>
          </w:rPr>
          <w:t>establecen</w:t>
        </w:r>
      </w:ins>
      <w:ins w:id="2773" w:author="Orion" w:date="2011-05-27T23:32:00Z">
        <w:r w:rsidR="00D7658E">
          <w:rPr>
            <w:rFonts w:cs="Times New Roman"/>
          </w:rPr>
          <w:t xml:space="preserve"> los siguientes valores </w:t>
        </w:r>
      </w:ins>
      <w:ins w:id="2774" w:author="Orion" w:date="2011-05-27T23:40:00Z">
        <w:r w:rsidR="005730EA">
          <w:rPr>
            <w:rFonts w:cs="Times New Roman"/>
          </w:rPr>
          <w:t>mínimos</w:t>
        </w:r>
      </w:ins>
      <w:ins w:id="2775" w:author="Orion" w:date="2011-05-27T23:32:00Z">
        <w:r w:rsidR="00D7658E">
          <w:rPr>
            <w:rFonts w:cs="Times New Roman"/>
          </w:rPr>
          <w:t xml:space="preserve"> de separación</w:t>
        </w:r>
      </w:ins>
      <w:ins w:id="2776" w:author="Orion" w:date="2011-05-27T23:44:00Z">
        <w:r w:rsidR="007B3980">
          <w:rPr>
            <w:rFonts w:cs="Times New Roman"/>
          </w:rPr>
          <w:t xml:space="preserve"> entre aviones</w:t>
        </w:r>
      </w:ins>
      <w:ins w:id="2777" w:author="Orion" w:date="2011-05-27T23:32:00Z">
        <w:r w:rsidR="00D7658E">
          <w:rPr>
            <w:rFonts w:cs="Times New Roman"/>
          </w:rPr>
          <w:t>:</w:t>
        </w:r>
      </w:ins>
    </w:p>
    <w:p w14:paraId="7BDEFD13" w14:textId="77777777" w:rsidR="00D7658E" w:rsidRDefault="00D7658E">
      <w:pPr>
        <w:pStyle w:val="ListParagraph"/>
        <w:numPr>
          <w:ilvl w:val="0"/>
          <w:numId w:val="23"/>
        </w:numPr>
        <w:jc w:val="both"/>
        <w:rPr>
          <w:ins w:id="2778" w:author="Orion" w:date="2011-05-27T23:33:00Z"/>
          <w:rFonts w:cs="Times New Roman"/>
        </w:rPr>
        <w:pPrChange w:id="2779" w:author="Orion" w:date="2011-05-27T23:32:00Z">
          <w:pPr/>
        </w:pPrChange>
      </w:pPr>
      <w:ins w:id="2780" w:author="Orion" w:date="2011-05-27T23:33:00Z">
        <w:r>
          <w:rPr>
            <w:rFonts w:cs="Times New Roman"/>
          </w:rPr>
          <w:t>Separación vertical:</w:t>
        </w:r>
      </w:ins>
    </w:p>
    <w:p w14:paraId="349FB691" w14:textId="77777777" w:rsidR="00D7658E" w:rsidRDefault="00D7658E">
      <w:pPr>
        <w:pStyle w:val="ListParagraph"/>
        <w:numPr>
          <w:ilvl w:val="1"/>
          <w:numId w:val="23"/>
        </w:numPr>
        <w:jc w:val="both"/>
        <w:rPr>
          <w:ins w:id="2781" w:author="Orion" w:date="2011-05-27T23:38:00Z"/>
          <w:rFonts w:cs="Times New Roman"/>
        </w:rPr>
        <w:pPrChange w:id="2782" w:author="Orion" w:date="2011-05-27T23:33:00Z">
          <w:pPr/>
        </w:pPrChange>
      </w:pPr>
      <w:ins w:id="2783" w:author="Orion" w:date="2011-05-27T23:38:00Z">
        <w:r>
          <w:rPr>
            <w:rFonts w:cs="Times New Roman"/>
          </w:rPr>
          <w:t>1000 pies</w:t>
        </w:r>
      </w:ins>
      <w:ins w:id="2784" w:author="Orion" w:date="2011-05-27T23:39:00Z">
        <w:r>
          <w:rPr>
            <w:rFonts w:cs="Times New Roman"/>
          </w:rPr>
          <w:t xml:space="preserve"> </w:t>
        </w:r>
      </w:ins>
      <w:ins w:id="2785" w:author="Orion" w:date="2011-05-27T23:38:00Z">
        <w:r>
          <w:rPr>
            <w:rFonts w:cs="Times New Roman"/>
          </w:rPr>
          <w:t>(</w:t>
        </w:r>
      </w:ins>
      <w:ins w:id="2786" w:author="Orion" w:date="2011-05-27T23:39:00Z">
        <w:r>
          <w:rPr>
            <w:rFonts w:cs="Times New Roman"/>
          </w:rPr>
          <w:t>305 metros</w:t>
        </w:r>
      </w:ins>
      <w:ins w:id="2787" w:author="Orion" w:date="2011-05-27T23:38:00Z">
        <w:r>
          <w:rPr>
            <w:rFonts w:cs="Times New Roman"/>
          </w:rPr>
          <w:t>) cuando se vuela p</w:t>
        </w:r>
      </w:ins>
      <w:ins w:id="2788" w:author="Orion" w:date="2011-05-27T23:35:00Z">
        <w:r>
          <w:rPr>
            <w:rFonts w:cs="Times New Roman"/>
          </w:rPr>
          <w:t>or debajo de los 29</w:t>
        </w:r>
      </w:ins>
      <w:ins w:id="2789" w:author="Orion" w:date="2011-05-27T23:39:00Z">
        <w:r>
          <w:rPr>
            <w:rFonts w:cs="Times New Roman"/>
          </w:rPr>
          <w:t>.</w:t>
        </w:r>
      </w:ins>
      <w:ins w:id="2790" w:author="Orion" w:date="2011-05-27T23:35:00Z">
        <w:r>
          <w:rPr>
            <w:rFonts w:cs="Times New Roman"/>
          </w:rPr>
          <w:t>000 pies (</w:t>
        </w:r>
      </w:ins>
      <w:ins w:id="2791" w:author="Orion" w:date="2011-05-27T23:37:00Z">
        <w:r>
          <w:rPr>
            <w:rFonts w:cs="Times New Roman"/>
          </w:rPr>
          <w:t>8</w:t>
        </w:r>
      </w:ins>
      <w:ins w:id="2792" w:author="Orion" w:date="2011-05-27T23:39:00Z">
        <w:r>
          <w:rPr>
            <w:rFonts w:cs="Times New Roman"/>
          </w:rPr>
          <w:t>.</w:t>
        </w:r>
      </w:ins>
      <w:ins w:id="2793" w:author="Orion" w:date="2011-05-27T23:37:00Z">
        <w:r>
          <w:rPr>
            <w:rFonts w:cs="Times New Roman"/>
          </w:rPr>
          <w:t>839 m</w:t>
        </w:r>
      </w:ins>
      <w:ins w:id="2794" w:author="Orion" w:date="2011-05-27T23:38:00Z">
        <w:r>
          <w:rPr>
            <w:rFonts w:cs="Times New Roman"/>
          </w:rPr>
          <w:t>etros)</w:t>
        </w:r>
      </w:ins>
      <w:ins w:id="2795" w:author="Orion" w:date="2011-05-27T23:39:00Z">
        <w:r>
          <w:rPr>
            <w:rFonts w:cs="Times New Roman"/>
          </w:rPr>
          <w:t>.</w:t>
        </w:r>
      </w:ins>
    </w:p>
    <w:p w14:paraId="6E2BAB78" w14:textId="77777777" w:rsidR="00D7658E" w:rsidRDefault="00D7658E">
      <w:pPr>
        <w:pStyle w:val="ListParagraph"/>
        <w:numPr>
          <w:ilvl w:val="1"/>
          <w:numId w:val="23"/>
        </w:numPr>
        <w:jc w:val="both"/>
        <w:rPr>
          <w:ins w:id="2796" w:author="Orion" w:date="2011-05-27T23:33:00Z"/>
          <w:rFonts w:cs="Times New Roman"/>
        </w:rPr>
        <w:pPrChange w:id="2797" w:author="Orion" w:date="2011-05-27T23:33:00Z">
          <w:pPr/>
        </w:pPrChange>
      </w:pPr>
      <w:ins w:id="2798" w:author="Orion" w:date="2011-05-27T23:39:00Z">
        <w:r>
          <w:rPr>
            <w:rFonts w:cs="Times New Roman"/>
          </w:rPr>
          <w:t>2000 pies (610 metros) cuando se vuela por encima de los 29.000 pies (8.839</w:t>
        </w:r>
      </w:ins>
      <w:ins w:id="2799" w:author="Orion" w:date="2011-05-27T23:40:00Z">
        <w:r>
          <w:rPr>
            <w:rFonts w:cs="Times New Roman"/>
          </w:rPr>
          <w:t>.</w:t>
        </w:r>
      </w:ins>
      <w:ins w:id="2800" w:author="Orion" w:date="2011-05-27T23:39:00Z">
        <w:r>
          <w:rPr>
            <w:rFonts w:cs="Times New Roman"/>
          </w:rPr>
          <w:t>metros)</w:t>
        </w:r>
      </w:ins>
    </w:p>
    <w:p w14:paraId="1C5E0FC9" w14:textId="77777777" w:rsidR="00D7658E" w:rsidRPr="00F650C7" w:rsidRDefault="00D7658E">
      <w:pPr>
        <w:pStyle w:val="ListParagraph"/>
        <w:numPr>
          <w:ilvl w:val="0"/>
          <w:numId w:val="23"/>
        </w:numPr>
        <w:jc w:val="both"/>
        <w:rPr>
          <w:ins w:id="2801" w:author="Orion" w:date="2011-05-27T23:32:00Z"/>
          <w:rFonts w:cs="Times New Roman"/>
        </w:rPr>
        <w:pPrChange w:id="2802" w:author="Orion" w:date="2011-05-27T23:42:00Z">
          <w:pPr/>
        </w:pPrChange>
      </w:pPr>
      <w:ins w:id="2803" w:author="Orion" w:date="2011-05-27T23:34:00Z">
        <w:r>
          <w:rPr>
            <w:rFonts w:cs="Times New Roman"/>
          </w:rPr>
          <w:t>Separación longitudinal:</w:t>
        </w:r>
      </w:ins>
      <w:ins w:id="2804" w:author="Orion" w:date="2011-05-27T23:40:00Z">
        <w:r w:rsidR="005730EA">
          <w:rPr>
            <w:rFonts w:cs="Times New Roman"/>
          </w:rPr>
          <w:t xml:space="preserve"> 5</w:t>
        </w:r>
      </w:ins>
      <w:ins w:id="2805" w:author="Orion" w:date="2011-05-27T23:43:00Z">
        <w:r w:rsidR="00C337A2">
          <w:rPr>
            <w:rFonts w:cs="Times New Roman"/>
          </w:rPr>
          <w:t>-10</w:t>
        </w:r>
      </w:ins>
      <w:ins w:id="2806" w:author="Orion" w:date="2011-05-27T23:40:00Z">
        <w:r w:rsidR="005730EA">
          <w:rPr>
            <w:rFonts w:cs="Times New Roman"/>
          </w:rPr>
          <w:t xml:space="preserve"> millas </w:t>
        </w:r>
      </w:ins>
      <w:ins w:id="2807" w:author="Orion" w:date="2011-05-27T23:41:00Z">
        <w:r w:rsidR="005730EA">
          <w:rPr>
            <w:rFonts w:cs="Times New Roman"/>
          </w:rPr>
          <w:t>náuticas (9.260</w:t>
        </w:r>
      </w:ins>
      <w:ins w:id="2808" w:author="Orion" w:date="2011-05-27T23:43:00Z">
        <w:r w:rsidR="00830438">
          <w:rPr>
            <w:rFonts w:cs="Times New Roman"/>
          </w:rPr>
          <w:t xml:space="preserve"> - 18520</w:t>
        </w:r>
      </w:ins>
      <w:ins w:id="2809" w:author="Orion" w:date="2011-05-27T23:41:00Z">
        <w:r w:rsidR="005730EA">
          <w:rPr>
            <w:rFonts w:cs="Times New Roman"/>
          </w:rPr>
          <w:t xml:space="preserve"> metros).</w:t>
        </w:r>
      </w:ins>
    </w:p>
    <w:p w14:paraId="5F9048CA" w14:textId="00CAF5B6" w:rsidR="002C624F" w:rsidRDefault="0093428E">
      <w:pPr>
        <w:jc w:val="both"/>
        <w:rPr>
          <w:ins w:id="2810" w:author="Orion" w:date="2011-05-09T00:57:00Z"/>
          <w:rFonts w:cs="Times New Roman"/>
        </w:rPr>
        <w:pPrChange w:id="2811" w:author="Orion" w:date="2011-05-09T00:17:00Z">
          <w:pPr/>
        </w:pPrChange>
      </w:pPr>
      <w:ins w:id="2812" w:author="Orion" w:date="2011-05-27T23:45:00Z">
        <w:r>
          <w:rPr>
            <w:rFonts w:cs="Times New Roman"/>
          </w:rPr>
          <w:t xml:space="preserve">No </w:t>
        </w:r>
      </w:ins>
      <w:ins w:id="2813" w:author="Orion" w:date="2011-06-10T21:32:00Z">
        <w:r w:rsidR="003E54EC">
          <w:rPr>
            <w:rFonts w:cs="Times New Roman"/>
          </w:rPr>
          <w:t>considerándose</w:t>
        </w:r>
      </w:ins>
      <w:ins w:id="2814" w:author="Orion" w:date="2011-05-09T00:58:00Z">
        <w:r w:rsidR="002C624F">
          <w:rPr>
            <w:rFonts w:cs="Times New Roman"/>
          </w:rPr>
          <w:t xml:space="preserve"> muy relevantes para el estudio de este </w:t>
        </w:r>
      </w:ins>
      <w:ins w:id="2815" w:author="Orion" w:date="2011-05-16T11:37:00Z">
        <w:r w:rsidR="00482521">
          <w:rPr>
            <w:rFonts w:cs="Times New Roman"/>
          </w:rPr>
          <w:t>trabajo</w:t>
        </w:r>
      </w:ins>
      <w:ins w:id="2816" w:author="Orion" w:date="2011-05-09T00:59:00Z">
        <w:r w:rsidR="002C624F">
          <w:rPr>
            <w:rFonts w:cs="Times New Roman"/>
          </w:rPr>
          <w:t xml:space="preserve"> </w:t>
        </w:r>
      </w:ins>
      <w:ins w:id="2817" w:author="Orion" w:date="2011-05-09T00:57:00Z">
        <w:r w:rsidR="002C624F">
          <w:rPr>
            <w:rFonts w:cs="Times New Roman"/>
          </w:rPr>
          <w:t xml:space="preserve">otras posibles tareas que </w:t>
        </w:r>
      </w:ins>
      <w:ins w:id="2818" w:author="Orion" w:date="2011-05-27T23:31:00Z">
        <w:r w:rsidR="006E3841">
          <w:rPr>
            <w:rFonts w:cs="Times New Roman"/>
          </w:rPr>
          <w:t xml:space="preserve">los controladores </w:t>
        </w:r>
      </w:ins>
      <w:ins w:id="2819" w:author="Orion" w:date="2011-05-09T00:57:00Z">
        <w:r w:rsidR="002C624F">
          <w:rPr>
            <w:rFonts w:cs="Times New Roman"/>
          </w:rPr>
          <w:t>suelen tener en la realidad</w:t>
        </w:r>
      </w:ins>
      <w:ins w:id="2820" w:author="Orion" w:date="2011-05-09T01:02:00Z">
        <w:r w:rsidR="00BE436B">
          <w:rPr>
            <w:rFonts w:cs="Times New Roman"/>
          </w:rPr>
          <w:t>,</w:t>
        </w:r>
      </w:ins>
      <w:ins w:id="2821" w:author="Orion" w:date="2011-05-09T00:59:00Z">
        <w:r w:rsidR="002C624F">
          <w:rPr>
            <w:rFonts w:cs="Times New Roman"/>
          </w:rPr>
          <w:t xml:space="preserve"> como pueden ser la gestión de las aproximaciones a los aeropuertos o la gesti</w:t>
        </w:r>
      </w:ins>
      <w:ins w:id="2822" w:author="Orion" w:date="2011-05-09T01:00:00Z">
        <w:r w:rsidR="002C624F">
          <w:rPr>
            <w:rFonts w:cs="Times New Roman"/>
          </w:rPr>
          <w:t>ón de aterrizajes y despegues.</w:t>
        </w:r>
      </w:ins>
      <w:commentRangeEnd w:id="2753"/>
      <w:r w:rsidR="006016DF">
        <w:rPr>
          <w:rStyle w:val="CommentReference"/>
        </w:rPr>
        <w:commentReference w:id="2753"/>
      </w:r>
    </w:p>
    <w:p w14:paraId="3D45651E" w14:textId="77777777" w:rsidR="002F3025" w:rsidRDefault="002F3025">
      <w:pPr>
        <w:jc w:val="both"/>
        <w:rPr>
          <w:ins w:id="2823" w:author="Orion" w:date="2011-05-09T01:00:00Z"/>
          <w:rFonts w:cs="Times New Roman"/>
        </w:rPr>
        <w:pPrChange w:id="2824" w:author="Orion" w:date="2011-05-09T00:17:00Z">
          <w:pPr/>
        </w:pPrChange>
      </w:pPr>
    </w:p>
    <w:p w14:paraId="2A4513C8" w14:textId="77777777" w:rsidR="0015736B" w:rsidRPr="00650D90" w:rsidRDefault="001D2364" w:rsidP="0015736B">
      <w:pPr>
        <w:outlineLvl w:val="1"/>
        <w:rPr>
          <w:ins w:id="2825" w:author="Orion" w:date="2011-05-05T17:42:00Z"/>
          <w:rFonts w:cs="Times New Roman"/>
        </w:rPr>
      </w:pPr>
      <w:bookmarkStart w:id="2826" w:name="_Toc296083826"/>
      <w:commentRangeStart w:id="2827"/>
      <w:ins w:id="2828" w:author="Orion" w:date="2011-05-17T18:34:00Z">
        <w:r>
          <w:t>Infraestructura y desarroll</w:t>
        </w:r>
      </w:ins>
      <w:ins w:id="2829" w:author="Orion" w:date="2011-05-17T18:35:00Z">
        <w:r>
          <w:t>o</w:t>
        </w:r>
      </w:ins>
      <w:bookmarkEnd w:id="2826"/>
    </w:p>
    <w:p w14:paraId="37149801" w14:textId="77777777" w:rsidR="0083202F" w:rsidRDefault="0083202F" w:rsidP="00A74327">
      <w:pPr>
        <w:spacing w:before="120"/>
        <w:jc w:val="both"/>
        <w:rPr>
          <w:ins w:id="2830" w:author="Orion" w:date="2011-05-09T11:57:00Z"/>
        </w:rPr>
      </w:pPr>
      <w:ins w:id="2831" w:author="Orion" w:date="2011-05-09T11:57:00Z">
        <w:r>
          <w:t xml:space="preserve">La aplicación ha sido desarrollada siguiendo la metodología INGENIAS </w:t>
        </w:r>
      </w:ins>
      <w:customXmlInsRangeStart w:id="2832" w:author="Orion" w:date="2011-05-09T12:15:00Z"/>
      <w:sdt>
        <w:sdtPr>
          <w:id w:val="1913111022"/>
          <w:citation/>
        </w:sdtPr>
        <w:sdtContent>
          <w:customXmlInsRangeEnd w:id="2832"/>
          <w:ins w:id="2833" w:author="Orion" w:date="2011-05-09T12:15:00Z">
            <w:r w:rsidR="00EA225F">
              <w:fldChar w:fldCharType="begin"/>
            </w:r>
            <w:r w:rsidR="00EA225F">
              <w:instrText xml:space="preserve"> CITATION Pav05 \l 3082 </w:instrText>
            </w:r>
          </w:ins>
          <w:r w:rsidR="00EA225F">
            <w:fldChar w:fldCharType="separate"/>
          </w:r>
          <w:r w:rsidR="00C1157B">
            <w:rPr>
              <w:noProof/>
            </w:rPr>
            <w:t>(46)</w:t>
          </w:r>
          <w:ins w:id="2834" w:author="Orion" w:date="2011-05-09T12:15:00Z">
            <w:r w:rsidR="00EA225F">
              <w:fldChar w:fldCharType="end"/>
            </w:r>
          </w:ins>
          <w:customXmlInsRangeStart w:id="2835" w:author="Orion" w:date="2011-05-09T12:15:00Z"/>
        </w:sdtContent>
      </w:sdt>
      <w:customXmlInsRangeEnd w:id="2835"/>
      <w:customXmlInsRangeStart w:id="2836" w:author="Orion" w:date="2011-05-09T12:15:00Z"/>
      <w:sdt>
        <w:sdtPr>
          <w:id w:val="-416102767"/>
          <w:citation/>
        </w:sdtPr>
        <w:sdtContent>
          <w:customXmlInsRangeEnd w:id="2836"/>
          <w:ins w:id="2837" w:author="Orion" w:date="2011-05-09T12:15:00Z">
            <w:r w:rsidR="00EA225F">
              <w:fldChar w:fldCharType="begin"/>
            </w:r>
            <w:r w:rsidR="00EA225F">
              <w:instrText xml:space="preserve"> CITATION Bot08 \l 3082 </w:instrText>
            </w:r>
          </w:ins>
          <w:r w:rsidR="00EA225F">
            <w:fldChar w:fldCharType="separate"/>
          </w:r>
          <w:r w:rsidR="00C1157B">
            <w:rPr>
              <w:noProof/>
            </w:rPr>
            <w:t xml:space="preserve"> (47)</w:t>
          </w:r>
          <w:ins w:id="2838" w:author="Orion" w:date="2011-05-09T12:15:00Z">
            <w:r w:rsidR="00EA225F">
              <w:fldChar w:fldCharType="end"/>
            </w:r>
          </w:ins>
          <w:customXmlInsRangeStart w:id="2839" w:author="Orion" w:date="2011-05-09T12:15:00Z"/>
        </w:sdtContent>
      </w:sdt>
      <w:customXmlInsRangeEnd w:id="2839"/>
      <w:ins w:id="2840" w:author="Orion" w:date="2011-05-09T11:57:00Z">
        <w:r>
          <w:t xml:space="preserve"> y usando JAVA como lenguaje de programación. INGENIAS proporciona un lenguaje de modelado y un proceso software para la especificación de </w:t>
        </w:r>
        <w:r w:rsidRPr="00877C7B">
          <w:t>los agentes</w:t>
        </w:r>
        <w:r>
          <w:t>,</w:t>
        </w:r>
        <w:r w:rsidRPr="00877C7B">
          <w:t xml:space="preserve"> </w:t>
        </w:r>
        <w:r>
          <w:t>su entorno,</w:t>
        </w:r>
        <w:r w:rsidRPr="00877C7B">
          <w:t xml:space="preserve"> </w:t>
        </w:r>
        <w:r>
          <w:t xml:space="preserve">y el código asociado </w:t>
        </w:r>
      </w:ins>
      <w:customXmlInsRangeStart w:id="2841" w:author="Orion" w:date="2011-05-09T12:15:00Z"/>
      <w:sdt>
        <w:sdtPr>
          <w:id w:val="-1027635427"/>
          <w:citation/>
        </w:sdtPr>
        <w:sdtContent>
          <w:customXmlInsRangeEnd w:id="2841"/>
          <w:ins w:id="2842" w:author="Orion" w:date="2011-05-09T12:15:00Z">
            <w:r w:rsidR="00EA225F">
              <w:fldChar w:fldCharType="begin"/>
            </w:r>
            <w:r w:rsidR="00EA225F">
              <w:instrText xml:space="preserve"> CITATION Sot06 \l 3082 </w:instrText>
            </w:r>
          </w:ins>
          <w:r w:rsidR="00EA225F">
            <w:fldChar w:fldCharType="separate"/>
          </w:r>
          <w:r w:rsidR="00C1157B">
            <w:rPr>
              <w:noProof/>
            </w:rPr>
            <w:t>(48)</w:t>
          </w:r>
          <w:ins w:id="2843" w:author="Orion" w:date="2011-05-09T12:15:00Z">
            <w:r w:rsidR="00EA225F">
              <w:fldChar w:fldCharType="end"/>
            </w:r>
          </w:ins>
          <w:customXmlInsRangeStart w:id="2844" w:author="Orion" w:date="2011-05-09T12:15:00Z"/>
        </w:sdtContent>
      </w:sdt>
      <w:customXmlInsRangeEnd w:id="2844"/>
      <w:ins w:id="2845" w:author="Orion" w:date="2011-05-09T12:15:00Z">
        <w:r w:rsidR="00EA225F">
          <w:t>.</w:t>
        </w:r>
      </w:ins>
      <w:ins w:id="2846" w:author="Orion" w:date="2011-05-09T11:57:00Z">
        <w:r>
          <w:t xml:space="preserve"> Además dispone de la herramienta IDK</w:t>
        </w:r>
      </w:ins>
      <w:ins w:id="2847" w:author="Orion" w:date="2011-05-09T13:25:00Z">
        <w:r w:rsidR="0096144B">
          <w:t>,</w:t>
        </w:r>
      </w:ins>
      <w:ins w:id="2848" w:author="Orion" w:date="2011-05-09T13:24:00Z">
        <w:r w:rsidR="00DC5C66">
          <w:t xml:space="preserve"> </w:t>
        </w:r>
      </w:ins>
      <w:ins w:id="2849" w:author="Orion" w:date="2011-05-09T11:57:00Z">
        <w:r>
          <w:t>la cual soporta tanto el modelado</w:t>
        </w:r>
        <w:r w:rsidRPr="00877C7B">
          <w:t xml:space="preserve"> </w:t>
        </w:r>
        <w:r>
          <w:t xml:space="preserve">como </w:t>
        </w:r>
        <w:r w:rsidRPr="00877C7B">
          <w:t xml:space="preserve">la generación de código de manera automática </w:t>
        </w:r>
        <w:r>
          <w:t xml:space="preserve">además de la </w:t>
        </w:r>
        <w:r w:rsidRPr="00877C7B">
          <w:t>creación de documentación HTML.</w:t>
        </w:r>
      </w:ins>
    </w:p>
    <w:p w14:paraId="2C18289E" w14:textId="77777777" w:rsidR="0015736B" w:rsidRDefault="00C757E1">
      <w:pPr>
        <w:jc w:val="both"/>
        <w:rPr>
          <w:ins w:id="2850" w:author="Orion" w:date="2011-05-17T18:39:00Z"/>
          <w:rStyle w:val="apple-style-span"/>
          <w:rFonts w:cs="Times New Roman"/>
          <w:color w:val="000000"/>
        </w:rPr>
        <w:pPrChange w:id="2851" w:author="Orion" w:date="2011-05-09T12:53:00Z">
          <w:pPr/>
        </w:pPrChange>
      </w:pPr>
      <w:ins w:id="2852" w:author="Orion" w:date="2011-05-09T12:19:00Z">
        <w:r>
          <w:rPr>
            <w:rFonts w:cs="Times New Roman"/>
          </w:rPr>
          <w:t xml:space="preserve">Las últimas versiones de </w:t>
        </w:r>
      </w:ins>
      <w:ins w:id="2853" w:author="Orion" w:date="2011-05-09T12:17:00Z">
        <w:r w:rsidR="002E2310">
          <w:rPr>
            <w:rFonts w:cs="Times New Roman"/>
          </w:rPr>
          <w:t>INGENIAS se basa</w:t>
        </w:r>
      </w:ins>
      <w:ins w:id="2854" w:author="Orion" w:date="2011-05-09T12:19:00Z">
        <w:r>
          <w:rPr>
            <w:rFonts w:cs="Times New Roman"/>
          </w:rPr>
          <w:t>n</w:t>
        </w:r>
      </w:ins>
      <w:ins w:id="2855" w:author="Orion" w:date="2011-05-09T12:17:00Z">
        <w:r w:rsidR="002E2310">
          <w:rPr>
            <w:rFonts w:cs="Times New Roman"/>
          </w:rPr>
          <w:t xml:space="preserve"> en la </w:t>
        </w:r>
        <w:del w:id="2856" w:author="IO" w:date="2011-05-13T12:50:00Z">
          <w:r w:rsidR="002E2310" w:rsidDel="004B5D0F">
            <w:rPr>
              <w:rFonts w:cs="Times New Roman"/>
            </w:rPr>
            <w:delText>metodología</w:delText>
          </w:r>
        </w:del>
      </w:ins>
      <w:ins w:id="2857" w:author="IO" w:date="2011-05-13T12:50:00Z">
        <w:r w:rsidR="004B5D0F">
          <w:rPr>
            <w:rFonts w:cs="Times New Roman"/>
          </w:rPr>
          <w:t>aproximación</w:t>
        </w:r>
      </w:ins>
      <w:ins w:id="2858" w:author="Orion" w:date="2011-05-09T12:25:00Z">
        <w:r>
          <w:rPr>
            <w:rFonts w:cs="Times New Roman"/>
          </w:rPr>
          <w:t xml:space="preserve"> MDE</w:t>
        </w:r>
      </w:ins>
      <w:ins w:id="2859" w:author="Orion" w:date="2011-05-09T12:19:00Z">
        <w:r>
          <w:rPr>
            <w:rFonts w:cs="Times New Roman"/>
          </w:rPr>
          <w:t xml:space="preserve">, </w:t>
        </w:r>
        <w:r w:rsidRPr="00C757E1">
          <w:rPr>
            <w:rFonts w:cs="Times New Roman"/>
          </w:rPr>
          <w:t xml:space="preserve">que es un paradigma de desarrollo de software que </w:t>
        </w:r>
      </w:ins>
      <w:ins w:id="2860" w:author="Orion" w:date="2011-05-09T12:21:00Z">
        <w:r w:rsidRPr="00C757E1">
          <w:rPr>
            <w:rStyle w:val="apple-style-span"/>
            <w:rFonts w:cs="Times New Roman"/>
            <w:color w:val="000000"/>
            <w:rPrChange w:id="2861" w:author="Orion" w:date="2011-05-09T12:21:00Z">
              <w:rPr>
                <w:rStyle w:val="apple-style-span"/>
                <w:rFonts w:ascii="Arial" w:hAnsi="Arial" w:cs="Arial"/>
                <w:color w:val="000000"/>
                <w:sz w:val="20"/>
                <w:szCs w:val="20"/>
              </w:rPr>
            </w:rPrChange>
          </w:rPr>
          <w:t>se centra en la creación y explotación de modelos de dominio (es decir, representaciones abstractas de los conocimientos y actividades que rigen un dominio de aplicación particular), más que en conceptos informáticos (o algoritmos)</w:t>
        </w:r>
      </w:ins>
      <w:customXmlInsRangeStart w:id="2862" w:author="Orion" w:date="2011-05-09T12:35:00Z"/>
      <w:sdt>
        <w:sdtPr>
          <w:rPr>
            <w:rStyle w:val="apple-style-span"/>
            <w:rFonts w:cs="Times New Roman"/>
            <w:color w:val="000000"/>
          </w:rPr>
          <w:id w:val="1080033518"/>
          <w:citation/>
        </w:sdtPr>
        <w:sdtContent>
          <w:customXmlInsRangeEnd w:id="2862"/>
          <w:ins w:id="2863" w:author="Orion" w:date="2011-05-09T12:35:00Z">
            <w:r w:rsidR="006920FF">
              <w:rPr>
                <w:rStyle w:val="apple-style-span"/>
                <w:rFonts w:cs="Times New Roman"/>
                <w:color w:val="000000"/>
              </w:rPr>
              <w:fldChar w:fldCharType="begin"/>
            </w:r>
            <w:r w:rsidR="006920FF">
              <w:rPr>
                <w:rStyle w:val="apple-style-span"/>
                <w:rFonts w:cs="Times New Roman"/>
                <w:color w:val="000000"/>
              </w:rPr>
              <w:instrText xml:space="preserve"> CITATION Fra03 \l 3082 </w:instrText>
            </w:r>
          </w:ins>
          <w:r w:rsidR="006920FF">
            <w:rPr>
              <w:rStyle w:val="apple-style-span"/>
              <w:rFonts w:cs="Times New Roman"/>
              <w:color w:val="000000"/>
            </w:rPr>
            <w:fldChar w:fldCharType="separate"/>
          </w:r>
          <w:r w:rsidR="00C1157B">
            <w:rPr>
              <w:rStyle w:val="apple-style-span"/>
              <w:rFonts w:cs="Times New Roman"/>
              <w:noProof/>
              <w:color w:val="000000"/>
            </w:rPr>
            <w:t xml:space="preserve"> </w:t>
          </w:r>
          <w:r w:rsidR="00C1157B" w:rsidRPr="00C1157B">
            <w:rPr>
              <w:rFonts w:cs="Times New Roman"/>
              <w:noProof/>
              <w:color w:val="000000"/>
            </w:rPr>
            <w:t>(11)</w:t>
          </w:r>
          <w:ins w:id="2864" w:author="Orion" w:date="2011-05-09T12:35:00Z">
            <w:r w:rsidR="006920FF">
              <w:rPr>
                <w:rStyle w:val="apple-style-span"/>
                <w:rFonts w:cs="Times New Roman"/>
                <w:color w:val="000000"/>
              </w:rPr>
              <w:fldChar w:fldCharType="end"/>
            </w:r>
          </w:ins>
          <w:customXmlInsRangeStart w:id="2865" w:author="Orion" w:date="2011-05-09T12:35:00Z"/>
        </w:sdtContent>
      </w:sdt>
      <w:customXmlInsRangeEnd w:id="2865"/>
      <w:ins w:id="2866" w:author="Orion" w:date="2011-05-09T12:21:00Z">
        <w:r w:rsidRPr="00C757E1">
          <w:rPr>
            <w:rStyle w:val="apple-style-span"/>
            <w:rFonts w:cs="Times New Roman"/>
            <w:color w:val="000000"/>
            <w:rPrChange w:id="2867" w:author="Orion" w:date="2011-05-09T12:21:00Z">
              <w:rPr>
                <w:rStyle w:val="apple-style-span"/>
                <w:rFonts w:ascii="Arial" w:hAnsi="Arial" w:cs="Arial"/>
                <w:color w:val="000000"/>
                <w:sz w:val="20"/>
                <w:szCs w:val="20"/>
              </w:rPr>
            </w:rPrChange>
          </w:rPr>
          <w:t xml:space="preserve">. </w:t>
        </w:r>
      </w:ins>
      <w:ins w:id="2868" w:author="Orion" w:date="2011-05-09T12:42:00Z">
        <w:r w:rsidR="00B8369E">
          <w:rPr>
            <w:rStyle w:val="apple-style-span"/>
            <w:rFonts w:cs="Times New Roman"/>
            <w:color w:val="000000"/>
          </w:rPr>
          <w:t xml:space="preserve">Por lo tanto, </w:t>
        </w:r>
      </w:ins>
      <w:ins w:id="2869" w:author="Orion" w:date="2011-05-09T12:38:00Z">
        <w:r w:rsidR="00B8369E">
          <w:rPr>
            <w:rStyle w:val="apple-style-span"/>
            <w:rFonts w:cs="Times New Roman"/>
            <w:color w:val="000000"/>
          </w:rPr>
          <w:t>INGENIAS se basa en la programaci</w:t>
        </w:r>
      </w:ins>
      <w:ins w:id="2870" w:author="Orion" w:date="2011-05-09T12:39:00Z">
        <w:r w:rsidR="00B8369E">
          <w:rPr>
            <w:rStyle w:val="apple-style-span"/>
            <w:rFonts w:cs="Times New Roman"/>
            <w:color w:val="000000"/>
          </w:rPr>
          <w:t>ón por modelos como principal forma de expresión</w:t>
        </w:r>
      </w:ins>
      <w:ins w:id="2871" w:author="Orion" w:date="2011-05-09T12:47:00Z">
        <w:r w:rsidR="00B8369E">
          <w:rPr>
            <w:rStyle w:val="apple-style-span"/>
            <w:rFonts w:cs="Times New Roman"/>
            <w:color w:val="000000"/>
          </w:rPr>
          <w:t>. E</w:t>
        </w:r>
      </w:ins>
      <w:ins w:id="2872" w:author="Orion" w:date="2011-05-09T12:40:00Z">
        <w:r w:rsidR="00B8369E">
          <w:rPr>
            <w:rStyle w:val="apple-style-span"/>
            <w:rFonts w:cs="Times New Roman"/>
            <w:color w:val="000000"/>
          </w:rPr>
          <w:t xml:space="preserve">stos modelos son creados </w:t>
        </w:r>
        <w:r w:rsidR="00B8369E">
          <w:rPr>
            <w:rStyle w:val="apple-style-span"/>
            <w:rFonts w:cs="Times New Roman"/>
            <w:color w:val="000000"/>
          </w:rPr>
          <w:lastRenderedPageBreak/>
          <w:t>incluyendo acciones de ejecuci</w:t>
        </w:r>
      </w:ins>
      <w:ins w:id="2873" w:author="Orion" w:date="2011-05-09T12:41:00Z">
        <w:r w:rsidR="00B8369E">
          <w:rPr>
            <w:rStyle w:val="apple-style-span"/>
            <w:rFonts w:cs="Times New Roman"/>
            <w:color w:val="000000"/>
          </w:rPr>
          <w:t xml:space="preserve">ón </w:t>
        </w:r>
      </w:ins>
      <w:ins w:id="2874" w:author="Orion" w:date="2011-05-09T12:44:00Z">
        <w:r w:rsidR="00B8369E">
          <w:rPr>
            <w:rStyle w:val="apple-style-span"/>
            <w:rFonts w:cs="Times New Roman"/>
            <w:color w:val="000000"/>
          </w:rPr>
          <w:t xml:space="preserve">y </w:t>
        </w:r>
      </w:ins>
      <w:ins w:id="2875" w:author="Orion" w:date="2011-05-09T12:48:00Z">
        <w:r w:rsidR="00B8369E">
          <w:rPr>
            <w:rStyle w:val="apple-style-span"/>
            <w:rFonts w:cs="Times New Roman"/>
            <w:color w:val="000000"/>
          </w:rPr>
          <w:t xml:space="preserve">a partir de </w:t>
        </w:r>
      </w:ins>
      <w:ins w:id="2876" w:author="Orion" w:date="2011-05-09T12:50:00Z">
        <w:r w:rsidR="00A276BA">
          <w:rPr>
            <w:rStyle w:val="apple-style-span"/>
            <w:rFonts w:cs="Times New Roman"/>
            <w:color w:val="000000"/>
          </w:rPr>
          <w:t>ellos</w:t>
        </w:r>
      </w:ins>
      <w:ins w:id="2877" w:author="Orion" w:date="2011-05-09T12:48:00Z">
        <w:r w:rsidR="00B8369E">
          <w:rPr>
            <w:rStyle w:val="apple-style-span"/>
            <w:rFonts w:cs="Times New Roman"/>
            <w:color w:val="000000"/>
          </w:rPr>
          <w:t xml:space="preserve"> </w:t>
        </w:r>
      </w:ins>
      <w:ins w:id="2878" w:author="Orion" w:date="2011-05-09T12:44:00Z">
        <w:r w:rsidR="00B8369E">
          <w:rPr>
            <w:rStyle w:val="apple-style-span"/>
            <w:rFonts w:cs="Times New Roman"/>
            <w:color w:val="000000"/>
          </w:rPr>
          <w:t xml:space="preserve">se </w:t>
        </w:r>
      </w:ins>
      <w:ins w:id="2879" w:author="Orion" w:date="2011-05-09T12:42:00Z">
        <w:r w:rsidR="00B8369E">
          <w:rPr>
            <w:rStyle w:val="apple-style-span"/>
            <w:rFonts w:cs="Times New Roman"/>
            <w:color w:val="000000"/>
          </w:rPr>
          <w:t>genera</w:t>
        </w:r>
      </w:ins>
      <w:ins w:id="2880" w:author="Orion" w:date="2011-05-09T12:41:00Z">
        <w:r w:rsidR="00B8369E">
          <w:rPr>
            <w:rStyle w:val="apple-style-span"/>
            <w:rFonts w:cs="Times New Roman"/>
            <w:color w:val="000000"/>
          </w:rPr>
          <w:t xml:space="preserve"> el código</w:t>
        </w:r>
      </w:ins>
      <w:ins w:id="2881" w:author="Orion" w:date="2011-05-09T12:44:00Z">
        <w:r w:rsidR="00B8369E">
          <w:rPr>
            <w:rStyle w:val="apple-style-span"/>
            <w:rFonts w:cs="Times New Roman"/>
            <w:color w:val="000000"/>
          </w:rPr>
          <w:t xml:space="preserve">, pudiéndose modificar o añadir </w:t>
        </w:r>
      </w:ins>
      <w:ins w:id="2882" w:author="Orion" w:date="2011-05-09T12:45:00Z">
        <w:r w:rsidR="00B8369E">
          <w:rPr>
            <w:rStyle w:val="apple-style-span"/>
            <w:rFonts w:cs="Times New Roman"/>
            <w:color w:val="000000"/>
          </w:rPr>
          <w:t>código</w:t>
        </w:r>
      </w:ins>
      <w:ins w:id="2883" w:author="Orion" w:date="2011-05-09T12:44:00Z">
        <w:r w:rsidR="00B8369E">
          <w:rPr>
            <w:rStyle w:val="apple-style-span"/>
            <w:rFonts w:cs="Times New Roman"/>
            <w:color w:val="000000"/>
          </w:rPr>
          <w:t xml:space="preserve"> a mano</w:t>
        </w:r>
      </w:ins>
      <w:ins w:id="2884" w:author="Orion" w:date="2011-05-09T12:51:00Z">
        <w:r w:rsidR="000572CC">
          <w:rPr>
            <w:rStyle w:val="apple-style-span"/>
            <w:rFonts w:cs="Times New Roman"/>
            <w:color w:val="000000"/>
          </w:rPr>
          <w:t xml:space="preserve"> a posteriori</w:t>
        </w:r>
      </w:ins>
      <w:ins w:id="2885" w:author="Orion" w:date="2011-05-09T12:45:00Z">
        <w:r w:rsidR="00B8369E">
          <w:rPr>
            <w:rStyle w:val="apple-style-span"/>
            <w:rFonts w:cs="Times New Roman"/>
            <w:color w:val="000000"/>
          </w:rPr>
          <w:t xml:space="preserve"> para </w:t>
        </w:r>
      </w:ins>
      <w:ins w:id="2886" w:author="Orion" w:date="2011-05-09T12:47:00Z">
        <w:r w:rsidR="00B8369E">
          <w:rPr>
            <w:rStyle w:val="apple-style-span"/>
            <w:rFonts w:cs="Times New Roman"/>
            <w:color w:val="000000"/>
          </w:rPr>
          <w:t>especificar acciones concretas</w:t>
        </w:r>
      </w:ins>
      <w:ins w:id="2887" w:author="Orion" w:date="2011-05-09T12:40:00Z">
        <w:r w:rsidR="00B8369E">
          <w:rPr>
            <w:rStyle w:val="apple-style-span"/>
            <w:rFonts w:cs="Times New Roman"/>
            <w:color w:val="000000"/>
          </w:rPr>
          <w:t>.</w:t>
        </w:r>
      </w:ins>
      <w:ins w:id="2888" w:author="Orion" w:date="2011-05-09T12:42:00Z">
        <w:r w:rsidR="00B8369E">
          <w:rPr>
            <w:rStyle w:val="apple-style-span"/>
            <w:rFonts w:cs="Times New Roman"/>
            <w:color w:val="000000"/>
          </w:rPr>
          <w:t xml:space="preserve"> </w:t>
        </w:r>
      </w:ins>
    </w:p>
    <w:p w14:paraId="35DB0F77" w14:textId="77777777" w:rsidR="00DA06DD" w:rsidRDefault="00DA06DD">
      <w:pPr>
        <w:jc w:val="both"/>
        <w:rPr>
          <w:ins w:id="2889" w:author="Orion" w:date="2011-05-10T18:21:00Z"/>
          <w:rStyle w:val="apple-style-span"/>
          <w:rFonts w:cs="Times New Roman"/>
          <w:color w:val="000000"/>
        </w:rPr>
        <w:pPrChange w:id="2890" w:author="Orion" w:date="2011-05-09T12:53:00Z">
          <w:pPr/>
        </w:pPrChange>
      </w:pPr>
    </w:p>
    <w:p w14:paraId="2FED0872" w14:textId="77777777" w:rsidR="00B70619" w:rsidRDefault="00DA06DD">
      <w:pPr>
        <w:jc w:val="both"/>
        <w:rPr>
          <w:ins w:id="2891" w:author="Orion" w:date="2011-05-10T18:26:00Z"/>
          <w:rFonts w:cs="Times New Roman"/>
        </w:rPr>
        <w:pPrChange w:id="2892" w:author="Orion" w:date="2011-05-09T12:53:00Z">
          <w:pPr/>
        </w:pPrChange>
      </w:pPr>
      <w:ins w:id="2893" w:author="Orion" w:date="2011-05-17T18:39:00Z">
        <w:r>
          <w:rPr>
            <w:rFonts w:cs="Times New Roman"/>
          </w:rPr>
          <w:t xml:space="preserve">De esta forma </w:t>
        </w:r>
      </w:ins>
      <w:ins w:id="2894" w:author="Orion" w:date="2011-05-10T18:28:00Z">
        <w:del w:id="2895" w:author="IO" w:date="2011-05-13T12:52:00Z">
          <w:r w:rsidR="00F256A8" w:rsidDel="004B5D0F">
            <w:rPr>
              <w:rFonts w:cs="Times New Roman"/>
            </w:rPr>
            <w:delText>Esta metodolog</w:delText>
          </w:r>
        </w:del>
      </w:ins>
      <w:ins w:id="2896" w:author="Orion" w:date="2011-05-10T18:29:00Z">
        <w:del w:id="2897" w:author="IO" w:date="2011-05-13T12:52:00Z">
          <w:r w:rsidR="00F256A8" w:rsidDel="004B5D0F">
            <w:rPr>
              <w:rFonts w:cs="Times New Roman"/>
            </w:rPr>
            <w:delText>ía nos</w:delText>
          </w:r>
        </w:del>
      </w:ins>
      <w:ins w:id="2898" w:author="IO" w:date="2011-05-13T12:52:00Z">
        <w:r w:rsidR="004B5D0F">
          <w:rPr>
            <w:rFonts w:cs="Times New Roman"/>
          </w:rPr>
          <w:t xml:space="preserve">INGENIAS </w:t>
        </w:r>
      </w:ins>
      <w:ins w:id="2899" w:author="Orion" w:date="2011-05-10T18:29:00Z">
        <w:del w:id="2900" w:author="IO" w:date="2011-05-13T12:52:00Z">
          <w:r w:rsidR="00F256A8" w:rsidDel="004B5D0F">
            <w:rPr>
              <w:rFonts w:cs="Times New Roman"/>
            </w:rPr>
            <w:delText xml:space="preserve"> </w:delText>
          </w:r>
        </w:del>
        <w:r w:rsidR="00F256A8">
          <w:rPr>
            <w:rFonts w:cs="Times New Roman"/>
          </w:rPr>
          <w:t>permite</w:t>
        </w:r>
      </w:ins>
      <w:ins w:id="2901" w:author="Orion" w:date="2011-05-10T18:27:00Z">
        <w:r w:rsidR="00F256A8">
          <w:rPr>
            <w:rFonts w:cs="Times New Roman"/>
          </w:rPr>
          <w:t xml:space="preserve"> desarrollar sistemas distribuidos complejos </w:t>
        </w:r>
      </w:ins>
      <w:ins w:id="2902" w:author="Orion" w:date="2011-05-10T18:28:00Z">
        <w:r w:rsidR="00F256A8">
          <w:rPr>
            <w:rFonts w:cs="Times New Roman"/>
          </w:rPr>
          <w:t>y</w:t>
        </w:r>
      </w:ins>
      <w:ins w:id="2903" w:author="Orion" w:date="2011-05-10T18:27:00Z">
        <w:r w:rsidR="00F256A8">
          <w:rPr>
            <w:rFonts w:cs="Times New Roman"/>
          </w:rPr>
          <w:t xml:space="preserve"> din</w:t>
        </w:r>
      </w:ins>
      <w:ins w:id="2904" w:author="Orion" w:date="2011-05-10T18:28:00Z">
        <w:r w:rsidR="00F256A8">
          <w:rPr>
            <w:rFonts w:cs="Times New Roman"/>
          </w:rPr>
          <w:t>ámicos usando el paradigma de agentes.</w:t>
        </w:r>
      </w:ins>
      <w:ins w:id="2905" w:author="Orion" w:date="2011-05-10T18:30:00Z">
        <w:r w:rsidR="00F256A8">
          <w:rPr>
            <w:rFonts w:cs="Times New Roman"/>
          </w:rPr>
          <w:t xml:space="preserve"> Un agente es una entidad software que contiene su propio hilo de control y esta modelada </w:t>
        </w:r>
      </w:ins>
      <w:ins w:id="2906" w:author="Orion" w:date="2011-05-10T18:39:00Z">
        <w:r w:rsidR="00B57D58">
          <w:rPr>
            <w:rFonts w:cs="Times New Roman"/>
          </w:rPr>
          <w:t xml:space="preserve">en </w:t>
        </w:r>
      </w:ins>
      <w:ins w:id="2907" w:author="Orion" w:date="2011-05-10T18:30:00Z">
        <w:r w:rsidR="00F256A8">
          <w:rPr>
            <w:rFonts w:cs="Times New Roman"/>
          </w:rPr>
          <w:t>cuanto a su comportamiento y conceptos sociales como objetivos, intenciones, tareas, roles, etc</w:t>
        </w:r>
      </w:ins>
      <w:ins w:id="2908" w:author="Orion" w:date="2011-05-10T18:40:00Z">
        <w:r w:rsidR="00927826">
          <w:rPr>
            <w:rFonts w:cs="Times New Roman"/>
          </w:rPr>
          <w:t>.</w:t>
        </w:r>
      </w:ins>
      <w:ins w:id="2909" w:author="Orion" w:date="2011-05-10T18:41:00Z">
        <w:r w:rsidR="00927826">
          <w:rPr>
            <w:rFonts w:cs="Times New Roman"/>
          </w:rPr>
          <w:t xml:space="preserve"> </w:t>
        </w:r>
      </w:ins>
      <w:ins w:id="2910" w:author="Orion" w:date="2011-05-10T18:40:00Z">
        <w:r w:rsidR="00927826">
          <w:rPr>
            <w:rFonts w:cs="Times New Roman"/>
          </w:rPr>
          <w:t xml:space="preserve">Todos estos conceptos serán representados </w:t>
        </w:r>
      </w:ins>
      <w:ins w:id="2911" w:author="Orion" w:date="2011-05-10T18:41:00Z">
        <w:r w:rsidR="00927826">
          <w:rPr>
            <w:rFonts w:cs="Times New Roman"/>
          </w:rPr>
          <w:t>como ciertos componentes que se pueden añadir a los modelos</w:t>
        </w:r>
      </w:ins>
      <w:ins w:id="2912" w:author="Orion" w:date="2011-05-10T18:30:00Z">
        <w:r w:rsidR="00F256A8">
          <w:rPr>
            <w:rFonts w:cs="Times New Roman"/>
          </w:rPr>
          <w:t>.</w:t>
        </w:r>
      </w:ins>
      <w:ins w:id="2913" w:author="Orion" w:date="2011-05-10T18:32:00Z">
        <w:r w:rsidR="00F256A8">
          <w:rPr>
            <w:rFonts w:cs="Times New Roman"/>
          </w:rPr>
          <w:t xml:space="preserve"> </w:t>
        </w:r>
        <w:commentRangeStart w:id="2914"/>
        <w:r w:rsidR="00F256A8">
          <w:rPr>
            <w:rFonts w:cs="Times New Roman"/>
          </w:rPr>
          <w:t xml:space="preserve">El hecho de usar los conceptos de modelado de agentes hace que el </w:t>
        </w:r>
      </w:ins>
      <w:ins w:id="2915" w:author="Orion" w:date="2011-05-10T18:33:00Z">
        <w:r w:rsidR="00F256A8">
          <w:rPr>
            <w:rFonts w:cs="Times New Roman"/>
          </w:rPr>
          <w:t>diseño</w:t>
        </w:r>
      </w:ins>
      <w:ins w:id="2916" w:author="Orion" w:date="2011-05-10T18:32:00Z">
        <w:r w:rsidR="00F256A8">
          <w:rPr>
            <w:rFonts w:cs="Times New Roman"/>
          </w:rPr>
          <w:t xml:space="preserve"> </w:t>
        </w:r>
      </w:ins>
      <w:ins w:id="2917" w:author="Orion" w:date="2011-05-10T18:33:00Z">
        <w:r w:rsidR="00F256A8">
          <w:rPr>
            <w:rFonts w:cs="Times New Roman"/>
          </w:rPr>
          <w:t>y el análisis sean más fáciles de entender ya que estos conceptos son más cercanos a los comportamientos humanos</w:t>
        </w:r>
      </w:ins>
      <w:ins w:id="2918" w:author="Orion" w:date="2011-05-10T18:29:00Z">
        <w:r w:rsidR="00F256A8">
          <w:rPr>
            <w:rFonts w:cs="Times New Roman"/>
          </w:rPr>
          <w:t xml:space="preserve"> </w:t>
        </w:r>
      </w:ins>
      <w:customXmlInsRangeStart w:id="2919" w:author="Orion" w:date="2011-05-10T18:37:00Z"/>
      <w:sdt>
        <w:sdtPr>
          <w:rPr>
            <w:rFonts w:cs="Times New Roman"/>
          </w:rPr>
          <w:id w:val="564761202"/>
          <w:citation/>
        </w:sdtPr>
        <w:sdtContent>
          <w:customXmlInsRangeEnd w:id="2919"/>
          <w:ins w:id="2920" w:author="Orion" w:date="2011-05-10T18:37:00Z">
            <w:r w:rsidR="009F3DCC">
              <w:rPr>
                <w:rFonts w:cs="Times New Roman"/>
              </w:rPr>
              <w:fldChar w:fldCharType="begin"/>
            </w:r>
            <w:r w:rsidR="009F3DCC">
              <w:rPr>
                <w:rFonts w:cs="Times New Roman"/>
              </w:rPr>
              <w:instrText xml:space="preserve"> CITATION Pav06 \l 3082 </w:instrText>
            </w:r>
          </w:ins>
          <w:r w:rsidR="009F3DCC">
            <w:rPr>
              <w:rFonts w:cs="Times New Roman"/>
            </w:rPr>
            <w:fldChar w:fldCharType="separate"/>
          </w:r>
          <w:r w:rsidR="00C1157B" w:rsidRPr="00C1157B">
            <w:rPr>
              <w:rFonts w:cs="Times New Roman"/>
              <w:noProof/>
            </w:rPr>
            <w:t>(49)</w:t>
          </w:r>
          <w:ins w:id="2921" w:author="Orion" w:date="2011-05-10T18:37:00Z">
            <w:r w:rsidR="009F3DCC">
              <w:rPr>
                <w:rFonts w:cs="Times New Roman"/>
              </w:rPr>
              <w:fldChar w:fldCharType="end"/>
            </w:r>
          </w:ins>
          <w:customXmlInsRangeStart w:id="2922" w:author="Orion" w:date="2011-05-10T18:37:00Z"/>
        </w:sdtContent>
      </w:sdt>
      <w:customXmlInsRangeEnd w:id="2922"/>
      <w:ins w:id="2923" w:author="Orion" w:date="2011-05-10T18:37:00Z">
        <w:r w:rsidR="009F3DCC">
          <w:rPr>
            <w:rFonts w:cs="Times New Roman"/>
          </w:rPr>
          <w:t>.</w:t>
        </w:r>
      </w:ins>
      <w:ins w:id="2924" w:author="Orion" w:date="2011-05-10T18:38:00Z">
        <w:r w:rsidR="009F3DCC">
          <w:rPr>
            <w:rFonts w:cs="Times New Roman"/>
          </w:rPr>
          <w:t xml:space="preserve"> </w:t>
        </w:r>
      </w:ins>
      <w:commentRangeEnd w:id="2914"/>
      <w:r w:rsidR="004B5D0F">
        <w:rPr>
          <w:rStyle w:val="CommentReference"/>
        </w:rPr>
        <w:commentReference w:id="2914"/>
      </w:r>
      <w:ins w:id="2925" w:author="Orion" w:date="2011-05-10T18:38:00Z">
        <w:r w:rsidR="009F3DCC">
          <w:rPr>
            <w:rFonts w:cs="Times New Roman"/>
          </w:rPr>
          <w:t>De esta manera en INGENIAS cuando un determinado agente puede satisfacer un objetivo, es decir, se dan todas las condiciones para que un objetivo pueda ser cumplido, entonces la correspondiente tarea</w:t>
        </w:r>
      </w:ins>
      <w:ins w:id="2926" w:author="Orion" w:date="2011-05-10T18:42:00Z">
        <w:r w:rsidR="00927826">
          <w:rPr>
            <w:rFonts w:cs="Times New Roman"/>
          </w:rPr>
          <w:t xml:space="preserve">, </w:t>
        </w:r>
      </w:ins>
      <w:ins w:id="2927" w:author="Orion" w:date="2011-05-10T18:38:00Z">
        <w:r w:rsidR="009F3DCC">
          <w:rPr>
            <w:rFonts w:cs="Times New Roman"/>
          </w:rPr>
          <w:t>que</w:t>
        </w:r>
      </w:ins>
      <w:ins w:id="2928" w:author="Orion" w:date="2011-05-17T18:41:00Z">
        <w:r w:rsidRPr="00DA06DD">
          <w:rPr>
            <w:rFonts w:cs="Times New Roman"/>
          </w:rPr>
          <w:t xml:space="preserve"> </w:t>
        </w:r>
        <w:r>
          <w:rPr>
            <w:rFonts w:cs="Times New Roman"/>
          </w:rPr>
          <w:t>tiene asociada el agente en el modelo y</w:t>
        </w:r>
      </w:ins>
      <w:ins w:id="2929" w:author="Orion" w:date="2011-05-17T18:40:00Z">
        <w:r>
          <w:rPr>
            <w:rFonts w:cs="Times New Roman"/>
          </w:rPr>
          <w:t xml:space="preserve"> puede </w:t>
        </w:r>
      </w:ins>
      <w:ins w:id="2930" w:author="Orion" w:date="2011-05-10T18:38:00Z">
        <w:r w:rsidR="009F3DCC">
          <w:rPr>
            <w:rFonts w:cs="Times New Roman"/>
          </w:rPr>
          <w:t>satisface</w:t>
        </w:r>
      </w:ins>
      <w:ins w:id="2931" w:author="Orion" w:date="2011-05-17T18:40:00Z">
        <w:r>
          <w:rPr>
            <w:rFonts w:cs="Times New Roman"/>
          </w:rPr>
          <w:t>r</w:t>
        </w:r>
      </w:ins>
      <w:ins w:id="2932" w:author="Orion" w:date="2011-05-10T18:38:00Z">
        <w:r w:rsidR="009F3DCC">
          <w:rPr>
            <w:rFonts w:cs="Times New Roman"/>
          </w:rPr>
          <w:t xml:space="preserve"> ese objetivo</w:t>
        </w:r>
      </w:ins>
      <w:ins w:id="2933" w:author="Orion" w:date="2011-05-17T18:40:00Z">
        <w:r>
          <w:rPr>
            <w:rFonts w:cs="Times New Roman"/>
          </w:rPr>
          <w:t xml:space="preserve"> potencialmente</w:t>
        </w:r>
      </w:ins>
      <w:ins w:id="2934" w:author="Orion" w:date="2011-05-10T18:42:00Z">
        <w:r w:rsidR="00927826">
          <w:rPr>
            <w:rFonts w:cs="Times New Roman"/>
          </w:rPr>
          <w:t>,</w:t>
        </w:r>
      </w:ins>
      <w:ins w:id="2935" w:author="Orion" w:date="2011-05-10T18:38:00Z">
        <w:r w:rsidR="009F3DCC">
          <w:rPr>
            <w:rFonts w:cs="Times New Roman"/>
          </w:rPr>
          <w:t xml:space="preserve"> es ejecutada.</w:t>
        </w:r>
      </w:ins>
      <w:commentRangeEnd w:id="2827"/>
      <w:r w:rsidR="00B7162E">
        <w:rPr>
          <w:rStyle w:val="CommentReference"/>
        </w:rPr>
        <w:commentReference w:id="2827"/>
      </w:r>
    </w:p>
    <w:p w14:paraId="3369CA71" w14:textId="77777777" w:rsidR="00B937FD" w:rsidRPr="00927826" w:rsidRDefault="00B937FD" w:rsidP="007A6E14">
      <w:pPr>
        <w:rPr>
          <w:ins w:id="2936" w:author="Orion" w:date="2011-05-04T19:48:00Z"/>
          <w:rFonts w:cs="Times New Roman"/>
        </w:rPr>
      </w:pPr>
    </w:p>
    <w:p w14:paraId="7C882065" w14:textId="77777777" w:rsidR="00CE1499" w:rsidRDefault="00B937FD" w:rsidP="00B80CD3">
      <w:pPr>
        <w:pStyle w:val="Title"/>
        <w:outlineLvl w:val="0"/>
        <w:rPr>
          <w:rFonts w:cs="Times New Roman"/>
        </w:rPr>
      </w:pPr>
      <w:bookmarkStart w:id="2937" w:name="_Toc296083827"/>
      <w:r>
        <w:rPr>
          <w:rFonts w:ascii="Times New Roman" w:hAnsi="Times New Roman" w:cs="Times New Roman"/>
        </w:rPr>
        <w:t>Plataforma</w:t>
      </w:r>
      <w:bookmarkEnd w:id="2937"/>
    </w:p>
    <w:p w14:paraId="38124BEB" w14:textId="41C059BD" w:rsidR="00ED0467" w:rsidRDefault="00F14C11" w:rsidP="00B80CD3">
      <w:pPr>
        <w:spacing w:before="120"/>
        <w:jc w:val="both"/>
      </w:pPr>
      <w:r>
        <w:t>Dada la aproximación MDE y ABM adoptada, el trabajo propuesto tiene como elemento clave los modelos bas</w:t>
      </w:r>
      <w:r w:rsidR="00ED0467">
        <w:t>ados en agentes de estos sistemas. A partir de estas especificaciones se genera la simulación en sí, cuyo diseño se basa en una arquitectura</w:t>
      </w:r>
      <w:r w:rsidR="003D1DFD">
        <w:t xml:space="preserve"> </w:t>
      </w:r>
      <w:ins w:id="2938" w:author="Orion" w:date="2011-06-10T12:22:00Z">
        <w:r w:rsidR="003D1DFD">
          <w:t>Modelo-Vista-Controlador (</w:t>
        </w:r>
        <w:r w:rsidR="003D1DFD" w:rsidRPr="00440F66">
          <w:t>MVC</w:t>
        </w:r>
        <w:r w:rsidR="003D1DFD">
          <w:t xml:space="preserve">, </w:t>
        </w:r>
        <w:proofErr w:type="spellStart"/>
        <w:r w:rsidR="003D1DFD" w:rsidRPr="00090943">
          <w:t>Model</w:t>
        </w:r>
        <w:proofErr w:type="spellEnd"/>
        <w:r w:rsidR="003D1DFD" w:rsidRPr="00090943">
          <w:t>–</w:t>
        </w:r>
        <w:proofErr w:type="spellStart"/>
        <w:r w:rsidR="003D1DFD" w:rsidRPr="00090943">
          <w:t>view</w:t>
        </w:r>
        <w:proofErr w:type="spellEnd"/>
        <w:r w:rsidR="003D1DFD" w:rsidRPr="00090943">
          <w:t>–</w:t>
        </w:r>
        <w:proofErr w:type="spellStart"/>
        <w:r w:rsidR="003D1DFD" w:rsidRPr="00090943">
          <w:t>controller</w:t>
        </w:r>
        <w:proofErr w:type="spellEnd"/>
        <w:r w:rsidR="003D1DFD">
          <w:t>)</w:t>
        </w:r>
      </w:ins>
      <w:customXmlInsRangeStart w:id="2939" w:author="Orion" w:date="2011-06-10T12:22:00Z"/>
      <w:sdt>
        <w:sdtPr>
          <w:id w:val="-1454016864"/>
          <w:citation/>
        </w:sdtPr>
        <w:sdtContent>
          <w:customXmlInsRangeEnd w:id="2939"/>
          <w:ins w:id="2940" w:author="Orion" w:date="2011-06-10T12:22:00Z">
            <w:r w:rsidR="003D1DFD">
              <w:fldChar w:fldCharType="begin"/>
            </w:r>
            <w:r w:rsidR="003D1DFD">
              <w:instrText xml:space="preserve"> CITATION TMH \l 3082 </w:instrText>
            </w:r>
            <w:r w:rsidR="003D1DFD">
              <w:fldChar w:fldCharType="separate"/>
            </w:r>
          </w:ins>
          <w:r w:rsidR="00C1157B">
            <w:rPr>
              <w:noProof/>
            </w:rPr>
            <w:t xml:space="preserve"> (50)</w:t>
          </w:r>
          <w:ins w:id="2941" w:author="Orion" w:date="2011-06-10T12:22:00Z">
            <w:r w:rsidR="003D1DFD">
              <w:fldChar w:fldCharType="end"/>
            </w:r>
          </w:ins>
          <w:customXmlInsRangeStart w:id="2942" w:author="Orion" w:date="2011-06-10T12:22:00Z"/>
        </w:sdtContent>
      </w:sdt>
      <w:customXmlInsRangeEnd w:id="2942"/>
      <w:ins w:id="2943" w:author="IO" w:date="2011-06-09T18:26:00Z">
        <w:r w:rsidR="00ED0467">
          <w:t xml:space="preserve"> </w:t>
        </w:r>
      </w:ins>
      <w:r w:rsidR="00ED0467">
        <w:t>de tres capas: lógica, directamente relacionada con los anteriores modelos; visualización, dependiente de la plataforma de destino; controlador, que sincroniza a los anteriores. Las siguientes secciones detallan estos componentes.</w:t>
      </w:r>
    </w:p>
    <w:p w14:paraId="208F2397" w14:textId="3E377B2A" w:rsidR="00175D94" w:rsidRPr="00440F66" w:rsidRDefault="00E8071A" w:rsidP="00F7325E">
      <w:pPr>
        <w:spacing w:before="120"/>
        <w:jc w:val="both"/>
      </w:pPr>
      <w:r>
        <w:t>En esta sección se presenta</w:t>
      </w:r>
      <w:r w:rsidR="008707D8">
        <w:t>n</w:t>
      </w:r>
      <w:r>
        <w:t xml:space="preserve"> los distintos diagramas del modelo diseñado en el IDK</w:t>
      </w:r>
      <w:r w:rsidR="008707D8">
        <w:t xml:space="preserve"> y la </w:t>
      </w:r>
      <w:r>
        <w:t xml:space="preserve"> arquitectura del programa global y su interacción con la simulación. </w:t>
      </w:r>
      <w:r w:rsidR="00CF2357">
        <w:t>En primer lugar</w:t>
      </w:r>
      <w:r w:rsidR="00A22736">
        <w:t xml:space="preserve"> indica</w:t>
      </w:r>
      <w:r w:rsidR="00CF2357">
        <w:t>r</w:t>
      </w:r>
      <w:r w:rsidR="00A22736">
        <w:t xml:space="preserve"> que el sistema desarrollado</w:t>
      </w:r>
      <w:r w:rsidR="00A22736" w:rsidRPr="00440F66">
        <w:t xml:space="preserve"> </w:t>
      </w:r>
      <w:r w:rsidR="00A22736">
        <w:t xml:space="preserve">es un </w:t>
      </w:r>
      <w:r w:rsidR="008419B7">
        <w:t>MAS,</w:t>
      </w:r>
      <w:r w:rsidR="00CF1DC9">
        <w:rPr>
          <w:rFonts w:eastAsia="Times New Roman" w:cs="Times New Roman"/>
        </w:rPr>
        <w:t xml:space="preserve"> por lo que los diagramas</w:t>
      </w:r>
      <w:r w:rsidR="008707D8">
        <w:rPr>
          <w:rFonts w:eastAsia="Times New Roman" w:cs="Times New Roman"/>
        </w:rPr>
        <w:t xml:space="preserve"> </w:t>
      </w:r>
      <w:r w:rsidR="00CF1DC9">
        <w:rPr>
          <w:rFonts w:eastAsia="Times New Roman" w:cs="Times New Roman"/>
        </w:rPr>
        <w:t>se centran principalmente en como los agentes realizan las distintas operaciones</w:t>
      </w:r>
      <w:r w:rsidR="00A22736">
        <w:t>.</w:t>
      </w:r>
      <w:r w:rsidR="00CE1B22">
        <w:t xml:space="preserve"> </w:t>
      </w:r>
      <w:r w:rsidR="008707D8">
        <w:t xml:space="preserve">Con la herramienta de IDK se ha generado una especificación donde se pueden ver y modificar todos estos diagramas. En el siguiente apartado de esta sección </w:t>
      </w:r>
      <w:r w:rsidR="0096700B">
        <w:t>se entrará</w:t>
      </w:r>
      <w:r w:rsidR="008707D8">
        <w:t xml:space="preserve"> más en detalle en la especificación y en la explicación de cada uno de los diagramas.</w:t>
      </w:r>
      <w:r w:rsidR="003D1DFD" w:rsidDel="003D1DFD">
        <w:t xml:space="preserve"> </w:t>
      </w:r>
    </w:p>
    <w:p w14:paraId="2E5511A0" w14:textId="77777777" w:rsidR="00A22736" w:rsidRDefault="00A22736" w:rsidP="00B937FD">
      <w:pPr>
        <w:rPr>
          <w:rFonts w:cs="Times New Roman"/>
        </w:rPr>
      </w:pPr>
    </w:p>
    <w:p w14:paraId="109202B1" w14:textId="77777777" w:rsidR="00B937FD" w:rsidRDefault="00B937FD" w:rsidP="00B937FD">
      <w:pPr>
        <w:rPr>
          <w:rFonts w:cs="Times New Roman"/>
        </w:rPr>
      </w:pPr>
    </w:p>
    <w:p w14:paraId="4C7DF26D" w14:textId="77777777" w:rsidR="00B937FD" w:rsidRPr="00650D90" w:rsidRDefault="00B937FD" w:rsidP="00B937FD">
      <w:pPr>
        <w:outlineLvl w:val="1"/>
        <w:rPr>
          <w:rFonts w:cs="Times New Roman"/>
        </w:rPr>
      </w:pPr>
      <w:bookmarkStart w:id="2944" w:name="_Toc296083828"/>
      <w:r>
        <w:rPr>
          <w:rFonts w:cs="Times New Roman"/>
        </w:rPr>
        <w:t>Especificación</w:t>
      </w:r>
      <w:bookmarkEnd w:id="2944"/>
    </w:p>
    <w:p w14:paraId="385BB520" w14:textId="34DDEE92" w:rsidR="00C91DD8" w:rsidRDefault="00C91DD8" w:rsidP="00252D3F">
      <w:pPr>
        <w:keepNext/>
        <w:jc w:val="both"/>
        <w:rPr>
          <w:ins w:id="2945" w:author="Orion" w:date="2011-06-22T18:57:00Z"/>
          <w:rFonts w:cs="Times New Roman"/>
        </w:rPr>
      </w:pPr>
      <w:ins w:id="2946" w:author="Orion" w:date="2011-06-22T18:58:00Z">
        <w:r>
          <w:rPr>
            <w:rFonts w:cs="Times New Roman"/>
          </w:rPr>
          <w:t xml:space="preserve">En esta sección </w:t>
        </w:r>
      </w:ins>
      <w:ins w:id="2947" w:author="Orion" w:date="2011-06-22T18:59:00Z">
        <w:r>
          <w:rPr>
            <w:rFonts w:cs="Times New Roman"/>
          </w:rPr>
          <w:t>se presentarán</w:t>
        </w:r>
      </w:ins>
      <w:ins w:id="2948" w:author="Orion" w:date="2011-06-22T18:58:00Z">
        <w:r>
          <w:rPr>
            <w:rFonts w:cs="Times New Roman"/>
          </w:rPr>
          <w:t xml:space="preserve"> los flujos y diagramas más importantes, </w:t>
        </w:r>
      </w:ins>
      <w:ins w:id="2949" w:author="Orion" w:date="2011-06-22T18:59:00Z">
        <w:r>
          <w:rPr>
            <w:rFonts w:cs="Times New Roman"/>
          </w:rPr>
          <w:t>con el objetivo de que se pueda tener una idea bastante detallada del funcionamiento del sistema</w:t>
        </w:r>
      </w:ins>
      <w:ins w:id="2950" w:author="Orion" w:date="2011-06-22T19:00:00Z">
        <w:r>
          <w:rPr>
            <w:rFonts w:cs="Times New Roman"/>
          </w:rPr>
          <w:t>.</w:t>
        </w:r>
      </w:ins>
      <w:ins w:id="2951" w:author="Orion" w:date="2011-06-22T19:08:00Z">
        <w:r w:rsidR="001C001A">
          <w:rPr>
            <w:rFonts w:cs="Times New Roman"/>
          </w:rPr>
          <w:t xml:space="preserve"> </w:t>
        </w:r>
      </w:ins>
    </w:p>
    <w:p w14:paraId="022CD457" w14:textId="77777777" w:rsidR="00C91DD8" w:rsidRDefault="00C91DD8" w:rsidP="00C91DD8">
      <w:pPr>
        <w:jc w:val="both"/>
        <w:rPr>
          <w:ins w:id="2952" w:author="Orion" w:date="2011-06-22T18:57:00Z"/>
          <w:rFonts w:cs="Times New Roman"/>
        </w:rPr>
      </w:pPr>
    </w:p>
    <w:p w14:paraId="0CDACA9A" w14:textId="3E5FA9A8" w:rsidR="00C91DD8" w:rsidRPr="002C65B4" w:rsidRDefault="00C91DD8" w:rsidP="00C91DD8">
      <w:pPr>
        <w:rPr>
          <w:ins w:id="2953" w:author="Orion" w:date="2011-06-22T18:57:00Z"/>
        </w:rPr>
      </w:pPr>
      <w:ins w:id="2954" w:author="Orion" w:date="2011-06-22T19:00:00Z">
        <w:r>
          <w:rPr/>
          <w:t>Casos de uso</w:t>
        </w:r>
      </w:ins>
    </w:p>
    <w:p w14:paraId="16CA2D4C" w14:textId="5E8A98C6" w:rsidR="00FF1E18" w:rsidRDefault="00B70619" w:rsidP="00252D3F">
      <w:pPr>
        <w:keepNext/>
        <w:jc w:val="both"/>
        <w:rPr>
          <w:rFonts w:cs="Times New Roman"/>
        </w:rPr>
      </w:pPr>
      <w:r>
        <w:rPr>
          <w:rFonts w:cs="Times New Roman"/>
        </w:rPr>
        <w:t xml:space="preserve">En primer lugar </w:t>
      </w:r>
      <w:del w:id="2955" w:author="Orion" w:date="2011-06-22T19:07:00Z">
        <w:r w:rsidR="007F1F70" w:rsidDel="008D48D8">
          <w:rPr>
            <w:rFonts w:cs="Times New Roman"/>
          </w:rPr>
          <w:delText xml:space="preserve">vamos </w:delText>
        </w:r>
      </w:del>
      <w:ins w:id="2956" w:author="Orion" w:date="2011-06-22T19:07:00Z">
        <w:r w:rsidR="008D48D8">
          <w:rPr>
            <w:rFonts w:cs="Times New Roman"/>
          </w:rPr>
          <w:t xml:space="preserve">se van </w:t>
        </w:r>
      </w:ins>
      <w:r w:rsidR="007F1F70">
        <w:rPr>
          <w:rFonts w:cs="Times New Roman"/>
        </w:rPr>
        <w:t xml:space="preserve">a presentar los casos de uso principales para el agente piloto, que es el agente principal de este estudio. Como </w:t>
      </w:r>
      <w:r w:rsidR="00AB052D">
        <w:rPr>
          <w:rFonts w:cs="Times New Roman"/>
        </w:rPr>
        <w:t>se puede</w:t>
      </w:r>
      <w:r w:rsidR="007F1F70">
        <w:rPr>
          <w:rFonts w:cs="Times New Roman"/>
        </w:rPr>
        <w:t xml:space="preserve"> observar</w:t>
      </w:r>
      <w:r w:rsidR="00BC701B">
        <w:rPr>
          <w:rFonts w:cs="Times New Roman"/>
        </w:rPr>
        <w:t xml:space="preserve"> en la </w:t>
      </w:r>
      <w:r w:rsidR="00BC701B">
        <w:rPr>
          <w:rFonts w:cs="Times New Roman"/>
        </w:rPr>
        <w:fldChar w:fldCharType="begin"/>
      </w:r>
      <w:r w:rsidR="00BC701B">
        <w:rPr>
          <w:rFonts w:cs="Times New Roman"/>
        </w:rPr>
        <w:instrText xml:space="preserve"> REF _Ref292833383 \h </w:instrText>
      </w:r>
      <w:r w:rsidR="00AB052D">
        <w:rPr>
          <w:rFonts w:cs="Times New Roman"/>
        </w:rPr>
        <w:instrText xml:space="preserve"> \* MERGEFORMAT </w:instrText>
      </w:r>
      <w:r w:rsidR="00BC701B">
        <w:rPr>
          <w:rFonts w:cs="Times New Roman"/>
        </w:rPr>
      </w:r>
      <w:r w:rsidR="00BC701B">
        <w:rPr>
          <w:rFonts w:cs="Times New Roman"/>
        </w:rPr>
        <w:fldChar w:fldCharType="separate"/>
      </w:r>
      <w:r w:rsidR="00A74327">
        <w:t xml:space="preserve">Figura </w:t>
      </w:r>
      <w:r w:rsidR="00A74327">
        <w:rPr>
          <w:noProof/>
        </w:rPr>
        <w:t>1</w:t>
      </w:r>
      <w:r w:rsidR="00BC701B">
        <w:rPr>
          <w:rFonts w:cs="Times New Roman"/>
        </w:rPr>
        <w:fldChar w:fldCharType="end"/>
      </w:r>
      <w:r w:rsidR="00266A4F">
        <w:t>,</w:t>
      </w:r>
      <w:r w:rsidR="003F0E57">
        <w:t xml:space="preserve"> el objetivo principal del piloto será llegar al destino sin sufrir ningún incidente grave, es decir, que la </w:t>
      </w:r>
      <w:r w:rsidR="003F0E57">
        <w:rPr>
          <w:rFonts w:cs="Times New Roman"/>
        </w:rPr>
        <w:t>tripulación llegue al destino sana y salvo</w:t>
      </w:r>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participará en tres casos de uso principales, que se corresponden con tres partes claramente diferenciadas del vuelo.</w:t>
      </w:r>
      <w:r w:rsidR="007F1F70">
        <w:rPr>
          <w:rFonts w:cs="Times New Roman"/>
        </w:rPr>
        <w:t xml:space="preserve"> </w:t>
      </w:r>
      <w:r w:rsidR="00FF1E18">
        <w:rPr>
          <w:rFonts w:cs="Times New Roman"/>
        </w:rPr>
        <w:t>Dichos casos de uso serán:</w:t>
      </w:r>
    </w:p>
    <w:p w14:paraId="65386D16" w14:textId="67668F5D" w:rsidR="00FF1E18" w:rsidRDefault="00FF1E18" w:rsidP="00252D3F">
      <w:pPr>
        <w:pStyle w:val="ListParagraph"/>
        <w:keepNext/>
        <w:numPr>
          <w:ilvl w:val="0"/>
          <w:numId w:val="25"/>
        </w:numPr>
        <w:jc w:val="both"/>
        <w:rPr>
          <w:rFonts w:cs="Times New Roman"/>
        </w:rPr>
      </w:pPr>
      <w:r>
        <w:rPr>
          <w:rFonts w:cs="Times New Roman"/>
        </w:rPr>
        <w:t>El despegue del avión.</w:t>
      </w:r>
      <w:r w:rsidR="00E24403">
        <w:rPr>
          <w:rFonts w:cs="Times New Roman"/>
        </w:rPr>
        <w:t xml:space="preserve"> Donde se englobar</w:t>
      </w:r>
      <w:r w:rsidR="00ED0467">
        <w:rPr>
          <w:rFonts w:cs="Times New Roman"/>
        </w:rPr>
        <w:t>á</w:t>
      </w:r>
      <w:r w:rsidR="00E24403">
        <w:rPr>
          <w:rFonts w:cs="Times New Roman"/>
        </w:rPr>
        <w:t>n</w:t>
      </w:r>
      <w:del w:id="2957" w:author="Orion" w:date="2011-06-10T21:32:00Z">
        <w:r w:rsidR="00E24403" w:rsidDel="003E54EC">
          <w:rPr>
            <w:rFonts w:cs="Times New Roman"/>
          </w:rPr>
          <w:delText>englobaran</w:delText>
        </w:r>
      </w:del>
      <w:r w:rsidR="00E24403">
        <w:rPr>
          <w:rFonts w:cs="Times New Roman"/>
        </w:rPr>
        <w:t xml:space="preserve"> todas las tareas previas al arranque del avión y despegue del mismo. En esta apartado se incluiría, por ejemplo, el suministro de los planes de vuelo a cada piloto.</w:t>
      </w:r>
    </w:p>
    <w:p w14:paraId="40BDD2D6" w14:textId="77777777" w:rsidR="00E24403" w:rsidRDefault="00E24403" w:rsidP="00252D3F">
      <w:pPr>
        <w:pStyle w:val="ListParagraph"/>
        <w:keepNext/>
        <w:numPr>
          <w:ilvl w:val="0"/>
          <w:numId w:val="25"/>
        </w:numPr>
        <w:jc w:val="both"/>
        <w:rPr>
          <w:rFonts w:cs="Times New Roman"/>
        </w:rPr>
      </w:pPr>
      <w:r>
        <w:rPr>
          <w:rFonts w:cs="Times New Roman"/>
        </w:rPr>
        <w:t xml:space="preserve">La interacción con el entorno. Proceso que podría </w:t>
      </w:r>
      <w:r w:rsidR="007F1F70" w:rsidRPr="00FF1E18">
        <w:rPr>
          <w:rFonts w:cs="Times New Roman"/>
        </w:rPr>
        <w:t xml:space="preserve">traducirse como pilotar el avión </w:t>
      </w:r>
      <w:r>
        <w:rPr>
          <w:rFonts w:cs="Times New Roman"/>
        </w:rPr>
        <w:t>durante</w:t>
      </w:r>
      <w:r w:rsidR="007F1F70" w:rsidRPr="00FF1E18">
        <w:rPr>
          <w:rFonts w:cs="Times New Roman"/>
        </w:rPr>
        <w:t xml:space="preserve"> toda la ruta del vuelo, recibiendo señales externas y emitiend</w:t>
      </w:r>
      <w:r>
        <w:rPr>
          <w:rFonts w:cs="Times New Roman"/>
        </w:rPr>
        <w:t>o señales al exterior.</w:t>
      </w:r>
    </w:p>
    <w:p w14:paraId="4D4E4085" w14:textId="77777777" w:rsidR="00FF1E18" w:rsidRDefault="00E24403" w:rsidP="00252D3F">
      <w:pPr>
        <w:pStyle w:val="ListParagraph"/>
        <w:keepNext/>
        <w:numPr>
          <w:ilvl w:val="0"/>
          <w:numId w:val="25"/>
        </w:numPr>
        <w:jc w:val="both"/>
        <w:rPr>
          <w:rFonts w:cs="Times New Roman"/>
        </w:rPr>
      </w:pPr>
      <w:r>
        <w:rPr>
          <w:rFonts w:cs="Times New Roman"/>
        </w:rPr>
        <w:t>El aterrizaje del</w:t>
      </w:r>
      <w:r w:rsidR="007F1F70" w:rsidRPr="00FF1E18">
        <w:rPr>
          <w:rFonts w:cs="Times New Roman"/>
        </w:rPr>
        <w:t xml:space="preserve"> avi</w:t>
      </w:r>
      <w:r>
        <w:rPr>
          <w:rFonts w:cs="Times New Roman"/>
        </w:rPr>
        <w:t xml:space="preserve">ón. Que en este trabajo tan sólo </w:t>
      </w:r>
      <w:r w:rsidR="00F7217F">
        <w:rPr>
          <w:rFonts w:cs="Times New Roman"/>
        </w:rPr>
        <w:t>va a consistir</w:t>
      </w:r>
      <w:r>
        <w:rPr>
          <w:rFonts w:cs="Times New Roman"/>
        </w:rPr>
        <w:t xml:space="preserve"> en parar el avión.</w:t>
      </w:r>
    </w:p>
    <w:p w14:paraId="4E0E13EB" w14:textId="77777777" w:rsidR="00FF1E18" w:rsidRDefault="00FF1E18" w:rsidP="00252D3F">
      <w:pPr>
        <w:pStyle w:val="ListParagraph"/>
        <w:keepNext/>
        <w:ind w:left="780"/>
        <w:jc w:val="both"/>
        <w:rPr>
          <w:rFonts w:cs="Times New Roman"/>
        </w:rPr>
      </w:pPr>
    </w:p>
    <w:p w14:paraId="0D1F03E7" w14:textId="77777777" w:rsidR="00B70619" w:rsidRPr="00FF1E18" w:rsidRDefault="007F1F70">
      <w:pPr>
        <w:keepNext/>
        <w:jc w:val="both"/>
        <w:rPr>
          <w:rFonts w:cs="Times New Roman"/>
        </w:rPr>
        <w:pPrChange w:id="2958" w:author="Orion" w:date="2011-06-22T18:57:00Z">
          <w:pPr>
            <w:keepNext/>
            <w:ind w:left="420"/>
            <w:jc w:val="both"/>
          </w:pPr>
        </w:pPrChange>
      </w:pPr>
      <w:r w:rsidRPr="00FF1E18">
        <w:rPr>
          <w:rFonts w:cs="Times New Roman"/>
        </w:rPr>
        <w:t xml:space="preserve">Como se ha especificado en los requisitos y como se verá a continuación, este </w:t>
      </w:r>
      <w:r w:rsidR="00E24403">
        <w:rPr>
          <w:rFonts w:cs="Times New Roman"/>
        </w:rPr>
        <w:t>trabajo</w:t>
      </w:r>
      <w:r w:rsidRPr="00FF1E18">
        <w:rPr>
          <w:rFonts w:cs="Times New Roman"/>
        </w:rPr>
        <w:t xml:space="preserve"> se ha centrado </w:t>
      </w:r>
      <w:r w:rsidRPr="00FF1E18">
        <w:rPr>
          <w:rFonts w:cs="Times New Roman"/>
        </w:rPr>
        <w:lastRenderedPageBreak/>
        <w:t>principalmente en el</w:t>
      </w:r>
      <w:r w:rsidR="0099015C">
        <w:rPr>
          <w:rFonts w:cs="Times New Roman"/>
        </w:rPr>
        <w:t xml:space="preserve"> estudio del</w:t>
      </w:r>
      <w:r w:rsidRPr="00FF1E18">
        <w:rPr>
          <w:rFonts w:cs="Times New Roman"/>
        </w:rPr>
        <w:t xml:space="preserve"> pilotaje del avión durante la realización del trayecto y las interacciones </w:t>
      </w:r>
      <w:r w:rsidR="003F0E57" w:rsidRPr="00FF1E18">
        <w:rPr>
          <w:rFonts w:cs="Times New Roman"/>
        </w:rPr>
        <w:t xml:space="preserve">de los pilotos </w:t>
      </w:r>
      <w:r w:rsidRPr="00FF1E18">
        <w:rPr>
          <w:rFonts w:cs="Times New Roman"/>
        </w:rPr>
        <w:t>con el exterior que durante</w:t>
      </w:r>
      <w:r w:rsidR="003F0E57" w:rsidRPr="00FF1E18">
        <w:rPr>
          <w:rFonts w:cs="Times New Roman"/>
        </w:rPr>
        <w:t xml:space="preserve"> el vuelo</w:t>
      </w:r>
      <w:r w:rsidRPr="00FF1E18">
        <w:rPr>
          <w:rFonts w:cs="Times New Roman"/>
        </w:rPr>
        <w:t xml:space="preserve"> puedan surgir.</w:t>
      </w:r>
    </w:p>
    <w:p w14:paraId="79E56D1C" w14:textId="77777777" w:rsidR="007F1F70" w:rsidRDefault="007F1F70" w:rsidP="007A6E14">
      <w:pPr>
        <w:rPr>
          <w:rFonts w:cs="Times New Roman"/>
        </w:rPr>
      </w:pPr>
    </w:p>
    <w:p w14:paraId="7197D437" w14:textId="77777777" w:rsidR="007F1F70" w:rsidRDefault="007F1F70" w:rsidP="007A6E14">
      <w:pPr>
        <w:rPr>
          <w:rFonts w:cs="Times New Roman"/>
        </w:rPr>
      </w:pPr>
    </w:p>
    <w:p w14:paraId="68B5245C" w14:textId="4801C979" w:rsidR="00B70619" w:rsidRDefault="00B70619" w:rsidP="007A6E14">
      <w:pPr>
        <w:rPr>
          <w:rFonts w:cs="Times New Roman"/>
        </w:rPr>
      </w:pPr>
    </w:p>
    <w:p w14:paraId="0840CA4C" w14:textId="4954F2BB" w:rsidR="00FE466F" w:rsidRDefault="00C72FAF" w:rsidP="00252D3F">
      <w:pPr>
        <w:pStyle w:val="Caption"/>
        <w:rPr>
          <w:rFonts w:cs="Times New Roman"/>
        </w:rPr>
      </w:pPr>
      <w:bookmarkStart w:id="2959" w:name="_Ref292833383"/>
      <w:bookmarkStart w:id="2960" w:name="_Ref292833218"/>
      <w:bookmarkStart w:id="2961" w:name="_Toc295124195"/>
      <w:bookmarkStart w:id="2962" w:name="_Toc296441829"/>
      <w:r w:rsidRPr="00F329DF">
        <w:rPr>
          <w:rFonts w:cs="Times New Roman"/>
          <w:noProof/>
          <w:lang w:eastAsia="es-ES" w:bidi="ar-SA"/>
        </w:rPr>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496DC9">
        <w:fldChar w:fldCharType="begin"/>
      </w:r>
      <w:r w:rsidR="00496DC9">
        <w:instrText xml:space="preserve"> SEQ Figura \* ARABIC </w:instrText>
      </w:r>
      <w:r w:rsidR="00496DC9">
        <w:fldChar w:fldCharType="separate"/>
      </w:r>
      <w:r w:rsidR="00A86110">
        <w:rPr>
          <w:noProof/>
        </w:rPr>
        <w:t>1</w:t>
      </w:r>
      <w:r w:rsidR="00496DC9">
        <w:rPr>
          <w:noProof/>
        </w:rPr>
        <w:fldChar w:fldCharType="end"/>
      </w:r>
      <w:bookmarkEnd w:id="2959"/>
      <w:r w:rsidR="00FE466F">
        <w:t>:</w:t>
      </w:r>
      <w:r w:rsidR="00266A4F">
        <w:t xml:space="preserve"> </w:t>
      </w:r>
      <w:r w:rsidR="00FE466F">
        <w:t>Casos de Uso</w:t>
      </w:r>
      <w:bookmarkEnd w:id="2960"/>
      <w:bookmarkEnd w:id="2961"/>
      <w:bookmarkEnd w:id="2962"/>
    </w:p>
    <w:p w14:paraId="52F39C85" w14:textId="77777777" w:rsidR="00DF1861" w:rsidRDefault="00DF1861" w:rsidP="00DF1861">
      <w:pPr>
        <w:jc w:val="both"/>
        <w:rPr>
          <w:ins w:id="2963" w:author="Orion" w:date="2011-06-22T19:00:00Z"/>
          <w:rFonts w:cs="Times New Roman"/>
        </w:rPr>
      </w:pPr>
    </w:p>
    <w:p w14:paraId="61CB6521" w14:textId="00099E10" w:rsidR="00DF1861" w:rsidRDefault="00DF1861">
      <w:pPr>
        <w:rPr>
          <w:ins w:id="2964" w:author="Orion" w:date="2011-06-22T19:07:00Z"/>
        </w:rPr>
        <w:pPrChange w:id="2965" w:author="Orion" w:date="2011-06-22T19:01:00Z">
          <w:pPr>
            <w:jc w:val="both"/>
          </w:pPr>
        </w:pPrChange>
      </w:pPr>
      <w:ins w:id="2966" w:author="Orion" w:date="2011-06-22T19:01:00Z">
        <w:r>
          <w:rPr/>
          <w:t>Objetivos principales del sistema</w:t>
        </w:r>
      </w:ins>
    </w:p>
    <w:p w14:paraId="389D762A" w14:textId="77777777" w:rsidR="008329B4" w:rsidRDefault="00174069" w:rsidP="00252D3F">
      <w:pPr>
        <w:jc w:val="both"/>
        <w:rPr>
          <w:rFonts w:cs="Times New Roman"/>
        </w:rPr>
      </w:pPr>
      <w:r>
        <w:t>La participación del piloto en los caso de uso anteriores viene dirigida por su persecución de varios objetivos</w:t>
      </w:r>
      <w:r>
        <w:rPr>
          <w:rFonts w:cs="Times New Roman"/>
        </w:rPr>
        <w:t xml:space="preserve"> </w:t>
      </w:r>
      <w:r w:rsidR="00AB052D">
        <w:rPr>
          <w:rFonts w:cs="Times New Roman"/>
        </w:rPr>
        <w:t xml:space="preserve">De este modo en la </w:t>
      </w:r>
      <w:r w:rsidR="00AB052D">
        <w:rPr>
          <w:rFonts w:cs="Times New Roman"/>
        </w:rPr>
        <w:fldChar w:fldCharType="begin"/>
      </w:r>
      <w:r w:rsidR="00AB052D">
        <w:rPr>
          <w:rFonts w:cs="Times New Roman"/>
        </w:rPr>
        <w:instrText xml:space="preserve"> REF _Ref292833412 \h  \* MERGEFORMAT </w:instrText>
      </w:r>
      <w:r w:rsidR="00AB052D">
        <w:rPr>
          <w:rFonts w:cs="Times New Roman"/>
        </w:rPr>
      </w:r>
      <w:r w:rsidR="00AB052D">
        <w:rPr>
          <w:rFonts w:cs="Times New Roman"/>
        </w:rPr>
        <w:fldChar w:fldCharType="separate"/>
      </w:r>
      <w:r w:rsidR="00A74327">
        <w:t xml:space="preserve">Figura </w:t>
      </w:r>
      <w:r w:rsidR="00A74327">
        <w:rPr>
          <w:noProof/>
        </w:rPr>
        <w:t>2</w:t>
      </w:r>
      <w:r w:rsidR="00AB052D">
        <w:rPr>
          <w:rFonts w:cs="Times New Roman"/>
        </w:rPr>
        <w:fldChar w:fldCharType="end"/>
      </w:r>
      <w:r w:rsidR="00AB052D">
        <w:rPr>
          <w:rFonts w:cs="Times New Roman"/>
        </w:rPr>
        <w:t xml:space="preserve"> se puede ver que lo primero que un piloto tendría que hacer antes de poder satisfacer el objetivo “</w:t>
      </w:r>
      <w:proofErr w:type="spellStart"/>
      <w:r w:rsidR="00AB052D">
        <w:rPr>
          <w:rFonts w:cs="Times New Roman"/>
        </w:rPr>
        <w:t>Arrive</w:t>
      </w:r>
      <w:proofErr w:type="spellEnd"/>
      <w:r w:rsidR="00AB052D">
        <w:rPr>
          <w:rFonts w:cs="Times New Roman"/>
        </w:rPr>
        <w:t xml:space="preserve"> </w:t>
      </w:r>
      <w:proofErr w:type="spellStart"/>
      <w:r w:rsidR="00AB052D">
        <w:rPr>
          <w:rFonts w:cs="Times New Roman"/>
        </w:rPr>
        <w:t>Safe</w:t>
      </w:r>
      <w:proofErr w:type="spellEnd"/>
      <w:r w:rsidR="00AB052D">
        <w:rPr>
          <w:rFonts w:cs="Times New Roman"/>
        </w:rPr>
        <w:t xml:space="preserve"> And </w:t>
      </w:r>
      <w:proofErr w:type="spellStart"/>
      <w:r w:rsidR="00AB052D">
        <w:rPr>
          <w:rFonts w:cs="Times New Roman"/>
        </w:rPr>
        <w:t>Sound</w:t>
      </w:r>
      <w:proofErr w:type="spellEnd"/>
      <w:r w:rsidR="00AB052D">
        <w:rPr>
          <w:rFonts w:cs="Times New Roman"/>
        </w:rPr>
        <w:t>” es obtener el plan de vuelo (</w:t>
      </w:r>
      <w:r w:rsidR="00055AC8">
        <w:rPr>
          <w:rFonts w:cs="Times New Roman"/>
        </w:rPr>
        <w:t>“</w:t>
      </w:r>
      <w:r w:rsidR="00AB052D">
        <w:rPr>
          <w:rFonts w:cs="Times New Roman"/>
        </w:rPr>
        <w:t xml:space="preserve">Flight Plan </w:t>
      </w:r>
      <w:proofErr w:type="spellStart"/>
      <w:r w:rsidR="00AB052D">
        <w:rPr>
          <w:rFonts w:cs="Times New Roman"/>
        </w:rPr>
        <w:t>Take</w:t>
      </w:r>
      <w:proofErr w:type="spellEnd"/>
      <w:r w:rsidR="00055AC8">
        <w:rPr>
          <w:rFonts w:cs="Times New Roman"/>
        </w:rPr>
        <w:t>”</w:t>
      </w:r>
      <w:r w:rsidR="00AB052D">
        <w:rPr>
          <w:rFonts w:cs="Times New Roman"/>
        </w:rPr>
        <w:t xml:space="preserve">). Esto se </w:t>
      </w:r>
      <w:r w:rsidR="008329B4">
        <w:rPr>
          <w:rFonts w:cs="Times New Roman"/>
        </w:rPr>
        <w:t xml:space="preserve">debe a que ningún piloto (y por consiguiente avión) puede iniciar su vuelo sin que antes la empresa (en nuestro caso será un agente que explicaremos más adelante) haya suministrado un plan de vuelo a </w:t>
      </w:r>
      <w:r w:rsidR="00373FD0">
        <w:rPr>
          <w:rFonts w:cs="Times New Roman"/>
        </w:rPr>
        <w:t>este</w:t>
      </w:r>
      <w:r w:rsidR="008329B4">
        <w:rPr>
          <w:rFonts w:cs="Times New Roman"/>
        </w:rPr>
        <w:t xml:space="preserve"> piloto.</w:t>
      </w:r>
      <w:r w:rsidR="00265261">
        <w:rPr>
          <w:rFonts w:cs="Times New Roman"/>
        </w:rPr>
        <w:t xml:space="preserve"> Una vez que el piloto dispone de su plan de vuelo su </w:t>
      </w:r>
      <w:r w:rsidR="0024346B">
        <w:rPr>
          <w:rFonts w:cs="Times New Roman"/>
        </w:rPr>
        <w:t xml:space="preserve">próximo objetivo sería llegar al destino, siempre y cuando </w:t>
      </w:r>
      <w:r w:rsidR="00A743A2">
        <w:rPr>
          <w:rFonts w:cs="Times New Roman"/>
        </w:rPr>
        <w:t>se eviten las colisiones con otros aviones y los conflictos que se puedan tener con obstáculos</w:t>
      </w:r>
      <w:r w:rsidR="001E41E1">
        <w:rPr>
          <w:rFonts w:cs="Times New Roman"/>
        </w:rPr>
        <w:t xml:space="preserve"> que se interpongan en la trayectoria de avión,</w:t>
      </w:r>
      <w:r w:rsidR="00A743A2">
        <w:rPr>
          <w:rFonts w:cs="Times New Roman"/>
        </w:rPr>
        <w:t xml:space="preserve"> </w:t>
      </w:r>
      <w:r w:rsidR="009D5088">
        <w:rPr>
          <w:rFonts w:cs="Times New Roman"/>
        </w:rPr>
        <w:t>como podrían</w:t>
      </w:r>
      <w:r w:rsidR="00A743A2">
        <w:rPr>
          <w:rFonts w:cs="Times New Roman"/>
        </w:rPr>
        <w:t xml:space="preserve"> ser montañas</w:t>
      </w:r>
      <w:r w:rsidR="0049076F">
        <w:rPr>
          <w:rFonts w:cs="Times New Roman"/>
        </w:rPr>
        <w:t xml:space="preserve"> elevadas o</w:t>
      </w:r>
      <w:r w:rsidR="00A743A2">
        <w:rPr>
          <w:rFonts w:cs="Times New Roman"/>
        </w:rPr>
        <w:t xml:space="preserve"> zonas restringidas. Esto último se ve representado en el diagrama por los objetivos “</w:t>
      </w:r>
      <w:proofErr w:type="spellStart"/>
      <w:r w:rsidR="00A743A2">
        <w:rPr>
          <w:rFonts w:cs="Times New Roman"/>
        </w:rPr>
        <w:t>Collision</w:t>
      </w:r>
      <w:proofErr w:type="spellEnd"/>
      <w:r w:rsidR="00A743A2">
        <w:rPr>
          <w:rFonts w:cs="Times New Roman"/>
        </w:rPr>
        <w:t xml:space="preserve"> </w:t>
      </w:r>
      <w:proofErr w:type="spellStart"/>
      <w:r w:rsidR="00A743A2">
        <w:rPr>
          <w:rFonts w:cs="Times New Roman"/>
        </w:rPr>
        <w:t>Avoided</w:t>
      </w:r>
      <w:proofErr w:type="spellEnd"/>
      <w:r w:rsidR="00A743A2">
        <w:rPr>
          <w:rFonts w:cs="Times New Roman"/>
        </w:rPr>
        <w:t>” y “</w:t>
      </w:r>
      <w:proofErr w:type="spellStart"/>
      <w:r w:rsidR="00A743A2">
        <w:rPr>
          <w:rFonts w:cs="Times New Roman"/>
        </w:rPr>
        <w:t>Conflict</w:t>
      </w:r>
      <w:proofErr w:type="spellEnd"/>
      <w:r w:rsidR="00A743A2">
        <w:rPr>
          <w:rFonts w:cs="Times New Roman"/>
        </w:rPr>
        <w:t xml:space="preserve"> </w:t>
      </w:r>
      <w:proofErr w:type="spellStart"/>
      <w:r w:rsidR="00A743A2">
        <w:rPr>
          <w:rFonts w:cs="Times New Roman"/>
        </w:rPr>
        <w:t>Flag</w:t>
      </w:r>
      <w:proofErr w:type="spellEnd"/>
      <w:r w:rsidR="00A743A2">
        <w:rPr>
          <w:rFonts w:cs="Times New Roman"/>
        </w:rPr>
        <w:t xml:space="preserve"> </w:t>
      </w:r>
      <w:proofErr w:type="spellStart"/>
      <w:r w:rsidR="00A743A2">
        <w:rPr>
          <w:rFonts w:cs="Times New Roman"/>
        </w:rPr>
        <w:t>Generated</w:t>
      </w:r>
      <w:proofErr w:type="spellEnd"/>
      <w:r w:rsidR="00A743A2">
        <w:rPr>
          <w:rFonts w:cs="Times New Roman"/>
        </w:rPr>
        <w:t>”</w:t>
      </w:r>
      <w:r w:rsidR="001E41E1">
        <w:rPr>
          <w:rFonts w:cs="Times New Roman"/>
        </w:rPr>
        <w:t>, y la satisfacción de estos es prioritaria al de la satisfacción del objetivo de llegar al destino “</w:t>
      </w:r>
      <w:proofErr w:type="spellStart"/>
      <w:r w:rsidR="001E41E1">
        <w:rPr>
          <w:rFonts w:cs="Times New Roman"/>
        </w:rPr>
        <w:t>Arrive</w:t>
      </w:r>
      <w:proofErr w:type="spellEnd"/>
      <w:r w:rsidR="001E41E1">
        <w:rPr>
          <w:rFonts w:cs="Times New Roman"/>
        </w:rPr>
        <w:t xml:space="preserve"> </w:t>
      </w:r>
      <w:proofErr w:type="spellStart"/>
      <w:r w:rsidR="001E41E1">
        <w:rPr>
          <w:rFonts w:cs="Times New Roman"/>
        </w:rPr>
        <w:t>to</w:t>
      </w:r>
      <w:proofErr w:type="spellEnd"/>
      <w:r w:rsidR="001E41E1">
        <w:rPr>
          <w:rFonts w:cs="Times New Roman"/>
        </w:rPr>
        <w:t xml:space="preserve"> </w:t>
      </w:r>
      <w:proofErr w:type="spellStart"/>
      <w:r w:rsidR="001E41E1">
        <w:rPr>
          <w:rFonts w:cs="Times New Roman"/>
        </w:rPr>
        <w:t>Destination</w:t>
      </w:r>
      <w:proofErr w:type="spellEnd"/>
      <w:r w:rsidR="001E41E1">
        <w:rPr>
          <w:rFonts w:cs="Times New Roman"/>
        </w:rPr>
        <w:t>”</w:t>
      </w:r>
      <w:r w:rsidR="00A743A2">
        <w:rPr>
          <w:rFonts w:cs="Times New Roman"/>
        </w:rPr>
        <w:t>.</w:t>
      </w:r>
      <w:r w:rsidR="0092440F">
        <w:rPr>
          <w:rFonts w:cs="Times New Roman"/>
        </w:rPr>
        <w:t xml:space="preserve">Este </w:t>
      </w:r>
      <w:r w:rsidR="004B01EE">
        <w:rPr>
          <w:rFonts w:cs="Times New Roman"/>
        </w:rPr>
        <w:t xml:space="preserve">último </w:t>
      </w:r>
      <w:r w:rsidR="0092440F">
        <w:rPr>
          <w:rFonts w:cs="Times New Roman"/>
        </w:rPr>
        <w:t xml:space="preserve">objetivo se viene a descomponer </w:t>
      </w:r>
      <w:r w:rsidR="00085086">
        <w:rPr>
          <w:rFonts w:cs="Times New Roman"/>
        </w:rPr>
        <w:t>a  su vez en otro</w:t>
      </w:r>
      <w:r w:rsidR="0092440F">
        <w:rPr>
          <w:rFonts w:cs="Times New Roman"/>
        </w:rPr>
        <w:t xml:space="preserve"> tres </w:t>
      </w:r>
      <w:r w:rsidR="00085086">
        <w:rPr>
          <w:rFonts w:cs="Times New Roman"/>
        </w:rPr>
        <w:t>objetivos</w:t>
      </w:r>
      <w:r w:rsidR="0092440F">
        <w:rPr>
          <w:rFonts w:cs="Times New Roman"/>
        </w:rPr>
        <w:t>.</w:t>
      </w:r>
      <w:r w:rsidR="00085086">
        <w:rPr>
          <w:rFonts w:cs="Times New Roman"/>
        </w:rPr>
        <w:t xml:space="preserve"> Dichos objetivos son:</w:t>
      </w:r>
    </w:p>
    <w:p w14:paraId="0BCAF7B6" w14:textId="77777777" w:rsidR="00431DBD" w:rsidRPr="007D4BE4" w:rsidRDefault="00085086" w:rsidP="00252D3F">
      <w:pPr>
        <w:pStyle w:val="ListParagraph"/>
        <w:numPr>
          <w:ilvl w:val="0"/>
          <w:numId w:val="21"/>
        </w:numPr>
        <w:jc w:val="both"/>
        <w:rPr>
          <w:rFonts w:cs="Times New Roman"/>
        </w:rPr>
      </w:pPr>
      <w:r w:rsidRPr="00491715">
        <w:rPr>
          <w:rFonts w:cs="Times New Roman"/>
        </w:rPr>
        <w:t>Descomponer el plan de vuelo</w:t>
      </w:r>
      <w:r w:rsidR="008F2DDC" w:rsidRPr="00F650C7">
        <w:rPr>
          <w:rFonts w:cs="Times New Roman"/>
        </w:rPr>
        <w:t>,</w:t>
      </w:r>
      <w:r w:rsidRPr="007D4BE4">
        <w:rPr>
          <w:rFonts w:cs="Times New Roman"/>
        </w:rPr>
        <w:t xml:space="preserve"> “Flight Plan </w:t>
      </w:r>
      <w:proofErr w:type="spellStart"/>
      <w:r w:rsidRPr="00055AC8">
        <w:rPr>
          <w:rFonts w:cs="Times New Roman"/>
        </w:rPr>
        <w:t>Descomposed</w:t>
      </w:r>
      <w:proofErr w:type="spellEnd"/>
      <w:r w:rsidRPr="00B61CD5">
        <w:rPr>
          <w:rFonts w:cs="Times New Roman"/>
        </w:rPr>
        <w:t xml:space="preserve">”. Donde </w:t>
      </w:r>
      <w:r w:rsidRPr="009B38D2">
        <w:rPr>
          <w:rFonts w:cs="Times New Roman"/>
        </w:rPr>
        <w:t>el pla</w:t>
      </w:r>
      <w:r w:rsidR="002471D1" w:rsidRPr="004F2769">
        <w:rPr>
          <w:rFonts w:cs="Times New Roman"/>
        </w:rPr>
        <w:t>n</w:t>
      </w:r>
      <w:r w:rsidRPr="003461F7">
        <w:rPr>
          <w:rFonts w:cs="Times New Roman"/>
        </w:rPr>
        <w:t xml:space="preserve"> de vuelo se descompondrá en una serie de tramos</w:t>
      </w:r>
      <w:r w:rsidR="00431DBD" w:rsidRPr="003461F7">
        <w:rPr>
          <w:rFonts w:cs="Times New Roman"/>
        </w:rPr>
        <w:t xml:space="preserve">. </w:t>
      </w:r>
      <w:r w:rsidR="00431DBD">
        <w:rPr>
          <w:rFonts w:cs="Times New Roman"/>
        </w:rPr>
        <w:t>A su vez se puede ver</w:t>
      </w:r>
      <w:r w:rsidR="00431DBD" w:rsidRPr="00491715">
        <w:rPr>
          <w:rFonts w:cs="Times New Roman"/>
        </w:rPr>
        <w:t xml:space="preserve"> que</w:t>
      </w:r>
      <w:r w:rsidR="002E7BDA">
        <w:rPr>
          <w:rFonts w:cs="Times New Roman"/>
        </w:rPr>
        <w:t>,</w:t>
      </w:r>
      <w:r w:rsidR="00431DBD" w:rsidRPr="00491715">
        <w:rPr>
          <w:rFonts w:cs="Times New Roman"/>
        </w:rPr>
        <w:t xml:space="preserve">  una vez se ha descompuesto el plan de vuelo en tramos, el piloto intentará satisfacer el objetivo</w:t>
      </w:r>
      <w:r w:rsidR="002E7BDA">
        <w:rPr>
          <w:rFonts w:cs="Times New Roman"/>
        </w:rPr>
        <w:t xml:space="preserve"> “</w:t>
      </w:r>
      <w:proofErr w:type="spellStart"/>
      <w:r w:rsidR="00D95D96">
        <w:rPr>
          <w:rFonts w:cs="Times New Roman"/>
        </w:rPr>
        <w:t>DecisionsForLe</w:t>
      </w:r>
      <w:r w:rsidR="002E7BDA">
        <w:rPr>
          <w:rFonts w:cs="Times New Roman"/>
        </w:rPr>
        <w:t>gMade</w:t>
      </w:r>
      <w:proofErr w:type="spellEnd"/>
      <w:r w:rsidR="002E7BDA">
        <w:rPr>
          <w:rFonts w:cs="Times New Roman"/>
        </w:rPr>
        <w:t xml:space="preserve">”. Dicho objetivo consistirá en </w:t>
      </w:r>
      <w:r w:rsidR="00431DBD" w:rsidRPr="00491715">
        <w:rPr>
          <w:rFonts w:cs="Times New Roman"/>
        </w:rPr>
        <w:t xml:space="preserve">crear las decisiones pertinentes para </w:t>
      </w:r>
      <w:r w:rsidR="008818A2" w:rsidRPr="00F650C7">
        <w:rPr>
          <w:rFonts w:cs="Times New Roman"/>
        </w:rPr>
        <w:t>completar el tramo.</w:t>
      </w:r>
    </w:p>
    <w:p w14:paraId="048DBB6A" w14:textId="77777777" w:rsidR="00085086" w:rsidRDefault="00085086" w:rsidP="00252D3F">
      <w:pPr>
        <w:pStyle w:val="ListParagraph"/>
        <w:numPr>
          <w:ilvl w:val="0"/>
          <w:numId w:val="21"/>
        </w:numPr>
        <w:jc w:val="both"/>
        <w:rPr>
          <w:rFonts w:cs="Times New Roman"/>
        </w:rPr>
      </w:pPr>
      <w:r>
        <w:rPr>
          <w:rFonts w:cs="Times New Roman"/>
        </w:rPr>
        <w:t>Actualizar la posición del avión</w:t>
      </w:r>
      <w:r w:rsidR="008F2DDC">
        <w:rPr>
          <w:rFonts w:cs="Times New Roman"/>
        </w:rPr>
        <w:t>,</w:t>
      </w:r>
      <w:r>
        <w:rPr>
          <w:rFonts w:cs="Times New Roman"/>
        </w:rPr>
        <w:t xml:space="preserve"> “</w:t>
      </w:r>
      <w:proofErr w:type="spellStart"/>
      <w:r>
        <w:rPr>
          <w:rFonts w:cs="Times New Roman"/>
        </w:rPr>
        <w:t>Plane</w:t>
      </w:r>
      <w:proofErr w:type="spellEnd"/>
      <w:r>
        <w:rPr>
          <w:rFonts w:cs="Times New Roman"/>
        </w:rPr>
        <w:t xml:space="preserve"> Position </w:t>
      </w:r>
      <w:proofErr w:type="spellStart"/>
      <w:r>
        <w:rPr>
          <w:rFonts w:cs="Times New Roman"/>
        </w:rPr>
        <w:t>Updated</w:t>
      </w:r>
      <w:proofErr w:type="spellEnd"/>
      <w:r>
        <w:rPr>
          <w:rFonts w:cs="Times New Roman"/>
        </w:rPr>
        <w:t>”</w:t>
      </w:r>
      <w:r w:rsidR="00DD4556">
        <w:rPr>
          <w:rFonts w:cs="Times New Roman"/>
        </w:rPr>
        <w:t>. Que consistir</w:t>
      </w:r>
      <w:r w:rsidR="00380642">
        <w:rPr>
          <w:rFonts w:cs="Times New Roman"/>
        </w:rPr>
        <w:t>á en una serie</w:t>
      </w:r>
      <w:r w:rsidR="00DD4556">
        <w:rPr>
          <w:rFonts w:cs="Times New Roman"/>
        </w:rPr>
        <w:t xml:space="preserve"> de tareas donde se tendrá en cuenta la velocidad, altura y orientación del avión para calcular la siguiente posición de la aeronave.</w:t>
      </w:r>
    </w:p>
    <w:p w14:paraId="4C5B911F" w14:textId="77777777" w:rsidR="00085086" w:rsidRPr="00491715" w:rsidRDefault="00085086" w:rsidP="00252D3F">
      <w:pPr>
        <w:pStyle w:val="ListParagraph"/>
        <w:numPr>
          <w:ilvl w:val="0"/>
          <w:numId w:val="21"/>
        </w:numPr>
        <w:jc w:val="both"/>
        <w:rPr>
          <w:rFonts w:cs="Times New Roman"/>
        </w:rPr>
      </w:pPr>
      <w:r>
        <w:rPr>
          <w:rFonts w:cs="Times New Roman"/>
        </w:rPr>
        <w:t>Comprobar que se ha llegado al destino</w:t>
      </w:r>
      <w:r w:rsidR="008F2DDC">
        <w:rPr>
          <w:rFonts w:cs="Times New Roman"/>
        </w:rPr>
        <w:t>,</w:t>
      </w:r>
      <w:r>
        <w:rPr>
          <w:rFonts w:cs="Times New Roman"/>
        </w:rPr>
        <w:t xml:space="preserve"> “Flight</w:t>
      </w:r>
      <w:r w:rsidR="000A26F6">
        <w:rPr>
          <w:rFonts w:cs="Times New Roman"/>
        </w:rPr>
        <w:t xml:space="preserve"> </w:t>
      </w:r>
      <w:r>
        <w:rPr>
          <w:rFonts w:cs="Times New Roman"/>
        </w:rPr>
        <w:t xml:space="preserve">Plan </w:t>
      </w:r>
      <w:proofErr w:type="spellStart"/>
      <w:r>
        <w:rPr>
          <w:rFonts w:cs="Times New Roman"/>
        </w:rPr>
        <w:t>Completed</w:t>
      </w:r>
      <w:proofErr w:type="spellEnd"/>
      <w:r>
        <w:rPr>
          <w:rFonts w:cs="Times New Roman"/>
        </w:rPr>
        <w:t>”.</w:t>
      </w:r>
      <w:r w:rsidR="000A26F6">
        <w:rPr>
          <w:rFonts w:cs="Times New Roman"/>
        </w:rPr>
        <w:t xml:space="preserve"> D</w:t>
      </w:r>
      <w:r w:rsidR="00845EFF">
        <w:rPr>
          <w:rFonts w:cs="Times New Roman"/>
        </w:rPr>
        <w:t>onde, cada vez que se complete uno de los tramos del vuelo, se comprobará si ese era el último tramo y se ha llegado ya al destino.</w:t>
      </w:r>
      <w:r w:rsidR="00760B28">
        <w:rPr>
          <w:rFonts w:cs="Times New Roman"/>
        </w:rPr>
        <w:t xml:space="preserve"> Es por ello</w:t>
      </w:r>
      <w:r w:rsidR="00BD0CC8">
        <w:rPr>
          <w:rFonts w:cs="Times New Roman"/>
        </w:rPr>
        <w:t>,</w:t>
      </w:r>
      <w:r w:rsidR="00760B28">
        <w:rPr>
          <w:rFonts w:cs="Times New Roman"/>
        </w:rPr>
        <w:t xml:space="preserve"> por lo que </w:t>
      </w:r>
      <w:r w:rsidR="00BD0CC8">
        <w:rPr>
          <w:rFonts w:cs="Times New Roman"/>
        </w:rPr>
        <w:t xml:space="preserve">este objetivo depende de que se haya cumplido el objetivo de tramo completado “Flight </w:t>
      </w:r>
      <w:proofErr w:type="spellStart"/>
      <w:r w:rsidR="00BD0CC8">
        <w:rPr>
          <w:rFonts w:cs="Times New Roman"/>
        </w:rPr>
        <w:t>Leg</w:t>
      </w:r>
      <w:proofErr w:type="spellEnd"/>
      <w:r w:rsidR="00BD0CC8">
        <w:rPr>
          <w:rFonts w:cs="Times New Roman"/>
        </w:rPr>
        <w:t xml:space="preserve"> </w:t>
      </w:r>
      <w:proofErr w:type="spellStart"/>
      <w:r w:rsidR="00BD0CC8">
        <w:rPr>
          <w:rFonts w:cs="Times New Roman"/>
        </w:rPr>
        <w:t>Completed</w:t>
      </w:r>
      <w:proofErr w:type="spellEnd"/>
      <w:r w:rsidR="00BD0CC8">
        <w:rPr>
          <w:rFonts w:cs="Times New Roman"/>
        </w:rPr>
        <w:t>”.</w:t>
      </w:r>
    </w:p>
    <w:p w14:paraId="6FDB3444" w14:textId="36FDD1D3" w:rsidR="00085086" w:rsidDel="00F10B14" w:rsidRDefault="00085086" w:rsidP="00252D3F">
      <w:pPr>
        <w:jc w:val="both"/>
        <w:rPr>
          <w:del w:id="2967" w:author="Orion" w:date="2011-06-22T19:18:00Z"/>
          <w:rFonts w:cs="Times New Roman"/>
        </w:rPr>
      </w:pPr>
    </w:p>
    <w:p w14:paraId="19EB6BAF" w14:textId="57A62A00" w:rsidR="00F10B14" w:rsidRDefault="008329B4" w:rsidP="00252D3F">
      <w:pPr>
        <w:jc w:val="both"/>
        <w:rPr>
          <w:ins w:id="2968" w:author="Orion" w:date="2011-06-22T19:18:00Z"/>
          <w:rFonts w:cs="Times New Roman"/>
        </w:rPr>
      </w:pPr>
      <w:del w:id="2969" w:author="Orion" w:date="2011-06-22T19:18:00Z">
        <w:r w:rsidDel="00F10B14">
          <w:rPr>
            <w:rFonts w:cs="Times New Roman"/>
          </w:rPr>
          <w:delText xml:space="preserve"> </w:delText>
        </w:r>
      </w:del>
    </w:p>
    <w:p w14:paraId="4BE8A48F" w14:textId="77777777" w:rsidR="00F10B14" w:rsidRDefault="00F10B14" w:rsidP="00252D3F">
      <w:pPr>
        <w:jc w:val="both"/>
        <w:rPr>
          <w:rFonts w:cs="Times New Roman"/>
        </w:rPr>
      </w:pPr>
    </w:p>
    <w:p w14:paraId="2910A40C" w14:textId="77777777" w:rsidR="00F10B14" w:rsidRDefault="00F10B14" w:rsidP="00FD25D2">
      <w:pPr>
        <w:pStyle w:val="Caption"/>
        <w:rPr>
          <w:ins w:id="2970" w:author="Orion" w:date="2011-06-22T19:19:00Z"/>
        </w:rPr>
      </w:pPr>
      <w:bookmarkStart w:id="2971" w:name="_Ref292833412"/>
      <w:bookmarkStart w:id="2972" w:name="_Ref292833348"/>
      <w:bookmarkStart w:id="2973" w:name="_Toc295124196"/>
      <w:bookmarkStart w:id="2974" w:name="_Toc296441830"/>
      <w:r w:rsidRPr="00F329DF">
        <w:rPr>
          <w:rFonts w:cs="Times New Roman"/>
          <w:noProof/>
          <w:lang w:eastAsia="es-ES" w:bidi="ar-SA"/>
        </w:rPr>
        <w:lastRenderedPageBreak/>
        <w:drawing>
          <wp:inline distT="0" distB="0" distL="0" distR="0" wp14:anchorId="4E538EF4" wp14:editId="75250A7F">
            <wp:extent cx="5608800" cy="325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08800" cy="3258000"/>
                    </a:xfrm>
                    <a:prstGeom prst="rect">
                      <a:avLst/>
                    </a:prstGeom>
                  </pic:spPr>
                </pic:pic>
              </a:graphicData>
            </a:graphic>
          </wp:inline>
        </w:drawing>
      </w:r>
    </w:p>
    <w:p w14:paraId="55DA7572" w14:textId="7E722836" w:rsidR="00FD25D2" w:rsidRDefault="00FD25D2" w:rsidP="00FD25D2">
      <w:pPr>
        <w:pStyle w:val="Caption"/>
      </w:pPr>
      <w:r>
        <w:t xml:space="preserve">Figura </w:t>
      </w:r>
      <w:r w:rsidR="00496DC9">
        <w:fldChar w:fldCharType="begin"/>
      </w:r>
      <w:r w:rsidR="00496DC9">
        <w:instrText xml:space="preserve"> SEQ Figura \* ARABIC </w:instrText>
      </w:r>
      <w:r w:rsidR="00496DC9">
        <w:fldChar w:fldCharType="separate"/>
      </w:r>
      <w:r w:rsidR="00A86110">
        <w:rPr>
          <w:noProof/>
        </w:rPr>
        <w:t>2</w:t>
      </w:r>
      <w:r w:rsidR="00496DC9">
        <w:rPr>
          <w:noProof/>
        </w:rPr>
        <w:fldChar w:fldCharType="end"/>
      </w:r>
      <w:bookmarkEnd w:id="2971"/>
      <w:r>
        <w:t>: Diagrama de Objetivos</w:t>
      </w:r>
      <w:bookmarkEnd w:id="2972"/>
      <w:bookmarkEnd w:id="2973"/>
      <w:bookmarkEnd w:id="2974"/>
    </w:p>
    <w:p w14:paraId="1D369AA7" w14:textId="77777777" w:rsidR="00F467D2" w:rsidRDefault="00F467D2" w:rsidP="00F467D2">
      <w:pPr>
        <w:jc w:val="both"/>
        <w:rPr>
          <w:ins w:id="2975" w:author="Orion" w:date="2011-06-22T19:01:00Z"/>
          <w:rFonts w:cs="Times New Roman"/>
        </w:rPr>
      </w:pPr>
    </w:p>
    <w:p w14:paraId="04ADDE52" w14:textId="606D89B4" w:rsidR="00F467D2" w:rsidRPr="00F467D2" w:rsidRDefault="00F467D2">
      <w:pPr>
        <w:rPr>
          <w:ins w:id="2976" w:author="Orion" w:date="2011-06-22T19:01:00Z"/>
          <w:rFonts w:asciiTheme="majorHAnsi" w:eastAsiaTheme="majorEastAsia" w:hAnsiTheme="majorHAnsi"/>
          <w:i/>
          <w:color w:val="4F81BD" w:themeColor="accent1"/>
          <w:spacing w:val="15"/>
          <w:szCs w:val="21"/>
          <w:u w:val="single"/>
          <w:rPrChange w:id="2977" w:author="Orion" w:date="2011-06-22T19:01:00Z">
            <w:rPr>
              <w:ins w:id="2978" w:author="Orion" w:date="2011-06-22T19:01:00Z"/>
              <w:rFonts w:cs="Times New Roman"/>
              <w:i w:val="0"/>
            </w:rPr>
          </w:rPrChange>
        </w:rPr>
        <w:pPrChange w:id="2979" w:author="Orion" w:date="2011-06-22T19:01:00Z">
          <w:pPr>
            <w:pStyle w:val="Caption"/>
            <w:jc w:val="both"/>
          </w:pPr>
        </w:pPrChange>
      </w:pPr>
      <w:ins w:id="2980" w:author="Orion" w:date="2011-06-22T19:01:00Z">
        <w:r>
          <w:rPr/>
          <w:t>Generación y obtenci</w:t>
        </w:r>
      </w:ins>
      <w:ins w:id="2981" w:author="Orion" w:date="2011-06-22T19:02:00Z">
        <w:r>
          <w:rPr/>
          <w:t>ón del plan de vuelo</w:t>
        </w:r>
      </w:ins>
    </w:p>
    <w:p w14:paraId="38D86E15" w14:textId="5D477389" w:rsidR="00055AC8" w:rsidRDefault="00055AC8" w:rsidP="00252D3F">
      <w:pPr>
        <w:pStyle w:val="Caption"/>
        <w:jc w:val="both"/>
        <w:rPr>
          <w:rFonts w:cs="Times New Roman"/>
          <w:i w:val="0"/>
        </w:rPr>
      </w:pPr>
      <w:r>
        <w:rPr>
          <w:rFonts w:cs="Times New Roman"/>
          <w:i w:val="0"/>
        </w:rPr>
        <w:t xml:space="preserve">En primer lugar, se explicará todos los procesos que se van a llevar a cabo hasta que el piloto pueda satisfacer el objetivo “Flight Plan </w:t>
      </w:r>
      <w:proofErr w:type="spellStart"/>
      <w:r>
        <w:rPr>
          <w:rFonts w:cs="Times New Roman"/>
          <w:i w:val="0"/>
        </w:rPr>
        <w:t>Taken</w:t>
      </w:r>
      <w:proofErr w:type="spellEnd"/>
      <w:r>
        <w:rPr>
          <w:rFonts w:cs="Times New Roman"/>
          <w:i w:val="0"/>
        </w:rPr>
        <w:t xml:space="preserve">”. Para ello se ha de explicar que, como se </w:t>
      </w:r>
      <w:r w:rsidR="00AD4DE1">
        <w:rPr>
          <w:rFonts w:cs="Times New Roman"/>
          <w:i w:val="0"/>
        </w:rPr>
        <w:t>introdujo en los requisitos, habrá</w:t>
      </w:r>
      <w:r>
        <w:rPr>
          <w:rFonts w:cs="Times New Roman"/>
          <w:i w:val="0"/>
        </w:rPr>
        <w:t xml:space="preserve"> un agente encargado de suministrar los planes de vuelo a cada uno de los pilotos. Este agente se denominará</w:t>
      </w:r>
      <w:r w:rsidR="00AD4DE1">
        <w:rPr>
          <w:rFonts w:cs="Times New Roman"/>
          <w:i w:val="0"/>
        </w:rPr>
        <w:t xml:space="preserve"> “</w:t>
      </w:r>
      <w:proofErr w:type="spellStart"/>
      <w:r w:rsidR="00AD4DE1">
        <w:rPr>
          <w:rFonts w:cs="Times New Roman"/>
          <w:i w:val="0"/>
        </w:rPr>
        <w:t>FlightPlanner</w:t>
      </w:r>
      <w:proofErr w:type="spellEnd"/>
      <w:r w:rsidR="00AD4DE1">
        <w:rPr>
          <w:rFonts w:cs="Times New Roman"/>
          <w:i w:val="0"/>
        </w:rPr>
        <w:t xml:space="preserve">” y, como se muestra en la </w:t>
      </w:r>
      <w:r w:rsidR="00AD4DE1">
        <w:rPr>
          <w:rFonts w:cs="Times New Roman"/>
          <w:i w:val="0"/>
        </w:rPr>
        <w:fldChar w:fldCharType="begin"/>
      </w:r>
      <w:r w:rsidR="00AD4DE1">
        <w:rPr>
          <w:rFonts w:cs="Times New Roman"/>
          <w:i w:val="0"/>
        </w:rPr>
        <w:instrText xml:space="preserve"> REF _Ref294472009 \h </w:instrText>
      </w:r>
      <w:r w:rsidR="00AD4DE1">
        <w:rPr>
          <w:rFonts w:cs="Times New Roman"/>
          <w:i w:val="0"/>
        </w:rPr>
      </w:r>
      <w:r w:rsidR="00AD4DE1">
        <w:rPr>
          <w:rFonts w:cs="Times New Roman"/>
          <w:i w:val="0"/>
        </w:rPr>
        <w:fldChar w:fldCharType="separate"/>
      </w:r>
      <w:r w:rsidR="00AD4DE1">
        <w:t xml:space="preserve">Figura </w:t>
      </w:r>
      <w:r w:rsidR="00AD4DE1">
        <w:rPr>
          <w:noProof/>
        </w:rPr>
        <w:t>3</w:t>
      </w:r>
      <w:r w:rsidR="00AD4DE1">
        <w:rPr>
          <w:rFonts w:cs="Times New Roman"/>
          <w:i w:val="0"/>
        </w:rPr>
        <w:fldChar w:fldCharType="end"/>
      </w:r>
      <w:r w:rsidR="00AD4DE1">
        <w:rPr>
          <w:rFonts w:cs="Times New Roman"/>
          <w:i w:val="0"/>
        </w:rPr>
        <w:t>, inicialmente tendrá en su estado mental crear los planes de vuelo.</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29175" cy="628650"/>
                    </a:xfrm>
                    <a:prstGeom prst="rect">
                      <a:avLst/>
                    </a:prstGeom>
                  </pic:spPr>
                </pic:pic>
              </a:graphicData>
            </a:graphic>
          </wp:inline>
        </w:drawing>
      </w:r>
    </w:p>
    <w:p w14:paraId="4A29AE14" w14:textId="77777777" w:rsidR="00055AC8" w:rsidRDefault="00AD4DE1" w:rsidP="00B61CD5">
      <w:pPr>
        <w:pStyle w:val="Caption"/>
        <w:rPr>
          <w:rFonts w:cs="Times New Roman"/>
          <w:i w:val="0"/>
        </w:rPr>
      </w:pPr>
      <w:bookmarkStart w:id="2982" w:name="_Ref294472009"/>
      <w:bookmarkStart w:id="2983" w:name="_Toc295124197"/>
      <w:bookmarkStart w:id="2984" w:name="_Toc296441831"/>
      <w:r>
        <w:t xml:space="preserve">Figura </w:t>
      </w:r>
      <w:r w:rsidR="00496DC9">
        <w:fldChar w:fldCharType="begin"/>
      </w:r>
      <w:r w:rsidR="00496DC9">
        <w:instrText xml:space="preserve"> SEQ Figura \* ARABIC </w:instrText>
      </w:r>
      <w:r w:rsidR="00496DC9">
        <w:fldChar w:fldCharType="separate"/>
      </w:r>
      <w:r w:rsidR="00A86110">
        <w:rPr>
          <w:noProof/>
        </w:rPr>
        <w:t>3</w:t>
      </w:r>
      <w:r w:rsidR="00496DC9">
        <w:rPr>
          <w:noProof/>
        </w:rPr>
        <w:fldChar w:fldCharType="end"/>
      </w:r>
      <w:bookmarkEnd w:id="2982"/>
      <w:r>
        <w:t>: Estado Mental "</w:t>
      </w:r>
      <w:proofErr w:type="spellStart"/>
      <w:r>
        <w:t>FlightPlanner</w:t>
      </w:r>
      <w:proofErr w:type="spellEnd"/>
      <w:r>
        <w:t>"</w:t>
      </w:r>
      <w:bookmarkEnd w:id="2983"/>
      <w:bookmarkEnd w:id="2984"/>
    </w:p>
    <w:p w14:paraId="3C081EFD" w14:textId="42386F64" w:rsidR="004E6D87" w:rsidRDefault="004E6D87" w:rsidP="00252D3F">
      <w:pPr>
        <w:pStyle w:val="Caption"/>
        <w:jc w:val="both"/>
        <w:rPr>
          <w:rFonts w:cs="Times New Roman"/>
          <w:i w:val="0"/>
        </w:rPr>
      </w:pPr>
      <w:r>
        <w:rPr>
          <w:rFonts w:cs="Times New Roman"/>
          <w:i w:val="0"/>
        </w:rPr>
        <w:t>A partir de este hecho</w:t>
      </w:r>
      <w:r w:rsidR="00CA7D37">
        <w:rPr>
          <w:rFonts w:cs="Times New Roman"/>
          <w:i w:val="0"/>
        </w:rPr>
        <w:t xml:space="preserve">, y como se muestra en la </w:t>
      </w:r>
      <w:r w:rsidR="00CA7D37">
        <w:rPr>
          <w:rFonts w:cs="Times New Roman"/>
          <w:i w:val="0"/>
        </w:rPr>
        <w:fldChar w:fldCharType="begin"/>
      </w:r>
      <w:r w:rsidR="00CA7D37">
        <w:rPr>
          <w:rFonts w:cs="Times New Roman"/>
          <w:i w:val="0"/>
        </w:rPr>
        <w:instrText xml:space="preserve"> REF _Ref294472331 \h </w:instrText>
      </w:r>
      <w:r w:rsidR="00CA7D37">
        <w:rPr>
          <w:rFonts w:cs="Times New Roman"/>
          <w:i w:val="0"/>
        </w:rPr>
      </w:r>
      <w:r w:rsidR="00CA7D37">
        <w:rPr>
          <w:rFonts w:cs="Times New Roman"/>
          <w:i w:val="0"/>
        </w:rPr>
        <w:fldChar w:fldCharType="separate"/>
      </w:r>
      <w:r w:rsidR="00CA7D37">
        <w:t xml:space="preserve">Figura </w:t>
      </w:r>
      <w:r w:rsidR="00CA7D37">
        <w:rPr>
          <w:noProof/>
        </w:rPr>
        <w:t>4</w:t>
      </w:r>
      <w:r w:rsidR="00CA7D37">
        <w:rPr>
          <w:rFonts w:cs="Times New Roman"/>
          <w:i w:val="0"/>
        </w:rPr>
        <w:fldChar w:fldCharType="end"/>
      </w:r>
      <w:r w:rsidR="00CA7D37">
        <w:rPr>
          <w:rFonts w:cs="Times New Roman"/>
          <w:i w:val="0"/>
        </w:rPr>
        <w:t xml:space="preserve">, </w:t>
      </w:r>
      <w:r w:rsidR="006675D3">
        <w:rPr>
          <w:rFonts w:cs="Times New Roman"/>
          <w:i w:val="0"/>
        </w:rPr>
        <w:t xml:space="preserve">el agente procederá a crear los planes de vuelo para los distintos pilotos-avión que </w:t>
      </w:r>
      <w:r w:rsidR="00CA7D37">
        <w:rPr>
          <w:rFonts w:cs="Times New Roman"/>
          <w:i w:val="0"/>
        </w:rPr>
        <w:t>existan.</w:t>
      </w:r>
      <w:r w:rsidR="006954C8">
        <w:rPr>
          <w:rFonts w:cs="Times New Roman"/>
          <w:i w:val="0"/>
        </w:rPr>
        <w:t xml:space="preserve"> </w:t>
      </w:r>
      <w:r w:rsidR="005437D7">
        <w:rPr>
          <w:rFonts w:cs="Times New Roman"/>
          <w:i w:val="0"/>
        </w:rPr>
        <w:t>Será dentro de estos</w:t>
      </w:r>
      <w:r w:rsidR="006954C8">
        <w:rPr>
          <w:rFonts w:cs="Times New Roman"/>
          <w:i w:val="0"/>
        </w:rPr>
        <w:t xml:space="preserve"> planes de vuelo</w:t>
      </w:r>
      <w:r w:rsidR="00950A84">
        <w:rPr>
          <w:rFonts w:cs="Times New Roman"/>
          <w:i w:val="0"/>
        </w:rPr>
        <w:t xml:space="preserve"> donde se almacenará</w:t>
      </w:r>
      <w:r w:rsidR="005437D7">
        <w:rPr>
          <w:rFonts w:cs="Times New Roman"/>
          <w:i w:val="0"/>
        </w:rPr>
        <w:t xml:space="preserve"> esta</w:t>
      </w:r>
      <w:r w:rsidR="006954C8">
        <w:rPr>
          <w:rFonts w:cs="Times New Roman"/>
          <w:i w:val="0"/>
        </w:rPr>
        <w:t xml:space="preserve"> información</w:t>
      </w:r>
      <w:r w:rsidR="005437D7">
        <w:rPr>
          <w:rFonts w:cs="Times New Roman"/>
          <w:i w:val="0"/>
        </w:rPr>
        <w:t>, es decir, a que piloto-</w:t>
      </w:r>
      <w:r w:rsidR="006954C8">
        <w:rPr>
          <w:rFonts w:cs="Times New Roman"/>
          <w:i w:val="0"/>
        </w:rPr>
        <w:t xml:space="preserve">avión </w:t>
      </w:r>
      <w:r w:rsidR="005437D7">
        <w:rPr>
          <w:rFonts w:cs="Times New Roman"/>
          <w:i w:val="0"/>
        </w:rPr>
        <w:t>se ha de enviar el mencionado plan de vuelo.</w:t>
      </w:r>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1221105"/>
                    </a:xfrm>
                    <a:prstGeom prst="rect">
                      <a:avLst/>
                    </a:prstGeom>
                  </pic:spPr>
                </pic:pic>
              </a:graphicData>
            </a:graphic>
          </wp:inline>
        </w:drawing>
      </w:r>
    </w:p>
    <w:p w14:paraId="09C408E6" w14:textId="1B8426A9" w:rsidR="006675D3" w:rsidRDefault="006675D3" w:rsidP="00B61CD5">
      <w:pPr>
        <w:pStyle w:val="Caption"/>
        <w:rPr>
          <w:rFonts w:cs="Times New Roman"/>
          <w:i w:val="0"/>
        </w:rPr>
      </w:pPr>
      <w:bookmarkStart w:id="2985" w:name="_Ref294472331"/>
      <w:bookmarkStart w:id="2986" w:name="_Toc295124198"/>
      <w:bookmarkStart w:id="2987" w:name="_Toc296441832"/>
      <w:r>
        <w:t xml:space="preserve">Figura </w:t>
      </w:r>
      <w:r w:rsidR="00496DC9">
        <w:fldChar w:fldCharType="begin"/>
      </w:r>
      <w:r w:rsidR="00496DC9">
        <w:instrText xml:space="preserve"> SEQ Figura \* ARABIC </w:instrText>
      </w:r>
      <w:r w:rsidR="00496DC9">
        <w:fldChar w:fldCharType="separate"/>
      </w:r>
      <w:r w:rsidR="00A86110">
        <w:rPr>
          <w:noProof/>
        </w:rPr>
        <w:t>4</w:t>
      </w:r>
      <w:r w:rsidR="00496DC9">
        <w:rPr>
          <w:noProof/>
        </w:rPr>
        <w:fldChar w:fldCharType="end"/>
      </w:r>
      <w:bookmarkEnd w:id="2985"/>
      <w:r>
        <w:t>: Tarea de Crear</w:t>
      </w:r>
      <w:r w:rsidR="004772D5">
        <w:t xml:space="preserve"> </w:t>
      </w:r>
      <w:r>
        <w:t>Planes de Vuelo</w:t>
      </w:r>
      <w:bookmarkEnd w:id="2986"/>
      <w:bookmarkEnd w:id="2987"/>
    </w:p>
    <w:p w14:paraId="40960A1D" w14:textId="3E1948BA" w:rsidR="00950A84" w:rsidRDefault="00950A84" w:rsidP="00950A84">
      <w:pPr>
        <w:pStyle w:val="Caption"/>
        <w:jc w:val="both"/>
        <w:rPr>
          <w:rFonts w:cs="Times New Roman"/>
          <w:i w:val="0"/>
        </w:rPr>
      </w:pPr>
      <w:r>
        <w:rPr>
          <w:rFonts w:cs="Times New Roman"/>
          <w:i w:val="0"/>
        </w:rPr>
        <w:t xml:space="preserve">De este modo, una vez se tengan todos los planes de vuelo de los pilotos en activo, se procederá al </w:t>
      </w:r>
      <w:r w:rsidR="002944E7">
        <w:rPr>
          <w:rFonts w:cs="Times New Roman"/>
          <w:i w:val="0"/>
        </w:rPr>
        <w:t>envió</w:t>
      </w:r>
      <w:r>
        <w:rPr>
          <w:rFonts w:cs="Times New Roman"/>
          <w:i w:val="0"/>
        </w:rPr>
        <w:t xml:space="preserve"> de cada uno de ellos. Para </w:t>
      </w:r>
      <w:r w:rsidR="002944E7">
        <w:rPr>
          <w:rFonts w:cs="Times New Roman"/>
          <w:i w:val="0"/>
        </w:rPr>
        <w:t>ello</w:t>
      </w:r>
      <w:r>
        <w:rPr>
          <w:rFonts w:cs="Times New Roman"/>
          <w:i w:val="0"/>
        </w:rPr>
        <w:t xml:space="preserve"> se creará una interacción</w:t>
      </w:r>
      <w:r w:rsidR="002944E7">
        <w:rPr>
          <w:rFonts w:cs="Times New Roman"/>
          <w:i w:val="0"/>
        </w:rPr>
        <w:t xml:space="preserve">, como muestra la </w:t>
      </w:r>
      <w:r w:rsidR="002944E7">
        <w:rPr>
          <w:rFonts w:cs="Times New Roman"/>
          <w:i w:val="0"/>
        </w:rPr>
        <w:fldChar w:fldCharType="begin"/>
      </w:r>
      <w:r w:rsidR="002944E7">
        <w:rPr>
          <w:rFonts w:cs="Times New Roman"/>
          <w:i w:val="0"/>
        </w:rPr>
        <w:instrText xml:space="preserve"> REF _Ref294473939 \h </w:instrText>
      </w:r>
      <w:r w:rsidR="002944E7">
        <w:rPr>
          <w:rFonts w:cs="Times New Roman"/>
          <w:i w:val="0"/>
        </w:rPr>
      </w:r>
      <w:r w:rsidR="002944E7">
        <w:rPr>
          <w:rFonts w:cs="Times New Roman"/>
          <w:i w:val="0"/>
        </w:rPr>
        <w:fldChar w:fldCharType="separate"/>
      </w:r>
      <w:r w:rsidR="002944E7">
        <w:t xml:space="preserve">Figura </w:t>
      </w:r>
      <w:r w:rsidR="002944E7">
        <w:rPr>
          <w:noProof/>
        </w:rPr>
        <w:t>5</w:t>
      </w:r>
      <w:r w:rsidR="002944E7">
        <w:rPr>
          <w:rFonts w:cs="Times New Roman"/>
          <w:i w:val="0"/>
        </w:rPr>
        <w:fldChar w:fldCharType="end"/>
      </w:r>
      <w:r w:rsidR="002944E7">
        <w:rPr>
          <w:rFonts w:cs="Times New Roman"/>
          <w:i w:val="0"/>
        </w:rPr>
        <w:t>,</w:t>
      </w:r>
      <w:r>
        <w:rPr>
          <w:rFonts w:cs="Times New Roman"/>
          <w:i w:val="0"/>
        </w:rPr>
        <w:t xml:space="preserve"> donde el “</w:t>
      </w:r>
      <w:proofErr w:type="spellStart"/>
      <w:r>
        <w:rPr>
          <w:rFonts w:cs="Times New Roman"/>
          <w:i w:val="0"/>
        </w:rPr>
        <w:t>FlightPlanner</w:t>
      </w:r>
      <w:proofErr w:type="spellEnd"/>
      <w:r>
        <w:rPr>
          <w:rFonts w:cs="Times New Roman"/>
          <w:i w:val="0"/>
        </w:rPr>
        <w:t>” tomará el rol de iniciador de la comunicación y el piloto será el colaborador de esta. De esta forma el “</w:t>
      </w:r>
      <w:proofErr w:type="spellStart"/>
      <w:r>
        <w:rPr>
          <w:rFonts w:cs="Times New Roman"/>
          <w:i w:val="0"/>
        </w:rPr>
        <w:t>FlightPlanner</w:t>
      </w:r>
      <w:proofErr w:type="spellEnd"/>
      <w:r>
        <w:rPr>
          <w:rFonts w:cs="Times New Roman"/>
          <w:i w:val="0"/>
        </w:rPr>
        <w:t>” pasará el plan de vuelo al piloto encapsulándolo en un campo del hecho denominado “</w:t>
      </w:r>
      <w:proofErr w:type="spellStart"/>
      <w:r>
        <w:rPr>
          <w:rFonts w:cs="Times New Roman"/>
          <w:i w:val="0"/>
        </w:rPr>
        <w:t>PlanAnswer</w:t>
      </w:r>
      <w:proofErr w:type="spellEnd"/>
      <w:r>
        <w:rPr>
          <w:rFonts w:cs="Times New Roman"/>
          <w:i w:val="0"/>
        </w:rPr>
        <w:t>”.</w:t>
      </w:r>
      <w:r w:rsidR="00F1265A">
        <w:rPr>
          <w:rFonts w:cs="Times New Roman"/>
          <w:i w:val="0"/>
        </w:rPr>
        <w:t xml:space="preserve"> El piloto, accediendo a la interacción, consumirá este hecho y </w:t>
      </w:r>
      <w:r w:rsidR="00F1265A">
        <w:rPr>
          <w:rFonts w:cs="Times New Roman"/>
          <w:i w:val="0"/>
        </w:rPr>
        <w:lastRenderedPageBreak/>
        <w:t xml:space="preserve">creará </w:t>
      </w:r>
      <w:r w:rsidR="00FA5BAF">
        <w:rPr>
          <w:rFonts w:cs="Times New Roman"/>
          <w:i w:val="0"/>
        </w:rPr>
        <w:t>dos</w:t>
      </w:r>
      <w:r w:rsidR="00F1265A">
        <w:rPr>
          <w:rFonts w:cs="Times New Roman"/>
          <w:i w:val="0"/>
        </w:rPr>
        <w:t xml:space="preserve"> hechos en su estado mental:</w:t>
      </w:r>
    </w:p>
    <w:p w14:paraId="570EDAF7" w14:textId="77777777" w:rsidR="00F1265A" w:rsidRDefault="00F1265A" w:rsidP="00252D3F">
      <w:pPr>
        <w:pStyle w:val="Caption"/>
        <w:numPr>
          <w:ilvl w:val="0"/>
          <w:numId w:val="24"/>
        </w:numPr>
        <w:jc w:val="both"/>
        <w:rPr>
          <w:rFonts w:cs="Times New Roman"/>
          <w:i w:val="0"/>
        </w:rPr>
      </w:pPr>
      <w:r>
        <w:rPr>
          <w:rFonts w:cs="Times New Roman"/>
          <w:i w:val="0"/>
        </w:rPr>
        <w:t>Un hecho que representa</w:t>
      </w:r>
      <w:r w:rsidR="00FA5BAF">
        <w:rPr>
          <w:rFonts w:cs="Times New Roman"/>
          <w:i w:val="0"/>
        </w:rPr>
        <w:t>rá</w:t>
      </w:r>
      <w:r>
        <w:rPr>
          <w:rFonts w:cs="Times New Roman"/>
          <w:i w:val="0"/>
        </w:rPr>
        <w:t xml:space="preserve"> el plan de vuelo (“Flight Plan”) que ha de seguir el piloto durante todo el trayecto, salvo que alguna circunstancia especial lo impida.</w:t>
      </w:r>
      <w:r w:rsidR="00F109C5">
        <w:rPr>
          <w:rFonts w:cs="Times New Roman"/>
          <w:i w:val="0"/>
        </w:rPr>
        <w:t xml:space="preserve"> Este plan de vuelo el piloto lo encapsulará</w:t>
      </w:r>
      <w:r w:rsidR="00851C56">
        <w:rPr>
          <w:rFonts w:cs="Times New Roman"/>
          <w:i w:val="0"/>
        </w:rPr>
        <w:t xml:space="preserve">, como puede verse en </w:t>
      </w:r>
      <w:r w:rsidR="00851C56">
        <w:rPr>
          <w:rFonts w:cs="Times New Roman"/>
          <w:i w:val="0"/>
        </w:rPr>
        <w:fldChar w:fldCharType="begin"/>
      </w:r>
      <w:r w:rsidR="00851C56">
        <w:rPr>
          <w:rFonts w:cs="Times New Roman"/>
          <w:i w:val="0"/>
        </w:rPr>
        <w:instrText xml:space="preserve"> REF _Ref294475600 \h </w:instrText>
      </w:r>
      <w:r w:rsidR="00851C56">
        <w:rPr>
          <w:rFonts w:cs="Times New Roman"/>
          <w:i w:val="0"/>
        </w:rPr>
      </w:r>
      <w:r w:rsidR="00851C56">
        <w:rPr>
          <w:rFonts w:cs="Times New Roman"/>
          <w:i w:val="0"/>
        </w:rPr>
        <w:fldChar w:fldCharType="separate"/>
      </w:r>
      <w:r w:rsidR="00851C56">
        <w:t xml:space="preserve">Figura </w:t>
      </w:r>
      <w:r w:rsidR="00851C56">
        <w:rPr>
          <w:noProof/>
        </w:rPr>
        <w:t>6</w:t>
      </w:r>
      <w:r w:rsidR="00851C56">
        <w:rPr>
          <w:rFonts w:cs="Times New Roman"/>
          <w:i w:val="0"/>
        </w:rPr>
        <w:fldChar w:fldCharType="end"/>
      </w:r>
      <w:r w:rsidR="00851C56">
        <w:rPr>
          <w:rFonts w:cs="Times New Roman"/>
          <w:i w:val="0"/>
        </w:rPr>
        <w:t xml:space="preserve">, </w:t>
      </w:r>
      <w:r w:rsidR="00F109C5">
        <w:rPr>
          <w:rFonts w:cs="Times New Roman"/>
          <w:i w:val="0"/>
        </w:rPr>
        <w:t>como un campo de su estado mental “</w:t>
      </w:r>
      <w:proofErr w:type="spellStart"/>
      <w:r w:rsidR="00F109C5">
        <w:rPr>
          <w:rFonts w:cs="Times New Roman"/>
          <w:i w:val="0"/>
        </w:rPr>
        <w:t>Pilot</w:t>
      </w:r>
      <w:proofErr w:type="spellEnd"/>
      <w:r w:rsidR="00F109C5">
        <w:rPr>
          <w:rFonts w:cs="Times New Roman"/>
          <w:i w:val="0"/>
        </w:rPr>
        <w:t xml:space="preserve"> </w:t>
      </w:r>
      <w:proofErr w:type="spellStart"/>
      <w:r w:rsidR="00F109C5">
        <w:rPr>
          <w:rFonts w:cs="Times New Roman"/>
          <w:i w:val="0"/>
        </w:rPr>
        <w:t>Mind</w:t>
      </w:r>
      <w:proofErr w:type="spellEnd"/>
      <w:r w:rsidR="00F109C5">
        <w:rPr>
          <w:rFonts w:cs="Times New Roman"/>
          <w:i w:val="0"/>
        </w:rPr>
        <w:t>”</w:t>
      </w:r>
      <w:r w:rsidR="006E60EE">
        <w:rPr>
          <w:rFonts w:cs="Times New Roman"/>
          <w:i w:val="0"/>
        </w:rPr>
        <w:t xml:space="preserve"> para poder acceder a él en todo momento</w:t>
      </w:r>
      <w:r w:rsidR="00F109C5">
        <w:rPr>
          <w:rFonts w:cs="Times New Roman"/>
          <w:i w:val="0"/>
        </w:rPr>
        <w:t>.</w:t>
      </w:r>
      <w:r w:rsidR="00A16526">
        <w:rPr>
          <w:rFonts w:cs="Times New Roman"/>
          <w:i w:val="0"/>
        </w:rPr>
        <w:t xml:space="preserve"> Conviene decir</w:t>
      </w:r>
      <w:r w:rsidR="00E93E99">
        <w:rPr>
          <w:rFonts w:cs="Times New Roman"/>
          <w:i w:val="0"/>
        </w:rPr>
        <w:t xml:space="preserve"> que</w:t>
      </w:r>
      <w:r w:rsidR="00A16526">
        <w:rPr>
          <w:rFonts w:cs="Times New Roman"/>
          <w:i w:val="0"/>
        </w:rPr>
        <w:t xml:space="preserve"> la tarea de “</w:t>
      </w:r>
      <w:proofErr w:type="spellStart"/>
      <w:r w:rsidR="00A16526">
        <w:rPr>
          <w:rFonts w:cs="Times New Roman"/>
          <w:i w:val="0"/>
        </w:rPr>
        <w:t>CreatePilotMind</w:t>
      </w:r>
      <w:proofErr w:type="spellEnd"/>
      <w:r w:rsidR="00A16526">
        <w:rPr>
          <w:rFonts w:cs="Times New Roman"/>
          <w:i w:val="0"/>
        </w:rPr>
        <w:t>”</w:t>
      </w:r>
      <w:r w:rsidR="00E93E99">
        <w:rPr>
          <w:rFonts w:cs="Times New Roman"/>
          <w:i w:val="0"/>
        </w:rPr>
        <w:t xml:space="preserve">, mostrada en la </w:t>
      </w:r>
      <w:r w:rsidR="00E93E99">
        <w:rPr>
          <w:rFonts w:cs="Times New Roman"/>
          <w:i w:val="0"/>
        </w:rPr>
        <w:fldChar w:fldCharType="begin"/>
      </w:r>
      <w:r w:rsidR="00E93E99">
        <w:rPr>
          <w:rFonts w:cs="Times New Roman"/>
          <w:i w:val="0"/>
        </w:rPr>
        <w:instrText xml:space="preserve"> REF _Ref294475600 \h </w:instrText>
      </w:r>
      <w:r w:rsidR="00E93E99">
        <w:rPr>
          <w:rFonts w:cs="Times New Roman"/>
          <w:i w:val="0"/>
        </w:rPr>
      </w:r>
      <w:r w:rsidR="00E93E99">
        <w:rPr>
          <w:rFonts w:cs="Times New Roman"/>
          <w:i w:val="0"/>
        </w:rPr>
        <w:fldChar w:fldCharType="separate"/>
      </w:r>
      <w:r w:rsidR="00E93E99">
        <w:t xml:space="preserve">Figura </w:t>
      </w:r>
      <w:r w:rsidR="00E93E99">
        <w:rPr>
          <w:noProof/>
        </w:rPr>
        <w:t>6</w:t>
      </w:r>
      <w:r w:rsidR="00E93E99">
        <w:rPr>
          <w:rFonts w:cs="Times New Roman"/>
          <w:i w:val="0"/>
        </w:rPr>
        <w:fldChar w:fldCharType="end"/>
      </w:r>
      <w:r w:rsidR="00E93E99">
        <w:rPr>
          <w:rFonts w:cs="Times New Roman"/>
          <w:i w:val="0"/>
        </w:rPr>
        <w:t>,</w:t>
      </w:r>
      <w:r w:rsidR="00A16526">
        <w:rPr>
          <w:rFonts w:cs="Times New Roman"/>
          <w:i w:val="0"/>
        </w:rPr>
        <w:t xml:space="preserve"> también tendrá la finalidad de suministrar los valores </w:t>
      </w:r>
      <w:r w:rsidR="008D4C32">
        <w:rPr>
          <w:rFonts w:cs="Times New Roman"/>
          <w:i w:val="0"/>
        </w:rPr>
        <w:t xml:space="preserve">iniciales </w:t>
      </w:r>
      <w:r w:rsidR="00A16526">
        <w:rPr>
          <w:rFonts w:cs="Times New Roman"/>
          <w:i w:val="0"/>
        </w:rPr>
        <w:t>de experiencia, estrés y fatiga del piloto</w:t>
      </w:r>
      <w:r w:rsidR="00851C56">
        <w:rPr>
          <w:rFonts w:cs="Times New Roman"/>
          <w:i w:val="0"/>
        </w:rPr>
        <w:t xml:space="preserve"> dependiendo de su perfil inicial</w:t>
      </w:r>
      <w:r w:rsidR="00A16526">
        <w:rPr>
          <w:rFonts w:cs="Times New Roman"/>
          <w:i w:val="0"/>
        </w:rPr>
        <w:t>.</w:t>
      </w:r>
    </w:p>
    <w:p w14:paraId="6FF32D2A" w14:textId="77777777" w:rsidR="00F1265A" w:rsidRDefault="00F1265A" w:rsidP="00252D3F">
      <w:pPr>
        <w:pStyle w:val="Caption"/>
        <w:numPr>
          <w:ilvl w:val="0"/>
          <w:numId w:val="24"/>
        </w:numPr>
        <w:jc w:val="both"/>
        <w:rPr>
          <w:rFonts w:cs="Times New Roman"/>
          <w:i w:val="0"/>
        </w:rPr>
      </w:pPr>
      <w:r>
        <w:rPr>
          <w:rFonts w:cs="Times New Roman"/>
          <w:i w:val="0"/>
        </w:rPr>
        <w:t>Un hecho para arrancar el avión (“</w:t>
      </w:r>
      <w:proofErr w:type="spellStart"/>
      <w:r>
        <w:rPr>
          <w:rFonts w:cs="Times New Roman"/>
          <w:i w:val="0"/>
        </w:rPr>
        <w:t>CanInitiateStartPlane</w:t>
      </w:r>
      <w:proofErr w:type="spellEnd"/>
      <w:r>
        <w:rPr>
          <w:rFonts w:cs="Times New Roman"/>
          <w:i w:val="0"/>
        </w:rPr>
        <w:t>”)</w:t>
      </w:r>
      <w:r w:rsidR="008C1C4B">
        <w:rPr>
          <w:rFonts w:cs="Times New Roman"/>
          <w:i w:val="0"/>
        </w:rPr>
        <w:t xml:space="preserve">. </w:t>
      </w:r>
      <w:r w:rsidR="003F0E39">
        <w:rPr>
          <w:rFonts w:cs="Times New Roman"/>
          <w:i w:val="0"/>
        </w:rPr>
        <w:t>Hecho</w:t>
      </w:r>
      <w:r w:rsidR="008C1C4B">
        <w:rPr>
          <w:rFonts w:cs="Times New Roman"/>
          <w:i w:val="0"/>
        </w:rPr>
        <w:t xml:space="preserve"> que el piloto tendrá presente hasta que la hora de salida del vuelo que suministra en el plan coincida con la hora actual.</w:t>
      </w:r>
    </w:p>
    <w:p w14:paraId="5F1892A0" w14:textId="77777777" w:rsidR="00FA5BAF" w:rsidRDefault="00FA5BAF" w:rsidP="00B61CD5">
      <w:pPr>
        <w:pStyle w:val="Caption"/>
        <w:jc w:val="both"/>
        <w:rPr>
          <w:rFonts w:cs="Times New Roman"/>
          <w:i w:val="0"/>
        </w:rPr>
      </w:pPr>
      <w:r>
        <w:rPr>
          <w:rFonts w:cs="Times New Roman"/>
          <w:i w:val="0"/>
        </w:rPr>
        <w:t>Por otro lado, el piloto creará otro hecho (“</w:t>
      </w:r>
      <w:proofErr w:type="spellStart"/>
      <w:r>
        <w:rPr>
          <w:rFonts w:cs="Times New Roman"/>
          <w:i w:val="0"/>
        </w:rPr>
        <w:t>PlanReceived</w:t>
      </w:r>
      <w:proofErr w:type="spellEnd"/>
      <w:r>
        <w:rPr>
          <w:rFonts w:cs="Times New Roman"/>
          <w:i w:val="0"/>
        </w:rPr>
        <w:t>”) en la interacción, cuya finalidad será indicar que ha recibido el plan de vuelo y lo ha procesado satisfactoriamente. Una vez el “</w:t>
      </w:r>
      <w:proofErr w:type="spellStart"/>
      <w:r>
        <w:rPr>
          <w:rFonts w:cs="Times New Roman"/>
          <w:i w:val="0"/>
        </w:rPr>
        <w:t>FlightPlanner</w:t>
      </w:r>
      <w:proofErr w:type="spellEnd"/>
      <w:r>
        <w:rPr>
          <w:rFonts w:cs="Times New Roman"/>
          <w:i w:val="0"/>
        </w:rPr>
        <w:t>” haya recibido el mencionado hecho</w:t>
      </w:r>
      <w:r w:rsidR="007D0567">
        <w:rPr>
          <w:rFonts w:cs="Times New Roman"/>
          <w:i w:val="0"/>
        </w:rPr>
        <w:t>, este</w:t>
      </w:r>
      <w:r>
        <w:rPr>
          <w:rFonts w:cs="Times New Roman"/>
          <w:i w:val="0"/>
        </w:rPr>
        <w:t xml:space="preserve"> proceder</w:t>
      </w:r>
      <w:r w:rsidR="007D0567">
        <w:rPr>
          <w:rFonts w:cs="Times New Roman"/>
          <w:i w:val="0"/>
        </w:rPr>
        <w:t>á</w:t>
      </w:r>
      <w:r>
        <w:rPr>
          <w:rFonts w:cs="Times New Roman"/>
          <w:i w:val="0"/>
        </w:rPr>
        <w:t xml:space="preserve"> a finalizar la comunicación.</w:t>
      </w:r>
      <w:r w:rsidR="007D0567">
        <w:rPr>
          <w:rFonts w:cs="Times New Roman"/>
          <w:i w:val="0"/>
        </w:rPr>
        <w:t xml:space="preserve"> En este momento se podría decir que el proceso de suministrar el plan de vuelo habría concluido y el objetivo de “Flight Plan </w:t>
      </w:r>
      <w:proofErr w:type="spellStart"/>
      <w:r w:rsidR="007D0567">
        <w:rPr>
          <w:rFonts w:cs="Times New Roman"/>
          <w:i w:val="0"/>
        </w:rPr>
        <w:t>Taken</w:t>
      </w:r>
      <w:proofErr w:type="spellEnd"/>
      <w:r w:rsidR="007D0567">
        <w:rPr>
          <w:rFonts w:cs="Times New Roman"/>
          <w:i w:val="0"/>
        </w:rPr>
        <w:t>” se habría satisfecho.</w:t>
      </w:r>
    </w:p>
    <w:p w14:paraId="4CBDF365" w14:textId="77777777" w:rsidR="00950A84" w:rsidRDefault="00950A84" w:rsidP="00950A84">
      <w:pPr>
        <w:pStyle w:val="Caption"/>
        <w:jc w:val="both"/>
        <w:rPr>
          <w:rFonts w:cs="Times New Roman"/>
          <w:i w:val="0"/>
        </w:rPr>
      </w:pP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3ABC1D7C">
            <wp:extent cx="5612130" cy="3881755"/>
            <wp:effectExtent l="0" t="0" r="762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881755"/>
                    </a:xfrm>
                    <a:prstGeom prst="rect">
                      <a:avLst/>
                    </a:prstGeom>
                  </pic:spPr>
                </pic:pic>
              </a:graphicData>
            </a:graphic>
          </wp:inline>
        </w:drawing>
      </w:r>
    </w:p>
    <w:p w14:paraId="64BA7B89" w14:textId="77777777" w:rsidR="002944E7" w:rsidRDefault="002944E7" w:rsidP="00252D3F">
      <w:pPr>
        <w:pStyle w:val="Caption"/>
        <w:rPr>
          <w:rFonts w:cs="Times New Roman"/>
          <w:i w:val="0"/>
        </w:rPr>
      </w:pPr>
      <w:bookmarkStart w:id="2988" w:name="_Ref294473939"/>
      <w:bookmarkStart w:id="2989" w:name="_Toc295124199"/>
      <w:bookmarkStart w:id="2990" w:name="_Toc296441833"/>
      <w:r>
        <w:t xml:space="preserve">Figura </w:t>
      </w:r>
      <w:r w:rsidR="00496DC9">
        <w:fldChar w:fldCharType="begin"/>
      </w:r>
      <w:r w:rsidR="00496DC9">
        <w:instrText xml:space="preserve"> SEQ Figura \* ARABIC </w:instrText>
      </w:r>
      <w:r w:rsidR="00496DC9">
        <w:fldChar w:fldCharType="separate"/>
      </w:r>
      <w:r w:rsidR="00A86110">
        <w:rPr>
          <w:noProof/>
        </w:rPr>
        <w:t>5</w:t>
      </w:r>
      <w:r w:rsidR="00496DC9">
        <w:rPr>
          <w:noProof/>
        </w:rPr>
        <w:fldChar w:fldCharType="end"/>
      </w:r>
      <w:bookmarkEnd w:id="2988"/>
      <w:r>
        <w:t>: Diagrama de Interacción</w:t>
      </w:r>
      <w:r>
        <w:rPr>
          <w:noProof/>
        </w:rPr>
        <w:t xml:space="preserve"> Para Recibir el Plan de Vuelo Inicial</w:t>
      </w:r>
      <w:bookmarkEnd w:id="2989"/>
      <w:bookmarkEnd w:id="2990"/>
    </w:p>
    <w:p w14:paraId="6122236A" w14:textId="77777777" w:rsidR="002944E7" w:rsidRDefault="002944E7" w:rsidP="00252D3F">
      <w:pPr>
        <w:pStyle w:val="Caption"/>
        <w:jc w:val="both"/>
        <w:rPr>
          <w:rFonts w:cs="Times New Roman"/>
          <w:i w:val="0"/>
        </w:rPr>
      </w:pPr>
    </w:p>
    <w:p w14:paraId="75B581E1" w14:textId="77777777" w:rsidR="002259DD" w:rsidRDefault="002259DD" w:rsidP="00252D3F">
      <w:pPr>
        <w:pStyle w:val="Caption"/>
        <w:jc w:val="both"/>
        <w:rPr>
          <w:rFonts w:cs="Times New Roman"/>
          <w:i w:val="0"/>
        </w:rPr>
      </w:pPr>
    </w:p>
    <w:p w14:paraId="4F4495EA" w14:textId="77777777" w:rsidR="002259DD" w:rsidRDefault="002259DD" w:rsidP="00252D3F">
      <w:pPr>
        <w:pStyle w:val="Caption"/>
        <w:jc w:val="both"/>
        <w:rPr>
          <w:rFonts w:cs="Times New Roman"/>
          <w:i w:val="0"/>
        </w:rPr>
      </w:pPr>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72075" cy="1285875"/>
                    </a:xfrm>
                    <a:prstGeom prst="rect">
                      <a:avLst/>
                    </a:prstGeom>
                  </pic:spPr>
                </pic:pic>
              </a:graphicData>
            </a:graphic>
          </wp:inline>
        </w:drawing>
      </w:r>
    </w:p>
    <w:p w14:paraId="2305CBAD" w14:textId="77777777" w:rsidR="00F109C5" w:rsidRDefault="00F109C5" w:rsidP="00B61CD5">
      <w:pPr>
        <w:pStyle w:val="Caption"/>
        <w:rPr>
          <w:rFonts w:cs="Times New Roman"/>
          <w:i w:val="0"/>
        </w:rPr>
      </w:pPr>
      <w:bookmarkStart w:id="2991" w:name="_Ref294475600"/>
      <w:bookmarkStart w:id="2992" w:name="_Toc295124200"/>
      <w:bookmarkStart w:id="2993" w:name="_Toc296441834"/>
      <w:r>
        <w:t xml:space="preserve">Figura </w:t>
      </w:r>
      <w:r w:rsidR="00496DC9">
        <w:fldChar w:fldCharType="begin"/>
      </w:r>
      <w:r w:rsidR="00496DC9">
        <w:instrText xml:space="preserve"> SEQ Figura \* ARABIC </w:instrText>
      </w:r>
      <w:r w:rsidR="00496DC9">
        <w:fldChar w:fldCharType="separate"/>
      </w:r>
      <w:r w:rsidR="00A86110">
        <w:rPr>
          <w:noProof/>
        </w:rPr>
        <w:t>6</w:t>
      </w:r>
      <w:r w:rsidR="00496DC9">
        <w:rPr>
          <w:noProof/>
        </w:rPr>
        <w:fldChar w:fldCharType="end"/>
      </w:r>
      <w:bookmarkEnd w:id="2991"/>
      <w:r>
        <w:t>: Creación del Estado Mental Inicial del Piloto</w:t>
      </w:r>
      <w:bookmarkEnd w:id="2992"/>
      <w:bookmarkEnd w:id="2993"/>
    </w:p>
    <w:p w14:paraId="1CB1AD35" w14:textId="77777777" w:rsidR="00AC253C" w:rsidRDefault="00AC253C" w:rsidP="00AC253C">
      <w:pPr>
        <w:jc w:val="both"/>
        <w:rPr>
          <w:ins w:id="2994" w:author="Orion" w:date="2011-06-22T19:02:00Z"/>
          <w:rFonts w:cs="Times New Roman"/>
        </w:rPr>
      </w:pPr>
    </w:p>
    <w:p w14:paraId="30637EF2" w14:textId="43E1D034" w:rsidR="00F109C5" w:rsidRPr="00AC253C" w:rsidRDefault="00AC253C">
      <w:pPr>
        <w:rPr>
          <w:rFonts w:asciiTheme="majorHAnsi" w:eastAsiaTheme="majorEastAsia" w:hAnsiTheme="majorHAnsi"/>
          <w:i/>
          <w:color w:val="4F81BD" w:themeColor="accent1"/>
          <w:spacing w:val="15"/>
          <w:szCs w:val="21"/>
          <w:u w:val="single"/>
          <w:rPrChange w:id="2995" w:author="Orion" w:date="2011-06-22T19:02:00Z">
            <w:rPr>
              <w:rFonts w:cs="Times New Roman"/>
              <w:i w:val="0"/>
            </w:rPr>
          </w:rPrChange>
        </w:rPr>
        <w:pPrChange w:id="2996" w:author="Orion" w:date="2011-06-22T19:02:00Z">
          <w:pPr>
            <w:pStyle w:val="Caption"/>
            <w:jc w:val="both"/>
          </w:pPr>
        </w:pPrChange>
      </w:pPr>
      <w:ins w:id="2997" w:author="Orion" w:date="2011-06-22T19:02:00Z">
        <w:r>
          <w:rPr/>
          <w:t>Seguimiento del plan de vuelo</w:t>
        </w:r>
      </w:ins>
    </w:p>
    <w:p w14:paraId="7409CE3F" w14:textId="77777777" w:rsidR="00F832C3" w:rsidRDefault="00B25AB5" w:rsidP="00252D3F">
      <w:pPr>
        <w:pStyle w:val="Caption"/>
        <w:jc w:val="both"/>
        <w:rPr>
          <w:rFonts w:cs="Times New Roman"/>
          <w:i w:val="0"/>
        </w:rPr>
      </w:pPr>
      <w:r>
        <w:rPr>
          <w:rFonts w:cs="Times New Roman"/>
          <w:i w:val="0"/>
        </w:rPr>
        <w:t>Una vez el piloto dispone de su plan de vuelo su siguiente prioridad sería la de llegar al destino. Par</w:t>
      </w:r>
      <w:r w:rsidR="00FE33B0">
        <w:rPr>
          <w:rFonts w:cs="Times New Roman"/>
          <w:i w:val="0"/>
        </w:rPr>
        <w:t xml:space="preserve">a </w:t>
      </w:r>
      <w:r>
        <w:rPr>
          <w:rFonts w:cs="Times New Roman"/>
          <w:i w:val="0"/>
        </w:rPr>
        <w:t xml:space="preserve">explicar este proceso se ha hecho uso del siguiente </w:t>
      </w:r>
      <w:r w:rsidR="000040DF">
        <w:rPr>
          <w:rFonts w:cs="Times New Roman"/>
          <w:i w:val="0"/>
        </w:rPr>
        <w:t>diagrama de actividad</w:t>
      </w:r>
      <w:r w:rsidR="00C45A20">
        <w:rPr>
          <w:rFonts w:cs="Times New Roman"/>
          <w:i w:val="0"/>
        </w:rPr>
        <w:t xml:space="preserve"> (</w:t>
      </w:r>
      <w:r w:rsidR="00C45A20">
        <w:rPr>
          <w:rFonts w:cs="Times New Roman"/>
          <w:i w:val="0"/>
        </w:rPr>
        <w:fldChar w:fldCharType="begin"/>
      </w:r>
      <w:r w:rsidR="00C45A20">
        <w:rPr>
          <w:rFonts w:cs="Times New Roman"/>
          <w:i w:val="0"/>
        </w:rPr>
        <w:instrText xml:space="preserve"> REF _Ref294474865 \h </w:instrText>
      </w:r>
      <w:r w:rsidR="00C45A20">
        <w:rPr>
          <w:rFonts w:cs="Times New Roman"/>
          <w:i w:val="0"/>
        </w:rPr>
      </w:r>
      <w:r w:rsidR="00C45A20">
        <w:rPr>
          <w:rFonts w:cs="Times New Roman"/>
          <w:i w:val="0"/>
        </w:rPr>
        <w:fldChar w:fldCharType="separate"/>
      </w:r>
      <w:r w:rsidR="002259DD">
        <w:t xml:space="preserve">Figura </w:t>
      </w:r>
      <w:r w:rsidR="002259DD">
        <w:rPr>
          <w:noProof/>
        </w:rPr>
        <w:t>7</w:t>
      </w:r>
      <w:r w:rsidR="00C45A20">
        <w:rPr>
          <w:rFonts w:cs="Times New Roman"/>
          <w:i w:val="0"/>
        </w:rPr>
        <w:fldChar w:fldCharType="end"/>
      </w:r>
      <w:r w:rsidR="00C45A20">
        <w:rPr>
          <w:rFonts w:cs="Times New Roman"/>
          <w:i w:val="0"/>
        </w:rPr>
        <w:t>)</w:t>
      </w:r>
      <w:r>
        <w:rPr>
          <w:rFonts w:cs="Times New Roman"/>
          <w:i w:val="0"/>
        </w:rPr>
        <w:t>,</w:t>
      </w:r>
      <w:r w:rsidR="000040DF">
        <w:rPr>
          <w:rFonts w:cs="Times New Roman"/>
          <w:i w:val="0"/>
        </w:rPr>
        <w:t xml:space="preserve"> donde se muestra el desarrollo general del sistema en caso de que el trayecto no sufra ningún improvisto. De esta manera lo primero </w:t>
      </w:r>
      <w:r w:rsidR="00C73A01">
        <w:rPr>
          <w:rFonts w:cs="Times New Roman"/>
          <w:i w:val="0"/>
        </w:rPr>
        <w:t>que hará</w:t>
      </w:r>
      <w:r w:rsidR="000040DF">
        <w:rPr>
          <w:rFonts w:cs="Times New Roman"/>
          <w:i w:val="0"/>
        </w:rPr>
        <w:t xml:space="preserve"> un piloto sería recibir el plan de vuelo</w:t>
      </w:r>
      <w:r w:rsidR="00D34328">
        <w:rPr>
          <w:rFonts w:cs="Times New Roman"/>
          <w:i w:val="0"/>
        </w:rPr>
        <w:t xml:space="preserve"> (“</w:t>
      </w:r>
      <w:proofErr w:type="spellStart"/>
      <w:r w:rsidR="00D34328">
        <w:rPr>
          <w:rFonts w:cs="Times New Roman"/>
          <w:i w:val="0"/>
        </w:rPr>
        <w:t>Take</w:t>
      </w:r>
      <w:proofErr w:type="spellEnd"/>
      <w:r w:rsidR="00D34328">
        <w:rPr>
          <w:rFonts w:cs="Times New Roman"/>
          <w:i w:val="0"/>
        </w:rPr>
        <w:t xml:space="preserve"> </w:t>
      </w:r>
      <w:proofErr w:type="spellStart"/>
      <w:r w:rsidR="00D34328">
        <w:rPr>
          <w:rFonts w:cs="Times New Roman"/>
          <w:i w:val="0"/>
        </w:rPr>
        <w:t>Initial</w:t>
      </w:r>
      <w:proofErr w:type="spellEnd"/>
      <w:r w:rsidR="00D34328">
        <w:rPr>
          <w:rFonts w:cs="Times New Roman"/>
          <w:i w:val="0"/>
        </w:rPr>
        <w:t xml:space="preserve"> Plan”)</w:t>
      </w:r>
      <w:r>
        <w:rPr>
          <w:rFonts w:cs="Times New Roman"/>
          <w:i w:val="0"/>
        </w:rPr>
        <w:t xml:space="preserve">, y </w:t>
      </w:r>
      <w:r w:rsidR="00AF0D43">
        <w:rPr>
          <w:rFonts w:cs="Times New Roman"/>
          <w:i w:val="0"/>
        </w:rPr>
        <w:t>que sería el resultado final de lo que se ha explicado anteriormente</w:t>
      </w:r>
      <w:r w:rsidR="003F1EB8">
        <w:rPr>
          <w:rFonts w:cs="Times New Roman"/>
          <w:i w:val="0"/>
        </w:rPr>
        <w:t xml:space="preserve">. A continuación </w:t>
      </w:r>
      <w:r w:rsidR="00C73A01">
        <w:rPr>
          <w:rFonts w:cs="Times New Roman"/>
          <w:i w:val="0"/>
        </w:rPr>
        <w:t>e</w:t>
      </w:r>
      <w:r w:rsidR="003F1EB8">
        <w:rPr>
          <w:rFonts w:cs="Times New Roman"/>
          <w:i w:val="0"/>
        </w:rPr>
        <w:t>l piloto</w:t>
      </w:r>
      <w:r w:rsidR="00C73A01">
        <w:rPr>
          <w:rFonts w:cs="Times New Roman"/>
          <w:i w:val="0"/>
        </w:rPr>
        <w:t xml:space="preserve"> </w:t>
      </w:r>
      <w:r w:rsidR="003F1EB8">
        <w:rPr>
          <w:rFonts w:cs="Times New Roman"/>
          <w:i w:val="0"/>
        </w:rPr>
        <w:t>arrancar</w:t>
      </w:r>
      <w:r w:rsidR="00C73A01">
        <w:rPr>
          <w:rFonts w:cs="Times New Roman"/>
          <w:i w:val="0"/>
        </w:rPr>
        <w:t>á</w:t>
      </w:r>
      <w:r w:rsidR="003F1EB8">
        <w:rPr>
          <w:rFonts w:cs="Times New Roman"/>
          <w:i w:val="0"/>
        </w:rPr>
        <w:t xml:space="preserve"> el avión a la hora que </w:t>
      </w:r>
      <w:r w:rsidR="00B02D38">
        <w:rPr>
          <w:rFonts w:cs="Times New Roman"/>
          <w:i w:val="0"/>
        </w:rPr>
        <w:t xml:space="preserve">el </w:t>
      </w:r>
      <w:r w:rsidR="003F1EB8">
        <w:rPr>
          <w:rFonts w:cs="Times New Roman"/>
          <w:i w:val="0"/>
        </w:rPr>
        <w:t>plan de vuelo indique debe partir</w:t>
      </w:r>
      <w:r w:rsidR="00D34328">
        <w:rPr>
          <w:rFonts w:cs="Times New Roman"/>
          <w:i w:val="0"/>
        </w:rPr>
        <w:t xml:space="preserve"> (“</w:t>
      </w:r>
      <w:proofErr w:type="spellStart"/>
      <w:r w:rsidR="00D34328">
        <w:rPr>
          <w:rFonts w:cs="Times New Roman"/>
          <w:i w:val="0"/>
        </w:rPr>
        <w:t>Start</w:t>
      </w:r>
      <w:proofErr w:type="spellEnd"/>
      <w:r w:rsidR="00D34328">
        <w:rPr>
          <w:rFonts w:cs="Times New Roman"/>
          <w:i w:val="0"/>
        </w:rPr>
        <w:t xml:space="preserve"> </w:t>
      </w:r>
      <w:proofErr w:type="spellStart"/>
      <w:r w:rsidR="00D34328">
        <w:rPr>
          <w:rFonts w:cs="Times New Roman"/>
          <w:i w:val="0"/>
        </w:rPr>
        <w:t>Plane</w:t>
      </w:r>
      <w:proofErr w:type="spellEnd"/>
      <w:r w:rsidR="00D34328">
        <w:rPr>
          <w:rFonts w:cs="Times New Roman"/>
          <w:i w:val="0"/>
        </w:rPr>
        <w:t>”)</w:t>
      </w:r>
      <w:r w:rsidR="003F1EB8">
        <w:rPr>
          <w:rFonts w:cs="Times New Roman"/>
          <w:i w:val="0"/>
        </w:rPr>
        <w:t>. Una vez arrancado el avión se entra en un proceso iterativo hasta que se llegue al destino. Dicho proceso empieza con obtener el siguiente tramo a partir del plan de vuelo</w:t>
      </w:r>
      <w:r w:rsidR="00763427">
        <w:rPr>
          <w:rFonts w:cs="Times New Roman"/>
          <w:i w:val="0"/>
        </w:rPr>
        <w:t xml:space="preserve"> (“Flight Plan </w:t>
      </w:r>
      <w:proofErr w:type="spellStart"/>
      <w:r w:rsidR="00763427">
        <w:rPr>
          <w:rFonts w:cs="Times New Roman"/>
          <w:i w:val="0"/>
        </w:rPr>
        <w:t>Monitoring</w:t>
      </w:r>
      <w:proofErr w:type="spellEnd"/>
      <w:r w:rsidR="00763427">
        <w:rPr>
          <w:rFonts w:cs="Times New Roman"/>
          <w:i w:val="0"/>
        </w:rPr>
        <w:t>”)</w:t>
      </w:r>
      <w:r w:rsidR="003F1EB8">
        <w:rPr>
          <w:rFonts w:cs="Times New Roman"/>
          <w:i w:val="0"/>
        </w:rPr>
        <w:t xml:space="preserve">. </w:t>
      </w:r>
      <w:r w:rsidR="00611FA4">
        <w:rPr>
          <w:rFonts w:cs="Times New Roman"/>
          <w:i w:val="0"/>
        </w:rPr>
        <w:t>Posteriormente</w:t>
      </w:r>
      <w:r w:rsidR="00AE53E6">
        <w:rPr>
          <w:rFonts w:cs="Times New Roman"/>
          <w:i w:val="0"/>
        </w:rPr>
        <w:t xml:space="preserve"> </w:t>
      </w:r>
      <w:r w:rsidR="00611FA4">
        <w:rPr>
          <w:rFonts w:cs="Times New Roman"/>
          <w:i w:val="0"/>
        </w:rPr>
        <w:t xml:space="preserve">se </w:t>
      </w:r>
      <w:r w:rsidR="003F1EB8">
        <w:rPr>
          <w:rFonts w:cs="Times New Roman"/>
          <w:i w:val="0"/>
        </w:rPr>
        <w:t>actualizar</w:t>
      </w:r>
      <w:r w:rsidR="001C035E">
        <w:rPr>
          <w:rFonts w:cs="Times New Roman"/>
          <w:i w:val="0"/>
        </w:rPr>
        <w:t>á</w:t>
      </w:r>
      <w:r w:rsidR="003F1EB8">
        <w:rPr>
          <w:rFonts w:cs="Times New Roman"/>
          <w:i w:val="0"/>
        </w:rPr>
        <w:t xml:space="preserve"> la posición del avión </w:t>
      </w:r>
      <w:r w:rsidR="00302E18">
        <w:rPr>
          <w:rFonts w:cs="Times New Roman"/>
          <w:i w:val="0"/>
        </w:rPr>
        <w:t>(“</w:t>
      </w:r>
      <w:proofErr w:type="spellStart"/>
      <w:r w:rsidR="00302E18">
        <w:rPr>
          <w:rFonts w:cs="Times New Roman"/>
          <w:i w:val="0"/>
        </w:rPr>
        <w:t>Update</w:t>
      </w:r>
      <w:proofErr w:type="spellEnd"/>
      <w:r w:rsidR="00302E18">
        <w:rPr>
          <w:rFonts w:cs="Times New Roman"/>
          <w:i w:val="0"/>
        </w:rPr>
        <w:t xml:space="preserve"> </w:t>
      </w:r>
      <w:proofErr w:type="spellStart"/>
      <w:r w:rsidR="00302E18">
        <w:rPr>
          <w:rFonts w:cs="Times New Roman"/>
          <w:i w:val="0"/>
        </w:rPr>
        <w:t>Plane</w:t>
      </w:r>
      <w:proofErr w:type="spellEnd"/>
      <w:r w:rsidR="00302E18">
        <w:rPr>
          <w:rFonts w:cs="Times New Roman"/>
          <w:i w:val="0"/>
        </w:rPr>
        <w:t xml:space="preserve"> Status”) </w:t>
      </w:r>
      <w:r w:rsidR="00611FA4">
        <w:rPr>
          <w:rFonts w:cs="Times New Roman"/>
          <w:i w:val="0"/>
        </w:rPr>
        <w:t xml:space="preserve">y </w:t>
      </w:r>
      <w:r w:rsidR="002D1A53">
        <w:rPr>
          <w:rFonts w:cs="Times New Roman"/>
          <w:i w:val="0"/>
        </w:rPr>
        <w:t>consulta</w:t>
      </w:r>
      <w:r w:rsidR="001C035E">
        <w:rPr>
          <w:rFonts w:cs="Times New Roman"/>
          <w:i w:val="0"/>
        </w:rPr>
        <w:t>rá</w:t>
      </w:r>
      <w:r w:rsidR="003F1EB8">
        <w:rPr>
          <w:rFonts w:cs="Times New Roman"/>
          <w:i w:val="0"/>
        </w:rPr>
        <w:t xml:space="preserve"> si el tramo se ha completado</w:t>
      </w:r>
      <w:r w:rsidR="00302E18">
        <w:rPr>
          <w:rFonts w:cs="Times New Roman"/>
          <w:i w:val="0"/>
        </w:rPr>
        <w:t xml:space="preserve"> (“</w:t>
      </w:r>
      <w:proofErr w:type="spellStart"/>
      <w:r w:rsidR="00302E18">
        <w:rPr>
          <w:rFonts w:cs="Times New Roman"/>
          <w:i w:val="0"/>
        </w:rPr>
        <w:t>Check</w:t>
      </w:r>
      <w:proofErr w:type="spellEnd"/>
      <w:r w:rsidR="00302E18">
        <w:rPr>
          <w:rFonts w:cs="Times New Roman"/>
          <w:i w:val="0"/>
        </w:rPr>
        <w:t xml:space="preserve"> </w:t>
      </w:r>
      <w:proofErr w:type="spellStart"/>
      <w:r w:rsidR="00302E18">
        <w:rPr>
          <w:rFonts w:cs="Times New Roman"/>
          <w:i w:val="0"/>
        </w:rPr>
        <w:t>Leg</w:t>
      </w:r>
      <w:proofErr w:type="spellEnd"/>
      <w:r w:rsidR="00302E18">
        <w:rPr>
          <w:rFonts w:cs="Times New Roman"/>
          <w:i w:val="0"/>
        </w:rPr>
        <w:t xml:space="preserve"> </w:t>
      </w:r>
      <w:proofErr w:type="spellStart"/>
      <w:r w:rsidR="00302E18">
        <w:rPr>
          <w:rFonts w:cs="Times New Roman"/>
          <w:i w:val="0"/>
        </w:rPr>
        <w:t>Completed</w:t>
      </w:r>
      <w:proofErr w:type="spellEnd"/>
      <w:r w:rsidR="00302E18">
        <w:rPr>
          <w:rFonts w:cs="Times New Roman"/>
          <w:i w:val="0"/>
        </w:rPr>
        <w:t>”)</w:t>
      </w:r>
      <w:r w:rsidR="003F1EB8">
        <w:rPr>
          <w:rFonts w:cs="Times New Roman"/>
          <w:i w:val="0"/>
        </w:rPr>
        <w:t>. En caso de que el tramo se</w:t>
      </w:r>
      <w:r w:rsidR="00302E18">
        <w:rPr>
          <w:rFonts w:cs="Times New Roman"/>
          <w:i w:val="0"/>
        </w:rPr>
        <w:t xml:space="preserve"> haya co</w:t>
      </w:r>
      <w:r w:rsidR="003F1EB8">
        <w:rPr>
          <w:rFonts w:cs="Times New Roman"/>
          <w:i w:val="0"/>
        </w:rPr>
        <w:t>mpletado</w:t>
      </w:r>
      <w:r w:rsidR="000227E4">
        <w:rPr>
          <w:rFonts w:cs="Times New Roman"/>
          <w:i w:val="0"/>
        </w:rPr>
        <w:t xml:space="preserve"> pueden pasar dos cosas: </w:t>
      </w:r>
    </w:p>
    <w:p w14:paraId="373A39E7" w14:textId="77777777" w:rsidR="00F832C3" w:rsidRDefault="00F832C3" w:rsidP="00252D3F">
      <w:pPr>
        <w:pStyle w:val="Caption"/>
        <w:numPr>
          <w:ilvl w:val="0"/>
          <w:numId w:val="22"/>
        </w:numPr>
        <w:jc w:val="both"/>
        <w:rPr>
          <w:rFonts w:cs="Times New Roman"/>
          <w:i w:val="0"/>
        </w:rPr>
      </w:pPr>
      <w:r>
        <w:rPr>
          <w:rFonts w:cs="Times New Roman"/>
          <w:i w:val="0"/>
        </w:rPr>
        <w:t>E</w:t>
      </w:r>
      <w:r w:rsidR="000227E4">
        <w:rPr>
          <w:rFonts w:cs="Times New Roman"/>
          <w:i w:val="0"/>
        </w:rPr>
        <w:t>l tramo que se complet</w:t>
      </w:r>
      <w:r>
        <w:rPr>
          <w:rFonts w:cs="Times New Roman"/>
          <w:i w:val="0"/>
        </w:rPr>
        <w:t>ó es</w:t>
      </w:r>
      <w:r w:rsidR="000227E4">
        <w:rPr>
          <w:rFonts w:cs="Times New Roman"/>
          <w:i w:val="0"/>
        </w:rPr>
        <w:t xml:space="preserve"> el último del plan de vuelo</w:t>
      </w:r>
      <w:r>
        <w:rPr>
          <w:rFonts w:cs="Times New Roman"/>
          <w:i w:val="0"/>
        </w:rPr>
        <w:t>, por lo que se satisface el objetivo de plan de vuelo completado</w:t>
      </w:r>
      <w:r w:rsidR="00953585">
        <w:rPr>
          <w:rFonts w:cs="Times New Roman"/>
          <w:i w:val="0"/>
        </w:rPr>
        <w:t xml:space="preserve"> y se procede</w:t>
      </w:r>
      <w:r w:rsidR="001C035E">
        <w:rPr>
          <w:rFonts w:cs="Times New Roman"/>
          <w:i w:val="0"/>
        </w:rPr>
        <w:t>rá</w:t>
      </w:r>
      <w:r w:rsidR="00953585">
        <w:rPr>
          <w:rFonts w:cs="Times New Roman"/>
          <w:i w:val="0"/>
        </w:rPr>
        <w:t xml:space="preserve"> a parar el avión (“Stop </w:t>
      </w:r>
      <w:proofErr w:type="spellStart"/>
      <w:r w:rsidR="00953585">
        <w:rPr>
          <w:rFonts w:cs="Times New Roman"/>
          <w:i w:val="0"/>
        </w:rPr>
        <w:t>Plane</w:t>
      </w:r>
      <w:proofErr w:type="spellEnd"/>
      <w:r w:rsidR="00953585">
        <w:rPr>
          <w:rFonts w:cs="Times New Roman"/>
          <w:i w:val="0"/>
        </w:rPr>
        <w:t>”)</w:t>
      </w:r>
      <w:r>
        <w:rPr>
          <w:rFonts w:cs="Times New Roman"/>
          <w:i w:val="0"/>
        </w:rPr>
        <w:t>.</w:t>
      </w:r>
    </w:p>
    <w:p w14:paraId="4FCC25DD" w14:textId="77777777" w:rsidR="000040DF" w:rsidRDefault="00F832C3" w:rsidP="00252D3F">
      <w:pPr>
        <w:pStyle w:val="Caption"/>
        <w:numPr>
          <w:ilvl w:val="0"/>
          <w:numId w:val="22"/>
        </w:numPr>
        <w:jc w:val="both"/>
        <w:rPr>
          <w:rFonts w:cs="Times New Roman"/>
          <w:i w:val="0"/>
        </w:rPr>
      </w:pPr>
      <w:r>
        <w:rPr>
          <w:rFonts w:cs="Times New Roman"/>
          <w:i w:val="0"/>
        </w:rPr>
        <w:t>En caso contrario, s</w:t>
      </w:r>
      <w:r w:rsidR="003F1EB8">
        <w:rPr>
          <w:rFonts w:cs="Times New Roman"/>
          <w:i w:val="0"/>
        </w:rPr>
        <w:t>e intentará generar y pasar al siguiente tramo</w:t>
      </w:r>
      <w:r>
        <w:rPr>
          <w:rFonts w:cs="Times New Roman"/>
          <w:i w:val="0"/>
        </w:rPr>
        <w:t>.</w:t>
      </w:r>
    </w:p>
    <w:p w14:paraId="65D56C0B" w14:textId="77777777" w:rsidR="00920191" w:rsidRPr="00252D3F" w:rsidRDefault="006B3364" w:rsidP="00252D3F">
      <w:pPr>
        <w:pStyle w:val="Caption"/>
        <w:jc w:val="both"/>
        <w:rPr>
          <w:rFonts w:cs="Times New Roman"/>
          <w:i w:val="0"/>
        </w:rPr>
      </w:pPr>
      <w:r>
        <w:rPr>
          <w:rFonts w:cs="Times New Roman"/>
          <w:i w:val="0"/>
        </w:rPr>
        <w:t xml:space="preserve">En otro </w:t>
      </w:r>
      <w:r w:rsidR="0080393A">
        <w:rPr>
          <w:rFonts w:cs="Times New Roman"/>
          <w:i w:val="0"/>
        </w:rPr>
        <w:t xml:space="preserve">caso, es decir, cuando el </w:t>
      </w:r>
      <w:r w:rsidR="00920191">
        <w:rPr>
          <w:rFonts w:cs="Times New Roman"/>
          <w:i w:val="0"/>
        </w:rPr>
        <w:t>tramo</w:t>
      </w:r>
      <w:r w:rsidR="0080393A">
        <w:rPr>
          <w:rFonts w:cs="Times New Roman"/>
          <w:i w:val="0"/>
        </w:rPr>
        <w:t xml:space="preserve"> todavía</w:t>
      </w:r>
      <w:r w:rsidR="00920191">
        <w:rPr>
          <w:rFonts w:cs="Times New Roman"/>
          <w:i w:val="0"/>
        </w:rPr>
        <w:t xml:space="preserve"> no se ha completado </w:t>
      </w:r>
      <w:r w:rsidR="00E54CFB">
        <w:rPr>
          <w:rFonts w:cs="Times New Roman"/>
          <w:i w:val="0"/>
        </w:rPr>
        <w:t xml:space="preserve">y </w:t>
      </w:r>
      <w:r w:rsidR="0080393A">
        <w:rPr>
          <w:rFonts w:cs="Times New Roman"/>
          <w:i w:val="0"/>
        </w:rPr>
        <w:t>después de actualizar</w:t>
      </w:r>
      <w:r w:rsidR="00E54CFB">
        <w:rPr>
          <w:rFonts w:cs="Times New Roman"/>
          <w:i w:val="0"/>
        </w:rPr>
        <w:t xml:space="preserve"> la posición de la aeronave, </w:t>
      </w:r>
      <w:r w:rsidR="009B5707">
        <w:rPr>
          <w:rFonts w:cs="Times New Roman"/>
          <w:i w:val="0"/>
        </w:rPr>
        <w:t>el piloto</w:t>
      </w:r>
      <w:r w:rsidR="00E54CFB">
        <w:rPr>
          <w:rFonts w:cs="Times New Roman"/>
          <w:i w:val="0"/>
        </w:rPr>
        <w:t xml:space="preserve"> creará las decisiones correspondientes para completar </w:t>
      </w:r>
      <w:r w:rsidR="0080393A">
        <w:rPr>
          <w:rFonts w:cs="Times New Roman"/>
          <w:i w:val="0"/>
        </w:rPr>
        <w:t>con éxito dicho</w:t>
      </w:r>
      <w:r w:rsidR="00E54CFB">
        <w:rPr>
          <w:rFonts w:cs="Times New Roman"/>
          <w:i w:val="0"/>
        </w:rPr>
        <w:t xml:space="preserve"> tramo. Dichas decisiones</w:t>
      </w:r>
      <w:r>
        <w:rPr>
          <w:rFonts w:cs="Times New Roman"/>
          <w:i w:val="0"/>
        </w:rPr>
        <w:t xml:space="preserve"> posteriormente</w:t>
      </w:r>
      <w:r w:rsidR="00E54CFB">
        <w:rPr>
          <w:rFonts w:cs="Times New Roman"/>
          <w:i w:val="0"/>
        </w:rPr>
        <w:t xml:space="preserve"> serán descompuestas (“</w:t>
      </w:r>
      <w:proofErr w:type="spellStart"/>
      <w:r>
        <w:rPr>
          <w:rFonts w:cs="Times New Roman"/>
          <w:i w:val="0"/>
        </w:rPr>
        <w:t>Make</w:t>
      </w:r>
      <w:proofErr w:type="spellEnd"/>
      <w:r>
        <w:rPr>
          <w:rFonts w:cs="Times New Roman"/>
          <w:i w:val="0"/>
        </w:rPr>
        <w:t xml:space="preserve"> and </w:t>
      </w:r>
      <w:proofErr w:type="spellStart"/>
      <w:r w:rsidR="00E54CFB">
        <w:rPr>
          <w:rFonts w:cs="Times New Roman"/>
          <w:i w:val="0"/>
        </w:rPr>
        <w:t>Descompose</w:t>
      </w:r>
      <w:proofErr w:type="spellEnd"/>
      <w:r w:rsidR="00E54CFB">
        <w:rPr>
          <w:rFonts w:cs="Times New Roman"/>
          <w:i w:val="0"/>
        </w:rPr>
        <w:t xml:space="preserve"> </w:t>
      </w:r>
      <w:proofErr w:type="spellStart"/>
      <w:r w:rsidR="00E54CFB">
        <w:rPr>
          <w:rFonts w:cs="Times New Roman"/>
          <w:i w:val="0"/>
        </w:rPr>
        <w:t>Decision</w:t>
      </w:r>
      <w:r>
        <w:rPr>
          <w:rFonts w:cs="Times New Roman"/>
          <w:i w:val="0"/>
        </w:rPr>
        <w:t>s</w:t>
      </w:r>
      <w:proofErr w:type="spellEnd"/>
      <w:r w:rsidR="00E54CFB">
        <w:rPr>
          <w:rFonts w:cs="Times New Roman"/>
          <w:i w:val="0"/>
        </w:rPr>
        <w:t xml:space="preserve">”) en una serie de instrucciones que el piloto </w:t>
      </w:r>
      <w:r w:rsidR="00C71ABF">
        <w:rPr>
          <w:rFonts w:cs="Times New Roman"/>
          <w:i w:val="0"/>
        </w:rPr>
        <w:t>ejecutará</w:t>
      </w:r>
      <w:r w:rsidR="000977BC">
        <w:rPr>
          <w:rFonts w:cs="Times New Roman"/>
          <w:i w:val="0"/>
        </w:rPr>
        <w:t>. Dicha ejecución consistirá en iniciar una interacción con el avión</w:t>
      </w:r>
      <w:r w:rsidR="00CB09D3">
        <w:rPr>
          <w:rFonts w:cs="Times New Roman"/>
          <w:i w:val="0"/>
        </w:rPr>
        <w:t>,</w:t>
      </w:r>
      <w:r w:rsidR="000977BC">
        <w:rPr>
          <w:rFonts w:cs="Times New Roman"/>
          <w:i w:val="0"/>
        </w:rPr>
        <w:t xml:space="preserve"> donde el piloto le mandará las maniobras a ejecutar y </w:t>
      </w:r>
      <w:r w:rsidR="00CB09D3">
        <w:rPr>
          <w:rFonts w:cs="Times New Roman"/>
          <w:i w:val="0"/>
        </w:rPr>
        <w:t xml:space="preserve">chequeará que se hayan ejecutado con éxito </w:t>
      </w:r>
      <w:r w:rsidR="00E54CFB">
        <w:rPr>
          <w:rFonts w:cs="Times New Roman"/>
          <w:i w:val="0"/>
        </w:rPr>
        <w:t>(“</w:t>
      </w:r>
      <w:proofErr w:type="spellStart"/>
      <w:r w:rsidR="00CB09D3" w:rsidRPr="00CB09D3">
        <w:rPr>
          <w:rFonts w:cs="Times New Roman"/>
          <w:i w:val="0"/>
        </w:rPr>
        <w:t>Interaction</w:t>
      </w:r>
      <w:proofErr w:type="spellEnd"/>
      <w:r w:rsidR="00CB09D3" w:rsidRPr="00CB09D3">
        <w:rPr>
          <w:rFonts w:cs="Times New Roman"/>
          <w:i w:val="0"/>
        </w:rPr>
        <w:t xml:space="preserve"> </w:t>
      </w:r>
      <w:proofErr w:type="spellStart"/>
      <w:r w:rsidR="00CB09D3" w:rsidRPr="00CB09D3">
        <w:rPr>
          <w:rFonts w:cs="Times New Roman"/>
          <w:i w:val="0"/>
        </w:rPr>
        <w:t>Pilot-Plane</w:t>
      </w:r>
      <w:proofErr w:type="spellEnd"/>
      <w:r w:rsidR="00CB09D3">
        <w:rPr>
          <w:rFonts w:cs="Times New Roman"/>
          <w:i w:val="0"/>
        </w:rPr>
        <w:t>”)</w:t>
      </w:r>
      <w:r w:rsidR="00E54CFB">
        <w:rPr>
          <w:rFonts w:cs="Times New Roman"/>
          <w:i w:val="0"/>
        </w:rPr>
        <w:t xml:space="preserve">. </w:t>
      </w:r>
      <w:r w:rsidR="00CB09D3">
        <w:rPr>
          <w:rFonts w:cs="Times New Roman"/>
          <w:i w:val="0"/>
        </w:rPr>
        <w:t xml:space="preserve">Seguidamente se procederá </w:t>
      </w:r>
      <w:r w:rsidR="00E9075B">
        <w:rPr>
          <w:rFonts w:cs="Times New Roman"/>
          <w:i w:val="0"/>
        </w:rPr>
        <w:t>a la actualización de</w:t>
      </w:r>
      <w:r w:rsidR="00E54CFB">
        <w:rPr>
          <w:rFonts w:cs="Times New Roman"/>
          <w:i w:val="0"/>
        </w:rPr>
        <w:t xml:space="preserve"> la posición de </w:t>
      </w:r>
      <w:r w:rsidR="00CB09D3">
        <w:rPr>
          <w:rFonts w:cs="Times New Roman"/>
          <w:i w:val="0"/>
        </w:rPr>
        <w:t>la aeronave de nuevo</w:t>
      </w:r>
      <w:r w:rsidR="00E54CFB">
        <w:rPr>
          <w:rFonts w:cs="Times New Roman"/>
          <w:i w:val="0"/>
        </w:rPr>
        <w:t xml:space="preserve">. Hay que decir que, aunque el diagrama pueda llevar a pensar lo contrario, la actualización de la posición del avión no es dependiente de la ejecución de las instrucciones. Es decir, que esta posición será actualizada tanto si el piloto tiene que ejecutar instrucciones como si no tiene </w:t>
      </w:r>
      <w:r w:rsidR="003C05EA">
        <w:rPr>
          <w:rFonts w:cs="Times New Roman"/>
          <w:i w:val="0"/>
        </w:rPr>
        <w:t>ninguna</w:t>
      </w:r>
      <w:r w:rsidR="00E54CFB">
        <w:rPr>
          <w:rFonts w:cs="Times New Roman"/>
          <w:i w:val="0"/>
        </w:rPr>
        <w:t xml:space="preserve"> para ejecutar.</w:t>
      </w:r>
    </w:p>
    <w:p w14:paraId="479EDD41" w14:textId="77777777" w:rsidR="00FD25D2" w:rsidRDefault="00621D6E" w:rsidP="00252D3F">
      <w:pPr>
        <w:jc w:val="both"/>
        <w:rPr>
          <w:rFonts w:cs="Times New Roman"/>
        </w:rPr>
      </w:pPr>
      <w:r w:rsidRPr="00F329DF">
        <w:rPr>
          <w:rFonts w:cs="Times New Roman"/>
          <w:noProof/>
          <w:lang w:eastAsia="es-ES" w:bidi="ar-SA"/>
        </w:rPr>
        <w:lastRenderedPageBreak/>
        <w:drawing>
          <wp:inline distT="0" distB="0" distL="0" distR="0" wp14:anchorId="40DA17B0" wp14:editId="09CB97A1">
            <wp:extent cx="5524500" cy="573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524500" cy="5734050"/>
                    </a:xfrm>
                    <a:prstGeom prst="rect">
                      <a:avLst/>
                    </a:prstGeom>
                  </pic:spPr>
                </pic:pic>
              </a:graphicData>
            </a:graphic>
          </wp:inline>
        </w:drawing>
      </w:r>
    </w:p>
    <w:p w14:paraId="349AD8BC" w14:textId="77777777" w:rsidR="001244FA" w:rsidRDefault="004B01EE" w:rsidP="00252D3F">
      <w:pPr>
        <w:pStyle w:val="Caption"/>
        <w:rPr>
          <w:rFonts w:cs="Times New Roman"/>
        </w:rPr>
      </w:pPr>
      <w:bookmarkStart w:id="2998" w:name="_Ref294474865"/>
      <w:bookmarkStart w:id="2999" w:name="_Toc295124201"/>
      <w:bookmarkStart w:id="3000" w:name="_Toc296441835"/>
      <w:r>
        <w:t xml:space="preserve">Figura </w:t>
      </w:r>
      <w:r w:rsidR="00496DC9">
        <w:fldChar w:fldCharType="begin"/>
      </w:r>
      <w:r w:rsidR="00496DC9">
        <w:instrText xml:space="preserve"> SEQ Figura \* ARABIC </w:instrText>
      </w:r>
      <w:r w:rsidR="00496DC9">
        <w:fldChar w:fldCharType="separate"/>
      </w:r>
      <w:r w:rsidR="00A86110">
        <w:rPr>
          <w:noProof/>
        </w:rPr>
        <w:t>7</w:t>
      </w:r>
      <w:r w:rsidR="00496DC9">
        <w:rPr>
          <w:noProof/>
        </w:rPr>
        <w:fldChar w:fldCharType="end"/>
      </w:r>
      <w:bookmarkEnd w:id="2998"/>
      <w:r w:rsidRPr="00B101B7">
        <w:t xml:space="preserve">: Diagrama de </w:t>
      </w:r>
      <w:r w:rsidR="009E42B3">
        <w:t>Actividad</w:t>
      </w:r>
      <w:r w:rsidRPr="00B101B7">
        <w:t xml:space="preserve"> General</w:t>
      </w:r>
      <w:bookmarkEnd w:id="2999"/>
      <w:bookmarkEnd w:id="3000"/>
    </w:p>
    <w:p w14:paraId="33798122" w14:textId="77777777" w:rsidR="00055AC8" w:rsidRDefault="00976350" w:rsidP="00252D3F">
      <w:pPr>
        <w:jc w:val="both"/>
        <w:rPr>
          <w:rFonts w:cs="Times New Roman"/>
        </w:rPr>
      </w:pPr>
      <w:r>
        <w:rPr>
          <w:rFonts w:cs="Times New Roman"/>
        </w:rPr>
        <w:t xml:space="preserve">Conviene entrar más en </w:t>
      </w:r>
      <w:r w:rsidR="00D72DAF">
        <w:rPr>
          <w:rFonts w:cs="Times New Roman"/>
        </w:rPr>
        <w:t>profundidad en</w:t>
      </w:r>
      <w:r>
        <w:rPr>
          <w:rFonts w:cs="Times New Roman"/>
        </w:rPr>
        <w:t xml:space="preserve"> alguna</w:t>
      </w:r>
      <w:r w:rsidR="00D72DAF">
        <w:rPr>
          <w:rFonts w:cs="Times New Roman"/>
        </w:rPr>
        <w:t>s</w:t>
      </w:r>
      <w:r>
        <w:rPr>
          <w:rFonts w:cs="Times New Roman"/>
        </w:rPr>
        <w:t xml:space="preserve"> de las tareas </w:t>
      </w:r>
      <w:r w:rsidR="00D72DAF">
        <w:rPr>
          <w:rFonts w:cs="Times New Roman"/>
        </w:rPr>
        <w:t>mostradas anteriormente</w:t>
      </w:r>
      <w:r>
        <w:rPr>
          <w:rFonts w:cs="Times New Roman"/>
        </w:rPr>
        <w:t xml:space="preserve"> para poder saber en qué consiste realmente cada una de estas acciones.</w:t>
      </w:r>
      <w:r w:rsidR="00F109C5">
        <w:rPr>
          <w:rFonts w:cs="Times New Roman"/>
        </w:rPr>
        <w:t xml:space="preserve"> Así</w:t>
      </w:r>
      <w:r w:rsidR="009B38D2">
        <w:rPr>
          <w:rFonts w:cs="Times New Roman"/>
        </w:rPr>
        <w:t>,</w:t>
      </w:r>
      <w:r w:rsidR="00F109C5">
        <w:rPr>
          <w:rFonts w:cs="Times New Roman"/>
        </w:rPr>
        <w:t xml:space="preserve"> por ejemplo</w:t>
      </w:r>
      <w:r w:rsidR="009B38D2">
        <w:rPr>
          <w:rFonts w:cs="Times New Roman"/>
        </w:rPr>
        <w:t>,</w:t>
      </w:r>
      <w:r w:rsidR="00F109C5">
        <w:rPr>
          <w:rFonts w:cs="Times New Roman"/>
        </w:rPr>
        <w:t xml:space="preserve"> se empezará por explicar cómo se realiza el arranque del avión.</w:t>
      </w:r>
      <w:r w:rsidR="00D72DAF">
        <w:rPr>
          <w:rFonts w:cs="Times New Roman"/>
        </w:rPr>
        <w:t xml:space="preserve"> Como se comentó hace unos párrafos, el piloto, a la vez que recibe el plan de vuelo y, posteriormente, lo encapsula en su estado mental, crea un hecho denominado “</w:t>
      </w:r>
      <w:proofErr w:type="spellStart"/>
      <w:r w:rsidR="00D72DAF">
        <w:rPr>
          <w:rFonts w:cs="Times New Roman"/>
        </w:rPr>
        <w:t>CanInitiateStartPlane</w:t>
      </w:r>
      <w:proofErr w:type="spellEnd"/>
      <w:r w:rsidR="00D72DAF">
        <w:rPr>
          <w:rFonts w:cs="Times New Roman"/>
        </w:rPr>
        <w:t>”. Dicho hecho le servirá al piloto, ayudándose de su estado mental para acceder al plan de vuelo, para iniciar una tarea que consistirá en comprobar si</w:t>
      </w:r>
      <w:r w:rsidR="00573189">
        <w:rPr>
          <w:rFonts w:cs="Times New Roman"/>
        </w:rPr>
        <w:t xml:space="preserve"> se ha cumplido</w:t>
      </w:r>
      <w:r w:rsidR="00D72DAF">
        <w:rPr>
          <w:rFonts w:cs="Times New Roman"/>
        </w:rPr>
        <w:t xml:space="preserve"> </w:t>
      </w:r>
      <w:r w:rsidR="00573189">
        <w:rPr>
          <w:rFonts w:cs="Times New Roman"/>
        </w:rPr>
        <w:t xml:space="preserve">la hora a la que el vuelo tenía programada </w:t>
      </w:r>
      <w:r w:rsidR="0024780B">
        <w:rPr>
          <w:rFonts w:cs="Times New Roman"/>
        </w:rPr>
        <w:t xml:space="preserve">su </w:t>
      </w:r>
      <w:r w:rsidR="00573189">
        <w:rPr>
          <w:rFonts w:cs="Times New Roman"/>
        </w:rPr>
        <w:t>salida y así</w:t>
      </w:r>
      <w:r w:rsidR="00D72DAF">
        <w:rPr>
          <w:rFonts w:cs="Times New Roman"/>
        </w:rPr>
        <w:t xml:space="preserve"> proceder a arrancar el avión.</w:t>
      </w:r>
      <w:r w:rsidR="00CB43DA">
        <w:rPr>
          <w:rFonts w:cs="Times New Roman"/>
        </w:rPr>
        <w:t xml:space="preserve"> Este proceso se lleva a cabo en el diagrama mostrado en la </w:t>
      </w:r>
      <w:r w:rsidR="00CB43DA">
        <w:rPr>
          <w:rFonts w:cs="Times New Roman"/>
        </w:rPr>
        <w:fldChar w:fldCharType="begin"/>
      </w:r>
      <w:r w:rsidR="00CB43DA">
        <w:rPr>
          <w:rFonts w:cs="Times New Roman"/>
        </w:rPr>
        <w:instrText xml:space="preserve"> REF _Ref294477542 \h </w:instrText>
      </w:r>
      <w:r w:rsidR="00CB43DA">
        <w:rPr>
          <w:rFonts w:cs="Times New Roman"/>
        </w:rPr>
      </w:r>
      <w:r w:rsidR="00CB43DA">
        <w:rPr>
          <w:rFonts w:cs="Times New Roman"/>
        </w:rPr>
        <w:fldChar w:fldCharType="separate"/>
      </w:r>
      <w:r w:rsidR="00CB43DA">
        <w:t xml:space="preserve">Figura </w:t>
      </w:r>
      <w:r w:rsidR="00CB43DA">
        <w:rPr>
          <w:noProof/>
        </w:rPr>
        <w:t>8</w:t>
      </w:r>
      <w:r w:rsidR="00CB43DA">
        <w:rPr>
          <w:rFonts w:cs="Times New Roman"/>
        </w:rPr>
        <w:fldChar w:fldCharType="end"/>
      </w:r>
      <w:r w:rsidR="00CB43DA">
        <w:rPr>
          <w:rFonts w:cs="Times New Roman"/>
        </w:rPr>
        <w:t>.</w:t>
      </w:r>
    </w:p>
    <w:p w14:paraId="575BD136" w14:textId="77777777" w:rsidR="00D72DAF" w:rsidRDefault="00D72DAF" w:rsidP="00252D3F">
      <w:pPr>
        <w:jc w:val="both"/>
        <w:rPr>
          <w:rFonts w:cs="Times New Roman"/>
        </w:rPr>
      </w:pPr>
    </w:p>
    <w:p w14:paraId="7875F8FA" w14:textId="77777777" w:rsidR="00D72DAF" w:rsidRDefault="00D72DAF" w:rsidP="00252D3F">
      <w:pPr>
        <w:jc w:val="both"/>
        <w:rPr>
          <w:rFonts w:cs="Times New Roman"/>
        </w:rPr>
      </w:pPr>
      <w:r w:rsidRPr="00F329DF">
        <w:rPr>
          <w:rFonts w:cs="Times New Roman"/>
          <w:noProof/>
          <w:lang w:eastAsia="es-ES" w:bidi="ar-SA"/>
        </w:rPr>
        <w:drawing>
          <wp:inline distT="0" distB="0" distL="0" distR="0" wp14:anchorId="6284A30C" wp14:editId="156FFFF8">
            <wp:extent cx="5143500" cy="1419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43500" cy="1419225"/>
                    </a:xfrm>
                    <a:prstGeom prst="rect">
                      <a:avLst/>
                    </a:prstGeom>
                  </pic:spPr>
                </pic:pic>
              </a:graphicData>
            </a:graphic>
          </wp:inline>
        </w:drawing>
      </w:r>
    </w:p>
    <w:p w14:paraId="60DD9265" w14:textId="77777777" w:rsidR="00CB43DA" w:rsidRDefault="00CB43DA" w:rsidP="00252D3F">
      <w:pPr>
        <w:pStyle w:val="Caption"/>
        <w:rPr>
          <w:rFonts w:cs="Times New Roman"/>
        </w:rPr>
      </w:pPr>
      <w:bookmarkStart w:id="3001" w:name="_Ref294477542"/>
      <w:bookmarkStart w:id="3002" w:name="_Toc295124202"/>
      <w:bookmarkStart w:id="3003" w:name="_Toc296441836"/>
      <w:r>
        <w:lastRenderedPageBreak/>
        <w:t xml:space="preserve">Figura </w:t>
      </w:r>
      <w:r w:rsidR="00496DC9">
        <w:fldChar w:fldCharType="begin"/>
      </w:r>
      <w:r w:rsidR="00496DC9">
        <w:instrText xml:space="preserve"> SEQ Figura \* ARABIC </w:instrText>
      </w:r>
      <w:r w:rsidR="00496DC9">
        <w:fldChar w:fldCharType="separate"/>
      </w:r>
      <w:r w:rsidR="00A86110">
        <w:rPr>
          <w:noProof/>
        </w:rPr>
        <w:t>8</w:t>
      </w:r>
      <w:r w:rsidR="00496DC9">
        <w:rPr>
          <w:noProof/>
        </w:rPr>
        <w:fldChar w:fldCharType="end"/>
      </w:r>
      <w:bookmarkEnd w:id="3001"/>
      <w:r>
        <w:t>: Comproba</w:t>
      </w:r>
      <w:r w:rsidR="00692D78">
        <w:t>ción de la</w:t>
      </w:r>
      <w:r>
        <w:rPr>
          <w:noProof/>
        </w:rPr>
        <w:t xml:space="preserve"> Hora de Salida del Vuelo</w:t>
      </w:r>
      <w:bookmarkEnd w:id="3002"/>
      <w:bookmarkEnd w:id="3003"/>
    </w:p>
    <w:p w14:paraId="2F460509" w14:textId="77777777" w:rsidR="00AD515A" w:rsidRDefault="00306CAF" w:rsidP="00252D3F">
      <w:pPr>
        <w:jc w:val="both"/>
        <w:rPr>
          <w:rFonts w:cs="Times New Roman"/>
        </w:rPr>
      </w:pPr>
      <w:r>
        <w:rPr>
          <w:rFonts w:cs="Times New Roman"/>
        </w:rPr>
        <w:t xml:space="preserve">Una vez que el piloto vea que la hora para iniciar el vuelo se haya cumplido, iniciará el arranque de los motores del avión y su </w:t>
      </w:r>
      <w:r w:rsidR="00DB0C5E">
        <w:rPr>
          <w:rFonts w:cs="Times New Roman"/>
        </w:rPr>
        <w:t>puesta en marcha</w:t>
      </w:r>
      <w:r w:rsidR="004F2769">
        <w:rPr>
          <w:rFonts w:cs="Times New Roman"/>
        </w:rPr>
        <w:t>.</w:t>
      </w:r>
      <w:r w:rsidR="00AD515A">
        <w:rPr>
          <w:rFonts w:cs="Times New Roman"/>
        </w:rPr>
        <w:t xml:space="preserve"> Esto se traducir</w:t>
      </w:r>
      <w:r w:rsidR="000B3D0C">
        <w:rPr>
          <w:rFonts w:cs="Times New Roman"/>
        </w:rPr>
        <w:t xml:space="preserve">á en el </w:t>
      </w:r>
      <w:r w:rsidR="00AD515A">
        <w:rPr>
          <w:rFonts w:cs="Times New Roman"/>
        </w:rPr>
        <w:t xml:space="preserve">diseño como la inicialización de </w:t>
      </w:r>
      <w:r w:rsidR="00A86A41">
        <w:rPr>
          <w:rFonts w:cs="Times New Roman"/>
        </w:rPr>
        <w:t>la</w:t>
      </w:r>
      <w:r w:rsidR="00AD515A">
        <w:rPr>
          <w:rFonts w:cs="Times New Roman"/>
        </w:rPr>
        <w:t xml:space="preserve"> interacción entre el piloto y el avión</w:t>
      </w:r>
      <w:r w:rsidR="00A86A41">
        <w:rPr>
          <w:rFonts w:cs="Times New Roman"/>
        </w:rPr>
        <w:t xml:space="preserve"> que</w:t>
      </w:r>
      <w:r w:rsidR="00AD515A">
        <w:rPr>
          <w:rFonts w:cs="Times New Roman"/>
        </w:rPr>
        <w:t xml:space="preserve"> se muestra en la</w:t>
      </w:r>
      <w:r w:rsidR="00CD5162">
        <w:rPr>
          <w:rFonts w:cs="Times New Roman"/>
        </w:rPr>
        <w:t xml:space="preserve"> </w:t>
      </w:r>
      <w:r w:rsidR="00CD5162">
        <w:rPr>
          <w:rFonts w:cs="Times New Roman"/>
        </w:rPr>
        <w:fldChar w:fldCharType="begin"/>
      </w:r>
      <w:r w:rsidR="00CD5162">
        <w:rPr>
          <w:rFonts w:cs="Times New Roman"/>
        </w:rPr>
        <w:instrText xml:space="preserve"> REF _Ref294528119 \h </w:instrText>
      </w:r>
      <w:r w:rsidR="00CD5162">
        <w:rPr>
          <w:rFonts w:cs="Times New Roman"/>
        </w:rPr>
      </w:r>
      <w:r w:rsidR="00CD5162">
        <w:rPr>
          <w:rFonts w:cs="Times New Roman"/>
        </w:rPr>
        <w:fldChar w:fldCharType="separate"/>
      </w:r>
      <w:r w:rsidR="00CD5162">
        <w:t xml:space="preserve">Figura </w:t>
      </w:r>
      <w:r w:rsidR="00CD5162">
        <w:rPr>
          <w:noProof/>
        </w:rPr>
        <w:t>9</w:t>
      </w:r>
      <w:r w:rsidR="00CD5162">
        <w:rPr>
          <w:rFonts w:cs="Times New Roman"/>
        </w:rPr>
        <w:fldChar w:fldCharType="end"/>
      </w:r>
      <w:r w:rsidR="00AD515A">
        <w:rPr>
          <w:rFonts w:cs="Times New Roman"/>
        </w:rPr>
        <w:t>.</w:t>
      </w:r>
      <w:r w:rsidR="00A86A41">
        <w:rPr>
          <w:rFonts w:cs="Times New Roman"/>
        </w:rPr>
        <w:t xml:space="preserve"> En esta interacción el piloto, que tomará el rol de iniciador de la conversación, primeramente accederá al plan de vuelo que dispone en su estado mental para saber que avión se le ha asignado para pilotar o, lo que es lo mismo, saber con qué avión tiene que comunicarse. A continuación creará la conversación con dicho avión y le pasará, a través de ella, el hecho</w:t>
      </w:r>
      <w:r w:rsidR="009520D5">
        <w:rPr>
          <w:rFonts w:cs="Times New Roman"/>
        </w:rPr>
        <w:t xml:space="preserve"> (“</w:t>
      </w:r>
      <w:proofErr w:type="spellStart"/>
      <w:r w:rsidR="009520D5">
        <w:rPr>
          <w:rFonts w:cs="Times New Roman"/>
        </w:rPr>
        <w:t>TurningOnPlane</w:t>
      </w:r>
      <w:proofErr w:type="spellEnd"/>
      <w:r w:rsidR="009520D5">
        <w:rPr>
          <w:rFonts w:cs="Times New Roman"/>
        </w:rPr>
        <w:t>”)</w:t>
      </w:r>
      <w:r w:rsidR="00A86A41">
        <w:rPr>
          <w:rFonts w:cs="Times New Roman"/>
        </w:rPr>
        <w:t xml:space="preserve"> que indi</w:t>
      </w:r>
      <w:r w:rsidR="009520D5">
        <w:rPr>
          <w:rFonts w:cs="Times New Roman"/>
        </w:rPr>
        <w:t>ca que el avión debe arrancarse y las coordenadas del aeropuerto de salida</w:t>
      </w:r>
      <w:r w:rsidR="00A86A41">
        <w:rPr>
          <w:rFonts w:cs="Times New Roman"/>
        </w:rPr>
        <w:t>.</w:t>
      </w:r>
      <w:r w:rsidR="009520D5">
        <w:rPr>
          <w:rFonts w:cs="Times New Roman"/>
        </w:rPr>
        <w:t xml:space="preserve"> Una vez el avión ha recibido este hecho </w:t>
      </w:r>
      <w:r w:rsidR="00626D1D">
        <w:rPr>
          <w:rFonts w:cs="Times New Roman"/>
        </w:rPr>
        <w:t>actualizará su posición inicial</w:t>
      </w:r>
      <w:r w:rsidR="00925C0E">
        <w:rPr>
          <w:rFonts w:cs="Times New Roman"/>
        </w:rPr>
        <w:t xml:space="preserve"> e indicará con el hecho (“</w:t>
      </w:r>
      <w:proofErr w:type="spellStart"/>
      <w:r w:rsidR="00925C0E">
        <w:rPr>
          <w:rFonts w:cs="Times New Roman"/>
        </w:rPr>
        <w:t>IniciateUpdateStatus</w:t>
      </w:r>
      <w:proofErr w:type="spellEnd"/>
      <w:r w:rsidR="00925C0E">
        <w:rPr>
          <w:rFonts w:cs="Times New Roman"/>
        </w:rPr>
        <w:t>”) que los valores de su estado mental se pueden empezar a actualizar teniendo en cuenta la velocidad y orientación que tiene éste en cada momento.</w:t>
      </w:r>
      <w:r w:rsidR="008D35CC">
        <w:rPr>
          <w:rFonts w:cs="Times New Roman"/>
        </w:rPr>
        <w:t xml:space="preserve"> Como última acción, el avión comunicará</w:t>
      </w:r>
      <w:r w:rsidR="0060234E">
        <w:rPr>
          <w:rFonts w:cs="Times New Roman"/>
        </w:rPr>
        <w:t>,</w:t>
      </w:r>
      <w:r w:rsidR="008D35CC">
        <w:rPr>
          <w:rFonts w:cs="Times New Roman"/>
        </w:rPr>
        <w:t xml:space="preserve"> a través de la interacción,</w:t>
      </w:r>
      <w:r w:rsidR="0060234E">
        <w:rPr>
          <w:rFonts w:cs="Times New Roman"/>
        </w:rPr>
        <w:t xml:space="preserve"> que la realización de</w:t>
      </w:r>
      <w:r w:rsidR="008D35CC">
        <w:rPr>
          <w:rFonts w:cs="Times New Roman"/>
        </w:rPr>
        <w:t xml:space="preserve"> las tareas correspondientes a la inicialización del avión </w:t>
      </w:r>
      <w:r w:rsidR="0060234E">
        <w:rPr>
          <w:rFonts w:cs="Times New Roman"/>
        </w:rPr>
        <w:t xml:space="preserve">ha finalizado </w:t>
      </w:r>
      <w:r w:rsidR="008D35CC">
        <w:rPr>
          <w:rFonts w:cs="Times New Roman"/>
        </w:rPr>
        <w:t>(“</w:t>
      </w:r>
      <w:proofErr w:type="spellStart"/>
      <w:r w:rsidR="008D35CC">
        <w:rPr>
          <w:rFonts w:cs="Times New Roman"/>
        </w:rPr>
        <w:t>PlaneOn</w:t>
      </w:r>
      <w:proofErr w:type="spellEnd"/>
      <w:r w:rsidR="008D35CC">
        <w:rPr>
          <w:rFonts w:cs="Times New Roman"/>
        </w:rPr>
        <w:t>”).</w:t>
      </w:r>
      <w:r w:rsidR="0060234E">
        <w:rPr>
          <w:rFonts w:cs="Times New Roman"/>
        </w:rPr>
        <w:t xml:space="preserve"> Una vez que el  piloto ha recibido esta información éste podrá iniciar la descomposición del plan de vuelo y obtener el primer tramo que ha de realizar para completar el trayecto (“</w:t>
      </w:r>
      <w:proofErr w:type="spellStart"/>
      <w:r w:rsidR="0060234E">
        <w:rPr>
          <w:rFonts w:cs="Times New Roman"/>
        </w:rPr>
        <w:t>GetNextLeg</w:t>
      </w:r>
      <w:proofErr w:type="spellEnd"/>
      <w:r w:rsidR="0060234E">
        <w:rPr>
          <w:rFonts w:cs="Times New Roman"/>
        </w:rPr>
        <w:t xml:space="preserve">”). </w:t>
      </w:r>
    </w:p>
    <w:p w14:paraId="2C3BE3AB" w14:textId="77777777" w:rsidR="00AD515A" w:rsidRDefault="007102F1" w:rsidP="00252D3F">
      <w:pPr>
        <w:jc w:val="both"/>
        <w:rPr>
          <w:rFonts w:cs="Times New Roman"/>
        </w:rPr>
      </w:pPr>
      <w:r w:rsidRPr="00F329DF">
        <w:rPr>
          <w:rFonts w:cs="Times New Roman"/>
          <w:noProof/>
          <w:lang w:eastAsia="es-ES" w:bidi="ar-SA"/>
        </w:rPr>
        <w:drawing>
          <wp:inline distT="0" distB="0" distL="0" distR="0" wp14:anchorId="04BB8332" wp14:editId="28A4CE30">
            <wp:extent cx="5612130" cy="49720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4972050"/>
                    </a:xfrm>
                    <a:prstGeom prst="rect">
                      <a:avLst/>
                    </a:prstGeom>
                  </pic:spPr>
                </pic:pic>
              </a:graphicData>
            </a:graphic>
          </wp:inline>
        </w:drawing>
      </w:r>
    </w:p>
    <w:p w14:paraId="1099CFD8" w14:textId="77777777" w:rsidR="00AD515A" w:rsidRDefault="00AD515A" w:rsidP="00252D3F">
      <w:pPr>
        <w:pStyle w:val="Caption"/>
        <w:rPr>
          <w:rFonts w:cs="Times New Roman"/>
        </w:rPr>
      </w:pPr>
      <w:bookmarkStart w:id="3004" w:name="_Ref294528119"/>
      <w:bookmarkStart w:id="3005" w:name="_Ref294528052"/>
      <w:bookmarkStart w:id="3006" w:name="_Toc295124203"/>
      <w:bookmarkStart w:id="3007" w:name="_Toc296441837"/>
      <w:r>
        <w:t xml:space="preserve">Figura </w:t>
      </w:r>
      <w:r w:rsidR="00496DC9">
        <w:fldChar w:fldCharType="begin"/>
      </w:r>
      <w:r w:rsidR="00496DC9">
        <w:instrText xml:space="preserve"> SEQ Figura \* ARABIC </w:instrText>
      </w:r>
      <w:r w:rsidR="00496DC9">
        <w:fldChar w:fldCharType="separate"/>
      </w:r>
      <w:r w:rsidR="00A86110">
        <w:rPr>
          <w:noProof/>
        </w:rPr>
        <w:t>9</w:t>
      </w:r>
      <w:r w:rsidR="00496DC9">
        <w:rPr>
          <w:noProof/>
        </w:rPr>
        <w:fldChar w:fldCharType="end"/>
      </w:r>
      <w:bookmarkEnd w:id="3004"/>
      <w:r>
        <w:t>: Interacción para Arrancar el Avión</w:t>
      </w:r>
      <w:bookmarkEnd w:id="3005"/>
      <w:bookmarkEnd w:id="3006"/>
      <w:bookmarkEnd w:id="3007"/>
    </w:p>
    <w:p w14:paraId="77C75833" w14:textId="32829D77" w:rsidR="00AD515A" w:rsidRDefault="00404C16" w:rsidP="00252D3F">
      <w:pPr>
        <w:jc w:val="both"/>
        <w:rPr>
          <w:rFonts w:cs="Times New Roman"/>
        </w:rPr>
      </w:pPr>
      <w:r>
        <w:rPr>
          <w:rFonts w:cs="Times New Roman"/>
        </w:rPr>
        <w:t xml:space="preserve">El siguiente proceso que se va a explicar es el de la descomposición en tramos del plan de vuelo (Flight Plan </w:t>
      </w:r>
      <w:proofErr w:type="spellStart"/>
      <w:r>
        <w:rPr>
          <w:rFonts w:cs="Times New Roman"/>
        </w:rPr>
        <w:t>Monitoring</w:t>
      </w:r>
      <w:proofErr w:type="spellEnd"/>
      <w:r>
        <w:rPr>
          <w:rFonts w:cs="Times New Roman"/>
        </w:rPr>
        <w:t xml:space="preserve">”). </w:t>
      </w:r>
      <w:r w:rsidR="00AD2753">
        <w:rPr>
          <w:rFonts w:cs="Times New Roman"/>
        </w:rPr>
        <w:t xml:space="preserve">En dicho </w:t>
      </w:r>
      <w:r>
        <w:rPr>
          <w:rFonts w:cs="Times New Roman"/>
        </w:rPr>
        <w:t>proceso</w:t>
      </w:r>
      <w:r w:rsidR="00AD2753">
        <w:rPr>
          <w:rFonts w:cs="Times New Roman"/>
        </w:rPr>
        <w:t xml:space="preserve"> realmente el piloto procederá a extraer el siguiente tramo a realizar del plan de vuelo, como se ve en la  </w:t>
      </w:r>
      <w:r w:rsidR="00AD2753">
        <w:rPr>
          <w:rFonts w:cs="Times New Roman"/>
        </w:rPr>
        <w:fldChar w:fldCharType="begin"/>
      </w:r>
      <w:r w:rsidR="00AD2753">
        <w:rPr>
          <w:rFonts w:cs="Times New Roman"/>
        </w:rPr>
        <w:instrText xml:space="preserve"> REF _Ref294819583 \h </w:instrText>
      </w:r>
      <w:r w:rsidR="00AD2753">
        <w:rPr>
          <w:rFonts w:cs="Times New Roman"/>
        </w:rPr>
      </w:r>
      <w:r w:rsidR="00AD2753">
        <w:rPr>
          <w:rFonts w:cs="Times New Roman"/>
        </w:rPr>
        <w:fldChar w:fldCharType="separate"/>
      </w:r>
      <w:r w:rsidR="00AD2753">
        <w:t xml:space="preserve">Figura </w:t>
      </w:r>
      <w:r w:rsidR="00AD2753">
        <w:rPr>
          <w:noProof/>
        </w:rPr>
        <w:t>10</w:t>
      </w:r>
      <w:r w:rsidR="00AD2753">
        <w:rPr>
          <w:rFonts w:cs="Times New Roman"/>
        </w:rPr>
        <w:fldChar w:fldCharType="end"/>
      </w:r>
      <w:r w:rsidR="00AD2753">
        <w:rPr>
          <w:rFonts w:cs="Times New Roman"/>
        </w:rPr>
        <w:t>. Para ello el piloto, una vez recibe el hecho que indica que puede proceder a obtener el próximo tramo</w:t>
      </w:r>
      <w:r w:rsidR="0028425B">
        <w:rPr>
          <w:rFonts w:cs="Times New Roman"/>
        </w:rPr>
        <w:t xml:space="preserve"> (“</w:t>
      </w:r>
      <w:proofErr w:type="spellStart"/>
      <w:r w:rsidR="0028425B">
        <w:rPr>
          <w:rFonts w:cs="Times New Roman"/>
        </w:rPr>
        <w:t>GetNextLeg</w:t>
      </w:r>
      <w:proofErr w:type="spellEnd"/>
      <w:r w:rsidR="0028425B">
        <w:rPr>
          <w:rFonts w:cs="Times New Roman"/>
        </w:rPr>
        <w:t>”)</w:t>
      </w:r>
      <w:r w:rsidR="00AD2753">
        <w:rPr>
          <w:rFonts w:cs="Times New Roman"/>
        </w:rPr>
        <w:t xml:space="preserve">, accederá a su estado mental para obtener el plan de vuelo y saber cuál ha sido el último tramo completado. A </w:t>
      </w:r>
      <w:r w:rsidR="00AD2753">
        <w:rPr>
          <w:rFonts w:cs="Times New Roman"/>
        </w:rPr>
        <w:lastRenderedPageBreak/>
        <w:t xml:space="preserve">partir de esta información el piloto construirá el siguiente tramo que tiene que cubrir y producirá un hecho que iniciará </w:t>
      </w:r>
      <w:r w:rsidR="000E3773">
        <w:rPr>
          <w:rFonts w:cs="Times New Roman"/>
        </w:rPr>
        <w:t>el</w:t>
      </w:r>
      <w:r w:rsidR="00AD2753">
        <w:rPr>
          <w:rFonts w:cs="Times New Roman"/>
        </w:rPr>
        <w:t xml:space="preserve"> proceso que </w:t>
      </w:r>
      <w:r w:rsidR="007C25A6">
        <w:rPr>
          <w:rFonts w:cs="Times New Roman"/>
        </w:rPr>
        <w:t>comprueba</w:t>
      </w:r>
      <w:r w:rsidR="00AD2753">
        <w:rPr>
          <w:rFonts w:cs="Times New Roman"/>
        </w:rPr>
        <w:t xml:space="preserve"> si el tramo </w:t>
      </w:r>
      <w:r w:rsidR="007C25A6">
        <w:rPr>
          <w:rFonts w:cs="Times New Roman"/>
        </w:rPr>
        <w:t xml:space="preserve">se ha completado </w:t>
      </w:r>
      <w:r w:rsidR="00AD2753">
        <w:rPr>
          <w:rFonts w:cs="Times New Roman"/>
        </w:rPr>
        <w:t>con éxito (“</w:t>
      </w:r>
      <w:proofErr w:type="spellStart"/>
      <w:r w:rsidR="00AD2753">
        <w:rPr>
          <w:rFonts w:cs="Times New Roman"/>
        </w:rPr>
        <w:t>StartLegCheck</w:t>
      </w:r>
      <w:proofErr w:type="spellEnd"/>
      <w:r w:rsidR="00AD2753">
        <w:rPr>
          <w:rFonts w:cs="Times New Roman"/>
        </w:rPr>
        <w:t>”).</w:t>
      </w:r>
    </w:p>
    <w:p w14:paraId="358F885A" w14:textId="60AFE415" w:rsidR="00AD2753" w:rsidDel="00323F6E" w:rsidRDefault="00AD2753" w:rsidP="00252D3F">
      <w:pPr>
        <w:jc w:val="both"/>
        <w:rPr>
          <w:del w:id="3008" w:author="Orion" w:date="2011-06-22T19:14:00Z"/>
          <w:rFonts w:cs="Times New Roman"/>
        </w:rPr>
      </w:pPr>
    </w:p>
    <w:p w14:paraId="5E6EA6DB" w14:textId="22B1A719" w:rsidR="00AD2753" w:rsidRDefault="00AD2753" w:rsidP="00252D3F">
      <w:pPr>
        <w:jc w:val="both"/>
        <w:rPr>
          <w:rFonts w:cs="Times New Roman"/>
        </w:rPr>
      </w:pPr>
    </w:p>
    <w:p w14:paraId="5604084F" w14:textId="182A75B2" w:rsidR="00AD2753" w:rsidRDefault="00691ECD" w:rsidP="00252D3F">
      <w:pPr>
        <w:pStyle w:val="Caption"/>
        <w:rPr>
          <w:rFonts w:cs="Times New Roman"/>
        </w:rPr>
      </w:pPr>
      <w:bookmarkStart w:id="3009" w:name="_Ref294819583"/>
      <w:bookmarkStart w:id="3010" w:name="_Toc295124204"/>
      <w:bookmarkStart w:id="3011" w:name="_Toc296441838"/>
      <w:r w:rsidRPr="00F329DF">
        <w:rPr>
          <w:rFonts w:cs="Times New Roman"/>
          <w:noProof/>
          <w:lang w:eastAsia="es-ES" w:bidi="ar-SA"/>
        </w:rPr>
        <w:drawing>
          <wp:anchor distT="0" distB="0" distL="114300" distR="114300" simplePos="0" relativeHeight="251670528" behindDoc="0" locked="0" layoutInCell="1" allowOverlap="1" wp14:anchorId="0E245792" wp14:editId="2FF1DB26">
            <wp:simplePos x="0" y="0"/>
            <wp:positionH relativeFrom="column">
              <wp:posOffset>-5715</wp:posOffset>
            </wp:positionH>
            <wp:positionV relativeFrom="paragraph">
              <wp:posOffset>201930</wp:posOffset>
            </wp:positionV>
            <wp:extent cx="5610225" cy="261937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610225" cy="2619375"/>
                    </a:xfrm>
                    <a:prstGeom prst="rect">
                      <a:avLst/>
                    </a:prstGeom>
                  </pic:spPr>
                </pic:pic>
              </a:graphicData>
            </a:graphic>
            <wp14:sizeRelH relativeFrom="margin">
              <wp14:pctWidth>0</wp14:pctWidth>
            </wp14:sizeRelH>
            <wp14:sizeRelV relativeFrom="margin">
              <wp14:pctHeight>0</wp14:pctHeight>
            </wp14:sizeRelV>
          </wp:anchor>
        </w:drawing>
      </w:r>
      <w:r w:rsidR="00AD2753">
        <w:t xml:space="preserve">Figura </w:t>
      </w:r>
      <w:r w:rsidR="00496DC9">
        <w:fldChar w:fldCharType="begin"/>
      </w:r>
      <w:r w:rsidR="00496DC9">
        <w:instrText xml:space="preserve"> SEQ Figura \* ARABIC </w:instrText>
      </w:r>
      <w:r w:rsidR="00496DC9">
        <w:fldChar w:fldCharType="separate"/>
      </w:r>
      <w:r w:rsidR="00A86110">
        <w:rPr>
          <w:noProof/>
        </w:rPr>
        <w:t>10</w:t>
      </w:r>
      <w:r w:rsidR="00496DC9">
        <w:rPr>
          <w:noProof/>
        </w:rPr>
        <w:fldChar w:fldCharType="end"/>
      </w:r>
      <w:bookmarkEnd w:id="3009"/>
      <w:r w:rsidR="00AD2753">
        <w:t>: Descomposición del Plan de Vuelo</w:t>
      </w:r>
      <w:bookmarkEnd w:id="3010"/>
      <w:bookmarkEnd w:id="3011"/>
    </w:p>
    <w:p w14:paraId="73BF95FD" w14:textId="34F53802" w:rsidR="003D52F1" w:rsidRDefault="003D52F1" w:rsidP="00252D3F">
      <w:pPr>
        <w:jc w:val="both"/>
        <w:rPr>
          <w:rFonts w:cs="Times New Roman"/>
        </w:rPr>
      </w:pPr>
      <w:r>
        <w:rPr>
          <w:rFonts w:cs="Times New Roman"/>
        </w:rPr>
        <w:t>En caso de que el tramo no se haya completado todavía</w:t>
      </w:r>
      <w:r w:rsidR="00965079">
        <w:rPr>
          <w:rFonts w:cs="Times New Roman"/>
        </w:rPr>
        <w:t>,</w:t>
      </w:r>
      <w:r>
        <w:rPr>
          <w:rFonts w:cs="Times New Roman"/>
        </w:rPr>
        <w:t xml:space="preserve"> el piloto </w:t>
      </w:r>
      <w:r w:rsidR="006F013B">
        <w:rPr>
          <w:rFonts w:cs="Times New Roman"/>
        </w:rPr>
        <w:t>pasará a tomar las decisiones oportunas para llegar al final del tramo.</w:t>
      </w:r>
      <w:r w:rsidR="005C0FC8">
        <w:rPr>
          <w:rFonts w:cs="Times New Roman"/>
        </w:rPr>
        <w:t xml:space="preserve"> </w:t>
      </w:r>
      <w:r w:rsidR="004A6F72">
        <w:rPr>
          <w:rFonts w:cs="Times New Roman"/>
        </w:rPr>
        <w:t xml:space="preserve">Pensar las decisiones correctas supone un tiempo para </w:t>
      </w:r>
      <w:r w:rsidR="002930B4">
        <w:rPr>
          <w:rFonts w:cs="Times New Roman"/>
        </w:rPr>
        <w:t>estos</w:t>
      </w:r>
      <w:r w:rsidR="004A6F72">
        <w:rPr>
          <w:rFonts w:cs="Times New Roman"/>
        </w:rPr>
        <w:t xml:space="preserve"> pilotos. Tiempo que dependerá de característicos como el estrés, la fatiga, la experiencia y el tipo de personalidad de dicho piloto.</w:t>
      </w:r>
      <w:r w:rsidR="009D0BA7">
        <w:rPr>
          <w:rFonts w:cs="Times New Roman"/>
        </w:rPr>
        <w:t xml:space="preserve"> Es por ello, por lo que</w:t>
      </w:r>
      <w:r w:rsidR="002800BB">
        <w:rPr>
          <w:rFonts w:cs="Times New Roman"/>
        </w:rPr>
        <w:t>,</w:t>
      </w:r>
      <w:r w:rsidR="009D0BA7">
        <w:rPr>
          <w:rFonts w:cs="Times New Roman"/>
        </w:rPr>
        <w:t xml:space="preserve"> se ha implementado un tarea que representa este tiempo como puede verse en la </w:t>
      </w:r>
      <w:r w:rsidR="009D0BA7">
        <w:rPr>
          <w:rFonts w:cs="Times New Roman"/>
        </w:rPr>
        <w:fldChar w:fldCharType="begin"/>
      </w:r>
      <w:r w:rsidR="009D0BA7">
        <w:rPr>
          <w:rFonts w:cs="Times New Roman"/>
        </w:rPr>
        <w:instrText xml:space="preserve"> REF _Ref295084157 \h </w:instrText>
      </w:r>
      <w:r w:rsidR="009D0BA7">
        <w:rPr>
          <w:rFonts w:cs="Times New Roman"/>
        </w:rPr>
      </w:r>
      <w:r w:rsidR="009D0BA7">
        <w:rPr>
          <w:rFonts w:cs="Times New Roman"/>
        </w:rPr>
        <w:fldChar w:fldCharType="separate"/>
      </w:r>
      <w:r w:rsidR="009D0BA7">
        <w:t xml:space="preserve">Figura </w:t>
      </w:r>
      <w:r w:rsidR="009D0BA7">
        <w:rPr>
          <w:noProof/>
        </w:rPr>
        <w:t>11</w:t>
      </w:r>
      <w:r w:rsidR="009D0BA7">
        <w:rPr>
          <w:rFonts w:cs="Times New Roman"/>
        </w:rPr>
        <w:fldChar w:fldCharType="end"/>
      </w:r>
      <w:r w:rsidR="009D0BA7">
        <w:rPr>
          <w:rFonts w:cs="Times New Roman"/>
        </w:rPr>
        <w:t>.</w:t>
      </w:r>
      <w:r w:rsidR="00E75AD4">
        <w:rPr>
          <w:rFonts w:cs="Times New Roman"/>
        </w:rPr>
        <w:t xml:space="preserve"> Para ello el piloto </w:t>
      </w:r>
      <w:r w:rsidR="002930B4">
        <w:rPr>
          <w:rFonts w:cs="Times New Roman"/>
        </w:rPr>
        <w:t>en primer lugar consumirá un</w:t>
      </w:r>
      <w:r w:rsidR="00027D36">
        <w:rPr>
          <w:rFonts w:cs="Times New Roman"/>
        </w:rPr>
        <w:t xml:space="preserve"> hecho que dispara la tarea (</w:t>
      </w:r>
      <w:r w:rsidR="002930B4">
        <w:rPr>
          <w:rFonts w:cs="Times New Roman"/>
        </w:rPr>
        <w:t>“</w:t>
      </w:r>
      <w:proofErr w:type="spellStart"/>
      <w:r w:rsidR="00027D36">
        <w:rPr>
          <w:rFonts w:cs="Times New Roman"/>
        </w:rPr>
        <w:t>StartThinkNewDecision</w:t>
      </w:r>
      <w:proofErr w:type="spellEnd"/>
      <w:r w:rsidR="00027D36">
        <w:rPr>
          <w:rFonts w:cs="Times New Roman"/>
        </w:rPr>
        <w:t>”),</w:t>
      </w:r>
      <w:r w:rsidR="00171862">
        <w:rPr>
          <w:rFonts w:cs="Times New Roman"/>
        </w:rPr>
        <w:t xml:space="preserve"> accederá a</w:t>
      </w:r>
      <w:r w:rsidR="00E75AD4">
        <w:rPr>
          <w:rFonts w:cs="Times New Roman"/>
        </w:rPr>
        <w:t>l t</w:t>
      </w:r>
      <w:r w:rsidR="00171862">
        <w:rPr>
          <w:rFonts w:cs="Times New Roman"/>
        </w:rPr>
        <w:t xml:space="preserve">ramo en cuestión (“Flight </w:t>
      </w:r>
      <w:proofErr w:type="spellStart"/>
      <w:r w:rsidR="00171862">
        <w:rPr>
          <w:rFonts w:cs="Times New Roman"/>
        </w:rPr>
        <w:t>Leg</w:t>
      </w:r>
      <w:proofErr w:type="spellEnd"/>
      <w:r w:rsidR="00171862">
        <w:rPr>
          <w:rFonts w:cs="Times New Roman"/>
        </w:rPr>
        <w:t xml:space="preserve">”) y </w:t>
      </w:r>
      <w:r w:rsidR="00C36118">
        <w:rPr>
          <w:rFonts w:cs="Times New Roman"/>
        </w:rPr>
        <w:t xml:space="preserve">a su estado mental, para saber los valores de sus características, </w:t>
      </w:r>
      <w:del w:id="3012" w:author="Orion" w:date="2011-06-29T16:40:00Z">
        <w:r w:rsidR="00C36118" w:rsidDel="006E47BF">
          <w:rPr>
            <w:rFonts w:cs="Times New Roman"/>
          </w:rPr>
          <w:delText xml:space="preserve">características </w:delText>
        </w:r>
      </w:del>
      <w:r w:rsidR="00C36118">
        <w:rPr>
          <w:rFonts w:cs="Times New Roman"/>
        </w:rPr>
        <w:t xml:space="preserve">de las que hemos hablado anteriormente. Posteriormente, tras un tiempo que representará </w:t>
      </w:r>
      <w:r w:rsidR="00171862">
        <w:rPr>
          <w:rFonts w:cs="Times New Roman"/>
        </w:rPr>
        <w:t>el tiempo que el piloto se ha tomado para procesar</w:t>
      </w:r>
      <w:r w:rsidR="00C36118">
        <w:rPr>
          <w:rFonts w:cs="Times New Roman"/>
        </w:rPr>
        <w:t xml:space="preserve"> la información </w:t>
      </w:r>
      <w:r w:rsidR="00171862">
        <w:rPr>
          <w:rFonts w:cs="Times New Roman"/>
        </w:rPr>
        <w:t>y</w:t>
      </w:r>
      <w:r w:rsidR="00C36118">
        <w:rPr>
          <w:rFonts w:cs="Times New Roman"/>
        </w:rPr>
        <w:t xml:space="preserve"> producir la decisión, se producirá el hecho que indicará que ya </w:t>
      </w:r>
      <w:r w:rsidR="003D0A28">
        <w:rPr>
          <w:rFonts w:cs="Times New Roman"/>
        </w:rPr>
        <w:t xml:space="preserve">se </w:t>
      </w:r>
      <w:r w:rsidR="00C36118">
        <w:rPr>
          <w:rFonts w:cs="Times New Roman"/>
        </w:rPr>
        <w:t>pueden crear las decisiones (</w:t>
      </w:r>
      <w:r w:rsidR="00FE27FE">
        <w:rPr>
          <w:rFonts w:cs="Times New Roman"/>
        </w:rPr>
        <w:t>“</w:t>
      </w:r>
      <w:proofErr w:type="spellStart"/>
      <w:r w:rsidR="00C36118">
        <w:rPr>
          <w:rFonts w:cs="Times New Roman"/>
        </w:rPr>
        <w:t>CanCreateDecision</w:t>
      </w:r>
      <w:proofErr w:type="spellEnd"/>
      <w:r w:rsidR="00C36118">
        <w:rPr>
          <w:rFonts w:cs="Times New Roman"/>
        </w:rPr>
        <w:t>”).</w:t>
      </w:r>
    </w:p>
    <w:p w14:paraId="17E9FC34" w14:textId="180A2F36" w:rsidR="001E208C" w:rsidRDefault="001E208C" w:rsidP="00252D3F">
      <w:pPr>
        <w:jc w:val="both"/>
        <w:rPr>
          <w:rFonts w:cs="Times New Roman"/>
        </w:rPr>
      </w:pPr>
    </w:p>
    <w:p w14:paraId="067D22F2" w14:textId="59C1E163" w:rsidR="009D0BA7" w:rsidRDefault="009F675E" w:rsidP="00252D3F">
      <w:pPr>
        <w:pStyle w:val="Caption"/>
        <w:rPr>
          <w:rFonts w:cs="Times New Roman"/>
        </w:rPr>
      </w:pPr>
      <w:bookmarkStart w:id="3013" w:name="_Ref295084157"/>
      <w:bookmarkStart w:id="3014" w:name="_Toc295124205"/>
      <w:bookmarkStart w:id="3015" w:name="_Toc296441839"/>
      <w:r w:rsidRPr="00F329DF">
        <w:rPr>
          <w:rFonts w:cs="Times New Roman"/>
          <w:noProof/>
          <w:lang w:eastAsia="es-ES" w:bidi="ar-SA"/>
        </w:rPr>
        <w:lastRenderedPageBreak/>
        <w:drawing>
          <wp:anchor distT="0" distB="0" distL="114300" distR="114300" simplePos="0" relativeHeight="251669504" behindDoc="0" locked="0" layoutInCell="1" allowOverlap="1" wp14:anchorId="0A379984" wp14:editId="1A9E2C67">
            <wp:simplePos x="0" y="0"/>
            <wp:positionH relativeFrom="column">
              <wp:posOffset>3810</wp:posOffset>
            </wp:positionH>
            <wp:positionV relativeFrom="paragraph">
              <wp:posOffset>-171450</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r w:rsidR="00496DC9">
        <w:fldChar w:fldCharType="begin"/>
      </w:r>
      <w:r w:rsidR="00496DC9">
        <w:instrText xml:space="preserve"> SEQ Figura \* ARABIC </w:instrText>
      </w:r>
      <w:r w:rsidR="00496DC9">
        <w:fldChar w:fldCharType="separate"/>
      </w:r>
      <w:r w:rsidR="00A86110">
        <w:rPr>
          <w:noProof/>
        </w:rPr>
        <w:t>11</w:t>
      </w:r>
      <w:r w:rsidR="00496DC9">
        <w:rPr>
          <w:noProof/>
        </w:rPr>
        <w:fldChar w:fldCharType="end"/>
      </w:r>
      <w:bookmarkEnd w:id="3013"/>
      <w:r w:rsidR="009D0BA7">
        <w:t>: Tiempo de Creación de las Decisiones</w:t>
      </w:r>
      <w:bookmarkEnd w:id="3014"/>
      <w:bookmarkEnd w:id="3015"/>
    </w:p>
    <w:p w14:paraId="09B25F68" w14:textId="77777777" w:rsidR="001E208C" w:rsidRDefault="00BA7887" w:rsidP="00252D3F">
      <w:pPr>
        <w:jc w:val="both"/>
        <w:rPr>
          <w:rFonts w:cs="Times New Roman"/>
        </w:rPr>
      </w:pPr>
      <w:r>
        <w:rPr>
          <w:rFonts w:cs="Times New Roman"/>
        </w:rPr>
        <w:t xml:space="preserve">Una vez el piloto se haya tomado su tiempo para decidir qué hacer para poder completar el tramo, pasará a crear dichas decisiones. De este </w:t>
      </w:r>
      <w:r w:rsidR="0041786B">
        <w:rPr>
          <w:rFonts w:cs="Times New Roman"/>
        </w:rPr>
        <w:t>modo</w:t>
      </w:r>
      <w:r>
        <w:rPr>
          <w:rFonts w:cs="Times New Roman"/>
        </w:rPr>
        <w:t>, como</w:t>
      </w:r>
      <w:r w:rsidR="0041786B">
        <w:rPr>
          <w:rFonts w:cs="Times New Roman"/>
        </w:rPr>
        <w:t xml:space="preserve"> </w:t>
      </w:r>
      <w:r>
        <w:rPr>
          <w:rFonts w:cs="Times New Roman"/>
        </w:rPr>
        <w:t>podemos observar en la siguiente figura (</w:t>
      </w:r>
      <w:r>
        <w:rPr>
          <w:rFonts w:cs="Times New Roman"/>
        </w:rPr>
        <w:fldChar w:fldCharType="begin"/>
      </w:r>
      <w:r>
        <w:rPr>
          <w:rFonts w:cs="Times New Roman"/>
        </w:rPr>
        <w:instrText xml:space="preserve"> REF _Ref295124321 \h </w:instrText>
      </w:r>
      <w:r>
        <w:rPr>
          <w:rFonts w:cs="Times New Roman"/>
        </w:rPr>
      </w:r>
      <w:r>
        <w:rPr>
          <w:rFonts w:cs="Times New Roman"/>
        </w:rPr>
        <w:fldChar w:fldCharType="separate"/>
      </w:r>
      <w:r>
        <w:t xml:space="preserve">Figura </w:t>
      </w:r>
      <w:r>
        <w:rPr>
          <w:noProof/>
        </w:rPr>
        <w:t>12</w:t>
      </w:r>
      <w:r>
        <w:rPr>
          <w:rFonts w:cs="Times New Roman"/>
        </w:rPr>
        <w:fldChar w:fldCharType="end"/>
      </w:r>
      <w:r>
        <w:rPr>
          <w:rFonts w:cs="Times New Roman"/>
        </w:rPr>
        <w:t>)</w:t>
      </w:r>
      <w:r w:rsidR="0041786B">
        <w:rPr>
          <w:rFonts w:cs="Times New Roman"/>
        </w:rPr>
        <w:t>,</w:t>
      </w:r>
      <w:r w:rsidR="004C7452">
        <w:rPr>
          <w:rFonts w:cs="Times New Roman"/>
        </w:rPr>
        <w:t xml:space="preserve"> el piloto creará las decisiones valiéndose del tramo  a completar (“Flight </w:t>
      </w:r>
      <w:proofErr w:type="spellStart"/>
      <w:r w:rsidR="004C7452">
        <w:rPr>
          <w:rFonts w:cs="Times New Roman"/>
        </w:rPr>
        <w:t>Leg</w:t>
      </w:r>
      <w:proofErr w:type="spellEnd"/>
      <w:r w:rsidR="004C7452">
        <w:rPr>
          <w:rFonts w:cs="Times New Roman"/>
        </w:rPr>
        <w:t>”) y accediendo a la aplicación del avión</w:t>
      </w:r>
      <w:r w:rsidR="00B37CFC">
        <w:rPr>
          <w:rFonts w:cs="Times New Roman"/>
        </w:rPr>
        <w:t xml:space="preserve"> (“</w:t>
      </w:r>
      <w:proofErr w:type="spellStart"/>
      <w:r w:rsidR="00B37CFC">
        <w:rPr>
          <w:rFonts w:cs="Times New Roman"/>
        </w:rPr>
        <w:t>Plane</w:t>
      </w:r>
      <w:proofErr w:type="spellEnd"/>
      <w:r w:rsidR="00B37CFC">
        <w:rPr>
          <w:rFonts w:cs="Times New Roman"/>
        </w:rPr>
        <w:t xml:space="preserve"> Position </w:t>
      </w:r>
      <w:proofErr w:type="spellStart"/>
      <w:r w:rsidR="00B37CFC">
        <w:rPr>
          <w:rFonts w:cs="Times New Roman"/>
        </w:rPr>
        <w:t>Service</w:t>
      </w:r>
      <w:proofErr w:type="spellEnd"/>
      <w:r w:rsidR="00B37CFC">
        <w:rPr>
          <w:rFonts w:cs="Times New Roman"/>
        </w:rPr>
        <w:t>”)</w:t>
      </w:r>
      <w:r w:rsidR="004C7452">
        <w:rPr>
          <w:rFonts w:cs="Times New Roman"/>
        </w:rPr>
        <w:t xml:space="preserve"> donde puede obtener los valores de su estado actual, estado  que vendría representado por la posición, la orientación y la </w:t>
      </w:r>
      <w:r w:rsidR="00A07C89">
        <w:rPr>
          <w:rFonts w:cs="Times New Roman"/>
        </w:rPr>
        <w:t>velocidad</w:t>
      </w:r>
      <w:r w:rsidR="004C7452">
        <w:rPr>
          <w:rFonts w:cs="Times New Roman"/>
        </w:rPr>
        <w:t xml:space="preserve"> del avión.</w:t>
      </w:r>
    </w:p>
    <w:p w14:paraId="1B02C2D2" w14:textId="3A3230B7" w:rsidR="00F35D4A" w:rsidRDefault="00F35D4A" w:rsidP="00252D3F">
      <w:pPr>
        <w:jc w:val="both"/>
        <w:rPr>
          <w:rFonts w:cs="Times New Roman"/>
        </w:rPr>
      </w:pPr>
    </w:p>
    <w:p w14:paraId="53F8A1F1" w14:textId="3283A709" w:rsidR="00F35D4A" w:rsidRDefault="009F675E" w:rsidP="00252D3F">
      <w:pPr>
        <w:pStyle w:val="Caption"/>
        <w:rPr>
          <w:rFonts w:cs="Times New Roman"/>
        </w:rPr>
      </w:pPr>
      <w:bookmarkStart w:id="3016" w:name="_Ref295124321"/>
      <w:bookmarkStart w:id="3017" w:name="_Toc295124206"/>
      <w:bookmarkStart w:id="3018" w:name="_Toc296441840"/>
      <w:r w:rsidRPr="00646653">
        <w:rPr>
          <w:rFonts w:cs="Times New Roman"/>
          <w:noProof/>
          <w:lang w:eastAsia="es-ES" w:bidi="ar-SA"/>
        </w:rPr>
        <w:drawing>
          <wp:anchor distT="0" distB="0" distL="114300" distR="114300" simplePos="0" relativeHeight="251668480" behindDoc="0" locked="0" layoutInCell="1" allowOverlap="1" wp14:anchorId="447DE740" wp14:editId="374E6651">
            <wp:simplePos x="0" y="0"/>
            <wp:positionH relativeFrom="column">
              <wp:posOffset>3810</wp:posOffset>
            </wp:positionH>
            <wp:positionV relativeFrom="paragraph">
              <wp:posOffset>-171450</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496DC9">
        <w:fldChar w:fldCharType="begin"/>
      </w:r>
      <w:r w:rsidR="00496DC9">
        <w:instrText xml:space="preserve"> SEQ Figura \* ARABIC </w:instrText>
      </w:r>
      <w:r w:rsidR="00496DC9">
        <w:fldChar w:fldCharType="separate"/>
      </w:r>
      <w:r w:rsidR="00A86110">
        <w:rPr>
          <w:noProof/>
        </w:rPr>
        <w:t>12</w:t>
      </w:r>
      <w:r w:rsidR="00496DC9">
        <w:rPr>
          <w:noProof/>
        </w:rPr>
        <w:fldChar w:fldCharType="end"/>
      </w:r>
      <w:bookmarkEnd w:id="3016"/>
      <w:r w:rsidR="00F35D4A">
        <w:t>: Creación de las Decisiones</w:t>
      </w:r>
      <w:bookmarkEnd w:id="3017"/>
      <w:bookmarkEnd w:id="3018"/>
    </w:p>
    <w:p w14:paraId="04698879" w14:textId="77777777" w:rsidR="003B0805" w:rsidRDefault="001C37B5">
      <w:pPr>
        <w:jc w:val="both"/>
        <w:rPr>
          <w:ins w:id="3019" w:author="Orion" w:date="2011-06-08T00:05:00Z"/>
          <w:rFonts w:cs="Times New Roman"/>
        </w:rPr>
        <w:pPrChange w:id="3020" w:author="Orion" w:date="2011-05-10T23:28:00Z">
          <w:pPr/>
        </w:pPrChange>
      </w:pPr>
      <w:ins w:id="3021" w:author="Orion" w:date="2011-06-07T23:45:00Z">
        <w:r>
          <w:rPr>
            <w:rFonts w:cs="Times New Roman"/>
          </w:rPr>
          <w:t xml:space="preserve">Una vez el piloto ha tomado las decisiones para llevar el avión a su objetivo temporal y completar el tramo correspondiente en un determinado momento, pasará a descomponer estas decisiones en </w:t>
        </w:r>
      </w:ins>
      <w:ins w:id="3022" w:author="Orion" w:date="2011-06-07T23:46:00Z">
        <w:r>
          <w:rPr>
            <w:rFonts w:cs="Times New Roman"/>
          </w:rPr>
          <w:t>instrucciones</w:t>
        </w:r>
      </w:ins>
      <w:ins w:id="3023" w:author="Orion" w:date="2011-06-07T23:45:00Z">
        <w:r>
          <w:rPr>
            <w:rFonts w:cs="Times New Roman"/>
          </w:rPr>
          <w:t xml:space="preserve"> </w:t>
        </w:r>
      </w:ins>
      <w:ins w:id="3024" w:author="Orion" w:date="2011-06-07T23:46:00Z">
        <w:r>
          <w:rPr>
            <w:rFonts w:cs="Times New Roman"/>
          </w:rPr>
          <w:t>a dar al avión. De esto se encarga la siguiente tarea (</w:t>
        </w:r>
      </w:ins>
      <w:ins w:id="3025" w:author="Orion" w:date="2011-06-07T23:47:00Z">
        <w:r>
          <w:rPr>
            <w:rFonts w:cs="Times New Roman"/>
          </w:rPr>
          <w:fldChar w:fldCharType="begin"/>
        </w:r>
        <w:r>
          <w:rPr>
            <w:rFonts w:cs="Times New Roman"/>
          </w:rPr>
          <w:instrText xml:space="preserve"> REF _Ref295253773 \h </w:instrText>
        </w:r>
      </w:ins>
      <w:r>
        <w:rPr>
          <w:rFonts w:cs="Times New Roman"/>
        </w:rPr>
      </w:r>
      <w:r>
        <w:rPr>
          <w:rFonts w:cs="Times New Roman"/>
        </w:rPr>
        <w:fldChar w:fldCharType="separate"/>
      </w:r>
      <w:ins w:id="3026" w:author="Orion" w:date="2011-06-07T23:47:00Z">
        <w:r>
          <w:t xml:space="preserve">Figura </w:t>
        </w:r>
        <w:r>
          <w:rPr>
            <w:noProof/>
          </w:rPr>
          <w:t>13</w:t>
        </w:r>
        <w:r>
          <w:rPr>
            <w:rFonts w:cs="Times New Roman"/>
          </w:rPr>
          <w:fldChar w:fldCharType="end"/>
        </w:r>
      </w:ins>
      <w:ins w:id="3027" w:author="Orion" w:date="2011-06-07T23:46:00Z">
        <w:r>
          <w:rPr>
            <w:rFonts w:cs="Times New Roman"/>
          </w:rPr>
          <w:t>)</w:t>
        </w:r>
      </w:ins>
      <w:ins w:id="3028" w:author="Orion" w:date="2011-06-07T23:47:00Z">
        <w:r>
          <w:rPr>
            <w:rFonts w:cs="Times New Roman"/>
          </w:rPr>
          <w:t xml:space="preserve">, donde podemos observar que se </w:t>
        </w:r>
      </w:ins>
      <w:ins w:id="3029" w:author="Orion" w:date="2011-06-07T23:52:00Z">
        <w:r>
          <w:rPr>
            <w:rFonts w:cs="Times New Roman"/>
          </w:rPr>
          <w:t xml:space="preserve">hace uso de </w:t>
        </w:r>
      </w:ins>
      <w:ins w:id="3030" w:author="Orion" w:date="2011-06-07T23:47:00Z">
        <w:r>
          <w:rPr>
            <w:rFonts w:cs="Times New Roman"/>
          </w:rPr>
          <w:t xml:space="preserve">la </w:t>
        </w:r>
      </w:ins>
      <w:ins w:id="3031" w:author="Orion" w:date="2011-06-07T23:48:00Z">
        <w:r>
          <w:rPr>
            <w:rFonts w:cs="Times New Roman"/>
          </w:rPr>
          <w:t>decisión</w:t>
        </w:r>
      </w:ins>
      <w:ins w:id="3032" w:author="Orion" w:date="2011-06-07T23:47:00Z">
        <w:r>
          <w:rPr>
            <w:rFonts w:cs="Times New Roman"/>
          </w:rPr>
          <w:t xml:space="preserve"> </w:t>
        </w:r>
      </w:ins>
      <w:ins w:id="3033" w:author="Orion" w:date="2011-06-07T23:48:00Z">
        <w:r>
          <w:rPr>
            <w:rFonts w:cs="Times New Roman"/>
          </w:rPr>
          <w:t>tomada y</w:t>
        </w:r>
      </w:ins>
      <w:ins w:id="3034" w:author="Orion" w:date="2011-06-07T23:52:00Z">
        <w:r>
          <w:rPr>
            <w:rFonts w:cs="Times New Roman"/>
          </w:rPr>
          <w:t xml:space="preserve"> se produce una</w:t>
        </w:r>
      </w:ins>
      <w:ins w:id="3035" w:author="Orion" w:date="2011-06-08T00:00:00Z">
        <w:r w:rsidR="00E668D6">
          <w:rPr>
            <w:rFonts w:cs="Times New Roman"/>
          </w:rPr>
          <w:t xml:space="preserve"> seria de </w:t>
        </w:r>
      </w:ins>
      <w:proofErr w:type="spellStart"/>
      <w:ins w:id="3036" w:author="Orion" w:date="2011-06-07T23:52:00Z">
        <w:r w:rsidR="00E668D6">
          <w:rPr>
            <w:rFonts w:cs="Times New Roman"/>
          </w:rPr>
          <w:t>instrucc</w:t>
        </w:r>
      </w:ins>
      <w:ins w:id="3037" w:author="Orion" w:date="2011-06-08T00:00:00Z">
        <w:r w:rsidR="00E668D6">
          <w:rPr>
            <w:rFonts w:cs="Times New Roman"/>
          </w:rPr>
          <w:t>ones</w:t>
        </w:r>
      </w:ins>
      <w:proofErr w:type="spellEnd"/>
      <w:ins w:id="3038" w:author="Orion" w:date="2011-06-07T23:52:00Z">
        <w:r>
          <w:rPr>
            <w:rFonts w:cs="Times New Roman"/>
          </w:rPr>
          <w:t xml:space="preserve"> (“</w:t>
        </w:r>
        <w:proofErr w:type="spellStart"/>
        <w:r>
          <w:rPr>
            <w:rFonts w:cs="Times New Roman"/>
          </w:rPr>
          <w:t>Throw</w:t>
        </w:r>
        <w:proofErr w:type="spellEnd"/>
        <w:r>
          <w:rPr>
            <w:rFonts w:cs="Times New Roman"/>
          </w:rPr>
          <w:t xml:space="preserve"> </w:t>
        </w:r>
        <w:proofErr w:type="spellStart"/>
        <w:r>
          <w:rPr>
            <w:rFonts w:cs="Times New Roman"/>
          </w:rPr>
          <w:t>Instruction</w:t>
        </w:r>
      </w:ins>
      <w:proofErr w:type="spellEnd"/>
      <w:ins w:id="3039" w:author="Orion" w:date="2011-06-07T23:53:00Z">
        <w:r>
          <w:rPr>
            <w:rFonts w:cs="Times New Roman"/>
          </w:rPr>
          <w:t>”)</w:t>
        </w:r>
      </w:ins>
      <w:ins w:id="3040" w:author="Orion" w:date="2011-06-07T23:48:00Z">
        <w:r>
          <w:rPr>
            <w:rFonts w:cs="Times New Roman"/>
          </w:rPr>
          <w:t xml:space="preserve">, </w:t>
        </w:r>
      </w:ins>
      <w:ins w:id="3041" w:author="Orion" w:date="2011-06-07T23:53:00Z">
        <w:r>
          <w:rPr>
            <w:rFonts w:cs="Times New Roman"/>
          </w:rPr>
          <w:t>que contiene</w:t>
        </w:r>
      </w:ins>
      <w:ins w:id="3042" w:author="Orion" w:date="2011-06-08T00:00:00Z">
        <w:r w:rsidR="00E668D6">
          <w:rPr>
            <w:rFonts w:cs="Times New Roman"/>
          </w:rPr>
          <w:t>n</w:t>
        </w:r>
      </w:ins>
      <w:ins w:id="3043" w:author="Orion" w:date="2011-06-07T23:53:00Z">
        <w:r>
          <w:rPr>
            <w:rFonts w:cs="Times New Roman"/>
          </w:rPr>
          <w:t xml:space="preserve"> la información para generar la maniobra y a</w:t>
        </w:r>
      </w:ins>
      <w:ins w:id="3044" w:author="Orion" w:date="2011-06-07T23:48:00Z">
        <w:r>
          <w:rPr>
            <w:rFonts w:cs="Times New Roman"/>
          </w:rPr>
          <w:t xml:space="preserve"> su vez iniciar</w:t>
        </w:r>
      </w:ins>
      <w:ins w:id="3045" w:author="Orion" w:date="2011-06-07T23:53:00Z">
        <w:r>
          <w:rPr>
            <w:rFonts w:cs="Times New Roman"/>
          </w:rPr>
          <w:t>á</w:t>
        </w:r>
      </w:ins>
      <w:ins w:id="3046" w:author="Orion" w:date="2011-06-08T00:00:00Z">
        <w:r w:rsidR="00E668D6">
          <w:rPr>
            <w:rFonts w:cs="Times New Roman"/>
          </w:rPr>
          <w:t>n</w:t>
        </w:r>
      </w:ins>
      <w:ins w:id="3047" w:author="Orion" w:date="2011-06-07T23:53:00Z">
        <w:r>
          <w:rPr>
            <w:rFonts w:cs="Times New Roman"/>
          </w:rPr>
          <w:t xml:space="preserve"> la interacción entre piloto y avión</w:t>
        </w:r>
      </w:ins>
      <w:ins w:id="3048" w:author="Orion" w:date="2011-06-08T00:03:00Z">
        <w:r w:rsidR="00EB2DC4">
          <w:rPr>
            <w:rFonts w:cs="Times New Roman"/>
          </w:rPr>
          <w:t>.</w:t>
        </w:r>
      </w:ins>
      <w:ins w:id="3049" w:author="Orion" w:date="2011-06-08T00:00:00Z">
        <w:r w:rsidR="00EB2DC4">
          <w:rPr>
            <w:rFonts w:cs="Times New Roman"/>
          </w:rPr>
          <w:t xml:space="preserve"> </w:t>
        </w:r>
      </w:ins>
      <w:ins w:id="3050" w:author="Orion" w:date="2011-06-08T00:03:00Z">
        <w:r w:rsidR="00EB2DC4">
          <w:rPr>
            <w:rFonts w:cs="Times New Roman"/>
          </w:rPr>
          <w:t>P</w:t>
        </w:r>
      </w:ins>
      <w:ins w:id="3051" w:author="Orion" w:date="2011-06-08T00:00:00Z">
        <w:r w:rsidR="00E668D6">
          <w:rPr>
            <w:rFonts w:cs="Times New Roman"/>
          </w:rPr>
          <w:t xml:space="preserve">or otro lado, </w:t>
        </w:r>
      </w:ins>
      <w:ins w:id="3052" w:author="Orion" w:date="2011-06-08T00:03:00Z">
        <w:r w:rsidR="00EB2DC4">
          <w:rPr>
            <w:rFonts w:cs="Times New Roman"/>
          </w:rPr>
          <w:t xml:space="preserve">también </w:t>
        </w:r>
      </w:ins>
      <w:ins w:id="3053" w:author="Orion" w:date="2011-06-08T00:00:00Z">
        <w:r w:rsidR="00E668D6">
          <w:rPr>
            <w:rFonts w:cs="Times New Roman"/>
          </w:rPr>
          <w:t>se</w:t>
        </w:r>
      </w:ins>
      <w:ins w:id="3054" w:author="Orion" w:date="2011-06-07T23:54:00Z">
        <w:r>
          <w:rPr>
            <w:rFonts w:cs="Times New Roman"/>
          </w:rPr>
          <w:t xml:space="preserve"> crea un hecho </w:t>
        </w:r>
      </w:ins>
      <w:ins w:id="3055" w:author="Orion" w:date="2011-06-08T00:04:00Z">
        <w:r w:rsidR="004B6482">
          <w:rPr>
            <w:rFonts w:cs="Times New Roman"/>
          </w:rPr>
          <w:t>que indica</w:t>
        </w:r>
      </w:ins>
      <w:ins w:id="3056" w:author="Orion" w:date="2011-06-07T23:54:00Z">
        <w:r>
          <w:rPr>
            <w:rFonts w:cs="Times New Roman"/>
          </w:rPr>
          <w:t xml:space="preserve"> que se puede proceder a pensar la</w:t>
        </w:r>
      </w:ins>
      <w:ins w:id="3057" w:author="Orion" w:date="2011-06-08T00:04:00Z">
        <w:r w:rsidR="00EB2DC4">
          <w:rPr>
            <w:rFonts w:cs="Times New Roman"/>
          </w:rPr>
          <w:t>s</w:t>
        </w:r>
      </w:ins>
      <w:ins w:id="3058" w:author="Orion" w:date="2011-06-07T23:54:00Z">
        <w:r>
          <w:rPr>
            <w:rFonts w:cs="Times New Roman"/>
          </w:rPr>
          <w:t xml:space="preserve"> siguiente</w:t>
        </w:r>
      </w:ins>
      <w:ins w:id="3059" w:author="Orion" w:date="2011-06-08T00:04:00Z">
        <w:r w:rsidR="00EB2DC4">
          <w:rPr>
            <w:rFonts w:cs="Times New Roman"/>
          </w:rPr>
          <w:t>s</w:t>
        </w:r>
      </w:ins>
      <w:ins w:id="3060" w:author="Orion" w:date="2011-06-07T23:54:00Z">
        <w:r>
          <w:rPr>
            <w:rFonts w:cs="Times New Roman"/>
          </w:rPr>
          <w:t xml:space="preserve"> decisi</w:t>
        </w:r>
      </w:ins>
      <w:ins w:id="3061" w:author="Orion" w:date="2011-06-08T00:04:00Z">
        <w:r w:rsidR="00EB2DC4">
          <w:rPr>
            <w:rFonts w:cs="Times New Roman"/>
          </w:rPr>
          <w:t>ones</w:t>
        </w:r>
      </w:ins>
      <w:ins w:id="3062" w:author="Orion" w:date="2011-06-07T23:54:00Z">
        <w:r>
          <w:rPr>
            <w:rFonts w:cs="Times New Roman"/>
          </w:rPr>
          <w:t xml:space="preserve"> que se va</w:t>
        </w:r>
      </w:ins>
      <w:ins w:id="3063" w:author="Orion" w:date="2011-06-08T00:04:00Z">
        <w:r w:rsidR="00EB2DC4">
          <w:rPr>
            <w:rFonts w:cs="Times New Roman"/>
          </w:rPr>
          <w:t>n</w:t>
        </w:r>
      </w:ins>
      <w:ins w:id="3064" w:author="Orion" w:date="2011-06-07T23:54:00Z">
        <w:r>
          <w:rPr>
            <w:rFonts w:cs="Times New Roman"/>
          </w:rPr>
          <w:t xml:space="preserve"> a llevar a cabo (“</w:t>
        </w:r>
        <w:proofErr w:type="spellStart"/>
        <w:r>
          <w:rPr>
            <w:rFonts w:cs="Times New Roman"/>
          </w:rPr>
          <w:t>StartThink</w:t>
        </w:r>
      </w:ins>
      <w:ins w:id="3065" w:author="Orion" w:date="2011-06-07T23:55:00Z">
        <w:r>
          <w:rPr>
            <w:rFonts w:cs="Times New Roman"/>
          </w:rPr>
          <w:t>NewDecision</w:t>
        </w:r>
        <w:proofErr w:type="spellEnd"/>
        <w:r>
          <w:rPr>
            <w:rFonts w:cs="Times New Roman"/>
          </w:rPr>
          <w:t>”)</w:t>
        </w:r>
      </w:ins>
      <w:ins w:id="3066" w:author="Orion" w:date="2011-06-07T23:48:00Z">
        <w:r>
          <w:rPr>
            <w:rFonts w:cs="Times New Roman"/>
          </w:rPr>
          <w:t xml:space="preserve">. </w:t>
        </w:r>
      </w:ins>
      <w:ins w:id="3067" w:author="Orion" w:date="2011-06-07T23:49:00Z">
        <w:r>
          <w:rPr>
            <w:rFonts w:cs="Times New Roman"/>
          </w:rPr>
          <w:t>E</w:t>
        </w:r>
      </w:ins>
      <w:ins w:id="3068" w:author="Orion" w:date="2011-06-07T23:48:00Z">
        <w:r>
          <w:rPr>
            <w:rFonts w:cs="Times New Roman"/>
          </w:rPr>
          <w:t xml:space="preserve">sta tarea hace uso </w:t>
        </w:r>
      </w:ins>
      <w:ins w:id="3069" w:author="Orion" w:date="2011-06-08T00:01:00Z">
        <w:r w:rsidR="00E668D6">
          <w:rPr>
            <w:rFonts w:cs="Times New Roman"/>
          </w:rPr>
          <w:t xml:space="preserve">a su vez, </w:t>
        </w:r>
      </w:ins>
      <w:ins w:id="3070" w:author="Orion" w:date="2011-06-07T23:48:00Z">
        <w:r>
          <w:rPr>
            <w:rFonts w:cs="Times New Roman"/>
          </w:rPr>
          <w:t xml:space="preserve">del estado mental </w:t>
        </w:r>
      </w:ins>
      <w:ins w:id="3071" w:author="Orion" w:date="2011-06-07T23:55:00Z">
        <w:r w:rsidR="00C80FA9">
          <w:rPr>
            <w:rFonts w:cs="Times New Roman"/>
          </w:rPr>
          <w:t xml:space="preserve">del piloto </w:t>
        </w:r>
      </w:ins>
      <w:ins w:id="3072" w:author="Orion" w:date="2011-06-07T23:48:00Z">
        <w:r>
          <w:rPr>
            <w:rFonts w:cs="Times New Roman"/>
          </w:rPr>
          <w:t>para saber si hay alguna instrucción que se est</w:t>
        </w:r>
      </w:ins>
      <w:ins w:id="3073" w:author="Orion" w:date="2011-06-07T23:50:00Z">
        <w:r>
          <w:rPr>
            <w:rFonts w:cs="Times New Roman"/>
          </w:rPr>
          <w:t>é ejecutando al mismo tiempo (</w:t>
        </w:r>
      </w:ins>
      <w:ins w:id="3074" w:author="Orion" w:date="2011-06-07T23:55:00Z">
        <w:r w:rsidR="00B46823">
          <w:rPr>
            <w:rFonts w:cs="Times New Roman"/>
          </w:rPr>
          <w:t xml:space="preserve">campo </w:t>
        </w:r>
      </w:ins>
      <w:ins w:id="3075" w:author="Orion" w:date="2011-06-07T23:50:00Z">
        <w:r>
          <w:rPr>
            <w:rFonts w:cs="Times New Roman"/>
          </w:rPr>
          <w:t>“</w:t>
        </w:r>
        <w:proofErr w:type="spellStart"/>
        <w:r>
          <w:rPr>
            <w:rFonts w:cs="Times New Roman"/>
          </w:rPr>
          <w:t>InstructionRunning</w:t>
        </w:r>
        <w:proofErr w:type="spellEnd"/>
        <w:r>
          <w:rPr>
            <w:rFonts w:cs="Times New Roman"/>
          </w:rPr>
          <w:t xml:space="preserve">”). En </w:t>
        </w:r>
        <w:r w:rsidR="00B46823">
          <w:rPr>
            <w:rFonts w:cs="Times New Roman"/>
          </w:rPr>
          <w:t>caso afirmativo se comprobar</w:t>
        </w:r>
      </w:ins>
      <w:ins w:id="3076" w:author="Orion" w:date="2011-06-07T23:55:00Z">
        <w:r w:rsidR="00B46823">
          <w:rPr>
            <w:rFonts w:cs="Times New Roman"/>
          </w:rPr>
          <w:t>á</w:t>
        </w:r>
      </w:ins>
      <w:ins w:id="3077" w:author="Orion" w:date="2011-06-07T23:50:00Z">
        <w:r>
          <w:rPr>
            <w:rFonts w:cs="Times New Roman"/>
          </w:rPr>
          <w:t xml:space="preserve"> la prioridad de las instrucciones </w:t>
        </w:r>
      </w:ins>
      <w:ins w:id="3078" w:author="Orion" w:date="2011-06-07T23:55:00Z">
        <w:r w:rsidR="00B46823">
          <w:rPr>
            <w:rFonts w:cs="Times New Roman"/>
          </w:rPr>
          <w:t xml:space="preserve"> que se están ejecutando</w:t>
        </w:r>
      </w:ins>
      <w:ins w:id="3079" w:author="Orion" w:date="2011-06-07T23:50:00Z">
        <w:r>
          <w:rPr>
            <w:rFonts w:cs="Times New Roman"/>
          </w:rPr>
          <w:t xml:space="preserve">, </w:t>
        </w:r>
      </w:ins>
      <w:ins w:id="3080" w:author="Orion" w:date="2011-06-07T23:58:00Z">
        <w:r w:rsidR="0014566E">
          <w:rPr>
            <w:rFonts w:cs="Times New Roman"/>
          </w:rPr>
          <w:t>y se detendrán</w:t>
        </w:r>
      </w:ins>
      <w:ins w:id="3081" w:author="Orion" w:date="2011-06-07T23:50:00Z">
        <w:r>
          <w:rPr>
            <w:rFonts w:cs="Times New Roman"/>
          </w:rPr>
          <w:t xml:space="preserve"> todas aquellas </w:t>
        </w:r>
      </w:ins>
      <w:ins w:id="3082" w:author="Orion" w:date="2011-06-07T23:58:00Z">
        <w:r w:rsidR="0014566E">
          <w:rPr>
            <w:rFonts w:cs="Times New Roman"/>
          </w:rPr>
          <w:t xml:space="preserve">instrucciones que tengan una prioridad menor que </w:t>
        </w:r>
      </w:ins>
      <w:ins w:id="3083" w:author="Orion" w:date="2011-06-07T23:57:00Z">
        <w:r w:rsidR="00B46823">
          <w:rPr>
            <w:rFonts w:cs="Times New Roman"/>
          </w:rPr>
          <w:t>l</w:t>
        </w:r>
      </w:ins>
      <w:ins w:id="3084" w:author="Orion" w:date="2011-06-07T23:56:00Z">
        <w:r w:rsidR="00B46823">
          <w:rPr>
            <w:rFonts w:cs="Times New Roman"/>
          </w:rPr>
          <w:t>a</w:t>
        </w:r>
      </w:ins>
      <w:ins w:id="3085" w:author="Orion" w:date="2011-06-08T00:02:00Z">
        <w:r w:rsidR="0041005A">
          <w:rPr>
            <w:rFonts w:cs="Times New Roman"/>
          </w:rPr>
          <w:t>s</w:t>
        </w:r>
      </w:ins>
      <w:ins w:id="3086" w:author="Orion" w:date="2011-06-07T23:56:00Z">
        <w:r w:rsidR="00B46823">
          <w:rPr>
            <w:rFonts w:cs="Times New Roman"/>
          </w:rPr>
          <w:t xml:space="preserve"> instrucci</w:t>
        </w:r>
      </w:ins>
      <w:ins w:id="3087" w:author="Orion" w:date="2011-06-08T00:02:00Z">
        <w:r w:rsidR="0041005A">
          <w:rPr>
            <w:rFonts w:cs="Times New Roman"/>
          </w:rPr>
          <w:t>ones</w:t>
        </w:r>
      </w:ins>
      <w:ins w:id="3088" w:author="Orion" w:date="2011-06-07T23:56:00Z">
        <w:r w:rsidR="00B46823">
          <w:rPr>
            <w:rFonts w:cs="Times New Roman"/>
          </w:rPr>
          <w:t xml:space="preserve"> </w:t>
        </w:r>
      </w:ins>
      <w:ins w:id="3089" w:author="Orion" w:date="2011-06-07T23:50:00Z">
        <w:r>
          <w:rPr>
            <w:rFonts w:cs="Times New Roman"/>
          </w:rPr>
          <w:t xml:space="preserve">que </w:t>
        </w:r>
      </w:ins>
      <w:ins w:id="3090" w:author="Orion" w:date="2011-06-08T00:01:00Z">
        <w:r w:rsidR="00E668D6">
          <w:rPr>
            <w:rFonts w:cs="Times New Roman"/>
          </w:rPr>
          <w:t>genera</w:t>
        </w:r>
      </w:ins>
      <w:ins w:id="3091" w:author="Orion" w:date="2011-06-07T23:50:00Z">
        <w:r>
          <w:rPr>
            <w:rFonts w:cs="Times New Roman"/>
          </w:rPr>
          <w:t xml:space="preserve"> esta tarea.</w:t>
        </w:r>
      </w:ins>
      <w:ins w:id="3092" w:author="Orion" w:date="2011-06-08T00:05:00Z">
        <w:r w:rsidR="00A8266D">
          <w:rPr>
            <w:rFonts w:cs="Times New Roman"/>
          </w:rPr>
          <w:t xml:space="preserve"> En principio sólo hay tres tipos de prioridades </w:t>
        </w:r>
      </w:ins>
      <w:ins w:id="3093" w:author="Orion" w:date="2011-06-08T00:08:00Z">
        <w:r w:rsidR="00832F65">
          <w:rPr>
            <w:rFonts w:cs="Times New Roman"/>
          </w:rPr>
          <w:t>en nuestro sistema. E</w:t>
        </w:r>
      </w:ins>
      <w:ins w:id="3094" w:author="Orion" w:date="2011-06-08T00:05:00Z">
        <w:r w:rsidR="00A8266D">
          <w:rPr>
            <w:rFonts w:cs="Times New Roman"/>
          </w:rPr>
          <w:t>stas son:</w:t>
        </w:r>
      </w:ins>
    </w:p>
    <w:p w14:paraId="5FA54F57" w14:textId="77777777" w:rsidR="00A8266D" w:rsidRDefault="00A8266D">
      <w:pPr>
        <w:pStyle w:val="ListParagraph"/>
        <w:numPr>
          <w:ilvl w:val="0"/>
          <w:numId w:val="26"/>
        </w:numPr>
        <w:jc w:val="both"/>
        <w:rPr>
          <w:ins w:id="3095" w:author="Orion" w:date="2011-06-08T00:07:00Z"/>
          <w:rFonts w:cs="Times New Roman"/>
        </w:rPr>
        <w:pPrChange w:id="3096" w:author="Orion" w:date="2011-06-08T00:06:00Z">
          <w:pPr/>
        </w:pPrChange>
      </w:pPr>
      <w:ins w:id="3097" w:author="Orion" w:date="2011-06-08T00:06:00Z">
        <w:r>
          <w:rPr>
            <w:rFonts w:cs="Times New Roman"/>
          </w:rPr>
          <w:t xml:space="preserve">Prioridad con valor 0: </w:t>
        </w:r>
      </w:ins>
      <w:ins w:id="3098" w:author="Orion" w:date="2011-06-08T00:07:00Z">
        <w:r>
          <w:rPr>
            <w:rFonts w:cs="Times New Roman"/>
          </w:rPr>
          <w:t>d</w:t>
        </w:r>
      </w:ins>
      <w:ins w:id="3099" w:author="Orion" w:date="2011-06-08T00:06:00Z">
        <w:r>
          <w:rPr>
            <w:rFonts w:cs="Times New Roman"/>
          </w:rPr>
          <w:t>ecisiones y/o</w:t>
        </w:r>
      </w:ins>
      <w:ins w:id="3100" w:author="Orion" w:date="2011-06-08T00:07:00Z">
        <w:r>
          <w:rPr>
            <w:rFonts w:cs="Times New Roman"/>
          </w:rPr>
          <w:t xml:space="preserve"> instrucciones que provienen de los pilotos.</w:t>
        </w:r>
      </w:ins>
    </w:p>
    <w:p w14:paraId="63E19E16" w14:textId="77777777" w:rsidR="00A8266D" w:rsidRDefault="00A8266D">
      <w:pPr>
        <w:pStyle w:val="ListParagraph"/>
        <w:numPr>
          <w:ilvl w:val="0"/>
          <w:numId w:val="26"/>
        </w:numPr>
        <w:jc w:val="both"/>
        <w:rPr>
          <w:ins w:id="3101" w:author="Orion" w:date="2011-06-08T00:07:00Z"/>
          <w:rFonts w:cs="Times New Roman"/>
        </w:rPr>
        <w:pPrChange w:id="3102" w:author="Orion" w:date="2011-06-08T00:06:00Z">
          <w:pPr/>
        </w:pPrChange>
      </w:pPr>
      <w:ins w:id="3103" w:author="Orion" w:date="2011-06-08T00:07:00Z">
        <w:r>
          <w:rPr>
            <w:rFonts w:cs="Times New Roman"/>
          </w:rPr>
          <w:t xml:space="preserve">Prioridad con valor 9: </w:t>
        </w:r>
      </w:ins>
      <w:ins w:id="3104" w:author="Orion" w:date="2011-06-08T00:08:00Z">
        <w:r>
          <w:rPr>
            <w:rFonts w:cs="Times New Roman"/>
          </w:rPr>
          <w:t>órdenes</w:t>
        </w:r>
      </w:ins>
      <w:ins w:id="3105" w:author="Orion" w:date="2011-06-08T00:07:00Z">
        <w:r>
          <w:rPr>
            <w:rFonts w:cs="Times New Roman"/>
          </w:rPr>
          <w:t xml:space="preserve"> que vienen de los controladores.</w:t>
        </w:r>
      </w:ins>
    </w:p>
    <w:p w14:paraId="617A97E5" w14:textId="77777777" w:rsidR="00A8266D" w:rsidRPr="001D111C" w:rsidRDefault="00A8266D">
      <w:pPr>
        <w:pStyle w:val="ListParagraph"/>
        <w:numPr>
          <w:ilvl w:val="0"/>
          <w:numId w:val="26"/>
        </w:numPr>
        <w:jc w:val="both"/>
        <w:rPr>
          <w:ins w:id="3106" w:author="Orion" w:date="2011-06-07T23:46:00Z"/>
          <w:rFonts w:cs="Times New Roman"/>
        </w:rPr>
        <w:pPrChange w:id="3107" w:author="Orion" w:date="2011-06-08T00:06:00Z">
          <w:pPr/>
        </w:pPrChange>
      </w:pPr>
      <w:ins w:id="3108" w:author="Orion" w:date="2011-06-08T00:07:00Z">
        <w:r>
          <w:rPr>
            <w:rFonts w:cs="Times New Roman"/>
          </w:rPr>
          <w:lastRenderedPageBreak/>
          <w:t>Prioridad con valor 10:</w:t>
        </w:r>
      </w:ins>
      <w:ins w:id="3109" w:author="Orion" w:date="2011-06-08T00:08:00Z">
        <w:r>
          <w:rPr>
            <w:rFonts w:cs="Times New Roman"/>
          </w:rPr>
          <w:t xml:space="preserve"> instrucción de parar o aterrizar el avión.</w:t>
        </w:r>
      </w:ins>
    </w:p>
    <w:p w14:paraId="3722073B" w14:textId="77777777" w:rsidR="001C37B5" w:rsidRDefault="001C37B5">
      <w:pPr>
        <w:jc w:val="both"/>
        <w:rPr>
          <w:ins w:id="3110" w:author="Orion" w:date="2011-06-07T23:15:00Z"/>
          <w:rFonts w:cs="Times New Roman"/>
        </w:rPr>
        <w:pPrChange w:id="3111" w:author="Orion" w:date="2011-05-10T23:28:00Z">
          <w:pPr/>
        </w:pPrChange>
      </w:pPr>
    </w:p>
    <w:p w14:paraId="2F7C3083" w14:textId="72A42133" w:rsidR="00D03232" w:rsidRDefault="00D03232">
      <w:pPr>
        <w:jc w:val="both"/>
        <w:rPr>
          <w:ins w:id="3112" w:author="Orion" w:date="2011-06-07T23:16:00Z"/>
          <w:rFonts w:cs="Times New Roman"/>
        </w:rPr>
        <w:pPrChange w:id="3113" w:author="Orion" w:date="2011-05-10T23:28:00Z">
          <w:pPr/>
        </w:pPrChange>
      </w:pPr>
    </w:p>
    <w:p w14:paraId="4A5DCF68" w14:textId="1D9A9BAA" w:rsidR="00D03232" w:rsidRDefault="009F675E">
      <w:pPr>
        <w:pStyle w:val="Caption"/>
        <w:rPr>
          <w:ins w:id="3114" w:author="Orion" w:date="2011-06-07T23:46:00Z"/>
          <w:rFonts w:cs="Times New Roman"/>
        </w:rPr>
        <w:pPrChange w:id="3115" w:author="Orion" w:date="2011-06-07T23:47:00Z">
          <w:pPr/>
        </w:pPrChange>
      </w:pPr>
      <w:bookmarkStart w:id="3116" w:name="_Ref295253773"/>
      <w:bookmarkStart w:id="3117" w:name="_Toc296441841"/>
      <w:ins w:id="3118" w:author="Orion" w:date="2011-06-08T00:10:00Z">
        <w:r w:rsidRPr="00887321">
          <w:rPr>
            <w:rFonts w:cs="Times New Roman"/>
            <w:noProof/>
            <w:lang w:eastAsia="es-ES" w:bidi="ar-SA"/>
          </w:rPr>
          <w:drawing>
            <wp:anchor distT="0" distB="0" distL="114300" distR="114300" simplePos="0" relativeHeight="251667456" behindDoc="0" locked="0" layoutInCell="1" allowOverlap="1" wp14:anchorId="53A7EE5A" wp14:editId="0D3910E3">
              <wp:simplePos x="0" y="0"/>
              <wp:positionH relativeFrom="column">
                <wp:posOffset>3810</wp:posOffset>
              </wp:positionH>
              <wp:positionV relativeFrom="paragraph">
                <wp:posOffset>3810</wp:posOffset>
              </wp:positionV>
              <wp:extent cx="5610225" cy="3790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0225" cy="3790950"/>
                      </a:xfrm>
                      <a:prstGeom prst="rect">
                        <a:avLst/>
                      </a:prstGeom>
                    </pic:spPr>
                  </pic:pic>
                </a:graphicData>
              </a:graphic>
              <wp14:sizeRelH relativeFrom="margin">
                <wp14:pctWidth>0</wp14:pctWidth>
              </wp14:sizeRelH>
              <wp14:sizeRelV relativeFrom="margin">
                <wp14:pctHeight>0</wp14:pctHeight>
              </wp14:sizeRelV>
            </wp:anchor>
          </w:drawing>
        </w:r>
      </w:ins>
      <w:ins w:id="3119" w:author="Orion" w:date="2011-06-07T23:47:00Z">
        <w:r w:rsidR="001C37B5">
          <w:t xml:space="preserve">Figura </w:t>
        </w:r>
        <w:r w:rsidR="001C37B5">
          <w:fldChar w:fldCharType="begin"/>
        </w:r>
        <w:r w:rsidR="001C37B5">
          <w:instrText xml:space="preserve"> SEQ Figura \* ARABIC </w:instrText>
        </w:r>
      </w:ins>
      <w:r w:rsidR="001C37B5">
        <w:fldChar w:fldCharType="separate"/>
      </w:r>
      <w:ins w:id="3120" w:author="Orion" w:date="2011-06-25T23:48:00Z">
        <w:r w:rsidR="00A86110">
          <w:rPr>
            <w:noProof/>
          </w:rPr>
          <w:t>13</w:t>
        </w:r>
      </w:ins>
      <w:ins w:id="3121" w:author="Orion" w:date="2011-06-07T23:47:00Z">
        <w:r w:rsidR="001C37B5">
          <w:fldChar w:fldCharType="end"/>
        </w:r>
        <w:bookmarkEnd w:id="3116"/>
        <w:r w:rsidR="001C37B5">
          <w:t xml:space="preserve">: </w:t>
        </w:r>
      </w:ins>
      <w:ins w:id="3122" w:author="Orion" w:date="2011-06-08T00:09:00Z">
        <w:r w:rsidR="00694121">
          <w:t>Descomposición</w:t>
        </w:r>
      </w:ins>
      <w:ins w:id="3123" w:author="Orion" w:date="2011-06-07T23:47:00Z">
        <w:r w:rsidR="001C37B5">
          <w:t xml:space="preserve"> de Decisiones</w:t>
        </w:r>
      </w:ins>
      <w:bookmarkEnd w:id="3117"/>
    </w:p>
    <w:p w14:paraId="0BEA9D01" w14:textId="77777777" w:rsidR="001C37B5" w:rsidRDefault="001C37B5">
      <w:pPr>
        <w:jc w:val="both"/>
        <w:rPr>
          <w:ins w:id="3124" w:author="Orion" w:date="2011-06-20T11:46:00Z"/>
          <w:rFonts w:cs="Times New Roman"/>
        </w:rPr>
        <w:pPrChange w:id="3125" w:author="Orion" w:date="2011-05-10T23:28:00Z">
          <w:pPr/>
        </w:pPrChange>
      </w:pPr>
    </w:p>
    <w:p w14:paraId="2DC432F6" w14:textId="40818309" w:rsidR="000146FD" w:rsidRDefault="000146FD">
      <w:pPr>
        <w:jc w:val="both"/>
        <w:rPr>
          <w:ins w:id="3126" w:author="Orion" w:date="2011-06-20T12:02:00Z"/>
          <w:rFonts w:cs="Times New Roman"/>
        </w:rPr>
        <w:pPrChange w:id="3127" w:author="Orion" w:date="2011-05-10T23:28:00Z">
          <w:pPr/>
        </w:pPrChange>
      </w:pPr>
      <w:ins w:id="3128" w:author="Orion" w:date="2011-06-20T11:49:00Z">
        <w:r>
          <w:rPr>
            <w:rFonts w:cs="Times New Roman"/>
          </w:rPr>
          <w:t>La siguiente figura (</w:t>
        </w:r>
      </w:ins>
      <w:ins w:id="3129" w:author="Orion" w:date="2011-06-20T12:48:00Z">
        <w:r w:rsidR="008823B6">
          <w:rPr>
            <w:rFonts w:cs="Times New Roman"/>
          </w:rPr>
          <w:fldChar w:fldCharType="begin"/>
        </w:r>
        <w:r w:rsidR="008823B6">
          <w:rPr>
            <w:rFonts w:cs="Times New Roman"/>
          </w:rPr>
          <w:instrText xml:space="preserve"> REF _Ref296337417 \h </w:instrText>
        </w:r>
      </w:ins>
      <w:r w:rsidR="008823B6">
        <w:rPr>
          <w:rFonts w:cs="Times New Roman"/>
        </w:rPr>
      </w:r>
      <w:r w:rsidR="008823B6">
        <w:rPr>
          <w:rFonts w:cs="Times New Roman"/>
        </w:rPr>
        <w:fldChar w:fldCharType="separate"/>
      </w:r>
      <w:ins w:id="3130" w:author="Orion" w:date="2011-06-20T12:48:00Z">
        <w:r w:rsidR="008823B6">
          <w:t xml:space="preserve">Figura </w:t>
        </w:r>
        <w:r w:rsidR="008823B6">
          <w:rPr>
            <w:noProof/>
          </w:rPr>
          <w:t>14</w:t>
        </w:r>
        <w:r w:rsidR="008823B6">
          <w:rPr>
            <w:rFonts w:cs="Times New Roman"/>
          </w:rPr>
          <w:fldChar w:fldCharType="end"/>
        </w:r>
      </w:ins>
      <w:ins w:id="3131" w:author="Orion" w:date="2011-06-20T11:49:00Z">
        <w:r>
          <w:rPr>
            <w:rFonts w:cs="Times New Roman"/>
          </w:rPr>
          <w:t>) viene a representar la ejecución</w:t>
        </w:r>
      </w:ins>
      <w:ins w:id="3132" w:author="Orion" w:date="2011-06-20T11:51:00Z">
        <w:r>
          <w:rPr>
            <w:rFonts w:cs="Times New Roman"/>
          </w:rPr>
          <w:t xml:space="preserve"> por parte del avión</w:t>
        </w:r>
      </w:ins>
      <w:ins w:id="3133" w:author="Orion" w:date="2011-06-20T11:49:00Z">
        <w:r>
          <w:rPr>
            <w:rFonts w:cs="Times New Roman"/>
          </w:rPr>
          <w:t xml:space="preserve"> de la instrucción </w:t>
        </w:r>
      </w:ins>
      <w:ins w:id="3134" w:author="Orion" w:date="2011-06-20T11:51:00Z">
        <w:r>
          <w:rPr>
            <w:rFonts w:cs="Times New Roman"/>
          </w:rPr>
          <w:t xml:space="preserve">que el piloto </w:t>
        </w:r>
      </w:ins>
      <w:ins w:id="3135" w:author="Orion" w:date="2011-06-20T11:52:00Z">
        <w:r>
          <w:rPr>
            <w:rFonts w:cs="Times New Roman"/>
          </w:rPr>
          <w:t>ha producido.</w:t>
        </w:r>
      </w:ins>
      <w:ins w:id="3136" w:author="Orion" w:date="2011-06-20T11:53:00Z">
        <w:r>
          <w:rPr>
            <w:rFonts w:cs="Times New Roman"/>
          </w:rPr>
          <w:t xml:space="preserve"> Para ello se creará una interacción entre piloto y avión, donde el piloto interpretará el rol de iniciador de esta interacción mientras que el avi</w:t>
        </w:r>
      </w:ins>
      <w:ins w:id="3137" w:author="Orion" w:date="2011-06-20T11:54:00Z">
        <w:r>
          <w:rPr>
            <w:rFonts w:cs="Times New Roman"/>
          </w:rPr>
          <w:t xml:space="preserve">ón tendrá el rol de colaborador. De este modo </w:t>
        </w:r>
      </w:ins>
      <w:ins w:id="3138" w:author="Orion" w:date="2011-06-20T11:55:00Z">
        <w:r>
          <w:rPr>
            <w:rFonts w:cs="Times New Roman"/>
          </w:rPr>
          <w:t>haciendo uso de la tarea “</w:t>
        </w:r>
        <w:proofErr w:type="spellStart"/>
        <w:r>
          <w:rPr>
            <w:rFonts w:cs="Times New Roman"/>
          </w:rPr>
          <w:t>Execute</w:t>
        </w:r>
        <w:proofErr w:type="spellEnd"/>
        <w:r>
          <w:rPr>
            <w:rFonts w:cs="Times New Roman"/>
          </w:rPr>
          <w:t xml:space="preserve"> </w:t>
        </w:r>
        <w:proofErr w:type="spellStart"/>
        <w:r>
          <w:rPr>
            <w:rFonts w:cs="Times New Roman"/>
          </w:rPr>
          <w:t>Instrucction</w:t>
        </w:r>
        <w:proofErr w:type="spellEnd"/>
        <w:r>
          <w:rPr>
            <w:rFonts w:cs="Times New Roman"/>
          </w:rPr>
          <w:t xml:space="preserve">” el piloto creará una </w:t>
        </w:r>
      </w:ins>
      <w:ins w:id="3139" w:author="Orion" w:date="2011-06-20T11:56:00Z">
        <w:r w:rsidR="00BD522C">
          <w:rPr>
            <w:rFonts w:cs="Times New Roman"/>
          </w:rPr>
          <w:t xml:space="preserve">interacción </w:t>
        </w:r>
      </w:ins>
      <w:ins w:id="3140" w:author="Orion" w:date="2011-06-20T11:57:00Z">
        <w:r w:rsidR="00BD522C">
          <w:rPr>
            <w:rFonts w:cs="Times New Roman"/>
          </w:rPr>
          <w:t>cuyo colaborador será el avión que est</w:t>
        </w:r>
      </w:ins>
      <w:ins w:id="3141" w:author="Orion" w:date="2011-06-20T11:58:00Z">
        <w:r w:rsidR="00BD522C">
          <w:rPr>
            <w:rFonts w:cs="Times New Roman"/>
          </w:rPr>
          <w:t xml:space="preserve">á pilotando. Para averiguar este avión el piloto accederá al plan de vuelo de su estado mental </w:t>
        </w:r>
      </w:ins>
      <w:ins w:id="3142" w:author="Orion" w:date="2011-06-20T11:59:00Z">
        <w:r w:rsidR="00BD522C">
          <w:rPr>
            <w:rFonts w:cs="Times New Roman"/>
          </w:rPr>
          <w:t>“</w:t>
        </w:r>
        <w:proofErr w:type="spellStart"/>
        <w:r w:rsidR="00BD522C" w:rsidRPr="00BD522C">
          <w:rPr>
            <w:rFonts w:cs="Times New Roman"/>
          </w:rPr>
          <w:t>Pilot_</w:t>
        </w:r>
        <w:proofErr w:type="gramStart"/>
        <w:r w:rsidR="00BD522C" w:rsidRPr="00BD522C">
          <w:rPr>
            <w:rFonts w:cs="Times New Roman"/>
          </w:rPr>
          <w:t>Mind.getPilotFlightPlan</w:t>
        </w:r>
        <w:proofErr w:type="spellEnd"/>
        <w:r w:rsidR="00BD522C" w:rsidRPr="00BD522C">
          <w:rPr>
            <w:rFonts w:cs="Times New Roman"/>
          </w:rPr>
          <w:t>(</w:t>
        </w:r>
        <w:proofErr w:type="gramEnd"/>
        <w:r w:rsidR="00BD522C" w:rsidRPr="00BD522C">
          <w:rPr>
            <w:rFonts w:cs="Times New Roman"/>
          </w:rPr>
          <w:t>)</w:t>
        </w:r>
        <w:r w:rsidR="00BD522C">
          <w:rPr>
            <w:rFonts w:cs="Times New Roman"/>
          </w:rPr>
          <w:t>” y dentro del plan de vuelo accederá a la identificación de la aeronave.</w:t>
        </w:r>
      </w:ins>
      <w:ins w:id="3143" w:author="Orion" w:date="2011-06-20T12:00:00Z">
        <w:r w:rsidR="00BD522C">
          <w:rPr>
            <w:rFonts w:cs="Times New Roman"/>
          </w:rPr>
          <w:t xml:space="preserve"> El estado mental del piloto servirá también para indicar que está instrucción está siendo ejecutada actualmente.</w:t>
        </w:r>
      </w:ins>
      <w:ins w:id="3144" w:author="Orion" w:date="2011-06-20T12:01:00Z">
        <w:r w:rsidR="007A3C49">
          <w:rPr>
            <w:rFonts w:cs="Times New Roman"/>
          </w:rPr>
          <w:t xml:space="preserve"> Por último, haciendo uso de la </w:t>
        </w:r>
      </w:ins>
      <w:ins w:id="3145" w:author="Orion" w:date="2011-06-20T12:02:00Z">
        <w:r w:rsidR="007A3C49">
          <w:rPr>
            <w:rFonts w:cs="Times New Roman"/>
          </w:rPr>
          <w:t>instrucción producida por el piloto,</w:t>
        </w:r>
      </w:ins>
      <w:ins w:id="3146" w:author="Orion" w:date="2011-06-20T12:01:00Z">
        <w:r w:rsidR="007A3C49">
          <w:rPr>
            <w:rFonts w:cs="Times New Roman"/>
          </w:rPr>
          <w:t xml:space="preserve"> esta tarea generará la maniobra que el avión tiene que llevar a cabo </w:t>
        </w:r>
      </w:ins>
      <w:ins w:id="3147" w:author="Orion" w:date="2011-06-20T12:02:00Z">
        <w:r w:rsidR="007A3C49">
          <w:rPr>
            <w:rFonts w:cs="Times New Roman"/>
          </w:rPr>
          <w:t>“</w:t>
        </w:r>
        <w:proofErr w:type="spellStart"/>
        <w:r w:rsidR="007A3C49" w:rsidRPr="007A3C49">
          <w:rPr>
            <w:rFonts w:cs="Times New Roman"/>
          </w:rPr>
          <w:t>Manoeuvre</w:t>
        </w:r>
        <w:proofErr w:type="spellEnd"/>
        <w:r w:rsidR="007A3C49">
          <w:rPr>
            <w:rFonts w:cs="Times New Roman"/>
          </w:rPr>
          <w:t>”.</w:t>
        </w:r>
      </w:ins>
    </w:p>
    <w:p w14:paraId="32DACF41" w14:textId="4B6F754F" w:rsidR="007A3C49" w:rsidRDefault="00E50EB8">
      <w:pPr>
        <w:jc w:val="both"/>
        <w:rPr>
          <w:ins w:id="3148" w:author="Orion" w:date="2011-06-20T12:40:00Z"/>
          <w:rFonts w:cs="Times New Roman"/>
        </w:rPr>
        <w:pPrChange w:id="3149" w:author="Orion" w:date="2011-05-10T23:28:00Z">
          <w:pPr/>
        </w:pPrChange>
      </w:pPr>
      <w:ins w:id="3150" w:author="Orion" w:date="2011-06-20T12:22:00Z">
        <w:r>
          <w:rPr>
            <w:rFonts w:cs="Times New Roman"/>
          </w:rPr>
          <w:t xml:space="preserve">Una vez </w:t>
        </w:r>
      </w:ins>
      <w:ins w:id="3151" w:author="Orion" w:date="2011-06-20T12:24:00Z">
        <w:r>
          <w:rPr>
            <w:rFonts w:cs="Times New Roman"/>
          </w:rPr>
          <w:t>la maniobra llega al avión a través de la interacción este procede a actualizar los</w:t>
        </w:r>
      </w:ins>
      <w:ins w:id="3152" w:author="Orion" w:date="2011-06-20T12:26:00Z">
        <w:r>
          <w:rPr>
            <w:rFonts w:cs="Times New Roman"/>
          </w:rPr>
          <w:t xml:space="preserve"> valores de los atributos de su estado mental “</w:t>
        </w:r>
        <w:proofErr w:type="spellStart"/>
        <w:r>
          <w:rPr>
            <w:rFonts w:cs="Times New Roman"/>
          </w:rPr>
          <w:t>Plane</w:t>
        </w:r>
        <w:proofErr w:type="spellEnd"/>
        <w:r>
          <w:rPr>
            <w:rFonts w:cs="Times New Roman"/>
          </w:rPr>
          <w:t xml:space="preserve"> </w:t>
        </w:r>
        <w:proofErr w:type="spellStart"/>
        <w:r>
          <w:rPr>
            <w:rFonts w:cs="Times New Roman"/>
          </w:rPr>
          <w:t>Mind</w:t>
        </w:r>
        <w:proofErr w:type="spellEnd"/>
        <w:r>
          <w:rPr>
            <w:rFonts w:cs="Times New Roman"/>
          </w:rPr>
          <w:t>”</w:t>
        </w:r>
      </w:ins>
      <w:ins w:id="3153" w:author="Orion" w:date="2011-06-20T12:40:00Z">
        <w:r w:rsidR="000F0CC0">
          <w:rPr>
            <w:rFonts w:cs="Times New Roman"/>
          </w:rPr>
          <w:t xml:space="preserve"> de la aeronave</w:t>
        </w:r>
      </w:ins>
      <w:ins w:id="3154" w:author="Orion" w:date="2011-06-20T12:26:00Z">
        <w:r>
          <w:rPr>
            <w:rFonts w:cs="Times New Roman"/>
          </w:rPr>
          <w:t>. Dichos atributos ser</w:t>
        </w:r>
      </w:ins>
      <w:ins w:id="3155" w:author="Orion" w:date="2011-06-20T12:27:00Z">
        <w:r>
          <w:rPr>
            <w:rFonts w:cs="Times New Roman"/>
          </w:rPr>
          <w:t xml:space="preserve">án, como se comentó en los requisitos, la velocidad, altitud </w:t>
        </w:r>
      </w:ins>
      <w:ins w:id="3156" w:author="Orion" w:date="2011-06-20T12:32:00Z">
        <w:r>
          <w:rPr>
            <w:rFonts w:cs="Times New Roman"/>
          </w:rPr>
          <w:t>u</w:t>
        </w:r>
      </w:ins>
      <w:ins w:id="3157" w:author="Orion" w:date="2011-06-20T12:27:00Z">
        <w:r>
          <w:rPr>
            <w:rFonts w:cs="Times New Roman"/>
          </w:rPr>
          <w:t xml:space="preserve"> orientaci</w:t>
        </w:r>
        <w:r w:rsidR="000F0CC0">
          <w:rPr>
            <w:rFonts w:cs="Times New Roman"/>
          </w:rPr>
          <w:t>ón de</w:t>
        </w:r>
      </w:ins>
      <w:ins w:id="3158" w:author="Orion" w:date="2011-06-20T12:40:00Z">
        <w:r w:rsidR="000F0CC0">
          <w:rPr>
            <w:rFonts w:cs="Times New Roman"/>
          </w:rPr>
          <w:t>l avión</w:t>
        </w:r>
      </w:ins>
      <w:ins w:id="3159" w:author="Orion" w:date="2011-06-20T12:27:00Z">
        <w:r>
          <w:rPr>
            <w:rFonts w:cs="Times New Roman"/>
          </w:rPr>
          <w:t>.</w:t>
        </w:r>
      </w:ins>
    </w:p>
    <w:p w14:paraId="2FA446B7" w14:textId="29870EAE" w:rsidR="000F0CC0" w:rsidRDefault="000F0CC0">
      <w:pPr>
        <w:jc w:val="both"/>
        <w:rPr>
          <w:ins w:id="3160" w:author="Orion" w:date="2011-06-20T11:46:00Z"/>
          <w:rFonts w:cs="Times New Roman"/>
        </w:rPr>
        <w:pPrChange w:id="3161" w:author="Orion" w:date="2011-05-10T23:28:00Z">
          <w:pPr/>
        </w:pPrChange>
      </w:pPr>
      <w:ins w:id="3162" w:author="Orion" w:date="2011-06-20T12:40:00Z">
        <w:r>
          <w:rPr>
            <w:rFonts w:cs="Times New Roman"/>
          </w:rPr>
          <w:t xml:space="preserve">Por último, </w:t>
        </w:r>
      </w:ins>
      <w:ins w:id="3163" w:author="Orion" w:date="2011-06-20T12:41:00Z">
        <w:r>
          <w:rPr>
            <w:rFonts w:cs="Times New Roman"/>
          </w:rPr>
          <w:t xml:space="preserve">y </w:t>
        </w:r>
      </w:ins>
      <w:ins w:id="3164" w:author="Orion" w:date="2011-06-20T12:43:00Z">
        <w:r>
          <w:rPr>
            <w:rFonts w:cs="Times New Roman"/>
          </w:rPr>
          <w:t>después de comproba</w:t>
        </w:r>
      </w:ins>
      <w:ins w:id="3165" w:author="Orion" w:date="2011-06-20T12:44:00Z">
        <w:r>
          <w:rPr>
            <w:rFonts w:cs="Times New Roman"/>
          </w:rPr>
          <w:t>r</w:t>
        </w:r>
      </w:ins>
      <w:ins w:id="3166" w:author="Orion" w:date="2011-06-20T12:41:00Z">
        <w:r>
          <w:rPr>
            <w:rFonts w:cs="Times New Roman"/>
          </w:rPr>
          <w:t xml:space="preserve"> que la maniobra ha finalizado</w:t>
        </w:r>
      </w:ins>
      <w:ins w:id="3167" w:author="Orion" w:date="2011-06-20T12:44:00Z">
        <w:r>
          <w:rPr>
            <w:rFonts w:cs="Times New Roman"/>
          </w:rPr>
          <w:t>,</w:t>
        </w:r>
      </w:ins>
      <w:ins w:id="3168" w:author="Orion" w:date="2011-06-20T12:41:00Z">
        <w:r>
          <w:rPr>
            <w:rFonts w:cs="Times New Roman"/>
          </w:rPr>
          <w:t xml:space="preserve"> el piloto p</w:t>
        </w:r>
      </w:ins>
      <w:ins w:id="3169" w:author="Orion" w:date="2011-06-20T12:44:00Z">
        <w:r>
          <w:rPr>
            <w:rFonts w:cs="Times New Roman"/>
          </w:rPr>
          <w:t>rocederá a eliminar la instrucci</w:t>
        </w:r>
      </w:ins>
      <w:ins w:id="3170" w:author="Orion" w:date="2011-06-20T12:45:00Z">
        <w:r w:rsidR="001232B1">
          <w:rPr>
            <w:rFonts w:cs="Times New Roman"/>
          </w:rPr>
          <w:t xml:space="preserve">ón </w:t>
        </w:r>
        <w:r>
          <w:rPr>
            <w:rFonts w:cs="Times New Roman"/>
          </w:rPr>
          <w:t xml:space="preserve">de </w:t>
        </w:r>
      </w:ins>
      <w:ins w:id="3171" w:author="Orion" w:date="2011-06-20T12:46:00Z">
        <w:r>
          <w:rPr>
            <w:rFonts w:cs="Times New Roman"/>
          </w:rPr>
          <w:t xml:space="preserve">aquellas </w:t>
        </w:r>
      </w:ins>
      <w:ins w:id="3172" w:author="Orion" w:date="2011-06-20T12:45:00Z">
        <w:r>
          <w:rPr>
            <w:rFonts w:cs="Times New Roman"/>
          </w:rPr>
          <w:t>marcadas como que se estaban ejecutando dentro de su estado mental.</w:t>
        </w:r>
      </w:ins>
    </w:p>
    <w:p w14:paraId="5AE3C2C9" w14:textId="6E86C309" w:rsidR="000146FD" w:rsidRDefault="000146FD">
      <w:pPr>
        <w:jc w:val="both"/>
        <w:rPr>
          <w:ins w:id="3173" w:author="Orion" w:date="2011-06-20T12:37:00Z"/>
          <w:rFonts w:cs="Times New Roman"/>
        </w:rPr>
        <w:pPrChange w:id="3174" w:author="Orion" w:date="2011-05-10T23:28:00Z">
          <w:pPr/>
        </w:pPrChange>
      </w:pPr>
    </w:p>
    <w:p w14:paraId="558FAB43" w14:textId="42F52F33" w:rsidR="000F0CC0" w:rsidRDefault="009F675E">
      <w:pPr>
        <w:pStyle w:val="Caption"/>
        <w:rPr>
          <w:ins w:id="3175" w:author="Orion" w:date="2011-06-20T12:37:00Z"/>
          <w:rFonts w:cs="Times New Roman"/>
        </w:rPr>
        <w:pPrChange w:id="3176" w:author="Orion" w:date="2011-06-20T12:47:00Z">
          <w:pPr/>
        </w:pPrChange>
      </w:pPr>
      <w:bookmarkStart w:id="3177" w:name="_Ref296337417"/>
      <w:bookmarkStart w:id="3178" w:name="_Toc296441842"/>
      <w:ins w:id="3179" w:author="Orion" w:date="2011-06-20T12:32:00Z">
        <w:r w:rsidRPr="00887321">
          <w:rPr>
            <w:rFonts w:cs="Times New Roman"/>
            <w:noProof/>
            <w:lang w:eastAsia="es-ES" w:bidi="ar-SA"/>
          </w:rPr>
          <w:lastRenderedPageBreak/>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ins>
      <w:ins w:id="3180" w:author="Orion" w:date="2011-06-20T12:47:00Z">
        <w:r w:rsidR="00254432">
          <w:t xml:space="preserve">Figura </w:t>
        </w:r>
        <w:r w:rsidR="00254432">
          <w:fldChar w:fldCharType="begin"/>
        </w:r>
        <w:r w:rsidR="00254432">
          <w:instrText xml:space="preserve"> SEQ Figura \* ARABIC </w:instrText>
        </w:r>
      </w:ins>
      <w:r w:rsidR="00254432">
        <w:fldChar w:fldCharType="separate"/>
      </w:r>
      <w:ins w:id="3181" w:author="Orion" w:date="2011-06-25T23:48:00Z">
        <w:r w:rsidR="00A86110">
          <w:rPr>
            <w:noProof/>
          </w:rPr>
          <w:t>14</w:t>
        </w:r>
      </w:ins>
      <w:ins w:id="3182" w:author="Orion" w:date="2011-06-20T12:47:00Z">
        <w:r w:rsidR="00254432">
          <w:fldChar w:fldCharType="end"/>
        </w:r>
        <w:bookmarkEnd w:id="3177"/>
        <w:r w:rsidR="00254432">
          <w:t>: Interacción Piloto-Avión: Ejecución Maniobra</w:t>
        </w:r>
      </w:ins>
      <w:bookmarkEnd w:id="3178"/>
    </w:p>
    <w:p w14:paraId="03AA1996" w14:textId="77777777" w:rsidR="000F0CC0" w:rsidRDefault="000F0CC0">
      <w:pPr>
        <w:jc w:val="both"/>
        <w:rPr>
          <w:ins w:id="3183" w:author="Orion" w:date="2011-06-20T17:52:00Z"/>
          <w:rFonts w:cs="Times New Roman"/>
        </w:rPr>
        <w:pPrChange w:id="3184" w:author="Orion" w:date="2011-05-10T23:28:00Z">
          <w:pPr/>
        </w:pPrChange>
      </w:pPr>
    </w:p>
    <w:p w14:paraId="43AA344B" w14:textId="5380F088" w:rsidR="00FA3A60" w:rsidRPr="00FA3A60" w:rsidRDefault="00426907">
      <w:pPr>
        <w:jc w:val="both"/>
        <w:rPr>
          <w:ins w:id="3185" w:author="Orion" w:date="2011-06-20T18:44:00Z"/>
          <w:rFonts w:cs="Times New Roman"/>
          <w:i/>
          <w:rPrChange w:id="3186" w:author="Orion" w:date="2011-06-20T18:44:00Z">
            <w:rPr>
              <w:ins w:id="3187" w:author="Orion" w:date="2011-06-20T18:44:00Z"/>
              <w:rFonts w:cs="Times New Roman"/>
              <w:i w:val="0"/>
            </w:rPr>
          </w:rPrChange>
        </w:rPr>
        <w:pPrChange w:id="3188" w:author="Orion" w:date="2011-06-20T18:44:00Z">
          <w:pPr>
            <w:pStyle w:val="Caption"/>
            <w:jc w:val="both"/>
          </w:pPr>
        </w:pPrChange>
      </w:pPr>
      <w:ins w:id="3189" w:author="Orion" w:date="2011-06-20T18:01:00Z">
        <w:r>
          <w:rPr>
            <w:rFonts w:cs="Times New Roman"/>
          </w:rPr>
          <w:t xml:space="preserve">En caso de que se haya completado el tramo </w:t>
        </w:r>
      </w:ins>
      <w:ins w:id="3190" w:author="Orion" w:date="2011-06-20T18:02:00Z">
        <w:r>
          <w:rPr>
            <w:rFonts w:cs="Times New Roman"/>
          </w:rPr>
          <w:t>sobre</w:t>
        </w:r>
      </w:ins>
      <w:ins w:id="3191" w:author="Orion" w:date="2011-06-20T18:01:00Z">
        <w:r>
          <w:rPr>
            <w:rFonts w:cs="Times New Roman"/>
          </w:rPr>
          <w:t xml:space="preserve"> </w:t>
        </w:r>
      </w:ins>
      <w:ins w:id="3192" w:author="Orion" w:date="2011-06-20T18:02:00Z">
        <w:r>
          <w:rPr>
            <w:rFonts w:cs="Times New Roman"/>
          </w:rPr>
          <w:t xml:space="preserve">el que se está volando, </w:t>
        </w:r>
      </w:ins>
      <w:ins w:id="3193" w:author="Orion" w:date="2011-06-20T18:07:00Z">
        <w:r>
          <w:rPr>
            <w:rFonts w:cs="Times New Roman"/>
          </w:rPr>
          <w:t>la aplicación interna “</w:t>
        </w:r>
        <w:proofErr w:type="spellStart"/>
        <w:r>
          <w:rPr>
            <w:rFonts w:cs="Times New Roman"/>
          </w:rPr>
          <w:t>Leg</w:t>
        </w:r>
        <w:proofErr w:type="spellEnd"/>
        <w:r>
          <w:rPr>
            <w:rFonts w:cs="Times New Roman"/>
          </w:rPr>
          <w:t xml:space="preserve"> </w:t>
        </w:r>
        <w:proofErr w:type="spellStart"/>
        <w:r>
          <w:rPr>
            <w:rFonts w:cs="Times New Roman"/>
          </w:rPr>
          <w:t>Checker</w:t>
        </w:r>
        <w:proofErr w:type="spellEnd"/>
        <w:r>
          <w:rPr>
            <w:rFonts w:cs="Times New Roman"/>
          </w:rPr>
          <w:t>”</w:t>
        </w:r>
      </w:ins>
      <w:ins w:id="3194" w:author="Orion" w:date="2011-06-20T18:08:00Z">
        <w:r w:rsidR="00241E95">
          <w:rPr>
            <w:rFonts w:cs="Times New Roman"/>
          </w:rPr>
          <w:t>,</w:t>
        </w:r>
      </w:ins>
      <w:ins w:id="3195" w:author="Orion" w:date="2011-06-20T18:07:00Z">
        <w:r>
          <w:rPr>
            <w:rFonts w:cs="Times New Roman"/>
          </w:rPr>
          <w:t xml:space="preserve"> que se inició cuando se ejecut</w:t>
        </w:r>
      </w:ins>
      <w:ins w:id="3196" w:author="Orion" w:date="2011-06-20T18:08:00Z">
        <w:r>
          <w:rPr>
            <w:rFonts w:cs="Times New Roman"/>
          </w:rPr>
          <w:t xml:space="preserve">ó </w:t>
        </w:r>
      </w:ins>
      <w:ins w:id="3197" w:author="Orion" w:date="2011-06-20T18:02:00Z">
        <w:r>
          <w:rPr>
            <w:rFonts w:cs="Times New Roman"/>
          </w:rPr>
          <w:t>la tarea “</w:t>
        </w:r>
        <w:proofErr w:type="spellStart"/>
        <w:r>
          <w:rPr>
            <w:rFonts w:cs="Times New Roman"/>
          </w:rPr>
          <w:t>Check</w:t>
        </w:r>
        <w:proofErr w:type="spellEnd"/>
        <w:r>
          <w:rPr>
            <w:rFonts w:cs="Times New Roman"/>
          </w:rPr>
          <w:t xml:space="preserve"> </w:t>
        </w:r>
        <w:proofErr w:type="spellStart"/>
        <w:r>
          <w:rPr>
            <w:rFonts w:cs="Times New Roman"/>
          </w:rPr>
          <w:t>Leg</w:t>
        </w:r>
        <w:proofErr w:type="spellEnd"/>
        <w:r>
          <w:rPr>
            <w:rFonts w:cs="Times New Roman"/>
          </w:rPr>
          <w:t xml:space="preserve"> </w:t>
        </w:r>
      </w:ins>
      <w:proofErr w:type="spellStart"/>
      <w:ins w:id="3198" w:author="Orion" w:date="2011-06-20T18:03:00Z">
        <w:r>
          <w:rPr>
            <w:rFonts w:cs="Times New Roman"/>
          </w:rPr>
          <w:t>Completed</w:t>
        </w:r>
        <w:proofErr w:type="spellEnd"/>
        <w:r>
          <w:rPr>
            <w:rFonts w:cs="Times New Roman"/>
          </w:rPr>
          <w:t>”</w:t>
        </w:r>
      </w:ins>
      <w:ins w:id="3199" w:author="Orion" w:date="2011-06-20T18:08:00Z">
        <w:r>
          <w:rPr>
            <w:rFonts w:cs="Times New Roman"/>
          </w:rPr>
          <w:t xml:space="preserve"> la primera vez</w:t>
        </w:r>
      </w:ins>
      <w:ins w:id="3200" w:author="Orion" w:date="2011-06-20T18:17:00Z">
        <w:r w:rsidR="00241E95">
          <w:rPr>
            <w:rFonts w:cs="Times New Roman"/>
          </w:rPr>
          <w:t xml:space="preserve"> (</w:t>
        </w:r>
      </w:ins>
      <w:ins w:id="3201" w:author="Orion" w:date="2011-06-20T18:29:00Z">
        <w:r w:rsidR="001D27C3">
          <w:rPr>
            <w:rFonts w:cs="Times New Roman"/>
          </w:rPr>
          <w:fldChar w:fldCharType="begin"/>
        </w:r>
        <w:r w:rsidR="001D27C3">
          <w:rPr>
            <w:rFonts w:cs="Times New Roman"/>
          </w:rPr>
          <w:instrText xml:space="preserve"> REF _Ref296357868 \h </w:instrText>
        </w:r>
      </w:ins>
      <w:r w:rsidR="001D27C3">
        <w:rPr>
          <w:rFonts w:cs="Times New Roman"/>
        </w:rPr>
      </w:r>
      <w:r w:rsidR="001D27C3">
        <w:rPr>
          <w:rFonts w:cs="Times New Roman"/>
        </w:rPr>
        <w:fldChar w:fldCharType="separate"/>
      </w:r>
      <w:ins w:id="3202" w:author="Orion" w:date="2011-06-20T18:29:00Z">
        <w:r w:rsidR="001D27C3">
          <w:t xml:space="preserve">Figura </w:t>
        </w:r>
        <w:r w:rsidR="001D27C3">
          <w:rPr>
            <w:noProof/>
          </w:rPr>
          <w:t>15</w:t>
        </w:r>
        <w:r w:rsidR="001D27C3">
          <w:rPr>
            <w:rFonts w:cs="Times New Roman"/>
          </w:rPr>
          <w:fldChar w:fldCharType="end"/>
        </w:r>
      </w:ins>
      <w:ins w:id="3203" w:author="Orion" w:date="2011-06-20T18:17:00Z">
        <w:r w:rsidR="00241E95">
          <w:rPr>
            <w:rFonts w:cs="Times New Roman"/>
          </w:rPr>
          <w:t>)</w:t>
        </w:r>
      </w:ins>
      <w:ins w:id="3204" w:author="Orion" w:date="2011-06-20T18:08:00Z">
        <w:r w:rsidR="00241E95">
          <w:rPr>
            <w:rFonts w:cs="Times New Roman"/>
          </w:rPr>
          <w:t>,</w:t>
        </w:r>
      </w:ins>
      <w:ins w:id="3205" w:author="Orion" w:date="2011-06-20T18:06:00Z">
        <w:r>
          <w:rPr>
            <w:rFonts w:cs="Times New Roman"/>
          </w:rPr>
          <w:t xml:space="preserve"> </w:t>
        </w:r>
      </w:ins>
      <w:ins w:id="3206" w:author="Orion" w:date="2011-06-20T18:05:00Z">
        <w:r>
          <w:rPr>
            <w:rFonts w:cs="Times New Roman"/>
          </w:rPr>
          <w:t>lanzará</w:t>
        </w:r>
      </w:ins>
      <w:ins w:id="3207" w:author="Orion" w:date="2011-06-20T18:04:00Z">
        <w:r>
          <w:rPr>
            <w:rFonts w:cs="Times New Roman"/>
          </w:rPr>
          <w:t xml:space="preserve"> un evento “</w:t>
        </w:r>
        <w:proofErr w:type="spellStart"/>
        <w:r>
          <w:rPr>
            <w:rFonts w:cs="Times New Roman"/>
          </w:rPr>
          <w:t>LegCompleted</w:t>
        </w:r>
        <w:proofErr w:type="spellEnd"/>
        <w:r>
          <w:rPr>
            <w:rFonts w:cs="Times New Roman"/>
          </w:rPr>
          <w:t>”</w:t>
        </w:r>
      </w:ins>
      <w:ins w:id="3208" w:author="Orion" w:date="2011-06-20T18:10:00Z">
        <w:r w:rsidR="00241E95">
          <w:rPr>
            <w:rFonts w:cs="Times New Roman"/>
          </w:rPr>
          <w:t>.</w:t>
        </w:r>
      </w:ins>
      <w:ins w:id="3209" w:author="Orion" w:date="2011-06-20T18:20:00Z">
        <w:r w:rsidR="000B2D34">
          <w:rPr>
            <w:rFonts w:cs="Times New Roman"/>
          </w:rPr>
          <w:t xml:space="preserve"> Haciendo uso de este evento</w:t>
        </w:r>
      </w:ins>
      <w:ins w:id="3210" w:author="Orion" w:date="2011-06-20T18:21:00Z">
        <w:r w:rsidR="000B2D34">
          <w:rPr>
            <w:rFonts w:cs="Times New Roman"/>
          </w:rPr>
          <w:t>,</w:t>
        </w:r>
      </w:ins>
      <w:ins w:id="3211" w:author="Orion" w:date="2011-06-20T18:20:00Z">
        <w:r w:rsidR="000B2D34">
          <w:rPr>
            <w:rFonts w:cs="Times New Roman"/>
          </w:rPr>
          <w:t xml:space="preserve"> del tramo que se acaba de finalizar</w:t>
        </w:r>
      </w:ins>
      <w:ins w:id="3212" w:author="Orion" w:date="2011-06-20T18:21:00Z">
        <w:r w:rsidR="000B2D34">
          <w:rPr>
            <w:rFonts w:cs="Times New Roman"/>
          </w:rPr>
          <w:t xml:space="preserve"> y del estado mental del piloto</w:t>
        </w:r>
      </w:ins>
      <w:ins w:id="3213" w:author="Orion" w:date="2011-06-20T18:20:00Z">
        <w:r w:rsidR="000B2D34">
          <w:rPr>
            <w:rFonts w:cs="Times New Roman"/>
          </w:rPr>
          <w:t xml:space="preserve"> se proceder</w:t>
        </w:r>
      </w:ins>
      <w:ins w:id="3214" w:author="Orion" w:date="2011-06-20T18:21:00Z">
        <w:r w:rsidR="000B2D34">
          <w:rPr>
            <w:rFonts w:cs="Times New Roman"/>
          </w:rPr>
          <w:t>á a ejecutar la tarea “</w:t>
        </w:r>
        <w:proofErr w:type="spellStart"/>
        <w:r w:rsidR="000B2D34">
          <w:rPr>
            <w:rFonts w:cs="Times New Roman"/>
          </w:rPr>
          <w:t>GoNextLeg</w:t>
        </w:r>
        <w:proofErr w:type="spellEnd"/>
        <w:r w:rsidR="000B2D34">
          <w:rPr>
            <w:rFonts w:cs="Times New Roman"/>
          </w:rPr>
          <w:t>” (</w:t>
        </w:r>
      </w:ins>
      <w:ins w:id="3215" w:author="Orion" w:date="2011-06-20T18:30:00Z">
        <w:r w:rsidR="001D27C3">
          <w:rPr>
            <w:rFonts w:cs="Times New Roman"/>
          </w:rPr>
          <w:fldChar w:fldCharType="begin"/>
        </w:r>
        <w:r w:rsidR="001D27C3">
          <w:rPr>
            <w:rFonts w:cs="Times New Roman"/>
          </w:rPr>
          <w:instrText xml:space="preserve"> REF _Ref296357936 \h </w:instrText>
        </w:r>
      </w:ins>
      <w:r w:rsidR="001D27C3">
        <w:rPr>
          <w:rFonts w:cs="Times New Roman"/>
        </w:rPr>
      </w:r>
      <w:r w:rsidR="001D27C3">
        <w:rPr>
          <w:rFonts w:cs="Times New Roman"/>
        </w:rPr>
        <w:fldChar w:fldCharType="separate"/>
      </w:r>
      <w:ins w:id="3216" w:author="Orion" w:date="2011-06-20T18:30:00Z">
        <w:r w:rsidR="001D27C3">
          <w:t xml:space="preserve">Figura </w:t>
        </w:r>
        <w:r w:rsidR="001D27C3">
          <w:rPr>
            <w:noProof/>
          </w:rPr>
          <w:t>16</w:t>
        </w:r>
        <w:r w:rsidR="001D27C3">
          <w:rPr>
            <w:rFonts w:cs="Times New Roman"/>
          </w:rPr>
          <w:fldChar w:fldCharType="end"/>
        </w:r>
      </w:ins>
      <w:ins w:id="3217" w:author="Orion" w:date="2011-06-20T18:21:00Z">
        <w:r w:rsidR="000B2D34">
          <w:rPr>
            <w:rFonts w:cs="Times New Roman"/>
          </w:rPr>
          <w:t>). Esta tarea tendrá la finalidad</w:t>
        </w:r>
      </w:ins>
      <w:ins w:id="3218" w:author="Orion" w:date="2011-06-20T18:22:00Z">
        <w:r w:rsidR="000B2D34">
          <w:rPr>
            <w:rFonts w:cs="Times New Roman"/>
          </w:rPr>
          <w:t xml:space="preserve"> de confirmar que el tramo se ha finalizado y generar un determinado hecho dependiendo de las condiciones en que se ha acabado dicho tramo.</w:t>
        </w:r>
      </w:ins>
      <w:ins w:id="3219" w:author="Orion" w:date="2011-06-20T18:23:00Z">
        <w:r w:rsidR="000B2D34">
          <w:rPr>
            <w:rFonts w:cs="Times New Roman"/>
          </w:rPr>
          <w:t xml:space="preserve"> Así por e</w:t>
        </w:r>
      </w:ins>
      <w:ins w:id="3220" w:author="Orion" w:date="2011-06-20T18:24:00Z">
        <w:r w:rsidR="000B2D34">
          <w:rPr>
            <w:rFonts w:cs="Times New Roman"/>
          </w:rPr>
          <w:t>j</w:t>
        </w:r>
      </w:ins>
      <w:ins w:id="3221" w:author="Orion" w:date="2011-06-20T18:23:00Z">
        <w:r w:rsidR="000B2D34">
          <w:rPr>
            <w:rFonts w:cs="Times New Roman"/>
          </w:rPr>
          <w:t>emp</w:t>
        </w:r>
      </w:ins>
      <w:ins w:id="3222" w:author="Orion" w:date="2011-06-20T18:24:00Z">
        <w:r w:rsidR="000B2D34">
          <w:rPr>
            <w:rFonts w:cs="Times New Roman"/>
          </w:rPr>
          <w:t>l</w:t>
        </w:r>
      </w:ins>
      <w:ins w:id="3223" w:author="Orion" w:date="2011-06-20T18:23:00Z">
        <w:r w:rsidR="000B2D34">
          <w:rPr>
            <w:rFonts w:cs="Times New Roman"/>
          </w:rPr>
          <w:t xml:space="preserve">o, si el tramo </w:t>
        </w:r>
      </w:ins>
      <w:ins w:id="3224" w:author="Orion" w:date="2011-06-20T18:25:00Z">
        <w:r w:rsidR="001D27C3">
          <w:rPr>
            <w:rFonts w:cs="Times New Roman"/>
          </w:rPr>
          <w:t>fue</w:t>
        </w:r>
      </w:ins>
      <w:ins w:id="3225" w:author="Orion" w:date="2011-06-20T18:23:00Z">
        <w:r w:rsidR="000B2D34">
          <w:rPr>
            <w:rFonts w:cs="Times New Roman"/>
          </w:rPr>
          <w:t xml:space="preserve"> generado como </w:t>
        </w:r>
      </w:ins>
      <w:ins w:id="3226" w:author="Orion" w:date="2011-06-20T18:25:00Z">
        <w:r w:rsidR="001D27C3">
          <w:rPr>
            <w:rFonts w:cs="Times New Roman"/>
          </w:rPr>
          <w:t>resultado de un conflicto entre aviones, o lo que es lo mismo a partir de una orden de un controlador</w:t>
        </w:r>
      </w:ins>
      <w:ins w:id="3227" w:author="Orion" w:date="2011-06-20T18:32:00Z">
        <w:r w:rsidR="00C92613">
          <w:rPr>
            <w:rFonts w:cs="Times New Roman"/>
          </w:rPr>
          <w:t>, posteriormente se comentará como se generan estos tipos de tramos</w:t>
        </w:r>
      </w:ins>
      <w:ins w:id="3228" w:author="Orion" w:date="2011-06-20T18:25:00Z">
        <w:r w:rsidR="001D27C3">
          <w:rPr>
            <w:rFonts w:cs="Times New Roman"/>
          </w:rPr>
          <w:t>,</w:t>
        </w:r>
      </w:ins>
      <w:ins w:id="3229" w:author="Orion" w:date="2011-06-20T18:26:00Z">
        <w:r w:rsidR="001D27C3">
          <w:rPr>
            <w:rFonts w:cs="Times New Roman"/>
          </w:rPr>
          <w:t xml:space="preserve"> la tarea generará el hecho de “</w:t>
        </w:r>
        <w:proofErr w:type="spellStart"/>
        <w:r w:rsidR="001D27C3">
          <w:rPr>
            <w:rFonts w:cs="Times New Roman"/>
          </w:rPr>
          <w:t>OrderFinished</w:t>
        </w:r>
        <w:proofErr w:type="spellEnd"/>
        <w:r w:rsidR="001D27C3">
          <w:rPr>
            <w:rFonts w:cs="Times New Roman"/>
          </w:rPr>
          <w:t xml:space="preserve">” para poder </w:t>
        </w:r>
      </w:ins>
      <w:ins w:id="3230" w:author="Orion" w:date="2011-06-20T18:31:00Z">
        <w:r w:rsidR="00C92613">
          <w:rPr>
            <w:rFonts w:cs="Times New Roman"/>
          </w:rPr>
          <w:t>seguir con las op</w:t>
        </w:r>
        <w:r w:rsidR="0077135C">
          <w:rPr>
            <w:rFonts w:cs="Times New Roman"/>
          </w:rPr>
          <w:t xml:space="preserve">eraciones </w:t>
        </w:r>
      </w:ins>
      <w:ins w:id="3231" w:author="Orion" w:date="2011-06-20T18:33:00Z">
        <w:r w:rsidR="0077135C">
          <w:rPr>
            <w:rFonts w:cs="Times New Roman"/>
          </w:rPr>
          <w:t xml:space="preserve">pertinentes a la finalización de estas </w:t>
        </w:r>
        <w:r w:rsidR="00D76017">
          <w:rPr>
            <w:rFonts w:cs="Times New Roman"/>
          </w:rPr>
          <w:t>órdenes</w:t>
        </w:r>
        <w:r w:rsidR="0077135C">
          <w:rPr>
            <w:rFonts w:cs="Times New Roman"/>
          </w:rPr>
          <w:t>.</w:t>
        </w:r>
        <w:r w:rsidR="00D76017">
          <w:rPr>
            <w:rFonts w:cs="Times New Roman"/>
          </w:rPr>
          <w:t xml:space="preserve"> </w:t>
        </w:r>
      </w:ins>
      <w:ins w:id="3232" w:author="Orion" w:date="2011-06-20T18:39:00Z">
        <w:r w:rsidR="00FA3A60">
          <w:rPr>
            <w:rFonts w:cs="Times New Roman"/>
          </w:rPr>
          <w:t xml:space="preserve">Por otro lado, </w:t>
        </w:r>
      </w:ins>
      <w:ins w:id="3233" w:author="Orion" w:date="2011-06-20T18:43:00Z">
        <w:r w:rsidR="00FA3A60">
          <w:rPr>
            <w:rFonts w:cs="Times New Roman"/>
          </w:rPr>
          <w:t xml:space="preserve">y como se comentó anteriormente, </w:t>
        </w:r>
      </w:ins>
      <w:ins w:id="3234" w:author="Orion" w:date="2011-06-20T18:39:00Z">
        <w:r w:rsidR="00FA3A60">
          <w:rPr>
            <w:rFonts w:cs="Times New Roman"/>
          </w:rPr>
          <w:t xml:space="preserve">si </w:t>
        </w:r>
      </w:ins>
      <w:ins w:id="3235" w:author="Orion" w:date="2011-06-20T18:40:00Z">
        <w:r w:rsidR="00FA3A60">
          <w:rPr>
            <w:rFonts w:cs="Times New Roman"/>
          </w:rPr>
          <w:t xml:space="preserve">se trata de un tramo </w:t>
        </w:r>
      </w:ins>
      <w:ins w:id="3236" w:author="Orion" w:date="2011-06-20T18:42:00Z">
        <w:r w:rsidR="00FA3A60">
          <w:rPr>
            <w:rFonts w:cs="Times New Roman"/>
          </w:rPr>
          <w:t>descompuesto del plan de vuelo entonces pueden ocurri</w:t>
        </w:r>
      </w:ins>
      <w:ins w:id="3237" w:author="Orion" w:date="2011-06-20T18:43:00Z">
        <w:r w:rsidR="00FA3A60">
          <w:rPr>
            <w:rFonts w:cs="Times New Roman"/>
          </w:rPr>
          <w:t xml:space="preserve">r </w:t>
        </w:r>
      </w:ins>
      <w:ins w:id="3238" w:author="Orion" w:date="2011-06-20T18:44:00Z">
        <w:r w:rsidR="00FA3A60">
          <w:rPr>
            <w:rFonts w:cs="Times New Roman"/>
          </w:rPr>
          <w:t>dos</w:t>
        </w:r>
      </w:ins>
      <w:ins w:id="3239" w:author="Orion" w:date="2011-06-20T18:43:00Z">
        <w:r w:rsidR="00FA3A60">
          <w:rPr>
            <w:rFonts w:cs="Times New Roman"/>
          </w:rPr>
          <w:t xml:space="preserve"> cosas:</w:t>
        </w:r>
      </w:ins>
    </w:p>
    <w:p w14:paraId="73A4FB62" w14:textId="7EBFFA13" w:rsidR="00FA3A60" w:rsidRDefault="00FA3A60" w:rsidP="00FA3A60">
      <w:pPr>
        <w:pStyle w:val="Caption"/>
        <w:numPr>
          <w:ilvl w:val="0"/>
          <w:numId w:val="31"/>
        </w:numPr>
        <w:jc w:val="both"/>
        <w:rPr>
          <w:ins w:id="3240" w:author="Orion" w:date="2011-06-20T18:44:00Z"/>
          <w:rFonts w:cs="Times New Roman"/>
          <w:i w:val="0"/>
        </w:rPr>
      </w:pPr>
      <w:ins w:id="3241" w:author="Orion" w:date="2011-06-20T18:44:00Z">
        <w:r>
          <w:rPr>
            <w:rFonts w:cs="Times New Roman"/>
            <w:i w:val="0"/>
          </w:rPr>
          <w:t>El tramo que se completó es el último del plan de vuelo, por lo que se satisface el objetivo de plan de vuelo completado y se procederá genera</w:t>
        </w:r>
      </w:ins>
      <w:ins w:id="3242" w:author="Orion" w:date="2011-06-20T18:45:00Z">
        <w:r>
          <w:rPr>
            <w:rFonts w:cs="Times New Roman"/>
            <w:i w:val="0"/>
          </w:rPr>
          <w:t>r</w:t>
        </w:r>
      </w:ins>
      <w:ins w:id="3243" w:author="Orion" w:date="2011-06-20T18:44:00Z">
        <w:r>
          <w:rPr>
            <w:rFonts w:cs="Times New Roman"/>
            <w:i w:val="0"/>
          </w:rPr>
          <w:t xml:space="preserve"> el hecho “</w:t>
        </w:r>
        <w:proofErr w:type="spellStart"/>
        <w:r>
          <w:rPr>
            <w:rFonts w:cs="Times New Roman"/>
            <w:i w:val="0"/>
          </w:rPr>
          <w:t>AllLegsCompleted</w:t>
        </w:r>
        <w:proofErr w:type="spellEnd"/>
        <w:r>
          <w:rPr>
            <w:rFonts w:cs="Times New Roman"/>
            <w:i w:val="0"/>
          </w:rPr>
          <w:t>” que posteriormente iniciará la tarea de parar el avi</w:t>
        </w:r>
      </w:ins>
      <w:ins w:id="3244" w:author="Orion" w:date="2011-06-20T18:45:00Z">
        <w:r>
          <w:rPr>
            <w:rFonts w:cs="Times New Roman"/>
            <w:i w:val="0"/>
          </w:rPr>
          <w:t>ón</w:t>
        </w:r>
      </w:ins>
      <w:ins w:id="3245" w:author="Orion" w:date="2011-06-20T18:44:00Z">
        <w:r>
          <w:rPr>
            <w:rFonts w:cs="Times New Roman"/>
            <w:i w:val="0"/>
          </w:rPr>
          <w:t xml:space="preserve"> (“Stop </w:t>
        </w:r>
        <w:proofErr w:type="spellStart"/>
        <w:r>
          <w:rPr>
            <w:rFonts w:cs="Times New Roman"/>
            <w:i w:val="0"/>
          </w:rPr>
          <w:t>Plane</w:t>
        </w:r>
        <w:proofErr w:type="spellEnd"/>
        <w:r>
          <w:rPr>
            <w:rFonts w:cs="Times New Roman"/>
            <w:i w:val="0"/>
          </w:rPr>
          <w:t>”).</w:t>
        </w:r>
      </w:ins>
    </w:p>
    <w:p w14:paraId="1B4CCC26" w14:textId="21370FA2" w:rsidR="00FA3A60" w:rsidRDefault="00FA3A60" w:rsidP="00FA3A60">
      <w:pPr>
        <w:pStyle w:val="Caption"/>
        <w:numPr>
          <w:ilvl w:val="0"/>
          <w:numId w:val="31"/>
        </w:numPr>
        <w:jc w:val="both"/>
        <w:rPr>
          <w:ins w:id="3246" w:author="Orion" w:date="2011-06-20T18:44:00Z"/>
          <w:rFonts w:cs="Times New Roman"/>
          <w:i w:val="0"/>
        </w:rPr>
      </w:pPr>
      <w:ins w:id="3247" w:author="Orion" w:date="2011-06-20T18:44:00Z">
        <w:r>
          <w:rPr>
            <w:rFonts w:cs="Times New Roman"/>
            <w:i w:val="0"/>
          </w:rPr>
          <w:t xml:space="preserve">En caso contrario, se </w:t>
        </w:r>
      </w:ins>
      <w:ins w:id="3248" w:author="Orion" w:date="2011-06-20T18:45:00Z">
        <w:r>
          <w:rPr>
            <w:rFonts w:cs="Times New Roman"/>
            <w:i w:val="0"/>
          </w:rPr>
          <w:t>generará el hecho “</w:t>
        </w:r>
        <w:proofErr w:type="spellStart"/>
        <w:r>
          <w:rPr>
            <w:rFonts w:cs="Times New Roman"/>
            <w:i w:val="0"/>
          </w:rPr>
          <w:t>GetNextLeg</w:t>
        </w:r>
        <w:proofErr w:type="spellEnd"/>
        <w:r>
          <w:rPr>
            <w:rFonts w:cs="Times New Roman"/>
            <w:i w:val="0"/>
          </w:rPr>
          <w:t xml:space="preserve">” que permitirá que se </w:t>
        </w:r>
      </w:ins>
      <w:ins w:id="3249" w:author="Orion" w:date="2011-06-20T18:46:00Z">
        <w:r>
          <w:rPr>
            <w:rFonts w:cs="Times New Roman"/>
            <w:i w:val="0"/>
          </w:rPr>
          <w:t>obtenga</w:t>
        </w:r>
      </w:ins>
      <w:ins w:id="3250" w:author="Orion" w:date="2011-06-20T18:45:00Z">
        <w:r>
          <w:rPr>
            <w:rFonts w:cs="Times New Roman"/>
            <w:i w:val="0"/>
          </w:rPr>
          <w:t xml:space="preserve"> el</w:t>
        </w:r>
      </w:ins>
      <w:ins w:id="3251" w:author="Orion" w:date="2011-06-20T18:46:00Z">
        <w:r>
          <w:rPr>
            <w:rFonts w:cs="Times New Roman"/>
            <w:i w:val="0"/>
          </w:rPr>
          <w:t xml:space="preserve"> </w:t>
        </w:r>
      </w:ins>
      <w:ins w:id="3252" w:author="Orion" w:date="2011-06-20T18:44:00Z">
        <w:r>
          <w:rPr>
            <w:rFonts w:cs="Times New Roman"/>
            <w:i w:val="0"/>
          </w:rPr>
          <w:t>siguiente tramo</w:t>
        </w:r>
      </w:ins>
      <w:ins w:id="3253" w:author="Orion" w:date="2011-06-20T18:46:00Z">
        <w:r>
          <w:rPr>
            <w:rFonts w:cs="Times New Roman"/>
            <w:i w:val="0"/>
          </w:rPr>
          <w:t xml:space="preserve"> del plan de vuelo</w:t>
        </w:r>
      </w:ins>
      <w:ins w:id="3254" w:author="Orion" w:date="2011-06-20T18:44:00Z">
        <w:r>
          <w:rPr>
            <w:rFonts w:cs="Times New Roman"/>
            <w:i w:val="0"/>
          </w:rPr>
          <w:t>.</w:t>
        </w:r>
      </w:ins>
    </w:p>
    <w:p w14:paraId="590F8A4F" w14:textId="77777777" w:rsidR="00FA3A60" w:rsidRDefault="00FA3A60">
      <w:pPr>
        <w:jc w:val="both"/>
        <w:rPr>
          <w:ins w:id="3255" w:author="Orion" w:date="2011-06-20T18:17:00Z"/>
          <w:rFonts w:cs="Times New Roman"/>
        </w:rPr>
        <w:pPrChange w:id="3256" w:author="Orion" w:date="2011-05-10T23:28:00Z">
          <w:pPr/>
        </w:pPrChange>
      </w:pPr>
    </w:p>
    <w:p w14:paraId="594FDF3E" w14:textId="608F4C66" w:rsidR="00241E95" w:rsidRDefault="00241E95">
      <w:pPr>
        <w:jc w:val="both"/>
        <w:rPr>
          <w:ins w:id="3257" w:author="Orion" w:date="2011-06-20T18:17:00Z"/>
          <w:rFonts w:cs="Times New Roman"/>
        </w:rPr>
        <w:pPrChange w:id="3258" w:author="Orion" w:date="2011-05-10T23:28:00Z">
          <w:pPr/>
        </w:pPrChange>
      </w:pPr>
    </w:p>
    <w:p w14:paraId="1F41B45B" w14:textId="7472DFDC" w:rsidR="00241E95" w:rsidRDefault="009F675E">
      <w:pPr>
        <w:pStyle w:val="Caption"/>
        <w:rPr>
          <w:ins w:id="3259" w:author="Orion" w:date="2011-06-20T17:52:00Z"/>
          <w:rFonts w:cs="Times New Roman"/>
        </w:rPr>
        <w:pPrChange w:id="3260" w:author="Orion" w:date="2011-06-20T18:28:00Z">
          <w:pPr/>
        </w:pPrChange>
      </w:pPr>
      <w:bookmarkStart w:id="3261" w:name="_Ref296357868"/>
      <w:bookmarkStart w:id="3262" w:name="_Ref296357847"/>
      <w:bookmarkStart w:id="3263" w:name="_Toc296441843"/>
      <w:ins w:id="3264" w:author="Orion" w:date="2011-06-20T18:17:00Z">
        <w:r w:rsidRPr="00887321">
          <w:rPr>
            <w:rFonts w:cs="Times New Roman"/>
            <w:noProof/>
            <w:lang w:eastAsia="es-ES" w:bidi="ar-SA"/>
          </w:rPr>
          <w:lastRenderedPageBreak/>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ins>
      <w:ins w:id="3265" w:author="Orion" w:date="2011-06-20T18:28:00Z">
        <w:r w:rsidR="001D27C3">
          <w:t xml:space="preserve">Figura </w:t>
        </w:r>
        <w:r w:rsidR="001D27C3">
          <w:fldChar w:fldCharType="begin"/>
        </w:r>
        <w:r w:rsidR="001D27C3">
          <w:instrText xml:space="preserve"> SEQ Figura \* ARABIC </w:instrText>
        </w:r>
      </w:ins>
      <w:r w:rsidR="001D27C3">
        <w:fldChar w:fldCharType="separate"/>
      </w:r>
      <w:ins w:id="3266" w:author="Orion" w:date="2011-06-25T23:48:00Z">
        <w:r w:rsidR="00A86110">
          <w:rPr>
            <w:noProof/>
          </w:rPr>
          <w:t>15</w:t>
        </w:r>
      </w:ins>
      <w:ins w:id="3267" w:author="Orion" w:date="2011-06-20T18:28:00Z">
        <w:r w:rsidR="001D27C3">
          <w:fldChar w:fldCharType="end"/>
        </w:r>
        <w:bookmarkEnd w:id="3261"/>
        <w:r w:rsidR="001D27C3">
          <w:t xml:space="preserve">: </w:t>
        </w:r>
      </w:ins>
      <w:ins w:id="3268" w:author="Orion" w:date="2011-06-20T18:31:00Z">
        <w:r w:rsidR="00605BD5">
          <w:t>Aplicación</w:t>
        </w:r>
      </w:ins>
      <w:ins w:id="3269" w:author="Orion" w:date="2011-06-20T18:28:00Z">
        <w:r w:rsidR="001D27C3">
          <w:t xml:space="preserve"> que Comprueba la Finalización del Tramo</w:t>
        </w:r>
      </w:ins>
      <w:bookmarkEnd w:id="3262"/>
      <w:bookmarkEnd w:id="3263"/>
    </w:p>
    <w:p w14:paraId="43CC74D6" w14:textId="1D8522AD" w:rsidR="00E47455" w:rsidRDefault="00E47455">
      <w:pPr>
        <w:jc w:val="both"/>
        <w:rPr>
          <w:ins w:id="3270" w:author="Orion" w:date="2011-06-20T17:44:00Z"/>
          <w:rFonts w:cs="Times New Roman"/>
        </w:rPr>
        <w:pPrChange w:id="3271" w:author="Orion" w:date="2011-05-10T23:28:00Z">
          <w:pPr/>
        </w:pPrChange>
      </w:pPr>
    </w:p>
    <w:p w14:paraId="707F54CD" w14:textId="179006C4" w:rsidR="00A460F7" w:rsidRDefault="009F675E">
      <w:pPr>
        <w:pStyle w:val="Caption"/>
        <w:rPr>
          <w:ins w:id="3272" w:author="Orion" w:date="2011-06-20T18:29:00Z"/>
          <w:rFonts w:cs="Times New Roman"/>
        </w:rPr>
        <w:pPrChange w:id="3273" w:author="Orion" w:date="2011-06-20T18:29:00Z">
          <w:pPr/>
        </w:pPrChange>
      </w:pPr>
      <w:bookmarkStart w:id="3274" w:name="_Ref296357936"/>
      <w:bookmarkStart w:id="3275" w:name="_Toc296441844"/>
      <w:ins w:id="3276" w:author="Orion" w:date="2011-06-20T17:52:00Z">
        <w:r w:rsidRPr="00887321">
          <w:rPr>
            <w:rFonts w:cs="Times New Roman"/>
            <w:noProof/>
            <w:lang w:eastAsia="es-ES" w:bidi="ar-SA"/>
          </w:rPr>
          <w:drawing>
            <wp:anchor distT="0" distB="0" distL="114300" distR="114300" simplePos="0" relativeHeight="251664384" behindDoc="0" locked="0" layoutInCell="1" allowOverlap="1" wp14:anchorId="602B0E6E" wp14:editId="52C2B8B6">
              <wp:simplePos x="0" y="0"/>
              <wp:positionH relativeFrom="column">
                <wp:posOffset>3810</wp:posOffset>
              </wp:positionH>
              <wp:positionV relativeFrom="paragraph">
                <wp:posOffset>-170815</wp:posOffset>
              </wp:positionV>
              <wp:extent cx="5610225" cy="254317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610225" cy="2543175"/>
                      </a:xfrm>
                      <a:prstGeom prst="rect">
                        <a:avLst/>
                      </a:prstGeom>
                    </pic:spPr>
                  </pic:pic>
                </a:graphicData>
              </a:graphic>
              <wp14:sizeRelH relativeFrom="margin">
                <wp14:pctWidth>0</wp14:pctWidth>
              </wp14:sizeRelH>
              <wp14:sizeRelV relativeFrom="margin">
                <wp14:pctHeight>0</wp14:pctHeight>
              </wp14:sizeRelV>
            </wp:anchor>
          </w:drawing>
        </w:r>
      </w:ins>
      <w:ins w:id="3277" w:author="Orion" w:date="2011-06-20T18:29:00Z">
        <w:r w:rsidR="001D27C3">
          <w:t xml:space="preserve">Figura </w:t>
        </w:r>
        <w:r w:rsidR="001D27C3">
          <w:fldChar w:fldCharType="begin"/>
        </w:r>
        <w:r w:rsidR="001D27C3">
          <w:instrText xml:space="preserve"> SEQ Figura \* ARABIC </w:instrText>
        </w:r>
      </w:ins>
      <w:r w:rsidR="001D27C3">
        <w:fldChar w:fldCharType="separate"/>
      </w:r>
      <w:ins w:id="3278" w:author="Orion" w:date="2011-06-25T23:48:00Z">
        <w:r w:rsidR="00A86110">
          <w:rPr>
            <w:noProof/>
          </w:rPr>
          <w:t>16</w:t>
        </w:r>
      </w:ins>
      <w:ins w:id="3279" w:author="Orion" w:date="2011-06-20T18:29:00Z">
        <w:r w:rsidR="001D27C3">
          <w:fldChar w:fldCharType="end"/>
        </w:r>
        <w:bookmarkEnd w:id="3274"/>
        <w:r w:rsidR="001D27C3">
          <w:t>:</w:t>
        </w:r>
      </w:ins>
      <w:ins w:id="3280" w:author="Orion" w:date="2011-06-20T18:30:00Z">
        <w:r w:rsidR="001D27C3">
          <w:t xml:space="preserve"> </w:t>
        </w:r>
      </w:ins>
      <w:ins w:id="3281" w:author="Orion" w:date="2011-06-20T18:29:00Z">
        <w:r w:rsidR="001D27C3">
          <w:t>Diagrama para  Ir al Siguiente Tramo</w:t>
        </w:r>
        <w:bookmarkEnd w:id="3275"/>
      </w:ins>
    </w:p>
    <w:p w14:paraId="173E3242" w14:textId="77777777" w:rsidR="00D96E41" w:rsidRDefault="00D96E41" w:rsidP="00D96E41">
      <w:pPr>
        <w:jc w:val="both"/>
        <w:rPr>
          <w:ins w:id="3282" w:author="Orion" w:date="2011-06-22T19:04:00Z"/>
          <w:rFonts w:cs="Times New Roman"/>
        </w:rPr>
      </w:pPr>
    </w:p>
    <w:p w14:paraId="4295E922" w14:textId="304444EA" w:rsidR="00B37CFC" w:rsidRPr="00D96E41" w:rsidRDefault="00D96E41">
      <w:pPr>
        <w:rPr>
          <w:ins w:id="3283" w:author="Orion" w:date="2011-06-03T13:47:00Z"/>
          <w:rFonts w:asciiTheme="majorHAnsi" w:eastAsiaTheme="majorEastAsia" w:hAnsiTheme="majorHAnsi"/>
          <w:i/>
          <w:iCs/>
          <w:color w:val="4F81BD" w:themeColor="accent1"/>
          <w:spacing w:val="15"/>
          <w:szCs w:val="21"/>
          <w:u w:val="single"/>
          <w:rPrChange w:id="3284" w:author="Orion" w:date="2011-06-22T19:03:00Z">
            <w:rPr>
              <w:ins w:id="3285" w:author="Orion" w:date="2011-06-03T13:47:00Z"/>
              <w:rFonts w:cs="Times New Roman"/>
            </w:rPr>
          </w:rPrChange>
        </w:rPr>
        <w:pPrChange w:id="3286" w:author="Orion" w:date="2011-06-22T19:03:00Z">
          <w:pPr/>
        </w:pPrChange>
      </w:pPr>
      <w:ins w:id="3287" w:author="Orion" w:date="2011-06-22T19:03:00Z">
        <w:r>
          <w:rPr/>
          <w:t>Gesti</w:t>
        </w:r>
      </w:ins>
      <w:ins w:id="3288" w:author="Orion" w:date="2011-06-22T19:05:00Z">
        <w:r>
          <w:rPr/>
          <w:t>ó</w:t>
        </w:r>
      </w:ins>
      <w:ins w:id="3289" w:author="Orion" w:date="2011-06-22T19:03:00Z">
        <w:r>
          <w:rPr/>
          <w:t>n de conflictos</w:t>
        </w:r>
      </w:ins>
    </w:p>
    <w:p w14:paraId="0C1D98EB" w14:textId="199B7CBE" w:rsidR="002C72A1" w:rsidRDefault="00B22AA3">
      <w:pPr>
        <w:jc w:val="both"/>
        <w:rPr>
          <w:ins w:id="3290" w:author="Orion" w:date="2011-06-02T18:19:00Z"/>
          <w:rFonts w:cs="Times New Roman"/>
        </w:rPr>
        <w:pPrChange w:id="3291" w:author="Orion" w:date="2011-05-10T23:28:00Z">
          <w:pPr/>
        </w:pPrChange>
      </w:pPr>
      <w:ins w:id="3292" w:author="Orion" w:date="2011-06-22T19:05:00Z">
        <w:r>
          <w:rPr>
            <w:rFonts w:cs="Times New Roman"/>
          </w:rPr>
          <w:t>A continuación se pasar</w:t>
        </w:r>
      </w:ins>
      <w:ins w:id="3293" w:author="Orion" w:date="2011-06-22T19:06:00Z">
        <w:r w:rsidR="002A4FEC">
          <w:rPr>
            <w:rFonts w:cs="Times New Roman"/>
          </w:rPr>
          <w:t>á</w:t>
        </w:r>
      </w:ins>
      <w:ins w:id="3294" w:author="Orion" w:date="2011-06-22T19:05:00Z">
        <w:r>
          <w:rPr>
            <w:rFonts w:cs="Times New Roman"/>
          </w:rPr>
          <w:t xml:space="preserve"> a hablar de</w:t>
        </w:r>
      </w:ins>
      <w:ins w:id="3295" w:author="Orion" w:date="2011-05-27T19:00:00Z">
        <w:r w:rsidR="00F02BDA">
          <w:rPr>
            <w:rFonts w:cs="Times New Roman"/>
          </w:rPr>
          <w:t xml:space="preserve"> la actividad de tareas que se ejecutan cuando se lleva a</w:t>
        </w:r>
      </w:ins>
      <w:ins w:id="3296" w:author="Orion" w:date="2011-05-27T19:01:00Z">
        <w:r w:rsidR="00F02BDA">
          <w:rPr>
            <w:rFonts w:cs="Times New Roman"/>
          </w:rPr>
          <w:t xml:space="preserve"> </w:t>
        </w:r>
      </w:ins>
      <w:ins w:id="3297" w:author="Orion" w:date="2011-05-27T19:00:00Z">
        <w:r w:rsidR="00F02BDA">
          <w:rPr>
            <w:rFonts w:cs="Times New Roman"/>
          </w:rPr>
          <w:t>cabo una</w:t>
        </w:r>
      </w:ins>
      <w:ins w:id="3298" w:author="Orion" w:date="2011-05-27T19:01:00Z">
        <w:r w:rsidR="00F02BDA">
          <w:rPr>
            <w:rFonts w:cs="Times New Roman"/>
          </w:rPr>
          <w:t xml:space="preserve"> </w:t>
        </w:r>
      </w:ins>
      <w:ins w:id="3299" w:author="Orion" w:date="2011-05-27T19:00:00Z">
        <w:r w:rsidR="00F02BDA">
          <w:rPr>
            <w:rFonts w:cs="Times New Roman"/>
          </w:rPr>
          <w:t>detecci</w:t>
        </w:r>
      </w:ins>
      <w:ins w:id="3300" w:author="Orion" w:date="2011-05-27T19:01:00Z">
        <w:r w:rsidR="00F02BDA">
          <w:rPr>
            <w:rFonts w:cs="Times New Roman"/>
          </w:rPr>
          <w:t>ón</w:t>
        </w:r>
      </w:ins>
      <w:ins w:id="3301" w:author="Orion" w:date="2011-05-28T18:58:00Z">
        <w:r w:rsidR="00F14632">
          <w:rPr>
            <w:rFonts w:cs="Times New Roman"/>
          </w:rPr>
          <w:t xml:space="preserve"> de posible conflicto</w:t>
        </w:r>
      </w:ins>
      <w:ins w:id="3302" w:author="Orion" w:date="2011-05-27T19:01:00Z">
        <w:r w:rsidR="00F02BDA">
          <w:rPr>
            <w:rFonts w:cs="Times New Roman"/>
          </w:rPr>
          <w:t xml:space="preserve"> entre dos o </w:t>
        </w:r>
        <w:r w:rsidR="002537E1">
          <w:rPr>
            <w:rFonts w:cs="Times New Roman"/>
          </w:rPr>
          <w:t>más</w:t>
        </w:r>
        <w:r w:rsidR="00F02BDA">
          <w:rPr>
            <w:rFonts w:cs="Times New Roman"/>
          </w:rPr>
          <w:t xml:space="preserve"> aeronaves.</w:t>
        </w:r>
      </w:ins>
      <w:ins w:id="3303" w:author="Orion" w:date="2011-05-27T19:04:00Z">
        <w:r w:rsidR="00D313E7">
          <w:rPr>
            <w:rFonts w:cs="Times New Roman"/>
          </w:rPr>
          <w:t xml:space="preserve"> </w:t>
        </w:r>
      </w:ins>
      <w:ins w:id="3304" w:author="Orion" w:date="2011-05-28T18:58:00Z">
        <w:r w:rsidR="00F14632">
          <w:rPr>
            <w:rFonts w:cs="Times New Roman"/>
          </w:rPr>
          <w:t xml:space="preserve">Como muestra la </w:t>
        </w:r>
      </w:ins>
      <w:ins w:id="3305" w:author="Orion" w:date="2011-06-22T19:06:00Z">
        <w:r>
          <w:rPr>
            <w:rFonts w:cs="Times New Roman"/>
          </w:rPr>
          <w:fldChar w:fldCharType="begin"/>
        </w:r>
        <w:r>
          <w:rPr>
            <w:rFonts w:cs="Times New Roman"/>
          </w:rPr>
          <w:instrText xml:space="preserve"> REF _Ref294392293 \h </w:instrText>
        </w:r>
      </w:ins>
      <w:r>
        <w:rPr>
          <w:rFonts w:cs="Times New Roman"/>
        </w:rPr>
      </w:r>
      <w:ins w:id="3306" w:author="Orion" w:date="2011-06-22T19:06:00Z">
        <w:r>
          <w:rPr>
            <w:rFonts w:cs="Times New Roman"/>
          </w:rPr>
          <w:fldChar w:fldCharType="separate"/>
        </w:r>
        <w:r>
          <w:t xml:space="preserve">Figura </w:t>
        </w:r>
        <w:r>
          <w:rPr>
            <w:noProof/>
          </w:rPr>
          <w:t>17</w:t>
        </w:r>
        <w:r>
          <w:rPr>
            <w:rFonts w:cs="Times New Roman"/>
          </w:rPr>
          <w:fldChar w:fldCharType="end"/>
        </w:r>
      </w:ins>
      <w:ins w:id="3307" w:author="Orion" w:date="2011-05-28T18:58:00Z">
        <w:r w:rsidR="00F14632">
          <w:rPr>
            <w:rFonts w:cs="Times New Roman"/>
          </w:rPr>
          <w:t>, e</w:t>
        </w:r>
      </w:ins>
      <w:ins w:id="3308" w:author="Orion" w:date="2011-05-27T19:04:00Z">
        <w:r w:rsidR="00D313E7">
          <w:rPr>
            <w:rFonts w:cs="Times New Roman"/>
          </w:rPr>
          <w:t>n primer lugar los controladores</w:t>
        </w:r>
      </w:ins>
      <w:ins w:id="3309" w:author="Orion" w:date="2011-05-27T19:05:00Z">
        <w:r w:rsidR="00D313E7">
          <w:rPr>
            <w:rFonts w:cs="Times New Roman"/>
          </w:rPr>
          <w:t xml:space="preserve"> aéreos encenderán los monitores que monitorizan los aviones y sus posiciones en cada momento</w:t>
        </w:r>
      </w:ins>
      <w:ins w:id="3310" w:author="Orion" w:date="2011-05-28T19:36:00Z">
        <w:r w:rsidR="001F2F2D">
          <w:rPr>
            <w:rFonts w:cs="Times New Roman"/>
          </w:rPr>
          <w:t>, lo cu</w:t>
        </w:r>
        <w:r w:rsidR="007D4BE4">
          <w:rPr>
            <w:rFonts w:cs="Times New Roman"/>
          </w:rPr>
          <w:t>al en nuestro sistema se tradu</w:t>
        </w:r>
      </w:ins>
      <w:ins w:id="3311" w:author="Orion" w:date="2011-05-29T00:17:00Z">
        <w:r w:rsidR="007D4BE4">
          <w:rPr>
            <w:rFonts w:cs="Times New Roman"/>
          </w:rPr>
          <w:t>cirá</w:t>
        </w:r>
      </w:ins>
      <w:ins w:id="3312" w:author="Orion" w:date="2011-05-28T19:36:00Z">
        <w:r w:rsidR="001F2F2D">
          <w:rPr>
            <w:rFonts w:cs="Times New Roman"/>
          </w:rPr>
          <w:t xml:space="preserve"> </w:t>
        </w:r>
      </w:ins>
      <w:ins w:id="3313" w:author="Orion" w:date="2011-05-29T00:17:00Z">
        <w:r w:rsidR="007D4BE4">
          <w:rPr>
            <w:rFonts w:cs="Times New Roman"/>
          </w:rPr>
          <w:t>en</w:t>
        </w:r>
      </w:ins>
      <w:ins w:id="3314" w:author="Orion" w:date="2011-05-28T19:36:00Z">
        <w:r w:rsidR="001F2F2D">
          <w:rPr>
            <w:rFonts w:cs="Times New Roman"/>
          </w:rPr>
          <w:t xml:space="preserve"> iniciar la aplicaci</w:t>
        </w:r>
      </w:ins>
      <w:ins w:id="3315" w:author="Orion" w:date="2011-05-28T19:37:00Z">
        <w:r w:rsidR="001F2F2D">
          <w:rPr>
            <w:rFonts w:cs="Times New Roman"/>
          </w:rPr>
          <w:t>ón que detecta</w:t>
        </w:r>
      </w:ins>
      <w:ins w:id="3316" w:author="Orion" w:date="2011-06-02T18:48:00Z">
        <w:r w:rsidR="00C95C87">
          <w:rPr>
            <w:rFonts w:cs="Times New Roman"/>
          </w:rPr>
          <w:t>rá</w:t>
        </w:r>
      </w:ins>
      <w:ins w:id="3317" w:author="Orion" w:date="2011-05-28T19:37:00Z">
        <w:r w:rsidR="001F2F2D">
          <w:rPr>
            <w:rFonts w:cs="Times New Roman"/>
          </w:rPr>
          <w:t xml:space="preserve"> estos posibles conflictos </w:t>
        </w:r>
      </w:ins>
      <w:ins w:id="3318" w:author="Orion" w:date="2011-05-27T19:06:00Z">
        <w:r w:rsidR="00D313E7">
          <w:rPr>
            <w:rFonts w:cs="Times New Roman"/>
          </w:rPr>
          <w:t>(“</w:t>
        </w:r>
        <w:proofErr w:type="spellStart"/>
        <w:r w:rsidR="00D313E7">
          <w:rPr>
            <w:rFonts w:cs="Times New Roman"/>
          </w:rPr>
          <w:t>StartMonitorizeFlights</w:t>
        </w:r>
        <w:proofErr w:type="spellEnd"/>
        <w:r w:rsidR="00D313E7">
          <w:rPr>
            <w:rFonts w:cs="Times New Roman"/>
          </w:rPr>
          <w:t>”)</w:t>
        </w:r>
      </w:ins>
      <w:ins w:id="3319" w:author="Orion" w:date="2011-05-27T19:05:00Z">
        <w:r w:rsidR="00D313E7">
          <w:rPr>
            <w:rFonts w:cs="Times New Roman"/>
          </w:rPr>
          <w:t>.</w:t>
        </w:r>
      </w:ins>
      <w:ins w:id="3320" w:author="Orion" w:date="2011-05-27T19:06:00Z">
        <w:r w:rsidR="00D313E7">
          <w:rPr>
            <w:rFonts w:cs="Times New Roman"/>
          </w:rPr>
          <w:t xml:space="preserve"> Cuando </w:t>
        </w:r>
      </w:ins>
      <w:ins w:id="3321" w:author="Orion" w:date="2011-05-28T19:53:00Z">
        <w:r w:rsidR="007D4BE4">
          <w:rPr>
            <w:rFonts w:cs="Times New Roman"/>
          </w:rPr>
          <w:t>la aplicación detect</w:t>
        </w:r>
      </w:ins>
      <w:ins w:id="3322" w:author="Orion" w:date="2011-05-29T00:16:00Z">
        <w:r w:rsidR="007D4BE4">
          <w:rPr>
            <w:rFonts w:cs="Times New Roman"/>
          </w:rPr>
          <w:t>e</w:t>
        </w:r>
      </w:ins>
      <w:ins w:id="3323" w:author="Orion" w:date="2011-05-28T19:53:00Z">
        <w:r w:rsidR="002C72A1">
          <w:rPr>
            <w:rFonts w:cs="Times New Roman"/>
          </w:rPr>
          <w:t xml:space="preserve"> una posible colisi</w:t>
        </w:r>
      </w:ins>
      <w:ins w:id="3324" w:author="Orion" w:date="2011-05-28T19:54:00Z">
        <w:r w:rsidR="002C72A1">
          <w:rPr>
            <w:rFonts w:cs="Times New Roman"/>
          </w:rPr>
          <w:t>ón le informa</w:t>
        </w:r>
      </w:ins>
      <w:ins w:id="3325" w:author="Orion" w:date="2011-05-29T00:16:00Z">
        <w:r w:rsidR="007D4BE4">
          <w:rPr>
            <w:rFonts w:cs="Times New Roman"/>
          </w:rPr>
          <w:t>rá</w:t>
        </w:r>
      </w:ins>
      <w:ins w:id="3326" w:author="Orion" w:date="2011-05-28T19:54:00Z">
        <w:r w:rsidR="002C72A1">
          <w:rPr>
            <w:rFonts w:cs="Times New Roman"/>
          </w:rPr>
          <w:t xml:space="preserve"> al controlador</w:t>
        </w:r>
      </w:ins>
      <w:ins w:id="3327" w:author="Orion" w:date="2011-05-29T00:17:00Z">
        <w:r w:rsidR="005E2F13">
          <w:rPr>
            <w:rFonts w:cs="Times New Roman"/>
          </w:rPr>
          <w:t xml:space="preserve">. </w:t>
        </w:r>
      </w:ins>
      <w:ins w:id="3328" w:author="Orion" w:date="2011-06-02T18:48:00Z">
        <w:r w:rsidR="00C95C87">
          <w:rPr>
            <w:rFonts w:cs="Times New Roman"/>
          </w:rPr>
          <w:t xml:space="preserve">Dichos conflictos serán detectados cuando no se cumpla la separación mínima entre aviones que se describió anteriormente en los requisitos. </w:t>
        </w:r>
      </w:ins>
      <w:ins w:id="3329" w:author="Orion" w:date="2011-06-02T18:47:00Z">
        <w:r w:rsidR="005E2F13">
          <w:rPr>
            <w:rFonts w:cs="Times New Roman"/>
          </w:rPr>
          <w:t xml:space="preserve">Seguidamente el </w:t>
        </w:r>
      </w:ins>
      <w:ins w:id="3330" w:author="Orion" w:date="2011-06-02T18:48:00Z">
        <w:r w:rsidR="00C95C87">
          <w:rPr>
            <w:rFonts w:cs="Times New Roman"/>
          </w:rPr>
          <w:t>controlador</w:t>
        </w:r>
      </w:ins>
      <w:ins w:id="3331" w:author="Orion" w:date="2011-06-02T18:46:00Z">
        <w:r w:rsidR="005E2F13">
          <w:rPr>
            <w:rFonts w:cs="Times New Roman"/>
          </w:rPr>
          <w:t xml:space="preserve"> comprobará </w:t>
        </w:r>
      </w:ins>
      <w:ins w:id="3332" w:author="Orion" w:date="2011-06-02T18:48:00Z">
        <w:r w:rsidR="00C95C87">
          <w:rPr>
            <w:rFonts w:cs="Times New Roman"/>
          </w:rPr>
          <w:t>que</w:t>
        </w:r>
      </w:ins>
      <w:ins w:id="3333" w:author="Orion" w:date="2011-06-02T18:46:00Z">
        <w:r w:rsidR="005E2F13">
          <w:rPr>
            <w:rFonts w:cs="Times New Roman"/>
          </w:rPr>
          <w:t xml:space="preserve"> este conflicto no está siendo gestionado actualmente (“</w:t>
        </w:r>
        <w:proofErr w:type="spellStart"/>
        <w:r w:rsidR="005E2F13">
          <w:rPr>
            <w:rFonts w:cs="Times New Roman"/>
          </w:rPr>
          <w:t>IsANewC</w:t>
        </w:r>
      </w:ins>
      <w:ins w:id="3334" w:author="Orion" w:date="2011-06-02T18:47:00Z">
        <w:r w:rsidR="005E2F13">
          <w:rPr>
            <w:rFonts w:cs="Times New Roman"/>
          </w:rPr>
          <w:t>onflict</w:t>
        </w:r>
      </w:ins>
      <w:ins w:id="3335" w:author="Orion" w:date="2011-06-02T18:46:00Z">
        <w:r w:rsidR="005E2F13">
          <w:rPr>
            <w:rFonts w:cs="Times New Roman"/>
          </w:rPr>
          <w:t>Detected</w:t>
        </w:r>
      </w:ins>
      <w:proofErr w:type="spellEnd"/>
      <w:ins w:id="3336" w:author="Orion" w:date="2011-06-02T18:47:00Z">
        <w:r w:rsidR="005E2F13">
          <w:rPr>
            <w:rFonts w:cs="Times New Roman"/>
          </w:rPr>
          <w:t>”)</w:t>
        </w:r>
      </w:ins>
      <w:ins w:id="3337" w:author="Orion" w:date="2011-05-29T00:17:00Z">
        <w:r w:rsidR="00BF6B9D">
          <w:rPr>
            <w:rFonts w:cs="Times New Roman"/>
          </w:rPr>
          <w:t>.</w:t>
        </w:r>
      </w:ins>
      <w:ins w:id="3338" w:author="Orion" w:date="2011-05-28T20:05:00Z">
        <w:r w:rsidR="00BF6B9D">
          <w:rPr>
            <w:rFonts w:cs="Times New Roman"/>
          </w:rPr>
          <w:t xml:space="preserve"> </w:t>
        </w:r>
      </w:ins>
      <w:ins w:id="3339" w:author="Orion" w:date="2011-06-02T18:49:00Z">
        <w:r w:rsidR="00C95C87">
          <w:rPr>
            <w:rFonts w:cs="Times New Roman"/>
          </w:rPr>
          <w:t>S</w:t>
        </w:r>
      </w:ins>
      <w:ins w:id="3340" w:author="Orion" w:date="2011-05-28T19:55:00Z">
        <w:r w:rsidR="002C72A1">
          <w:rPr>
            <w:rFonts w:cs="Times New Roman"/>
          </w:rPr>
          <w:t>i</w:t>
        </w:r>
      </w:ins>
      <w:ins w:id="3341" w:author="Orion" w:date="2011-06-02T18:49:00Z">
        <w:r w:rsidR="00C95C87">
          <w:rPr>
            <w:rFonts w:cs="Times New Roman"/>
          </w:rPr>
          <w:t xml:space="preserve"> la posible colisión ya fue gestionad</w:t>
        </w:r>
      </w:ins>
      <w:ins w:id="3342" w:author="Orion" w:date="2011-06-02T18:50:00Z">
        <w:r w:rsidR="00C95C87">
          <w:rPr>
            <w:rFonts w:cs="Times New Roman"/>
          </w:rPr>
          <w:t>a</w:t>
        </w:r>
      </w:ins>
      <w:ins w:id="3343" w:author="Orion" w:date="2011-06-02T18:53:00Z">
        <w:r w:rsidR="00C95C87">
          <w:rPr>
            <w:rFonts w:cs="Times New Roman"/>
          </w:rPr>
          <w:t xml:space="preserve"> entonces el controlador seguir</w:t>
        </w:r>
      </w:ins>
      <w:ins w:id="3344" w:author="Orion" w:date="2011-06-02T18:54:00Z">
        <w:r w:rsidR="00C95C87">
          <w:rPr>
            <w:rFonts w:cs="Times New Roman"/>
          </w:rPr>
          <w:t>á monitorizando los vuelos como estaba haciendo antes</w:t>
        </w:r>
      </w:ins>
      <w:ins w:id="3345" w:author="Orion" w:date="2011-06-02T18:50:00Z">
        <w:r w:rsidR="00C95C87">
          <w:rPr>
            <w:rFonts w:cs="Times New Roman"/>
          </w:rPr>
          <w:t xml:space="preserve">. Mientras que, si </w:t>
        </w:r>
      </w:ins>
      <w:ins w:id="3346" w:author="Orion" w:date="2011-05-28T19:55:00Z">
        <w:r w:rsidR="002C72A1">
          <w:rPr>
            <w:rFonts w:cs="Times New Roman"/>
          </w:rPr>
          <w:t>por el contrario</w:t>
        </w:r>
      </w:ins>
      <w:ins w:id="3347" w:author="Orion" w:date="2011-05-28T20:07:00Z">
        <w:r w:rsidR="00684A17">
          <w:rPr>
            <w:rFonts w:cs="Times New Roman"/>
          </w:rPr>
          <w:t>,</w:t>
        </w:r>
      </w:ins>
      <w:ins w:id="3348" w:author="Orion" w:date="2011-05-28T19:55:00Z">
        <w:r w:rsidR="002C72A1">
          <w:rPr>
            <w:rFonts w:cs="Times New Roman"/>
          </w:rPr>
          <w:t xml:space="preserve"> </w:t>
        </w:r>
      </w:ins>
      <w:ins w:id="3349" w:author="Orion" w:date="2011-06-02T18:55:00Z">
        <w:r w:rsidR="00877091">
          <w:rPr>
            <w:rFonts w:cs="Times New Roman"/>
          </w:rPr>
          <w:t>es</w:t>
        </w:r>
      </w:ins>
      <w:ins w:id="3350" w:author="Orion" w:date="2011-06-02T18:54:00Z">
        <w:r w:rsidR="00877091">
          <w:rPr>
            <w:rFonts w:cs="Times New Roman"/>
          </w:rPr>
          <w:t xml:space="preserve"> un nuevo conflicto que </w:t>
        </w:r>
      </w:ins>
      <w:ins w:id="3351" w:author="Orion" w:date="2011-05-28T19:55:00Z">
        <w:r w:rsidR="002C72A1">
          <w:rPr>
            <w:rFonts w:cs="Times New Roman"/>
          </w:rPr>
          <w:t>tiene que empezar a gestionar</w:t>
        </w:r>
      </w:ins>
      <w:ins w:id="3352" w:author="Orion" w:date="2011-06-02T18:56:00Z">
        <w:r w:rsidR="00877091">
          <w:rPr>
            <w:rFonts w:cs="Times New Roman"/>
          </w:rPr>
          <w:t>,</w:t>
        </w:r>
      </w:ins>
      <w:ins w:id="3353" w:author="Orion" w:date="2011-06-02T18:54:00Z">
        <w:r w:rsidR="00877091">
          <w:rPr>
            <w:rFonts w:cs="Times New Roman"/>
          </w:rPr>
          <w:t xml:space="preserve"> en primer lugar creará</w:t>
        </w:r>
      </w:ins>
      <w:ins w:id="3354" w:author="Orion" w:date="2011-06-02T18:55:00Z">
        <w:r w:rsidR="00877091">
          <w:rPr>
            <w:rFonts w:cs="Times New Roman"/>
          </w:rPr>
          <w:t xml:space="preserve"> </w:t>
        </w:r>
      </w:ins>
      <w:ins w:id="3355" w:author="Orion" w:date="2011-05-28T19:55:00Z">
        <w:r w:rsidR="009A63AE">
          <w:rPr>
            <w:rFonts w:cs="Times New Roman"/>
          </w:rPr>
          <w:t xml:space="preserve">la lista de </w:t>
        </w:r>
      </w:ins>
      <w:ins w:id="3356" w:author="Orion" w:date="2011-06-20T18:52:00Z">
        <w:r w:rsidR="00581DB9">
          <w:rPr>
            <w:rFonts w:cs="Times New Roman"/>
          </w:rPr>
          <w:t>órdenes</w:t>
        </w:r>
      </w:ins>
      <w:ins w:id="3357" w:author="Orion" w:date="2011-06-02T19:02:00Z">
        <w:r w:rsidR="009A63AE">
          <w:rPr>
            <w:rFonts w:cs="Times New Roman"/>
          </w:rPr>
          <w:t xml:space="preserve"> </w:t>
        </w:r>
      </w:ins>
      <w:ins w:id="3358" w:author="Orion" w:date="2011-06-02T19:03:00Z">
        <w:r w:rsidR="009A63AE">
          <w:rPr>
            <w:rFonts w:cs="Times New Roman"/>
          </w:rPr>
          <w:t xml:space="preserve">correspondientes para cada uno de los pilotos </w:t>
        </w:r>
      </w:ins>
      <w:ins w:id="3359" w:author="Orion" w:date="2011-06-02T19:02:00Z">
        <w:r w:rsidR="009A63AE">
          <w:rPr>
            <w:rFonts w:cs="Times New Roman"/>
          </w:rPr>
          <w:t>(“</w:t>
        </w:r>
        <w:proofErr w:type="spellStart"/>
        <w:r w:rsidR="009A63AE">
          <w:rPr>
            <w:rFonts w:cs="Times New Roman"/>
          </w:rPr>
          <w:t>CreateNewOrders</w:t>
        </w:r>
      </w:ins>
      <w:proofErr w:type="spellEnd"/>
      <w:ins w:id="3360" w:author="Orion" w:date="2011-06-02T19:03:00Z">
        <w:r w:rsidR="009A63AE">
          <w:rPr>
            <w:rFonts w:cs="Times New Roman"/>
          </w:rPr>
          <w:t xml:space="preserve">”) y seguidamente se iniciará una comunicación </w:t>
        </w:r>
      </w:ins>
      <w:ins w:id="3361" w:author="Orion" w:date="2011-06-21T14:09:00Z">
        <w:r w:rsidR="0099738E">
          <w:rPr>
            <w:rFonts w:cs="Times New Roman"/>
          </w:rPr>
          <w:t xml:space="preserve">con </w:t>
        </w:r>
      </w:ins>
      <w:ins w:id="3362" w:author="Orion" w:date="2011-06-02T19:03:00Z">
        <w:r w:rsidR="009A63AE">
          <w:rPr>
            <w:rFonts w:cs="Times New Roman"/>
          </w:rPr>
          <w:t>estos pilotos para pasarles las ordenes que tienen que llevar a cabo (</w:t>
        </w:r>
      </w:ins>
      <w:ins w:id="3363" w:author="Orion" w:date="2011-06-02T19:04:00Z">
        <w:r w:rsidR="009A63AE">
          <w:rPr>
            <w:rFonts w:cs="Times New Roman"/>
          </w:rPr>
          <w:t>“</w:t>
        </w:r>
        <w:proofErr w:type="spellStart"/>
        <w:r w:rsidR="009A63AE">
          <w:rPr>
            <w:rFonts w:cs="Times New Roman"/>
          </w:rPr>
          <w:t>Start</w:t>
        </w:r>
        <w:proofErr w:type="spellEnd"/>
        <w:r w:rsidR="009A63AE">
          <w:rPr>
            <w:rFonts w:cs="Times New Roman"/>
          </w:rPr>
          <w:t xml:space="preserve"> </w:t>
        </w:r>
        <w:proofErr w:type="spellStart"/>
        <w:r w:rsidR="009A63AE">
          <w:rPr>
            <w:rFonts w:cs="Times New Roman"/>
          </w:rPr>
          <w:t>Interaction</w:t>
        </w:r>
        <w:proofErr w:type="spellEnd"/>
        <w:r w:rsidR="009A63AE">
          <w:rPr>
            <w:rFonts w:cs="Times New Roman"/>
          </w:rPr>
          <w:t xml:space="preserve"> </w:t>
        </w:r>
        <w:proofErr w:type="spellStart"/>
        <w:r w:rsidR="009A63AE">
          <w:rPr>
            <w:rFonts w:cs="Times New Roman"/>
          </w:rPr>
          <w:t>Controller-Pilot</w:t>
        </w:r>
        <w:proofErr w:type="spellEnd"/>
        <w:r w:rsidR="009A63AE">
          <w:rPr>
            <w:rFonts w:cs="Times New Roman"/>
          </w:rPr>
          <w:t>”)</w:t>
        </w:r>
        <w:r w:rsidR="00AF60AF">
          <w:rPr>
            <w:rFonts w:cs="Times New Roman"/>
          </w:rPr>
          <w:t>.</w:t>
        </w:r>
      </w:ins>
      <w:ins w:id="3364" w:author="Orion" w:date="2011-05-28T19:55:00Z">
        <w:r w:rsidR="002C72A1">
          <w:rPr>
            <w:rFonts w:cs="Times New Roman"/>
          </w:rPr>
          <w:t xml:space="preserve"> </w:t>
        </w:r>
      </w:ins>
      <w:ins w:id="3365" w:author="Orion" w:date="2011-05-28T20:02:00Z">
        <w:r w:rsidR="00CB678B">
          <w:rPr>
            <w:rFonts w:cs="Times New Roman"/>
          </w:rPr>
          <w:t xml:space="preserve">Dichas </w:t>
        </w:r>
      </w:ins>
      <w:ins w:id="3366" w:author="Orion" w:date="2011-05-28T20:07:00Z">
        <w:r w:rsidR="00CB678B">
          <w:rPr>
            <w:rFonts w:cs="Times New Roman"/>
          </w:rPr>
          <w:t>ó</w:t>
        </w:r>
      </w:ins>
      <w:ins w:id="3367" w:author="Orion" w:date="2011-05-28T20:02:00Z">
        <w:r w:rsidR="002C72A1">
          <w:rPr>
            <w:rFonts w:cs="Times New Roman"/>
          </w:rPr>
          <w:t>rdenes normalmente se corresponden con cambios de altitud, ir a una posición determinada y/o reducir velocidad. Seguidamente</w:t>
        </w:r>
      </w:ins>
      <w:ins w:id="3368" w:author="Orion" w:date="2011-05-28T20:04:00Z">
        <w:r w:rsidR="00684A17">
          <w:rPr>
            <w:rFonts w:cs="Times New Roman"/>
          </w:rPr>
          <w:t xml:space="preserve"> el piloto</w:t>
        </w:r>
      </w:ins>
      <w:ins w:id="3369" w:author="Orion" w:date="2011-06-02T19:05:00Z">
        <w:r w:rsidR="00AF60AF">
          <w:rPr>
            <w:rFonts w:cs="Times New Roman"/>
          </w:rPr>
          <w:t>,</w:t>
        </w:r>
      </w:ins>
      <w:ins w:id="3370" w:author="Orion" w:date="2011-05-28T20:04:00Z">
        <w:r w:rsidR="00684A17">
          <w:rPr>
            <w:rFonts w:cs="Times New Roman"/>
          </w:rPr>
          <w:t xml:space="preserve"> </w:t>
        </w:r>
      </w:ins>
      <w:ins w:id="3371" w:author="Orion" w:date="2011-06-02T19:05:00Z">
        <w:r w:rsidR="00AF60AF">
          <w:rPr>
            <w:rFonts w:cs="Times New Roman"/>
          </w:rPr>
          <w:t xml:space="preserve">tras </w:t>
        </w:r>
      </w:ins>
      <w:ins w:id="3372" w:author="Orion" w:date="2011-05-28T20:04:00Z">
        <w:r w:rsidR="00684A17">
          <w:rPr>
            <w:rFonts w:cs="Times New Roman"/>
          </w:rPr>
          <w:t>recibir la orden</w:t>
        </w:r>
      </w:ins>
      <w:ins w:id="3373" w:author="Orion" w:date="2011-06-02T19:05:00Z">
        <w:r w:rsidR="00AF60AF">
          <w:rPr>
            <w:rFonts w:cs="Times New Roman"/>
          </w:rPr>
          <w:t>,</w:t>
        </w:r>
      </w:ins>
      <w:ins w:id="3374" w:author="Orion" w:date="2011-05-28T20:11:00Z">
        <w:r w:rsidR="00AF60AF">
          <w:rPr>
            <w:rFonts w:cs="Times New Roman"/>
          </w:rPr>
          <w:t xml:space="preserve"> </w:t>
        </w:r>
      </w:ins>
      <w:ins w:id="3375" w:author="Orion" w:date="2011-05-28T20:04:00Z">
        <w:r w:rsidR="00684A17">
          <w:rPr>
            <w:rFonts w:cs="Times New Roman"/>
          </w:rPr>
          <w:t xml:space="preserve">y, con el objetivo de </w:t>
        </w:r>
        <w:r w:rsidR="00CB678B">
          <w:rPr>
            <w:rFonts w:cs="Times New Roman"/>
          </w:rPr>
          <w:t>reapro</w:t>
        </w:r>
      </w:ins>
      <w:ins w:id="3376" w:author="Orion" w:date="2011-05-28T20:08:00Z">
        <w:r w:rsidR="00CB678B">
          <w:rPr>
            <w:rFonts w:cs="Times New Roman"/>
          </w:rPr>
          <w:t>v</w:t>
        </w:r>
      </w:ins>
      <w:ins w:id="3377" w:author="Orion" w:date="2011-05-28T20:04:00Z">
        <w:r w:rsidR="00684A17">
          <w:rPr>
            <w:rFonts w:cs="Times New Roman"/>
          </w:rPr>
          <w:t>echar</w:t>
        </w:r>
      </w:ins>
      <w:ins w:id="3378" w:author="Orion" w:date="2011-05-28T20:08:00Z">
        <w:r w:rsidR="00CB678B">
          <w:rPr>
            <w:rFonts w:cs="Times New Roman"/>
          </w:rPr>
          <w:t xml:space="preserve"> parte</w:t>
        </w:r>
      </w:ins>
      <w:ins w:id="3379" w:author="Orion" w:date="2011-05-28T20:04:00Z">
        <w:r w:rsidR="00684A17">
          <w:rPr>
            <w:rFonts w:cs="Times New Roman"/>
          </w:rPr>
          <w:t xml:space="preserve"> </w:t>
        </w:r>
      </w:ins>
      <w:ins w:id="3380" w:author="Orion" w:date="2011-05-28T20:08:00Z">
        <w:r w:rsidR="00CB678B">
          <w:rPr>
            <w:rFonts w:cs="Times New Roman"/>
          </w:rPr>
          <w:t>del desarrollo existente a la hora de pilotar los aviones</w:t>
        </w:r>
      </w:ins>
      <w:ins w:id="3381" w:author="Orion" w:date="2011-05-28T20:04:00Z">
        <w:r w:rsidR="00684A17">
          <w:rPr>
            <w:rFonts w:cs="Times New Roman"/>
          </w:rPr>
          <w:t>, crear</w:t>
        </w:r>
      </w:ins>
      <w:ins w:id="3382" w:author="Orion" w:date="2011-05-28T20:05:00Z">
        <w:r w:rsidR="00684A17">
          <w:rPr>
            <w:rFonts w:cs="Times New Roman"/>
          </w:rPr>
          <w:t>á un nuevo tramo “ficticio” con los datos de la posición, velocidad y altura que el controlador le haya indicado.</w:t>
        </w:r>
      </w:ins>
      <w:ins w:id="3383" w:author="Orion" w:date="2011-05-28T20:09:00Z">
        <w:r w:rsidR="00CB678B">
          <w:rPr>
            <w:rFonts w:cs="Times New Roman"/>
          </w:rPr>
          <w:t xml:space="preserve"> Posteriormente, y parecido a como se indicó en la</w:t>
        </w:r>
      </w:ins>
      <w:ins w:id="3384" w:author="Orion" w:date="2011-06-20T18:57:00Z">
        <w:r w:rsidR="00261083">
          <w:rPr>
            <w:rFonts w:cs="Times New Roman"/>
          </w:rPr>
          <w:t xml:space="preserve"> </w:t>
        </w:r>
        <w:r w:rsidR="0000476B">
          <w:rPr>
            <w:rFonts w:cs="Times New Roman"/>
          </w:rPr>
          <w:fldChar w:fldCharType="begin"/>
        </w:r>
        <w:r w:rsidR="0000476B">
          <w:rPr>
            <w:rFonts w:cs="Times New Roman"/>
          </w:rPr>
          <w:instrText xml:space="preserve"> REF _Ref295124321 \h </w:instrText>
        </w:r>
      </w:ins>
      <w:r w:rsidR="0000476B">
        <w:rPr>
          <w:rFonts w:cs="Times New Roman"/>
        </w:rPr>
      </w:r>
      <w:r w:rsidR="0000476B">
        <w:rPr>
          <w:rFonts w:cs="Times New Roman"/>
        </w:rPr>
        <w:fldChar w:fldCharType="separate"/>
      </w:r>
      <w:ins w:id="3385" w:author="Orion" w:date="2011-06-20T18:57:00Z">
        <w:r w:rsidR="0000476B">
          <w:t xml:space="preserve">Figura </w:t>
        </w:r>
        <w:r w:rsidR="0000476B">
          <w:rPr>
            <w:noProof/>
          </w:rPr>
          <w:t>12</w:t>
        </w:r>
        <w:r w:rsidR="0000476B">
          <w:rPr>
            <w:rFonts w:cs="Times New Roman"/>
          </w:rPr>
          <w:fldChar w:fldCharType="end"/>
        </w:r>
      </w:ins>
      <w:ins w:id="3386" w:author="Orion" w:date="2011-05-28T20:09:00Z">
        <w:r w:rsidR="00CB678B">
          <w:rPr>
            <w:rFonts w:cs="Times New Roman"/>
          </w:rPr>
          <w:t xml:space="preserve">, los </w:t>
        </w:r>
      </w:ins>
      <w:ins w:id="3387" w:author="Orion" w:date="2011-05-28T20:12:00Z">
        <w:r w:rsidR="00A04527">
          <w:rPr>
            <w:rFonts w:cs="Times New Roman"/>
          </w:rPr>
          <w:t>pilotos</w:t>
        </w:r>
      </w:ins>
      <w:ins w:id="3388" w:author="Orion" w:date="2011-05-28T20:09:00Z">
        <w:r w:rsidR="00CB678B">
          <w:rPr>
            <w:rFonts w:cs="Times New Roman"/>
          </w:rPr>
          <w:t xml:space="preserve"> irán tomando diferentes decisiones</w:t>
        </w:r>
      </w:ins>
      <w:ins w:id="3389" w:author="Orion" w:date="2011-05-28T20:12:00Z">
        <w:r w:rsidR="00A04527">
          <w:rPr>
            <w:rFonts w:cs="Times New Roman"/>
          </w:rPr>
          <w:t xml:space="preserve"> (“</w:t>
        </w:r>
        <w:proofErr w:type="spellStart"/>
        <w:r w:rsidR="00A04527">
          <w:rPr>
            <w:rFonts w:cs="Times New Roman"/>
          </w:rPr>
          <w:t>Make</w:t>
        </w:r>
        <w:proofErr w:type="spellEnd"/>
        <w:r w:rsidR="00A04527">
          <w:rPr>
            <w:rFonts w:cs="Times New Roman"/>
          </w:rPr>
          <w:t xml:space="preserve"> </w:t>
        </w:r>
        <w:proofErr w:type="spellStart"/>
        <w:r w:rsidR="00A04527">
          <w:rPr>
            <w:rFonts w:cs="Times New Roman"/>
          </w:rPr>
          <w:t>Decisions</w:t>
        </w:r>
        <w:proofErr w:type="spellEnd"/>
        <w:r w:rsidR="00A04527">
          <w:rPr>
            <w:rFonts w:cs="Times New Roman"/>
          </w:rPr>
          <w:t>”)</w:t>
        </w:r>
      </w:ins>
      <w:ins w:id="3390" w:author="Orion" w:date="2011-05-28T20:09:00Z">
        <w:r w:rsidR="00CB678B">
          <w:rPr>
            <w:rFonts w:cs="Times New Roman"/>
          </w:rPr>
          <w:t xml:space="preserve"> hasta que este</w:t>
        </w:r>
        <w:r w:rsidR="00A04527">
          <w:rPr>
            <w:rFonts w:cs="Times New Roman"/>
          </w:rPr>
          <w:t xml:space="preserve"> nuevo tramo haya finalizado p</w:t>
        </w:r>
      </w:ins>
      <w:ins w:id="3391" w:author="Orion" w:date="2011-05-28T20:12:00Z">
        <w:r w:rsidR="00A04527">
          <w:rPr>
            <w:rFonts w:cs="Times New Roman"/>
          </w:rPr>
          <w:t>or</w:t>
        </w:r>
      </w:ins>
      <w:ins w:id="3392" w:author="Orion" w:date="2011-05-28T20:09:00Z">
        <w:r w:rsidR="00CB678B">
          <w:rPr>
            <w:rFonts w:cs="Times New Roman"/>
          </w:rPr>
          <w:t xml:space="preserve"> completo</w:t>
        </w:r>
      </w:ins>
      <w:ins w:id="3393" w:author="Orion" w:date="2011-05-28T20:12:00Z">
        <w:r w:rsidR="00A04527">
          <w:rPr>
            <w:rFonts w:cs="Times New Roman"/>
          </w:rPr>
          <w:t xml:space="preserve"> (</w:t>
        </w:r>
      </w:ins>
      <w:ins w:id="3394" w:author="Orion" w:date="2011-05-28T20:13:00Z">
        <w:r w:rsidR="00A04527">
          <w:rPr>
            <w:rFonts w:cs="Times New Roman"/>
          </w:rPr>
          <w:t>“</w:t>
        </w:r>
      </w:ins>
      <w:proofErr w:type="spellStart"/>
      <w:ins w:id="3395" w:author="Orion" w:date="2011-05-28T20:12:00Z">
        <w:r w:rsidR="00A04527">
          <w:rPr>
            <w:rFonts w:cs="Times New Roman"/>
          </w:rPr>
          <w:t>Check</w:t>
        </w:r>
        <w:proofErr w:type="spellEnd"/>
        <w:r w:rsidR="00A04527">
          <w:rPr>
            <w:rFonts w:cs="Times New Roman"/>
          </w:rPr>
          <w:t xml:space="preserve"> </w:t>
        </w:r>
        <w:proofErr w:type="spellStart"/>
        <w:r w:rsidR="00A04527">
          <w:rPr>
            <w:rFonts w:cs="Times New Roman"/>
          </w:rPr>
          <w:t>Leg</w:t>
        </w:r>
        <w:proofErr w:type="spellEnd"/>
        <w:r w:rsidR="00A04527">
          <w:rPr>
            <w:rFonts w:cs="Times New Roman"/>
          </w:rPr>
          <w:t xml:space="preserve"> </w:t>
        </w:r>
        <w:proofErr w:type="spellStart"/>
        <w:r w:rsidR="00A04527">
          <w:rPr>
            <w:rFonts w:cs="Times New Roman"/>
          </w:rPr>
          <w:t>Completed</w:t>
        </w:r>
      </w:ins>
      <w:proofErr w:type="spellEnd"/>
      <w:ins w:id="3396" w:author="Orion" w:date="2011-05-28T20:13:00Z">
        <w:r w:rsidR="00A04527">
          <w:rPr>
            <w:rFonts w:cs="Times New Roman"/>
          </w:rPr>
          <w:t>”)</w:t>
        </w:r>
      </w:ins>
      <w:ins w:id="3397" w:author="Orion" w:date="2011-05-28T20:09:00Z">
        <w:r w:rsidR="00CB678B">
          <w:rPr>
            <w:rFonts w:cs="Times New Roman"/>
          </w:rPr>
          <w:t xml:space="preserve">. </w:t>
        </w:r>
      </w:ins>
      <w:ins w:id="3398" w:author="Orion" w:date="2011-05-29T00:11:00Z">
        <w:r w:rsidR="007D4BE4">
          <w:rPr>
            <w:rFonts w:cs="Times New Roman"/>
          </w:rPr>
          <w:t>Cuando esto suced</w:t>
        </w:r>
      </w:ins>
      <w:ins w:id="3399" w:author="Orion" w:date="2011-05-29T00:18:00Z">
        <w:r w:rsidR="00BF6B9D">
          <w:rPr>
            <w:rFonts w:cs="Times New Roman"/>
          </w:rPr>
          <w:t>a</w:t>
        </w:r>
      </w:ins>
      <w:ins w:id="3400" w:author="Orion" w:date="2011-05-29T00:12:00Z">
        <w:r w:rsidR="007D4BE4">
          <w:rPr>
            <w:rFonts w:cs="Times New Roman"/>
          </w:rPr>
          <w:t>, el piloto intenta</w:t>
        </w:r>
      </w:ins>
      <w:ins w:id="3401" w:author="Orion" w:date="2011-05-29T00:18:00Z">
        <w:r w:rsidR="00BF6B9D">
          <w:rPr>
            <w:rFonts w:cs="Times New Roman"/>
          </w:rPr>
          <w:t>rá</w:t>
        </w:r>
      </w:ins>
      <w:ins w:id="3402" w:author="Orion" w:date="2011-05-29T00:13:00Z">
        <w:r w:rsidR="007D4BE4">
          <w:rPr>
            <w:rFonts w:cs="Times New Roman"/>
          </w:rPr>
          <w:t xml:space="preserve"> ir al siguiente tramo (“</w:t>
        </w:r>
        <w:proofErr w:type="spellStart"/>
        <w:r w:rsidR="007D4BE4">
          <w:rPr>
            <w:rFonts w:cs="Times New Roman"/>
          </w:rPr>
          <w:t>GoNextLeg</w:t>
        </w:r>
        <w:proofErr w:type="spellEnd"/>
        <w:r w:rsidR="007D4BE4">
          <w:rPr>
            <w:rFonts w:cs="Times New Roman"/>
          </w:rPr>
          <w:t>”), el cual coincidir</w:t>
        </w:r>
      </w:ins>
      <w:ins w:id="3403" w:author="Orion" w:date="2011-05-29T00:19:00Z">
        <w:r w:rsidR="00BF6B9D">
          <w:rPr>
            <w:rFonts w:cs="Times New Roman"/>
          </w:rPr>
          <w:t>á</w:t>
        </w:r>
      </w:ins>
      <w:ins w:id="3404" w:author="Orion" w:date="2011-05-29T00:13:00Z">
        <w:r w:rsidR="00BF6B9D">
          <w:rPr>
            <w:rFonts w:cs="Times New Roman"/>
          </w:rPr>
          <w:t xml:space="preserve"> con el tramo que </w:t>
        </w:r>
      </w:ins>
      <w:ins w:id="3405" w:author="Orion" w:date="2011-05-29T00:19:00Z">
        <w:r w:rsidR="00BF6B9D">
          <w:rPr>
            <w:rFonts w:cs="Times New Roman"/>
          </w:rPr>
          <w:t>se estaba</w:t>
        </w:r>
      </w:ins>
      <w:ins w:id="3406" w:author="Orion" w:date="2011-05-29T00:13:00Z">
        <w:r w:rsidR="007D4BE4">
          <w:rPr>
            <w:rFonts w:cs="Times New Roman"/>
          </w:rPr>
          <w:t xml:space="preserve"> realizando antes de detectarse el </w:t>
        </w:r>
        <w:r w:rsidR="007D4BE4">
          <w:rPr>
            <w:rFonts w:cs="Times New Roman"/>
          </w:rPr>
          <w:lastRenderedPageBreak/>
          <w:t>conflicto.</w:t>
        </w:r>
      </w:ins>
      <w:ins w:id="3407" w:author="Orion" w:date="2011-05-29T00:14:00Z">
        <w:r w:rsidR="007D4BE4">
          <w:rPr>
            <w:rFonts w:cs="Times New Roman"/>
          </w:rPr>
          <w:t xml:space="preserve"> Una vez se ha</w:t>
        </w:r>
      </w:ins>
      <w:ins w:id="3408" w:author="Orion" w:date="2011-05-29T00:16:00Z">
        <w:r w:rsidR="007D4BE4">
          <w:rPr>
            <w:rFonts w:cs="Times New Roman"/>
          </w:rPr>
          <w:t>ya</w:t>
        </w:r>
      </w:ins>
      <w:ins w:id="3409" w:author="Orion" w:date="2011-05-29T00:14:00Z">
        <w:r w:rsidR="007D4BE4">
          <w:rPr>
            <w:rFonts w:cs="Times New Roman"/>
          </w:rPr>
          <w:t xml:space="preserve"> </w:t>
        </w:r>
      </w:ins>
      <w:ins w:id="3410" w:author="Orion" w:date="2011-05-29T00:15:00Z">
        <w:r w:rsidR="007D4BE4">
          <w:rPr>
            <w:rFonts w:cs="Times New Roman"/>
          </w:rPr>
          <w:t>restablecido</w:t>
        </w:r>
      </w:ins>
      <w:ins w:id="3411" w:author="Orion" w:date="2011-05-29T00:14:00Z">
        <w:r w:rsidR="007D4BE4">
          <w:rPr>
            <w:rFonts w:cs="Times New Roman"/>
          </w:rPr>
          <w:t xml:space="preserve"> </w:t>
        </w:r>
      </w:ins>
      <w:ins w:id="3412" w:author="Orion" w:date="2011-05-29T00:19:00Z">
        <w:r w:rsidR="00BF6B9D">
          <w:rPr>
            <w:rFonts w:cs="Times New Roman"/>
          </w:rPr>
          <w:t>este</w:t>
        </w:r>
      </w:ins>
      <w:ins w:id="3413" w:author="Orion" w:date="2011-05-29T00:14:00Z">
        <w:r w:rsidR="007D4BE4">
          <w:rPr>
            <w:rFonts w:cs="Times New Roman"/>
          </w:rPr>
          <w:t xml:space="preserve"> tramo</w:t>
        </w:r>
      </w:ins>
      <w:ins w:id="3414" w:author="Orion" w:date="2011-05-29T00:19:00Z">
        <w:r w:rsidR="00BF6B9D">
          <w:rPr>
            <w:rFonts w:cs="Times New Roman"/>
          </w:rPr>
          <w:t xml:space="preserve"> </w:t>
        </w:r>
      </w:ins>
      <w:ins w:id="3415" w:author="Orion" w:date="2011-05-29T00:15:00Z">
        <w:r w:rsidR="007D4BE4">
          <w:rPr>
            <w:rFonts w:cs="Times New Roman"/>
          </w:rPr>
          <w:t>como el actual</w:t>
        </w:r>
      </w:ins>
      <w:ins w:id="3416" w:author="Orion" w:date="2011-06-02T19:07:00Z">
        <w:r w:rsidR="00AF60AF">
          <w:rPr>
            <w:rFonts w:cs="Times New Roman"/>
          </w:rPr>
          <w:t>,</w:t>
        </w:r>
      </w:ins>
      <w:ins w:id="3417" w:author="Orion" w:date="2011-05-29T00:15:00Z">
        <w:r w:rsidR="007D4BE4">
          <w:rPr>
            <w:rFonts w:cs="Times New Roman"/>
          </w:rPr>
          <w:t xml:space="preserve"> </w:t>
        </w:r>
      </w:ins>
      <w:ins w:id="3418" w:author="Orion" w:date="2011-05-29T00:19:00Z">
        <w:r w:rsidR="00BF6B9D">
          <w:rPr>
            <w:rFonts w:cs="Times New Roman"/>
          </w:rPr>
          <w:t>el piloto comunicará al controlador que la orden que este le mand</w:t>
        </w:r>
      </w:ins>
      <w:ins w:id="3419" w:author="Orion" w:date="2011-05-29T00:20:00Z">
        <w:r w:rsidR="00BF6B9D">
          <w:rPr>
            <w:rFonts w:cs="Times New Roman"/>
          </w:rPr>
          <w:t>ó se ha llevado a cabo con éxito. Por último</w:t>
        </w:r>
      </w:ins>
      <w:ins w:id="3420" w:author="Orion" w:date="2011-05-29T00:23:00Z">
        <w:r w:rsidR="00562B75">
          <w:rPr>
            <w:rFonts w:cs="Times New Roman"/>
          </w:rPr>
          <w:t>,</w:t>
        </w:r>
      </w:ins>
      <w:ins w:id="3421" w:author="Orion" w:date="2011-05-29T00:20:00Z">
        <w:r w:rsidR="00BF6B9D">
          <w:rPr>
            <w:rFonts w:cs="Times New Roman"/>
          </w:rPr>
          <w:t xml:space="preserve"> el controla</w:t>
        </w:r>
        <w:r w:rsidR="00562B75">
          <w:rPr>
            <w:rFonts w:cs="Times New Roman"/>
          </w:rPr>
          <w:t xml:space="preserve">dor marcará </w:t>
        </w:r>
      </w:ins>
      <w:ins w:id="3422" w:author="Orion" w:date="2011-05-29T00:25:00Z">
        <w:r w:rsidR="00DF497A">
          <w:rPr>
            <w:rFonts w:cs="Times New Roman"/>
          </w:rPr>
          <w:t>que</w:t>
        </w:r>
      </w:ins>
      <w:ins w:id="3423" w:author="Orion" w:date="2011-05-29T00:21:00Z">
        <w:r w:rsidR="00562B75">
          <w:rPr>
            <w:rFonts w:cs="Times New Roman"/>
          </w:rPr>
          <w:t xml:space="preserve"> </w:t>
        </w:r>
      </w:ins>
      <w:ins w:id="3424" w:author="Orion" w:date="2011-05-29T00:22:00Z">
        <w:r w:rsidR="00562B75">
          <w:rPr>
            <w:rFonts w:cs="Times New Roman"/>
          </w:rPr>
          <w:t>acatamiento</w:t>
        </w:r>
      </w:ins>
      <w:ins w:id="3425" w:author="Orion" w:date="2011-05-29T00:21:00Z">
        <w:r w:rsidR="00562B75">
          <w:rPr>
            <w:rFonts w:cs="Times New Roman"/>
          </w:rPr>
          <w:t xml:space="preserve"> de las </w:t>
        </w:r>
      </w:ins>
      <w:ins w:id="3426" w:author="Orion" w:date="2011-05-29T00:22:00Z">
        <w:r w:rsidR="00562B75">
          <w:rPr>
            <w:rFonts w:cs="Times New Roman"/>
          </w:rPr>
          <w:t>órdenes</w:t>
        </w:r>
        <w:r w:rsidR="00562B75" w:rsidRPr="00562B75">
          <w:rPr>
            <w:rFonts w:cs="Times New Roman"/>
          </w:rPr>
          <w:t xml:space="preserve"> </w:t>
        </w:r>
      </w:ins>
      <w:ins w:id="3427" w:author="Orion" w:date="2011-05-29T00:25:00Z">
        <w:r w:rsidR="00DF497A">
          <w:rPr>
            <w:rFonts w:cs="Times New Roman"/>
          </w:rPr>
          <w:t>se ha llevado a cabo</w:t>
        </w:r>
      </w:ins>
      <w:ins w:id="3428" w:author="Orion" w:date="2011-05-29T00:22:00Z">
        <w:r w:rsidR="00562B75">
          <w:rPr>
            <w:rFonts w:cs="Times New Roman"/>
          </w:rPr>
          <w:t xml:space="preserve"> y </w:t>
        </w:r>
      </w:ins>
      <w:ins w:id="3429" w:author="Orion" w:date="2011-05-29T00:25:00Z">
        <w:r w:rsidR="00DF497A">
          <w:rPr>
            <w:rFonts w:cs="Times New Roman"/>
          </w:rPr>
          <w:t xml:space="preserve">que </w:t>
        </w:r>
      </w:ins>
      <w:ins w:id="3430" w:author="Orion" w:date="2011-05-29T00:22:00Z">
        <w:r w:rsidR="00562B75">
          <w:rPr>
            <w:rFonts w:cs="Times New Roman"/>
          </w:rPr>
          <w:t>la gesti</w:t>
        </w:r>
      </w:ins>
      <w:ins w:id="3431" w:author="Orion" w:date="2011-05-29T00:23:00Z">
        <w:r w:rsidR="00562B75">
          <w:rPr>
            <w:rFonts w:cs="Times New Roman"/>
          </w:rPr>
          <w:t>ón</w:t>
        </w:r>
      </w:ins>
      <w:ins w:id="3432" w:author="Orion" w:date="2011-05-29T00:21:00Z">
        <w:r w:rsidR="00562B75">
          <w:rPr>
            <w:rFonts w:cs="Times New Roman"/>
          </w:rPr>
          <w:t xml:space="preserve"> para evitar que este conflicto</w:t>
        </w:r>
      </w:ins>
      <w:ins w:id="3433" w:author="Orion" w:date="2011-05-29T00:23:00Z">
        <w:r w:rsidR="00562B75">
          <w:rPr>
            <w:rFonts w:cs="Times New Roman"/>
          </w:rPr>
          <w:t xml:space="preserve"> ha concluido</w:t>
        </w:r>
      </w:ins>
      <w:ins w:id="3434" w:author="Orion" w:date="2011-05-29T00:25:00Z">
        <w:r w:rsidR="00DF497A">
          <w:rPr>
            <w:rFonts w:cs="Times New Roman"/>
          </w:rPr>
          <w:t xml:space="preserve"> </w:t>
        </w:r>
      </w:ins>
      <w:ins w:id="3435" w:author="Orion" w:date="2011-06-02T19:07:00Z">
        <w:r w:rsidR="00AF60AF">
          <w:rPr>
            <w:rFonts w:cs="Times New Roman"/>
          </w:rPr>
          <w:t>(“</w:t>
        </w:r>
        <w:proofErr w:type="spellStart"/>
        <w:r w:rsidR="00AF60AF">
          <w:rPr>
            <w:rFonts w:cs="Times New Roman"/>
          </w:rPr>
          <w:t>End</w:t>
        </w:r>
        <w:proofErr w:type="spellEnd"/>
        <w:r w:rsidR="00AF60AF">
          <w:rPr>
            <w:rFonts w:cs="Times New Roman"/>
          </w:rPr>
          <w:t xml:space="preserve"> </w:t>
        </w:r>
        <w:proofErr w:type="spellStart"/>
        <w:r w:rsidR="00AF60AF">
          <w:rPr>
            <w:rFonts w:cs="Times New Roman"/>
          </w:rPr>
          <w:t>Interaction</w:t>
        </w:r>
        <w:proofErr w:type="spellEnd"/>
        <w:r w:rsidR="00AF60AF">
          <w:rPr>
            <w:rFonts w:cs="Times New Roman"/>
          </w:rPr>
          <w:t xml:space="preserve"> </w:t>
        </w:r>
        <w:proofErr w:type="spellStart"/>
        <w:r w:rsidR="00AF60AF">
          <w:rPr>
            <w:rFonts w:cs="Times New Roman"/>
          </w:rPr>
          <w:t>Controller-Pilot</w:t>
        </w:r>
        <w:proofErr w:type="spellEnd"/>
        <w:r w:rsidR="00AF60AF">
          <w:rPr>
            <w:rFonts w:cs="Times New Roman"/>
          </w:rPr>
          <w:t>”).</w:t>
        </w:r>
      </w:ins>
    </w:p>
    <w:p w14:paraId="6680217F" w14:textId="069D30B2" w:rsidR="007A77E9" w:rsidRDefault="007A77E9">
      <w:pPr>
        <w:jc w:val="both"/>
        <w:rPr>
          <w:ins w:id="3436" w:author="Orion" w:date="2011-05-27T18:48:00Z"/>
          <w:rFonts w:cs="Times New Roman"/>
        </w:rPr>
        <w:pPrChange w:id="3437" w:author="Orion" w:date="2011-05-10T23:28:00Z">
          <w:pPr/>
        </w:pPrChange>
      </w:pPr>
    </w:p>
    <w:p w14:paraId="5C91F2D5" w14:textId="5761CDF7" w:rsidR="00B612F3" w:rsidRDefault="009F675E">
      <w:pPr>
        <w:pStyle w:val="Caption"/>
        <w:rPr>
          <w:ins w:id="3438" w:author="Orion" w:date="2011-05-27T18:59:00Z"/>
          <w:rFonts w:cs="Times New Roman"/>
        </w:rPr>
        <w:pPrChange w:id="3439" w:author="Orion" w:date="2011-05-29T23:50:00Z">
          <w:pPr/>
        </w:pPrChange>
      </w:pPr>
      <w:bookmarkStart w:id="3440" w:name="_Ref294392293"/>
      <w:bookmarkStart w:id="3441" w:name="_Toc295124207"/>
      <w:bookmarkStart w:id="3442" w:name="_Toc296441845"/>
      <w:ins w:id="3443" w:author="Orion" w:date="2011-06-02T19:02:00Z">
        <w:r w:rsidRPr="00887321">
          <w:rPr>
            <w:rFonts w:cs="Times New Roman"/>
            <w:noProof/>
            <w:lang w:eastAsia="es-ES" w:bidi="ar-SA"/>
          </w:rPr>
          <w:drawing>
            <wp:anchor distT="0" distB="0" distL="114300" distR="114300" simplePos="0" relativeHeight="251663360" behindDoc="0" locked="0" layoutInCell="1" allowOverlap="1" wp14:anchorId="4F6BF402" wp14:editId="08355264">
              <wp:simplePos x="0" y="0"/>
              <wp:positionH relativeFrom="column">
                <wp:posOffset>3810</wp:posOffset>
              </wp:positionH>
              <wp:positionV relativeFrom="paragraph">
                <wp:posOffset>-173355</wp:posOffset>
              </wp:positionV>
              <wp:extent cx="5610225" cy="480060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3444" w:author="Orion" w:date="2011-05-29T00:28:00Z">
        <w:r w:rsidR="00A874D0">
          <w:t xml:space="preserve">Figura </w:t>
        </w:r>
        <w:r w:rsidR="00A874D0">
          <w:fldChar w:fldCharType="begin"/>
        </w:r>
        <w:r w:rsidR="00A874D0">
          <w:instrText xml:space="preserve"> SEQ Figura \* ARABIC </w:instrText>
        </w:r>
      </w:ins>
      <w:r w:rsidR="00A874D0">
        <w:fldChar w:fldCharType="separate"/>
      </w:r>
      <w:ins w:id="3445" w:author="Orion" w:date="2011-06-25T23:48:00Z">
        <w:r w:rsidR="00A86110">
          <w:rPr>
            <w:noProof/>
          </w:rPr>
          <w:t>17</w:t>
        </w:r>
      </w:ins>
      <w:del w:id="3446" w:author="Orion" w:date="2011-06-20T12:47:00Z">
        <w:r w:rsidR="003037BE" w:rsidDel="00254432">
          <w:rPr>
            <w:noProof/>
          </w:rPr>
          <w:delText>14</w:delText>
        </w:r>
      </w:del>
      <w:ins w:id="3447" w:author="Orion" w:date="2011-05-29T00:28:00Z">
        <w:r w:rsidR="00A874D0">
          <w:fldChar w:fldCharType="end"/>
        </w:r>
        <w:bookmarkEnd w:id="3440"/>
        <w:r w:rsidR="00A874D0">
          <w:t>: Diagrama de Actividad Evitar Conflicto</w:t>
        </w:r>
      </w:ins>
      <w:bookmarkEnd w:id="3441"/>
      <w:bookmarkEnd w:id="3442"/>
    </w:p>
    <w:p w14:paraId="661DAC38" w14:textId="77777777" w:rsidR="009744F0" w:rsidRDefault="009744F0">
      <w:pPr>
        <w:jc w:val="both"/>
        <w:rPr>
          <w:ins w:id="3448" w:author="Orion" w:date="2011-06-21T17:17:00Z"/>
          <w:rFonts w:cs="Times New Roman"/>
        </w:rPr>
        <w:pPrChange w:id="3449" w:author="Orion" w:date="2011-05-10T23:28:00Z">
          <w:pPr/>
        </w:pPrChange>
      </w:pPr>
    </w:p>
    <w:p w14:paraId="61B1E9FC" w14:textId="1DB4A4A0" w:rsidR="00DC4615" w:rsidRDefault="003C15F1">
      <w:pPr>
        <w:jc w:val="both"/>
        <w:rPr>
          <w:ins w:id="3450" w:author="Orion" w:date="2011-06-21T17:15:00Z"/>
          <w:rFonts w:cs="Times New Roman"/>
        </w:rPr>
        <w:pPrChange w:id="3451" w:author="Orion" w:date="2011-05-10T23:28:00Z">
          <w:pPr/>
        </w:pPrChange>
      </w:pPr>
      <w:ins w:id="3452" w:author="Orion" w:date="2011-06-21T17:19:00Z">
        <w:r>
          <w:rPr>
            <w:rFonts w:cs="Times New Roman"/>
          </w:rPr>
          <w:t>Como se comentó previamente la tarea “</w:t>
        </w:r>
        <w:proofErr w:type="spellStart"/>
        <w:r>
          <w:rPr>
            <w:rFonts w:cs="Times New Roman"/>
          </w:rPr>
          <w:t>IsANewConflic</w:t>
        </w:r>
      </w:ins>
      <w:ins w:id="3453" w:author="Orion" w:date="2011-06-21T17:20:00Z">
        <w:r>
          <w:rPr>
            <w:rFonts w:cs="Times New Roman"/>
          </w:rPr>
          <w:t>t</w:t>
        </w:r>
      </w:ins>
      <w:ins w:id="3454" w:author="Orion" w:date="2011-06-21T17:19:00Z">
        <w:r>
          <w:rPr>
            <w:rFonts w:cs="Times New Roman"/>
          </w:rPr>
          <w:t>Detected</w:t>
        </w:r>
        <w:proofErr w:type="spellEnd"/>
        <w:r>
          <w:rPr>
            <w:rFonts w:cs="Times New Roman"/>
          </w:rPr>
          <w:t xml:space="preserve">” comprobará que </w:t>
        </w:r>
      </w:ins>
      <w:ins w:id="3455" w:author="Orion" w:date="2011-06-21T17:20:00Z">
        <w:r w:rsidR="00D62F55">
          <w:rPr>
            <w:rFonts w:cs="Times New Roman"/>
          </w:rPr>
          <w:t>el nuevo conflicto detectado (evento “</w:t>
        </w:r>
        <w:proofErr w:type="spellStart"/>
        <w:r w:rsidR="00D62F55">
          <w:rPr>
            <w:rFonts w:cs="Times New Roman"/>
          </w:rPr>
          <w:t>PlanesInConflict</w:t>
        </w:r>
        <w:proofErr w:type="spellEnd"/>
        <w:r w:rsidR="00D62F55">
          <w:rPr>
            <w:rFonts w:cs="Times New Roman"/>
          </w:rPr>
          <w:t>”)</w:t>
        </w:r>
      </w:ins>
      <w:ins w:id="3456" w:author="Orion" w:date="2011-06-21T17:19:00Z">
        <w:r>
          <w:rPr>
            <w:rFonts w:cs="Times New Roman"/>
          </w:rPr>
          <w:t xml:space="preserve"> </w:t>
        </w:r>
      </w:ins>
      <w:ins w:id="3457" w:author="Orion" w:date="2011-06-21T17:21:00Z">
        <w:r w:rsidR="00A3163B">
          <w:rPr>
            <w:rFonts w:cs="Times New Roman"/>
          </w:rPr>
          <w:t>no ha sido gestionado anteriormente</w:t>
        </w:r>
      </w:ins>
      <w:ins w:id="3458" w:author="Orion" w:date="2011-06-21T17:34:00Z">
        <w:r w:rsidR="00286F25">
          <w:rPr>
            <w:rFonts w:cs="Times New Roman"/>
          </w:rPr>
          <w:t xml:space="preserve"> (</w:t>
        </w:r>
      </w:ins>
      <w:ins w:id="3459" w:author="Orion" w:date="2011-06-21T17:36:00Z">
        <w:r w:rsidR="001A69E9">
          <w:rPr>
            <w:rFonts w:cs="Times New Roman"/>
          </w:rPr>
          <w:fldChar w:fldCharType="begin"/>
        </w:r>
        <w:r w:rsidR="001A69E9">
          <w:rPr>
            <w:rFonts w:cs="Times New Roman"/>
          </w:rPr>
          <w:instrText xml:space="preserve"> REF _Ref296441117 \h </w:instrText>
        </w:r>
      </w:ins>
      <w:r w:rsidR="001A69E9">
        <w:rPr>
          <w:rFonts w:cs="Times New Roman"/>
        </w:rPr>
      </w:r>
      <w:r w:rsidR="001A69E9">
        <w:rPr>
          <w:rFonts w:cs="Times New Roman"/>
        </w:rPr>
        <w:fldChar w:fldCharType="separate"/>
      </w:r>
      <w:ins w:id="3460" w:author="Orion" w:date="2011-06-21T17:36:00Z">
        <w:r w:rsidR="001A69E9">
          <w:t xml:space="preserve">Figura </w:t>
        </w:r>
        <w:r w:rsidR="001A69E9">
          <w:rPr>
            <w:noProof/>
          </w:rPr>
          <w:t>18</w:t>
        </w:r>
        <w:r w:rsidR="001A69E9">
          <w:rPr>
            <w:rFonts w:cs="Times New Roman"/>
          </w:rPr>
          <w:fldChar w:fldCharType="end"/>
        </w:r>
      </w:ins>
      <w:ins w:id="3461" w:author="Orion" w:date="2011-06-21T17:34:00Z">
        <w:r w:rsidR="00286F25">
          <w:rPr>
            <w:rFonts w:cs="Times New Roman"/>
          </w:rPr>
          <w:t>)</w:t>
        </w:r>
      </w:ins>
      <w:ins w:id="3462" w:author="Orion" w:date="2011-06-21T17:32:00Z">
        <w:r w:rsidR="002C0495">
          <w:rPr>
            <w:rFonts w:cs="Times New Roman"/>
          </w:rPr>
          <w:t>. P</w:t>
        </w:r>
      </w:ins>
      <w:ins w:id="3463" w:author="Orion" w:date="2011-06-21T17:21:00Z">
        <w:r w:rsidR="00A3163B">
          <w:rPr>
            <w:rFonts w:cs="Times New Roman"/>
          </w:rPr>
          <w:t>ara ello accederá a su estado mental “</w:t>
        </w:r>
        <w:proofErr w:type="spellStart"/>
        <w:r w:rsidR="00A3163B">
          <w:rPr>
            <w:rFonts w:cs="Times New Roman"/>
          </w:rPr>
          <w:t>ControllerMind</w:t>
        </w:r>
        <w:proofErr w:type="spellEnd"/>
        <w:r w:rsidR="00A3163B">
          <w:rPr>
            <w:rFonts w:cs="Times New Roman"/>
          </w:rPr>
          <w:t xml:space="preserve">”, donde se </w:t>
        </w:r>
      </w:ins>
      <w:ins w:id="3464" w:author="Orion" w:date="2011-06-21T17:33:00Z">
        <w:r w:rsidR="00CE22CE">
          <w:rPr>
            <w:rFonts w:cs="Times New Roman"/>
          </w:rPr>
          <w:t>encuentra</w:t>
        </w:r>
      </w:ins>
      <w:ins w:id="3465" w:author="Orion" w:date="2011-06-21T17:21:00Z">
        <w:r w:rsidR="00A3163B">
          <w:rPr>
            <w:rFonts w:cs="Times New Roman"/>
          </w:rPr>
          <w:t xml:space="preserve"> la lista de todos los conflictos gestionados hasta la fecha.</w:t>
        </w:r>
      </w:ins>
      <w:ins w:id="3466" w:author="Orion" w:date="2011-06-21T17:23:00Z">
        <w:r w:rsidR="00AB391E">
          <w:rPr>
            <w:rFonts w:cs="Times New Roman"/>
          </w:rPr>
          <w:t xml:space="preserve"> A parte de producir el hecho que transmite que se pued</w:t>
        </w:r>
      </w:ins>
      <w:ins w:id="3467" w:author="Orion" w:date="2011-06-21T17:24:00Z">
        <w:r w:rsidR="00AB391E">
          <w:rPr>
            <w:rFonts w:cs="Times New Roman"/>
          </w:rPr>
          <w:t>e</w:t>
        </w:r>
      </w:ins>
      <w:ins w:id="3468" w:author="Orion" w:date="2011-06-21T17:23:00Z">
        <w:r w:rsidR="00AB391E">
          <w:rPr>
            <w:rFonts w:cs="Times New Roman"/>
          </w:rPr>
          <w:t xml:space="preserve"> iniciar la </w:t>
        </w:r>
      </w:ins>
      <w:ins w:id="3469" w:author="Orion" w:date="2011-06-21T17:24:00Z">
        <w:r w:rsidR="00AB391E">
          <w:rPr>
            <w:rFonts w:cs="Times New Roman"/>
          </w:rPr>
          <w:t>creación</w:t>
        </w:r>
      </w:ins>
      <w:ins w:id="3470" w:author="Orion" w:date="2011-06-21T17:23:00Z">
        <w:r w:rsidR="00AB391E">
          <w:rPr>
            <w:rFonts w:cs="Times New Roman"/>
          </w:rPr>
          <w:t xml:space="preserve"> </w:t>
        </w:r>
      </w:ins>
      <w:ins w:id="3471" w:author="Orion" w:date="2011-06-21T17:24:00Z">
        <w:r w:rsidR="00AB391E">
          <w:rPr>
            <w:rFonts w:cs="Times New Roman"/>
          </w:rPr>
          <w:t xml:space="preserve">de las órdenes, donde se </w:t>
        </w:r>
      </w:ins>
      <w:ins w:id="3472" w:author="Orion" w:date="2011-06-21T17:25:00Z">
        <w:r w:rsidR="00AB391E">
          <w:rPr>
            <w:rFonts w:cs="Times New Roman"/>
          </w:rPr>
          <w:t>traspasan a su vez</w:t>
        </w:r>
      </w:ins>
      <w:ins w:id="3473" w:author="Orion" w:date="2011-06-21T17:24:00Z">
        <w:r w:rsidR="00AB391E">
          <w:rPr>
            <w:rFonts w:cs="Times New Roman"/>
          </w:rPr>
          <w:t xml:space="preserve"> los a</w:t>
        </w:r>
      </w:ins>
      <w:ins w:id="3474" w:author="Orion" w:date="2011-06-21T17:25:00Z">
        <w:r w:rsidR="00AB391E">
          <w:rPr>
            <w:rFonts w:cs="Times New Roman"/>
          </w:rPr>
          <w:t>viones</w:t>
        </w:r>
      </w:ins>
      <w:ins w:id="3475" w:author="Orion" w:date="2011-06-21T17:24:00Z">
        <w:r w:rsidR="00AB391E">
          <w:rPr>
            <w:rFonts w:cs="Times New Roman"/>
          </w:rPr>
          <w:t xml:space="preserve"> en conflicto</w:t>
        </w:r>
      </w:ins>
      <w:ins w:id="3476" w:author="Orion" w:date="2011-06-21T17:25:00Z">
        <w:r w:rsidR="00AB391E">
          <w:rPr>
            <w:rFonts w:cs="Times New Roman"/>
          </w:rPr>
          <w:t xml:space="preserve">, </w:t>
        </w:r>
        <w:r w:rsidR="00EA6361">
          <w:rPr>
            <w:rFonts w:cs="Times New Roman"/>
          </w:rPr>
          <w:t>esta tarea también tiene la funci</w:t>
        </w:r>
      </w:ins>
      <w:ins w:id="3477" w:author="Orion" w:date="2011-06-21T17:26:00Z">
        <w:r w:rsidR="00EA6361">
          <w:rPr>
            <w:rFonts w:cs="Times New Roman"/>
          </w:rPr>
          <w:t xml:space="preserve">ón de iniciar </w:t>
        </w:r>
      </w:ins>
      <w:ins w:id="3478" w:author="Orion" w:date="2011-06-21T17:31:00Z">
        <w:r w:rsidR="00C47587">
          <w:rPr>
            <w:rFonts w:cs="Times New Roman"/>
          </w:rPr>
          <w:t>una</w:t>
        </w:r>
      </w:ins>
      <w:ins w:id="3479" w:author="Orion" w:date="2011-06-21T17:26:00Z">
        <w:r w:rsidR="00EA6361">
          <w:rPr>
            <w:rFonts w:cs="Times New Roman"/>
          </w:rPr>
          <w:t xml:space="preserve"> aplicación interna</w:t>
        </w:r>
      </w:ins>
      <w:ins w:id="3480" w:author="Orion" w:date="2011-06-21T17:31:00Z">
        <w:r w:rsidR="00C47587">
          <w:rPr>
            <w:rFonts w:cs="Times New Roman"/>
          </w:rPr>
          <w:t xml:space="preserve"> de comprobación de distancias entre aviones en conflicto</w:t>
        </w:r>
      </w:ins>
      <w:ins w:id="3481" w:author="Orion" w:date="2011-06-23T12:21:00Z">
        <w:r w:rsidR="00B351E6">
          <w:rPr>
            <w:rFonts w:cs="Times New Roman"/>
          </w:rPr>
          <w:t xml:space="preserve"> “</w:t>
        </w:r>
        <w:proofErr w:type="spellStart"/>
        <w:r w:rsidR="00B351E6">
          <w:rPr>
            <w:rFonts w:cs="Times New Roman"/>
          </w:rPr>
          <w:t>CheckDistanceBetweenPlanesInConflict</w:t>
        </w:r>
        <w:proofErr w:type="spellEnd"/>
        <w:r w:rsidR="00B351E6">
          <w:rPr>
            <w:rFonts w:cs="Times New Roman"/>
          </w:rPr>
          <w:t>”</w:t>
        </w:r>
      </w:ins>
      <w:ins w:id="3482" w:author="Orion" w:date="2011-06-21T17:31:00Z">
        <w:r w:rsidR="00C47587">
          <w:rPr>
            <w:rFonts w:cs="Times New Roman"/>
          </w:rPr>
          <w:t>. Esta aplicación</w:t>
        </w:r>
      </w:ins>
      <w:ins w:id="3483" w:author="Orion" w:date="2011-06-21T17:26:00Z">
        <w:r w:rsidR="00EA6361">
          <w:rPr>
            <w:rFonts w:cs="Times New Roman"/>
          </w:rPr>
          <w:t xml:space="preserve"> </w:t>
        </w:r>
      </w:ins>
      <w:ins w:id="3484" w:author="Orion" w:date="2011-06-21T17:27:00Z">
        <w:r w:rsidR="007A314F">
          <w:rPr>
            <w:rFonts w:cs="Times New Roman"/>
          </w:rPr>
          <w:t xml:space="preserve">tendrá por objeto determinar si el </w:t>
        </w:r>
      </w:ins>
      <w:ins w:id="3485" w:author="Orion" w:date="2011-06-21T17:30:00Z">
        <w:r w:rsidR="00C47587">
          <w:rPr>
            <w:rFonts w:cs="Times New Roman"/>
          </w:rPr>
          <w:t xml:space="preserve">riesgo de posibilidad de </w:t>
        </w:r>
      </w:ins>
      <w:ins w:id="3486" w:author="Orion" w:date="2011-06-21T17:27:00Z">
        <w:r w:rsidR="007A314F">
          <w:rPr>
            <w:rFonts w:cs="Times New Roman"/>
          </w:rPr>
          <w:t>conflicto</w:t>
        </w:r>
      </w:ins>
      <w:ins w:id="3487" w:author="Orion" w:date="2011-06-21T17:31:00Z">
        <w:r w:rsidR="00C47587">
          <w:rPr>
            <w:rFonts w:cs="Times New Roman"/>
          </w:rPr>
          <w:t xml:space="preserve"> entre los aviones</w:t>
        </w:r>
      </w:ins>
      <w:ins w:id="3488" w:author="Orion" w:date="2011-06-21T17:27:00Z">
        <w:r w:rsidR="007A314F">
          <w:rPr>
            <w:rFonts w:cs="Times New Roman"/>
          </w:rPr>
          <w:t xml:space="preserve"> </w:t>
        </w:r>
      </w:ins>
      <w:ins w:id="3489" w:author="Orion" w:date="2011-06-21T17:30:00Z">
        <w:r w:rsidR="00C47587">
          <w:rPr>
            <w:rFonts w:cs="Times New Roman"/>
          </w:rPr>
          <w:t>ha desaparecido antes de que estos cumplan o completen la orden transmitida por el controlador.</w:t>
        </w:r>
      </w:ins>
      <w:ins w:id="3490" w:author="Orion" w:date="2011-06-21T17:33:00Z">
        <w:r w:rsidR="00286F25">
          <w:rPr>
            <w:rFonts w:cs="Times New Roman"/>
          </w:rPr>
          <w:t xml:space="preserve"> En tal caso </w:t>
        </w:r>
      </w:ins>
      <w:ins w:id="3491" w:author="Orion" w:date="2011-06-21T17:35:00Z">
        <w:r w:rsidR="00286F25">
          <w:rPr>
            <w:rFonts w:cs="Times New Roman"/>
          </w:rPr>
          <w:t>se procederá como en el diagrama de la</w:t>
        </w:r>
      </w:ins>
      <w:ins w:id="3492" w:author="Orion" w:date="2011-06-21T17:48:00Z">
        <w:r w:rsidR="00245BA7">
          <w:rPr>
            <w:rFonts w:cs="Times New Roman"/>
          </w:rPr>
          <w:t xml:space="preserve"> </w:t>
        </w:r>
        <w:r w:rsidR="00245BA7">
          <w:rPr>
            <w:rFonts w:cs="Times New Roman"/>
          </w:rPr>
          <w:fldChar w:fldCharType="begin"/>
        </w:r>
        <w:r w:rsidR="00245BA7">
          <w:rPr>
            <w:rFonts w:cs="Times New Roman"/>
          </w:rPr>
          <w:instrText xml:space="preserve"> REF _Ref296441855 \h </w:instrText>
        </w:r>
      </w:ins>
      <w:r w:rsidR="00245BA7">
        <w:rPr>
          <w:rFonts w:cs="Times New Roman"/>
        </w:rPr>
      </w:r>
      <w:r w:rsidR="00245BA7">
        <w:rPr>
          <w:rFonts w:cs="Times New Roman"/>
        </w:rPr>
        <w:fldChar w:fldCharType="separate"/>
      </w:r>
      <w:ins w:id="3493" w:author="Orion" w:date="2011-06-21T17:48:00Z">
        <w:r w:rsidR="00245BA7">
          <w:t xml:space="preserve">Figura </w:t>
        </w:r>
        <w:r w:rsidR="00245BA7">
          <w:rPr>
            <w:noProof/>
          </w:rPr>
          <w:t>22</w:t>
        </w:r>
        <w:r w:rsidR="00245BA7">
          <w:rPr>
            <w:rFonts w:cs="Times New Roman"/>
          </w:rPr>
          <w:fldChar w:fldCharType="end"/>
        </w:r>
      </w:ins>
      <w:ins w:id="3494" w:author="Orion" w:date="2011-06-21T17:49:00Z">
        <w:r w:rsidR="00725F63">
          <w:rPr>
            <w:rFonts w:cs="Times New Roman"/>
          </w:rPr>
          <w:t xml:space="preserve"> y</w:t>
        </w:r>
        <w:r w:rsidR="00725F63" w:rsidRPr="00725F63">
          <w:rPr>
            <w:rFonts w:cs="Times New Roman"/>
          </w:rPr>
          <w:t xml:space="preserve"> </w:t>
        </w:r>
        <w:r w:rsidR="00725F63">
          <w:rPr>
            <w:rFonts w:cs="Times New Roman"/>
          </w:rPr>
          <w:t>se marcará la orden como finalizada</w:t>
        </w:r>
      </w:ins>
      <w:ins w:id="3495" w:author="Orion" w:date="2011-06-21T17:35:00Z">
        <w:r w:rsidR="00286F25">
          <w:rPr>
            <w:rFonts w:cs="Times New Roman"/>
          </w:rPr>
          <w:t>.</w:t>
        </w:r>
      </w:ins>
    </w:p>
    <w:p w14:paraId="487E2FCA" w14:textId="3122B0C7" w:rsidR="00DD02EE" w:rsidRDefault="00DD02EE">
      <w:pPr>
        <w:jc w:val="both"/>
        <w:rPr>
          <w:ins w:id="3496" w:author="Orion" w:date="2011-06-21T17:15:00Z"/>
          <w:rFonts w:cs="Times New Roman"/>
        </w:rPr>
        <w:pPrChange w:id="3497" w:author="Orion" w:date="2011-05-10T23:28:00Z">
          <w:pPr/>
        </w:pPrChange>
      </w:pPr>
    </w:p>
    <w:p w14:paraId="179D4871" w14:textId="4A864412" w:rsidR="00F721A6" w:rsidRDefault="009F675E">
      <w:pPr>
        <w:pStyle w:val="Caption"/>
        <w:rPr>
          <w:ins w:id="3498" w:author="Orion" w:date="2011-06-21T17:23:00Z"/>
          <w:rFonts w:cs="Times New Roman"/>
        </w:rPr>
        <w:pPrChange w:id="3499" w:author="Orion" w:date="2011-06-22T20:01:00Z">
          <w:pPr/>
        </w:pPrChange>
      </w:pPr>
      <w:bookmarkStart w:id="3500" w:name="_Ref296441117"/>
      <w:bookmarkStart w:id="3501" w:name="_Toc296441846"/>
      <w:ins w:id="3502" w:author="Orion" w:date="2011-06-21T17:16:00Z">
        <w:r w:rsidRPr="00887321">
          <w:rPr>
            <w:rFonts w:cs="Times New Roman"/>
            <w:noProof/>
            <w:lang w:eastAsia="es-ES" w:bidi="ar-SA"/>
          </w:rPr>
          <w:lastRenderedPageBreak/>
          <w:drawing>
            <wp:anchor distT="0" distB="0" distL="114300" distR="114300" simplePos="0" relativeHeight="251662336" behindDoc="0" locked="0" layoutInCell="1" allowOverlap="1" wp14:anchorId="148A596F" wp14:editId="09EC3A64">
              <wp:simplePos x="0" y="0"/>
              <wp:positionH relativeFrom="column">
                <wp:posOffset>3810</wp:posOffset>
              </wp:positionH>
              <wp:positionV relativeFrom="paragraph">
                <wp:posOffset>3810</wp:posOffset>
              </wp:positionV>
              <wp:extent cx="5610225" cy="2266950"/>
              <wp:effectExtent l="0" t="0" r="952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14:sizeRelH relativeFrom="margin">
                <wp14:pctWidth>0</wp14:pctWidth>
              </wp14:sizeRelH>
              <wp14:sizeRelV relativeFrom="margin">
                <wp14:pctHeight>0</wp14:pctHeight>
              </wp14:sizeRelV>
            </wp:anchor>
          </w:drawing>
        </w:r>
      </w:ins>
      <w:ins w:id="3503" w:author="Orion" w:date="2011-06-21T17:35:00Z">
        <w:r w:rsidR="00C84177">
          <w:t xml:space="preserve">Figura </w:t>
        </w:r>
        <w:r w:rsidR="00C84177">
          <w:fldChar w:fldCharType="begin"/>
        </w:r>
        <w:r w:rsidR="00C84177">
          <w:instrText xml:space="preserve"> SEQ Figura \* ARABIC </w:instrText>
        </w:r>
      </w:ins>
      <w:r w:rsidR="00C84177">
        <w:fldChar w:fldCharType="separate"/>
      </w:r>
      <w:ins w:id="3504" w:author="Orion" w:date="2011-06-25T23:48:00Z">
        <w:r w:rsidR="00A86110">
          <w:rPr>
            <w:noProof/>
          </w:rPr>
          <w:t>18</w:t>
        </w:r>
      </w:ins>
      <w:ins w:id="3505" w:author="Orion" w:date="2011-06-21T17:35:00Z">
        <w:r w:rsidR="00C84177">
          <w:fldChar w:fldCharType="end"/>
        </w:r>
        <w:bookmarkEnd w:id="3500"/>
        <w:r w:rsidR="00C84177">
          <w:t>: Comprobación de Nuevo Conflicto</w:t>
        </w:r>
      </w:ins>
      <w:bookmarkEnd w:id="3501"/>
    </w:p>
    <w:p w14:paraId="3BF968B2" w14:textId="77777777" w:rsidR="00A3163B" w:rsidRDefault="00A3163B">
      <w:pPr>
        <w:jc w:val="both"/>
        <w:rPr>
          <w:ins w:id="3506" w:author="Orion" w:date="2011-06-21T16:30:00Z"/>
          <w:rFonts w:cs="Times New Roman"/>
        </w:rPr>
        <w:pPrChange w:id="3507" w:author="Orion" w:date="2011-05-10T23:28:00Z">
          <w:pPr/>
        </w:pPrChange>
      </w:pPr>
    </w:p>
    <w:p w14:paraId="2FAE4C50" w14:textId="59E46836" w:rsidR="00001A1C" w:rsidRDefault="005C0686">
      <w:pPr>
        <w:jc w:val="both"/>
        <w:rPr>
          <w:ins w:id="3508" w:author="Orion" w:date="2011-05-27T18:59:00Z"/>
          <w:rFonts w:cs="Times New Roman"/>
        </w:rPr>
        <w:pPrChange w:id="3509" w:author="Orion" w:date="2011-05-10T23:28:00Z">
          <w:pPr/>
        </w:pPrChange>
      </w:pPr>
      <w:ins w:id="3510" w:author="Orion" w:date="2011-06-21T16:48:00Z">
        <w:r>
          <w:rPr>
            <w:rFonts w:cs="Times New Roman"/>
          </w:rPr>
          <w:t xml:space="preserve">Una vez </w:t>
        </w:r>
      </w:ins>
      <w:ins w:id="3511" w:author="Orion" w:date="2011-06-21T16:49:00Z">
        <w:r>
          <w:rPr>
            <w:rFonts w:cs="Times New Roman"/>
          </w:rPr>
          <w:t>el conflicto se ha detectado y confirmado</w:t>
        </w:r>
      </w:ins>
      <w:ins w:id="3512" w:author="Orion" w:date="2011-06-21T16:50:00Z">
        <w:r>
          <w:rPr>
            <w:rFonts w:cs="Times New Roman"/>
          </w:rPr>
          <w:t xml:space="preserve"> como no existente anteriormente se procede a crear </w:t>
        </w:r>
      </w:ins>
      <w:ins w:id="3513" w:author="Orion" w:date="2011-06-21T16:53:00Z">
        <w:r>
          <w:rPr>
            <w:rFonts w:cs="Times New Roman"/>
          </w:rPr>
          <w:t>cada una de las</w:t>
        </w:r>
      </w:ins>
      <w:ins w:id="3514" w:author="Orion" w:date="2011-06-21T16:50:00Z">
        <w:r>
          <w:rPr>
            <w:rFonts w:cs="Times New Roman"/>
          </w:rPr>
          <w:t xml:space="preserve"> </w:t>
        </w:r>
      </w:ins>
      <w:ins w:id="3515" w:author="Orion" w:date="2011-06-21T16:53:00Z">
        <w:r>
          <w:rPr>
            <w:rFonts w:cs="Times New Roman"/>
          </w:rPr>
          <w:t>órdenes</w:t>
        </w:r>
      </w:ins>
      <w:ins w:id="3516" w:author="Orion" w:date="2011-06-21T16:50:00Z">
        <w:r>
          <w:rPr>
            <w:rFonts w:cs="Times New Roman"/>
          </w:rPr>
          <w:t xml:space="preserve"> que se </w:t>
        </w:r>
      </w:ins>
      <w:ins w:id="3517" w:author="Orion" w:date="2011-06-21T16:52:00Z">
        <w:r>
          <w:rPr>
            <w:rFonts w:cs="Times New Roman"/>
          </w:rPr>
          <w:t>transmitirán</w:t>
        </w:r>
      </w:ins>
      <w:ins w:id="3518" w:author="Orion" w:date="2011-06-21T16:50:00Z">
        <w:r>
          <w:rPr>
            <w:rFonts w:cs="Times New Roman"/>
          </w:rPr>
          <w:t xml:space="preserve"> </w:t>
        </w:r>
      </w:ins>
      <w:ins w:id="3519" w:author="Orion" w:date="2011-06-21T16:52:00Z">
        <w:r>
          <w:rPr>
            <w:rFonts w:cs="Times New Roman"/>
          </w:rPr>
          <w:t xml:space="preserve">a cada uno de los pilotos de estos aviones </w:t>
        </w:r>
      </w:ins>
      <w:ins w:id="3520" w:author="Orion" w:date="2011-06-21T17:44:00Z">
        <w:r w:rsidR="00E11899">
          <w:rPr>
            <w:rFonts w:cs="Times New Roman"/>
          </w:rPr>
          <w:t>en c</w:t>
        </w:r>
      </w:ins>
      <w:ins w:id="3521" w:author="Orion" w:date="2011-06-21T16:52:00Z">
        <w:r>
          <w:rPr>
            <w:rFonts w:cs="Times New Roman"/>
          </w:rPr>
          <w:t xml:space="preserve">onflicto. </w:t>
        </w:r>
      </w:ins>
      <w:ins w:id="3522" w:author="Orion" w:date="2011-06-21T16:53:00Z">
        <w:r>
          <w:rPr>
            <w:rFonts w:cs="Times New Roman"/>
          </w:rPr>
          <w:t xml:space="preserve">Esto se </w:t>
        </w:r>
      </w:ins>
      <w:ins w:id="3523" w:author="Orion" w:date="2011-06-21T17:45:00Z">
        <w:r w:rsidR="0020494C">
          <w:rPr>
            <w:rFonts w:cs="Times New Roman"/>
          </w:rPr>
          <w:t>realizará</w:t>
        </w:r>
      </w:ins>
      <w:ins w:id="3524" w:author="Orion" w:date="2011-06-21T16:53:00Z">
        <w:r>
          <w:rPr>
            <w:rFonts w:cs="Times New Roman"/>
          </w:rPr>
          <w:t xml:space="preserve"> con la tarea “</w:t>
        </w:r>
        <w:proofErr w:type="spellStart"/>
        <w:r>
          <w:rPr>
            <w:rFonts w:cs="Times New Roman"/>
          </w:rPr>
          <w:t>CreateNewOrders</w:t>
        </w:r>
        <w:proofErr w:type="spellEnd"/>
        <w:r>
          <w:rPr>
            <w:rFonts w:cs="Times New Roman"/>
          </w:rPr>
          <w:t>”</w:t>
        </w:r>
      </w:ins>
      <w:ins w:id="3525" w:author="Orion" w:date="2011-06-21T17:17:00Z">
        <w:r w:rsidR="00DC4615">
          <w:rPr>
            <w:rFonts w:cs="Times New Roman"/>
          </w:rPr>
          <w:t xml:space="preserve"> (</w:t>
        </w:r>
      </w:ins>
      <w:ins w:id="3526" w:author="Orion" w:date="2011-06-21T17:45:00Z">
        <w:r w:rsidR="00FF04F8">
          <w:rPr>
            <w:rFonts w:cs="Times New Roman"/>
          </w:rPr>
          <w:fldChar w:fldCharType="begin"/>
        </w:r>
        <w:r w:rsidR="00FF04F8">
          <w:rPr>
            <w:rFonts w:cs="Times New Roman"/>
          </w:rPr>
          <w:instrText xml:space="preserve"> REF _Ref296441630 \h </w:instrText>
        </w:r>
      </w:ins>
      <w:r w:rsidR="00FF04F8">
        <w:rPr>
          <w:rFonts w:cs="Times New Roman"/>
        </w:rPr>
      </w:r>
      <w:r w:rsidR="00FF04F8">
        <w:rPr>
          <w:rFonts w:cs="Times New Roman"/>
        </w:rPr>
        <w:fldChar w:fldCharType="separate"/>
      </w:r>
      <w:ins w:id="3527" w:author="Orion" w:date="2011-06-21T17:45:00Z">
        <w:r w:rsidR="00FF04F8">
          <w:t xml:space="preserve">Figura </w:t>
        </w:r>
        <w:r w:rsidR="00FF04F8">
          <w:rPr>
            <w:noProof/>
          </w:rPr>
          <w:t>19</w:t>
        </w:r>
        <w:r w:rsidR="00FF04F8">
          <w:rPr>
            <w:rFonts w:cs="Times New Roman"/>
          </w:rPr>
          <w:fldChar w:fldCharType="end"/>
        </w:r>
      </w:ins>
      <w:ins w:id="3528" w:author="Orion" w:date="2011-06-21T17:17:00Z">
        <w:r w:rsidR="00DC4615">
          <w:rPr>
            <w:rFonts w:cs="Times New Roman"/>
          </w:rPr>
          <w:t>)</w:t>
        </w:r>
      </w:ins>
      <w:ins w:id="3529" w:author="Orion" w:date="2011-06-21T16:57:00Z">
        <w:r w:rsidR="009C4D15">
          <w:rPr>
            <w:rFonts w:cs="Times New Roman"/>
          </w:rPr>
          <w:t xml:space="preserve">, que encapsulará en </w:t>
        </w:r>
      </w:ins>
      <w:ins w:id="3530" w:author="Orion" w:date="2011-06-21T17:56:00Z">
        <w:r w:rsidR="00F36065">
          <w:rPr>
            <w:rFonts w:cs="Times New Roman"/>
          </w:rPr>
          <w:t>los</w:t>
        </w:r>
      </w:ins>
      <w:ins w:id="3531" w:author="Orion" w:date="2011-06-21T16:57:00Z">
        <w:r w:rsidR="009C4D15">
          <w:rPr>
            <w:rFonts w:cs="Times New Roman"/>
          </w:rPr>
          <w:t xml:space="preserve"> hecho</w:t>
        </w:r>
      </w:ins>
      <w:ins w:id="3532" w:author="Orion" w:date="2011-06-21T17:56:00Z">
        <w:r w:rsidR="00F36065">
          <w:rPr>
            <w:rFonts w:cs="Times New Roman"/>
          </w:rPr>
          <w:t>s</w:t>
        </w:r>
      </w:ins>
      <w:ins w:id="3533" w:author="Orion" w:date="2011-06-21T16:57:00Z">
        <w:r w:rsidR="009C4D15">
          <w:rPr>
            <w:rFonts w:cs="Times New Roman"/>
          </w:rPr>
          <w:t xml:space="preserve"> “</w:t>
        </w:r>
        <w:proofErr w:type="spellStart"/>
        <w:r w:rsidR="009C4D15">
          <w:rPr>
            <w:rFonts w:cs="Times New Roman"/>
          </w:rPr>
          <w:t>StartAvoidCollision</w:t>
        </w:r>
      </w:ins>
      <w:proofErr w:type="spellEnd"/>
      <w:ins w:id="3534" w:author="Orion" w:date="2011-06-21T16:58:00Z">
        <w:r w:rsidR="009C4D15">
          <w:rPr>
            <w:rFonts w:cs="Times New Roman"/>
          </w:rPr>
          <w:t>” por un lado el id del piloto</w:t>
        </w:r>
      </w:ins>
      <w:ins w:id="3535" w:author="Orion" w:date="2011-06-21T17:57:00Z">
        <w:r w:rsidR="00F36065" w:rsidRPr="00F36065">
          <w:rPr>
            <w:rFonts w:cs="Times New Roman"/>
          </w:rPr>
          <w:t xml:space="preserve"> </w:t>
        </w:r>
        <w:r w:rsidR="00F36065">
          <w:rPr>
            <w:rFonts w:cs="Times New Roman"/>
          </w:rPr>
          <w:t>al que va destinada la orden</w:t>
        </w:r>
      </w:ins>
      <w:ins w:id="3536" w:author="Orion" w:date="2011-06-21T17:56:00Z">
        <w:r w:rsidR="00F36065">
          <w:rPr>
            <w:rFonts w:cs="Times New Roman"/>
          </w:rPr>
          <w:t xml:space="preserve"> </w:t>
        </w:r>
      </w:ins>
      <w:ins w:id="3537" w:author="Orion" w:date="2011-06-21T17:57:00Z">
        <w:r w:rsidR="00F36065">
          <w:rPr>
            <w:rFonts w:cs="Times New Roman"/>
          </w:rPr>
          <w:t>(</w:t>
        </w:r>
      </w:ins>
      <w:ins w:id="3538" w:author="Orion" w:date="2011-06-21T17:56:00Z">
        <w:r w:rsidR="00F36065">
          <w:rPr>
            <w:rFonts w:cs="Times New Roman"/>
          </w:rPr>
          <w:t>se generará un hecho de este tipo por cada avión en conflicto</w:t>
        </w:r>
      </w:ins>
      <w:ins w:id="3539" w:author="Orion" w:date="2011-06-21T17:57:00Z">
        <w:r w:rsidR="00F36065">
          <w:rPr>
            <w:rFonts w:cs="Times New Roman"/>
          </w:rPr>
          <w:t>)</w:t>
        </w:r>
      </w:ins>
      <w:ins w:id="3540" w:author="Orion" w:date="2011-06-21T16:58:00Z">
        <w:r w:rsidR="009C4D15">
          <w:rPr>
            <w:rFonts w:cs="Times New Roman"/>
          </w:rPr>
          <w:t xml:space="preserve"> y por otro lado, el nuevo tramo</w:t>
        </w:r>
      </w:ins>
      <w:ins w:id="3541" w:author="Orion" w:date="2011-06-21T17:57:00Z">
        <w:r w:rsidR="00F36065">
          <w:rPr>
            <w:rFonts w:cs="Times New Roman"/>
          </w:rPr>
          <w:t>. Este tramo</w:t>
        </w:r>
      </w:ins>
      <w:ins w:id="3542" w:author="Orion" w:date="2011-06-21T16:59:00Z">
        <w:r w:rsidR="009C4D15">
          <w:rPr>
            <w:rFonts w:cs="Times New Roman"/>
          </w:rPr>
          <w:t>,</w:t>
        </w:r>
      </w:ins>
      <w:ins w:id="3543" w:author="Orion" w:date="2011-06-21T16:58:00Z">
        <w:r w:rsidR="009C4D15">
          <w:rPr>
            <w:rFonts w:cs="Times New Roman"/>
          </w:rPr>
          <w:t xml:space="preserve"> como se ha comentad</w:t>
        </w:r>
      </w:ins>
      <w:ins w:id="3544" w:author="Orion" w:date="2011-06-21T16:59:00Z">
        <w:r w:rsidR="009C4D15">
          <w:rPr>
            <w:rFonts w:cs="Times New Roman"/>
          </w:rPr>
          <w:t>o</w:t>
        </w:r>
      </w:ins>
      <w:ins w:id="3545" w:author="Orion" w:date="2011-06-21T16:58:00Z">
        <w:r w:rsidR="009C4D15">
          <w:rPr>
            <w:rFonts w:cs="Times New Roman"/>
          </w:rPr>
          <w:t xml:space="preserve"> </w:t>
        </w:r>
      </w:ins>
      <w:ins w:id="3546" w:author="Orion" w:date="2011-06-21T16:59:00Z">
        <w:r w:rsidR="009C4D15">
          <w:rPr>
            <w:rFonts w:cs="Times New Roman"/>
          </w:rPr>
          <w:t>anteriormente, será un tramo adicional “ficticio” que los aviones deberán completar</w:t>
        </w:r>
      </w:ins>
      <w:ins w:id="3547" w:author="Orion" w:date="2011-06-21T17:58:00Z">
        <w:r w:rsidR="009350CD">
          <w:rPr>
            <w:rFonts w:cs="Times New Roman"/>
          </w:rPr>
          <w:t xml:space="preserve"> antes de seguir con el procedimiento normal del plan de vuelo</w:t>
        </w:r>
      </w:ins>
      <w:ins w:id="3548" w:author="Orion" w:date="2011-06-21T17:01:00Z">
        <w:r w:rsidR="009C4D15">
          <w:rPr>
            <w:rFonts w:cs="Times New Roman"/>
          </w:rPr>
          <w:t>. Se ha</w:t>
        </w:r>
      </w:ins>
      <w:ins w:id="3549" w:author="Orion" w:date="2011-06-21T17:58:00Z">
        <w:r w:rsidR="003357FA">
          <w:rPr>
            <w:rFonts w:cs="Times New Roman"/>
          </w:rPr>
          <w:t>n</w:t>
        </w:r>
      </w:ins>
      <w:ins w:id="3550" w:author="Orion" w:date="2011-06-21T17:01:00Z">
        <w:r w:rsidR="009C4D15">
          <w:rPr>
            <w:rFonts w:cs="Times New Roman"/>
          </w:rPr>
          <w:t xml:space="preserve"> traducido las </w:t>
        </w:r>
      </w:ins>
      <w:ins w:id="3551" w:author="Orion" w:date="2011-06-21T17:06:00Z">
        <w:r w:rsidR="00415F96">
          <w:rPr>
            <w:rFonts w:cs="Times New Roman"/>
          </w:rPr>
          <w:t>órdenes</w:t>
        </w:r>
      </w:ins>
      <w:ins w:id="3552" w:author="Orion" w:date="2011-06-21T17:01:00Z">
        <w:r w:rsidR="009C4D15">
          <w:rPr>
            <w:rFonts w:cs="Times New Roman"/>
          </w:rPr>
          <w:t xml:space="preserve"> a nuevos tramos para</w:t>
        </w:r>
      </w:ins>
      <w:ins w:id="3553" w:author="Orion" w:date="2011-06-21T17:07:00Z">
        <w:r w:rsidR="00526298">
          <w:rPr>
            <w:rFonts w:cs="Times New Roman"/>
          </w:rPr>
          <w:t xml:space="preserve"> que los pilotos puedan</w:t>
        </w:r>
      </w:ins>
      <w:ins w:id="3554" w:author="Orion" w:date="2011-06-21T17:02:00Z">
        <w:r w:rsidR="009C4D15">
          <w:rPr>
            <w:rFonts w:cs="Times New Roman"/>
          </w:rPr>
          <w:t xml:space="preserve"> así seguir</w:t>
        </w:r>
      </w:ins>
      <w:ins w:id="3555" w:author="Orion" w:date="2011-06-21T17:04:00Z">
        <w:r w:rsidR="00586820">
          <w:rPr>
            <w:rFonts w:cs="Times New Roman"/>
          </w:rPr>
          <w:t>, en cierto modo,</w:t>
        </w:r>
      </w:ins>
      <w:ins w:id="3556" w:author="Orion" w:date="2011-06-21T17:02:00Z">
        <w:r w:rsidR="009C4D15">
          <w:rPr>
            <w:rFonts w:cs="Times New Roman"/>
          </w:rPr>
          <w:t xml:space="preserve"> la estructura de </w:t>
        </w:r>
      </w:ins>
      <w:ins w:id="3557" w:author="Orion" w:date="2011-06-21T17:05:00Z">
        <w:r w:rsidR="00415F96">
          <w:rPr>
            <w:rFonts w:cs="Times New Roman"/>
          </w:rPr>
          <w:t xml:space="preserve">generación de decisiones e instrucciones que </w:t>
        </w:r>
      </w:ins>
      <w:ins w:id="3558" w:author="Orion" w:date="2011-06-21T17:59:00Z">
        <w:r w:rsidR="00D366D5">
          <w:rPr>
            <w:rFonts w:cs="Times New Roman"/>
          </w:rPr>
          <w:t xml:space="preserve">los pilotos </w:t>
        </w:r>
      </w:ins>
      <w:ins w:id="3559" w:author="Orion" w:date="2011-06-21T17:05:00Z">
        <w:r w:rsidR="00415F96">
          <w:rPr>
            <w:rFonts w:cs="Times New Roman"/>
          </w:rPr>
          <w:t xml:space="preserve">llevan a cabo en </w:t>
        </w:r>
      </w:ins>
      <w:ins w:id="3560" w:author="Orion" w:date="2011-06-21T17:07:00Z">
        <w:r w:rsidR="009F10B9">
          <w:rPr>
            <w:rFonts w:cs="Times New Roman"/>
          </w:rPr>
          <w:t xml:space="preserve">el cuerpo central </w:t>
        </w:r>
      </w:ins>
      <w:ins w:id="3561" w:author="Orion" w:date="2011-06-21T17:05:00Z">
        <w:r w:rsidR="00415F96">
          <w:rPr>
            <w:rFonts w:cs="Times New Roman"/>
          </w:rPr>
          <w:t>del sistema.</w:t>
        </w:r>
      </w:ins>
      <w:ins w:id="3562" w:author="Orion" w:date="2011-06-21T17:08:00Z">
        <w:r w:rsidR="003B5356">
          <w:rPr>
            <w:rFonts w:cs="Times New Roman"/>
          </w:rPr>
          <w:t xml:space="preserve"> Para la generación de estas nuevas órdenes </w:t>
        </w:r>
      </w:ins>
      <w:ins w:id="3563" w:author="Orion" w:date="2011-06-21T17:51:00Z">
        <w:r w:rsidR="006806F8">
          <w:rPr>
            <w:rFonts w:cs="Times New Roman"/>
          </w:rPr>
          <w:t>se tienen en cuenta las restricciones de los controladores de las que se habló en la sección de Requisitos</w:t>
        </w:r>
        <w:r w:rsidR="00EB0885">
          <w:rPr>
            <w:rFonts w:cs="Times New Roman"/>
          </w:rPr>
          <w:t xml:space="preserve">. </w:t>
        </w:r>
      </w:ins>
      <w:ins w:id="3564" w:author="Orion" w:date="2011-06-21T18:00:00Z">
        <w:r w:rsidR="00F80E57">
          <w:rPr>
            <w:rFonts w:cs="Times New Roman"/>
          </w:rPr>
          <w:t>Estas órdenes se l</w:t>
        </w:r>
      </w:ins>
      <w:ins w:id="3565" w:author="Orion" w:date="2011-06-21T17:52:00Z">
        <w:r w:rsidR="00F80E57">
          <w:rPr>
            <w:rFonts w:cs="Times New Roman"/>
          </w:rPr>
          <w:t>imit</w:t>
        </w:r>
      </w:ins>
      <w:ins w:id="3566" w:author="Orion" w:date="2011-06-21T18:00:00Z">
        <w:r w:rsidR="00F80E57">
          <w:rPr>
            <w:rFonts w:cs="Times New Roman"/>
          </w:rPr>
          <w:t>arán</w:t>
        </w:r>
      </w:ins>
      <w:ins w:id="3567" w:author="Orion" w:date="2011-06-21T17:52:00Z">
        <w:r w:rsidR="00EB0885">
          <w:rPr>
            <w:rFonts w:cs="Times New Roman"/>
          </w:rPr>
          <w:t>, en un principio,</w:t>
        </w:r>
      </w:ins>
      <w:ins w:id="3568" w:author="Orion" w:date="2011-06-21T17:53:00Z">
        <w:r w:rsidR="00EB0885">
          <w:rPr>
            <w:rFonts w:cs="Times New Roman"/>
          </w:rPr>
          <w:t xml:space="preserve"> a transmitir cambios de altura y velocidad aleatorias dentro de los valores permitido</w:t>
        </w:r>
      </w:ins>
      <w:ins w:id="3569" w:author="Orion" w:date="2011-06-21T17:54:00Z">
        <w:r w:rsidR="00EB0885">
          <w:rPr>
            <w:rFonts w:cs="Times New Roman"/>
          </w:rPr>
          <w:t>s</w:t>
        </w:r>
      </w:ins>
      <w:ins w:id="3570" w:author="Orion" w:date="2011-06-21T17:53:00Z">
        <w:r w:rsidR="00EB0885">
          <w:rPr>
            <w:rFonts w:cs="Times New Roman"/>
          </w:rPr>
          <w:t xml:space="preserve"> y que eviten la colisión en caso de cruce cercano.</w:t>
        </w:r>
      </w:ins>
    </w:p>
    <w:p w14:paraId="3CFED013" w14:textId="4F78CCDC" w:rsidR="00640527" w:rsidRDefault="00640527">
      <w:pPr>
        <w:jc w:val="both"/>
        <w:rPr>
          <w:ins w:id="3571" w:author="Orion" w:date="2011-05-27T18:18:00Z"/>
          <w:rFonts w:cs="Times New Roman"/>
        </w:rPr>
        <w:pPrChange w:id="3572" w:author="Orion" w:date="2011-05-10T23:28:00Z">
          <w:pPr/>
        </w:pPrChange>
      </w:pPr>
    </w:p>
    <w:p w14:paraId="16814EBC" w14:textId="2A7EB88F" w:rsidR="00640527" w:rsidRDefault="009F675E">
      <w:pPr>
        <w:pStyle w:val="Caption"/>
        <w:rPr>
          <w:ins w:id="3573" w:author="Orion" w:date="2011-06-21T16:31:00Z"/>
          <w:rFonts w:cs="Times New Roman"/>
        </w:rPr>
        <w:pPrChange w:id="3574" w:author="Orion" w:date="2011-06-21T16:47:00Z">
          <w:pPr/>
        </w:pPrChange>
      </w:pPr>
      <w:bookmarkStart w:id="3575" w:name="_Ref296441630"/>
      <w:bookmarkStart w:id="3576" w:name="_Toc296441847"/>
      <w:ins w:id="3577" w:author="Orion" w:date="2011-06-21T16:57:00Z">
        <w:r w:rsidRPr="00887321">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ins>
      <w:ins w:id="3578" w:author="Orion" w:date="2011-06-21T16:47:00Z">
        <w:r w:rsidR="00001A1C">
          <w:t xml:space="preserve">Figura </w:t>
        </w:r>
        <w:r w:rsidR="00001A1C">
          <w:fldChar w:fldCharType="begin"/>
        </w:r>
        <w:r w:rsidR="00001A1C">
          <w:instrText xml:space="preserve"> SEQ Figura \* ARABIC </w:instrText>
        </w:r>
      </w:ins>
      <w:r w:rsidR="00001A1C">
        <w:fldChar w:fldCharType="separate"/>
      </w:r>
      <w:ins w:id="3579" w:author="Orion" w:date="2011-06-25T23:48:00Z">
        <w:r w:rsidR="00A86110">
          <w:rPr>
            <w:noProof/>
          </w:rPr>
          <w:t>19</w:t>
        </w:r>
      </w:ins>
      <w:ins w:id="3580" w:author="Orion" w:date="2011-06-21T16:47:00Z">
        <w:r w:rsidR="00001A1C">
          <w:fldChar w:fldCharType="end"/>
        </w:r>
        <w:bookmarkEnd w:id="3575"/>
        <w:r w:rsidR="00001A1C">
          <w:t>: Creación de las Ordenes</w:t>
        </w:r>
      </w:ins>
      <w:bookmarkEnd w:id="3576"/>
    </w:p>
    <w:p w14:paraId="25676EF4" w14:textId="77777777" w:rsidR="00FC0552" w:rsidRDefault="00FC0552">
      <w:pPr>
        <w:jc w:val="both"/>
        <w:rPr>
          <w:ins w:id="3581" w:author="Orion" w:date="2011-06-21T17:39:00Z"/>
          <w:rFonts w:cs="Times New Roman"/>
        </w:rPr>
        <w:pPrChange w:id="3582" w:author="Orion" w:date="2011-05-10T23:28:00Z">
          <w:pPr/>
        </w:pPrChange>
      </w:pPr>
    </w:p>
    <w:p w14:paraId="1FA8F742" w14:textId="2BC7F746" w:rsidR="00FC0552" w:rsidRDefault="00F36065">
      <w:pPr>
        <w:jc w:val="both"/>
        <w:rPr>
          <w:ins w:id="3583" w:author="Orion" w:date="2011-06-22T19:39:00Z"/>
          <w:rFonts w:cs="Times New Roman"/>
        </w:rPr>
        <w:pPrChange w:id="3584" w:author="Orion" w:date="2011-05-10T23:28:00Z">
          <w:pPr/>
        </w:pPrChange>
      </w:pPr>
      <w:ins w:id="3585" w:author="Orion" w:date="2011-06-21T17:54:00Z">
        <w:r>
          <w:rPr>
            <w:rFonts w:cs="Times New Roman"/>
          </w:rPr>
          <w:t xml:space="preserve">A continuación se </w:t>
        </w:r>
      </w:ins>
      <w:ins w:id="3586" w:author="Orion" w:date="2011-06-21T17:55:00Z">
        <w:r>
          <w:rPr>
            <w:rFonts w:cs="Times New Roman"/>
          </w:rPr>
          <w:t>procede</w:t>
        </w:r>
      </w:ins>
      <w:ins w:id="3587" w:author="Orion" w:date="2011-06-21T17:54:00Z">
        <w:r>
          <w:rPr>
            <w:rFonts w:cs="Times New Roman"/>
          </w:rPr>
          <w:t xml:space="preserve"> a </w:t>
        </w:r>
      </w:ins>
      <w:ins w:id="3588" w:author="Orion" w:date="2011-06-21T17:55:00Z">
        <w:r>
          <w:rPr>
            <w:rFonts w:cs="Times New Roman"/>
          </w:rPr>
          <w:t>explicar</w:t>
        </w:r>
      </w:ins>
      <w:ins w:id="3589" w:author="Orion" w:date="2011-06-21T17:54:00Z">
        <w:r>
          <w:rPr>
            <w:rFonts w:cs="Times New Roman"/>
          </w:rPr>
          <w:t xml:space="preserve"> </w:t>
        </w:r>
      </w:ins>
      <w:ins w:id="3590" w:author="Orion" w:date="2011-06-21T17:55:00Z">
        <w:r>
          <w:rPr>
            <w:rFonts w:cs="Times New Roman"/>
          </w:rPr>
          <w:t>cómo</w:t>
        </w:r>
      </w:ins>
      <w:ins w:id="3591" w:author="Orion" w:date="2011-06-21T17:54:00Z">
        <w:r>
          <w:rPr>
            <w:rFonts w:cs="Times New Roman"/>
          </w:rPr>
          <w:t xml:space="preserve"> los controladores </w:t>
        </w:r>
      </w:ins>
      <w:ins w:id="3592" w:author="Orion" w:date="2011-06-21T17:55:00Z">
        <w:r>
          <w:rPr>
            <w:rFonts w:cs="Times New Roman"/>
          </w:rPr>
          <w:t>transmitirán</w:t>
        </w:r>
      </w:ins>
      <w:ins w:id="3593" w:author="Orion" w:date="2011-06-21T17:54:00Z">
        <w:r>
          <w:rPr>
            <w:rFonts w:cs="Times New Roman"/>
          </w:rPr>
          <w:t xml:space="preserve"> estas </w:t>
        </w:r>
      </w:ins>
      <w:ins w:id="3594" w:author="Orion" w:date="2011-06-21T17:55:00Z">
        <w:r>
          <w:rPr>
            <w:rFonts w:cs="Times New Roman"/>
          </w:rPr>
          <w:t>órdenes</w:t>
        </w:r>
      </w:ins>
      <w:ins w:id="3595" w:author="Orion" w:date="2011-06-21T17:54:00Z">
        <w:r>
          <w:rPr>
            <w:rFonts w:cs="Times New Roman"/>
          </w:rPr>
          <w:t xml:space="preserve"> a los pilotos.</w:t>
        </w:r>
      </w:ins>
      <w:ins w:id="3596" w:author="Orion" w:date="2011-06-21T17:55:00Z">
        <w:r>
          <w:rPr>
            <w:rFonts w:cs="Times New Roman"/>
          </w:rPr>
          <w:t xml:space="preserve"> Par ello primeramente, como podemos ver en </w:t>
        </w:r>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3597" w:author="Orion" w:date="2011-06-21T17:55:00Z">
        <w:r>
          <w:t xml:space="preserve">Figura </w:t>
        </w:r>
        <w:r>
          <w:rPr>
            <w:noProof/>
          </w:rPr>
          <w:t>20</w:t>
        </w:r>
        <w:r>
          <w:rPr>
            <w:rFonts w:cs="Times New Roman"/>
          </w:rPr>
          <w:fldChar w:fldCharType="end"/>
        </w:r>
        <w:r>
          <w:rPr>
            <w:rFonts w:cs="Times New Roman"/>
          </w:rPr>
          <w:t xml:space="preserve">, los controladores crearán </w:t>
        </w:r>
      </w:ins>
      <w:ins w:id="3598" w:author="Orion" w:date="2011-06-21T18:00:00Z">
        <w:r w:rsidR="00CF38F1">
          <w:rPr>
            <w:rFonts w:cs="Times New Roman"/>
          </w:rPr>
          <w:t>una</w:t>
        </w:r>
      </w:ins>
      <w:ins w:id="3599" w:author="Orion" w:date="2011-06-21T17:55:00Z">
        <w:r>
          <w:rPr>
            <w:rFonts w:cs="Times New Roman"/>
          </w:rPr>
          <w:t xml:space="preserve"> nueva interacción</w:t>
        </w:r>
      </w:ins>
      <w:ins w:id="3600" w:author="Orion" w:date="2011-06-21T18:00:00Z">
        <w:r w:rsidR="00CF38F1">
          <w:rPr>
            <w:rFonts w:cs="Times New Roman"/>
          </w:rPr>
          <w:t xml:space="preserve"> cuyo colaborador ser</w:t>
        </w:r>
      </w:ins>
      <w:ins w:id="3601" w:author="Orion" w:date="2011-06-21T18:01:00Z">
        <w:r w:rsidR="00CF38F1">
          <w:rPr>
            <w:rFonts w:cs="Times New Roman"/>
          </w:rPr>
          <w:t xml:space="preserve">á el piloto identificado </w:t>
        </w:r>
      </w:ins>
      <w:ins w:id="3602" w:author="Orion" w:date="2011-06-22T19:21:00Z">
        <w:r w:rsidR="009D4F68">
          <w:rPr>
            <w:rFonts w:cs="Times New Roman"/>
          </w:rPr>
          <w:t>dentro d</w:t>
        </w:r>
      </w:ins>
      <w:ins w:id="3603" w:author="Orion" w:date="2011-06-21T18:01:00Z">
        <w:r w:rsidR="00CF38F1">
          <w:rPr>
            <w:rFonts w:cs="Times New Roman"/>
          </w:rPr>
          <w:t>el hecho “</w:t>
        </w:r>
        <w:proofErr w:type="spellStart"/>
        <w:r w:rsidR="00CF38F1">
          <w:rPr>
            <w:rFonts w:cs="Times New Roman"/>
          </w:rPr>
          <w:t>StartAvoidCollision</w:t>
        </w:r>
        <w:proofErr w:type="spellEnd"/>
        <w:r w:rsidR="00CF38F1">
          <w:rPr>
            <w:rFonts w:cs="Times New Roman"/>
          </w:rPr>
          <w:t xml:space="preserve">”. Por otro lado se generará un hecho que representamos como la orden que se le va a </w:t>
        </w:r>
      </w:ins>
      <w:ins w:id="3604" w:author="Orion" w:date="2011-06-21T18:02:00Z">
        <w:r w:rsidR="00CF38F1">
          <w:rPr>
            <w:rFonts w:cs="Times New Roman"/>
          </w:rPr>
          <w:t>trasmitir al piloto y que contendrá el nuevo tramo ge</w:t>
        </w:r>
      </w:ins>
      <w:ins w:id="3605" w:author="Orion" w:date="2011-06-21T18:03:00Z">
        <w:r w:rsidR="00CF38F1">
          <w:rPr>
            <w:rFonts w:cs="Times New Roman"/>
          </w:rPr>
          <w:t>n</w:t>
        </w:r>
      </w:ins>
      <w:ins w:id="3606" w:author="Orion" w:date="2011-06-21T18:02:00Z">
        <w:r w:rsidR="00CF38F1">
          <w:rPr>
            <w:rFonts w:cs="Times New Roman"/>
          </w:rPr>
          <w:t xml:space="preserve">erado en la </w:t>
        </w:r>
      </w:ins>
      <w:ins w:id="3607" w:author="Orion" w:date="2011-06-21T18:03:00Z">
        <w:r w:rsidR="00CF38F1">
          <w:rPr>
            <w:rFonts w:cs="Times New Roman"/>
          </w:rPr>
          <w:t>tarea anterior “</w:t>
        </w:r>
        <w:proofErr w:type="spellStart"/>
        <w:r w:rsidR="00CF38F1">
          <w:rPr>
            <w:rFonts w:cs="Times New Roman"/>
          </w:rPr>
          <w:t>CreateNewsOrders</w:t>
        </w:r>
        <w:proofErr w:type="spellEnd"/>
        <w:r w:rsidR="00CF38F1">
          <w:rPr>
            <w:rFonts w:cs="Times New Roman"/>
          </w:rPr>
          <w:t>”.</w:t>
        </w:r>
      </w:ins>
      <w:ins w:id="3608" w:author="Orion" w:date="2011-06-22T19:21:00Z">
        <w:r w:rsidR="00BF232A">
          <w:rPr>
            <w:rFonts w:cs="Times New Roman"/>
          </w:rPr>
          <w:t xml:space="preserve"> De esta forma </w:t>
        </w:r>
      </w:ins>
      <w:ins w:id="3609" w:author="Orion" w:date="2011-06-22T19:22:00Z">
        <w:r w:rsidR="00BF232A">
          <w:rPr>
            <w:rFonts w:cs="Times New Roman"/>
          </w:rPr>
          <w:t>el piloto, en el rol de colaborador, accederá a la interacción y a la información relacionada con ella, como puede ser la orden</w:t>
        </w:r>
      </w:ins>
      <w:ins w:id="3610" w:author="Orion" w:date="2011-06-22T19:25:00Z">
        <w:r w:rsidR="00A06D1A">
          <w:rPr>
            <w:rFonts w:cs="Times New Roman"/>
          </w:rPr>
          <w:t xml:space="preserve"> del controlador</w:t>
        </w:r>
      </w:ins>
      <w:ins w:id="3611" w:author="Orion" w:date="2011-06-22T19:22:00Z">
        <w:r w:rsidR="00BF232A">
          <w:rPr>
            <w:rFonts w:cs="Times New Roman"/>
          </w:rPr>
          <w:t>.</w:t>
        </w:r>
      </w:ins>
      <w:ins w:id="3612" w:author="Orion" w:date="2011-06-22T19:23:00Z">
        <w:r w:rsidR="00BF232A">
          <w:rPr>
            <w:rFonts w:cs="Times New Roman"/>
          </w:rPr>
          <w:t xml:space="preserve"> </w:t>
        </w:r>
      </w:ins>
      <w:ins w:id="3613" w:author="Orion" w:date="2011-06-22T19:25:00Z">
        <w:r w:rsidR="00BF232A">
          <w:rPr>
            <w:rFonts w:cs="Times New Roman"/>
          </w:rPr>
          <w:t>En esta tarea, “</w:t>
        </w:r>
        <w:proofErr w:type="spellStart"/>
        <w:r w:rsidR="00BF232A">
          <w:rPr>
            <w:rFonts w:cs="Times New Roman"/>
          </w:rPr>
          <w:t>TakeOrder</w:t>
        </w:r>
        <w:proofErr w:type="spellEnd"/>
        <w:r w:rsidR="00BF232A">
          <w:rPr>
            <w:rFonts w:cs="Times New Roman"/>
          </w:rPr>
          <w:t>”, e</w:t>
        </w:r>
      </w:ins>
      <w:ins w:id="3614" w:author="Orion" w:date="2011-06-22T19:23:00Z">
        <w:r w:rsidR="00BF232A">
          <w:rPr>
            <w:rFonts w:cs="Times New Roman"/>
          </w:rPr>
          <w:t>l piloto coge</w:t>
        </w:r>
      </w:ins>
      <w:ins w:id="3615" w:author="Orion" w:date="2011-06-22T19:24:00Z">
        <w:r w:rsidR="00BF232A">
          <w:rPr>
            <w:rFonts w:cs="Times New Roman"/>
          </w:rPr>
          <w:t>rá</w:t>
        </w:r>
      </w:ins>
      <w:ins w:id="3616" w:author="Orion" w:date="2011-06-22T19:23:00Z">
        <w:r w:rsidR="00BF232A">
          <w:rPr>
            <w:rFonts w:cs="Times New Roman"/>
          </w:rPr>
          <w:t xml:space="preserve"> esta orden y extr</w:t>
        </w:r>
      </w:ins>
      <w:ins w:id="3617" w:author="Orion" w:date="2011-06-22T19:24:00Z">
        <w:r w:rsidR="00BF232A">
          <w:rPr>
            <w:rFonts w:cs="Times New Roman"/>
          </w:rPr>
          <w:t>aerá el tramo que le manda e</w:t>
        </w:r>
        <w:r w:rsidR="004D7BB7">
          <w:rPr>
            <w:rFonts w:cs="Times New Roman"/>
          </w:rPr>
          <w:t>l controlador para encapsularlo</w:t>
        </w:r>
      </w:ins>
      <w:ins w:id="3618" w:author="Orion" w:date="2011-06-22T19:25:00Z">
        <w:r w:rsidR="004D7BB7">
          <w:rPr>
            <w:rFonts w:cs="Times New Roman"/>
          </w:rPr>
          <w:t xml:space="preserve"> en un nuevo hecho</w:t>
        </w:r>
      </w:ins>
      <w:ins w:id="3619" w:author="Orion" w:date="2011-06-22T19:27:00Z">
        <w:r w:rsidR="00733F52">
          <w:rPr>
            <w:rFonts w:cs="Times New Roman"/>
          </w:rPr>
          <w:t xml:space="preserve"> “</w:t>
        </w:r>
        <w:proofErr w:type="spellStart"/>
        <w:r w:rsidR="00733F52">
          <w:rPr>
            <w:rFonts w:cs="Times New Roman"/>
          </w:rPr>
          <w:t>OrderNewLeg</w:t>
        </w:r>
        <w:proofErr w:type="spellEnd"/>
        <w:r w:rsidR="00733F52">
          <w:rPr>
            <w:rFonts w:cs="Times New Roman"/>
          </w:rPr>
          <w:t>”</w:t>
        </w:r>
      </w:ins>
      <w:ins w:id="3620" w:author="Orion" w:date="2011-06-22T19:25:00Z">
        <w:r w:rsidR="004D7BB7">
          <w:rPr>
            <w:rFonts w:cs="Times New Roman"/>
          </w:rPr>
          <w:t xml:space="preserve"> que luego ser</w:t>
        </w:r>
        <w:r w:rsidR="00733F52">
          <w:rPr>
            <w:rFonts w:cs="Times New Roman"/>
          </w:rPr>
          <w:t>á tratado</w:t>
        </w:r>
        <w:r w:rsidR="004D7BB7">
          <w:rPr>
            <w:rFonts w:cs="Times New Roman"/>
          </w:rPr>
          <w:t xml:space="preserve"> en otra tarea</w:t>
        </w:r>
      </w:ins>
      <w:ins w:id="3621" w:author="Orion" w:date="2011-06-22T19:26:00Z">
        <w:r w:rsidR="004D7BB7">
          <w:rPr>
            <w:rFonts w:cs="Times New Roman"/>
          </w:rPr>
          <w:t xml:space="preserve"> de otro diagrama (</w:t>
        </w:r>
        <w:r w:rsidR="004D7BB7">
          <w:rPr>
            <w:rFonts w:cs="Times New Roman"/>
          </w:rPr>
          <w:fldChar w:fldCharType="begin"/>
        </w:r>
        <w:r w:rsidR="004D7BB7">
          <w:rPr>
            <w:rFonts w:cs="Times New Roman"/>
          </w:rPr>
          <w:instrText xml:space="preserve"> REF _Ref296534126 \h </w:instrText>
        </w:r>
      </w:ins>
      <w:r w:rsidR="004D7BB7">
        <w:rPr>
          <w:rFonts w:cs="Times New Roman"/>
        </w:rPr>
      </w:r>
      <w:r w:rsidR="004D7BB7">
        <w:rPr>
          <w:rFonts w:cs="Times New Roman"/>
        </w:rPr>
        <w:fldChar w:fldCharType="separate"/>
      </w:r>
      <w:ins w:id="3622" w:author="Orion" w:date="2011-06-22T19:26:00Z">
        <w:r w:rsidR="004D7BB7">
          <w:t xml:space="preserve">Figura </w:t>
        </w:r>
        <w:r w:rsidR="004D7BB7">
          <w:rPr>
            <w:noProof/>
          </w:rPr>
          <w:t>21</w:t>
        </w:r>
        <w:r w:rsidR="004D7BB7">
          <w:rPr>
            <w:rFonts w:cs="Times New Roman"/>
          </w:rPr>
          <w:fldChar w:fldCharType="end"/>
        </w:r>
        <w:r w:rsidR="004D7BB7">
          <w:rPr>
            <w:rFonts w:cs="Times New Roman"/>
          </w:rPr>
          <w:t>)</w:t>
        </w:r>
      </w:ins>
      <w:ins w:id="3623" w:author="Orion" w:date="2011-06-22T19:33:00Z">
        <w:r w:rsidR="00EB0845">
          <w:rPr>
            <w:rFonts w:cs="Times New Roman"/>
          </w:rPr>
          <w:t>,</w:t>
        </w:r>
      </w:ins>
      <w:ins w:id="3624" w:author="Orion" w:date="2011-06-22T19:26:00Z">
        <w:r w:rsidR="0068438C">
          <w:rPr>
            <w:rFonts w:cs="Times New Roman"/>
          </w:rPr>
          <w:t xml:space="preserve"> que se pasará a explicar m</w:t>
        </w:r>
      </w:ins>
      <w:ins w:id="3625" w:author="Orion" w:date="2011-06-22T19:27:00Z">
        <w:r w:rsidR="0068438C">
          <w:rPr>
            <w:rFonts w:cs="Times New Roman"/>
          </w:rPr>
          <w:t>ás adelante</w:t>
        </w:r>
      </w:ins>
      <w:ins w:id="3626" w:author="Orion" w:date="2011-06-22T19:26:00Z">
        <w:r w:rsidR="0068438C">
          <w:rPr>
            <w:rFonts w:cs="Times New Roman"/>
          </w:rPr>
          <w:t>.</w:t>
        </w:r>
      </w:ins>
      <w:ins w:id="3627" w:author="Orion" w:date="2011-06-22T19:27:00Z">
        <w:r w:rsidR="007E68F3">
          <w:rPr>
            <w:rFonts w:cs="Times New Roman"/>
          </w:rPr>
          <w:t xml:space="preserve"> E</w:t>
        </w:r>
      </w:ins>
      <w:ins w:id="3628" w:author="Orion" w:date="2011-06-22T19:28:00Z">
        <w:r w:rsidR="007E68F3">
          <w:rPr>
            <w:rFonts w:cs="Times New Roman"/>
          </w:rPr>
          <w:t xml:space="preserve">l piloto también </w:t>
        </w:r>
        <w:r w:rsidR="00BB78C3">
          <w:rPr>
            <w:rFonts w:cs="Times New Roman"/>
          </w:rPr>
          <w:t>se encargar</w:t>
        </w:r>
      </w:ins>
      <w:ins w:id="3629" w:author="Orion" w:date="2011-06-22T19:31:00Z">
        <w:r w:rsidR="00BB78C3">
          <w:rPr>
            <w:rFonts w:cs="Times New Roman"/>
          </w:rPr>
          <w:t>á</w:t>
        </w:r>
      </w:ins>
      <w:ins w:id="3630" w:author="Orion" w:date="2011-06-22T19:28:00Z">
        <w:r w:rsidR="007E68F3">
          <w:rPr>
            <w:rFonts w:cs="Times New Roman"/>
          </w:rPr>
          <w:t xml:space="preserve"> de consumir el tramo </w:t>
        </w:r>
      </w:ins>
      <w:ins w:id="3631" w:author="Orion" w:date="2011-06-22T19:29:00Z">
        <w:r w:rsidR="007E68F3">
          <w:rPr>
            <w:rFonts w:cs="Times New Roman"/>
          </w:rPr>
          <w:t xml:space="preserve">“Flight </w:t>
        </w:r>
        <w:proofErr w:type="spellStart"/>
        <w:r w:rsidR="007E68F3">
          <w:rPr>
            <w:rFonts w:cs="Times New Roman"/>
          </w:rPr>
          <w:t>Leg</w:t>
        </w:r>
        <w:proofErr w:type="spellEnd"/>
        <w:r w:rsidR="007E68F3">
          <w:rPr>
            <w:rFonts w:cs="Times New Roman"/>
          </w:rPr>
          <w:t xml:space="preserve">” </w:t>
        </w:r>
      </w:ins>
      <w:ins w:id="3632" w:author="Orion" w:date="2011-06-22T19:28:00Z">
        <w:r w:rsidR="007E68F3">
          <w:rPr>
            <w:rFonts w:cs="Times New Roman"/>
          </w:rPr>
          <w:t>que estaba realizando</w:t>
        </w:r>
      </w:ins>
      <w:ins w:id="3633" w:author="Orion" w:date="2011-06-22T19:31:00Z">
        <w:r w:rsidR="00BB78C3">
          <w:rPr>
            <w:rFonts w:cs="Times New Roman"/>
          </w:rPr>
          <w:t xml:space="preserve"> y almacenarlo en el hecho “</w:t>
        </w:r>
        <w:proofErr w:type="spellStart"/>
        <w:r w:rsidR="00BB78C3">
          <w:rPr>
            <w:rFonts w:cs="Times New Roman"/>
          </w:rPr>
          <w:t>OrderOldLeg</w:t>
        </w:r>
        <w:proofErr w:type="spellEnd"/>
        <w:r w:rsidR="00BB78C3">
          <w:rPr>
            <w:rFonts w:cs="Times New Roman"/>
          </w:rPr>
          <w:t>” para así poder retomarlo cuando finalice de comple</w:t>
        </w:r>
        <w:r w:rsidR="00750D72">
          <w:rPr>
            <w:rFonts w:cs="Times New Roman"/>
          </w:rPr>
          <w:t>tar la orde</w:t>
        </w:r>
      </w:ins>
      <w:ins w:id="3634" w:author="Orion" w:date="2011-06-22T19:32:00Z">
        <w:r w:rsidR="00750D72">
          <w:rPr>
            <w:rFonts w:cs="Times New Roman"/>
          </w:rPr>
          <w:t>n</w:t>
        </w:r>
      </w:ins>
      <w:ins w:id="3635" w:author="Orion" w:date="2011-06-22T19:31:00Z">
        <w:r w:rsidR="00BB78C3">
          <w:rPr>
            <w:rFonts w:cs="Times New Roman"/>
          </w:rPr>
          <w:t>.</w:t>
        </w:r>
      </w:ins>
      <w:ins w:id="3636" w:author="Orion" w:date="2011-06-22T19:32:00Z">
        <w:r w:rsidR="00EB0845">
          <w:rPr>
            <w:rFonts w:cs="Times New Roman"/>
          </w:rPr>
          <w:t xml:space="preserve"> </w:t>
        </w:r>
      </w:ins>
      <w:ins w:id="3637" w:author="Orion" w:date="2011-06-22T19:33:00Z">
        <w:r w:rsidR="0095784C">
          <w:rPr>
            <w:rFonts w:cs="Times New Roman"/>
          </w:rPr>
          <w:t xml:space="preserve">La siguiente tarea que se explicará, </w:t>
        </w:r>
        <w:r w:rsidR="0095784C">
          <w:rPr>
            <w:rFonts w:cs="Times New Roman"/>
          </w:rPr>
          <w:lastRenderedPageBreak/>
          <w:t>y que se encuentra en el mismo diagrama de la interacción, es “</w:t>
        </w:r>
        <w:proofErr w:type="spellStart"/>
        <w:r w:rsidR="0095784C">
          <w:rPr>
            <w:rFonts w:cs="Times New Roman"/>
          </w:rPr>
          <w:t>ObeyOrderCheck</w:t>
        </w:r>
      </w:ins>
      <w:proofErr w:type="spellEnd"/>
      <w:ins w:id="3638" w:author="Orion" w:date="2011-06-22T19:34:00Z">
        <w:r w:rsidR="0095784C">
          <w:rPr>
            <w:rFonts w:cs="Times New Roman"/>
          </w:rPr>
          <w:t>”.</w:t>
        </w:r>
      </w:ins>
      <w:ins w:id="3639" w:author="Orion" w:date="2011-06-22T19:37:00Z">
        <w:r w:rsidR="00E24358">
          <w:rPr>
            <w:rFonts w:cs="Times New Roman"/>
          </w:rPr>
          <w:t xml:space="preserve"> Dicha tarea se ejecutará cuando se entienda que </w:t>
        </w:r>
      </w:ins>
      <w:ins w:id="3640" w:author="Orion" w:date="2011-06-22T19:40:00Z">
        <w:r w:rsidR="00B83D06">
          <w:rPr>
            <w:rFonts w:cs="Times New Roman"/>
          </w:rPr>
          <w:t>el cumplimiento de la</w:t>
        </w:r>
      </w:ins>
      <w:ins w:id="3641" w:author="Orion" w:date="2011-06-22T19:37:00Z">
        <w:r w:rsidR="00E24358">
          <w:rPr>
            <w:rFonts w:cs="Times New Roman"/>
          </w:rPr>
          <w:t xml:space="preserve"> orden </w:t>
        </w:r>
      </w:ins>
      <w:ins w:id="3642" w:author="Orion" w:date="2011-06-22T19:40:00Z">
        <w:r w:rsidR="00B83D06">
          <w:rPr>
            <w:rFonts w:cs="Times New Roman"/>
          </w:rPr>
          <w:t>ha finalizado</w:t>
        </w:r>
      </w:ins>
      <w:ins w:id="3643" w:author="Orion" w:date="2011-06-22T19:37:00Z">
        <w:r w:rsidR="00E24358">
          <w:rPr>
            <w:rFonts w:cs="Times New Roman"/>
          </w:rPr>
          <w:t xml:space="preserve"> y por tanto se ha generado </w:t>
        </w:r>
      </w:ins>
      <w:ins w:id="3644" w:author="Orion" w:date="2011-06-22T19:38:00Z">
        <w:r w:rsidR="00E24358">
          <w:rPr>
            <w:rFonts w:cs="Times New Roman"/>
          </w:rPr>
          <w:t>el hecho “</w:t>
        </w:r>
        <w:proofErr w:type="spellStart"/>
        <w:r w:rsidR="00E24358">
          <w:rPr>
            <w:rFonts w:cs="Times New Roman"/>
          </w:rPr>
          <w:t>OrderFinished</w:t>
        </w:r>
        <w:proofErr w:type="spellEnd"/>
        <w:r w:rsidR="00E24358">
          <w:rPr>
            <w:rFonts w:cs="Times New Roman"/>
          </w:rPr>
          <w:t>”.</w:t>
        </w:r>
      </w:ins>
      <w:ins w:id="3645" w:author="Orion" w:date="2011-06-22T19:39:00Z">
        <w:r w:rsidR="00B83D06">
          <w:rPr>
            <w:rFonts w:cs="Times New Roman"/>
          </w:rPr>
          <w:t xml:space="preserve"> Esto puede suceder por </w:t>
        </w:r>
      </w:ins>
      <w:ins w:id="3646" w:author="Orion" w:date="2011-06-23T12:24:00Z">
        <w:r w:rsidR="007B2F50">
          <w:rPr>
            <w:rFonts w:cs="Times New Roman"/>
          </w:rPr>
          <w:t>tres</w:t>
        </w:r>
      </w:ins>
      <w:ins w:id="3647" w:author="Orion" w:date="2011-06-22T19:39:00Z">
        <w:r w:rsidR="00B83D06">
          <w:rPr>
            <w:rFonts w:cs="Times New Roman"/>
          </w:rPr>
          <w:t xml:space="preserve"> motivos:</w:t>
        </w:r>
      </w:ins>
    </w:p>
    <w:p w14:paraId="609E3FC9" w14:textId="604AF7E6" w:rsidR="00B83D06" w:rsidRDefault="00B83D06">
      <w:pPr>
        <w:pStyle w:val="ListParagraph"/>
        <w:numPr>
          <w:ilvl w:val="0"/>
          <w:numId w:val="35"/>
        </w:numPr>
        <w:jc w:val="both"/>
        <w:rPr>
          <w:ins w:id="3648" w:author="Orion" w:date="2011-06-23T12:25:00Z"/>
          <w:rFonts w:cs="Times New Roman"/>
        </w:rPr>
        <w:pPrChange w:id="3649" w:author="Orion" w:date="2011-06-22T19:39:00Z">
          <w:pPr/>
        </w:pPrChange>
      </w:pPr>
      <w:ins w:id="3650" w:author="Orion" w:date="2011-06-22T19:39:00Z">
        <w:r>
          <w:rPr>
            <w:rFonts w:cs="Times New Roman"/>
          </w:rPr>
          <w:t xml:space="preserve">Que </w:t>
        </w:r>
      </w:ins>
      <w:ins w:id="3651" w:author="Orion" w:date="2011-06-22T19:40:00Z">
        <w:r>
          <w:rPr>
            <w:rFonts w:cs="Times New Roman"/>
          </w:rPr>
          <w:t xml:space="preserve">el piloto haya completado entero el tramo solicitado por el controlador. </w:t>
        </w:r>
      </w:ins>
      <w:ins w:id="3652" w:author="Orion" w:date="2011-06-22T19:41:00Z">
        <w:r>
          <w:rPr>
            <w:rFonts w:cs="Times New Roman"/>
          </w:rPr>
          <w:t>En este caso se proceder</w:t>
        </w:r>
      </w:ins>
      <w:ins w:id="3653" w:author="Orion" w:date="2011-06-22T19:42:00Z">
        <w:r w:rsidR="00BF39F4">
          <w:rPr>
            <w:rFonts w:cs="Times New Roman"/>
          </w:rPr>
          <w:t>á</w:t>
        </w:r>
      </w:ins>
      <w:ins w:id="3654" w:author="Orion" w:date="2011-06-22T19:41:00Z">
        <w:r>
          <w:rPr>
            <w:rFonts w:cs="Times New Roman"/>
          </w:rPr>
          <w:t xml:space="preserve"> a establecer como siguiente tramo</w:t>
        </w:r>
      </w:ins>
      <w:ins w:id="3655" w:author="Orion" w:date="2011-06-22T19:42:00Z">
        <w:r w:rsidR="00517C4B">
          <w:rPr>
            <w:rFonts w:cs="Times New Roman"/>
          </w:rPr>
          <w:t>, “Fl</w:t>
        </w:r>
      </w:ins>
      <w:ins w:id="3656" w:author="Orion" w:date="2011-06-22T19:43:00Z">
        <w:r w:rsidR="00534D79">
          <w:rPr>
            <w:rFonts w:cs="Times New Roman"/>
          </w:rPr>
          <w:t>i</w:t>
        </w:r>
      </w:ins>
      <w:ins w:id="3657" w:author="Orion" w:date="2011-06-22T19:42:00Z">
        <w:r w:rsidR="00517C4B">
          <w:rPr>
            <w:rFonts w:cs="Times New Roman"/>
          </w:rPr>
          <w:t xml:space="preserve">ght </w:t>
        </w:r>
        <w:proofErr w:type="spellStart"/>
        <w:r w:rsidR="00517C4B">
          <w:rPr>
            <w:rFonts w:cs="Times New Roman"/>
          </w:rPr>
          <w:t>Leg</w:t>
        </w:r>
        <w:proofErr w:type="spellEnd"/>
        <w:r w:rsidR="00517C4B">
          <w:rPr>
            <w:rFonts w:cs="Times New Roman"/>
          </w:rPr>
          <w:t>”,</w:t>
        </w:r>
      </w:ins>
      <w:ins w:id="3658" w:author="Orion" w:date="2011-06-22T19:41:00Z">
        <w:r>
          <w:rPr>
            <w:rFonts w:cs="Times New Roman"/>
          </w:rPr>
          <w:t xml:space="preserve"> el que se estaba llevando a cabo antes de que se detectara el conflicto</w:t>
        </w:r>
      </w:ins>
      <w:ins w:id="3659" w:author="Orion" w:date="2011-06-22T19:42:00Z">
        <w:r w:rsidR="00517C4B">
          <w:rPr>
            <w:rFonts w:cs="Times New Roman"/>
          </w:rPr>
          <w:t xml:space="preserve"> “</w:t>
        </w:r>
        <w:proofErr w:type="spellStart"/>
        <w:r w:rsidR="00517C4B">
          <w:rPr>
            <w:rFonts w:cs="Times New Roman"/>
          </w:rPr>
          <w:t>OrderOldLeg</w:t>
        </w:r>
        <w:proofErr w:type="spellEnd"/>
        <w:r w:rsidR="00517C4B">
          <w:rPr>
            <w:rFonts w:cs="Times New Roman"/>
          </w:rPr>
          <w:t>”</w:t>
        </w:r>
      </w:ins>
      <w:ins w:id="3660" w:author="Orion" w:date="2011-06-22T19:41:00Z">
        <w:r>
          <w:rPr>
            <w:rFonts w:cs="Times New Roman"/>
          </w:rPr>
          <w:t>.</w:t>
        </w:r>
      </w:ins>
      <w:ins w:id="3661" w:author="Orion" w:date="2011-06-22T19:46:00Z">
        <w:r w:rsidR="00656399">
          <w:rPr>
            <w:rFonts w:cs="Times New Roman"/>
          </w:rPr>
          <w:t xml:space="preserve"> A su vez el piloto se encargará de iniciar la aplicación para que se vaya comprobando cuando se ha completado el nuevo tramo </w:t>
        </w:r>
      </w:ins>
      <w:ins w:id="3662" w:author="Orion" w:date="2011-06-22T19:47:00Z">
        <w:r w:rsidR="00656399">
          <w:rPr>
            <w:rFonts w:cs="Times New Roman"/>
          </w:rPr>
          <w:t>“</w:t>
        </w:r>
        <w:proofErr w:type="spellStart"/>
        <w:r w:rsidR="00656399">
          <w:rPr>
            <w:rFonts w:cs="Times New Roman"/>
          </w:rPr>
          <w:t>StartLegChecker</w:t>
        </w:r>
        <w:proofErr w:type="spellEnd"/>
        <w:r w:rsidR="00656399">
          <w:rPr>
            <w:rFonts w:cs="Times New Roman"/>
          </w:rPr>
          <w:t>”.</w:t>
        </w:r>
      </w:ins>
    </w:p>
    <w:p w14:paraId="31660BD3" w14:textId="2FB4F883" w:rsidR="007B2F50" w:rsidRDefault="007B2F50">
      <w:pPr>
        <w:pStyle w:val="ListParagraph"/>
        <w:numPr>
          <w:ilvl w:val="0"/>
          <w:numId w:val="35"/>
        </w:numPr>
        <w:jc w:val="both"/>
        <w:rPr>
          <w:ins w:id="3663" w:author="Orion" w:date="2011-06-22T19:41:00Z"/>
          <w:rFonts w:cs="Times New Roman"/>
        </w:rPr>
        <w:pPrChange w:id="3664" w:author="Orion" w:date="2011-06-22T19:39:00Z">
          <w:pPr/>
        </w:pPrChange>
      </w:pPr>
      <w:ins w:id="3665" w:author="Orion" w:date="2011-06-23T12:25:00Z">
        <w:r>
          <w:rPr>
            <w:rFonts w:cs="Times New Roman"/>
          </w:rPr>
          <w:t xml:space="preserve">Que el conflicto haya desaparecido, es decir, que el avión ya no esté en riesgo con ningún otro avión. El trato de </w:t>
        </w:r>
      </w:ins>
      <w:ins w:id="3666" w:author="Orion" w:date="2011-06-23T12:27:00Z">
        <w:r w:rsidR="00E9193E">
          <w:rPr>
            <w:rFonts w:cs="Times New Roman"/>
          </w:rPr>
          <w:t>este</w:t>
        </w:r>
      </w:ins>
      <w:ins w:id="3667" w:author="Orion" w:date="2011-06-23T12:25:00Z">
        <w:r>
          <w:rPr>
            <w:rFonts w:cs="Times New Roman"/>
          </w:rPr>
          <w:t xml:space="preserve"> caso ser</w:t>
        </w:r>
      </w:ins>
      <w:ins w:id="3668" w:author="Orion" w:date="2011-06-23T12:26:00Z">
        <w:r>
          <w:rPr>
            <w:rFonts w:cs="Times New Roman"/>
          </w:rPr>
          <w:t>á como en el caso anterior, donde se restablecerá el tramo que llevado a cabo antes del conflicto.</w:t>
        </w:r>
      </w:ins>
    </w:p>
    <w:p w14:paraId="2BB7F95E" w14:textId="47125033" w:rsidR="00B83D06" w:rsidRPr="00082449" w:rsidRDefault="00534D79">
      <w:pPr>
        <w:pStyle w:val="ListParagraph"/>
        <w:numPr>
          <w:ilvl w:val="0"/>
          <w:numId w:val="35"/>
        </w:numPr>
        <w:jc w:val="both"/>
        <w:rPr>
          <w:ins w:id="3669" w:author="Orion" w:date="2011-06-21T17:39:00Z"/>
          <w:rFonts w:cs="Times New Roman"/>
        </w:rPr>
        <w:pPrChange w:id="3670" w:author="Orion" w:date="2011-06-22T19:39:00Z">
          <w:pPr/>
        </w:pPrChange>
      </w:pPr>
      <w:ins w:id="3671" w:author="Orion" w:date="2011-06-22T19:42:00Z">
        <w:r>
          <w:rPr>
            <w:rFonts w:cs="Times New Roman"/>
          </w:rPr>
          <w:t xml:space="preserve">Que se haya detectado un nuevo conflicto. </w:t>
        </w:r>
      </w:ins>
      <w:ins w:id="3672" w:author="Orion" w:date="2011-06-22T19:43:00Z">
        <w:r>
          <w:rPr>
            <w:rFonts w:cs="Times New Roman"/>
          </w:rPr>
          <w:t xml:space="preserve">En este caso no se generará el siguiente tramo, “Flight </w:t>
        </w:r>
        <w:proofErr w:type="spellStart"/>
        <w:r>
          <w:rPr>
            <w:rFonts w:cs="Times New Roman"/>
          </w:rPr>
          <w:t>Leg</w:t>
        </w:r>
        <w:proofErr w:type="spellEnd"/>
        <w:r>
          <w:rPr>
            <w:rFonts w:cs="Times New Roman"/>
          </w:rPr>
          <w:t xml:space="preserve">”, puesto que este habría sido </w:t>
        </w:r>
      </w:ins>
      <w:ins w:id="3673" w:author="Orion" w:date="2011-06-22T19:44:00Z">
        <w:r>
          <w:rPr>
            <w:rFonts w:cs="Times New Roman"/>
          </w:rPr>
          <w:t>establecido</w:t>
        </w:r>
      </w:ins>
      <w:ins w:id="3674" w:author="Orion" w:date="2011-06-22T19:43:00Z">
        <w:r>
          <w:rPr>
            <w:rFonts w:cs="Times New Roman"/>
          </w:rPr>
          <w:t xml:space="preserve"> por el nuevo conflicto.</w:t>
        </w:r>
      </w:ins>
    </w:p>
    <w:p w14:paraId="30225321" w14:textId="34011477" w:rsidR="00FC0552" w:rsidRDefault="00FC716B">
      <w:pPr>
        <w:jc w:val="both"/>
        <w:rPr>
          <w:ins w:id="3675" w:author="Orion" w:date="2011-06-21T17:39:00Z"/>
          <w:rFonts w:cs="Times New Roman"/>
        </w:rPr>
        <w:pPrChange w:id="3676" w:author="Orion" w:date="2011-05-10T23:28:00Z">
          <w:pPr/>
        </w:pPrChange>
      </w:pPr>
      <w:ins w:id="3677" w:author="Orion" w:date="2011-06-22T19:44:00Z">
        <w:r>
          <w:rPr>
            <w:rFonts w:cs="Times New Roman"/>
          </w:rPr>
          <w:t>Seguidamente esta tarea se encargará de comunicar al controlador que las tareas</w:t>
        </w:r>
      </w:ins>
      <w:ins w:id="3678" w:author="Orion" w:date="2011-06-22T19:45:00Z">
        <w:r w:rsidR="004E01F8">
          <w:rPr>
            <w:rFonts w:cs="Times New Roman"/>
          </w:rPr>
          <w:t xml:space="preserve"> que tenía que realizar </w:t>
        </w:r>
      </w:ins>
      <w:ins w:id="3679" w:author="Orion" w:date="2011-06-22T19:44:00Z">
        <w:r w:rsidR="004E01F8">
          <w:rPr>
            <w:rFonts w:cs="Times New Roman"/>
          </w:rPr>
          <w:t xml:space="preserve">el piloto </w:t>
        </w:r>
      </w:ins>
      <w:ins w:id="3680" w:author="Orion" w:date="2011-06-22T19:45:00Z">
        <w:r w:rsidR="004E01F8">
          <w:rPr>
            <w:rFonts w:cs="Times New Roman"/>
          </w:rPr>
          <w:t xml:space="preserve">para </w:t>
        </w:r>
      </w:ins>
      <w:ins w:id="3681" w:author="Orion" w:date="2011-06-22T19:44:00Z">
        <w:r>
          <w:rPr>
            <w:rFonts w:cs="Times New Roman"/>
          </w:rPr>
          <w:t>acatar la orden han finalizado (</w:t>
        </w:r>
      </w:ins>
      <w:ins w:id="3682" w:author="Orion" w:date="2011-06-22T19:45:00Z">
        <w:r>
          <w:rPr>
            <w:rFonts w:cs="Times New Roman"/>
          </w:rPr>
          <w:t>“</w:t>
        </w:r>
        <w:proofErr w:type="spellStart"/>
        <w:r w:rsidR="00AC1FF1">
          <w:rPr>
            <w:rFonts w:cs="Times New Roman"/>
          </w:rPr>
          <w:t>OrderDone</w:t>
        </w:r>
        <w:proofErr w:type="spellEnd"/>
        <w:r>
          <w:rPr>
            <w:rFonts w:cs="Times New Roman"/>
          </w:rPr>
          <w:t>”).</w:t>
        </w:r>
      </w:ins>
    </w:p>
    <w:p w14:paraId="2FDBDCA6" w14:textId="1AE0C5D3" w:rsidR="00FC0552" w:rsidRDefault="003838FA">
      <w:pPr>
        <w:jc w:val="both"/>
        <w:rPr>
          <w:ins w:id="3683" w:author="Orion" w:date="2011-06-21T17:38:00Z"/>
          <w:rFonts w:cs="Times New Roman"/>
        </w:rPr>
        <w:pPrChange w:id="3684" w:author="Orion" w:date="2011-05-10T23:28:00Z">
          <w:pPr/>
        </w:pPrChange>
      </w:pPr>
      <w:ins w:id="3685" w:author="Orion" w:date="2011-06-22T19:48:00Z">
        <w:r>
          <w:rPr>
            <w:rFonts w:cs="Times New Roman"/>
          </w:rPr>
          <w:t>Como última tarea de la interacción “</w:t>
        </w:r>
        <w:proofErr w:type="spellStart"/>
        <w:r>
          <w:rPr>
            <w:rFonts w:cs="Times New Roman"/>
          </w:rPr>
          <w:t>ObeyOrderCompleted</w:t>
        </w:r>
        <w:proofErr w:type="spellEnd"/>
        <w:r>
          <w:rPr>
            <w:rFonts w:cs="Times New Roman"/>
          </w:rPr>
          <w:t>”</w:t>
        </w:r>
      </w:ins>
      <w:ins w:id="3686" w:author="Orion" w:date="2011-06-22T19:49:00Z">
        <w:r w:rsidR="009101E6">
          <w:rPr>
            <w:rFonts w:cs="Times New Roman"/>
          </w:rPr>
          <w:t>, el controlador se encargar</w:t>
        </w:r>
      </w:ins>
      <w:ins w:id="3687" w:author="Orion" w:date="2011-06-22T19:50:00Z">
        <w:r w:rsidR="009101E6">
          <w:rPr>
            <w:rFonts w:cs="Times New Roman"/>
          </w:rPr>
          <w:t>á de eliminar este conflicto del listado</w:t>
        </w:r>
      </w:ins>
      <w:ins w:id="3688" w:author="Orion" w:date="2011-06-22T19:52:00Z">
        <w:r w:rsidR="002415A2">
          <w:rPr>
            <w:rFonts w:cs="Times New Roman"/>
          </w:rPr>
          <w:t xml:space="preserve"> de conflictos actuales que gestiona</w:t>
        </w:r>
      </w:ins>
      <w:ins w:id="3689" w:author="Orion" w:date="2011-06-22T19:50:00Z">
        <w:r w:rsidR="009101E6">
          <w:rPr>
            <w:rFonts w:cs="Times New Roman"/>
          </w:rPr>
          <w:t xml:space="preserve"> dentro de su</w:t>
        </w:r>
        <w:r w:rsidR="002415A2">
          <w:rPr>
            <w:rFonts w:cs="Times New Roman"/>
          </w:rPr>
          <w:t xml:space="preserve"> estado menta</w:t>
        </w:r>
      </w:ins>
      <w:ins w:id="3690" w:author="Orion" w:date="2011-06-22T19:52:00Z">
        <w:r w:rsidR="002415A2">
          <w:rPr>
            <w:rFonts w:cs="Times New Roman"/>
          </w:rPr>
          <w:t>l</w:t>
        </w:r>
        <w:r w:rsidR="009101E6">
          <w:rPr>
            <w:rFonts w:cs="Times New Roman"/>
          </w:rPr>
          <w:t>.</w:t>
        </w:r>
      </w:ins>
      <w:ins w:id="3691" w:author="Orion" w:date="2011-06-22T19:50:00Z">
        <w:r w:rsidR="009101E6">
          <w:rPr>
            <w:rFonts w:cs="Times New Roman"/>
          </w:rPr>
          <w:t xml:space="preserve"> </w:t>
        </w:r>
      </w:ins>
    </w:p>
    <w:p w14:paraId="0C185398" w14:textId="77777777" w:rsidR="00FC0552" w:rsidRDefault="00FC0552">
      <w:pPr>
        <w:jc w:val="both"/>
        <w:rPr>
          <w:ins w:id="3692" w:author="Orion" w:date="2011-06-21T17:39:00Z"/>
          <w:rFonts w:cs="Times New Roman"/>
        </w:rPr>
        <w:pPrChange w:id="3693" w:author="Orion" w:date="2011-05-10T23:28:00Z">
          <w:pPr/>
        </w:pPrChange>
      </w:pPr>
    </w:p>
    <w:p w14:paraId="1C4BB69A" w14:textId="77777777" w:rsidR="00FC0552" w:rsidRDefault="00FC0552">
      <w:pPr>
        <w:jc w:val="both"/>
        <w:rPr>
          <w:ins w:id="3694" w:author="Orion" w:date="2011-06-21T17:39:00Z"/>
          <w:rFonts w:cs="Times New Roman"/>
        </w:rPr>
        <w:pPrChange w:id="3695" w:author="Orion" w:date="2011-05-10T23:28:00Z">
          <w:pPr/>
        </w:pPrChange>
      </w:pPr>
    </w:p>
    <w:p w14:paraId="2BDA35F9" w14:textId="77777777" w:rsidR="00FC0552" w:rsidRDefault="00FC0552">
      <w:pPr>
        <w:jc w:val="both"/>
        <w:rPr>
          <w:ins w:id="3696" w:author="Orion" w:date="2011-06-21T17:39:00Z"/>
          <w:rFonts w:cs="Times New Roman"/>
        </w:rPr>
        <w:pPrChange w:id="3697" w:author="Orion" w:date="2011-05-10T23:28:00Z">
          <w:pPr/>
        </w:pPrChange>
      </w:pPr>
    </w:p>
    <w:p w14:paraId="6D556227" w14:textId="723B759E" w:rsidR="00FC0552" w:rsidRDefault="00973F4A">
      <w:pPr>
        <w:pStyle w:val="Caption"/>
        <w:rPr>
          <w:ins w:id="3698" w:author="Orion" w:date="2011-06-21T17:39:00Z"/>
          <w:rFonts w:cs="Times New Roman"/>
        </w:rPr>
        <w:pPrChange w:id="3699" w:author="Orion" w:date="2011-06-21T17:46:00Z">
          <w:pPr/>
        </w:pPrChange>
      </w:pPr>
      <w:bookmarkStart w:id="3700" w:name="_Ref296442261"/>
      <w:bookmarkStart w:id="3701" w:name="_Toc296441848"/>
      <w:bookmarkStart w:id="3702" w:name="_Ref297129914"/>
      <w:ins w:id="3703" w:author="Orion" w:date="2011-06-21T17:39:00Z">
        <w:r w:rsidRPr="00887321">
          <w:rPr>
            <w:rFonts w:cs="Times New Roman"/>
            <w:noProof/>
            <w:lang w:eastAsia="es-ES" w:bidi="ar-SA"/>
          </w:rPr>
          <w:lastRenderedPageBreak/>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ins>
      <w:ins w:id="3704" w:author="Orion" w:date="2011-06-21T17:46:00Z">
        <w:r w:rsidR="00011CB0">
          <w:t xml:space="preserve">Figura </w:t>
        </w:r>
        <w:r w:rsidR="00011CB0">
          <w:fldChar w:fldCharType="begin"/>
        </w:r>
        <w:r w:rsidR="00011CB0">
          <w:instrText xml:space="preserve"> SEQ Figura \* ARABIC </w:instrText>
        </w:r>
      </w:ins>
      <w:r w:rsidR="00011CB0">
        <w:fldChar w:fldCharType="separate"/>
      </w:r>
      <w:ins w:id="3705" w:author="Orion" w:date="2011-06-25T23:48:00Z">
        <w:r w:rsidR="00A86110">
          <w:rPr>
            <w:noProof/>
          </w:rPr>
          <w:t>20</w:t>
        </w:r>
      </w:ins>
      <w:ins w:id="3706" w:author="Orion" w:date="2011-06-21T17:46:00Z">
        <w:r w:rsidR="00011CB0">
          <w:fldChar w:fldCharType="end"/>
        </w:r>
        <w:bookmarkEnd w:id="3700"/>
        <w:r w:rsidR="00011CB0">
          <w:t>: Interacción Controlador-Piloto</w:t>
        </w:r>
      </w:ins>
      <w:ins w:id="3707" w:author="Orion" w:date="2011-06-21T17:47:00Z">
        <w:r w:rsidR="00EC5D9F">
          <w:t xml:space="preserve"> traspaso de Ordenes</w:t>
        </w:r>
      </w:ins>
      <w:bookmarkEnd w:id="3701"/>
      <w:bookmarkEnd w:id="3702"/>
    </w:p>
    <w:p w14:paraId="7FA3640E" w14:textId="77777777" w:rsidR="00FC0552" w:rsidRDefault="00FC0552">
      <w:pPr>
        <w:jc w:val="both"/>
        <w:rPr>
          <w:ins w:id="3708" w:author="Orion" w:date="2011-06-21T17:40:00Z"/>
          <w:rFonts w:cs="Times New Roman"/>
        </w:rPr>
        <w:pPrChange w:id="3709" w:author="Orion" w:date="2011-05-10T23:28:00Z">
          <w:pPr/>
        </w:pPrChange>
      </w:pPr>
    </w:p>
    <w:p w14:paraId="21F17B6D" w14:textId="7FF7116E" w:rsidR="00FC0552" w:rsidRDefault="00163557">
      <w:pPr>
        <w:jc w:val="both"/>
        <w:rPr>
          <w:ins w:id="3710" w:author="Orion" w:date="2011-06-21T17:40:00Z"/>
          <w:rFonts w:cs="Times New Roman"/>
        </w:rPr>
        <w:pPrChange w:id="3711" w:author="Orion" w:date="2011-05-10T23:28:00Z">
          <w:pPr/>
        </w:pPrChange>
      </w:pPr>
      <w:ins w:id="3712" w:author="Orion" w:date="2011-06-22T19:53:00Z">
        <w:r>
          <w:rPr>
            <w:rFonts w:cs="Times New Roman"/>
          </w:rPr>
          <w:t xml:space="preserve">Como comentamos anteriormente, una de las partes importantes en la gestión de conflictos es como el piloto pasa a realizar el nuevo tramo que el controlador le ordena. </w:t>
        </w:r>
      </w:ins>
      <w:ins w:id="3713" w:author="Orion" w:date="2011-06-22T19:57:00Z">
        <w:r w:rsidR="00974AB5">
          <w:rPr>
            <w:rFonts w:cs="Times New Roman"/>
          </w:rPr>
          <w:t>Lo que</w:t>
        </w:r>
      </w:ins>
      <w:ins w:id="3714" w:author="Orion" w:date="2011-06-22T19:58:00Z">
        <w:r w:rsidR="00974AB5">
          <w:rPr>
            <w:rFonts w:cs="Times New Roman"/>
          </w:rPr>
          <w:t xml:space="preserve"> el piloto</w:t>
        </w:r>
      </w:ins>
      <w:ins w:id="3715" w:author="Orion" w:date="2011-06-22T19:57:00Z">
        <w:r w:rsidR="00974AB5">
          <w:rPr>
            <w:rFonts w:cs="Times New Roman"/>
          </w:rPr>
          <w:t xml:space="preserve"> </w:t>
        </w:r>
      </w:ins>
      <w:ins w:id="3716" w:author="Orion" w:date="2011-06-23T12:16:00Z">
        <w:r w:rsidR="00082449">
          <w:rPr>
            <w:rFonts w:cs="Times New Roman"/>
          </w:rPr>
          <w:t>har</w:t>
        </w:r>
      </w:ins>
      <w:ins w:id="3717" w:author="Orion" w:date="2011-06-23T12:17:00Z">
        <w:r w:rsidR="00082449">
          <w:rPr>
            <w:rFonts w:cs="Times New Roman"/>
          </w:rPr>
          <w:t>á</w:t>
        </w:r>
      </w:ins>
      <w:ins w:id="3718" w:author="Orion" w:date="2011-06-22T19:57:00Z">
        <w:r w:rsidR="00974AB5">
          <w:rPr>
            <w:rFonts w:cs="Times New Roman"/>
          </w:rPr>
          <w:t xml:space="preserve"> en</w:t>
        </w:r>
      </w:ins>
      <w:ins w:id="3719" w:author="Orion" w:date="2011-06-22T19:58:00Z">
        <w:r w:rsidR="00974AB5">
          <w:rPr>
            <w:rFonts w:cs="Times New Roman"/>
          </w:rPr>
          <w:t xml:space="preserve"> </w:t>
        </w:r>
      </w:ins>
      <w:ins w:id="3720" w:author="Orion" w:date="2011-06-22T19:57:00Z">
        <w:r w:rsidR="00974AB5">
          <w:rPr>
            <w:rFonts w:cs="Times New Roman"/>
          </w:rPr>
          <w:t>esta</w:t>
        </w:r>
      </w:ins>
      <w:ins w:id="3721" w:author="Orion" w:date="2011-06-22T19:56:00Z">
        <w:r w:rsidR="00974AB5">
          <w:rPr>
            <w:rFonts w:cs="Times New Roman"/>
          </w:rPr>
          <w:t xml:space="preserve"> tarea (“</w:t>
        </w:r>
        <w:proofErr w:type="spellStart"/>
        <w:r w:rsidR="00974AB5">
          <w:rPr>
            <w:rFonts w:cs="Times New Roman"/>
          </w:rPr>
          <w:t>CreateNewLegForOrder</w:t>
        </w:r>
      </w:ins>
      <w:proofErr w:type="spellEnd"/>
      <w:ins w:id="3722" w:author="Orion" w:date="2011-06-22T19:57:00Z">
        <w:r w:rsidR="00974AB5">
          <w:rPr>
            <w:rFonts w:cs="Times New Roman"/>
          </w:rPr>
          <w:t>”) es tan simple</w:t>
        </w:r>
      </w:ins>
      <w:ins w:id="3723" w:author="Orion" w:date="2011-06-22T19:58:00Z">
        <w:r w:rsidR="00974AB5">
          <w:rPr>
            <w:rFonts w:cs="Times New Roman"/>
          </w:rPr>
          <w:t xml:space="preserve"> como crear</w:t>
        </w:r>
      </w:ins>
      <w:ins w:id="3724" w:author="Orion" w:date="2011-06-22T19:57:00Z">
        <w:r w:rsidR="00974AB5">
          <w:rPr>
            <w:rFonts w:cs="Times New Roman"/>
          </w:rPr>
          <w:t xml:space="preserve"> </w:t>
        </w:r>
      </w:ins>
      <w:ins w:id="3725" w:author="Orion" w:date="2011-06-22T19:54:00Z">
        <w:r w:rsidR="00082449">
          <w:rPr>
            <w:rFonts w:cs="Times New Roman"/>
          </w:rPr>
          <w:t>como tramo</w:t>
        </w:r>
        <w:r>
          <w:rPr>
            <w:rFonts w:cs="Times New Roman"/>
          </w:rPr>
          <w:t xml:space="preserve"> actual el que </w:t>
        </w:r>
      </w:ins>
      <w:ins w:id="3726" w:author="Orion" w:date="2011-06-22T19:58:00Z">
        <w:r w:rsidR="00974AB5">
          <w:rPr>
            <w:rFonts w:cs="Times New Roman"/>
          </w:rPr>
          <w:t>el controlador le mando en el hecho “</w:t>
        </w:r>
        <w:proofErr w:type="spellStart"/>
        <w:r w:rsidR="00974AB5">
          <w:rPr>
            <w:rFonts w:cs="Times New Roman"/>
          </w:rPr>
          <w:t>OrderNewLeg</w:t>
        </w:r>
        <w:proofErr w:type="spellEnd"/>
        <w:r w:rsidR="00974AB5">
          <w:rPr>
            <w:rFonts w:cs="Times New Roman"/>
          </w:rPr>
          <w:t>”</w:t>
        </w:r>
      </w:ins>
      <w:ins w:id="3727" w:author="Orion" w:date="2011-06-22T19:59:00Z">
        <w:r w:rsidR="00974AB5">
          <w:rPr>
            <w:rFonts w:cs="Times New Roman"/>
          </w:rPr>
          <w:t xml:space="preserve"> (</w:t>
        </w:r>
        <w:r w:rsidR="00974AB5">
          <w:rPr>
            <w:rFonts w:cs="Times New Roman"/>
          </w:rPr>
          <w:fldChar w:fldCharType="begin"/>
        </w:r>
        <w:r w:rsidR="00974AB5">
          <w:rPr>
            <w:rFonts w:cs="Times New Roman"/>
          </w:rPr>
          <w:instrText xml:space="preserve"> REF _Ref296536077 \h </w:instrText>
        </w:r>
      </w:ins>
      <w:r w:rsidR="00974AB5">
        <w:rPr>
          <w:rFonts w:cs="Times New Roman"/>
        </w:rPr>
      </w:r>
      <w:r w:rsidR="00974AB5">
        <w:rPr>
          <w:rFonts w:cs="Times New Roman"/>
        </w:rPr>
        <w:fldChar w:fldCharType="separate"/>
      </w:r>
      <w:ins w:id="3728" w:author="Orion" w:date="2011-06-22T19:59:00Z">
        <w:r w:rsidR="00974AB5">
          <w:t xml:space="preserve">Figura </w:t>
        </w:r>
        <w:r w:rsidR="00974AB5">
          <w:rPr>
            <w:noProof/>
          </w:rPr>
          <w:t>21</w:t>
        </w:r>
        <w:r w:rsidR="00974AB5">
          <w:rPr>
            <w:rFonts w:cs="Times New Roman"/>
          </w:rPr>
          <w:fldChar w:fldCharType="end"/>
        </w:r>
        <w:r w:rsidR="00974AB5">
          <w:rPr>
            <w:rFonts w:cs="Times New Roman"/>
          </w:rPr>
          <w:t>)</w:t>
        </w:r>
      </w:ins>
      <w:ins w:id="3729" w:author="Orion" w:date="2011-06-22T19:58:00Z">
        <w:r w:rsidR="00974AB5">
          <w:rPr>
            <w:rFonts w:cs="Times New Roman"/>
          </w:rPr>
          <w:t>.</w:t>
        </w:r>
      </w:ins>
      <w:ins w:id="3730" w:author="Orion" w:date="2011-06-22T19:59:00Z">
        <w:r w:rsidR="00DE6965">
          <w:rPr>
            <w:rFonts w:cs="Times New Roman"/>
          </w:rPr>
          <w:t xml:space="preserve"> A su vez el piloto tendrá que iniciar también la aplicación </w:t>
        </w:r>
      </w:ins>
      <w:ins w:id="3731" w:author="Orion" w:date="2011-06-22T20:00:00Z">
        <w:r w:rsidR="00DE6965">
          <w:rPr>
            <w:rFonts w:cs="Times New Roman"/>
          </w:rPr>
          <w:t>de finalización de tramo con el hecho “</w:t>
        </w:r>
        <w:proofErr w:type="spellStart"/>
        <w:r w:rsidR="00DE6965">
          <w:rPr>
            <w:rFonts w:cs="Times New Roman"/>
          </w:rPr>
          <w:t>StartLegChecker</w:t>
        </w:r>
        <w:proofErr w:type="spellEnd"/>
        <w:r w:rsidR="00DE6965">
          <w:rPr>
            <w:rFonts w:cs="Times New Roman"/>
          </w:rPr>
          <w:t>”.</w:t>
        </w:r>
      </w:ins>
      <w:ins w:id="3732" w:author="Orion" w:date="2011-06-23T12:17:00Z">
        <w:r w:rsidR="00082449">
          <w:rPr>
            <w:rFonts w:cs="Times New Roman"/>
          </w:rPr>
          <w:t xml:space="preserve"> A partir de entonces este </w:t>
        </w:r>
        <w:r w:rsidR="00082449">
          <w:rPr>
            <w:rFonts w:cs="Times New Roman"/>
          </w:rPr>
          <w:lastRenderedPageBreak/>
          <w:t>nuevo tramo se tratara como cualquier otro tramo del plan de vuelo.</w:t>
        </w:r>
      </w:ins>
    </w:p>
    <w:p w14:paraId="7D91C005" w14:textId="77777777" w:rsidR="00163557" w:rsidRDefault="00163557">
      <w:pPr>
        <w:pStyle w:val="Caption"/>
        <w:rPr>
          <w:ins w:id="3733" w:author="Orion" w:date="2011-06-22T19:56:00Z"/>
        </w:rPr>
        <w:pPrChange w:id="3734" w:author="Orion" w:date="2011-06-21T17:46:00Z">
          <w:pPr/>
        </w:pPrChange>
      </w:pPr>
      <w:bookmarkStart w:id="3735" w:name="_Ref296534126"/>
      <w:bookmarkStart w:id="3736" w:name="_Toc296441849"/>
      <w:ins w:id="3737" w:author="Orion" w:date="2011-06-22T19:56:00Z">
        <w:r w:rsidRPr="00887321">
          <w:rPr>
            <w:noProof/>
            <w:lang w:eastAsia="es-ES" w:bidi="ar-SA"/>
          </w:rPr>
          <w:drawing>
            <wp:inline distT="0" distB="0" distL="0" distR="0" wp14:anchorId="1D415A45" wp14:editId="7D50AA23">
              <wp:extent cx="5612130" cy="149733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1497330"/>
                      </a:xfrm>
                      <a:prstGeom prst="rect">
                        <a:avLst/>
                      </a:prstGeom>
                    </pic:spPr>
                  </pic:pic>
                </a:graphicData>
              </a:graphic>
            </wp:inline>
          </w:drawing>
        </w:r>
        <w:r w:rsidRPr="00163557">
          <w:t xml:space="preserve"> </w:t>
        </w:r>
      </w:ins>
    </w:p>
    <w:p w14:paraId="5ED11A0A" w14:textId="5B8089A5" w:rsidR="00FC0552" w:rsidRDefault="00011CB0">
      <w:pPr>
        <w:pStyle w:val="Caption"/>
        <w:rPr>
          <w:ins w:id="3738" w:author="Orion" w:date="2011-06-21T17:40:00Z"/>
          <w:rFonts w:cs="Times New Roman"/>
        </w:rPr>
        <w:pPrChange w:id="3739" w:author="Orion" w:date="2011-06-21T17:46:00Z">
          <w:pPr/>
        </w:pPrChange>
      </w:pPr>
      <w:bookmarkStart w:id="3740" w:name="_Ref296536077"/>
      <w:ins w:id="3741" w:author="Orion" w:date="2011-06-21T17:46:00Z">
        <w:r>
          <w:t xml:space="preserve">Figura </w:t>
        </w:r>
        <w:r>
          <w:fldChar w:fldCharType="begin"/>
        </w:r>
        <w:r>
          <w:instrText xml:space="preserve"> SEQ Figura \* ARABIC </w:instrText>
        </w:r>
      </w:ins>
      <w:r>
        <w:fldChar w:fldCharType="separate"/>
      </w:r>
      <w:ins w:id="3742" w:author="Orion" w:date="2011-06-25T23:48:00Z">
        <w:r w:rsidR="00A86110">
          <w:rPr>
            <w:noProof/>
          </w:rPr>
          <w:t>21</w:t>
        </w:r>
      </w:ins>
      <w:ins w:id="3743" w:author="Orion" w:date="2011-06-21T17:46:00Z">
        <w:r>
          <w:fldChar w:fldCharType="end"/>
        </w:r>
        <w:bookmarkEnd w:id="3735"/>
        <w:bookmarkEnd w:id="3740"/>
        <w:r>
          <w:t>: Piloto Obedeciendo una Orden</w:t>
        </w:r>
      </w:ins>
      <w:bookmarkEnd w:id="3736"/>
    </w:p>
    <w:p w14:paraId="16E0E33A" w14:textId="77777777" w:rsidR="00FC0552" w:rsidRDefault="00FC0552">
      <w:pPr>
        <w:jc w:val="both"/>
        <w:rPr>
          <w:ins w:id="3744" w:author="Orion" w:date="2011-06-21T17:39:00Z"/>
          <w:rFonts w:cs="Times New Roman"/>
        </w:rPr>
        <w:pPrChange w:id="3745" w:author="Orion" w:date="2011-05-10T23:28:00Z">
          <w:pPr/>
        </w:pPrChange>
      </w:pPr>
    </w:p>
    <w:p w14:paraId="394F3292" w14:textId="19A21B3D" w:rsidR="007B2F50" w:rsidRDefault="004D2204">
      <w:pPr>
        <w:jc w:val="both"/>
        <w:rPr>
          <w:ins w:id="3746" w:author="Orion" w:date="2011-06-23T12:22:00Z"/>
          <w:rFonts w:cs="Times New Roman"/>
        </w:rPr>
        <w:pPrChange w:id="3747" w:author="Orion" w:date="2011-05-10T23:28:00Z">
          <w:pPr/>
        </w:pPrChange>
      </w:pPr>
      <w:ins w:id="3748" w:author="Orion" w:date="2011-06-23T12:17:00Z">
        <w:r>
          <w:rPr>
            <w:rFonts w:cs="Times New Roman"/>
          </w:rPr>
          <w:t>Tambi</w:t>
        </w:r>
      </w:ins>
      <w:ins w:id="3749" w:author="Orion" w:date="2011-06-23T12:18:00Z">
        <w:r>
          <w:rPr>
            <w:rFonts w:cs="Times New Roman"/>
          </w:rPr>
          <w:t>én es posible que el conflicto desaparezca antes de que se complete la orden que el controlador mando al piloto cuando este se detectó</w:t>
        </w:r>
      </w:ins>
      <w:ins w:id="3750" w:author="Orion" w:date="2011-06-23T12:33:00Z">
        <w:r w:rsidR="007B1C6E">
          <w:rPr>
            <w:rFonts w:cs="Times New Roman"/>
          </w:rPr>
          <w:t xml:space="preserve"> (</w:t>
        </w:r>
        <w:r w:rsidR="007B1C6E">
          <w:rPr>
            <w:rFonts w:cs="Times New Roman"/>
          </w:rPr>
          <w:fldChar w:fldCharType="begin"/>
        </w:r>
        <w:r w:rsidR="007B1C6E">
          <w:rPr>
            <w:rFonts w:cs="Times New Roman"/>
          </w:rPr>
          <w:instrText xml:space="preserve"> REF _Ref296441855 \h </w:instrText>
        </w:r>
      </w:ins>
      <w:r w:rsidR="007B1C6E">
        <w:rPr>
          <w:rFonts w:cs="Times New Roman"/>
        </w:rPr>
      </w:r>
      <w:r w:rsidR="007B1C6E">
        <w:rPr>
          <w:rFonts w:cs="Times New Roman"/>
        </w:rPr>
        <w:fldChar w:fldCharType="separate"/>
      </w:r>
      <w:ins w:id="3751" w:author="Orion" w:date="2011-06-23T12:33:00Z">
        <w:r w:rsidR="007B1C6E">
          <w:t xml:space="preserve">Figura </w:t>
        </w:r>
        <w:r w:rsidR="007B1C6E">
          <w:rPr>
            <w:noProof/>
          </w:rPr>
          <w:t>22</w:t>
        </w:r>
        <w:r w:rsidR="007B1C6E">
          <w:rPr>
            <w:rFonts w:cs="Times New Roman"/>
          </w:rPr>
          <w:fldChar w:fldCharType="end"/>
        </w:r>
        <w:r w:rsidR="007B1C6E">
          <w:rPr>
            <w:rFonts w:cs="Times New Roman"/>
          </w:rPr>
          <w:t>)</w:t>
        </w:r>
      </w:ins>
      <w:ins w:id="3752" w:author="Orion" w:date="2011-06-23T12:18:00Z">
        <w:r>
          <w:rPr>
            <w:rFonts w:cs="Times New Roman"/>
          </w:rPr>
          <w:t>.</w:t>
        </w:r>
      </w:ins>
      <w:ins w:id="3753" w:author="Orion" w:date="2011-06-23T12:19:00Z">
        <w:r w:rsidR="00B351E6">
          <w:rPr>
            <w:rFonts w:cs="Times New Roman"/>
          </w:rPr>
          <w:t xml:space="preserve"> </w:t>
        </w:r>
      </w:ins>
      <w:ins w:id="3754" w:author="Orion" w:date="2011-06-23T12:20:00Z">
        <w:r w:rsidR="00B351E6">
          <w:rPr>
            <w:rFonts w:cs="Times New Roman"/>
          </w:rPr>
          <w:t xml:space="preserve">Para detectar estos casos se inició la aplicación </w:t>
        </w:r>
      </w:ins>
      <w:ins w:id="3755" w:author="Orion" w:date="2011-06-23T12:21:00Z">
        <w:r w:rsidR="00B351E6">
          <w:rPr>
            <w:rFonts w:cs="Times New Roman"/>
          </w:rPr>
          <w:t>“</w:t>
        </w:r>
        <w:proofErr w:type="spellStart"/>
        <w:r w:rsidR="00B351E6">
          <w:rPr>
            <w:rFonts w:cs="Times New Roman"/>
          </w:rPr>
          <w:t>CheckDistanceBetweenPlanesInConflict</w:t>
        </w:r>
        <w:proofErr w:type="spellEnd"/>
        <w:r w:rsidR="00B351E6">
          <w:rPr>
            <w:rFonts w:cs="Times New Roman"/>
          </w:rPr>
          <w:t xml:space="preserve">” de la </w:t>
        </w:r>
      </w:ins>
      <w:ins w:id="3756" w:author="Orion" w:date="2011-06-23T12:22:00Z">
        <w:r w:rsidR="00B351E6">
          <w:rPr>
            <w:rFonts w:cs="Times New Roman"/>
          </w:rPr>
          <w:fldChar w:fldCharType="begin"/>
        </w:r>
        <w:r w:rsidR="00B351E6">
          <w:rPr>
            <w:rFonts w:cs="Times New Roman"/>
          </w:rPr>
          <w:instrText xml:space="preserve"> REF _Ref296441117 \h </w:instrText>
        </w:r>
      </w:ins>
      <w:r w:rsidR="00B351E6">
        <w:rPr>
          <w:rFonts w:cs="Times New Roman"/>
        </w:rPr>
      </w:r>
      <w:r w:rsidR="00B351E6">
        <w:rPr>
          <w:rFonts w:cs="Times New Roman"/>
        </w:rPr>
        <w:fldChar w:fldCharType="separate"/>
      </w:r>
      <w:ins w:id="3757" w:author="Orion" w:date="2011-06-23T12:22:00Z">
        <w:r w:rsidR="00B351E6">
          <w:t xml:space="preserve">Figura </w:t>
        </w:r>
        <w:r w:rsidR="00B351E6">
          <w:rPr>
            <w:noProof/>
          </w:rPr>
          <w:t>18</w:t>
        </w:r>
        <w:r w:rsidR="00B351E6">
          <w:rPr>
            <w:rFonts w:cs="Times New Roman"/>
          </w:rPr>
          <w:fldChar w:fldCharType="end"/>
        </w:r>
        <w:r w:rsidR="00B351E6">
          <w:rPr>
            <w:rFonts w:cs="Times New Roman"/>
          </w:rPr>
          <w:t>.</w:t>
        </w:r>
        <w:r w:rsidR="007B2F50">
          <w:rPr>
            <w:rFonts w:cs="Times New Roman"/>
          </w:rPr>
          <w:t xml:space="preserve"> Esta </w:t>
        </w:r>
      </w:ins>
      <w:ins w:id="3758" w:author="Orion" w:date="2011-06-23T12:23:00Z">
        <w:r w:rsidR="007B2F50">
          <w:rPr>
            <w:rFonts w:cs="Times New Roman"/>
          </w:rPr>
          <w:t xml:space="preserve">aplicación lanzará un evento cuando detecte que para un determinado avión ya no hay riesgo de conflicto. </w:t>
        </w:r>
      </w:ins>
      <w:ins w:id="3759" w:author="Orion" w:date="2011-06-23T12:24:00Z">
        <w:r w:rsidR="007B2F50">
          <w:rPr>
            <w:rFonts w:cs="Times New Roman"/>
          </w:rPr>
          <w:t>D</w:t>
        </w:r>
      </w:ins>
      <w:ins w:id="3760" w:author="Orion" w:date="2011-06-23T12:27:00Z">
        <w:r w:rsidR="00A41695">
          <w:rPr>
            <w:rFonts w:cs="Times New Roman"/>
          </w:rPr>
          <w:t xml:space="preserve">icho evento producirá que el controlador inicie una interacción con el piloto del avión para comunicarle el suceso </w:t>
        </w:r>
      </w:ins>
      <w:ins w:id="3761" w:author="Orion" w:date="2011-06-23T12:28:00Z">
        <w:r w:rsidR="00A41695">
          <w:rPr>
            <w:rFonts w:cs="Times New Roman"/>
          </w:rPr>
          <w:t>“</w:t>
        </w:r>
        <w:proofErr w:type="spellStart"/>
        <w:r w:rsidR="00A41695">
          <w:rPr>
            <w:rFonts w:cs="Times New Roman"/>
          </w:rPr>
          <w:t>ConflictFinished</w:t>
        </w:r>
        <w:proofErr w:type="spellEnd"/>
        <w:r w:rsidR="00A41695">
          <w:rPr>
            <w:rFonts w:cs="Times New Roman"/>
          </w:rPr>
          <w:t xml:space="preserve">”. </w:t>
        </w:r>
      </w:ins>
      <w:ins w:id="3762" w:author="Orion" w:date="2011-06-23T12:29:00Z">
        <w:r w:rsidR="00A41695">
          <w:rPr>
            <w:rFonts w:cs="Times New Roman"/>
          </w:rPr>
          <w:t xml:space="preserve">Será entonces cuando el piloto creará un hecho interno para interpretar que </w:t>
        </w:r>
      </w:ins>
      <w:ins w:id="3763" w:author="Orion" w:date="2011-06-23T12:31:00Z">
        <w:r w:rsidR="00A41695">
          <w:rPr>
            <w:rFonts w:cs="Times New Roman"/>
          </w:rPr>
          <w:t>esta situación equivale a haber finalizado la orden “</w:t>
        </w:r>
        <w:proofErr w:type="spellStart"/>
        <w:r w:rsidR="00A41695">
          <w:rPr>
            <w:rFonts w:cs="Times New Roman"/>
          </w:rPr>
          <w:t>OrderFinished</w:t>
        </w:r>
        <w:proofErr w:type="spellEnd"/>
        <w:r w:rsidR="00A41695">
          <w:rPr>
            <w:rFonts w:cs="Times New Roman"/>
          </w:rPr>
          <w:t>”</w:t>
        </w:r>
      </w:ins>
      <w:ins w:id="3764" w:author="Orion" w:date="2011-06-25T18:11:00Z">
        <w:r w:rsidR="00DE2930">
          <w:rPr>
            <w:rFonts w:cs="Times New Roman"/>
          </w:rPr>
          <w:t xml:space="preserve"> y consumirá el tramo que correspond</w:t>
        </w:r>
      </w:ins>
      <w:ins w:id="3765" w:author="Orion" w:date="2011-06-25T18:12:00Z">
        <w:r w:rsidR="00DE2930">
          <w:rPr>
            <w:rFonts w:cs="Times New Roman"/>
          </w:rPr>
          <w:t xml:space="preserve">ía a la orden mandada por el controlador “Flight </w:t>
        </w:r>
        <w:proofErr w:type="spellStart"/>
        <w:r w:rsidR="00DE2930">
          <w:rPr>
            <w:rFonts w:cs="Times New Roman"/>
          </w:rPr>
          <w:t>Leg</w:t>
        </w:r>
        <w:proofErr w:type="spellEnd"/>
        <w:r w:rsidR="00DE2930">
          <w:rPr>
            <w:rFonts w:cs="Times New Roman"/>
          </w:rPr>
          <w:t>”</w:t>
        </w:r>
      </w:ins>
      <w:ins w:id="3766" w:author="Orion" w:date="2011-06-23T12:31:00Z">
        <w:r w:rsidR="00A41695">
          <w:rPr>
            <w:rFonts w:cs="Times New Roman"/>
          </w:rPr>
          <w:t>. A partir de este momento se procederá como en la</w:t>
        </w:r>
      </w:ins>
      <w:ins w:id="3767" w:author="Orion" w:date="2011-06-23T12:32:00Z">
        <w:r w:rsidR="00A41695">
          <w:rPr>
            <w:rFonts w:cs="Times New Roman"/>
          </w:rPr>
          <w:t xml:space="preserve"> </w:t>
        </w:r>
        <w:r w:rsidR="00A41695">
          <w:rPr>
            <w:rFonts w:cs="Times New Roman"/>
          </w:rPr>
          <w:fldChar w:fldCharType="begin"/>
        </w:r>
        <w:r w:rsidR="00A41695">
          <w:rPr>
            <w:rFonts w:cs="Times New Roman"/>
          </w:rPr>
          <w:instrText xml:space="preserve"> REF _Ref296442261 \h </w:instrText>
        </w:r>
      </w:ins>
      <w:r w:rsidR="00A41695">
        <w:rPr>
          <w:rFonts w:cs="Times New Roman"/>
        </w:rPr>
      </w:r>
      <w:r w:rsidR="00A41695">
        <w:rPr>
          <w:rFonts w:cs="Times New Roman"/>
        </w:rPr>
        <w:fldChar w:fldCharType="separate"/>
      </w:r>
      <w:ins w:id="3768" w:author="Orion" w:date="2011-06-23T12:32:00Z">
        <w:r w:rsidR="00A41695">
          <w:t xml:space="preserve">Figura </w:t>
        </w:r>
        <w:r w:rsidR="00A41695">
          <w:rPr>
            <w:noProof/>
          </w:rPr>
          <w:t>20</w:t>
        </w:r>
        <w:r w:rsidR="00A41695">
          <w:rPr>
            <w:rFonts w:cs="Times New Roman"/>
          </w:rPr>
          <w:fldChar w:fldCharType="end"/>
        </w:r>
      </w:ins>
      <w:ins w:id="3769" w:author="Orion" w:date="2011-06-23T12:31:00Z">
        <w:r w:rsidR="00A41695">
          <w:rPr>
            <w:rFonts w:cs="Times New Roman"/>
          </w:rPr>
          <w:t xml:space="preserve"> donde se </w:t>
        </w:r>
      </w:ins>
      <w:ins w:id="3770" w:author="Orion" w:date="2011-06-23T12:32:00Z">
        <w:r w:rsidR="00A41695">
          <w:rPr>
            <w:rFonts w:cs="Times New Roman"/>
          </w:rPr>
          <w:t>realizarán</w:t>
        </w:r>
      </w:ins>
      <w:ins w:id="3771" w:author="Orion" w:date="2011-06-23T12:31:00Z">
        <w:r w:rsidR="00A41695">
          <w:rPr>
            <w:rFonts w:cs="Times New Roman"/>
          </w:rPr>
          <w:t xml:space="preserve"> todas las tareas para la confirmaci</w:t>
        </w:r>
      </w:ins>
      <w:ins w:id="3772" w:author="Orion" w:date="2011-06-23T12:32:00Z">
        <w:r w:rsidR="00A41695">
          <w:rPr>
            <w:rFonts w:cs="Times New Roman"/>
          </w:rPr>
          <w:t>ón de la finalización de la tarea.</w:t>
        </w:r>
      </w:ins>
    </w:p>
    <w:p w14:paraId="099EAC3C" w14:textId="77777777" w:rsidR="004D2204" w:rsidRDefault="004D2204">
      <w:pPr>
        <w:jc w:val="both"/>
        <w:rPr>
          <w:ins w:id="3773" w:author="Orion" w:date="2011-06-21T17:39:00Z"/>
          <w:rFonts w:cs="Times New Roman"/>
        </w:rPr>
        <w:pPrChange w:id="3774" w:author="Orion" w:date="2011-05-10T23:28:00Z">
          <w:pPr/>
        </w:pPrChange>
      </w:pPr>
    </w:p>
    <w:p w14:paraId="7322EE47" w14:textId="0F537324" w:rsidR="00001A1C" w:rsidRDefault="00B57D77">
      <w:pPr>
        <w:pStyle w:val="Caption"/>
        <w:rPr>
          <w:ins w:id="3775" w:author="Orion" w:date="2011-06-21T17:47:00Z"/>
          <w:rFonts w:cs="Times New Roman"/>
        </w:rPr>
        <w:pPrChange w:id="3776" w:author="Orion" w:date="2011-06-21T17:47:00Z">
          <w:pPr/>
        </w:pPrChange>
      </w:pPr>
      <w:bookmarkStart w:id="3777" w:name="_Ref296441855"/>
      <w:bookmarkStart w:id="3778" w:name="_Toc296441850"/>
      <w:ins w:id="3779" w:author="Orion" w:date="2011-06-24T01:51:00Z">
        <w:r w:rsidRPr="00887321">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ins>
      <w:ins w:id="3780" w:author="Orion" w:date="2011-06-21T17:47:00Z">
        <w:r w:rsidR="009D224A">
          <w:t xml:space="preserve">Figura </w:t>
        </w:r>
        <w:r w:rsidR="009D224A">
          <w:fldChar w:fldCharType="begin"/>
        </w:r>
        <w:r w:rsidR="009D224A">
          <w:instrText xml:space="preserve"> SEQ Figura \* ARABIC </w:instrText>
        </w:r>
      </w:ins>
      <w:r w:rsidR="009D224A">
        <w:fldChar w:fldCharType="separate"/>
      </w:r>
      <w:ins w:id="3781" w:author="Orion" w:date="2011-06-25T23:48:00Z">
        <w:r w:rsidR="00A86110">
          <w:rPr>
            <w:noProof/>
          </w:rPr>
          <w:t>22</w:t>
        </w:r>
      </w:ins>
      <w:ins w:id="3782" w:author="Orion" w:date="2011-06-21T17:47:00Z">
        <w:r w:rsidR="009D224A">
          <w:fldChar w:fldCharType="end"/>
        </w:r>
        <w:bookmarkEnd w:id="3777"/>
        <w:r w:rsidR="009D224A">
          <w:t>: Conflicto Finalizado por Lejanía entre Aviones</w:t>
        </w:r>
        <w:bookmarkEnd w:id="3778"/>
      </w:ins>
    </w:p>
    <w:p w14:paraId="49DAE65E" w14:textId="77777777" w:rsidR="00140686" w:rsidRDefault="00140686" w:rsidP="00140686">
      <w:pPr>
        <w:jc w:val="both"/>
        <w:rPr>
          <w:ins w:id="3783" w:author="Orion" w:date="2011-06-23T12:34:00Z"/>
          <w:rFonts w:cs="Times New Roman"/>
        </w:rPr>
      </w:pPr>
    </w:p>
    <w:p w14:paraId="7FCBE156" w14:textId="081A13B6" w:rsidR="00595646" w:rsidRDefault="00B937FD">
      <w:pPr>
        <w:outlineLvl w:val="1"/>
        <w:rPr>
          <w:ins w:id="3784" w:author="Orion" w:date="2011-06-23T12:42:00Z"/>
          <w:rFonts w:cs="Times New Roman"/>
        </w:rPr>
        <w:pPrChange w:id="3785" w:author="Orion" w:date="2011-06-23T12:42:00Z">
          <w:pPr>
            <w:pStyle w:val="ListParagraph"/>
            <w:numPr>
              <w:numId w:val="17"/>
            </w:numPr>
            <w:spacing w:before="120"/>
            <w:ind w:hanging="360"/>
            <w:jc w:val="both"/>
          </w:pPr>
        </w:pPrChange>
      </w:pPr>
      <w:bookmarkStart w:id="3786" w:name="_Toc296083829"/>
      <w:ins w:id="3787" w:author="Orion" w:date="2011-05-05T17:39:00Z">
        <w:r>
          <w:rPr>
            <w:rFonts w:cs="Times New Roman"/>
          </w:rPr>
          <w:t>Módulo de lógica</w:t>
        </w:r>
      </w:ins>
      <w:bookmarkEnd w:id="3786"/>
    </w:p>
    <w:p w14:paraId="76D69403" w14:textId="20F93BDD" w:rsidR="00CF64E2" w:rsidRDefault="002809A4">
      <w:pPr>
        <w:spacing w:before="120"/>
        <w:jc w:val="both"/>
        <w:rPr>
          <w:ins w:id="3788" w:author="Orion" w:date="2011-06-26T18:06:00Z"/>
        </w:rPr>
        <w:pPrChange w:id="3789" w:author="Orion" w:date="2011-06-10T12:19:00Z">
          <w:pPr>
            <w:pStyle w:val="ListParagraph"/>
            <w:numPr>
              <w:numId w:val="17"/>
            </w:numPr>
            <w:spacing w:before="120"/>
            <w:ind w:hanging="360"/>
            <w:jc w:val="both"/>
          </w:pPr>
        </w:pPrChange>
      </w:pPr>
      <w:ins w:id="3790" w:author="Orion" w:date="2011-06-10T12:19:00Z">
        <w:r w:rsidRPr="002809A4">
          <w:rPr>
            <w:rFonts w:cs="Times New Roman"/>
          </w:rPr>
          <w:t xml:space="preserve">Es la capa </w:t>
        </w:r>
        <w:r>
          <w:t xml:space="preserve">formada por todas las clases generadas a partir del modelo desarrollado en el IDK. Aquí se incluirá la mayor parte del código autogenerado, esto quiere decir, que se incluirá tanto las clases que se basan estrictamente en la lógica del sistema (normalmente representadas por tareas) como las clases que representan entidades o agentes. Estas últimas clases se incluyen en esta capa porque el IDK al transformar agentes a código genera algo de lógica en estas clases (como puede ser que </w:t>
        </w:r>
        <w:r>
          <w:lastRenderedPageBreak/>
          <w:t>tareas se han de ejecutar cuando un objetivo se puede satisfacer).</w:t>
        </w:r>
      </w:ins>
      <w:ins w:id="3791" w:author="Orion" w:date="2011-06-23T12:37:00Z">
        <w:r w:rsidR="00B56A1D">
          <w:t xml:space="preserve"> Aunque </w:t>
        </w:r>
      </w:ins>
      <w:ins w:id="3792" w:author="Orion" w:date="2011-06-23T12:43:00Z">
        <w:r w:rsidR="00417FC8">
          <w:t xml:space="preserve">es cierto que </w:t>
        </w:r>
      </w:ins>
      <w:ins w:id="3793" w:author="Orion" w:date="2011-06-23T12:37:00Z">
        <w:r w:rsidR="00B56A1D">
          <w:t>realmente la lógica del programa está en cada una de las tareas que pueden ejecutar los agentes. La herramienta IDK permite que se pueda añadir</w:t>
        </w:r>
      </w:ins>
      <w:ins w:id="3794" w:author="Orion" w:date="2011-06-23T12:41:00Z">
        <w:r w:rsidR="00B56A1D">
          <w:t xml:space="preserve"> código propio</w:t>
        </w:r>
      </w:ins>
      <w:ins w:id="3795" w:author="Orion" w:date="2011-06-23T12:37:00Z">
        <w:r w:rsidR="00B56A1D">
          <w:t xml:space="preserve"> </w:t>
        </w:r>
      </w:ins>
      <w:ins w:id="3796" w:author="Orion" w:date="2011-06-23T12:38:00Z">
        <w:r w:rsidR="00B56A1D">
          <w:t>para moldear estas tareas</w:t>
        </w:r>
      </w:ins>
      <w:ins w:id="3797" w:author="Orion" w:date="2011-06-23T12:43:00Z">
        <w:r w:rsidR="00417FC8">
          <w:t xml:space="preserve"> a</w:t>
        </w:r>
      </w:ins>
      <w:ins w:id="3798" w:author="Orion" w:date="2011-06-23T12:38:00Z">
        <w:r w:rsidR="00B56A1D">
          <w:t xml:space="preserve"> </w:t>
        </w:r>
      </w:ins>
      <w:ins w:id="3799" w:author="Orion" w:date="2011-06-23T12:41:00Z">
        <w:r w:rsidR="00B56A1D">
          <w:t xml:space="preserve">las </w:t>
        </w:r>
      </w:ins>
      <w:ins w:id="3800" w:author="Orion" w:date="2011-06-23T12:38:00Z">
        <w:r w:rsidR="00B56A1D">
          <w:t>necesidades</w:t>
        </w:r>
      </w:ins>
      <w:ins w:id="3801" w:author="Orion" w:date="2011-06-23T12:41:00Z">
        <w:r w:rsidR="00B56A1D">
          <w:t xml:space="preserve"> del programador.</w:t>
        </w:r>
      </w:ins>
    </w:p>
    <w:p w14:paraId="147A6208" w14:textId="166027FC" w:rsidR="00CF64E2" w:rsidRDefault="00CF64E2">
      <w:pPr>
        <w:spacing w:before="120"/>
        <w:jc w:val="both"/>
        <w:rPr>
          <w:ins w:id="3802" w:author="Orion" w:date="2011-06-10T12:19:00Z"/>
        </w:rPr>
        <w:pPrChange w:id="3803" w:author="Orion" w:date="2011-06-10T12:19:00Z">
          <w:pPr>
            <w:pStyle w:val="ListParagraph"/>
            <w:numPr>
              <w:numId w:val="17"/>
            </w:numPr>
            <w:spacing w:before="120"/>
            <w:ind w:hanging="360"/>
            <w:jc w:val="both"/>
          </w:pPr>
        </w:pPrChange>
      </w:pPr>
      <w:ins w:id="3804" w:author="Orion" w:date="2011-06-26T18:06:00Z">
        <w:r>
          <w:t>De</w:t>
        </w:r>
      </w:ins>
      <w:ins w:id="3805" w:author="Orion" w:date="2011-06-26T18:08:00Z">
        <w:r w:rsidR="00D21EAF">
          <w:t>n</w:t>
        </w:r>
      </w:ins>
      <w:ins w:id="3806" w:author="Orion" w:date="2011-06-26T18:06:00Z">
        <w:r>
          <w:t>tro</w:t>
        </w:r>
        <w:r w:rsidR="00237F99">
          <w:t xml:space="preserve"> de esta capa </w:t>
        </w:r>
        <w:r>
          <w:t xml:space="preserve">también se incluyen </w:t>
        </w:r>
      </w:ins>
      <w:ins w:id="3807" w:author="Orion" w:date="2011-06-26T18:10:00Z">
        <w:r w:rsidR="0004193A">
          <w:t>otros</w:t>
        </w:r>
      </w:ins>
      <w:ins w:id="3808" w:author="Orion" w:date="2011-06-26T18:06:00Z">
        <w:r>
          <w:t xml:space="preserve"> procesos</w:t>
        </w:r>
      </w:ins>
      <w:ins w:id="3809" w:author="Orion" w:date="2011-06-26T18:10:00Z">
        <w:r w:rsidR="0004193A">
          <w:t xml:space="preserve"> como por ejemplo los</w:t>
        </w:r>
      </w:ins>
      <w:ins w:id="3810" w:author="Orion" w:date="2011-06-26T18:06:00Z">
        <w:r>
          <w:t xml:space="preserve"> encargados de monitorizar aviones o actualizar el estado de estos en todo momento. </w:t>
        </w:r>
      </w:ins>
      <w:ins w:id="3811" w:author="Orion" w:date="2011-06-26T18:07:00Z">
        <w:r>
          <w:t xml:space="preserve">Dichos procesos son iniciados por agentes a </w:t>
        </w:r>
      </w:ins>
      <w:ins w:id="3812" w:author="Orion" w:date="2011-06-26T18:08:00Z">
        <w:r>
          <w:t>través</w:t>
        </w:r>
      </w:ins>
      <w:ins w:id="3813" w:author="Orion" w:date="2011-06-26T18:07:00Z">
        <w:r>
          <w:t xml:space="preserve"> </w:t>
        </w:r>
      </w:ins>
      <w:ins w:id="3814" w:author="Orion" w:date="2011-06-26T18:08:00Z">
        <w:r>
          <w:t>de una aplicación pero</w:t>
        </w:r>
      </w:ins>
      <w:ins w:id="3815" w:author="Orion" w:date="2011-06-26T18:10:00Z">
        <w:r w:rsidR="00923C11">
          <w:t>, al tratarse de procesos iterativos muy largos,</w:t>
        </w:r>
      </w:ins>
      <w:ins w:id="3816" w:author="Orion" w:date="2011-06-26T18:08:00Z">
        <w:r>
          <w:t xml:space="preserve"> serán ejecutados en nuevos hilos</w:t>
        </w:r>
      </w:ins>
      <w:ins w:id="3817" w:author="Orion" w:date="2011-06-26T18:11:00Z">
        <w:r w:rsidR="00923C11">
          <w:t xml:space="preserve"> del sistema</w:t>
        </w:r>
      </w:ins>
      <w:ins w:id="3818" w:author="Orion" w:date="2011-06-26T18:08:00Z">
        <w:r>
          <w:t xml:space="preserve"> para no </w:t>
        </w:r>
        <w:r w:rsidR="00922620">
          <w:t xml:space="preserve">interferir a la hora de los posibles objetivos que </w:t>
        </w:r>
      </w:ins>
      <w:ins w:id="3819" w:author="Orion" w:date="2011-06-26T18:11:00Z">
        <w:r w:rsidR="00400128">
          <w:t>dichos</w:t>
        </w:r>
      </w:ins>
      <w:ins w:id="3820" w:author="Orion" w:date="2011-06-26T18:08:00Z">
        <w:r w:rsidR="00922620">
          <w:t xml:space="preserve"> agentes puedan satisfacer </w:t>
        </w:r>
      </w:ins>
      <w:ins w:id="3821" w:author="Orion" w:date="2011-06-26T18:09:00Z">
        <w:r w:rsidR="00922620">
          <w:t>simultáneamente</w:t>
        </w:r>
      </w:ins>
      <w:ins w:id="3822" w:author="Orion" w:date="2011-06-26T18:08:00Z">
        <w:r w:rsidR="00922620">
          <w:t>.</w:t>
        </w:r>
      </w:ins>
    </w:p>
    <w:p w14:paraId="3D2419D4" w14:textId="77777777" w:rsidR="00B937FD" w:rsidRDefault="00B937FD" w:rsidP="00B937FD">
      <w:pPr>
        <w:rPr>
          <w:ins w:id="3823" w:author="Orion" w:date="2011-05-05T17:40:00Z"/>
          <w:rFonts w:cs="Times New Roman"/>
        </w:rPr>
      </w:pPr>
    </w:p>
    <w:p w14:paraId="2CFFB8BA" w14:textId="77777777" w:rsidR="00B937FD" w:rsidRPr="00650D90" w:rsidRDefault="00B937FD" w:rsidP="00B937FD">
      <w:pPr>
        <w:outlineLvl w:val="1"/>
        <w:rPr>
          <w:ins w:id="3824" w:author="Orion" w:date="2011-05-05T17:40:00Z"/>
          <w:rFonts w:cs="Times New Roman"/>
        </w:rPr>
      </w:pPr>
      <w:bookmarkStart w:id="3825" w:name="_Toc296083830"/>
      <w:ins w:id="3826" w:author="Orion" w:date="2011-05-05T17:40:00Z">
        <w:r>
          <w:rPr>
            <w:rFonts w:cs="Times New Roman"/>
          </w:rPr>
          <w:t>Visualización</w:t>
        </w:r>
        <w:bookmarkEnd w:id="3825"/>
      </w:ins>
    </w:p>
    <w:p w14:paraId="391BBAAB" w14:textId="14F46B9B" w:rsidR="00557A40" w:rsidRDefault="009361EC">
      <w:pPr>
        <w:jc w:val="both"/>
        <w:rPr>
          <w:ins w:id="3827" w:author="Orion" w:date="2011-06-20T19:20:00Z"/>
        </w:rPr>
        <w:pPrChange w:id="3828" w:author="Orion" w:date="2011-05-10T23:29:00Z">
          <w:pPr/>
        </w:pPrChange>
      </w:pPr>
      <w:ins w:id="3829" w:author="Orion" w:date="2011-06-20T19:17:00Z">
        <w:r>
          <w:t xml:space="preserve">Para poder tener una representación realista de lo que se </w:t>
        </w:r>
      </w:ins>
      <w:ins w:id="3830" w:author="Orion" w:date="2011-06-21T11:39:00Z">
        <w:r w:rsidR="004C625E">
          <w:t>va</w:t>
        </w:r>
      </w:ins>
      <w:ins w:id="3831" w:author="Orion" w:date="2011-06-20T19:17:00Z">
        <w:r>
          <w:t xml:space="preserve"> a simular y con el objetivo de poder detectar posible errores o defectos del sistema, se han </w:t>
        </w:r>
      </w:ins>
      <w:ins w:id="3832" w:author="Orion" w:date="2011-06-20T19:19:00Z">
        <w:r>
          <w:t>representado</w:t>
        </w:r>
      </w:ins>
      <w:ins w:id="3833" w:author="Orion" w:date="2011-06-20T19:17:00Z">
        <w:r>
          <w:t xml:space="preserve"> los datos producidos por el sistema </w:t>
        </w:r>
      </w:ins>
      <w:ins w:id="3834" w:author="Orion" w:date="2011-06-20T19:19:00Z">
        <w:r>
          <w:t>en una serie de visualizaciones.</w:t>
        </w:r>
      </w:ins>
      <w:ins w:id="3835" w:author="Orion" w:date="2011-06-20T19:20:00Z">
        <w:r>
          <w:t xml:space="preserve"> El sistema dispone de d</w:t>
        </w:r>
      </w:ins>
      <w:ins w:id="3836" w:author="Orion" w:date="2011-06-10T12:20:00Z">
        <w:r w:rsidR="002809A4" w:rsidRPr="00A74327">
          <w:t xml:space="preserve">os posibles tipos de visualización. </w:t>
        </w:r>
        <w:r w:rsidR="002809A4">
          <w:t xml:space="preserve">Por un lado está la visualización que nos aporta el IAF (INGENIAS </w:t>
        </w:r>
        <w:proofErr w:type="spellStart"/>
        <w:r w:rsidR="002809A4">
          <w:t>Agent</w:t>
        </w:r>
        <w:proofErr w:type="spellEnd"/>
        <w:r w:rsidR="002809A4">
          <w:t xml:space="preserve"> Framework), que es la que por defecto nos aporta el código autogenerado. En este tipo de visualización podremos ver los estados mentales de cada uno de los agentes, así como las interacciones y las tareas que van ejecutando en cada momento dichos agentes</w:t>
        </w:r>
      </w:ins>
      <w:ins w:id="3837" w:author="Orion" w:date="2011-06-20T19:10:00Z">
        <w:r w:rsidR="00557A40">
          <w:t xml:space="preserve">. Esta visualización también aporta una serie de </w:t>
        </w:r>
        <w:proofErr w:type="spellStart"/>
        <w:r w:rsidR="00557A40" w:rsidRPr="00251CCB">
          <w:rPr>
            <w:i/>
            <w:rPrChange w:id="3838" w:author="Orion" w:date="2011-06-21T11:48:00Z">
              <w:rPr/>
            </w:rPrChange>
          </w:rPr>
          <w:t>logs</w:t>
        </w:r>
        <w:proofErr w:type="spellEnd"/>
        <w:r w:rsidR="00557A40">
          <w:t xml:space="preserve"> que mostrar</w:t>
        </w:r>
      </w:ins>
      <w:ins w:id="3839" w:author="Orion" w:date="2011-06-20T19:13:00Z">
        <w:r w:rsidR="00557A40">
          <w:t>á</w:t>
        </w:r>
      </w:ins>
      <w:ins w:id="3840" w:author="Orion" w:date="2011-06-20T19:20:00Z">
        <w:r w:rsidR="00256F58">
          <w:t>n</w:t>
        </w:r>
      </w:ins>
      <w:ins w:id="3841" w:author="Orion" w:date="2011-06-20T19:13:00Z">
        <w:r w:rsidR="00557A40">
          <w:t xml:space="preserve"> un histórico </w:t>
        </w:r>
      </w:ins>
      <w:ins w:id="3842" w:author="Orion" w:date="2011-06-20T19:14:00Z">
        <w:r w:rsidR="00557A40">
          <w:t>d</w:t>
        </w:r>
      </w:ins>
      <w:ins w:id="3843" w:author="Orion" w:date="2011-06-21T11:48:00Z">
        <w:r w:rsidR="000375FF">
          <w:t>e</w:t>
        </w:r>
      </w:ins>
      <w:ins w:id="3844" w:author="Orion" w:date="2011-06-20T19:14:00Z">
        <w:r w:rsidR="00557A40">
          <w:t xml:space="preserve"> cada una de estas interacciones y tareas que se han ejecutado</w:t>
        </w:r>
      </w:ins>
      <w:ins w:id="3845" w:author="Orion" w:date="2011-06-10T12:20:00Z">
        <w:r w:rsidR="002809A4">
          <w:t xml:space="preserve">. </w:t>
        </w:r>
      </w:ins>
    </w:p>
    <w:p w14:paraId="2EDCF166" w14:textId="70025C83" w:rsidR="0069523A" w:rsidRDefault="0069523A">
      <w:pPr>
        <w:jc w:val="both"/>
        <w:rPr>
          <w:ins w:id="3846" w:author="Orion" w:date="2011-06-20T19:14:00Z"/>
        </w:rPr>
        <w:pPrChange w:id="3847" w:author="Orion" w:date="2011-05-10T23:29:00Z">
          <w:pPr/>
        </w:pPrChange>
      </w:pPr>
      <w:ins w:id="3848" w:author="Orion" w:date="2011-06-20T19:20:00Z">
        <w:r>
          <w:t>(</w:t>
        </w:r>
      </w:ins>
      <w:ins w:id="3849" w:author="Orion" w:date="2011-06-23T12:35:00Z">
        <w:r w:rsidR="00D44163">
          <w:t>Imágenes</w:t>
        </w:r>
      </w:ins>
      <w:proofErr w:type="gramStart"/>
      <w:ins w:id="3850" w:author="Orion" w:date="2011-06-20T19:20:00Z">
        <w:r>
          <w:t>,:</w:t>
        </w:r>
        <w:proofErr w:type="gramEnd"/>
        <w:r>
          <w:t xml:space="preserve"> interacciones, </w:t>
        </w:r>
      </w:ins>
      <w:ins w:id="3851" w:author="Orion" w:date="2011-06-20T19:21:00Z">
        <w:r>
          <w:t>agente…)</w:t>
        </w:r>
      </w:ins>
    </w:p>
    <w:p w14:paraId="5A7727EF" w14:textId="6E4B655F" w:rsidR="00535278" w:rsidRDefault="002809A4">
      <w:pPr>
        <w:jc w:val="both"/>
        <w:rPr>
          <w:ins w:id="3852" w:author="Orion" w:date="2011-06-21T12:49:00Z"/>
        </w:rPr>
        <w:pPrChange w:id="3853" w:author="Orion" w:date="2011-05-10T23:29:00Z">
          <w:pPr/>
        </w:pPrChange>
      </w:pPr>
      <w:ins w:id="3854" w:author="Orion" w:date="2011-06-10T12:20:00Z">
        <w:r w:rsidRPr="005E4FAC">
          <w:t>Por otro lado</w:t>
        </w:r>
      </w:ins>
      <w:ins w:id="3855" w:author="Orion" w:date="2011-06-10T12:25:00Z">
        <w:r w:rsidR="006A0746">
          <w:t xml:space="preserve"> se ha implementado </w:t>
        </w:r>
      </w:ins>
      <w:ins w:id="3856" w:author="Orion" w:date="2011-06-10T12:20:00Z">
        <w:r w:rsidRPr="00A74327">
          <w:t xml:space="preserve">una visualización gráfica más </w:t>
        </w:r>
        <w:r w:rsidRPr="00A74327">
          <w:rPr>
            <w:rFonts w:cs="Times New Roman"/>
          </w:rPr>
          <w:t xml:space="preserve">realista donde se hace uso de una herramienta llamada </w:t>
        </w:r>
        <w:proofErr w:type="spellStart"/>
        <w:r w:rsidRPr="00A74327">
          <w:rPr>
            <w:rFonts w:cs="Times New Roman"/>
          </w:rPr>
          <w:t>World</w:t>
        </w:r>
        <w:proofErr w:type="spellEnd"/>
        <w:r w:rsidRPr="00A74327">
          <w:rPr>
            <w:rFonts w:cs="Times New Roman"/>
          </w:rPr>
          <w:t xml:space="preserve"> </w:t>
        </w:r>
        <w:proofErr w:type="spellStart"/>
        <w:r w:rsidRPr="00A74327">
          <w:rPr>
            <w:rFonts w:cs="Times New Roman"/>
          </w:rPr>
          <w:t>Wind</w:t>
        </w:r>
        <w:proofErr w:type="spellEnd"/>
        <w:r w:rsidRPr="00A74327">
          <w:rPr>
            <w:rFonts w:cs="Times New Roman"/>
          </w:rPr>
          <w:t xml:space="preserve"> de la NASA</w:t>
        </w:r>
      </w:ins>
      <w:customXmlInsRangeStart w:id="3857" w:author="Orion" w:date="2011-06-10T12:20:00Z"/>
      <w:sdt>
        <w:sdtPr>
          <w:rPr>
            <w:rFonts w:cs="Times New Roman"/>
          </w:rPr>
          <w:id w:val="-304163868"/>
          <w:citation/>
        </w:sdtPr>
        <w:sdtContent>
          <w:customXmlInsRangeEnd w:id="3857"/>
          <w:ins w:id="3858" w:author="Orion" w:date="2011-06-10T12:20:00Z">
            <w:r w:rsidRPr="00A74327">
              <w:rPr>
                <w:rFonts w:cs="Times New Roman"/>
              </w:rPr>
              <w:fldChar w:fldCharType="begin"/>
            </w:r>
            <w:r w:rsidRPr="0014373B">
              <w:rPr>
                <w:rFonts w:cs="Times New Roman"/>
              </w:rPr>
              <w:instrText xml:space="preserve"> CITATION Wor \l 3082 </w:instrText>
            </w:r>
            <w:r w:rsidRPr="00A74327">
              <w:rPr>
                <w:rFonts w:cs="Times New Roman"/>
              </w:rPr>
              <w:fldChar w:fldCharType="separate"/>
            </w:r>
          </w:ins>
          <w:r w:rsidR="00C1157B">
            <w:rPr>
              <w:rFonts w:cs="Times New Roman"/>
              <w:noProof/>
            </w:rPr>
            <w:t xml:space="preserve"> </w:t>
          </w:r>
          <w:r w:rsidR="00C1157B" w:rsidRPr="00C1157B">
            <w:rPr>
              <w:rFonts w:cs="Times New Roman"/>
              <w:noProof/>
            </w:rPr>
            <w:t>(51)</w:t>
          </w:r>
          <w:ins w:id="3859" w:author="Orion" w:date="2011-06-10T12:20:00Z">
            <w:r w:rsidRPr="00A74327">
              <w:rPr>
                <w:rFonts w:cs="Times New Roman"/>
              </w:rPr>
              <w:fldChar w:fldCharType="end"/>
            </w:r>
          </w:ins>
          <w:customXmlInsRangeStart w:id="3860" w:author="Orion" w:date="2011-06-10T12:20:00Z"/>
        </w:sdtContent>
      </w:sdt>
      <w:customXmlInsRangeEnd w:id="3860"/>
      <w:ins w:id="3861" w:author="Orion" w:date="2011-06-20T19:15:00Z">
        <w:r w:rsidR="00577C77">
          <w:rPr>
            <w:rFonts w:cs="Times New Roman"/>
          </w:rPr>
          <w:t xml:space="preserve">. </w:t>
        </w:r>
      </w:ins>
      <w:proofErr w:type="spellStart"/>
      <w:ins w:id="3862" w:author="Orion" w:date="2011-06-21T12:48:00Z">
        <w:r w:rsidR="00535278" w:rsidRPr="00ED027D">
          <w:rPr>
            <w:bCs/>
          </w:rPr>
          <w:t>World</w:t>
        </w:r>
        <w:proofErr w:type="spellEnd"/>
        <w:r w:rsidR="00535278">
          <w:rPr>
            <w:bCs/>
          </w:rPr>
          <w:t xml:space="preserve"> </w:t>
        </w:r>
        <w:proofErr w:type="spellStart"/>
        <w:r w:rsidR="00535278" w:rsidRPr="00ED027D">
          <w:rPr>
            <w:bCs/>
          </w:rPr>
          <w:t>Wind</w:t>
        </w:r>
        <w:proofErr w:type="spellEnd"/>
        <w:r w:rsidR="00535278" w:rsidRPr="00ED027D">
          <w:rPr>
            <w:rStyle w:val="apple-converted-space"/>
            <w:rFonts w:cs="Times New Roman"/>
            <w:color w:val="000000"/>
          </w:rPr>
          <w:t> </w:t>
        </w:r>
        <w:r w:rsidR="00535278" w:rsidRPr="00ED027D">
          <w:t>es un</w:t>
        </w:r>
        <w:r w:rsidR="00535278" w:rsidRPr="00ED027D">
          <w:rPr>
            <w:rStyle w:val="apple-converted-space"/>
            <w:rFonts w:cs="Times New Roman"/>
            <w:color w:val="000000"/>
          </w:rPr>
          <w:t> </w:t>
        </w:r>
        <w:r w:rsidR="00535278" w:rsidRPr="00ED027D">
          <w:t>programa</w:t>
        </w:r>
        <w:r w:rsidR="00535278">
          <w:t xml:space="preserve"> de código abierto, </w:t>
        </w:r>
        <w:r w:rsidR="00535278" w:rsidRPr="00ED027D">
          <w:t>desarrollado por la</w:t>
        </w:r>
        <w:r w:rsidR="00535278">
          <w:t xml:space="preserve"> NASA,</w:t>
        </w:r>
        <w:r w:rsidR="00535278" w:rsidRPr="00ED027D">
          <w:rPr>
            <w:rStyle w:val="apple-converted-space"/>
            <w:rFonts w:cs="Times New Roman"/>
            <w:color w:val="000000"/>
          </w:rPr>
          <w:t> </w:t>
        </w:r>
        <w:r w:rsidR="00535278" w:rsidRPr="00ED027D">
          <w:t>que actúa como un</w:t>
        </w:r>
        <w:r w:rsidR="00535278" w:rsidRPr="00ED027D">
          <w:rPr>
            <w:rStyle w:val="apple-converted-space"/>
            <w:rFonts w:cs="Times New Roman"/>
            <w:color w:val="000000"/>
          </w:rPr>
          <w:t> </w:t>
        </w:r>
        <w:r w:rsidR="00535278" w:rsidRPr="00ED027D">
          <w:t>globo terráqueo</w:t>
        </w:r>
        <w:r w:rsidR="00535278" w:rsidRPr="00ED027D">
          <w:rPr>
            <w:rStyle w:val="apple-converted-space"/>
            <w:rFonts w:cs="Times New Roman"/>
            <w:color w:val="000000"/>
          </w:rPr>
          <w:t> </w:t>
        </w:r>
        <w:r w:rsidR="00535278">
          <w:t>virtual</w:t>
        </w:r>
        <w:r w:rsidR="00535278" w:rsidRPr="00ED027D">
          <w:t>. Superpone imágenes de</w:t>
        </w:r>
        <w:r w:rsidR="00535278" w:rsidRPr="00ED027D">
          <w:rPr>
            <w:rStyle w:val="apple-converted-space"/>
            <w:rFonts w:cs="Times New Roman"/>
            <w:color w:val="000000"/>
          </w:rPr>
          <w:t> </w:t>
        </w:r>
        <w:r w:rsidR="00535278" w:rsidRPr="00ED027D">
          <w:t>satélites</w:t>
        </w:r>
        <w:r w:rsidR="00535278" w:rsidRPr="00ED027D">
          <w:rPr>
            <w:rStyle w:val="apple-converted-space"/>
            <w:rFonts w:cs="Times New Roman"/>
            <w:color w:val="000000"/>
          </w:rPr>
          <w:t> </w:t>
        </w:r>
        <w:r w:rsidR="00535278" w:rsidRPr="00ED027D">
          <w:t>de la NASA</w:t>
        </w:r>
        <w:r w:rsidR="00535278">
          <w:t xml:space="preserve"> y </w:t>
        </w:r>
        <w:r w:rsidR="00535278" w:rsidRPr="00ED027D">
          <w:t>fotografías</w:t>
        </w:r>
        <w:r w:rsidR="00535278" w:rsidRPr="00ED027D">
          <w:rPr>
            <w:rStyle w:val="apple-converted-space"/>
            <w:rFonts w:cs="Times New Roman"/>
            <w:color w:val="000000"/>
          </w:rPr>
          <w:t> </w:t>
        </w:r>
        <w:r w:rsidR="00535278">
          <w:t xml:space="preserve">aéreas del </w:t>
        </w:r>
        <w:proofErr w:type="spellStart"/>
        <w:r w:rsidR="00535278" w:rsidRPr="00ED027D">
          <w:t>United</w:t>
        </w:r>
        <w:proofErr w:type="spellEnd"/>
        <w:r w:rsidR="00535278" w:rsidRPr="00ED027D">
          <w:t xml:space="preserve"> </w:t>
        </w:r>
        <w:proofErr w:type="spellStart"/>
        <w:r w:rsidR="00535278" w:rsidRPr="00ED027D">
          <w:t>States</w:t>
        </w:r>
        <w:proofErr w:type="spellEnd"/>
        <w:r w:rsidR="00535278" w:rsidRPr="00ED027D">
          <w:t xml:space="preserve"> Geological </w:t>
        </w:r>
        <w:proofErr w:type="spellStart"/>
        <w:r w:rsidR="00535278" w:rsidRPr="00ED027D">
          <w:t>Survey</w:t>
        </w:r>
        <w:proofErr w:type="spellEnd"/>
        <w:r w:rsidR="00535278" w:rsidRPr="00ED027D">
          <w:rPr>
            <w:rStyle w:val="apple-converted-space"/>
            <w:rFonts w:cs="Times New Roman"/>
            <w:color w:val="000000"/>
          </w:rPr>
          <w:t> </w:t>
        </w:r>
        <w:r w:rsidR="00535278" w:rsidRPr="00ED027D">
          <w:t>(USGS) sobre modelos</w:t>
        </w:r>
        <w:r w:rsidR="00535278">
          <w:t xml:space="preserve"> </w:t>
        </w:r>
        <w:r w:rsidR="00535278" w:rsidRPr="00ED027D">
          <w:t>tridimensionales</w:t>
        </w:r>
        <w:r w:rsidR="00535278" w:rsidRPr="00ED027D">
          <w:rPr>
            <w:rStyle w:val="apple-converted-space"/>
            <w:rFonts w:cs="Times New Roman"/>
            <w:color w:val="000000"/>
          </w:rPr>
          <w:t> </w:t>
        </w:r>
        <w:r w:rsidR="00535278" w:rsidRPr="00ED027D">
          <w:t>de la</w:t>
        </w:r>
        <w:r w:rsidR="00535278" w:rsidRPr="00ED027D">
          <w:rPr>
            <w:rStyle w:val="apple-converted-space"/>
            <w:rFonts w:cs="Times New Roman"/>
            <w:color w:val="000000"/>
          </w:rPr>
          <w:t> </w:t>
        </w:r>
        <w:r w:rsidR="00535278" w:rsidRPr="00ED027D">
          <w:t>Tierra, y en las últimas versiones,</w:t>
        </w:r>
        <w:r w:rsidR="00535278" w:rsidRPr="00ED027D">
          <w:rPr>
            <w:rStyle w:val="apple-converted-space"/>
            <w:rFonts w:cs="Times New Roman"/>
            <w:color w:val="000000"/>
          </w:rPr>
          <w:t> </w:t>
        </w:r>
        <w:r w:rsidR="00535278" w:rsidRPr="00ED027D">
          <w:t>Marte</w:t>
        </w:r>
        <w:r w:rsidR="00535278" w:rsidRPr="00ED027D">
          <w:rPr>
            <w:rStyle w:val="apple-converted-space"/>
            <w:rFonts w:cs="Times New Roman"/>
            <w:color w:val="000000"/>
          </w:rPr>
          <w:t> </w:t>
        </w:r>
        <w:r w:rsidR="00535278" w:rsidRPr="00ED027D">
          <w:t>y la</w:t>
        </w:r>
        <w:r w:rsidR="00535278" w:rsidRPr="00ED027D">
          <w:rPr>
            <w:rStyle w:val="apple-converted-space"/>
            <w:rFonts w:cs="Times New Roman"/>
            <w:color w:val="000000"/>
          </w:rPr>
          <w:t> </w:t>
        </w:r>
        <w:r w:rsidR="00535278" w:rsidRPr="00ED027D">
          <w:t>Luna.</w:t>
        </w:r>
        <w:r w:rsidR="00535278">
          <w:t xml:space="preserve"> A través de esta herramienta e</w:t>
        </w:r>
        <w:r w:rsidR="00535278" w:rsidRPr="00ED027D">
          <w:t>l usuario puede interactuar con el planeta seleccionado</w:t>
        </w:r>
      </w:ins>
      <w:ins w:id="3863" w:author="Orion" w:date="2011-06-21T13:33:00Z">
        <w:r w:rsidR="005F027C">
          <w:t>,</w:t>
        </w:r>
      </w:ins>
      <w:ins w:id="3864" w:author="Orion" w:date="2011-06-21T12:48:00Z">
        <w:r w:rsidR="00535278" w:rsidRPr="00ED027D">
          <w:t xml:space="preserve"> rotándolo y ampliando zonas. Además se pueden superponer</w:t>
        </w:r>
        <w:r w:rsidR="00535278" w:rsidRPr="00ED027D">
          <w:rPr>
            <w:rStyle w:val="apple-converted-space"/>
            <w:rFonts w:cs="Times New Roman"/>
            <w:color w:val="000000"/>
          </w:rPr>
          <w:t> </w:t>
        </w:r>
        <w:r w:rsidR="00535278" w:rsidRPr="00ED027D">
          <w:t>topónimos</w:t>
        </w:r>
        <w:r w:rsidR="00535278" w:rsidRPr="00ED027D">
          <w:rPr>
            <w:rStyle w:val="apple-converted-space"/>
            <w:rFonts w:cs="Times New Roman"/>
            <w:color w:val="000000"/>
          </w:rPr>
          <w:t> </w:t>
        </w:r>
        <w:r w:rsidR="00535278" w:rsidRPr="00ED027D">
          <w:t>y fronteras, entre otros datos, a las imágenes. El programa también contiene un módulo para visualizar imágenes de otras fuentes en Internet que usen el protocolo del</w:t>
        </w:r>
        <w:r w:rsidR="00535278">
          <w:t xml:space="preserve"> Open </w:t>
        </w:r>
        <w:proofErr w:type="spellStart"/>
        <w:r w:rsidR="00535278">
          <w:t>Geaospatial</w:t>
        </w:r>
        <w:proofErr w:type="spellEnd"/>
        <w:r w:rsidR="00535278">
          <w:t xml:space="preserve"> </w:t>
        </w:r>
        <w:proofErr w:type="spellStart"/>
        <w:r w:rsidR="00535278">
          <w:t>Consortium</w:t>
        </w:r>
        <w:proofErr w:type="spellEnd"/>
        <w:r w:rsidR="00535278">
          <w:t xml:space="preserve"> Web </w:t>
        </w:r>
        <w:proofErr w:type="spellStart"/>
        <w:r w:rsidR="00535278">
          <w:t>Map</w:t>
        </w:r>
        <w:proofErr w:type="spellEnd"/>
        <w:r w:rsidR="00535278">
          <w:t xml:space="preserve"> </w:t>
        </w:r>
        <w:proofErr w:type="spellStart"/>
        <w:r w:rsidR="00535278">
          <w:t>Service</w:t>
        </w:r>
        <w:proofErr w:type="spellEnd"/>
        <w:r w:rsidR="00535278" w:rsidRPr="00ED027D">
          <w:t xml:space="preserve">. Adicionalmente existen multitudes de ampliaciones para </w:t>
        </w:r>
        <w:proofErr w:type="spellStart"/>
        <w:r w:rsidR="00535278" w:rsidRPr="00ED027D">
          <w:t>World</w:t>
        </w:r>
        <w:proofErr w:type="spellEnd"/>
        <w:r w:rsidR="00535278" w:rsidRPr="00ED027D">
          <w:t xml:space="preserve"> </w:t>
        </w:r>
        <w:proofErr w:type="spellStart"/>
        <w:r w:rsidR="00535278" w:rsidRPr="00ED027D">
          <w:t>Wind</w:t>
        </w:r>
        <w:proofErr w:type="spellEnd"/>
        <w:r w:rsidR="00535278" w:rsidRPr="00ED027D">
          <w:t xml:space="preserve"> que aumentan su funcionalidad, como por ejemplo, poder medir distancias u obtener datos de posición desde un</w:t>
        </w:r>
        <w:r w:rsidR="00535278" w:rsidRPr="00ED027D">
          <w:rPr>
            <w:rStyle w:val="apple-converted-space"/>
            <w:rFonts w:cs="Times New Roman"/>
            <w:color w:val="000000"/>
          </w:rPr>
          <w:t> </w:t>
        </w:r>
        <w:r w:rsidR="00535278" w:rsidRPr="00ED027D">
          <w:t>GPS.</w:t>
        </w:r>
      </w:ins>
      <w:ins w:id="3865" w:author="Orion" w:date="2011-06-21T12:49:00Z">
        <w:r w:rsidR="000B08F3">
          <w:t xml:space="preserve"> Algunos ejemplos de aplicaciones desarrolladas con esta herramienta son:</w:t>
        </w:r>
      </w:ins>
    </w:p>
    <w:p w14:paraId="52179B57" w14:textId="02311AE6" w:rsidR="000B08F3" w:rsidRDefault="00731FC3">
      <w:pPr>
        <w:pStyle w:val="ListParagraph"/>
        <w:numPr>
          <w:ilvl w:val="0"/>
          <w:numId w:val="32"/>
        </w:numPr>
        <w:jc w:val="both"/>
        <w:rPr>
          <w:ins w:id="3866" w:author="Orion" w:date="2011-06-21T13:16:00Z"/>
          <w:rFonts w:cs="Times New Roman"/>
        </w:rPr>
        <w:pPrChange w:id="3867" w:author="Orion" w:date="2011-06-21T13:03:00Z">
          <w:pPr>
            <w:jc w:val="both"/>
          </w:pPr>
        </w:pPrChange>
      </w:pPr>
      <w:proofErr w:type="spellStart"/>
      <w:ins w:id="3868" w:author="Orion" w:date="2011-06-21T13:05:00Z">
        <w:r w:rsidRPr="001262AB">
          <w:rPr>
            <w:rFonts w:cs="Times New Roman"/>
            <w:i/>
            <w:rPrChange w:id="3869" w:author="Orion" w:date="2011-06-21T13:20:00Z">
              <w:rPr>
                <w:rFonts w:cs="Times New Roman"/>
              </w:rPr>
            </w:rPrChange>
          </w:rPr>
          <w:t>Terrain</w:t>
        </w:r>
        <w:proofErr w:type="spellEnd"/>
        <w:r w:rsidRPr="001262AB">
          <w:rPr>
            <w:rFonts w:cs="Times New Roman"/>
            <w:i/>
            <w:rPrChange w:id="3870" w:author="Orion" w:date="2011-06-21T13:20:00Z">
              <w:rPr>
                <w:rFonts w:cs="Times New Roman"/>
              </w:rPr>
            </w:rPrChange>
          </w:rPr>
          <w:t xml:space="preserve"> </w:t>
        </w:r>
        <w:proofErr w:type="spellStart"/>
        <w:r w:rsidRPr="001262AB">
          <w:rPr>
            <w:rFonts w:cs="Times New Roman"/>
            <w:i/>
            <w:rPrChange w:id="3871" w:author="Orion" w:date="2011-06-21T13:20:00Z">
              <w:rPr>
                <w:rFonts w:cs="Times New Roman"/>
              </w:rPr>
            </w:rPrChange>
          </w:rPr>
          <w:t>Profiler</w:t>
        </w:r>
      </w:ins>
      <w:proofErr w:type="spellEnd"/>
      <w:ins w:id="3872" w:author="Orion" w:date="2011-06-21T13:03:00Z">
        <w:r w:rsidR="000B08F3" w:rsidRPr="00DE752A">
          <w:rPr>
            <w:rFonts w:cs="Times New Roman"/>
          </w:rPr>
          <w:t xml:space="preserve">: </w:t>
        </w:r>
      </w:ins>
      <w:ins w:id="3873" w:author="Orion" w:date="2011-06-21T13:06:00Z">
        <w:r w:rsidRPr="00376A29">
          <w:rPr>
            <w:rFonts w:cs="Times New Roman"/>
          </w:rPr>
          <w:t xml:space="preserve">Aplicación que muestra la capa de perfil del terreno </w:t>
        </w:r>
      </w:ins>
      <w:ins w:id="3874" w:author="Orion" w:date="2011-06-21T13:07:00Z">
        <w:r w:rsidRPr="00376A29">
          <w:rPr>
            <w:rFonts w:cs="Times New Roman"/>
          </w:rPr>
          <w:t xml:space="preserve">junto con una serie de controles. Permite visualizar en tiempo real un gráfico de la sección del perfil de cualquier parte del planeta, a cualquier escala. </w:t>
        </w:r>
      </w:ins>
      <w:ins w:id="3875" w:author="Orion" w:date="2011-06-21T13:09:00Z">
        <w:r w:rsidRPr="00082449">
          <w:rPr>
            <w:rFonts w:cs="Times New Roman"/>
          </w:rPr>
          <w:t>Resulta particularmente útil para explorar los fondos marinos, donde los datos de batimetría revela</w:t>
        </w:r>
        <w:r>
          <w:rPr>
            <w:rFonts w:cs="Times New Roman"/>
          </w:rPr>
          <w:t>n</w:t>
        </w:r>
        <w:r w:rsidRPr="00DE752A">
          <w:rPr>
            <w:rFonts w:cs="Times New Roman"/>
          </w:rPr>
          <w:t xml:space="preserve"> importantes características geológicas.</w:t>
        </w:r>
      </w:ins>
    </w:p>
    <w:p w14:paraId="07839EC4" w14:textId="3B31BB49" w:rsidR="00731FC3" w:rsidRPr="00DE752A" w:rsidRDefault="00731FC3">
      <w:pPr>
        <w:pStyle w:val="ListParagraph"/>
        <w:numPr>
          <w:ilvl w:val="0"/>
          <w:numId w:val="32"/>
        </w:numPr>
        <w:jc w:val="both"/>
        <w:rPr>
          <w:ins w:id="3876" w:author="Orion" w:date="2011-06-21T13:16:00Z"/>
          <w:rFonts w:cs="Times New Roman"/>
        </w:rPr>
        <w:pPrChange w:id="3877" w:author="Orion" w:date="2011-06-21T13:16:00Z">
          <w:pPr>
            <w:jc w:val="both"/>
          </w:pPr>
        </w:pPrChange>
      </w:pPr>
      <w:ins w:id="3878" w:author="Orion" w:date="2011-06-21T13:16:00Z">
        <w:r w:rsidRPr="001262AB">
          <w:rPr>
            <w:rFonts w:cs="Times New Roman"/>
            <w:i/>
            <w:rPrChange w:id="3879" w:author="Orion" w:date="2011-06-21T13:20:00Z">
              <w:rPr>
                <w:rFonts w:cs="Times New Roman"/>
              </w:rPr>
            </w:rPrChange>
          </w:rPr>
          <w:t xml:space="preserve">Air </w:t>
        </w:r>
        <w:proofErr w:type="spellStart"/>
        <w:r w:rsidRPr="001262AB">
          <w:rPr>
            <w:rFonts w:cs="Times New Roman"/>
            <w:i/>
            <w:rPrChange w:id="3880" w:author="Orion" w:date="2011-06-21T13:20:00Z">
              <w:rPr>
                <w:rFonts w:cs="Times New Roman"/>
              </w:rPr>
            </w:rPrChange>
          </w:rPr>
          <w:t>Search</w:t>
        </w:r>
        <w:proofErr w:type="spellEnd"/>
        <w:r w:rsidRPr="001262AB">
          <w:rPr>
            <w:rFonts w:cs="Times New Roman"/>
            <w:i/>
            <w:rPrChange w:id="3881" w:author="Orion" w:date="2011-06-21T13:20:00Z">
              <w:rPr>
                <w:rFonts w:cs="Times New Roman"/>
              </w:rPr>
            </w:rPrChange>
          </w:rPr>
          <w:t xml:space="preserve"> And </w:t>
        </w:r>
        <w:proofErr w:type="spellStart"/>
        <w:r w:rsidRPr="001262AB">
          <w:rPr>
            <w:rFonts w:cs="Times New Roman"/>
            <w:i/>
            <w:rPrChange w:id="3882" w:author="Orion" w:date="2011-06-21T13:20:00Z">
              <w:rPr>
                <w:rFonts w:cs="Times New Roman"/>
              </w:rPr>
            </w:rPrChange>
          </w:rPr>
          <w:t>Rescue</w:t>
        </w:r>
        <w:proofErr w:type="spellEnd"/>
        <w:r w:rsidRPr="00731FC3">
          <w:rPr>
            <w:rFonts w:cs="Times New Roman"/>
            <w:rPrChange w:id="3883" w:author="Orion" w:date="2011-06-21T13:17:00Z">
              <w:rPr>
                <w:rFonts w:cs="Times New Roman"/>
                <w:lang w:val="en-US"/>
              </w:rPr>
            </w:rPrChange>
          </w:rPr>
          <w:t>: Es una aplicaci</w:t>
        </w:r>
      </w:ins>
      <w:ins w:id="3884" w:author="Orion" w:date="2011-06-21T13:17:00Z">
        <w:r>
          <w:rPr>
            <w:rFonts w:cs="Times New Roman"/>
          </w:rPr>
          <w:t>ón que ayuda</w:t>
        </w:r>
        <w:r w:rsidR="0062559F">
          <w:rPr>
            <w:rFonts w:cs="Times New Roman"/>
          </w:rPr>
          <w:t xml:space="preserve"> a los planificadores de</w:t>
        </w:r>
        <w:r>
          <w:rPr>
            <w:rFonts w:cs="Times New Roman"/>
          </w:rPr>
          <w:t xml:space="preserve"> búsqueda y rescate</w:t>
        </w:r>
        <w:r w:rsidR="0062559F">
          <w:rPr>
            <w:rFonts w:cs="Times New Roman"/>
          </w:rPr>
          <w:t xml:space="preserve"> a determinar</w:t>
        </w:r>
      </w:ins>
      <w:ins w:id="3885" w:author="Orion" w:date="2011-06-21T13:18:00Z">
        <w:r w:rsidR="0062559F">
          <w:rPr>
            <w:rFonts w:cs="Times New Roman"/>
          </w:rPr>
          <w:t xml:space="preserve"> cuáles son los mejores lugares</w:t>
        </w:r>
      </w:ins>
      <w:ins w:id="3886" w:author="Orion" w:date="2011-06-21T13:34:00Z">
        <w:r w:rsidR="00142D9A">
          <w:rPr>
            <w:rFonts w:cs="Times New Roman"/>
          </w:rPr>
          <w:t xml:space="preserve"> por donde</w:t>
        </w:r>
      </w:ins>
      <w:ins w:id="3887" w:author="Orion" w:date="2011-06-21T13:18:00Z">
        <w:r w:rsidR="0062559F">
          <w:rPr>
            <w:rFonts w:cs="Times New Roman"/>
          </w:rPr>
          <w:t xml:space="preserve"> buscar después de la pérdida de un avión.</w:t>
        </w:r>
      </w:ins>
      <w:ins w:id="3888" w:author="Orion" w:date="2011-06-21T13:19:00Z">
        <w:r w:rsidR="00882B8F">
          <w:rPr>
            <w:rFonts w:cs="Times New Roman"/>
          </w:rPr>
          <w:t xml:space="preserve"> Usando la última posición conocida desde un radar terrestre y otros recursos, los planificadores pueden reconstruir la ruta del avi</w:t>
        </w:r>
      </w:ins>
      <w:ins w:id="3889" w:author="Orion" w:date="2011-06-21T13:20:00Z">
        <w:r w:rsidR="00882B8F">
          <w:rPr>
            <w:rFonts w:cs="Times New Roman"/>
          </w:rPr>
          <w:t>ón y estudiar su posición con respecto a tierra desde cualquier punto de vista, incluido el del piloto.</w:t>
        </w:r>
      </w:ins>
    </w:p>
    <w:p w14:paraId="5129A9E5" w14:textId="77777777" w:rsidR="001262AB" w:rsidRDefault="001262AB">
      <w:pPr>
        <w:jc w:val="both"/>
        <w:rPr>
          <w:ins w:id="3890" w:author="Orion" w:date="2011-06-21T13:21:00Z"/>
          <w:rFonts w:cs="Times New Roman"/>
        </w:rPr>
        <w:pPrChange w:id="3891" w:author="Orion" w:date="2011-05-10T23:29:00Z">
          <w:pPr/>
        </w:pPrChange>
      </w:pPr>
    </w:p>
    <w:p w14:paraId="20279B7D" w14:textId="6E5D1253" w:rsidR="00235EE7" w:rsidRDefault="006C0C1A">
      <w:pPr>
        <w:jc w:val="both"/>
        <w:rPr>
          <w:ins w:id="3892" w:author="Orion" w:date="2011-06-23T12:52:00Z"/>
          <w:rFonts w:cs="Times New Roman"/>
          <w:noProof/>
          <w:lang w:eastAsia="es-ES" w:bidi="ar-SA"/>
        </w:rPr>
        <w:pPrChange w:id="3893" w:author="Orion" w:date="2011-05-10T23:29:00Z">
          <w:pPr/>
        </w:pPrChange>
      </w:pPr>
      <w:ins w:id="3894" w:author="Orion" w:date="2011-06-21T13:32:00Z">
        <w:r>
          <w:rPr>
            <w:rFonts w:cs="Times New Roman"/>
          </w:rPr>
          <w:t>Haciendo uso de</w:t>
        </w:r>
      </w:ins>
      <w:ins w:id="3895" w:author="Orion" w:date="2011-06-21T13:33:00Z">
        <w:r w:rsidR="00F53952">
          <w:rPr>
            <w:rFonts w:cs="Times New Roman"/>
          </w:rPr>
          <w:t xml:space="preserve"> </w:t>
        </w:r>
      </w:ins>
      <w:ins w:id="3896" w:author="Orion" w:date="2011-06-21T13:32:00Z">
        <w:r w:rsidR="00F53952">
          <w:rPr>
            <w:rFonts w:cs="Times New Roman"/>
          </w:rPr>
          <w:t>esta herramienta,</w:t>
        </w:r>
      </w:ins>
      <w:ins w:id="3897" w:author="Orion" w:date="2011-06-20T19:15:00Z">
        <w:r w:rsidR="00577C77">
          <w:rPr>
            <w:rFonts w:cs="Times New Roman"/>
          </w:rPr>
          <w:t xml:space="preserve"> </w:t>
        </w:r>
      </w:ins>
      <w:proofErr w:type="spellStart"/>
      <w:ins w:id="3898" w:author="Orion" w:date="2011-06-21T12:48:00Z">
        <w:r w:rsidR="00535278" w:rsidRPr="00ED027D">
          <w:rPr>
            <w:bCs/>
          </w:rPr>
          <w:t>World</w:t>
        </w:r>
        <w:proofErr w:type="spellEnd"/>
        <w:r w:rsidR="00535278">
          <w:rPr>
            <w:bCs/>
          </w:rPr>
          <w:t xml:space="preserve"> </w:t>
        </w:r>
        <w:proofErr w:type="spellStart"/>
        <w:r w:rsidR="00535278" w:rsidRPr="00ED027D">
          <w:rPr>
            <w:bCs/>
          </w:rPr>
          <w:t>Wind</w:t>
        </w:r>
      </w:ins>
      <w:proofErr w:type="spellEnd"/>
      <w:ins w:id="3899" w:author="Orion" w:date="2011-06-21T13:32:00Z">
        <w:r w:rsidR="00F53952">
          <w:rPr>
            <w:bCs/>
          </w:rPr>
          <w:t>,</w:t>
        </w:r>
      </w:ins>
      <w:ins w:id="3900" w:author="Orion" w:date="2011-06-21T12:48:00Z">
        <w:r w:rsidR="00535278" w:rsidRPr="00ED027D">
          <w:rPr>
            <w:rStyle w:val="apple-converted-space"/>
            <w:rFonts w:cs="Times New Roman"/>
            <w:color w:val="000000"/>
          </w:rPr>
          <w:t> </w:t>
        </w:r>
      </w:ins>
      <w:ins w:id="3901" w:author="Orion" w:date="2011-06-20T19:15:00Z">
        <w:r w:rsidR="00577C77">
          <w:rPr>
            <w:rFonts w:cs="Times New Roman"/>
          </w:rPr>
          <w:t xml:space="preserve"> </w:t>
        </w:r>
      </w:ins>
      <w:ins w:id="3902" w:author="Orion" w:date="2011-06-10T12:20:00Z">
        <w:r w:rsidR="002809A4">
          <w:rPr>
            <w:rFonts w:cs="Times New Roman"/>
          </w:rPr>
          <w:t xml:space="preserve">se mostrarán los mapas, </w:t>
        </w:r>
        <w:proofErr w:type="spellStart"/>
        <w:r w:rsidR="002809A4">
          <w:rPr>
            <w:rFonts w:cs="Times New Roman"/>
          </w:rPr>
          <w:t>waypoints</w:t>
        </w:r>
        <w:proofErr w:type="spellEnd"/>
        <w:r w:rsidR="002809A4">
          <w:rPr>
            <w:rFonts w:cs="Times New Roman"/>
          </w:rPr>
          <w:t xml:space="preserve"> y aeropuertos, y como se van desplazando los aviones para llegar a su destino</w:t>
        </w:r>
      </w:ins>
      <w:ins w:id="3903" w:author="Orion" w:date="2011-06-21T11:40:00Z">
        <w:r w:rsidR="004C625E">
          <w:rPr>
            <w:rFonts w:cs="Times New Roman"/>
          </w:rPr>
          <w:t xml:space="preserve"> junto con la ruta</w:t>
        </w:r>
      </w:ins>
      <w:ins w:id="3904" w:author="Orion" w:date="2011-06-20T19:53:00Z">
        <w:r w:rsidR="00F9311E">
          <w:rPr>
            <w:rFonts w:cs="Times New Roman"/>
          </w:rPr>
          <w:t xml:space="preserve"> que va</w:t>
        </w:r>
      </w:ins>
      <w:ins w:id="3905" w:author="Orion" w:date="2011-06-21T11:53:00Z">
        <w:r w:rsidR="0035314F">
          <w:rPr>
            <w:rFonts w:cs="Times New Roman"/>
          </w:rPr>
          <w:t>n</w:t>
        </w:r>
      </w:ins>
      <w:ins w:id="3906" w:author="Orion" w:date="2011-06-20T19:53:00Z">
        <w:r w:rsidR="00F9311E">
          <w:rPr>
            <w:rFonts w:cs="Times New Roman"/>
          </w:rPr>
          <w:t xml:space="preserve"> recorriendo </w:t>
        </w:r>
      </w:ins>
      <w:ins w:id="3907" w:author="Orion" w:date="2011-06-21T11:53:00Z">
        <w:r w:rsidR="0035314F">
          <w:rPr>
            <w:rFonts w:cs="Times New Roman"/>
          </w:rPr>
          <w:t>estos</w:t>
        </w:r>
      </w:ins>
      <w:ins w:id="3908" w:author="Orion" w:date="2011-06-20T19:55:00Z">
        <w:r w:rsidR="00F9311E">
          <w:rPr>
            <w:rFonts w:cs="Times New Roman"/>
          </w:rPr>
          <w:t>.</w:t>
        </w:r>
      </w:ins>
      <w:ins w:id="3909" w:author="Orion" w:date="2011-06-21T11:47:00Z">
        <w:r w:rsidR="00251CCB">
          <w:rPr>
            <w:rFonts w:cs="Times New Roman"/>
          </w:rPr>
          <w:t xml:space="preserve"> </w:t>
        </w:r>
      </w:ins>
      <w:ins w:id="3910" w:author="Orion" w:date="2011-06-21T11:53:00Z">
        <w:r w:rsidR="00152A89">
          <w:rPr>
            <w:rFonts w:cs="Times New Roman"/>
          </w:rPr>
          <w:t xml:space="preserve">Como podemos ver en la </w:t>
        </w:r>
      </w:ins>
      <w:ins w:id="3911" w:author="Orion" w:date="2011-06-23T12:58:00Z">
        <w:r w:rsidR="00175493">
          <w:rPr>
            <w:rFonts w:cs="Times New Roman"/>
          </w:rPr>
          <w:t xml:space="preserve">() </w:t>
        </w:r>
      </w:ins>
      <w:ins w:id="3912" w:author="Orion" w:date="2011-06-21T11:53:00Z">
        <w:r w:rsidR="00152A89">
          <w:rPr>
            <w:rFonts w:cs="Times New Roman"/>
          </w:rPr>
          <w:t xml:space="preserve">los aeropuertos vienen marcados por puntos de color azul, los </w:t>
        </w:r>
        <w:proofErr w:type="spellStart"/>
        <w:r w:rsidR="00152A89">
          <w:rPr>
            <w:rFonts w:cs="Times New Roman"/>
          </w:rPr>
          <w:t>waypoints</w:t>
        </w:r>
        <w:proofErr w:type="spellEnd"/>
        <w:r w:rsidR="00152A89">
          <w:rPr>
            <w:rFonts w:cs="Times New Roman"/>
          </w:rPr>
          <w:t xml:space="preserve"> </w:t>
        </w:r>
      </w:ins>
      <w:ins w:id="3913" w:author="Orion" w:date="2011-06-21T11:55:00Z">
        <w:r w:rsidR="00152A89">
          <w:rPr>
            <w:rFonts w:cs="Times New Roman"/>
          </w:rPr>
          <w:t>vendrán</w:t>
        </w:r>
      </w:ins>
      <w:ins w:id="3914" w:author="Orion" w:date="2011-06-21T11:53:00Z">
        <w:r w:rsidR="00152A89">
          <w:rPr>
            <w:rFonts w:cs="Times New Roman"/>
          </w:rPr>
          <w:t xml:space="preserve"> </w:t>
        </w:r>
      </w:ins>
      <w:ins w:id="3915" w:author="Orion" w:date="2011-06-21T11:55:00Z">
        <w:r w:rsidR="00152A89">
          <w:rPr>
            <w:rFonts w:cs="Times New Roman"/>
          </w:rPr>
          <w:t xml:space="preserve">determinados por puntos en color magenta, mientras que los aviones en principio serán de color verde. </w:t>
        </w:r>
      </w:ins>
      <w:ins w:id="3916" w:author="Orion" w:date="2011-06-21T12:00:00Z">
        <w:r w:rsidR="00F52E1D">
          <w:rPr>
            <w:rFonts w:cs="Times New Roman"/>
          </w:rPr>
          <w:t xml:space="preserve">Sin embargo </w:t>
        </w:r>
      </w:ins>
      <w:ins w:id="3917" w:author="Orion" w:date="2011-06-21T12:01:00Z">
        <w:r w:rsidR="00F52E1D">
          <w:rPr>
            <w:rFonts w:cs="Times New Roman"/>
          </w:rPr>
          <w:t>e</w:t>
        </w:r>
      </w:ins>
      <w:ins w:id="3918" w:author="Orion" w:date="2011-06-21T11:55:00Z">
        <w:r w:rsidR="00152A89">
          <w:rPr>
            <w:rFonts w:cs="Times New Roman"/>
          </w:rPr>
          <w:t xml:space="preserve">l color de los aviones puede cambiar </w:t>
        </w:r>
      </w:ins>
      <w:ins w:id="3919" w:author="Orion" w:date="2011-06-21T11:56:00Z">
        <w:r w:rsidR="00152A89">
          <w:rPr>
            <w:rFonts w:cs="Times New Roman"/>
          </w:rPr>
          <w:t>a</w:t>
        </w:r>
      </w:ins>
      <w:ins w:id="3920" w:author="Orion" w:date="2011-06-21T12:01:00Z">
        <w:r w:rsidR="00F52E1D">
          <w:rPr>
            <w:rFonts w:cs="Times New Roman"/>
          </w:rPr>
          <w:t xml:space="preserve"> ser</w:t>
        </w:r>
      </w:ins>
      <w:ins w:id="3921" w:author="Orion" w:date="2011-06-21T11:56:00Z">
        <w:r w:rsidR="00152A89">
          <w:rPr>
            <w:rFonts w:cs="Times New Roman"/>
          </w:rPr>
          <w:t xml:space="preserve"> amarillo en el caso de que los controladores establezcan que han entrado en una zona de conflicto</w:t>
        </w:r>
      </w:ins>
      <w:ins w:id="3922" w:author="Orion" w:date="2011-06-23T12:58:00Z">
        <w:r w:rsidR="00175493">
          <w:rPr>
            <w:rFonts w:cs="Times New Roman"/>
          </w:rPr>
          <w:t xml:space="preserve"> (</w:t>
        </w:r>
        <w:r w:rsidR="00175493">
          <w:rPr>
            <w:rFonts w:cs="Times New Roman"/>
          </w:rPr>
          <w:fldChar w:fldCharType="begin"/>
        </w:r>
        <w:r w:rsidR="00175493">
          <w:rPr>
            <w:rFonts w:cs="Times New Roman"/>
          </w:rPr>
          <w:instrText xml:space="preserve"> REF _Ref296597038 \h </w:instrText>
        </w:r>
      </w:ins>
      <w:r w:rsidR="00175493">
        <w:rPr>
          <w:rFonts w:cs="Times New Roman"/>
        </w:rPr>
      </w:r>
      <w:ins w:id="3923" w:author="Orion" w:date="2011-06-23T12:58:00Z">
        <w:r w:rsidR="00175493">
          <w:rPr>
            <w:rFonts w:cs="Times New Roman"/>
          </w:rPr>
          <w:fldChar w:fldCharType="separate"/>
        </w:r>
        <w:r w:rsidR="00175493">
          <w:t xml:space="preserve">Ilustración </w:t>
        </w:r>
        <w:r w:rsidR="00175493">
          <w:rPr>
            <w:noProof/>
          </w:rPr>
          <w:t>1</w:t>
        </w:r>
        <w:r w:rsidR="00175493">
          <w:rPr>
            <w:rFonts w:cs="Times New Roman"/>
          </w:rPr>
          <w:fldChar w:fldCharType="end"/>
        </w:r>
        <w:r w:rsidR="00175493">
          <w:rPr>
            <w:rFonts w:cs="Times New Roman"/>
          </w:rPr>
          <w:t>)</w:t>
        </w:r>
      </w:ins>
      <w:ins w:id="3924" w:author="Orion" w:date="2011-06-21T11:56:00Z">
        <w:r w:rsidR="00F52E1D">
          <w:rPr>
            <w:rFonts w:cs="Times New Roman"/>
          </w:rPr>
          <w:t xml:space="preserve">. </w:t>
        </w:r>
      </w:ins>
      <w:ins w:id="3925" w:author="Orion" w:date="2011-06-21T12:02:00Z">
        <w:r w:rsidR="00981208">
          <w:rPr>
            <w:rFonts w:cs="Times New Roman"/>
          </w:rPr>
          <w:t>También es posible que</w:t>
        </w:r>
      </w:ins>
      <w:ins w:id="3926" w:author="Orion" w:date="2011-06-21T12:01:00Z">
        <w:r w:rsidR="00F52E1D">
          <w:rPr>
            <w:rFonts w:cs="Times New Roman"/>
          </w:rPr>
          <w:t xml:space="preserve"> este</w:t>
        </w:r>
      </w:ins>
      <w:ins w:id="3927" w:author="Orion" w:date="2011-06-21T11:57:00Z">
        <w:r w:rsidR="00F52E1D">
          <w:rPr>
            <w:rFonts w:cs="Times New Roman"/>
          </w:rPr>
          <w:t xml:space="preserve"> color </w:t>
        </w:r>
      </w:ins>
      <w:ins w:id="3928" w:author="Orion" w:date="2011-06-21T12:02:00Z">
        <w:r w:rsidR="007A50A6">
          <w:rPr>
            <w:rFonts w:cs="Times New Roman"/>
          </w:rPr>
          <w:t>pas</w:t>
        </w:r>
        <w:r w:rsidR="00981208">
          <w:rPr>
            <w:rFonts w:cs="Times New Roman"/>
          </w:rPr>
          <w:t>e a ser</w:t>
        </w:r>
      </w:ins>
      <w:ins w:id="3929" w:author="Orion" w:date="2011-06-21T12:03:00Z">
        <w:r w:rsidR="00981208">
          <w:rPr>
            <w:rFonts w:cs="Times New Roman"/>
          </w:rPr>
          <w:t xml:space="preserve"> </w:t>
        </w:r>
      </w:ins>
      <w:ins w:id="3930" w:author="Orion" w:date="2011-06-21T11:57:00Z">
        <w:r w:rsidR="00F52E1D">
          <w:rPr>
            <w:rFonts w:cs="Times New Roman"/>
          </w:rPr>
          <w:t>rojo</w:t>
        </w:r>
      </w:ins>
      <w:ins w:id="3931" w:author="Orion" w:date="2011-06-21T12:03:00Z">
        <w:r w:rsidR="00981208">
          <w:rPr>
            <w:rFonts w:cs="Times New Roman"/>
          </w:rPr>
          <w:t>, esto sucederá</w:t>
        </w:r>
      </w:ins>
      <w:ins w:id="3932" w:author="Orion" w:date="2011-06-21T11:57:00Z">
        <w:r w:rsidR="00F52E1D">
          <w:rPr>
            <w:rFonts w:cs="Times New Roman"/>
          </w:rPr>
          <w:t xml:space="preserve"> cuando el avión </w:t>
        </w:r>
      </w:ins>
      <w:ins w:id="3933" w:author="Orion" w:date="2011-06-21T12:03:00Z">
        <w:r w:rsidR="00E975C2">
          <w:rPr>
            <w:rFonts w:cs="Times New Roman"/>
          </w:rPr>
          <w:t>deje</w:t>
        </w:r>
      </w:ins>
      <w:ins w:id="3934" w:author="Orion" w:date="2011-06-21T11:57:00Z">
        <w:r w:rsidR="00F52E1D">
          <w:rPr>
            <w:rFonts w:cs="Times New Roman"/>
          </w:rPr>
          <w:t xml:space="preserve"> de desplazarse. Esto puede </w:t>
        </w:r>
      </w:ins>
      <w:ins w:id="3935" w:author="Orion" w:date="2011-06-21T12:03:00Z">
        <w:r w:rsidR="006D7266">
          <w:rPr>
            <w:rFonts w:cs="Times New Roman"/>
          </w:rPr>
          <w:t>ocurrir</w:t>
        </w:r>
      </w:ins>
      <w:ins w:id="3936" w:author="Orion" w:date="2011-06-21T11:57:00Z">
        <w:r w:rsidR="00F52E1D">
          <w:rPr>
            <w:rFonts w:cs="Times New Roman"/>
          </w:rPr>
          <w:t xml:space="preserve"> o bien porque la aeronave </w:t>
        </w:r>
      </w:ins>
      <w:ins w:id="3937" w:author="Orion" w:date="2011-06-21T11:58:00Z">
        <w:r w:rsidR="00F52E1D">
          <w:rPr>
            <w:rFonts w:cs="Times New Roman"/>
          </w:rPr>
          <w:t>h</w:t>
        </w:r>
      </w:ins>
      <w:ins w:id="3938" w:author="Orion" w:date="2011-06-21T11:57:00Z">
        <w:r w:rsidR="00F52E1D">
          <w:rPr>
            <w:rFonts w:cs="Times New Roman"/>
          </w:rPr>
          <w:t>a llegado a su destino o bien</w:t>
        </w:r>
      </w:ins>
      <w:ins w:id="3939" w:author="Orion" w:date="2011-06-21T11:58:00Z">
        <w:r w:rsidR="00F52E1D">
          <w:rPr>
            <w:rFonts w:cs="Times New Roman"/>
          </w:rPr>
          <w:t xml:space="preserve"> porque ha colisionado con otro avión. </w:t>
        </w:r>
      </w:ins>
      <w:ins w:id="3940" w:author="Orion" w:date="2011-06-21T12:02:00Z">
        <w:r w:rsidR="00981208">
          <w:rPr>
            <w:rFonts w:cs="Times New Roman"/>
          </w:rPr>
          <w:t>Por otro lado, a</w:t>
        </w:r>
      </w:ins>
      <w:ins w:id="3941" w:author="Orion" w:date="2011-06-21T11:58:00Z">
        <w:r w:rsidR="00F52E1D">
          <w:rPr>
            <w:rFonts w:cs="Times New Roman"/>
          </w:rPr>
          <w:t xml:space="preserve">lgo similar pasará con la ruta, cuyo color inicial será </w:t>
        </w:r>
        <w:r w:rsidR="00F52E1D">
          <w:rPr>
            <w:rFonts w:cs="Times New Roman"/>
          </w:rPr>
          <w:lastRenderedPageBreak/>
          <w:t>blanco</w:t>
        </w:r>
      </w:ins>
      <w:ins w:id="3942" w:author="Orion" w:date="2011-06-21T12:03:00Z">
        <w:r w:rsidR="00531435">
          <w:rPr>
            <w:rFonts w:cs="Times New Roman"/>
          </w:rPr>
          <w:t>,</w:t>
        </w:r>
      </w:ins>
      <w:ins w:id="3943" w:author="Orion" w:date="2011-06-21T11:58:00Z">
        <w:r w:rsidR="00F52E1D">
          <w:rPr>
            <w:rFonts w:cs="Times New Roman"/>
          </w:rPr>
          <w:t xml:space="preserve"> lo que indicará que el avión est</w:t>
        </w:r>
      </w:ins>
      <w:ins w:id="3944" w:author="Orion" w:date="2011-06-21T11:59:00Z">
        <w:r w:rsidR="00F52E1D">
          <w:rPr>
            <w:rFonts w:cs="Times New Roman"/>
          </w:rPr>
          <w:t xml:space="preserve">á volando a la altura establecida como altura estándar de crucero para </w:t>
        </w:r>
      </w:ins>
      <w:ins w:id="3945" w:author="Orion" w:date="2011-06-21T12:04:00Z">
        <w:r w:rsidR="00531435">
          <w:rPr>
            <w:rFonts w:cs="Times New Roman"/>
          </w:rPr>
          <w:t>esa</w:t>
        </w:r>
      </w:ins>
      <w:ins w:id="3946" w:author="Orion" w:date="2011-06-21T11:59:00Z">
        <w:r w:rsidR="00F52E1D">
          <w:rPr>
            <w:rFonts w:cs="Times New Roman"/>
          </w:rPr>
          <w:t xml:space="preserve"> aeronave. Cuando el avi</w:t>
        </w:r>
        <w:r w:rsidR="00583AD1">
          <w:rPr>
            <w:rFonts w:cs="Times New Roman"/>
          </w:rPr>
          <w:t xml:space="preserve">ón </w:t>
        </w:r>
      </w:ins>
      <w:ins w:id="3947" w:author="Orion" w:date="2011-06-21T12:04:00Z">
        <w:r w:rsidR="00842B5D">
          <w:rPr>
            <w:rFonts w:cs="Times New Roman"/>
          </w:rPr>
          <w:t>empiece</w:t>
        </w:r>
      </w:ins>
      <w:ins w:id="3948" w:author="Orion" w:date="2011-06-21T11:59:00Z">
        <w:r w:rsidR="00F52E1D">
          <w:rPr>
            <w:rFonts w:cs="Times New Roman"/>
          </w:rPr>
          <w:t xml:space="preserve"> a volar por encima de esta altura de cr</w:t>
        </w:r>
        <w:r w:rsidR="00583AD1">
          <w:rPr>
            <w:rFonts w:cs="Times New Roman"/>
          </w:rPr>
          <w:t>ucero el color de la ruta pasar</w:t>
        </w:r>
      </w:ins>
      <w:ins w:id="3949" w:author="Orion" w:date="2011-06-21T12:04:00Z">
        <w:r w:rsidR="00583AD1">
          <w:rPr>
            <w:rFonts w:cs="Times New Roman"/>
          </w:rPr>
          <w:t>á</w:t>
        </w:r>
      </w:ins>
      <w:ins w:id="3950" w:author="Orion" w:date="2011-06-21T11:59:00Z">
        <w:r w:rsidR="00F52E1D">
          <w:rPr>
            <w:rFonts w:cs="Times New Roman"/>
          </w:rPr>
          <w:t xml:space="preserve"> a ser rojo, mientras que </w:t>
        </w:r>
      </w:ins>
      <w:ins w:id="3951" w:author="Orion" w:date="2011-06-21T12:04:00Z">
        <w:r w:rsidR="00754E41">
          <w:rPr>
            <w:rFonts w:cs="Times New Roman"/>
          </w:rPr>
          <w:t>cuando vuele</w:t>
        </w:r>
      </w:ins>
      <w:ins w:id="3952" w:author="Orion" w:date="2011-06-21T11:59:00Z">
        <w:r w:rsidR="00F52E1D">
          <w:rPr>
            <w:rFonts w:cs="Times New Roman"/>
          </w:rPr>
          <w:t xml:space="preserve"> por debajo este color ser</w:t>
        </w:r>
      </w:ins>
      <w:ins w:id="3953" w:author="Orion" w:date="2011-06-21T12:00:00Z">
        <w:r w:rsidR="00F52E1D">
          <w:rPr>
            <w:rFonts w:cs="Times New Roman"/>
          </w:rPr>
          <w:t>á verde.</w:t>
        </w:r>
      </w:ins>
    </w:p>
    <w:p w14:paraId="5F8A02E4" w14:textId="0C6E8F6E" w:rsidR="009361EC" w:rsidRDefault="009361EC">
      <w:pPr>
        <w:jc w:val="both"/>
        <w:rPr>
          <w:ins w:id="3954" w:author="Orion" w:date="2011-06-23T12:52:00Z"/>
          <w:rFonts w:cs="Times New Roman"/>
        </w:rPr>
        <w:pPrChange w:id="3955" w:author="Orion" w:date="2011-05-10T23:29:00Z">
          <w:pPr/>
        </w:pPrChange>
      </w:pPr>
    </w:p>
    <w:p w14:paraId="14F12EED" w14:textId="2A7647AD" w:rsidR="00A072A8" w:rsidRDefault="00A072A8">
      <w:pPr>
        <w:pStyle w:val="Caption"/>
        <w:rPr>
          <w:ins w:id="3956" w:author="Orion" w:date="2011-06-29T15:49:00Z"/>
        </w:rPr>
        <w:pPrChange w:id="3957" w:author="Orion" w:date="2011-06-23T12:53:00Z">
          <w:pPr/>
        </w:pPrChange>
      </w:pPr>
      <w:bookmarkStart w:id="3958" w:name="_Ref296597038"/>
      <w:ins w:id="3959" w:author="Orion" w:date="2011-06-29T15:49:00Z">
        <w:r w:rsidRPr="00887321">
          <w:rPr>
            <w:noProof/>
            <w:lang w:eastAsia="es-ES" w:bidi="ar-SA"/>
          </w:rPr>
          <w:drawing>
            <wp:inline distT="0" distB="0" distL="0" distR="0" wp14:anchorId="7477EA0E" wp14:editId="2806DDC3">
              <wp:extent cx="6113780" cy="3796030"/>
              <wp:effectExtent l="0" t="0" r="1270" b="0"/>
              <wp:docPr id="46" name="Picture 46" descr="E:\Master SI\TFM\doc\img\Untitled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3780" cy="3796030"/>
                      </a:xfrm>
                      <a:prstGeom prst="rect">
                        <a:avLst/>
                      </a:prstGeom>
                      <a:noFill/>
                      <a:ln>
                        <a:noFill/>
                      </a:ln>
                    </pic:spPr>
                  </pic:pic>
                </a:graphicData>
              </a:graphic>
            </wp:inline>
          </w:drawing>
        </w:r>
      </w:ins>
    </w:p>
    <w:p w14:paraId="01094F33" w14:textId="0C5E33AD" w:rsidR="0067605C" w:rsidRDefault="0067605C">
      <w:pPr>
        <w:pStyle w:val="Caption"/>
        <w:rPr>
          <w:ins w:id="3960" w:author="Orion" w:date="2011-06-23T12:52:00Z"/>
          <w:rFonts w:cs="Times New Roman"/>
        </w:rPr>
        <w:pPrChange w:id="3961" w:author="Orion" w:date="2011-06-23T12:53:00Z">
          <w:pPr/>
        </w:pPrChange>
      </w:pPr>
      <w:ins w:id="3962" w:author="Orion" w:date="2011-06-23T12:53:00Z">
        <w:r>
          <w:t xml:space="preserve">Ilustración </w:t>
        </w:r>
        <w:r>
          <w:fldChar w:fldCharType="begin"/>
        </w:r>
        <w:r>
          <w:instrText xml:space="preserve"> SEQ Ilustración \* ARABIC </w:instrText>
        </w:r>
      </w:ins>
      <w:r>
        <w:fldChar w:fldCharType="separate"/>
      </w:r>
      <w:ins w:id="3963" w:author="Orion" w:date="2011-06-29T11:41:00Z">
        <w:r w:rsidR="00E260BA">
          <w:rPr>
            <w:noProof/>
          </w:rPr>
          <w:t>1</w:t>
        </w:r>
      </w:ins>
      <w:ins w:id="3964" w:author="Orion" w:date="2011-06-23T12:53:00Z">
        <w:r>
          <w:fldChar w:fldCharType="end"/>
        </w:r>
      </w:ins>
      <w:bookmarkEnd w:id="3958"/>
    </w:p>
    <w:p w14:paraId="5063F549" w14:textId="77777777" w:rsidR="003711C5" w:rsidRDefault="003711C5" w:rsidP="003711C5">
      <w:pPr>
        <w:rPr>
          <w:ins w:id="3965" w:author="Orion" w:date="2011-06-23T12:57:00Z"/>
          <w:rFonts w:cs="Times New Roman"/>
        </w:rPr>
      </w:pPr>
    </w:p>
    <w:p w14:paraId="22B68DA0" w14:textId="77777777" w:rsidR="003711C5" w:rsidRPr="001B76BE" w:rsidRDefault="003711C5">
      <w:pPr>
        <w:jc w:val="both"/>
        <w:rPr>
          <w:ins w:id="3966" w:author="Orion" w:date="2011-06-23T12:57:00Z"/>
          <w:rFonts w:cs="Times New Roman"/>
          <w:color w:val="FF0000"/>
        </w:rPr>
        <w:pPrChange w:id="3967" w:author="Orion" w:date="2011-06-26T12:39:00Z">
          <w:pPr/>
        </w:pPrChange>
      </w:pPr>
      <w:ins w:id="3968" w:author="Orion" w:date="2011-06-23T12:57:00Z">
        <w:r>
          <w:rPr>
            <w:rFonts w:cs="Times New Roman"/>
          </w:rPr>
          <w:t xml:space="preserve">Para poder visualizar cada una de las clases de la capa de la lógica se ha creado una capa de visualización, que adapta las entidades del sistema (aviones, rutas, aeropuertos, </w:t>
        </w:r>
        <w:proofErr w:type="spellStart"/>
        <w:r>
          <w:rPr>
            <w:rFonts w:cs="Times New Roman"/>
          </w:rPr>
          <w:t>etc</w:t>
        </w:r>
        <w:proofErr w:type="spellEnd"/>
        <w:r>
          <w:rPr>
            <w:rFonts w:cs="Times New Roman"/>
          </w:rPr>
          <w:t xml:space="preserve">)  a clases de la herramienta </w:t>
        </w:r>
        <w:proofErr w:type="spellStart"/>
        <w:r>
          <w:rPr>
            <w:rFonts w:cs="Times New Roman"/>
          </w:rPr>
          <w:t>World</w:t>
        </w:r>
        <w:proofErr w:type="spellEnd"/>
        <w:r>
          <w:rPr>
            <w:rFonts w:cs="Times New Roman"/>
          </w:rPr>
          <w:t xml:space="preserve"> </w:t>
        </w:r>
        <w:proofErr w:type="spellStart"/>
        <w:r>
          <w:rPr>
            <w:rFonts w:cs="Times New Roman"/>
          </w:rPr>
          <w:t>Wind</w:t>
        </w:r>
        <w:proofErr w:type="spellEnd"/>
        <w:r>
          <w:rPr>
            <w:rFonts w:cs="Times New Roman"/>
          </w:rPr>
          <w:t xml:space="preserve"> para que estas puedan ser gráficamente mostradas en los distintos mapas.</w:t>
        </w:r>
      </w:ins>
    </w:p>
    <w:p w14:paraId="5D2FFF63" w14:textId="77777777" w:rsidR="0067605C" w:rsidRDefault="0067605C">
      <w:pPr>
        <w:jc w:val="both"/>
        <w:rPr>
          <w:ins w:id="3969" w:author="Orion" w:date="2011-06-20T19:16:00Z"/>
          <w:rFonts w:cs="Times New Roman"/>
        </w:rPr>
        <w:pPrChange w:id="3970" w:author="Orion" w:date="2011-06-26T12:39:00Z">
          <w:pPr/>
        </w:pPrChange>
      </w:pPr>
    </w:p>
    <w:p w14:paraId="695E81D2" w14:textId="330FA995" w:rsidR="00B937FD" w:rsidRDefault="00580B32">
      <w:pPr>
        <w:jc w:val="both"/>
        <w:rPr>
          <w:ins w:id="3971" w:author="Orion" w:date="2011-05-09T13:45:00Z"/>
          <w:rFonts w:cs="Times New Roman"/>
        </w:rPr>
        <w:pPrChange w:id="3972" w:author="Orion" w:date="2011-06-26T12:39:00Z">
          <w:pPr/>
        </w:pPrChange>
      </w:pPr>
      <w:ins w:id="3973" w:author="Orion" w:date="2011-06-10T12:25:00Z">
        <w:r>
          <w:rPr>
            <w:rFonts w:cs="Times New Roman"/>
          </w:rPr>
          <w:t>En cuanto al diseño de la visualización gráf</w:t>
        </w:r>
      </w:ins>
      <w:ins w:id="3974" w:author="Orion" w:date="2011-06-10T12:26:00Z">
        <w:r>
          <w:rPr>
            <w:rFonts w:cs="Times New Roman"/>
          </w:rPr>
          <w:t>ica viene determinada por un agente (</w:t>
        </w:r>
        <w:proofErr w:type="spellStart"/>
        <w:r>
          <w:rPr>
            <w:rFonts w:cs="Times New Roman"/>
          </w:rPr>
          <w:t>Simulation</w:t>
        </w:r>
        <w:proofErr w:type="spellEnd"/>
        <w:r>
          <w:rPr>
            <w:rFonts w:cs="Times New Roman"/>
          </w:rPr>
          <w:t xml:space="preserve"> </w:t>
        </w:r>
      </w:ins>
      <w:proofErr w:type="spellStart"/>
      <w:ins w:id="3975" w:author="Orion" w:date="2011-06-26T18:02:00Z">
        <w:r w:rsidR="004570B0">
          <w:rPr>
            <w:rFonts w:cs="Times New Roman"/>
          </w:rPr>
          <w:t>C</w:t>
        </w:r>
      </w:ins>
      <w:ins w:id="3976" w:author="Orion" w:date="2011-06-10T12:26:00Z">
        <w:r>
          <w:rPr>
            <w:rFonts w:cs="Times New Roman"/>
          </w:rPr>
          <w:t>reator</w:t>
        </w:r>
        <w:proofErr w:type="spellEnd"/>
        <w:r>
          <w:rPr>
            <w:rFonts w:cs="Times New Roman"/>
          </w:rPr>
          <w:t xml:space="preserve">) </w:t>
        </w:r>
      </w:ins>
      <w:ins w:id="3977" w:author="Orion" w:date="2011-05-10T09:38:00Z">
        <w:r w:rsidR="00F37264">
          <w:rPr>
            <w:rFonts w:cs="Times New Roman"/>
          </w:rPr>
          <w:t>que se encarga de arrancar el entorno para mostrar la simulaci</w:t>
        </w:r>
      </w:ins>
      <w:ins w:id="3978" w:author="Orion" w:date="2011-05-10T09:39:00Z">
        <w:r w:rsidR="00D0382C">
          <w:rPr>
            <w:rFonts w:cs="Times New Roman"/>
          </w:rPr>
          <w:t>ón.</w:t>
        </w:r>
      </w:ins>
      <w:ins w:id="3979" w:author="Orion" w:date="2011-06-21T12:37:00Z">
        <w:r w:rsidR="00D0382C">
          <w:rPr>
            <w:rFonts w:cs="Times New Roman"/>
          </w:rPr>
          <w:t xml:space="preserve"> Este entorno esta implementado por una aplicación</w:t>
        </w:r>
      </w:ins>
      <w:ins w:id="3980" w:author="Orion" w:date="2011-06-21T12:38:00Z">
        <w:r w:rsidR="00D0382C">
          <w:rPr>
            <w:rFonts w:cs="Times New Roman"/>
          </w:rPr>
          <w:t xml:space="preserve"> de INGENIAS</w:t>
        </w:r>
      </w:ins>
      <w:ins w:id="3981" w:author="Orion" w:date="2011-06-21T12:37:00Z">
        <w:r w:rsidR="00D0382C">
          <w:rPr>
            <w:rFonts w:cs="Times New Roman"/>
          </w:rPr>
          <w:t xml:space="preserve"> que, dentro de otro hilo de ejecución, cargará las distintas capas</w:t>
        </w:r>
      </w:ins>
      <w:ins w:id="3982" w:author="Orion" w:date="2011-06-21T12:39:00Z">
        <w:r w:rsidR="00D0382C">
          <w:rPr>
            <w:rFonts w:cs="Times New Roman"/>
          </w:rPr>
          <w:t xml:space="preserve"> y paneles</w:t>
        </w:r>
      </w:ins>
      <w:ins w:id="3983" w:author="Orion" w:date="2011-06-21T12:37:00Z">
        <w:r w:rsidR="00D0382C">
          <w:rPr>
            <w:rFonts w:cs="Times New Roman"/>
          </w:rPr>
          <w:t>, donde esta</w:t>
        </w:r>
      </w:ins>
      <w:ins w:id="3984" w:author="Orion" w:date="2011-06-21T12:39:00Z">
        <w:r w:rsidR="00D0382C">
          <w:rPr>
            <w:rFonts w:cs="Times New Roman"/>
          </w:rPr>
          <w:t xml:space="preserve">rán incluidos los mapas, los puntos sobre los mapas y los controles </w:t>
        </w:r>
      </w:ins>
      <w:ins w:id="3985" w:author="Orion" w:date="2011-06-21T12:40:00Z">
        <w:r w:rsidR="00D0382C">
          <w:rPr>
            <w:rFonts w:cs="Times New Roman"/>
          </w:rPr>
          <w:t>que permiten personalizar la visualización.</w:t>
        </w:r>
      </w:ins>
    </w:p>
    <w:p w14:paraId="09FB47AC" w14:textId="77777777" w:rsidR="00B937FD" w:rsidRDefault="00B937FD" w:rsidP="00B937FD">
      <w:pPr>
        <w:rPr>
          <w:ins w:id="3986" w:author="Orion" w:date="2011-05-05T17:41:00Z"/>
          <w:rFonts w:cs="Times New Roman"/>
        </w:rPr>
      </w:pPr>
    </w:p>
    <w:p w14:paraId="07F952AD" w14:textId="77777777" w:rsidR="00B937FD" w:rsidRPr="00650D90" w:rsidRDefault="00B937FD" w:rsidP="00B937FD">
      <w:pPr>
        <w:outlineLvl w:val="1"/>
        <w:rPr>
          <w:ins w:id="3987" w:author="Orion" w:date="2011-05-05T17:41:00Z"/>
          <w:rFonts w:cs="Times New Roman"/>
        </w:rPr>
      </w:pPr>
      <w:bookmarkStart w:id="3988" w:name="_Toc296083831"/>
      <w:ins w:id="3989" w:author="Orion" w:date="2011-05-05T17:41:00Z">
        <w:r>
          <w:rPr>
            <w:rFonts w:cs="Times New Roman"/>
          </w:rPr>
          <w:t>Controlador</w:t>
        </w:r>
        <w:bookmarkEnd w:id="3988"/>
      </w:ins>
    </w:p>
    <w:p w14:paraId="2CF6697D" w14:textId="77777777" w:rsidR="00437154" w:rsidRDefault="00437154" w:rsidP="007A6E14">
      <w:pPr>
        <w:rPr>
          <w:ins w:id="3990" w:author="Orion" w:date="2011-06-26T12:39:00Z"/>
        </w:rPr>
      </w:pPr>
    </w:p>
    <w:p w14:paraId="02E56B60" w14:textId="22C31185" w:rsidR="00B937FD" w:rsidRDefault="00437154">
      <w:pPr>
        <w:jc w:val="both"/>
        <w:rPr>
          <w:ins w:id="3991" w:author="Orion" w:date="2011-05-09T13:00:00Z"/>
          <w:rFonts w:cs="Times New Roman"/>
        </w:rPr>
        <w:pPrChange w:id="3992" w:author="Orion" w:date="2011-06-26T12:39:00Z">
          <w:pPr/>
        </w:pPrChange>
      </w:pPr>
      <w:ins w:id="3993" w:author="Orion" w:date="2011-06-26T12:39:00Z">
        <w:r>
          <w:t>Esta capa estará encargada de</w:t>
        </w:r>
      </w:ins>
      <w:ins w:id="3994" w:author="Orion" w:date="2011-06-10T12:15:00Z">
        <w:r w:rsidR="002809A4">
          <w:t xml:space="preserve"> sincronizará el estado de las entidades de la lógica con el representado por la visualización, para que en todo momento tengamos una situación actualizada de las posiciones de los aviones.</w:t>
        </w:r>
      </w:ins>
      <w:ins w:id="3995" w:author="Orion" w:date="2011-06-26T17:58:00Z">
        <w:r w:rsidR="004570B0">
          <w:t xml:space="preserve"> También gestionará que al iniciar la visualización se muestren los aeropuertos y </w:t>
        </w:r>
        <w:proofErr w:type="spellStart"/>
        <w:r w:rsidR="004570B0">
          <w:t>waypoints</w:t>
        </w:r>
        <w:proofErr w:type="spellEnd"/>
        <w:r w:rsidR="004570B0">
          <w:t xml:space="preserve"> por los que los aviones pasar</w:t>
        </w:r>
      </w:ins>
      <w:ins w:id="3996" w:author="Orion" w:date="2011-06-26T17:59:00Z">
        <w:r w:rsidR="004570B0">
          <w:t>án. En resumen tendrán una lista de los elementos que visualizan cada uno de las entidades (aviones, rutas,</w:t>
        </w:r>
      </w:ins>
      <w:ins w:id="3997" w:author="Orion" w:date="2011-06-26T18:00:00Z">
        <w:r w:rsidR="004570B0">
          <w:t xml:space="preserve">…) </w:t>
        </w:r>
      </w:ins>
      <w:ins w:id="3998" w:author="Orion" w:date="2011-06-26T18:01:00Z">
        <w:r w:rsidR="004570B0">
          <w:t>y</w:t>
        </w:r>
      </w:ins>
      <w:ins w:id="3999" w:author="Orion" w:date="2011-06-26T18:00:00Z">
        <w:r w:rsidR="004570B0">
          <w:t xml:space="preserve"> siempre que desde la lógica</w:t>
        </w:r>
      </w:ins>
      <w:ins w:id="4000" w:author="Orion" w:date="2011-06-26T18:01:00Z">
        <w:r w:rsidR="004570B0">
          <w:t xml:space="preserve"> o modelo se actualice el estado de alguno de estos elementos </w:t>
        </w:r>
      </w:ins>
      <w:ins w:id="4001" w:author="Orion" w:date="2011-06-26T18:05:00Z">
        <w:r w:rsidR="005330CF">
          <w:t>este</w:t>
        </w:r>
      </w:ins>
      <w:ins w:id="4002" w:author="Orion" w:date="2011-06-26T18:01:00Z">
        <w:r w:rsidR="005330CF">
          <w:t xml:space="preserve"> controlador </w:t>
        </w:r>
      </w:ins>
      <w:ins w:id="4003" w:author="Orion" w:date="2011-06-26T18:05:00Z">
        <w:r w:rsidR="005330CF">
          <w:t>lo transmitirá</w:t>
        </w:r>
      </w:ins>
      <w:ins w:id="4004" w:author="Orion" w:date="2011-06-26T18:01:00Z">
        <w:r w:rsidR="004570B0">
          <w:t xml:space="preserve"> a cada uno de estos elementos de </w:t>
        </w:r>
      </w:ins>
      <w:ins w:id="4005" w:author="Orion" w:date="2011-06-26T18:02:00Z">
        <w:r w:rsidR="004570B0">
          <w:t>visualización.</w:t>
        </w:r>
        <w:r w:rsidR="00220451">
          <w:t xml:space="preserve"> Para que esto sea posible adem</w:t>
        </w:r>
      </w:ins>
      <w:ins w:id="4006" w:author="Orion" w:date="2011-06-26T18:03:00Z">
        <w:r w:rsidR="00220451">
          <w:t>ás de estos elementos de visualización el controlador tendrá acceso a la capa con los mapas, para poder refrescar</w:t>
        </w:r>
      </w:ins>
      <w:ins w:id="4007" w:author="Orion" w:date="2011-06-27T10:26:00Z">
        <w:r w:rsidR="00944C75">
          <w:t xml:space="preserve"> los gráficos de</w:t>
        </w:r>
      </w:ins>
      <w:ins w:id="4008" w:author="Orion" w:date="2011-06-26T18:03:00Z">
        <w:r w:rsidR="00220451">
          <w:t xml:space="preserve"> estos</w:t>
        </w:r>
      </w:ins>
      <w:ins w:id="4009" w:author="Orion" w:date="2011-06-26T18:04:00Z">
        <w:r w:rsidR="00220451">
          <w:t xml:space="preserve"> y poder ver en todo momento el estado más actual de la simulación.</w:t>
        </w:r>
      </w:ins>
    </w:p>
    <w:p w14:paraId="36550204" w14:textId="77777777" w:rsidR="00D93821" w:rsidRDefault="00D93821" w:rsidP="007A6E14">
      <w:pPr>
        <w:rPr>
          <w:ins w:id="4010" w:author="Orion" w:date="2011-05-05T17:41:00Z"/>
          <w:rFonts w:cs="Times New Roman"/>
        </w:rPr>
      </w:pPr>
    </w:p>
    <w:p w14:paraId="763B1983" w14:textId="77777777" w:rsidR="00B937FD" w:rsidRDefault="00B937FD" w:rsidP="00B937FD">
      <w:pPr>
        <w:pStyle w:val="Title"/>
        <w:outlineLvl w:val="0"/>
        <w:rPr>
          <w:ins w:id="4011" w:author="Orion" w:date="2011-05-05T17:41:00Z"/>
          <w:rFonts w:ascii="Times New Roman" w:hAnsi="Times New Roman" w:cs="Times New Roman"/>
        </w:rPr>
      </w:pPr>
      <w:bookmarkStart w:id="4012" w:name="_Toc296083832"/>
      <w:ins w:id="4013" w:author="Orion" w:date="2011-05-05T17:41:00Z">
        <w:r>
          <w:rPr>
            <w:rFonts w:ascii="Times New Roman" w:hAnsi="Times New Roman" w:cs="Times New Roman"/>
          </w:rPr>
          <w:lastRenderedPageBreak/>
          <w:t>Casos de estudio</w:t>
        </w:r>
        <w:bookmarkEnd w:id="4012"/>
      </w:ins>
    </w:p>
    <w:p w14:paraId="19104720" w14:textId="77777777" w:rsidR="002731E7" w:rsidRDefault="0027717A">
      <w:pPr>
        <w:jc w:val="both"/>
        <w:rPr>
          <w:ins w:id="4014" w:author="Orion" w:date="2011-06-28T16:22:00Z"/>
          <w:rFonts w:cs="Times New Roman"/>
        </w:rPr>
        <w:pPrChange w:id="4015" w:author="Orion" w:date="2011-06-26T12:33:00Z">
          <w:pPr/>
        </w:pPrChange>
      </w:pPr>
      <w:ins w:id="4016" w:author="Orion" w:date="2011-06-28T16:09:00Z">
        <w:r>
          <w:rPr>
            <w:rFonts w:cs="Times New Roman"/>
          </w:rPr>
          <w:t xml:space="preserve">En esta sección se estudiaran una serie de casos de estudio del sistema para analizar </w:t>
        </w:r>
      </w:ins>
      <w:ins w:id="4017" w:author="Orion" w:date="2011-06-28T16:10:00Z">
        <w:r>
          <w:rPr>
            <w:rFonts w:cs="Times New Roman"/>
          </w:rPr>
          <w:t>cómo</w:t>
        </w:r>
      </w:ins>
      <w:ins w:id="4018" w:author="Orion" w:date="2011-06-28T16:09:00Z">
        <w:r>
          <w:rPr>
            <w:rFonts w:cs="Times New Roman"/>
          </w:rPr>
          <w:t xml:space="preserve"> se comporta este</w:t>
        </w:r>
      </w:ins>
      <w:ins w:id="4019" w:author="Orion" w:date="2011-06-28T16:10:00Z">
        <w:r>
          <w:rPr>
            <w:rFonts w:cs="Times New Roman"/>
          </w:rPr>
          <w:t xml:space="preserve"> con respecto a la distintas situaciones que pueden aparecer y si lo hace acorde a la realidad. </w:t>
        </w:r>
      </w:ins>
    </w:p>
    <w:p w14:paraId="36898152" w14:textId="77777777" w:rsidR="002731E7" w:rsidRDefault="002731E7">
      <w:pPr>
        <w:jc w:val="both"/>
        <w:rPr>
          <w:ins w:id="4020" w:author="Orion" w:date="2011-06-28T16:22:00Z"/>
          <w:rFonts w:cs="Times New Roman"/>
        </w:rPr>
        <w:pPrChange w:id="4021" w:author="Orion" w:date="2011-06-26T12:33:00Z">
          <w:pPr/>
        </w:pPrChange>
      </w:pPr>
    </w:p>
    <w:p w14:paraId="5433092B" w14:textId="7AFD56A1" w:rsidR="002731E7" w:rsidRDefault="002731E7">
      <w:pPr>
        <w:outlineLvl w:val="1"/>
        <w:rPr>
          <w:ins w:id="4022" w:author="Orion" w:date="2011-06-28T16:22:00Z"/>
          <w:rFonts w:cs="Times New Roman"/>
        </w:rPr>
        <w:pPrChange w:id="4023" w:author="Orion" w:date="2011-06-28T16:22:00Z">
          <w:pPr/>
        </w:pPrChange>
      </w:pPr>
      <w:ins w:id="4024" w:author="Orion" w:date="2011-06-28T16:22:00Z">
        <w:r>
          <w:rPr>
            <w:rFonts w:cs="Times New Roman"/>
          </w:rPr>
          <w:t>Caso básico dos aviones</w:t>
        </w:r>
      </w:ins>
    </w:p>
    <w:p w14:paraId="0FA377EF" w14:textId="46BCF7DC" w:rsidR="00B751CA" w:rsidRDefault="00D60158">
      <w:pPr>
        <w:jc w:val="both"/>
        <w:rPr>
          <w:ins w:id="4025" w:author="Orion" w:date="2011-06-25T23:46:00Z"/>
          <w:rFonts w:cs="Times New Roman"/>
        </w:rPr>
        <w:pPrChange w:id="4026" w:author="Orion" w:date="2011-06-26T12:33:00Z">
          <w:pPr/>
        </w:pPrChange>
      </w:pPr>
      <w:ins w:id="4027" w:author="Orion" w:date="2011-06-28T16:22:00Z">
        <w:r>
          <w:rPr>
            <w:rFonts w:cs="Times New Roman"/>
          </w:rPr>
          <w:t xml:space="preserve">En </w:t>
        </w:r>
      </w:ins>
      <w:ins w:id="4028" w:author="Orion" w:date="2011-06-28T16:10:00Z">
        <w:r w:rsidR="0027717A">
          <w:rPr>
            <w:rFonts w:cs="Times New Roman"/>
          </w:rPr>
          <w:t>primer lugar se evaluará un caso de estudio m</w:t>
        </w:r>
      </w:ins>
      <w:ins w:id="4029" w:author="Orion" w:date="2011-06-28T16:11:00Z">
        <w:r w:rsidR="0027717A">
          <w:rPr>
            <w:rFonts w:cs="Times New Roman"/>
          </w:rPr>
          <w:t>ás básico. En este</w:t>
        </w:r>
      </w:ins>
      <w:ins w:id="4030" w:author="Orion" w:date="2011-06-25T23:31:00Z">
        <w:r w:rsidR="00B751CA">
          <w:rPr>
            <w:rFonts w:cs="Times New Roman"/>
          </w:rPr>
          <w:t xml:space="preserve"> primer caso de estudio se observará el comportamiento de dos aeronaves que se </w:t>
        </w:r>
      </w:ins>
      <w:ins w:id="4031" w:author="Orion" w:date="2011-06-28T16:11:00Z">
        <w:r w:rsidR="0027717A">
          <w:rPr>
            <w:rFonts w:cs="Times New Roman"/>
          </w:rPr>
          <w:t>cruzan</w:t>
        </w:r>
      </w:ins>
      <w:ins w:id="4032" w:author="Orion" w:date="2011-06-25T23:31:00Z">
        <w:r w:rsidR="00B751CA">
          <w:rPr>
            <w:rFonts w:cs="Times New Roman"/>
          </w:rPr>
          <w:t xml:space="preserve"> en un punto </w:t>
        </w:r>
      </w:ins>
      <w:ins w:id="4033" w:author="Orion" w:date="2011-06-28T16:12:00Z">
        <w:r w:rsidR="001A630E">
          <w:rPr>
            <w:rFonts w:cs="Times New Roman"/>
          </w:rPr>
          <w:t>mientras vuelan</w:t>
        </w:r>
      </w:ins>
      <w:ins w:id="4034" w:author="Orion" w:date="2011-06-25T23:31:00Z">
        <w:r w:rsidR="00B751CA">
          <w:rPr>
            <w:rFonts w:cs="Times New Roman"/>
          </w:rPr>
          <w:t xml:space="preserve"> en sentidos contrarios. </w:t>
        </w:r>
      </w:ins>
      <w:ins w:id="4035" w:author="Orion" w:date="2011-06-25T23:32:00Z">
        <w:r w:rsidR="00B751CA">
          <w:rPr>
            <w:rFonts w:cs="Times New Roman"/>
          </w:rPr>
          <w:t xml:space="preserve">Dicho caso servirá para tener un ejemplo básico del comportamiento del </w:t>
        </w:r>
      </w:ins>
      <w:ins w:id="4036" w:author="Orion" w:date="2011-06-25T23:33:00Z">
        <w:r w:rsidR="00B751CA">
          <w:rPr>
            <w:rFonts w:cs="Times New Roman"/>
          </w:rPr>
          <w:t>sistema</w:t>
        </w:r>
      </w:ins>
      <w:ins w:id="4037" w:author="Orion" w:date="2011-06-25T23:32:00Z">
        <w:r w:rsidR="00B751CA">
          <w:rPr>
            <w:rFonts w:cs="Times New Roman"/>
          </w:rPr>
          <w:t xml:space="preserve"> </w:t>
        </w:r>
      </w:ins>
      <w:ins w:id="4038" w:author="Orion" w:date="2011-06-25T23:33:00Z">
        <w:r w:rsidR="00B751CA">
          <w:rPr>
            <w:rFonts w:cs="Times New Roman"/>
          </w:rPr>
          <w:t>ante los conflictos.</w:t>
        </w:r>
      </w:ins>
      <w:ins w:id="4039" w:author="Orion" w:date="2011-06-25T23:35:00Z">
        <w:r w:rsidR="0029593A">
          <w:rPr>
            <w:rFonts w:cs="Times New Roman"/>
          </w:rPr>
          <w:t xml:space="preserve"> Para ellos diseñaremos un </w:t>
        </w:r>
      </w:ins>
      <w:ins w:id="4040" w:author="Orion" w:date="2011-06-25T23:47:00Z">
        <w:r w:rsidR="00A86110">
          <w:rPr>
            <w:rFonts w:cs="Times New Roman"/>
          </w:rPr>
          <w:t>despliegue</w:t>
        </w:r>
      </w:ins>
      <w:ins w:id="4041" w:author="Orion" w:date="2011-06-25T23:35:00Z">
        <w:r w:rsidR="0029593A">
          <w:rPr>
            <w:rFonts w:cs="Times New Roman"/>
          </w:rPr>
          <w:t xml:space="preserve"> </w:t>
        </w:r>
      </w:ins>
      <w:ins w:id="4042" w:author="Orion" w:date="2011-06-25T23:47:00Z">
        <w:r w:rsidR="00A86110">
          <w:rPr>
            <w:rFonts w:cs="Times New Roman"/>
          </w:rPr>
          <w:t>(</w:t>
        </w:r>
      </w:ins>
      <w:ins w:id="4043" w:author="Orion" w:date="2011-06-25T23:48:00Z">
        <w:r w:rsidR="00A86110">
          <w:rPr>
            <w:rFonts w:cs="Times New Roman"/>
          </w:rPr>
          <w:fldChar w:fldCharType="begin"/>
        </w:r>
        <w:r w:rsidR="00A86110">
          <w:rPr>
            <w:rFonts w:cs="Times New Roman"/>
          </w:rPr>
          <w:instrText xml:space="preserve"> REF _Ref296809024 \h </w:instrText>
        </w:r>
      </w:ins>
      <w:r w:rsidR="005B55E3">
        <w:rPr>
          <w:rFonts w:cs="Times New Roman"/>
        </w:rPr>
        <w:instrText xml:space="preserve"> \* MERGEFORMAT </w:instrText>
      </w:r>
      <w:r w:rsidR="00A86110">
        <w:rPr>
          <w:rFonts w:cs="Times New Roman"/>
        </w:rPr>
      </w:r>
      <w:r w:rsidR="00A86110">
        <w:rPr>
          <w:rFonts w:cs="Times New Roman"/>
        </w:rPr>
        <w:fldChar w:fldCharType="separate"/>
      </w:r>
      <w:ins w:id="4044" w:author="Orion" w:date="2011-06-25T23:48:00Z">
        <w:r w:rsidR="00A86110">
          <w:t xml:space="preserve">Figura </w:t>
        </w:r>
        <w:r w:rsidR="00A86110">
          <w:rPr>
            <w:noProof/>
          </w:rPr>
          <w:t>23</w:t>
        </w:r>
        <w:r w:rsidR="00A86110">
          <w:rPr>
            <w:rFonts w:cs="Times New Roman"/>
          </w:rPr>
          <w:fldChar w:fldCharType="end"/>
        </w:r>
      </w:ins>
      <w:ins w:id="4045" w:author="Orion" w:date="2011-06-25T23:47:00Z">
        <w:r w:rsidR="00A86110">
          <w:rPr>
            <w:rFonts w:cs="Times New Roman"/>
          </w:rPr>
          <w:t>)</w:t>
        </w:r>
      </w:ins>
      <w:ins w:id="4046" w:author="Orion" w:date="2011-06-25T23:48:00Z">
        <w:r w:rsidR="00A86110">
          <w:rPr>
            <w:rFonts w:cs="Times New Roman"/>
          </w:rPr>
          <w:t xml:space="preserve"> </w:t>
        </w:r>
      </w:ins>
      <w:ins w:id="4047" w:author="Orion" w:date="2011-06-25T23:35:00Z">
        <w:r w:rsidR="0029593A">
          <w:rPr>
            <w:rFonts w:cs="Times New Roman"/>
          </w:rPr>
          <w:t xml:space="preserve">en </w:t>
        </w:r>
      </w:ins>
      <w:ins w:id="4048" w:author="Orion" w:date="2011-06-25T23:48:00Z">
        <w:r w:rsidR="00530C01">
          <w:rPr>
            <w:rFonts w:cs="Times New Roman"/>
          </w:rPr>
          <w:t xml:space="preserve">el habrá dos pilotos, dos aviones, un planificador de vuelos (que suministra el plan de vuelos a los pilotos), un controlador </w:t>
        </w:r>
      </w:ins>
      <w:ins w:id="4049" w:author="Orion" w:date="2011-06-25T23:49:00Z">
        <w:r w:rsidR="00530C01">
          <w:rPr>
            <w:rFonts w:cs="Times New Roman"/>
          </w:rPr>
          <w:t>aéreo</w:t>
        </w:r>
      </w:ins>
      <w:ins w:id="4050" w:author="Orion" w:date="2011-06-25T23:48:00Z">
        <w:r w:rsidR="00530C01">
          <w:rPr>
            <w:rFonts w:cs="Times New Roman"/>
          </w:rPr>
          <w:t xml:space="preserve"> </w:t>
        </w:r>
      </w:ins>
      <w:ins w:id="4051" w:author="Orion" w:date="2011-06-25T23:49:00Z">
        <w:r w:rsidR="00530C01">
          <w:rPr>
            <w:rFonts w:cs="Times New Roman"/>
          </w:rPr>
          <w:t xml:space="preserve">que gestiona los posibles conflictos, y un </w:t>
        </w:r>
      </w:ins>
      <w:ins w:id="4052" w:author="Orion" w:date="2011-06-25T23:50:00Z">
        <w:r w:rsidR="00530C01">
          <w:rPr>
            <w:rFonts w:cs="Times New Roman"/>
          </w:rPr>
          <w:t>creador</w:t>
        </w:r>
      </w:ins>
      <w:ins w:id="4053" w:author="Orion" w:date="2011-06-25T23:49:00Z">
        <w:r w:rsidR="00530C01">
          <w:rPr>
            <w:rFonts w:cs="Times New Roman"/>
          </w:rPr>
          <w:t xml:space="preserve"> de la simulación que </w:t>
        </w:r>
      </w:ins>
      <w:ins w:id="4054" w:author="Orion" w:date="2011-06-25T23:50:00Z">
        <w:r w:rsidR="00530C01">
          <w:rPr>
            <w:rFonts w:cs="Times New Roman"/>
          </w:rPr>
          <w:t>se encarga de iniciar la aplicación que muestra la simulación.</w:t>
        </w:r>
      </w:ins>
    </w:p>
    <w:p w14:paraId="7D3F5C0B" w14:textId="77777777" w:rsidR="00A86110" w:rsidRDefault="00A86110">
      <w:pPr>
        <w:jc w:val="both"/>
        <w:rPr>
          <w:ins w:id="4055" w:author="Orion" w:date="2011-06-25T23:46:00Z"/>
          <w:rFonts w:cs="Times New Roman"/>
        </w:rPr>
        <w:pPrChange w:id="4056" w:author="Orion" w:date="2011-06-26T12:33:00Z">
          <w:pPr/>
        </w:pPrChange>
      </w:pPr>
    </w:p>
    <w:p w14:paraId="02BB1E0B" w14:textId="339D07E9" w:rsidR="00A86110" w:rsidRDefault="00A86110">
      <w:pPr>
        <w:jc w:val="both"/>
        <w:rPr>
          <w:ins w:id="4057" w:author="Orion" w:date="2011-06-25T23:47:00Z"/>
          <w:rFonts w:cs="Times New Roman"/>
        </w:rPr>
        <w:pPrChange w:id="4058" w:author="Orion" w:date="2011-06-26T12:33:00Z">
          <w:pPr/>
        </w:pPrChange>
      </w:pPr>
      <w:ins w:id="4059" w:author="Orion" w:date="2011-06-25T23:47:00Z">
        <w:r w:rsidRPr="00887321">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1784350"/>
                      </a:xfrm>
                      <a:prstGeom prst="rect">
                        <a:avLst/>
                      </a:prstGeom>
                    </pic:spPr>
                  </pic:pic>
                </a:graphicData>
              </a:graphic>
            </wp:inline>
          </w:drawing>
        </w:r>
      </w:ins>
    </w:p>
    <w:p w14:paraId="0F23E7AB" w14:textId="39A626E4" w:rsidR="00A86110" w:rsidRDefault="00A86110">
      <w:pPr>
        <w:pStyle w:val="Caption"/>
        <w:jc w:val="both"/>
        <w:rPr>
          <w:ins w:id="4060" w:author="Orion" w:date="2011-06-25T23:47:00Z"/>
          <w:rFonts w:cs="Times New Roman"/>
        </w:rPr>
        <w:pPrChange w:id="4061" w:author="Orion" w:date="2011-06-26T12:33:00Z">
          <w:pPr/>
        </w:pPrChange>
      </w:pPr>
      <w:bookmarkStart w:id="4062" w:name="_Ref296809024"/>
      <w:ins w:id="4063" w:author="Orion" w:date="2011-06-25T23:48:00Z">
        <w:r>
          <w:t xml:space="preserve">Figura </w:t>
        </w:r>
        <w:r>
          <w:fldChar w:fldCharType="begin"/>
        </w:r>
        <w:r>
          <w:instrText xml:space="preserve"> SEQ Figura \* ARABIC </w:instrText>
        </w:r>
      </w:ins>
      <w:r>
        <w:fldChar w:fldCharType="separate"/>
      </w:r>
      <w:ins w:id="4064" w:author="Orion" w:date="2011-06-25T23:48:00Z">
        <w:r>
          <w:rPr>
            <w:noProof/>
          </w:rPr>
          <w:t>23</w:t>
        </w:r>
        <w:r>
          <w:fldChar w:fldCharType="end"/>
        </w:r>
        <w:bookmarkEnd w:id="4062"/>
        <w:r>
          <w:t>: Despliegue dos aviones</w:t>
        </w:r>
      </w:ins>
    </w:p>
    <w:p w14:paraId="41E856D6" w14:textId="249040A1" w:rsidR="00A86110" w:rsidRDefault="009E0357">
      <w:pPr>
        <w:jc w:val="both"/>
        <w:rPr>
          <w:ins w:id="4065" w:author="Orion" w:date="2011-06-27T23:43:00Z"/>
          <w:rFonts w:cs="Times New Roman"/>
        </w:rPr>
        <w:pPrChange w:id="4066" w:author="Orion" w:date="2011-06-26T12:33:00Z">
          <w:pPr/>
        </w:pPrChange>
      </w:pPr>
      <w:ins w:id="4067" w:author="Orion" w:date="2011-06-26T00:27:00Z">
        <w:r>
          <w:rPr>
            <w:rFonts w:cs="Times New Roman"/>
          </w:rPr>
          <w:t xml:space="preserve">Para evitar complejidad </w:t>
        </w:r>
      </w:ins>
      <w:ins w:id="4068" w:author="Orion" w:date="2011-06-26T00:28:00Z">
        <w:r>
          <w:rPr>
            <w:rFonts w:cs="Times New Roman"/>
          </w:rPr>
          <w:t xml:space="preserve">los planes de vuelo no tendrán planificados ningún </w:t>
        </w:r>
        <w:proofErr w:type="spellStart"/>
        <w:r>
          <w:rPr>
            <w:rFonts w:cs="Times New Roman"/>
          </w:rPr>
          <w:t>waypoint</w:t>
        </w:r>
      </w:ins>
      <w:proofErr w:type="spellEnd"/>
      <w:ins w:id="4069" w:author="Orion" w:date="2011-06-26T00:29:00Z">
        <w:r>
          <w:rPr>
            <w:rFonts w:cs="Times New Roman"/>
          </w:rPr>
          <w:t xml:space="preserve"> por los que tenga</w:t>
        </w:r>
      </w:ins>
      <w:ins w:id="4070" w:author="Orion" w:date="2011-06-26T00:30:00Z">
        <w:r w:rsidR="00965560">
          <w:rPr>
            <w:rFonts w:cs="Times New Roman"/>
          </w:rPr>
          <w:t>n</w:t>
        </w:r>
      </w:ins>
      <w:ins w:id="4071" w:author="Orion" w:date="2011-06-26T00:29:00Z">
        <w:r>
          <w:rPr>
            <w:rFonts w:cs="Times New Roman"/>
          </w:rPr>
          <w:t xml:space="preserve"> que pasar </w:t>
        </w:r>
      </w:ins>
      <w:ins w:id="4072" w:author="Orion" w:date="2011-06-26T00:30:00Z">
        <w:r w:rsidR="00965560">
          <w:rPr>
            <w:rFonts w:cs="Times New Roman"/>
          </w:rPr>
          <w:t xml:space="preserve">los </w:t>
        </w:r>
      </w:ins>
      <w:ins w:id="4073" w:author="Orion" w:date="2011-06-26T00:29:00Z">
        <w:r>
          <w:rPr>
            <w:rFonts w:cs="Times New Roman"/>
          </w:rPr>
          <w:t xml:space="preserve"> </w:t>
        </w:r>
        <w:r w:rsidR="00965560">
          <w:rPr>
            <w:rFonts w:cs="Times New Roman"/>
          </w:rPr>
          <w:t>avi</w:t>
        </w:r>
      </w:ins>
      <w:ins w:id="4074" w:author="Orion" w:date="2011-06-26T00:30:00Z">
        <w:r w:rsidR="00965560">
          <w:rPr>
            <w:rFonts w:cs="Times New Roman"/>
          </w:rPr>
          <w:t>ones</w:t>
        </w:r>
      </w:ins>
      <w:ins w:id="4075" w:author="Orion" w:date="2011-06-26T00:29:00Z">
        <w:r>
          <w:rPr>
            <w:rFonts w:cs="Times New Roman"/>
          </w:rPr>
          <w:t xml:space="preserve"> durante</w:t>
        </w:r>
      </w:ins>
      <w:ins w:id="4076" w:author="Orion" w:date="2011-06-26T00:28:00Z">
        <w:r>
          <w:rPr>
            <w:rFonts w:cs="Times New Roman"/>
          </w:rPr>
          <w:t xml:space="preserve"> </w:t>
        </w:r>
      </w:ins>
      <w:ins w:id="4077" w:author="Orion" w:date="2011-06-26T00:29:00Z">
        <w:r w:rsidR="00965560">
          <w:rPr>
            <w:rFonts w:cs="Times New Roman"/>
          </w:rPr>
          <w:t>el</w:t>
        </w:r>
      </w:ins>
      <w:ins w:id="4078" w:author="Orion" w:date="2011-06-26T00:30:00Z">
        <w:r w:rsidR="00965560">
          <w:rPr>
            <w:rFonts w:cs="Times New Roman"/>
          </w:rPr>
          <w:t xml:space="preserve"> trayecto</w:t>
        </w:r>
      </w:ins>
      <w:ins w:id="4079" w:author="Orion" w:date="2011-06-26T12:26:00Z">
        <w:r w:rsidR="00FD1ABF">
          <w:rPr>
            <w:rFonts w:cs="Times New Roman"/>
          </w:rPr>
          <w:t xml:space="preserve">. </w:t>
        </w:r>
      </w:ins>
      <w:ins w:id="4080" w:author="Orion" w:date="2011-06-27T19:56:00Z">
        <w:r w:rsidR="00B83D5C">
          <w:rPr>
            <w:rFonts w:cs="Times New Roman"/>
          </w:rPr>
          <w:t>Por otro lado, c</w:t>
        </w:r>
      </w:ins>
      <w:ins w:id="4081" w:author="Orion" w:date="2011-06-27T19:54:00Z">
        <w:r w:rsidR="005C6C21">
          <w:rPr>
            <w:rFonts w:cs="Times New Roman"/>
          </w:rPr>
          <w:t>ada</w:t>
        </w:r>
      </w:ins>
      <w:ins w:id="4082" w:author="Orion" w:date="2011-06-26T12:29:00Z">
        <w:r w:rsidR="00FD1ABF">
          <w:rPr>
            <w:rFonts w:cs="Times New Roman"/>
          </w:rPr>
          <w:t xml:space="preserve"> aeronave tendrá como aeropuerto de origen y de destino el contrario al</w:t>
        </w:r>
      </w:ins>
      <w:ins w:id="4083" w:author="Orion" w:date="2011-06-26T12:30:00Z">
        <w:r w:rsidR="00FD1ABF">
          <w:rPr>
            <w:rFonts w:cs="Times New Roman"/>
          </w:rPr>
          <w:t xml:space="preserve"> del</w:t>
        </w:r>
      </w:ins>
      <w:ins w:id="4084" w:author="Orion" w:date="2011-06-26T12:29:00Z">
        <w:r w:rsidR="00FD1ABF">
          <w:rPr>
            <w:rFonts w:cs="Times New Roman"/>
          </w:rPr>
          <w:t xml:space="preserve"> otro a</w:t>
        </w:r>
      </w:ins>
      <w:ins w:id="4085" w:author="Orion" w:date="2011-06-26T12:30:00Z">
        <w:r w:rsidR="005C6C21">
          <w:rPr>
            <w:rFonts w:cs="Times New Roman"/>
          </w:rPr>
          <w:t>vión</w:t>
        </w:r>
      </w:ins>
      <w:ins w:id="4086" w:author="Orion" w:date="2011-06-27T19:57:00Z">
        <w:r w:rsidR="00B83D5C">
          <w:rPr>
            <w:rFonts w:cs="Times New Roman"/>
          </w:rPr>
          <w:t>, y despegarán de sus respectivos aeropuertos aproximadamente a la misma hora.</w:t>
        </w:r>
      </w:ins>
      <w:ins w:id="4087" w:author="Orion" w:date="2011-06-27T19:58:00Z">
        <w:r w:rsidR="00B83D5C">
          <w:rPr>
            <w:rFonts w:cs="Times New Roman"/>
          </w:rPr>
          <w:t xml:space="preserve"> Como resultado</w:t>
        </w:r>
      </w:ins>
      <w:ins w:id="4088" w:author="Orion" w:date="2011-06-27T19:59:00Z">
        <w:r w:rsidR="00B83D5C">
          <w:rPr>
            <w:rFonts w:cs="Times New Roman"/>
          </w:rPr>
          <w:t xml:space="preserve"> tendremos que</w:t>
        </w:r>
      </w:ins>
      <w:ins w:id="4089" w:author="Orion" w:date="2011-06-26T12:31:00Z">
        <w:r w:rsidR="00164843">
          <w:rPr>
            <w:rFonts w:cs="Times New Roman"/>
          </w:rPr>
          <w:t>,</w:t>
        </w:r>
      </w:ins>
      <w:ins w:id="4090" w:author="Orion" w:date="2011-06-26T12:30:00Z">
        <w:r w:rsidR="00164843">
          <w:rPr>
            <w:rFonts w:cs="Times New Roman"/>
          </w:rPr>
          <w:t xml:space="preserve"> aproximadamente en el centro de la trayectoria de </w:t>
        </w:r>
      </w:ins>
      <w:ins w:id="4091" w:author="Orion" w:date="2011-06-26T12:31:00Z">
        <w:r w:rsidR="00164843">
          <w:rPr>
            <w:rFonts w:cs="Times New Roman"/>
          </w:rPr>
          <w:t>amba</w:t>
        </w:r>
        <w:r w:rsidR="00D55514">
          <w:rPr>
            <w:rFonts w:cs="Times New Roman"/>
          </w:rPr>
          <w:t>s aeronaves</w:t>
        </w:r>
      </w:ins>
      <w:ins w:id="4092" w:author="Orion" w:date="2011-06-26T12:35:00Z">
        <w:r w:rsidR="00D55514">
          <w:rPr>
            <w:rFonts w:cs="Times New Roman"/>
          </w:rPr>
          <w:t>,</w:t>
        </w:r>
      </w:ins>
      <w:ins w:id="4093" w:author="Orion" w:date="2011-06-26T12:31:00Z">
        <w:r w:rsidR="00D55514">
          <w:rPr>
            <w:rFonts w:cs="Times New Roman"/>
          </w:rPr>
          <w:t xml:space="preserve"> </w:t>
        </w:r>
      </w:ins>
      <w:ins w:id="4094" w:author="Orion" w:date="2011-06-26T12:35:00Z">
        <w:r w:rsidR="00D55514">
          <w:rPr>
            <w:rFonts w:cs="Times New Roman"/>
          </w:rPr>
          <w:t>el controlador detect</w:t>
        </w:r>
      </w:ins>
      <w:ins w:id="4095" w:author="Orion" w:date="2011-06-27T19:59:00Z">
        <w:r w:rsidR="00B83D5C">
          <w:rPr>
            <w:rFonts w:cs="Times New Roman"/>
          </w:rPr>
          <w:t>ará</w:t>
        </w:r>
      </w:ins>
      <w:ins w:id="4096" w:author="Orion" w:date="2011-06-26T12:35:00Z">
        <w:r w:rsidR="00D55514">
          <w:rPr>
            <w:rFonts w:cs="Times New Roman"/>
          </w:rPr>
          <w:t xml:space="preserve"> que los aviones</w:t>
        </w:r>
      </w:ins>
      <w:ins w:id="4097" w:author="Orion" w:date="2011-06-27T19:54:00Z">
        <w:r w:rsidR="005C6C21">
          <w:rPr>
            <w:rFonts w:cs="Times New Roman"/>
          </w:rPr>
          <w:t xml:space="preserve"> </w:t>
        </w:r>
      </w:ins>
      <w:ins w:id="4098" w:author="Orion" w:date="2011-06-27T19:59:00Z">
        <w:r w:rsidR="00B83D5C">
          <w:rPr>
            <w:rFonts w:cs="Times New Roman"/>
          </w:rPr>
          <w:t>entraron</w:t>
        </w:r>
      </w:ins>
      <w:ins w:id="4099" w:author="Orion" w:date="2011-06-26T12:35:00Z">
        <w:r w:rsidR="00D55514">
          <w:rPr>
            <w:rFonts w:cs="Times New Roman"/>
          </w:rPr>
          <w:t xml:space="preserve"> </w:t>
        </w:r>
      </w:ins>
      <w:ins w:id="4100" w:author="Orion" w:date="2011-06-26T12:36:00Z">
        <w:r w:rsidR="00D55514">
          <w:rPr>
            <w:rFonts w:cs="Times New Roman"/>
          </w:rPr>
          <w:t xml:space="preserve">en zona de riesgo de conflicto y </w:t>
        </w:r>
      </w:ins>
      <w:ins w:id="4101" w:author="Orion" w:date="2011-06-27T19:59:00Z">
        <w:r w:rsidR="00B83D5C">
          <w:rPr>
            <w:rFonts w:cs="Times New Roman"/>
          </w:rPr>
          <w:t>mandarán</w:t>
        </w:r>
      </w:ins>
      <w:ins w:id="4102" w:author="Orion" w:date="2011-06-26T12:36:00Z">
        <w:r w:rsidR="00D55514">
          <w:rPr>
            <w:rFonts w:cs="Times New Roman"/>
          </w:rPr>
          <w:t xml:space="preserve"> operaciones de cambio de altura y velocidad a ambas aeronaves.</w:t>
        </w:r>
      </w:ins>
      <w:ins w:id="4103" w:author="Orion" w:date="2011-06-26T18:12:00Z">
        <w:r w:rsidR="0031123C">
          <w:rPr>
            <w:rFonts w:cs="Times New Roman"/>
          </w:rPr>
          <w:t xml:space="preserve"> Esto </w:t>
        </w:r>
      </w:ins>
      <w:ins w:id="4104" w:author="Orion" w:date="2011-06-27T19:55:00Z">
        <w:r w:rsidR="0070702D">
          <w:rPr>
            <w:rFonts w:cs="Times New Roman"/>
          </w:rPr>
          <w:t xml:space="preserve">será fácil de observar </w:t>
        </w:r>
      </w:ins>
      <w:ins w:id="4105" w:author="Orion" w:date="2011-06-26T18:12:00Z">
        <w:r w:rsidR="0031123C">
          <w:rPr>
            <w:rFonts w:cs="Times New Roman"/>
          </w:rPr>
          <w:t>porque las aeronaves pasarán a tener un color amarillo y sus rutas tomaran el color verde o rojo dependiendo si la variaci</w:t>
        </w:r>
      </w:ins>
      <w:ins w:id="4106" w:author="Orion" w:date="2011-06-26T18:13:00Z">
        <w:r w:rsidR="0031123C">
          <w:rPr>
            <w:rFonts w:cs="Times New Roman"/>
          </w:rPr>
          <w:t>ón de su altura supone un descenso o aumento con respecto a la altura de crucero.</w:t>
        </w:r>
      </w:ins>
      <w:ins w:id="4107" w:author="Orion" w:date="2011-06-26T12:36:00Z">
        <w:r w:rsidR="00D55514">
          <w:rPr>
            <w:rFonts w:cs="Times New Roman"/>
          </w:rPr>
          <w:t xml:space="preserve"> Una vez </w:t>
        </w:r>
      </w:ins>
      <w:ins w:id="4108" w:author="Orion" w:date="2011-06-26T12:37:00Z">
        <w:r w:rsidR="00D55514">
          <w:rPr>
            <w:rFonts w:cs="Times New Roman"/>
          </w:rPr>
          <w:t>pasado el riesgo de conflicto, y acorde al diseño del sistema, los aviones volverán a sus respectivas alturas y velocidades de crucero</w:t>
        </w:r>
      </w:ins>
      <w:ins w:id="4109" w:author="Orion" w:date="2011-06-27T23:43:00Z">
        <w:r w:rsidR="001B21E2">
          <w:rPr>
            <w:rFonts w:cs="Times New Roman"/>
          </w:rPr>
          <w:t xml:space="preserve"> (</w:t>
        </w:r>
      </w:ins>
      <w:ins w:id="4110" w:author="Orion" w:date="2011-06-28T00:22:00Z">
        <w:r w:rsidR="004C468C">
          <w:rPr>
            <w:rFonts w:cs="Times New Roman"/>
          </w:rPr>
          <w:fldChar w:fldCharType="begin"/>
        </w:r>
        <w:r w:rsidR="004C468C">
          <w:rPr>
            <w:rFonts w:cs="Times New Roman"/>
          </w:rPr>
          <w:instrText xml:space="preserve"> REF _Ref296983878 \h </w:instrText>
        </w:r>
      </w:ins>
      <w:r w:rsidR="004C468C">
        <w:rPr>
          <w:rFonts w:cs="Times New Roman"/>
        </w:rPr>
      </w:r>
      <w:r w:rsidR="004C468C">
        <w:rPr>
          <w:rFonts w:cs="Times New Roman"/>
        </w:rPr>
        <w:fldChar w:fldCharType="separate"/>
      </w:r>
      <w:ins w:id="4111" w:author="Orion" w:date="2011-06-28T00:22:00Z">
        <w:r w:rsidR="004C468C">
          <w:t xml:space="preserve">Ilustración </w:t>
        </w:r>
        <w:r w:rsidR="004C468C">
          <w:rPr>
            <w:noProof/>
          </w:rPr>
          <w:t>2</w:t>
        </w:r>
        <w:r w:rsidR="004C468C">
          <w:rPr>
            <w:rFonts w:cs="Times New Roman"/>
          </w:rPr>
          <w:fldChar w:fldCharType="end"/>
        </w:r>
      </w:ins>
      <w:ins w:id="4112" w:author="Orion" w:date="2011-06-27T23:43:00Z">
        <w:r w:rsidR="001B21E2">
          <w:rPr>
            <w:rFonts w:cs="Times New Roman"/>
          </w:rPr>
          <w:t>)</w:t>
        </w:r>
      </w:ins>
      <w:ins w:id="4113" w:author="Orion" w:date="2011-06-26T12:37:00Z">
        <w:r w:rsidR="00D55514">
          <w:rPr>
            <w:rFonts w:cs="Times New Roman"/>
          </w:rPr>
          <w:t>.</w:t>
        </w:r>
      </w:ins>
    </w:p>
    <w:p w14:paraId="2CDE1DF8" w14:textId="77777777" w:rsidR="001B21E2" w:rsidRDefault="001B21E2">
      <w:pPr>
        <w:jc w:val="both"/>
        <w:rPr>
          <w:ins w:id="4114" w:author="Orion" w:date="2011-06-27T23:43:00Z"/>
          <w:rFonts w:cs="Times New Roman"/>
        </w:rPr>
        <w:pPrChange w:id="4115" w:author="Orion" w:date="2011-06-26T12:33:00Z">
          <w:pPr/>
        </w:pPrChange>
      </w:pPr>
    </w:p>
    <w:p w14:paraId="6030781A" w14:textId="306BA47B" w:rsidR="001B21E2" w:rsidRDefault="00016662">
      <w:pPr>
        <w:jc w:val="both"/>
        <w:rPr>
          <w:ins w:id="4116" w:author="Orion" w:date="2011-06-28T00:22:00Z"/>
          <w:rFonts w:cs="Times New Roman"/>
        </w:rPr>
        <w:pPrChange w:id="4117" w:author="Orion" w:date="2011-06-26T12:33:00Z">
          <w:pPr/>
        </w:pPrChange>
      </w:pPr>
      <w:ins w:id="4118" w:author="Orion" w:date="2011-06-29T15:48:00Z">
        <w:r w:rsidRPr="00887321">
          <w:rPr>
            <w:rFonts w:cs="Times New Roman"/>
            <w:noProof/>
            <w:lang w:eastAsia="es-ES" w:bidi="ar-SA"/>
          </w:rPr>
          <w:lastRenderedPageBreak/>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DFC215D" w14:textId="38664415" w:rsidR="004C468C" w:rsidRDefault="004C468C">
      <w:pPr>
        <w:pStyle w:val="Caption"/>
        <w:rPr>
          <w:ins w:id="4119" w:author="Orion" w:date="2011-06-26T00:27:00Z"/>
          <w:rFonts w:cs="Times New Roman"/>
        </w:rPr>
        <w:pPrChange w:id="4120" w:author="Orion" w:date="2011-06-28T00:22:00Z">
          <w:pPr/>
        </w:pPrChange>
      </w:pPr>
      <w:bookmarkStart w:id="4121" w:name="_Ref296983878"/>
      <w:ins w:id="4122" w:author="Orion" w:date="2011-06-28T00:22:00Z">
        <w:r>
          <w:t xml:space="preserve">Ilustración </w:t>
        </w:r>
        <w:r>
          <w:fldChar w:fldCharType="begin"/>
        </w:r>
        <w:r>
          <w:instrText xml:space="preserve"> SEQ Ilustración \* ARABIC </w:instrText>
        </w:r>
      </w:ins>
      <w:r>
        <w:fldChar w:fldCharType="separate"/>
      </w:r>
      <w:ins w:id="4123" w:author="Orion" w:date="2011-06-29T11:41:00Z">
        <w:r w:rsidR="00E260BA">
          <w:rPr>
            <w:noProof/>
          </w:rPr>
          <w:t>2</w:t>
        </w:r>
      </w:ins>
      <w:ins w:id="4124" w:author="Orion" w:date="2011-06-28T00:22:00Z">
        <w:r>
          <w:fldChar w:fldCharType="end"/>
        </w:r>
      </w:ins>
      <w:bookmarkEnd w:id="4121"/>
    </w:p>
    <w:p w14:paraId="4FA04E0E" w14:textId="4863833F" w:rsidR="009E0357" w:rsidRDefault="00F41907">
      <w:pPr>
        <w:jc w:val="both"/>
        <w:rPr>
          <w:ins w:id="4125" w:author="Orion" w:date="2011-06-28T16:51:00Z"/>
          <w:rFonts w:cs="Times New Roman"/>
        </w:rPr>
        <w:pPrChange w:id="4126" w:author="Orion" w:date="2011-06-26T12:33:00Z">
          <w:pPr/>
        </w:pPrChange>
      </w:pPr>
      <w:ins w:id="4127" w:author="Orion" w:date="2011-06-28T16:16:00Z">
        <w:r>
          <w:rPr>
            <w:rFonts w:cs="Times New Roman"/>
          </w:rPr>
          <w:t xml:space="preserve">Para analizar con más profundidad </w:t>
        </w:r>
      </w:ins>
      <w:ins w:id="4128" w:author="Orion" w:date="2011-06-28T16:17:00Z">
        <w:r>
          <w:rPr>
            <w:rFonts w:cs="Times New Roman"/>
          </w:rPr>
          <w:t xml:space="preserve">el sistema se ejecutará </w:t>
        </w:r>
      </w:ins>
      <w:ins w:id="4129" w:author="Orion" w:date="2011-06-28T16:16:00Z">
        <w:r>
          <w:rPr>
            <w:rFonts w:cs="Times New Roman"/>
          </w:rPr>
          <w:t xml:space="preserve">este caso de estudio </w:t>
        </w:r>
      </w:ins>
      <w:ins w:id="4130" w:author="Orion" w:date="2011-06-28T16:17:00Z">
        <w:r>
          <w:rPr>
            <w:rFonts w:cs="Times New Roman"/>
          </w:rPr>
          <w:t>con distintos comportamientos de los pilotos.</w:t>
        </w:r>
      </w:ins>
      <w:ins w:id="4131" w:author="Orion" w:date="2011-06-28T16:50:00Z">
        <w:r w:rsidR="00CC12AD">
          <w:rPr>
            <w:rFonts w:cs="Times New Roman"/>
          </w:rPr>
          <w:t xml:space="preserve"> Para ello se tendr</w:t>
        </w:r>
      </w:ins>
      <w:ins w:id="4132" w:author="Orion" w:date="2011-06-28T16:51:00Z">
        <w:r w:rsidR="00CC12AD">
          <w:rPr>
            <w:rFonts w:cs="Times New Roman"/>
          </w:rPr>
          <w:t>án en cuenta sus valores de estado (Estrés, fatiga y experiencia). Teniendo en cuenta estos valores podemos concluir:</w:t>
        </w:r>
      </w:ins>
    </w:p>
    <w:p w14:paraId="60BEB55B" w14:textId="12805302" w:rsidR="009D2CAD" w:rsidRDefault="007B2250">
      <w:pPr>
        <w:pStyle w:val="ListParagraph"/>
        <w:numPr>
          <w:ilvl w:val="0"/>
          <w:numId w:val="36"/>
        </w:numPr>
        <w:jc w:val="both"/>
        <w:rPr>
          <w:ins w:id="4133" w:author="Orion" w:date="2011-06-28T17:52:00Z"/>
          <w:rFonts w:cs="Times New Roman"/>
        </w:rPr>
        <w:pPrChange w:id="4134" w:author="Orion" w:date="2011-06-28T17:52:00Z">
          <w:pPr/>
        </w:pPrChange>
      </w:pPr>
      <w:ins w:id="4135" w:author="Orion" w:date="2011-06-28T16:55:00Z">
        <w:r>
          <w:rPr>
            <w:rFonts w:cs="Times New Roman"/>
          </w:rPr>
          <w:t>Los</w:t>
        </w:r>
      </w:ins>
      <w:ins w:id="4136" w:author="Orion" w:date="2011-06-28T16:52:00Z">
        <w:r w:rsidR="00CC12AD">
          <w:rPr>
            <w:rFonts w:cs="Times New Roman"/>
          </w:rPr>
          <w:t xml:space="preserve"> pilotos con gran estrés y fatiga</w:t>
        </w:r>
      </w:ins>
      <w:ins w:id="4137" w:author="Orion" w:date="2011-06-28T16:55:00Z">
        <w:r>
          <w:rPr>
            <w:rFonts w:cs="Times New Roman"/>
          </w:rPr>
          <w:t>,</w:t>
        </w:r>
      </w:ins>
      <w:ins w:id="4138" w:author="Orion" w:date="2011-06-28T16:52:00Z">
        <w:r w:rsidR="00CC12AD">
          <w:rPr>
            <w:rFonts w:cs="Times New Roman"/>
          </w:rPr>
          <w:t xml:space="preserve"> y </w:t>
        </w:r>
      </w:ins>
      <w:ins w:id="4139" w:author="Orion" w:date="2011-06-28T16:55:00Z">
        <w:r>
          <w:rPr>
            <w:rFonts w:cs="Times New Roman"/>
          </w:rPr>
          <w:t>con muy</w:t>
        </w:r>
      </w:ins>
      <w:ins w:id="4140" w:author="Orion" w:date="2011-06-28T16:52:00Z">
        <w:r w:rsidR="00CC12AD">
          <w:rPr>
            <w:rFonts w:cs="Times New Roman"/>
          </w:rPr>
          <w:t xml:space="preserve"> poca experiencia</w:t>
        </w:r>
      </w:ins>
      <w:ins w:id="4141" w:author="Orion" w:date="2011-06-28T16:55:00Z">
        <w:r>
          <w:rPr>
            <w:rFonts w:cs="Times New Roman"/>
          </w:rPr>
          <w:t xml:space="preserve"> </w:t>
        </w:r>
      </w:ins>
      <w:ins w:id="4142" w:author="Orion" w:date="2011-06-28T18:01:00Z">
        <w:r w:rsidR="0064385E">
          <w:rPr>
            <w:rFonts w:cs="Times New Roman"/>
          </w:rPr>
          <w:t>u</w:t>
        </w:r>
      </w:ins>
      <w:ins w:id="4143" w:author="Orion" w:date="2011-06-28T16:55:00Z">
        <w:r>
          <w:rPr>
            <w:rFonts w:cs="Times New Roman"/>
          </w:rPr>
          <w:t xml:space="preserve"> horas de vuelo</w:t>
        </w:r>
      </w:ins>
      <w:ins w:id="4144" w:author="Orion" w:date="2011-06-28T16:52:00Z">
        <w:r w:rsidR="00CC12AD">
          <w:rPr>
            <w:rFonts w:cs="Times New Roman"/>
          </w:rPr>
          <w:t xml:space="preserve"> </w:t>
        </w:r>
      </w:ins>
      <w:ins w:id="4145" w:author="Orion" w:date="2011-06-28T16:53:00Z">
        <w:r w:rsidR="00CC12AD">
          <w:rPr>
            <w:rFonts w:cs="Times New Roman"/>
          </w:rPr>
          <w:t xml:space="preserve">tardan </w:t>
        </w:r>
      </w:ins>
      <w:ins w:id="4146" w:author="Orion" w:date="2011-06-28T16:55:00Z">
        <w:r>
          <w:rPr>
            <w:rFonts w:cs="Times New Roman"/>
          </w:rPr>
          <w:t>bastante e</w:t>
        </w:r>
      </w:ins>
      <w:ins w:id="4147" w:author="Orion" w:date="2011-06-28T16:53:00Z">
        <w:r w:rsidR="00CC12AD">
          <w:rPr>
            <w:rFonts w:cs="Times New Roman"/>
          </w:rPr>
          <w:t xml:space="preserve">n reaccionar ante situaciones críticas con lo que </w:t>
        </w:r>
      </w:ins>
      <w:ins w:id="4148" w:author="Orion" w:date="2011-06-28T16:52:00Z">
        <w:r w:rsidR="00CC12AD">
          <w:rPr>
            <w:rFonts w:cs="Times New Roman"/>
          </w:rPr>
          <w:t xml:space="preserve">el riesgo de colisión entre aviones </w:t>
        </w:r>
      </w:ins>
      <w:ins w:id="4149" w:author="Orion" w:date="2011-06-28T16:53:00Z">
        <w:r w:rsidR="00CC12AD">
          <w:rPr>
            <w:rFonts w:cs="Times New Roman"/>
          </w:rPr>
          <w:t>se incrementa</w:t>
        </w:r>
      </w:ins>
      <w:ins w:id="4150" w:author="Orion" w:date="2011-06-28T16:55:00Z">
        <w:r>
          <w:rPr>
            <w:rFonts w:cs="Times New Roman"/>
          </w:rPr>
          <w:t>.</w:t>
        </w:r>
      </w:ins>
      <w:ins w:id="4151" w:author="Orion" w:date="2011-06-28T17:51:00Z">
        <w:r w:rsidR="009D2CAD">
          <w:rPr>
            <w:rFonts w:cs="Times New Roman"/>
          </w:rPr>
          <w:t xml:space="preserve"> Ejemplo de esta situación serían las siguientes </w:t>
        </w:r>
      </w:ins>
      <w:ins w:id="4152" w:author="Orion" w:date="2011-06-28T17:52:00Z">
        <w:r w:rsidR="009D2CAD">
          <w:rPr>
            <w:rFonts w:cs="Times New Roman"/>
          </w:rPr>
          <w:t>imágenes</w:t>
        </w:r>
      </w:ins>
      <w:ins w:id="4153" w:author="Orion" w:date="2011-06-28T18:02:00Z">
        <w:r w:rsidR="0064385E">
          <w:rPr>
            <w:rFonts w:cs="Times New Roman"/>
          </w:rPr>
          <w:t>, que se explican a continuación</w:t>
        </w:r>
      </w:ins>
      <w:ins w:id="4154" w:author="Orion" w:date="2011-06-28T17:52:00Z">
        <w:r w:rsidR="009D2CAD">
          <w:rPr>
            <w:rFonts w:cs="Times New Roman"/>
          </w:rPr>
          <w:t>.</w:t>
        </w:r>
      </w:ins>
    </w:p>
    <w:p w14:paraId="234D5E0C" w14:textId="6FFACD8D" w:rsidR="009D2CAD" w:rsidRPr="000F6D72" w:rsidRDefault="009D2CAD">
      <w:pPr>
        <w:pStyle w:val="ListParagraph"/>
        <w:jc w:val="both"/>
        <w:rPr>
          <w:ins w:id="4155" w:author="Orion" w:date="2011-06-28T16:46:00Z"/>
          <w:rFonts w:cs="Times New Roman"/>
        </w:rPr>
        <w:pPrChange w:id="4156" w:author="Orion" w:date="2011-06-28T17:52:00Z">
          <w:pPr/>
        </w:pPrChange>
      </w:pPr>
      <w:ins w:id="4157" w:author="Orion" w:date="2011-06-28T17:52:00Z">
        <w:r>
          <w:rPr>
            <w:rFonts w:cs="Times New Roman"/>
          </w:rPr>
          <w:t>En</w:t>
        </w:r>
      </w:ins>
      <w:ins w:id="4158" w:author="Orion" w:date="2011-06-28T17:53:00Z">
        <w:r>
          <w:rPr>
            <w:rFonts w:cs="Times New Roman"/>
          </w:rPr>
          <w:t xml:space="preserve"> primer lugar se puede observar en</w:t>
        </w:r>
      </w:ins>
      <w:ins w:id="4159" w:author="Orion" w:date="2011-06-28T17:52:00Z">
        <w:r>
          <w:rPr>
            <w:rFonts w:cs="Times New Roman"/>
          </w:rPr>
          <w:t xml:space="preserve"> la </w:t>
        </w:r>
      </w:ins>
      <w:ins w:id="4160" w:author="Orion" w:date="2011-06-28T17:53:00Z">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161" w:author="Orion" w:date="2011-06-28T17:53:00Z">
        <w:r>
          <w:t xml:space="preserve">Ilustración </w:t>
        </w:r>
        <w:r>
          <w:rPr>
            <w:noProof/>
          </w:rPr>
          <w:t>3</w:t>
        </w:r>
        <w:r>
          <w:rPr>
            <w:rFonts w:cs="Times New Roman"/>
          </w:rPr>
          <w:fldChar w:fldCharType="end"/>
        </w:r>
        <w:r>
          <w:rPr>
            <w:rFonts w:cs="Times New Roman"/>
          </w:rPr>
          <w:t xml:space="preserve"> como la aeronave tarda bastante tiempo en ponerse a rumbo del destino</w:t>
        </w:r>
      </w:ins>
      <w:ins w:id="4162" w:author="Orion" w:date="2011-06-28T17:54:00Z">
        <w:r>
          <w:rPr>
            <w:rFonts w:cs="Times New Roman"/>
          </w:rPr>
          <w:t>. Esta imagen (</w:t>
        </w:r>
        <w:r>
          <w:rPr>
            <w:rFonts w:cs="Times New Roman"/>
          </w:rPr>
          <w:fldChar w:fldCharType="begin"/>
        </w:r>
        <w:r>
          <w:rPr>
            <w:rFonts w:cs="Times New Roman"/>
          </w:rPr>
          <w:instrText xml:space="preserve"> REF _Ref297046911 \h </w:instrText>
        </w:r>
      </w:ins>
      <w:r>
        <w:rPr>
          <w:rFonts w:cs="Times New Roman"/>
        </w:rPr>
      </w:r>
      <w:r>
        <w:rPr>
          <w:rFonts w:cs="Times New Roman"/>
        </w:rPr>
        <w:fldChar w:fldCharType="separate"/>
      </w:r>
      <w:ins w:id="4163" w:author="Orion" w:date="2011-06-28T17:54:00Z">
        <w:r>
          <w:t xml:space="preserve">Ilustración </w:t>
        </w:r>
        <w:r>
          <w:rPr>
            <w:noProof/>
          </w:rPr>
          <w:t>3</w:t>
        </w:r>
        <w:r>
          <w:rPr>
            <w:rFonts w:cs="Times New Roman"/>
          </w:rPr>
          <w:fldChar w:fldCharType="end"/>
        </w:r>
        <w:r>
          <w:rPr>
            <w:rFonts w:cs="Times New Roman"/>
          </w:rPr>
          <w:t xml:space="preserve">) corresponde al momento en el que el controlador detecta que ambas aeronaves </w:t>
        </w:r>
      </w:ins>
      <w:ins w:id="4164" w:author="Orion" w:date="2011-06-28T17:55:00Z">
        <w:r>
          <w:rPr>
            <w:rFonts w:cs="Times New Roman"/>
          </w:rPr>
          <w:t>están</w:t>
        </w:r>
      </w:ins>
      <w:ins w:id="4165" w:author="Orion" w:date="2011-06-28T17:54:00Z">
        <w:r>
          <w:rPr>
            <w:rFonts w:cs="Times New Roman"/>
          </w:rPr>
          <w:t xml:space="preserve"> </w:t>
        </w:r>
      </w:ins>
      <w:ins w:id="4166" w:author="Orion" w:date="2011-06-28T17:55:00Z">
        <w:r>
          <w:rPr>
            <w:rFonts w:cs="Times New Roman"/>
          </w:rPr>
          <w:t>en el radio de conflicto</w:t>
        </w:r>
      </w:ins>
      <w:ins w:id="4167" w:author="Orion" w:date="2011-06-29T16:34:00Z">
        <w:r w:rsidR="00FB245E">
          <w:rPr>
            <w:rFonts w:cs="Times New Roman"/>
          </w:rPr>
          <w:t xml:space="preserve">. </w:t>
        </w:r>
      </w:ins>
      <w:ins w:id="4168" w:author="Orion" w:date="2011-06-29T16:38:00Z">
        <w:r w:rsidR="00CF2ABA">
          <w:rPr>
            <w:rFonts w:cs="Times New Roman"/>
          </w:rPr>
          <w:t>A partir de este momento el controlador debe mandar una orden de cambio de altitud/velocidad</w:t>
        </w:r>
      </w:ins>
      <w:ins w:id="4169" w:author="Orion" w:date="2011-06-28T17:56:00Z">
        <w:r>
          <w:rPr>
            <w:rFonts w:cs="Times New Roman"/>
          </w:rPr>
          <w:t xml:space="preserve"> Esta orden es mandada a los pilotos inmediatamente pero debido a su alto nivel de estrés y fatiga, y a que no tienen mucha experiencia en lidiar con situaciones de este tipo, las aeronaves acaban entrando en una zona de alto riesgo de colisi</w:t>
        </w:r>
      </w:ins>
      <w:ins w:id="4170" w:author="Orion" w:date="2011-06-28T17:57:00Z">
        <w:r>
          <w:rPr>
            <w:rFonts w:cs="Times New Roman"/>
          </w:rPr>
          <w:t>ón antes de que los pilotos acaten las ordenes (</w:t>
        </w:r>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171" w:author="Orion" w:date="2011-06-28T17:57:00Z">
        <w:r>
          <w:t xml:space="preserve">Ilustración </w:t>
        </w:r>
        <w:r>
          <w:rPr>
            <w:noProof/>
          </w:rPr>
          <w:t>4</w:t>
        </w:r>
        <w:r>
          <w:rPr>
            <w:rFonts w:cs="Times New Roman"/>
          </w:rPr>
          <w:fldChar w:fldCharType="end"/>
        </w:r>
        <w:r>
          <w:rPr>
            <w:rFonts w:cs="Times New Roman"/>
          </w:rPr>
          <w:t>)</w:t>
        </w:r>
      </w:ins>
      <w:ins w:id="4172" w:author="Orion" w:date="2011-06-28T17:58:00Z">
        <w:r>
          <w:rPr>
            <w:rFonts w:cs="Times New Roman"/>
          </w:rPr>
          <w:t xml:space="preserve">. Finalmente el peligro se disipa relativamente en el momento que los pilotos llevan a cabo las ordenes, como puede verse en la </w:t>
        </w:r>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173" w:author="Orion" w:date="2011-06-28T17:58:00Z">
        <w:r>
          <w:t xml:space="preserve">Ilustración </w:t>
        </w:r>
        <w:r>
          <w:rPr>
            <w:noProof/>
          </w:rPr>
          <w:t>5</w:t>
        </w:r>
        <w:r>
          <w:rPr>
            <w:rFonts w:cs="Times New Roman"/>
          </w:rPr>
          <w:fldChar w:fldCharType="end"/>
        </w:r>
        <w:r>
          <w:rPr>
            <w:rFonts w:cs="Times New Roman"/>
          </w:rPr>
          <w:t>.</w:t>
        </w:r>
      </w:ins>
      <w:ins w:id="4174" w:author="Orion" w:date="2011-06-28T17:59:00Z">
        <w:r>
          <w:rPr>
            <w:rFonts w:cs="Times New Roman"/>
          </w:rPr>
          <w:t xml:space="preserve"> Una vez pasado </w:t>
        </w:r>
      </w:ins>
      <w:ins w:id="4175" w:author="Orion" w:date="2011-06-28T18:03:00Z">
        <w:r w:rsidR="008F4BD7">
          <w:rPr>
            <w:rFonts w:cs="Times New Roman"/>
          </w:rPr>
          <w:t xml:space="preserve">todo </w:t>
        </w:r>
      </w:ins>
      <w:ins w:id="4176" w:author="Orion" w:date="2011-06-28T17:59:00Z">
        <w:r>
          <w:rPr>
            <w:rFonts w:cs="Times New Roman"/>
          </w:rPr>
          <w:t>el peligro los controladores ordenaran a los pilotos que vuelva</w:t>
        </w:r>
      </w:ins>
      <w:ins w:id="4177" w:author="Orion" w:date="2011-06-28T18:03:00Z">
        <w:r w:rsidR="008F4BD7">
          <w:rPr>
            <w:rFonts w:cs="Times New Roman"/>
          </w:rPr>
          <w:t>n</w:t>
        </w:r>
      </w:ins>
      <w:ins w:id="4178" w:author="Orion" w:date="2011-06-28T17:59:00Z">
        <w:r>
          <w:rPr>
            <w:rFonts w:cs="Times New Roman"/>
          </w:rPr>
          <w:t xml:space="preserve"> a sus respectivas alturas/velocidades de crucero</w:t>
        </w:r>
      </w:ins>
      <w:ins w:id="4179" w:author="Orion" w:date="2011-06-28T18:00:00Z">
        <w:r w:rsidR="002A730E">
          <w:rPr>
            <w:rFonts w:cs="Times New Roman"/>
          </w:rPr>
          <w:t xml:space="preserve"> </w:t>
        </w:r>
      </w:ins>
      <w:ins w:id="4180" w:author="Orion" w:date="2011-06-28T18:01:00Z">
        <w:r w:rsidR="002A730E">
          <w:rPr>
            <w:rFonts w:cs="Times New Roman"/>
          </w:rPr>
          <w:t>(</w:t>
        </w:r>
      </w:ins>
      <w:ins w:id="4181" w:author="Orion" w:date="2011-06-28T18:00:00Z">
        <w:r w:rsidR="002A730E">
          <w:rPr>
            <w:rFonts w:cs="Times New Roman"/>
          </w:rPr>
          <w:fldChar w:fldCharType="begin"/>
        </w:r>
        <w:r w:rsidR="002A730E">
          <w:rPr>
            <w:rFonts w:cs="Times New Roman"/>
          </w:rPr>
          <w:instrText xml:space="preserve"> REF _Ref297047382 \h </w:instrText>
        </w:r>
      </w:ins>
      <w:r w:rsidR="002A730E">
        <w:rPr>
          <w:rFonts w:cs="Times New Roman"/>
        </w:rPr>
      </w:r>
      <w:r w:rsidR="002A730E">
        <w:rPr>
          <w:rFonts w:cs="Times New Roman"/>
        </w:rPr>
        <w:fldChar w:fldCharType="separate"/>
      </w:r>
      <w:ins w:id="4182" w:author="Orion" w:date="2011-06-28T18:00:00Z">
        <w:r w:rsidR="002A730E">
          <w:t xml:space="preserve">Ilustración </w:t>
        </w:r>
        <w:r w:rsidR="002A730E">
          <w:rPr>
            <w:noProof/>
          </w:rPr>
          <w:t>6</w:t>
        </w:r>
        <w:r w:rsidR="002A730E">
          <w:rPr>
            <w:rFonts w:cs="Times New Roman"/>
          </w:rPr>
          <w:fldChar w:fldCharType="end"/>
        </w:r>
        <w:r w:rsidR="002A730E">
          <w:rPr>
            <w:rFonts w:cs="Times New Roman"/>
          </w:rPr>
          <w:t>)</w:t>
        </w:r>
      </w:ins>
      <w:ins w:id="4183" w:author="Orion" w:date="2011-06-28T17:59:00Z">
        <w:r>
          <w:rPr>
            <w:rFonts w:cs="Times New Roman"/>
          </w:rPr>
          <w:t>.</w:t>
        </w:r>
      </w:ins>
    </w:p>
    <w:p w14:paraId="5E9B8C06" w14:textId="77777777" w:rsidR="00D77EA3" w:rsidRDefault="00D77EA3">
      <w:pPr>
        <w:jc w:val="both"/>
        <w:rPr>
          <w:ins w:id="4184" w:author="Orion" w:date="2011-06-28T17:06:00Z"/>
          <w:rFonts w:cs="Times New Roman"/>
        </w:rPr>
        <w:pPrChange w:id="4185" w:author="Orion" w:date="2011-06-26T12:33:00Z">
          <w:pPr/>
        </w:pPrChange>
      </w:pPr>
    </w:p>
    <w:p w14:paraId="294FCB58" w14:textId="77777777" w:rsidR="007B14B9" w:rsidRDefault="007D6413">
      <w:pPr>
        <w:jc w:val="both"/>
        <w:rPr>
          <w:ins w:id="4186" w:author="Orion" w:date="2011-06-29T16:44:00Z"/>
        </w:rPr>
        <w:pPrChange w:id="4187" w:author="Orion" w:date="2011-06-29T16:44:00Z">
          <w:pPr/>
        </w:pPrChange>
      </w:pPr>
      <w:bookmarkStart w:id="4188" w:name="_Ref297129370"/>
      <w:ins w:id="4189" w:author="Orion" w:date="2011-06-29T15:48:00Z">
        <w:r w:rsidRPr="00887321">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4190" w:name="_Ref297046911"/>
      <w:ins w:id="4191" w:author="Orion" w:date="2011-06-28T17:52:00Z">
        <w:r w:rsidR="009D2CAD">
          <w:t xml:space="preserve">Ilustración </w:t>
        </w:r>
        <w:r w:rsidR="009D2CAD">
          <w:fldChar w:fldCharType="begin"/>
        </w:r>
        <w:r w:rsidR="009D2CAD">
          <w:instrText xml:space="preserve"> SEQ Ilustración \* ARABIC </w:instrText>
        </w:r>
      </w:ins>
      <w:r w:rsidR="009D2CAD">
        <w:fldChar w:fldCharType="separate"/>
      </w:r>
      <w:ins w:id="4192" w:author="Orion" w:date="2011-06-29T11:41:00Z">
        <w:r w:rsidR="00E260BA">
          <w:rPr>
            <w:noProof/>
          </w:rPr>
          <w:t>3</w:t>
        </w:r>
      </w:ins>
      <w:ins w:id="4193" w:author="Orion" w:date="2011-06-28T17:52:00Z">
        <w:r w:rsidR="009D2CAD">
          <w:fldChar w:fldCharType="end"/>
        </w:r>
      </w:ins>
      <w:bookmarkEnd w:id="4188"/>
      <w:bookmarkEnd w:id="4190"/>
    </w:p>
    <w:p w14:paraId="6D1C35A5" w14:textId="58ED07F6" w:rsidR="007D6413" w:rsidRDefault="007B14B9">
      <w:pPr>
        <w:jc w:val="both"/>
        <w:rPr>
          <w:ins w:id="4194" w:author="Orion" w:date="2011-06-29T16:44:00Z"/>
          <w:rFonts w:cs="Times New Roman"/>
        </w:rPr>
        <w:pPrChange w:id="4195" w:author="Orion" w:date="2011-06-29T16:44:00Z">
          <w:pPr/>
        </w:pPrChange>
      </w:pPr>
      <w:ins w:id="4196" w:author="Orion" w:date="2011-06-29T16:44:00Z">
        <w:r>
          <w:t>El tiempo que tarda</w:t>
        </w:r>
      </w:ins>
      <w:ins w:id="4197" w:author="Orion" w:date="2011-06-29T16:46:00Z">
        <w:r>
          <w:t>n</w:t>
        </w:r>
      </w:ins>
      <w:ins w:id="4198" w:author="Orion" w:date="2011-06-29T16:44:00Z">
        <w:r>
          <w:t xml:space="preserve"> en ponerse a rumbo la</w:t>
        </w:r>
      </w:ins>
      <w:ins w:id="4199" w:author="Orion" w:date="2011-06-29T16:45:00Z">
        <w:r>
          <w:t>s</w:t>
        </w:r>
      </w:ins>
      <w:ins w:id="4200" w:author="Orion" w:date="2011-06-29T16:44:00Z">
        <w:r>
          <w:t xml:space="preserve"> aeronaves </w:t>
        </w:r>
      </w:ins>
      <w:ins w:id="4201" w:author="Orion" w:date="2011-06-29T16:45:00Z">
        <w:r>
          <w:t>después</w:t>
        </w:r>
      </w:ins>
      <w:ins w:id="4202" w:author="Orion" w:date="2011-06-29T16:44:00Z">
        <w:r>
          <w:t xml:space="preserve"> </w:t>
        </w:r>
      </w:ins>
      <w:ins w:id="4203" w:author="Orion" w:date="2011-06-29T16:45:00Z">
        <w:r>
          <w:t>del despegue</w:t>
        </w:r>
      </w:ins>
      <w:ins w:id="4204" w:author="Orion" w:date="2011-06-29T16:43:00Z">
        <w:r>
          <w:rPr>
            <w:rFonts w:cs="Times New Roman"/>
          </w:rPr>
          <w:t xml:space="preserve"> estará determinado por los valores de los parámetros </w:t>
        </w:r>
      </w:ins>
      <w:ins w:id="4205" w:author="Orion" w:date="2011-06-29T16:45:00Z">
        <w:r>
          <w:rPr>
            <w:rFonts w:cs="Times New Roman"/>
          </w:rPr>
          <w:t>de estrés, fatiga y experiencia que tengan los pilotos</w:t>
        </w:r>
      </w:ins>
      <w:ins w:id="4206" w:author="Orion" w:date="2011-06-29T16:43:00Z">
        <w:r>
          <w:rPr>
            <w:rFonts w:cs="Times New Roman"/>
          </w:rPr>
          <w:t xml:space="preserve"> y se consumirá en la tarea “</w:t>
        </w:r>
        <w:proofErr w:type="spellStart"/>
        <w:r>
          <w:rPr>
            <w:rFonts w:cs="Times New Roman"/>
          </w:rPr>
          <w:t>StartThinkNewDecision</w:t>
        </w:r>
        <w:proofErr w:type="spellEnd"/>
        <w:r>
          <w:rPr>
            <w:rFonts w:cs="Times New Roman"/>
          </w:rPr>
          <w:t xml:space="preserve">” </w:t>
        </w:r>
      </w:ins>
      <w:ins w:id="4207" w:author="Orion" w:date="2011-06-29T16:46:00Z">
        <w:r>
          <w:rPr>
            <w:rFonts w:cs="Times New Roman"/>
          </w:rPr>
          <w:t>que se</w:t>
        </w:r>
      </w:ins>
      <w:ins w:id="4208" w:author="Orion" w:date="2011-06-29T16:43:00Z">
        <w:r>
          <w:rPr>
            <w:rFonts w:cs="Times New Roman"/>
          </w:rPr>
          <w:t xml:space="preserve"> muestra en la </w:t>
        </w:r>
        <w:r>
          <w:rPr>
            <w:rFonts w:cs="Times New Roman"/>
          </w:rPr>
          <w:fldChar w:fldCharType="begin"/>
        </w:r>
        <w:r>
          <w:rPr>
            <w:rFonts w:cs="Times New Roman"/>
          </w:rPr>
          <w:instrText xml:space="preserve"> REF _Ref295084157 \h </w:instrText>
        </w:r>
      </w:ins>
      <w:r>
        <w:rPr>
          <w:rFonts w:cs="Times New Roman"/>
        </w:rPr>
      </w:r>
      <w:ins w:id="4209" w:author="Orion" w:date="2011-06-29T16:43:00Z">
        <w:r>
          <w:rPr>
            <w:rFonts w:cs="Times New Roman"/>
          </w:rPr>
          <w:fldChar w:fldCharType="separate"/>
        </w:r>
        <w:r>
          <w:t xml:space="preserve">Figura </w:t>
        </w:r>
        <w:r>
          <w:rPr>
            <w:noProof/>
          </w:rPr>
          <w:t>11</w:t>
        </w:r>
        <w:r>
          <w:rPr>
            <w:rFonts w:cs="Times New Roman"/>
          </w:rPr>
          <w:fldChar w:fldCharType="end"/>
        </w:r>
      </w:ins>
      <w:ins w:id="4210" w:author="Orion" w:date="2011-06-29T16:46:00Z">
        <w:r w:rsidR="00D51F0C">
          <w:rPr>
            <w:rFonts w:cs="Times New Roman"/>
          </w:rPr>
          <w:t xml:space="preserve"> de la especificación.</w:t>
        </w:r>
      </w:ins>
    </w:p>
    <w:p w14:paraId="03AC7FAE" w14:textId="4864FF63" w:rsidR="007B14B9" w:rsidRDefault="007E500F">
      <w:pPr>
        <w:jc w:val="both"/>
        <w:rPr>
          <w:ins w:id="4211" w:author="Orion" w:date="2011-06-29T16:44:00Z"/>
          <w:rFonts w:cs="Times New Roman"/>
        </w:rPr>
        <w:pPrChange w:id="4212" w:author="Orion" w:date="2011-06-29T16:44:00Z">
          <w:pPr/>
        </w:pPrChange>
      </w:pPr>
      <w:ins w:id="4213" w:author="Orion" w:date="2011-06-29T16:46:00Z">
        <w:r>
          <w:rPr>
            <w:rFonts w:cs="Times New Roman"/>
          </w:rPr>
          <w:t>Por otro lado, en la anterior imagen (</w:t>
        </w:r>
      </w:ins>
      <w:ins w:id="4214" w:author="Orion" w:date="2011-06-29T16:47:00Z">
        <w:r>
          <w:rPr>
            <w:rFonts w:cs="Times New Roman"/>
          </w:rPr>
          <w:fldChar w:fldCharType="begin"/>
        </w:r>
        <w:r>
          <w:rPr>
            <w:rFonts w:cs="Times New Roman"/>
          </w:rPr>
          <w:instrText xml:space="preserve"> REF _Ref297129370 \h </w:instrText>
        </w:r>
      </w:ins>
      <w:r>
        <w:rPr>
          <w:rFonts w:cs="Times New Roman"/>
        </w:rPr>
      </w:r>
      <w:r>
        <w:rPr>
          <w:rFonts w:cs="Times New Roman"/>
        </w:rPr>
        <w:fldChar w:fldCharType="separate"/>
      </w:r>
      <w:ins w:id="4215" w:author="Orion" w:date="2011-06-29T16:47:00Z">
        <w:r>
          <w:t xml:space="preserve">Ilustración </w:t>
        </w:r>
        <w:r>
          <w:rPr>
            <w:noProof/>
          </w:rPr>
          <w:t>3</w:t>
        </w:r>
        <w:r>
          <w:rPr>
            <w:rFonts w:cs="Times New Roman"/>
          </w:rPr>
          <w:fldChar w:fldCharType="end"/>
        </w:r>
      </w:ins>
      <w:ins w:id="4216" w:author="Orion" w:date="2011-06-29T16:46:00Z">
        <w:r>
          <w:rPr>
            <w:rFonts w:cs="Times New Roman"/>
          </w:rPr>
          <w:t>)</w:t>
        </w:r>
      </w:ins>
      <w:ins w:id="4217" w:author="Orion" w:date="2011-06-29T16:47:00Z">
        <w:r>
          <w:rPr>
            <w:rFonts w:cs="Times New Roman"/>
          </w:rPr>
          <w:t xml:space="preserve"> puede observarse que los aviones se marcan en amarillo lo que indica que entran en el radio de posible conflicto</w:t>
        </w:r>
      </w:ins>
      <w:ins w:id="4218" w:author="Orion" w:date="2011-06-29T16:49:00Z">
        <w:r>
          <w:rPr>
            <w:rFonts w:cs="Times New Roman"/>
          </w:rPr>
          <w:t>.</w:t>
        </w:r>
      </w:ins>
      <w:ins w:id="4219" w:author="Orion" w:date="2011-06-29T16:47:00Z">
        <w:r>
          <w:rPr>
            <w:rFonts w:cs="Times New Roman"/>
          </w:rPr>
          <w:t xml:space="preserve"> </w:t>
        </w:r>
      </w:ins>
      <w:ins w:id="4220" w:author="Orion" w:date="2011-06-29T16:49:00Z">
        <w:r>
          <w:rPr>
            <w:rFonts w:cs="Times New Roman"/>
          </w:rPr>
          <w:t>Este hecho</w:t>
        </w:r>
      </w:ins>
      <w:ins w:id="4221" w:author="Orion" w:date="2011-06-29T16:47:00Z">
        <w:r>
          <w:rPr>
            <w:rFonts w:cs="Times New Roman"/>
          </w:rPr>
          <w:t xml:space="preserve"> dar</w:t>
        </w:r>
      </w:ins>
      <w:ins w:id="4222" w:author="Orion" w:date="2011-06-29T16:48:00Z">
        <w:r>
          <w:rPr>
            <w:rFonts w:cs="Times New Roman"/>
          </w:rPr>
          <w:t>ía origen a la ejecución de la tarea “</w:t>
        </w:r>
      </w:ins>
      <w:proofErr w:type="spellStart"/>
      <w:ins w:id="4223" w:author="Orion" w:date="2011-06-29T16:49:00Z">
        <w:r>
          <w:rPr>
            <w:rFonts w:cs="Times New Roman"/>
          </w:rPr>
          <w:t>IsANewConflictDetected</w:t>
        </w:r>
      </w:ins>
      <w:proofErr w:type="spellEnd"/>
      <w:ins w:id="4224" w:author="Orion" w:date="2011-06-29T16:48:00Z">
        <w:r>
          <w:rPr>
            <w:rFonts w:cs="Times New Roman"/>
          </w:rPr>
          <w:t xml:space="preserve">” que aparece en </w:t>
        </w:r>
      </w:ins>
      <w:ins w:id="4225" w:author="Orion" w:date="2011-06-29T16:44:00Z">
        <w:r w:rsidR="007B14B9">
          <w:rPr>
            <w:rFonts w:cs="Times New Roman"/>
          </w:rPr>
          <w:t xml:space="preserve">el diagrama de la </w:t>
        </w:r>
        <w:r w:rsidR="007B14B9">
          <w:rPr>
            <w:rFonts w:cs="Times New Roman"/>
          </w:rPr>
          <w:fldChar w:fldCharType="begin"/>
        </w:r>
        <w:r w:rsidR="007B14B9">
          <w:rPr>
            <w:rFonts w:cs="Times New Roman"/>
          </w:rPr>
          <w:instrText xml:space="preserve"> REF _Ref296441117 \h </w:instrText>
        </w:r>
      </w:ins>
      <w:r w:rsidR="007B14B9">
        <w:rPr>
          <w:rFonts w:cs="Times New Roman"/>
        </w:rPr>
      </w:r>
      <w:ins w:id="4226" w:author="Orion" w:date="2011-06-29T16:44:00Z">
        <w:r w:rsidR="007B14B9">
          <w:rPr>
            <w:rFonts w:cs="Times New Roman"/>
          </w:rPr>
          <w:fldChar w:fldCharType="separate"/>
        </w:r>
        <w:r w:rsidR="007B14B9">
          <w:t xml:space="preserve">Figura </w:t>
        </w:r>
        <w:r w:rsidR="007B14B9">
          <w:rPr>
            <w:noProof/>
          </w:rPr>
          <w:t>18</w:t>
        </w:r>
        <w:r w:rsidR="007B14B9">
          <w:rPr>
            <w:rFonts w:cs="Times New Roman"/>
          </w:rPr>
          <w:fldChar w:fldCharType="end"/>
        </w:r>
        <w:r w:rsidR="007B14B9">
          <w:rPr>
            <w:rFonts w:cs="Times New Roman"/>
          </w:rPr>
          <w:t xml:space="preserve"> donde se detectaba un conflicto que no había sido tratado antes.</w:t>
        </w:r>
      </w:ins>
      <w:ins w:id="4227" w:author="Orion" w:date="2011-06-29T16:51:00Z">
        <w:r w:rsidR="00EB325A">
          <w:rPr>
            <w:rFonts w:cs="Times New Roman"/>
          </w:rPr>
          <w:t xml:space="preserve"> Ducha t</w:t>
        </w:r>
      </w:ins>
      <w:ins w:id="4228" w:author="Orion" w:date="2011-06-29T16:50:00Z">
        <w:r w:rsidR="003C27E3">
          <w:rPr>
            <w:rFonts w:cs="Times New Roman"/>
          </w:rPr>
          <w:t xml:space="preserve">area que </w:t>
        </w:r>
      </w:ins>
      <w:ins w:id="4229" w:author="Orion" w:date="2011-06-29T16:51:00Z">
        <w:r w:rsidR="00EB325A">
          <w:rPr>
            <w:rFonts w:cs="Times New Roman"/>
          </w:rPr>
          <w:t>producirá</w:t>
        </w:r>
      </w:ins>
      <w:ins w:id="4230" w:author="Orion" w:date="2011-06-29T16:50:00Z">
        <w:r w:rsidR="003C27E3">
          <w:rPr>
            <w:rFonts w:cs="Times New Roman"/>
          </w:rPr>
          <w:t xml:space="preserve"> a su vez que se </w:t>
        </w:r>
      </w:ins>
      <w:ins w:id="4231" w:author="Orion" w:date="2011-06-29T16:51:00Z">
        <w:r w:rsidR="00EB325A">
          <w:rPr>
            <w:rFonts w:cs="Times New Roman"/>
          </w:rPr>
          <w:t>inicien</w:t>
        </w:r>
      </w:ins>
      <w:ins w:id="4232" w:author="Orion" w:date="2011-06-29T16:50:00Z">
        <w:r w:rsidR="003C27E3">
          <w:rPr>
            <w:rFonts w:cs="Times New Roman"/>
          </w:rPr>
          <w:t xml:space="preserve"> toda una serie de acciones y tareas para la gestión del correspondiente conflicto como se explicó en la sección de especificación.</w:t>
        </w:r>
      </w:ins>
    </w:p>
    <w:p w14:paraId="0BAAE798" w14:textId="77777777" w:rsidR="007B14B9" w:rsidRPr="007B14B9" w:rsidRDefault="007B14B9">
      <w:pPr>
        <w:jc w:val="both"/>
        <w:rPr>
          <w:ins w:id="4233" w:author="Orion" w:date="2011-06-28T17:06:00Z"/>
          <w:rFonts w:cs="Times New Roman"/>
        </w:rPr>
        <w:pPrChange w:id="4234" w:author="Orion" w:date="2011-06-29T16:44:00Z">
          <w:pPr/>
        </w:pPrChange>
      </w:pPr>
    </w:p>
    <w:p w14:paraId="09A895A5" w14:textId="1E25BE73" w:rsidR="002D48A2" w:rsidRDefault="007D6413">
      <w:pPr>
        <w:jc w:val="both"/>
        <w:rPr>
          <w:ins w:id="4235" w:author="Orion" w:date="2011-06-28T17:52:00Z"/>
          <w:rFonts w:cs="Times New Roman"/>
        </w:rPr>
        <w:pPrChange w:id="4236" w:author="Orion" w:date="2011-06-26T12:33:00Z">
          <w:pPr/>
        </w:pPrChange>
      </w:pPr>
      <w:ins w:id="4237" w:author="Orion" w:date="2011-06-29T15:47:00Z">
        <w:r w:rsidRPr="00887321">
          <w:rPr>
            <w:rFonts w:cs="Times New Roman"/>
            <w:noProof/>
            <w:lang w:eastAsia="es-ES" w:bidi="ar-SA"/>
          </w:rPr>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C55E5C2" w14:textId="5E7D4D6D" w:rsidR="009D2CAD" w:rsidRDefault="009D2CAD">
      <w:pPr>
        <w:pStyle w:val="Caption"/>
        <w:rPr>
          <w:ins w:id="4238" w:author="Orion" w:date="2011-06-28T17:06:00Z"/>
          <w:rFonts w:cs="Times New Roman"/>
        </w:rPr>
        <w:pPrChange w:id="4239" w:author="Orion" w:date="2011-06-28T17:52:00Z">
          <w:pPr/>
        </w:pPrChange>
      </w:pPr>
      <w:bookmarkStart w:id="4240" w:name="_Ref297047202"/>
      <w:ins w:id="4241" w:author="Orion" w:date="2011-06-28T17:52:00Z">
        <w:r>
          <w:lastRenderedPageBreak/>
          <w:t xml:space="preserve">Ilustración </w:t>
        </w:r>
        <w:r>
          <w:fldChar w:fldCharType="begin"/>
        </w:r>
        <w:r>
          <w:instrText xml:space="preserve"> SEQ Ilustración \* ARABIC </w:instrText>
        </w:r>
      </w:ins>
      <w:r>
        <w:fldChar w:fldCharType="separate"/>
      </w:r>
      <w:ins w:id="4242" w:author="Orion" w:date="2011-06-29T11:41:00Z">
        <w:r w:rsidR="00E260BA">
          <w:rPr>
            <w:noProof/>
          </w:rPr>
          <w:t>4</w:t>
        </w:r>
      </w:ins>
      <w:ins w:id="4243" w:author="Orion" w:date="2011-06-28T17:52:00Z">
        <w:r>
          <w:fldChar w:fldCharType="end"/>
        </w:r>
      </w:ins>
      <w:bookmarkEnd w:id="4240"/>
    </w:p>
    <w:p w14:paraId="458AEC4E" w14:textId="2B2BE207" w:rsidR="00D77EA3" w:rsidRDefault="00EB325A">
      <w:pPr>
        <w:jc w:val="both"/>
        <w:rPr>
          <w:ins w:id="4244" w:author="Orion" w:date="2011-06-29T16:52:00Z"/>
          <w:rFonts w:cs="Times New Roman"/>
        </w:rPr>
        <w:pPrChange w:id="4245" w:author="Orion" w:date="2011-06-26T12:33:00Z">
          <w:pPr/>
        </w:pPrChange>
      </w:pPr>
      <w:ins w:id="4246" w:author="Orion" w:date="2011-06-29T16:52:00Z">
        <w:r>
          <w:rPr>
            <w:rFonts w:cs="Times New Roman"/>
          </w:rPr>
          <w:t>En esta imagen (</w:t>
        </w:r>
      </w:ins>
      <w:ins w:id="4247" w:author="Orion" w:date="2011-06-29T16:53:00Z">
        <w:r>
          <w:rPr>
            <w:rFonts w:cs="Times New Roman"/>
          </w:rPr>
          <w:fldChar w:fldCharType="begin"/>
        </w:r>
        <w:r>
          <w:rPr>
            <w:rFonts w:cs="Times New Roman"/>
          </w:rPr>
          <w:instrText xml:space="preserve"> REF _Ref297047202 \h </w:instrText>
        </w:r>
      </w:ins>
      <w:r>
        <w:rPr>
          <w:rFonts w:cs="Times New Roman"/>
        </w:rPr>
      </w:r>
      <w:r>
        <w:rPr>
          <w:rFonts w:cs="Times New Roman"/>
        </w:rPr>
        <w:fldChar w:fldCharType="separate"/>
      </w:r>
      <w:ins w:id="4248" w:author="Orion" w:date="2011-06-29T16:53:00Z">
        <w:r>
          <w:t xml:space="preserve">Ilustración </w:t>
        </w:r>
        <w:r>
          <w:rPr>
            <w:noProof/>
          </w:rPr>
          <w:t>4</w:t>
        </w:r>
        <w:r>
          <w:rPr>
            <w:rFonts w:cs="Times New Roman"/>
          </w:rPr>
          <w:fldChar w:fldCharType="end"/>
        </w:r>
      </w:ins>
      <w:ins w:id="4249" w:author="Orion" w:date="2011-06-29T16:52:00Z">
        <w:r>
          <w:rPr>
            <w:rFonts w:cs="Times New Roman"/>
          </w:rPr>
          <w:t xml:space="preserve">) puede verse que como las </w:t>
        </w:r>
      </w:ins>
      <w:ins w:id="4250" w:author="Orion" w:date="2011-06-29T17:07:00Z">
        <w:r w:rsidR="00F70004">
          <w:rPr>
            <w:rFonts w:cs="Times New Roman"/>
          </w:rPr>
          <w:t>órdenes</w:t>
        </w:r>
      </w:ins>
      <w:ins w:id="4251" w:author="Orion" w:date="2011-06-29T16:52:00Z">
        <w:r>
          <w:rPr>
            <w:rFonts w:cs="Times New Roman"/>
          </w:rPr>
          <w:t xml:space="preserve"> no han sido acatadas todavía por los pilotos, debido a su alto tiempo de respuesta, los aviones </w:t>
        </w:r>
      </w:ins>
      <w:ins w:id="4252" w:author="Orion" w:date="2011-06-29T16:53:00Z">
        <w:r>
          <w:rPr>
            <w:rFonts w:cs="Times New Roman"/>
          </w:rPr>
          <w:t>continúan</w:t>
        </w:r>
      </w:ins>
      <w:ins w:id="4253" w:author="Orion" w:date="2011-06-29T16:52:00Z">
        <w:r>
          <w:rPr>
            <w:rFonts w:cs="Times New Roman"/>
          </w:rPr>
          <w:t xml:space="preserve"> </w:t>
        </w:r>
      </w:ins>
      <w:ins w:id="4254" w:author="Orion" w:date="2011-06-29T16:53:00Z">
        <w:r>
          <w:rPr>
            <w:rFonts w:cs="Times New Roman"/>
          </w:rPr>
          <w:t>con su ruta anterior entrando en una zona de alto riesgo de colisión.</w:t>
        </w:r>
      </w:ins>
    </w:p>
    <w:p w14:paraId="359273C2" w14:textId="77777777" w:rsidR="00EB325A" w:rsidRDefault="00EB325A">
      <w:pPr>
        <w:jc w:val="both"/>
        <w:rPr>
          <w:ins w:id="4255" w:author="Orion" w:date="2011-06-28T17:15:00Z"/>
          <w:rFonts w:cs="Times New Roman"/>
        </w:rPr>
        <w:pPrChange w:id="4256" w:author="Orion" w:date="2011-06-26T12:33:00Z">
          <w:pPr/>
        </w:pPrChange>
      </w:pPr>
    </w:p>
    <w:p w14:paraId="17AD5DA4" w14:textId="336662A6" w:rsidR="002D48A2" w:rsidRDefault="00B02340">
      <w:pPr>
        <w:jc w:val="both"/>
        <w:rPr>
          <w:ins w:id="4257" w:author="Orion" w:date="2011-06-28T17:16:00Z"/>
          <w:rFonts w:cs="Times New Roman"/>
        </w:rPr>
        <w:pPrChange w:id="4258" w:author="Orion" w:date="2011-06-26T12:33:00Z">
          <w:pPr/>
        </w:pPrChange>
      </w:pPr>
      <w:ins w:id="4259" w:author="Orion" w:date="2011-06-29T15:45:00Z">
        <w:r w:rsidRPr="00887321">
          <w:rPr>
            <w:rFonts w:cs="Times New Roman"/>
            <w:noProof/>
            <w:lang w:eastAsia="es-ES" w:bidi="ar-SA"/>
          </w:rPr>
          <w:drawing>
            <wp:inline distT="0" distB="0" distL="0" distR="0" wp14:anchorId="51A6C97D" wp14:editId="51D354BB">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3F97D884" w14:textId="5B1571E1" w:rsidR="00690137" w:rsidRDefault="009D2CAD">
      <w:pPr>
        <w:pStyle w:val="Caption"/>
        <w:rPr>
          <w:ins w:id="4260" w:author="Orion" w:date="2011-06-28T17:16:00Z"/>
          <w:rFonts w:cs="Times New Roman"/>
        </w:rPr>
        <w:pPrChange w:id="4261" w:author="Orion" w:date="2011-06-28T17:52:00Z">
          <w:pPr/>
        </w:pPrChange>
      </w:pPr>
      <w:bookmarkStart w:id="4262" w:name="_Ref297047263"/>
      <w:ins w:id="4263" w:author="Orion" w:date="2011-06-28T17:52:00Z">
        <w:r>
          <w:t xml:space="preserve">Ilustración </w:t>
        </w:r>
        <w:r>
          <w:fldChar w:fldCharType="begin"/>
        </w:r>
        <w:r>
          <w:instrText xml:space="preserve"> SEQ Ilustración \* ARABIC </w:instrText>
        </w:r>
      </w:ins>
      <w:r>
        <w:fldChar w:fldCharType="separate"/>
      </w:r>
      <w:ins w:id="4264" w:author="Orion" w:date="2011-06-29T11:41:00Z">
        <w:r w:rsidR="00E260BA">
          <w:rPr>
            <w:noProof/>
          </w:rPr>
          <w:t>5</w:t>
        </w:r>
      </w:ins>
      <w:ins w:id="4265" w:author="Orion" w:date="2011-06-28T17:52:00Z">
        <w:r>
          <w:fldChar w:fldCharType="end"/>
        </w:r>
      </w:ins>
      <w:bookmarkEnd w:id="4262"/>
    </w:p>
    <w:p w14:paraId="3F5A2482" w14:textId="0500CFDC" w:rsidR="00690137" w:rsidRDefault="001D1141">
      <w:pPr>
        <w:jc w:val="both"/>
        <w:rPr>
          <w:ins w:id="4266" w:author="Orion" w:date="2011-06-29T16:54:00Z"/>
          <w:rFonts w:cs="Times New Roman"/>
        </w:rPr>
        <w:pPrChange w:id="4267" w:author="Orion" w:date="2011-06-26T12:33:00Z">
          <w:pPr/>
        </w:pPrChange>
      </w:pPr>
      <w:ins w:id="4268" w:author="Orion" w:date="2011-06-29T16:54:00Z">
        <w:r>
          <w:rPr>
            <w:rFonts w:cs="Times New Roman"/>
          </w:rPr>
          <w:t>En esta imagen (</w:t>
        </w:r>
      </w:ins>
      <w:ins w:id="4269" w:author="Orion" w:date="2011-06-29T16:55:00Z">
        <w:r>
          <w:rPr>
            <w:rFonts w:cs="Times New Roman"/>
          </w:rPr>
          <w:fldChar w:fldCharType="begin"/>
        </w:r>
        <w:r>
          <w:rPr>
            <w:rFonts w:cs="Times New Roman"/>
          </w:rPr>
          <w:instrText xml:space="preserve"> REF _Ref297047263 \h </w:instrText>
        </w:r>
      </w:ins>
      <w:r>
        <w:rPr>
          <w:rFonts w:cs="Times New Roman"/>
        </w:rPr>
      </w:r>
      <w:r>
        <w:rPr>
          <w:rFonts w:cs="Times New Roman"/>
        </w:rPr>
        <w:fldChar w:fldCharType="separate"/>
      </w:r>
      <w:ins w:id="4270" w:author="Orion" w:date="2011-06-29T16:55:00Z">
        <w:r>
          <w:t xml:space="preserve">Ilustración </w:t>
        </w:r>
        <w:r>
          <w:rPr>
            <w:noProof/>
          </w:rPr>
          <w:t>5</w:t>
        </w:r>
        <w:r>
          <w:rPr>
            <w:rFonts w:cs="Times New Roman"/>
          </w:rPr>
          <w:fldChar w:fldCharType="end"/>
        </w:r>
      </w:ins>
      <w:ins w:id="4271" w:author="Orion" w:date="2011-06-29T16:54:00Z">
        <w:r>
          <w:rPr>
            <w:rFonts w:cs="Times New Roman"/>
          </w:rPr>
          <w:t>)</w:t>
        </w:r>
      </w:ins>
      <w:ins w:id="4272" w:author="Orion" w:date="2011-06-29T16:55:00Z">
        <w:r>
          <w:rPr>
            <w:rFonts w:cs="Times New Roman"/>
          </w:rPr>
          <w:t xml:space="preserve"> puede verse como la orden</w:t>
        </w:r>
      </w:ins>
      <w:ins w:id="4273" w:author="Orion" w:date="2011-06-29T16:58:00Z">
        <w:r>
          <w:rPr>
            <w:rFonts w:cs="Times New Roman"/>
          </w:rPr>
          <w:t>,</w:t>
        </w:r>
      </w:ins>
      <w:ins w:id="4274" w:author="Orion" w:date="2011-06-29T16:55:00Z">
        <w:r>
          <w:rPr>
            <w:rFonts w:cs="Times New Roman"/>
          </w:rPr>
          <w:t xml:space="preserve"> que inicio una interacción entre controlador y piloto (</w:t>
        </w:r>
      </w:ins>
      <w:ins w:id="4275" w:author="Orion" w:date="2011-06-29T16:56:00Z">
        <w:r>
          <w:rPr>
            <w:rFonts w:cs="Times New Roman"/>
          </w:rPr>
          <w:fldChar w:fldCharType="begin"/>
        </w:r>
        <w:r>
          <w:rPr>
            <w:rFonts w:cs="Times New Roman"/>
          </w:rPr>
          <w:instrText xml:space="preserve"> REF _Ref296442261 \h </w:instrText>
        </w:r>
      </w:ins>
      <w:r>
        <w:rPr>
          <w:rFonts w:cs="Times New Roman"/>
        </w:rPr>
      </w:r>
      <w:r>
        <w:rPr>
          <w:rFonts w:cs="Times New Roman"/>
        </w:rPr>
        <w:fldChar w:fldCharType="separate"/>
      </w:r>
      <w:ins w:id="4276" w:author="Orion" w:date="2011-06-29T16:56:00Z">
        <w:r>
          <w:t xml:space="preserve">Figura </w:t>
        </w:r>
        <w:r>
          <w:rPr>
            <w:noProof/>
          </w:rPr>
          <w:t>20</w:t>
        </w:r>
        <w:r>
          <w:rPr>
            <w:rFonts w:cs="Times New Roman"/>
          </w:rPr>
          <w:fldChar w:fldCharType="end"/>
        </w:r>
      </w:ins>
      <w:ins w:id="4277" w:author="Orion" w:date="2011-06-29T16:55:00Z">
        <w:r>
          <w:rPr>
            <w:rFonts w:cs="Times New Roman"/>
          </w:rPr>
          <w:t>)</w:t>
        </w:r>
      </w:ins>
      <w:ins w:id="4278" w:author="Orion" w:date="2011-06-29T16:56:00Z">
        <w:r>
          <w:rPr>
            <w:rFonts w:cs="Times New Roman"/>
          </w:rPr>
          <w:t xml:space="preserve"> y que hizo que el piloto creara un nuevo tramo </w:t>
        </w:r>
      </w:ins>
      <w:ins w:id="4279" w:author="Orion" w:date="2011-06-29T16:57:00Z">
        <w:r>
          <w:rPr>
            <w:rFonts w:cs="Times New Roman"/>
          </w:rPr>
          <w:t>“ficticio” (</w:t>
        </w:r>
      </w:ins>
      <w:ins w:id="4280" w:author="Orion" w:date="2011-06-29T16:58:00Z">
        <w:r>
          <w:rPr>
            <w:rFonts w:cs="Times New Roman"/>
          </w:rPr>
          <w:fldChar w:fldCharType="begin"/>
        </w:r>
        <w:r>
          <w:rPr>
            <w:rFonts w:cs="Times New Roman"/>
          </w:rPr>
          <w:instrText xml:space="preserve"> REF _Ref296536077 \h </w:instrText>
        </w:r>
      </w:ins>
      <w:r>
        <w:rPr>
          <w:rFonts w:cs="Times New Roman"/>
        </w:rPr>
      </w:r>
      <w:r>
        <w:rPr>
          <w:rFonts w:cs="Times New Roman"/>
        </w:rPr>
        <w:fldChar w:fldCharType="separate"/>
      </w:r>
      <w:ins w:id="4281" w:author="Orion" w:date="2011-06-29T16:58:00Z">
        <w:r>
          <w:t xml:space="preserve">Figura </w:t>
        </w:r>
        <w:r>
          <w:rPr>
            <w:noProof/>
          </w:rPr>
          <w:t>21</w:t>
        </w:r>
        <w:r>
          <w:rPr>
            <w:rFonts w:cs="Times New Roman"/>
          </w:rPr>
          <w:fldChar w:fldCharType="end"/>
        </w:r>
      </w:ins>
      <w:ins w:id="4282" w:author="Orion" w:date="2011-06-29T16:57:00Z">
        <w:r>
          <w:rPr>
            <w:rFonts w:cs="Times New Roman"/>
          </w:rPr>
          <w:t>)</w:t>
        </w:r>
      </w:ins>
      <w:ins w:id="4283" w:author="Orion" w:date="2011-06-29T16:58:00Z">
        <w:r>
          <w:rPr>
            <w:rFonts w:cs="Times New Roman"/>
          </w:rPr>
          <w:t>, ha empezado a ser procesada por el piloto y que</w:t>
        </w:r>
      </w:ins>
      <w:ins w:id="4284" w:author="Orion" w:date="2011-06-29T17:03:00Z">
        <w:r w:rsidR="003D3F86">
          <w:rPr>
            <w:rFonts w:cs="Times New Roman"/>
          </w:rPr>
          <w:t xml:space="preserve"> este</w:t>
        </w:r>
      </w:ins>
      <w:ins w:id="4285" w:author="Orion" w:date="2011-06-29T16:58:00Z">
        <w:r>
          <w:rPr>
            <w:rFonts w:cs="Times New Roman"/>
          </w:rPr>
          <w:t xml:space="preserve"> empieza a tomar </w:t>
        </w:r>
      </w:ins>
      <w:ins w:id="4286" w:author="Orion" w:date="2011-06-29T16:59:00Z">
        <w:r>
          <w:rPr>
            <w:rFonts w:cs="Times New Roman"/>
          </w:rPr>
          <w:t xml:space="preserve">algunas </w:t>
        </w:r>
      </w:ins>
      <w:ins w:id="4287" w:author="Orion" w:date="2011-06-29T16:58:00Z">
        <w:r>
          <w:rPr>
            <w:rFonts w:cs="Times New Roman"/>
          </w:rPr>
          <w:t xml:space="preserve">decisiones </w:t>
        </w:r>
      </w:ins>
      <w:ins w:id="4288" w:author="Orion" w:date="2011-06-29T16:59:00Z">
        <w:r>
          <w:rPr>
            <w:rFonts w:cs="Times New Roman"/>
          </w:rPr>
          <w:t>como consecuencia de la orden. En la imagen puede verse que como consecuencia de estas decisiones el avión más a</w:t>
        </w:r>
      </w:ins>
      <w:ins w:id="4289" w:author="Orion" w:date="2011-06-29T17:03:00Z">
        <w:r w:rsidR="002F5FB4">
          <w:rPr>
            <w:rFonts w:cs="Times New Roman"/>
          </w:rPr>
          <w:t>l</w:t>
        </w:r>
      </w:ins>
      <w:ins w:id="4290" w:author="Orion" w:date="2011-06-29T16:59:00Z">
        <w:r>
          <w:rPr>
            <w:rFonts w:cs="Times New Roman"/>
          </w:rPr>
          <w:t xml:space="preserve"> oeste aumenta la altitud</w:t>
        </w:r>
      </w:ins>
      <w:ins w:id="4291" w:author="Orion" w:date="2011-06-29T17:00:00Z">
        <w:r w:rsidR="00796392">
          <w:rPr>
            <w:rFonts w:cs="Times New Roman"/>
          </w:rPr>
          <w:t xml:space="preserve"> (ruta en rojo)</w:t>
        </w:r>
      </w:ins>
      <w:ins w:id="4292" w:author="Orion" w:date="2011-06-29T16:59:00Z">
        <w:r>
          <w:rPr>
            <w:rFonts w:cs="Times New Roman"/>
          </w:rPr>
          <w:t xml:space="preserve"> mientras que el situado m</w:t>
        </w:r>
      </w:ins>
      <w:ins w:id="4293" w:author="Orion" w:date="2011-06-29T17:00:00Z">
        <w:r>
          <w:rPr>
            <w:rFonts w:cs="Times New Roman"/>
          </w:rPr>
          <w:t>ás al este disminuye su altitud</w:t>
        </w:r>
        <w:r w:rsidR="00796392">
          <w:rPr>
            <w:rFonts w:cs="Times New Roman"/>
          </w:rPr>
          <w:t xml:space="preserve"> (ruta en verde)</w:t>
        </w:r>
        <w:r>
          <w:rPr>
            <w:rFonts w:cs="Times New Roman"/>
          </w:rPr>
          <w:t>.</w:t>
        </w:r>
      </w:ins>
      <w:ins w:id="4294" w:author="Orion" w:date="2011-06-29T17:03:00Z">
        <w:r w:rsidR="00795AE2">
          <w:rPr>
            <w:rFonts w:cs="Times New Roman"/>
          </w:rPr>
          <w:t xml:space="preserve"> Otra consecuencia de ello es que el riesgo de col</w:t>
        </w:r>
      </w:ins>
      <w:ins w:id="4295" w:author="Orion" w:date="2011-06-29T17:04:00Z">
        <w:r w:rsidR="00795AE2">
          <w:rPr>
            <w:rFonts w:cs="Times New Roman"/>
          </w:rPr>
          <w:t>is</w:t>
        </w:r>
      </w:ins>
      <w:ins w:id="4296" w:author="Orion" w:date="2011-06-29T17:03:00Z">
        <w:r w:rsidR="00795AE2">
          <w:rPr>
            <w:rFonts w:cs="Times New Roman"/>
          </w:rPr>
          <w:t>i</w:t>
        </w:r>
      </w:ins>
      <w:ins w:id="4297" w:author="Orion" w:date="2011-06-29T17:04:00Z">
        <w:r w:rsidR="00795AE2">
          <w:rPr>
            <w:rFonts w:cs="Times New Roman"/>
          </w:rPr>
          <w:t>ón disminuye, debido a la altitud, y el color de las aeronaves pasa a estar en amarillo de nuevo.</w:t>
        </w:r>
      </w:ins>
    </w:p>
    <w:p w14:paraId="1C58DC39" w14:textId="77777777" w:rsidR="001D1141" w:rsidRDefault="001D1141">
      <w:pPr>
        <w:jc w:val="both"/>
        <w:rPr>
          <w:ins w:id="4298" w:author="Orion" w:date="2011-06-29T15:44:00Z"/>
          <w:rFonts w:cs="Times New Roman"/>
        </w:rPr>
        <w:pPrChange w:id="4299" w:author="Orion" w:date="2011-06-26T12:33:00Z">
          <w:pPr/>
        </w:pPrChange>
      </w:pPr>
    </w:p>
    <w:p w14:paraId="300BB690" w14:textId="4A7537F8" w:rsidR="0096704B" w:rsidRDefault="0096704B">
      <w:pPr>
        <w:jc w:val="both"/>
        <w:rPr>
          <w:ins w:id="4300" w:author="Orion" w:date="2011-06-28T17:15:00Z"/>
          <w:rFonts w:cs="Times New Roman"/>
        </w:rPr>
        <w:pPrChange w:id="4301" w:author="Orion" w:date="2011-06-26T12:33:00Z">
          <w:pPr/>
        </w:pPrChange>
      </w:pPr>
      <w:ins w:id="4302" w:author="Orion" w:date="2011-06-29T15:44:00Z">
        <w:r w:rsidRPr="00887321">
          <w:rPr>
            <w:rFonts w:cs="Times New Roman"/>
            <w:noProof/>
            <w:lang w:eastAsia="es-ES" w:bidi="ar-SA"/>
          </w:rPr>
          <w:lastRenderedPageBreak/>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70EE0809" w14:textId="7DEDBE41" w:rsidR="002D48A2" w:rsidRDefault="009D2CAD">
      <w:pPr>
        <w:pStyle w:val="Caption"/>
        <w:rPr>
          <w:ins w:id="4303" w:author="Orion" w:date="2011-06-28T17:25:00Z"/>
          <w:rFonts w:cs="Times New Roman"/>
        </w:rPr>
        <w:pPrChange w:id="4304" w:author="Orion" w:date="2011-06-28T17:59:00Z">
          <w:pPr/>
        </w:pPrChange>
      </w:pPr>
      <w:bookmarkStart w:id="4305" w:name="_Ref297047382"/>
      <w:ins w:id="4306" w:author="Orion" w:date="2011-06-28T17:59:00Z">
        <w:r>
          <w:t xml:space="preserve">Ilustración </w:t>
        </w:r>
        <w:r>
          <w:fldChar w:fldCharType="begin"/>
        </w:r>
        <w:r>
          <w:instrText xml:space="preserve"> SEQ Ilustración \* ARABIC </w:instrText>
        </w:r>
      </w:ins>
      <w:r>
        <w:fldChar w:fldCharType="separate"/>
      </w:r>
      <w:ins w:id="4307" w:author="Orion" w:date="2011-06-29T11:41:00Z">
        <w:r w:rsidR="00E260BA">
          <w:rPr>
            <w:noProof/>
          </w:rPr>
          <w:t>6</w:t>
        </w:r>
      </w:ins>
      <w:ins w:id="4308" w:author="Orion" w:date="2011-06-28T17:59:00Z">
        <w:r>
          <w:fldChar w:fldCharType="end"/>
        </w:r>
      </w:ins>
      <w:bookmarkEnd w:id="4305"/>
    </w:p>
    <w:p w14:paraId="0CD123FD" w14:textId="643A596B" w:rsidR="00DD79DB" w:rsidRDefault="00EC4B15">
      <w:pPr>
        <w:jc w:val="both"/>
        <w:rPr>
          <w:ins w:id="4309" w:author="Orion" w:date="2011-06-29T17:10:00Z"/>
          <w:rFonts w:cs="Times New Roman"/>
        </w:rPr>
        <w:pPrChange w:id="4310" w:author="Orion" w:date="2011-06-26T12:33:00Z">
          <w:pPr/>
        </w:pPrChange>
      </w:pPr>
      <w:ins w:id="4311" w:author="Orion" w:date="2011-06-29T17:10:00Z">
        <w:r>
          <w:rPr>
            <w:rFonts w:cs="Times New Roman"/>
          </w:rPr>
          <w:t>La imagen anterior (</w:t>
        </w:r>
        <w:r>
          <w:rPr>
            <w:rFonts w:cs="Times New Roman"/>
          </w:rPr>
          <w:fldChar w:fldCharType="begin"/>
        </w:r>
        <w:r>
          <w:rPr>
            <w:rFonts w:cs="Times New Roman"/>
          </w:rPr>
          <w:instrText xml:space="preserve"> REF _Ref297047382 \h </w:instrText>
        </w:r>
      </w:ins>
      <w:r>
        <w:rPr>
          <w:rFonts w:cs="Times New Roman"/>
        </w:rPr>
      </w:r>
      <w:r>
        <w:rPr>
          <w:rFonts w:cs="Times New Roman"/>
        </w:rPr>
        <w:fldChar w:fldCharType="separate"/>
      </w:r>
      <w:ins w:id="4312" w:author="Orion" w:date="2011-06-29T17:10:00Z">
        <w:r>
          <w:t xml:space="preserve">Ilustración </w:t>
        </w:r>
        <w:r>
          <w:rPr>
            <w:noProof/>
          </w:rPr>
          <w:t>6</w:t>
        </w:r>
        <w:r>
          <w:rPr>
            <w:rFonts w:cs="Times New Roman"/>
          </w:rPr>
          <w:fldChar w:fldCharType="end"/>
        </w:r>
        <w:r>
          <w:rPr>
            <w:rFonts w:cs="Times New Roman"/>
          </w:rPr>
          <w:t xml:space="preserve">) es una imagen representativa del diagrama mostrado en la </w:t>
        </w:r>
      </w:ins>
      <w:ins w:id="4313" w:author="Orion" w:date="2011-06-29T17:11:00Z">
        <w:r>
          <w:rPr>
            <w:rFonts w:cs="Times New Roman"/>
          </w:rPr>
          <w:fldChar w:fldCharType="begin"/>
        </w:r>
        <w:r>
          <w:rPr>
            <w:rFonts w:cs="Times New Roman"/>
          </w:rPr>
          <w:instrText xml:space="preserve"> REF _Ref296441855 \h </w:instrText>
        </w:r>
      </w:ins>
      <w:r>
        <w:rPr>
          <w:rFonts w:cs="Times New Roman"/>
        </w:rPr>
      </w:r>
      <w:r>
        <w:rPr>
          <w:rFonts w:cs="Times New Roman"/>
        </w:rPr>
        <w:fldChar w:fldCharType="separate"/>
      </w:r>
      <w:ins w:id="4314" w:author="Orion" w:date="2011-06-29T17:11:00Z">
        <w:r>
          <w:t xml:space="preserve">Figura </w:t>
        </w:r>
        <w:r>
          <w:rPr>
            <w:noProof/>
          </w:rPr>
          <w:t>22</w:t>
        </w:r>
        <w:r>
          <w:rPr>
            <w:rFonts w:cs="Times New Roman"/>
          </w:rPr>
          <w:fldChar w:fldCharType="end"/>
        </w:r>
        <w:r>
          <w:rPr>
            <w:rFonts w:cs="Times New Roman"/>
          </w:rPr>
          <w:t xml:space="preserve"> donde la posibilidad de riesgo de conflicto desaparece por completo.</w:t>
        </w:r>
      </w:ins>
      <w:ins w:id="4315" w:author="Orion" w:date="2011-06-29T17:12:00Z">
        <w:r>
          <w:rPr>
            <w:rFonts w:cs="Times New Roman"/>
          </w:rPr>
          <w:t xml:space="preserve"> Pero debido a que a los pilotos, por su condición, les lleva algo de tiempo restablecer el vuelo que llevaban antes del conflicto</w:t>
        </w:r>
      </w:ins>
      <w:ins w:id="4316" w:author="Orion" w:date="2011-06-29T17:13:00Z">
        <w:r>
          <w:rPr>
            <w:rFonts w:cs="Times New Roman"/>
          </w:rPr>
          <w:t xml:space="preserve">, no es hasta que están muy lejos cuando </w:t>
        </w:r>
      </w:ins>
      <w:ins w:id="4317" w:author="Orion" w:date="2011-06-29T17:14:00Z">
        <w:r>
          <w:rPr>
            <w:rFonts w:cs="Times New Roman"/>
          </w:rPr>
          <w:t>los aviones vuelven a sus alturas y velocidades de crucero.</w:t>
        </w:r>
      </w:ins>
    </w:p>
    <w:p w14:paraId="0094A167" w14:textId="77777777" w:rsidR="00EC4B15" w:rsidRDefault="00EC4B15">
      <w:pPr>
        <w:jc w:val="both"/>
        <w:rPr>
          <w:ins w:id="4318" w:author="Orion" w:date="2011-06-28T17:25:00Z"/>
          <w:rFonts w:cs="Times New Roman"/>
        </w:rPr>
        <w:pPrChange w:id="4319" w:author="Orion" w:date="2011-06-26T12:33:00Z">
          <w:pPr/>
        </w:pPrChange>
      </w:pPr>
    </w:p>
    <w:p w14:paraId="0864336A" w14:textId="482F6EA5" w:rsidR="007A7012" w:rsidRDefault="007A7012">
      <w:pPr>
        <w:pStyle w:val="ListParagraph"/>
        <w:numPr>
          <w:ilvl w:val="0"/>
          <w:numId w:val="36"/>
        </w:numPr>
        <w:jc w:val="both"/>
        <w:rPr>
          <w:ins w:id="4320" w:author="Orion" w:date="2011-06-28T18:17:00Z"/>
          <w:rFonts w:cs="Times New Roman"/>
        </w:rPr>
        <w:pPrChange w:id="4321" w:author="Orion" w:date="2011-06-28T18:03:00Z">
          <w:pPr/>
        </w:pPrChange>
      </w:pPr>
      <w:ins w:id="4322" w:author="Orion" w:date="2011-06-28T18:13:00Z">
        <w:r>
          <w:rPr>
            <w:rFonts w:cs="Times New Roman"/>
          </w:rPr>
          <w:t xml:space="preserve">El en el siguiente grupo de </w:t>
        </w:r>
      </w:ins>
      <w:ins w:id="4323" w:author="Orion" w:date="2011-06-28T18:14:00Z">
        <w:r>
          <w:rPr>
            <w:rFonts w:cs="Times New Roman"/>
          </w:rPr>
          <w:t>imágenes</w:t>
        </w:r>
      </w:ins>
      <w:ins w:id="4324" w:author="Orion" w:date="2011-06-28T18:13:00Z">
        <w:r>
          <w:rPr>
            <w:rFonts w:cs="Times New Roman"/>
          </w:rPr>
          <w:t xml:space="preserve"> </w:t>
        </w:r>
      </w:ins>
      <w:ins w:id="4325" w:author="Orion" w:date="2011-06-28T18:14:00Z">
        <w:r>
          <w:rPr>
            <w:rFonts w:cs="Times New Roman"/>
          </w:rPr>
          <w:t>se verá el comportamiento de pilotos con valores de estrés y fatiga medios y una experiencia media de vuelo.</w:t>
        </w:r>
      </w:ins>
      <w:ins w:id="4326" w:author="Orion" w:date="2011-06-28T18:21:00Z">
        <w:r w:rsidR="004B1C04">
          <w:rPr>
            <w:rFonts w:cs="Times New Roman"/>
          </w:rPr>
          <w:t xml:space="preserve"> Lo primero que se puede observar es que a los pilotos les lleva men</w:t>
        </w:r>
      </w:ins>
      <w:ins w:id="4327" w:author="Orion" w:date="2011-06-29T09:56:00Z">
        <w:r w:rsidR="000F6D72">
          <w:rPr>
            <w:rFonts w:cs="Times New Roman"/>
          </w:rPr>
          <w:t>o</w:t>
        </w:r>
      </w:ins>
      <w:ins w:id="4328" w:author="Orion" w:date="2011-06-28T18:21:00Z">
        <w:r w:rsidR="004B1C04">
          <w:rPr>
            <w:rFonts w:cs="Times New Roman"/>
          </w:rPr>
          <w:t>s tiempo ponerse a rumbo del destino. También se pu</w:t>
        </w:r>
      </w:ins>
      <w:ins w:id="4329" w:author="Orion" w:date="2011-06-29T09:56:00Z">
        <w:r w:rsidR="00C2103E">
          <w:rPr>
            <w:rFonts w:cs="Times New Roman"/>
          </w:rPr>
          <w:t>e</w:t>
        </w:r>
      </w:ins>
      <w:ins w:id="4330" w:author="Orion" w:date="2011-06-28T18:21:00Z">
        <w:r w:rsidR="004B1C04">
          <w:rPr>
            <w:rFonts w:cs="Times New Roman"/>
          </w:rPr>
          <w:t xml:space="preserve">de ver </w:t>
        </w:r>
      </w:ins>
      <w:ins w:id="4331" w:author="Orion" w:date="2011-06-28T18:22:00Z">
        <w:r w:rsidR="004B1C04">
          <w:rPr>
            <w:rFonts w:cs="Times New Roman"/>
          </w:rPr>
          <w:t>poco después de detectado el conflicto (</w:t>
        </w:r>
      </w:ins>
      <w:ins w:id="4332" w:author="Orion" w:date="2011-06-28T18:23:00Z">
        <w:r w:rsidR="004B1C04">
          <w:rPr>
            <w:rFonts w:cs="Times New Roman"/>
          </w:rPr>
          <w:fldChar w:fldCharType="begin"/>
        </w:r>
        <w:r w:rsidR="004B1C04">
          <w:rPr>
            <w:rFonts w:cs="Times New Roman"/>
          </w:rPr>
          <w:instrText xml:space="preserve"> REF _Ref297048711 \h </w:instrText>
        </w:r>
      </w:ins>
      <w:r w:rsidR="004B1C04">
        <w:rPr>
          <w:rFonts w:cs="Times New Roman"/>
        </w:rPr>
      </w:r>
      <w:r w:rsidR="004B1C04">
        <w:rPr>
          <w:rFonts w:cs="Times New Roman"/>
        </w:rPr>
        <w:fldChar w:fldCharType="separate"/>
      </w:r>
      <w:ins w:id="4333" w:author="Orion" w:date="2011-06-28T18:23:00Z">
        <w:r w:rsidR="004B1C04">
          <w:t xml:space="preserve">Ilustración </w:t>
        </w:r>
        <w:r w:rsidR="004B1C04">
          <w:rPr>
            <w:noProof/>
          </w:rPr>
          <w:t>7</w:t>
        </w:r>
        <w:r w:rsidR="004B1C04">
          <w:rPr>
            <w:rFonts w:cs="Times New Roman"/>
          </w:rPr>
          <w:fldChar w:fldCharType="end"/>
        </w:r>
      </w:ins>
      <w:ins w:id="4334" w:author="Orion" w:date="2011-06-28T18:22:00Z">
        <w:r w:rsidR="004B1C04">
          <w:rPr>
            <w:rFonts w:cs="Times New Roman"/>
          </w:rPr>
          <w:t>) los pilotos</w:t>
        </w:r>
      </w:ins>
      <w:ins w:id="4335" w:author="Orion" w:date="2011-06-28T18:23:00Z">
        <w:r w:rsidR="004B1C04">
          <w:rPr>
            <w:rFonts w:cs="Times New Roman"/>
          </w:rPr>
          <w:t xml:space="preserve"> acatan las ordenes de los controladores y ponen a volar a sus respectivas aeronaves a la altura/velocidad ordenada. </w:t>
        </w:r>
      </w:ins>
      <w:ins w:id="4336" w:author="Orion" w:date="2011-06-28T18:24:00Z">
        <w:r w:rsidR="004B1C04">
          <w:rPr>
            <w:rFonts w:cs="Times New Roman"/>
          </w:rPr>
          <w:t xml:space="preserve">A su vez se puede ver en la </w:t>
        </w:r>
        <w:r w:rsidR="004B1C04">
          <w:rPr>
            <w:rFonts w:cs="Times New Roman"/>
          </w:rPr>
          <w:fldChar w:fldCharType="begin"/>
        </w:r>
        <w:r w:rsidR="004B1C04">
          <w:rPr>
            <w:rFonts w:cs="Times New Roman"/>
          </w:rPr>
          <w:instrText xml:space="preserve"> REF _Ref297048794 \h </w:instrText>
        </w:r>
      </w:ins>
      <w:r w:rsidR="004B1C04">
        <w:rPr>
          <w:rFonts w:cs="Times New Roman"/>
        </w:rPr>
      </w:r>
      <w:r w:rsidR="004B1C04">
        <w:rPr>
          <w:rFonts w:cs="Times New Roman"/>
        </w:rPr>
        <w:fldChar w:fldCharType="separate"/>
      </w:r>
      <w:ins w:id="4337" w:author="Orion" w:date="2011-06-30T10:41:00Z">
        <w:r w:rsidR="009A0B69">
          <w:t xml:space="preserve">Ilustración </w:t>
        </w:r>
        <w:r w:rsidR="009A0B69">
          <w:rPr>
            <w:noProof/>
          </w:rPr>
          <w:t>8</w:t>
        </w:r>
      </w:ins>
      <w:ins w:id="4338" w:author="Orion" w:date="2011-06-28T18:24:00Z">
        <w:r w:rsidR="004B1C04">
          <w:rPr>
            <w:rFonts w:cs="Times New Roman"/>
          </w:rPr>
          <w:fldChar w:fldCharType="end"/>
        </w:r>
        <w:r w:rsidR="004B1C04">
          <w:rPr>
            <w:rFonts w:cs="Times New Roman"/>
          </w:rPr>
          <w:t xml:space="preserve"> que </w:t>
        </w:r>
      </w:ins>
      <w:ins w:id="4339" w:author="Orion" w:date="2011-06-28T18:26:00Z">
        <w:r w:rsidR="004B1C04">
          <w:rPr>
            <w:rFonts w:cs="Times New Roman"/>
          </w:rPr>
          <w:t xml:space="preserve">no transcurre demasiado tiempo desde </w:t>
        </w:r>
      </w:ins>
      <w:ins w:id="4340" w:author="Orion" w:date="2011-06-28T18:24:00Z">
        <w:r w:rsidR="004B1C04">
          <w:rPr>
            <w:rFonts w:cs="Times New Roman"/>
          </w:rPr>
          <w:t>que el controlador orden</w:t>
        </w:r>
      </w:ins>
      <w:ins w:id="4341" w:author="Orion" w:date="2011-06-28T18:27:00Z">
        <w:r w:rsidR="006958B4">
          <w:rPr>
            <w:rFonts w:cs="Times New Roman"/>
          </w:rPr>
          <w:t>a</w:t>
        </w:r>
      </w:ins>
      <w:ins w:id="4342" w:author="Orion" w:date="2011-06-28T18:24:00Z">
        <w:r w:rsidR="004B1C04">
          <w:rPr>
            <w:rFonts w:cs="Times New Roman"/>
          </w:rPr>
          <w:t xml:space="preserve"> a los pilotos </w:t>
        </w:r>
      </w:ins>
      <w:ins w:id="4343" w:author="Orion" w:date="2011-06-28T18:27:00Z">
        <w:r w:rsidR="006958B4">
          <w:rPr>
            <w:rFonts w:cs="Times New Roman"/>
          </w:rPr>
          <w:t>restablecer</w:t>
        </w:r>
      </w:ins>
      <w:ins w:id="4344" w:author="Orion" w:date="2011-06-28T18:26:00Z">
        <w:r w:rsidR="004B1C04">
          <w:rPr>
            <w:rFonts w:cs="Times New Roman"/>
          </w:rPr>
          <w:t xml:space="preserve"> los </w:t>
        </w:r>
      </w:ins>
      <w:ins w:id="4345" w:author="Orion" w:date="2011-06-28T18:24:00Z">
        <w:r w:rsidR="004B1C04">
          <w:rPr>
            <w:rFonts w:cs="Times New Roman"/>
          </w:rPr>
          <w:t>valores de crucero</w:t>
        </w:r>
      </w:ins>
      <w:ins w:id="4346" w:author="Orion" w:date="2011-06-28T18:26:00Z">
        <w:r w:rsidR="004B1C04">
          <w:rPr>
            <w:rFonts w:cs="Times New Roman"/>
          </w:rPr>
          <w:t xml:space="preserve"> de la aeronave</w:t>
        </w:r>
        <w:r w:rsidR="000A07B8">
          <w:rPr>
            <w:rFonts w:cs="Times New Roman"/>
          </w:rPr>
          <w:t xml:space="preserve"> </w:t>
        </w:r>
      </w:ins>
      <w:ins w:id="4347" w:author="Orion" w:date="2011-06-28T18:27:00Z">
        <w:r w:rsidR="000A07B8">
          <w:rPr>
            <w:rFonts w:cs="Times New Roman"/>
          </w:rPr>
          <w:t>hasta que estos pilotos</w:t>
        </w:r>
        <w:r w:rsidR="006958B4">
          <w:rPr>
            <w:rFonts w:cs="Times New Roman"/>
          </w:rPr>
          <w:t xml:space="preserve"> </w:t>
        </w:r>
      </w:ins>
      <w:ins w:id="4348" w:author="Orion" w:date="2011-06-28T18:28:00Z">
        <w:r w:rsidR="000A07B8">
          <w:rPr>
            <w:rFonts w:cs="Times New Roman"/>
          </w:rPr>
          <w:t>llevan realmente</w:t>
        </w:r>
      </w:ins>
      <w:ins w:id="4349" w:author="Orion" w:date="2011-06-28T18:26:00Z">
        <w:r w:rsidR="004B1C04">
          <w:rPr>
            <w:rFonts w:cs="Times New Roman"/>
          </w:rPr>
          <w:t xml:space="preserve"> a cabo la maniobra.</w:t>
        </w:r>
      </w:ins>
    </w:p>
    <w:p w14:paraId="68E8AA44" w14:textId="77777777" w:rsidR="007A7012" w:rsidRDefault="007A7012">
      <w:pPr>
        <w:jc w:val="both"/>
        <w:rPr>
          <w:ins w:id="4350" w:author="Orion" w:date="2011-06-28T18:17:00Z"/>
          <w:rFonts w:cs="Times New Roman"/>
        </w:rPr>
        <w:pPrChange w:id="4351" w:author="Orion" w:date="2011-06-28T18:17:00Z">
          <w:pPr/>
        </w:pPrChange>
      </w:pPr>
    </w:p>
    <w:p w14:paraId="356B1991" w14:textId="285360B0" w:rsidR="007A7012" w:rsidRDefault="0055309E">
      <w:pPr>
        <w:jc w:val="both"/>
        <w:rPr>
          <w:ins w:id="4352" w:author="Orion" w:date="2011-06-28T18:17:00Z"/>
          <w:rFonts w:cs="Times New Roman"/>
        </w:rPr>
        <w:pPrChange w:id="4353" w:author="Orion" w:date="2011-06-28T18:17:00Z">
          <w:pPr/>
        </w:pPrChange>
      </w:pPr>
      <w:ins w:id="4354" w:author="Orion" w:date="2011-06-29T15:43:00Z">
        <w:r w:rsidRPr="00887321">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0B474A6B" w14:textId="5C0BE2F6" w:rsidR="007A7012" w:rsidRDefault="004B1C04">
      <w:pPr>
        <w:pStyle w:val="Caption"/>
        <w:rPr>
          <w:ins w:id="4355" w:author="Orion" w:date="2011-06-28T18:19:00Z"/>
          <w:rFonts w:cs="Times New Roman"/>
        </w:rPr>
        <w:pPrChange w:id="4356" w:author="Orion" w:date="2011-06-28T18:22:00Z">
          <w:pPr/>
        </w:pPrChange>
      </w:pPr>
      <w:bookmarkStart w:id="4357" w:name="_Ref297048711"/>
      <w:ins w:id="4358" w:author="Orion" w:date="2011-06-28T18:22:00Z">
        <w:r>
          <w:t xml:space="preserve">Ilustración </w:t>
        </w:r>
        <w:r>
          <w:fldChar w:fldCharType="begin"/>
        </w:r>
        <w:r>
          <w:instrText xml:space="preserve"> SEQ Ilustración \* ARABIC </w:instrText>
        </w:r>
      </w:ins>
      <w:r>
        <w:fldChar w:fldCharType="separate"/>
      </w:r>
      <w:ins w:id="4359" w:author="Orion" w:date="2011-06-29T11:41:00Z">
        <w:r w:rsidR="00E260BA">
          <w:rPr>
            <w:noProof/>
          </w:rPr>
          <w:t>7</w:t>
        </w:r>
      </w:ins>
      <w:ins w:id="4360" w:author="Orion" w:date="2011-06-28T18:22:00Z">
        <w:r>
          <w:fldChar w:fldCharType="end"/>
        </w:r>
      </w:ins>
      <w:bookmarkEnd w:id="4357"/>
    </w:p>
    <w:p w14:paraId="5F6DA6F6" w14:textId="77777777" w:rsidR="007A7012" w:rsidRDefault="007A7012">
      <w:pPr>
        <w:jc w:val="both"/>
        <w:rPr>
          <w:ins w:id="4361" w:author="Orion" w:date="2011-06-28T18:19:00Z"/>
          <w:rFonts w:cs="Times New Roman"/>
        </w:rPr>
        <w:pPrChange w:id="4362" w:author="Orion" w:date="2011-06-28T18:17:00Z">
          <w:pPr/>
        </w:pPrChange>
      </w:pPr>
    </w:p>
    <w:p w14:paraId="13FD1AFD" w14:textId="26E793CA" w:rsidR="004B1C04" w:rsidRDefault="002B4BCF">
      <w:pPr>
        <w:jc w:val="both"/>
        <w:rPr>
          <w:ins w:id="4363" w:author="Orion" w:date="2011-06-28T18:17:00Z"/>
          <w:rFonts w:cs="Times New Roman"/>
        </w:rPr>
        <w:pPrChange w:id="4364" w:author="Orion" w:date="2011-06-28T18:17:00Z">
          <w:pPr/>
        </w:pPrChange>
      </w:pPr>
      <w:ins w:id="4365" w:author="Orion" w:date="2011-06-29T15:42:00Z">
        <w:r w:rsidRPr="00887321">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48FEB340" w14:textId="5BF612B6" w:rsidR="007A7012" w:rsidRDefault="004B1C04">
      <w:pPr>
        <w:pStyle w:val="Caption"/>
        <w:rPr>
          <w:ins w:id="4366" w:author="Orion" w:date="2011-06-28T18:17:00Z"/>
          <w:rFonts w:cs="Times New Roman"/>
        </w:rPr>
        <w:pPrChange w:id="4367" w:author="Orion" w:date="2011-06-28T18:24:00Z">
          <w:pPr/>
        </w:pPrChange>
      </w:pPr>
      <w:bookmarkStart w:id="4368" w:name="_Ref297048794"/>
      <w:ins w:id="4369" w:author="Orion" w:date="2011-06-28T18:24:00Z">
        <w:r>
          <w:t xml:space="preserve">Ilustración </w:t>
        </w:r>
        <w:r>
          <w:fldChar w:fldCharType="begin"/>
        </w:r>
        <w:r>
          <w:instrText xml:space="preserve"> SEQ Ilustración \* ARABIC </w:instrText>
        </w:r>
      </w:ins>
      <w:r>
        <w:fldChar w:fldCharType="separate"/>
      </w:r>
      <w:ins w:id="4370" w:author="Orion" w:date="2011-06-30T10:41:00Z">
        <w:r w:rsidR="009A0B69">
          <w:rPr>
            <w:noProof/>
          </w:rPr>
          <w:t>8</w:t>
        </w:r>
      </w:ins>
      <w:ins w:id="4371" w:author="Orion" w:date="2011-06-28T18:24:00Z">
        <w:r>
          <w:fldChar w:fldCharType="end"/>
        </w:r>
      </w:ins>
      <w:bookmarkEnd w:id="4368"/>
    </w:p>
    <w:p w14:paraId="68C0A0AC" w14:textId="77777777" w:rsidR="007A7012" w:rsidRDefault="007A7012">
      <w:pPr>
        <w:jc w:val="both"/>
        <w:rPr>
          <w:ins w:id="4372" w:author="Orion" w:date="2011-06-28T18:17:00Z"/>
          <w:rFonts w:cs="Times New Roman"/>
        </w:rPr>
        <w:pPrChange w:id="4373" w:author="Orion" w:date="2011-06-28T18:17:00Z">
          <w:pPr/>
        </w:pPrChange>
      </w:pPr>
    </w:p>
    <w:p w14:paraId="40E0CDE3" w14:textId="77777777" w:rsidR="007A7012" w:rsidRPr="000F6D72" w:rsidRDefault="007A7012">
      <w:pPr>
        <w:jc w:val="both"/>
        <w:rPr>
          <w:ins w:id="4374" w:author="Orion" w:date="2011-06-28T18:13:00Z"/>
          <w:rFonts w:cs="Times New Roman"/>
        </w:rPr>
        <w:pPrChange w:id="4375" w:author="Orion" w:date="2011-06-28T18:17:00Z">
          <w:pPr/>
        </w:pPrChange>
      </w:pPr>
    </w:p>
    <w:p w14:paraId="4E5E62EC" w14:textId="3D5340B6" w:rsidR="00DD79DB" w:rsidRDefault="00603073">
      <w:pPr>
        <w:pStyle w:val="ListParagraph"/>
        <w:numPr>
          <w:ilvl w:val="0"/>
          <w:numId w:val="36"/>
        </w:numPr>
        <w:jc w:val="both"/>
        <w:rPr>
          <w:ins w:id="4376" w:author="Orion" w:date="2011-06-28T18:30:00Z"/>
          <w:rFonts w:cs="Times New Roman"/>
        </w:rPr>
        <w:pPrChange w:id="4377" w:author="Orion" w:date="2011-06-28T18:03:00Z">
          <w:pPr/>
        </w:pPrChange>
      </w:pPr>
      <w:ins w:id="4378" w:author="Orion" w:date="2011-06-28T18:03:00Z">
        <w:r>
          <w:rPr>
            <w:rFonts w:cs="Times New Roman"/>
          </w:rPr>
          <w:t xml:space="preserve">En </w:t>
        </w:r>
      </w:ins>
      <w:ins w:id="4379" w:author="Orion" w:date="2011-06-28T18:04:00Z">
        <w:r>
          <w:rPr>
            <w:rFonts w:cs="Times New Roman"/>
          </w:rPr>
          <w:t xml:space="preserve">contraposición se puede ver como se comportarían dos pilotos con valores de comportamiento </w:t>
        </w:r>
      </w:ins>
      <w:ins w:id="4380" w:author="Orion" w:date="2011-06-28T18:28:00Z">
        <w:r w:rsidR="00933C09">
          <w:rPr>
            <w:rFonts w:cs="Times New Roman"/>
          </w:rPr>
          <w:t>distintos</w:t>
        </w:r>
      </w:ins>
      <w:ins w:id="4381" w:author="Orion" w:date="2011-06-28T18:04:00Z">
        <w:r>
          <w:rPr>
            <w:rFonts w:cs="Times New Roman"/>
          </w:rPr>
          <w:t xml:space="preserve">. Es decir, bajo nivel de estrés y fatiga, y algo grado de experiencia. </w:t>
        </w:r>
      </w:ins>
      <w:ins w:id="4382" w:author="Orion" w:date="2011-06-28T18:05:00Z">
        <w:r>
          <w:rPr>
            <w:rFonts w:cs="Times New Roman"/>
          </w:rPr>
          <w:t xml:space="preserve">En primer lugar se puede observar que a los pilotos </w:t>
        </w:r>
      </w:ins>
      <w:ins w:id="4383" w:author="Orion" w:date="2011-06-29T09:56:00Z">
        <w:r w:rsidR="002C4E30">
          <w:rPr>
            <w:rFonts w:cs="Times New Roman"/>
          </w:rPr>
          <w:t>apenas les lleva tiempo p</w:t>
        </w:r>
      </w:ins>
      <w:ins w:id="4384" w:author="Orion" w:date="2011-06-28T18:05:00Z">
        <w:r>
          <w:rPr>
            <w:rFonts w:cs="Times New Roman"/>
          </w:rPr>
          <w:t>onerse a rumbo del destino</w:t>
        </w:r>
      </w:ins>
      <w:ins w:id="4385" w:author="Orion" w:date="2011-06-28T18:06:00Z">
        <w:r>
          <w:rPr>
            <w:rFonts w:cs="Times New Roman"/>
          </w:rPr>
          <w:t xml:space="preserve"> (</w:t>
        </w:r>
        <w:r>
          <w:rPr>
            <w:rFonts w:cs="Times New Roman"/>
          </w:rPr>
          <w:fldChar w:fldCharType="begin"/>
        </w:r>
        <w:r>
          <w:rPr>
            <w:rFonts w:cs="Times New Roman"/>
          </w:rPr>
          <w:instrText xml:space="preserve"> REF _Ref297047702 \h </w:instrText>
        </w:r>
      </w:ins>
      <w:r>
        <w:rPr>
          <w:rFonts w:cs="Times New Roman"/>
        </w:rPr>
      </w:r>
      <w:r>
        <w:rPr>
          <w:rFonts w:cs="Times New Roman"/>
        </w:rPr>
        <w:fldChar w:fldCharType="separate"/>
      </w:r>
      <w:ins w:id="4386" w:author="Orion" w:date="2011-06-30T10:41:00Z">
        <w:r w:rsidR="009A0B69">
          <w:t xml:space="preserve">Ilustración </w:t>
        </w:r>
        <w:r w:rsidR="009A0B69">
          <w:rPr>
            <w:noProof/>
          </w:rPr>
          <w:t>9</w:t>
        </w:r>
      </w:ins>
      <w:ins w:id="4387" w:author="Orion" w:date="2011-06-28T18:06:00Z">
        <w:r>
          <w:rPr>
            <w:rFonts w:cs="Times New Roman"/>
          </w:rPr>
          <w:fldChar w:fldCharType="end"/>
        </w:r>
        <w:r>
          <w:rPr>
            <w:rFonts w:cs="Times New Roman"/>
          </w:rPr>
          <w:t>)</w:t>
        </w:r>
      </w:ins>
      <w:ins w:id="4388" w:author="Orion" w:date="2011-06-28T18:29:00Z">
        <w:r w:rsidR="00C21A2E">
          <w:rPr>
            <w:rFonts w:cs="Times New Roman"/>
          </w:rPr>
          <w:t>, es decir, prácticamente parece que despegan orientados hacia su destino</w:t>
        </w:r>
      </w:ins>
      <w:ins w:id="4389" w:author="Orion" w:date="2011-06-28T18:06:00Z">
        <w:r>
          <w:rPr>
            <w:rFonts w:cs="Times New Roman"/>
          </w:rPr>
          <w:t>.</w:t>
        </w:r>
      </w:ins>
      <w:ins w:id="4390" w:author="Orion" w:date="2011-06-28T18:08:00Z">
        <w:r w:rsidR="007A7012">
          <w:rPr>
            <w:rFonts w:cs="Times New Roman"/>
          </w:rPr>
          <w:t xml:space="preserve"> </w:t>
        </w:r>
      </w:ins>
      <w:ins w:id="4391" w:author="Orion" w:date="2011-06-28T18:30:00Z">
        <w:r w:rsidR="00C21A2E">
          <w:rPr>
            <w:rFonts w:cs="Times New Roman"/>
          </w:rPr>
          <w:t>Por otro lado,</w:t>
        </w:r>
      </w:ins>
      <w:ins w:id="4392" w:author="Orion" w:date="2011-06-28T18:08:00Z">
        <w:r w:rsidR="007A7012">
          <w:rPr>
            <w:rFonts w:cs="Times New Roman"/>
          </w:rPr>
          <w:t xml:space="preserve"> si se compara la </w:t>
        </w:r>
        <w:r w:rsidR="007A7012">
          <w:rPr>
            <w:rFonts w:cs="Times New Roman"/>
          </w:rPr>
          <w:fldChar w:fldCharType="begin"/>
        </w:r>
        <w:r w:rsidR="007A7012">
          <w:rPr>
            <w:rFonts w:cs="Times New Roman"/>
          </w:rPr>
          <w:instrText xml:space="preserve"> REF _Ref297047702 \h </w:instrText>
        </w:r>
      </w:ins>
      <w:r w:rsidR="007A7012">
        <w:rPr>
          <w:rFonts w:cs="Times New Roman"/>
        </w:rPr>
      </w:r>
      <w:r w:rsidR="007A7012">
        <w:rPr>
          <w:rFonts w:cs="Times New Roman"/>
        </w:rPr>
        <w:fldChar w:fldCharType="separate"/>
      </w:r>
      <w:ins w:id="4393" w:author="Orion" w:date="2011-06-30T10:41:00Z">
        <w:r w:rsidR="009A0B69">
          <w:t xml:space="preserve">Ilustración </w:t>
        </w:r>
        <w:r w:rsidR="009A0B69">
          <w:rPr>
            <w:noProof/>
          </w:rPr>
          <w:t>9</w:t>
        </w:r>
      </w:ins>
      <w:ins w:id="4394" w:author="Orion" w:date="2011-06-28T18:08:00Z">
        <w:r w:rsidR="007A7012">
          <w:rPr>
            <w:rFonts w:cs="Times New Roman"/>
          </w:rPr>
          <w:fldChar w:fldCharType="end"/>
        </w:r>
        <w:r w:rsidR="007A7012">
          <w:rPr>
            <w:rFonts w:cs="Times New Roman"/>
          </w:rPr>
          <w:t xml:space="preserve"> con la </w:t>
        </w:r>
        <w:r w:rsidR="007A7012">
          <w:rPr>
            <w:rFonts w:cs="Times New Roman"/>
          </w:rPr>
          <w:fldChar w:fldCharType="begin"/>
        </w:r>
        <w:r w:rsidR="007A7012">
          <w:rPr>
            <w:rFonts w:cs="Times New Roman"/>
          </w:rPr>
          <w:instrText xml:space="preserve"> REF _Ref297047837 \h </w:instrText>
        </w:r>
      </w:ins>
      <w:r w:rsidR="007A7012">
        <w:rPr>
          <w:rFonts w:cs="Times New Roman"/>
        </w:rPr>
      </w:r>
      <w:r w:rsidR="007A7012">
        <w:rPr>
          <w:rFonts w:cs="Times New Roman"/>
        </w:rPr>
        <w:fldChar w:fldCharType="separate"/>
      </w:r>
      <w:ins w:id="4395" w:author="Orion" w:date="2011-06-30T10:41:00Z">
        <w:r w:rsidR="009A0B69">
          <w:t xml:space="preserve">Ilustración </w:t>
        </w:r>
        <w:r w:rsidR="009A0B69">
          <w:rPr>
            <w:noProof/>
          </w:rPr>
          <w:t>10</w:t>
        </w:r>
      </w:ins>
      <w:ins w:id="4396" w:author="Orion" w:date="2011-06-28T18:08:00Z">
        <w:r w:rsidR="007A7012">
          <w:rPr>
            <w:rFonts w:cs="Times New Roman"/>
          </w:rPr>
          <w:fldChar w:fldCharType="end"/>
        </w:r>
        <w:r w:rsidR="007A7012">
          <w:rPr>
            <w:rFonts w:cs="Times New Roman"/>
          </w:rPr>
          <w:t xml:space="preserve"> </w:t>
        </w:r>
        <w:r w:rsidR="007A7012">
          <w:rPr>
            <w:rFonts w:cs="Times New Roman"/>
          </w:rPr>
          <w:lastRenderedPageBreak/>
          <w:t>se puede ver</w:t>
        </w:r>
      </w:ins>
      <w:ins w:id="4397" w:author="Orion" w:date="2011-06-29T09:55:00Z">
        <w:r w:rsidR="000F6D72">
          <w:rPr>
            <w:rFonts w:cs="Times New Roman"/>
          </w:rPr>
          <w:t xml:space="preserve"> </w:t>
        </w:r>
      </w:ins>
      <w:ins w:id="4398" w:author="Orion" w:date="2011-06-29T10:45:00Z">
        <w:r w:rsidR="001D74F4">
          <w:rPr>
            <w:rFonts w:cs="Times New Roman"/>
          </w:rPr>
          <w:t xml:space="preserve">que poco después de la detección del conflicto los pilotos acatan las ordenes y ponen la aeronave a volar con los nuevos </w:t>
        </w:r>
      </w:ins>
      <w:ins w:id="4399" w:author="Orion" w:date="2011-06-29T10:46:00Z">
        <w:r w:rsidR="001D74F4">
          <w:rPr>
            <w:rFonts w:cs="Times New Roman"/>
          </w:rPr>
          <w:t>parámetros</w:t>
        </w:r>
      </w:ins>
      <w:ins w:id="4400" w:author="Orion" w:date="2011-06-29T10:45:00Z">
        <w:r w:rsidR="001D74F4">
          <w:rPr>
            <w:rFonts w:cs="Times New Roman"/>
          </w:rPr>
          <w:t>,</w:t>
        </w:r>
      </w:ins>
      <w:ins w:id="4401" w:author="Orion" w:date="2011-06-29T10:46:00Z">
        <w:r w:rsidR="001D74F4">
          <w:rPr>
            <w:rFonts w:cs="Times New Roman"/>
          </w:rPr>
          <w:t xml:space="preserve"> siendo nulo el riesgo grave de colisión.</w:t>
        </w:r>
      </w:ins>
    </w:p>
    <w:p w14:paraId="3A374572" w14:textId="77777777" w:rsidR="00C21A2E" w:rsidRPr="000F6D72" w:rsidRDefault="00C21A2E">
      <w:pPr>
        <w:jc w:val="both"/>
        <w:rPr>
          <w:ins w:id="4402" w:author="Orion" w:date="2011-06-28T17:25:00Z"/>
          <w:rFonts w:cs="Times New Roman"/>
        </w:rPr>
        <w:pPrChange w:id="4403" w:author="Orion" w:date="2011-06-28T18:30:00Z">
          <w:pPr/>
        </w:pPrChange>
      </w:pPr>
    </w:p>
    <w:p w14:paraId="1605D28D" w14:textId="3F12C1D1" w:rsidR="00DD79DB" w:rsidRDefault="00E31E68">
      <w:pPr>
        <w:jc w:val="both"/>
        <w:rPr>
          <w:ins w:id="4404" w:author="Orion" w:date="2011-06-28T18:05:00Z"/>
          <w:rFonts w:cs="Times New Roman"/>
        </w:rPr>
        <w:pPrChange w:id="4405" w:author="Orion" w:date="2011-06-26T12:33:00Z">
          <w:pPr/>
        </w:pPrChange>
      </w:pPr>
      <w:ins w:id="4406" w:author="Orion" w:date="2011-06-29T12:16:00Z">
        <w:r w:rsidRPr="00887321">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1C1EFA64" w14:textId="2C9AA1A8" w:rsidR="00603073" w:rsidRDefault="00603073">
      <w:pPr>
        <w:pStyle w:val="Caption"/>
        <w:rPr>
          <w:ins w:id="4407" w:author="Orion" w:date="2011-06-28T17:25:00Z"/>
          <w:rFonts w:cs="Times New Roman"/>
        </w:rPr>
        <w:pPrChange w:id="4408" w:author="Orion" w:date="2011-06-28T18:05:00Z">
          <w:pPr/>
        </w:pPrChange>
      </w:pPr>
      <w:bookmarkStart w:id="4409" w:name="_Ref297047702"/>
      <w:ins w:id="4410" w:author="Orion" w:date="2011-06-28T18:05:00Z">
        <w:r>
          <w:t xml:space="preserve">Ilustración </w:t>
        </w:r>
        <w:r>
          <w:fldChar w:fldCharType="begin"/>
        </w:r>
        <w:r>
          <w:instrText xml:space="preserve"> SEQ Ilustración \* ARABIC </w:instrText>
        </w:r>
      </w:ins>
      <w:r>
        <w:fldChar w:fldCharType="separate"/>
      </w:r>
      <w:ins w:id="4411" w:author="Orion" w:date="2011-06-30T10:41:00Z">
        <w:r w:rsidR="009A0B69">
          <w:rPr>
            <w:noProof/>
          </w:rPr>
          <w:t>9</w:t>
        </w:r>
      </w:ins>
      <w:ins w:id="4412" w:author="Orion" w:date="2011-06-28T18:05:00Z">
        <w:r>
          <w:fldChar w:fldCharType="end"/>
        </w:r>
      </w:ins>
      <w:bookmarkEnd w:id="4409"/>
    </w:p>
    <w:p w14:paraId="71F70350" w14:textId="77777777" w:rsidR="00DD79DB" w:rsidRDefault="00DD79DB">
      <w:pPr>
        <w:jc w:val="both"/>
        <w:rPr>
          <w:ins w:id="4413" w:author="Orion" w:date="2011-06-28T17:25:00Z"/>
          <w:rFonts w:cs="Times New Roman"/>
        </w:rPr>
        <w:pPrChange w:id="4414" w:author="Orion" w:date="2011-06-26T12:33:00Z">
          <w:pPr/>
        </w:pPrChange>
      </w:pPr>
    </w:p>
    <w:p w14:paraId="2C47194A" w14:textId="7AEE8A70" w:rsidR="00DD79DB" w:rsidRDefault="00E31E68">
      <w:pPr>
        <w:jc w:val="both"/>
        <w:rPr>
          <w:ins w:id="4415" w:author="Orion" w:date="2011-06-28T18:05:00Z"/>
          <w:rFonts w:cs="Times New Roman"/>
        </w:rPr>
        <w:pPrChange w:id="4416" w:author="Orion" w:date="2011-06-26T12:33:00Z">
          <w:pPr/>
        </w:pPrChange>
      </w:pPr>
      <w:ins w:id="4417" w:author="Orion" w:date="2011-06-29T12:17:00Z">
        <w:r w:rsidRPr="00887321">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p>
    <w:p w14:paraId="433876E8" w14:textId="469990A5" w:rsidR="00603073" w:rsidRDefault="00603073">
      <w:pPr>
        <w:pStyle w:val="Caption"/>
        <w:rPr>
          <w:ins w:id="4418" w:author="Orion" w:date="2011-06-28T17:25:00Z"/>
          <w:rFonts w:cs="Times New Roman"/>
        </w:rPr>
        <w:pPrChange w:id="4419" w:author="Orion" w:date="2011-06-28T18:06:00Z">
          <w:pPr/>
        </w:pPrChange>
      </w:pPr>
      <w:bookmarkStart w:id="4420" w:name="_Ref297047837"/>
      <w:ins w:id="4421" w:author="Orion" w:date="2011-06-28T18:06:00Z">
        <w:r>
          <w:t xml:space="preserve">Ilustración </w:t>
        </w:r>
        <w:r>
          <w:fldChar w:fldCharType="begin"/>
        </w:r>
        <w:r>
          <w:instrText xml:space="preserve"> SEQ Ilustración \* ARABIC </w:instrText>
        </w:r>
      </w:ins>
      <w:r>
        <w:fldChar w:fldCharType="separate"/>
      </w:r>
      <w:ins w:id="4422" w:author="Orion" w:date="2011-06-30T10:41:00Z">
        <w:r w:rsidR="009A0B69">
          <w:rPr>
            <w:noProof/>
          </w:rPr>
          <w:t>10</w:t>
        </w:r>
      </w:ins>
      <w:ins w:id="4423" w:author="Orion" w:date="2011-06-28T18:06:00Z">
        <w:r>
          <w:fldChar w:fldCharType="end"/>
        </w:r>
      </w:ins>
      <w:bookmarkEnd w:id="4420"/>
    </w:p>
    <w:p w14:paraId="3EA1F4CA" w14:textId="77777777" w:rsidR="00DD79DB" w:rsidRDefault="00DD79DB">
      <w:pPr>
        <w:jc w:val="both"/>
        <w:rPr>
          <w:ins w:id="4424" w:author="Orion" w:date="2011-06-28T17:25:00Z"/>
          <w:rFonts w:cs="Times New Roman"/>
        </w:rPr>
        <w:pPrChange w:id="4425" w:author="Orion" w:date="2011-06-26T12:33:00Z">
          <w:pPr/>
        </w:pPrChange>
      </w:pPr>
    </w:p>
    <w:p w14:paraId="35B4FAB0" w14:textId="45D905EC" w:rsidR="00AB3CAE" w:rsidRDefault="00AB3CAE" w:rsidP="00AB3CAE">
      <w:pPr>
        <w:outlineLvl w:val="1"/>
        <w:rPr>
          <w:ins w:id="4426" w:author="Orion" w:date="2011-06-29T11:31:00Z"/>
          <w:rFonts w:cs="Times New Roman"/>
        </w:rPr>
      </w:pPr>
      <w:ins w:id="4427" w:author="Orion" w:date="2011-06-29T11:31:00Z">
        <w:r>
          <w:rPr>
            <w:rFonts w:cs="Times New Roman"/>
          </w:rPr>
          <w:t xml:space="preserve">Caso </w:t>
        </w:r>
      </w:ins>
      <w:ins w:id="4428" w:author="Orion" w:date="2011-06-29T11:32:00Z">
        <w:r w:rsidR="00875355">
          <w:rPr>
            <w:rFonts w:cs="Times New Roman"/>
          </w:rPr>
          <w:t>con varios</w:t>
        </w:r>
      </w:ins>
      <w:ins w:id="4429" w:author="Orion" w:date="2011-06-29T11:31:00Z">
        <w:r>
          <w:rPr>
            <w:rFonts w:cs="Times New Roman"/>
          </w:rPr>
          <w:t xml:space="preserve"> aviones</w:t>
        </w:r>
      </w:ins>
    </w:p>
    <w:p w14:paraId="6638B91B" w14:textId="77777777" w:rsidR="00DD79DB" w:rsidRDefault="00DD79DB">
      <w:pPr>
        <w:jc w:val="both"/>
        <w:rPr>
          <w:ins w:id="4430" w:author="Orion" w:date="2011-06-29T10:48:00Z"/>
          <w:rFonts w:cs="Times New Roman"/>
        </w:rPr>
        <w:pPrChange w:id="4431" w:author="Orion" w:date="2011-06-26T12:33:00Z">
          <w:pPr/>
        </w:pPrChange>
      </w:pPr>
    </w:p>
    <w:p w14:paraId="0CC3A02F" w14:textId="5B491D1C" w:rsidR="00AB3CAE" w:rsidRDefault="00EF13C9" w:rsidP="00AB3CAE">
      <w:pPr>
        <w:jc w:val="both"/>
        <w:rPr>
          <w:ins w:id="4432" w:author="Orion" w:date="2011-06-29T11:32:00Z"/>
          <w:rFonts w:cs="Times New Roman"/>
        </w:rPr>
      </w:pPr>
      <w:ins w:id="4433" w:author="Orion" w:date="2011-06-29T11:35:00Z">
        <w:r>
          <w:rPr>
            <w:rFonts w:cs="Times New Roman"/>
          </w:rPr>
          <w:lastRenderedPageBreak/>
          <w:t>Se analizará</w:t>
        </w:r>
      </w:ins>
      <w:ins w:id="4434" w:author="Orion" w:date="2011-06-29T11:32:00Z">
        <w:r>
          <w:rPr>
            <w:rFonts w:cs="Times New Roman"/>
          </w:rPr>
          <w:t xml:space="preserve"> el caso desde tres perspectivas como en el caso anterior:</w:t>
        </w:r>
      </w:ins>
    </w:p>
    <w:p w14:paraId="4EE07654" w14:textId="6E5C78BA" w:rsidR="00CA1F3A" w:rsidRPr="00CA1F3A" w:rsidRDefault="00EF13C9" w:rsidP="00CA1F3A">
      <w:pPr>
        <w:pStyle w:val="ListParagraph"/>
        <w:numPr>
          <w:ilvl w:val="0"/>
          <w:numId w:val="36"/>
        </w:numPr>
        <w:jc w:val="both"/>
        <w:rPr>
          <w:ins w:id="4435" w:author="Orion" w:date="2011-06-29T11:43:00Z"/>
          <w:rFonts w:cs="Times New Roman"/>
          <w:rPrChange w:id="4436" w:author="Orion" w:date="2011-06-30T10:52:00Z">
            <w:rPr>
              <w:ins w:id="4437" w:author="Orion" w:date="2011-06-29T11:43:00Z"/>
            </w:rPr>
          </w:rPrChange>
        </w:rPr>
        <w:pPrChange w:id="4438" w:author="Orion" w:date="2011-06-30T10:52:00Z">
          <w:pPr/>
        </w:pPrChange>
      </w:pPr>
      <w:ins w:id="4439" w:author="Orion" w:date="2011-06-29T11:33:00Z">
        <w:r>
          <w:rPr>
            <w:rFonts w:cs="Times New Roman"/>
          </w:rPr>
          <w:t>Pilotos con gran estrés y fatiga, y con muy poca experiencia</w:t>
        </w:r>
      </w:ins>
      <w:ins w:id="4440" w:author="Orion" w:date="2011-06-29T11:35:00Z">
        <w:r>
          <w:rPr>
            <w:rFonts w:cs="Times New Roman"/>
          </w:rPr>
          <w:t xml:space="preserve">. Como se puede ver pasa parecido al caso de </w:t>
        </w:r>
      </w:ins>
      <w:ins w:id="4441" w:author="Orion" w:date="2011-06-29T11:36:00Z">
        <w:r>
          <w:rPr>
            <w:rFonts w:cs="Times New Roman"/>
          </w:rPr>
          <w:t>dos</w:t>
        </w:r>
      </w:ins>
      <w:ins w:id="4442" w:author="Orion" w:date="2011-06-29T11:35:00Z">
        <w:r>
          <w:rPr>
            <w:rFonts w:cs="Times New Roman"/>
          </w:rPr>
          <w:t xml:space="preserve"> aviones</w:t>
        </w:r>
      </w:ins>
      <w:ins w:id="4443" w:author="Orion" w:date="2011-06-29T11:36:00Z">
        <w:r>
          <w:rPr>
            <w:rFonts w:cs="Times New Roman"/>
          </w:rPr>
          <w:t>. Los pilotos tardan bastante en poner sus aeronaves a rumbo. De hecho, en este caso, como salen m</w:t>
        </w:r>
      </w:ins>
      <w:ins w:id="4444" w:author="Orion" w:date="2011-06-29T11:37:00Z">
        <w:r>
          <w:rPr>
            <w:rFonts w:cs="Times New Roman"/>
          </w:rPr>
          <w:t>ás de un avión desde cada aeropuerto en espacios de tiempo relativamente cortos, hasta que los pilotos corrigen la altura de la aeronave hay un cierto periodo en que se encuentran en alto riesgo de colisi</w:t>
        </w:r>
      </w:ins>
      <w:ins w:id="4445" w:author="Orion" w:date="2011-06-29T11:38:00Z">
        <w:r>
          <w:rPr>
            <w:rFonts w:cs="Times New Roman"/>
          </w:rPr>
          <w:t xml:space="preserve">ón con la aeronave que despego del mismo aeropuerto. Esto puede verse en </w:t>
        </w:r>
        <w:r>
          <w:rPr>
            <w:rFonts w:cs="Times New Roman"/>
          </w:rPr>
          <w:fldChar w:fldCharType="begin"/>
        </w:r>
        <w:r>
          <w:rPr>
            <w:rFonts w:cs="Times New Roman"/>
          </w:rPr>
          <w:instrText xml:space="preserve"> REF _Ref297110864 \h </w:instrText>
        </w:r>
      </w:ins>
      <w:r>
        <w:rPr>
          <w:rFonts w:cs="Times New Roman"/>
        </w:rPr>
      </w:r>
      <w:r>
        <w:rPr>
          <w:rFonts w:cs="Times New Roman"/>
        </w:rPr>
        <w:fldChar w:fldCharType="separate"/>
      </w:r>
      <w:ins w:id="4446" w:author="Orion" w:date="2011-06-30T10:41:00Z">
        <w:r w:rsidR="009A0B69">
          <w:t xml:space="preserve">Ilustración </w:t>
        </w:r>
        <w:r w:rsidR="009A0B69">
          <w:rPr>
            <w:noProof/>
          </w:rPr>
          <w:t>11</w:t>
        </w:r>
      </w:ins>
      <w:ins w:id="4447" w:author="Orion" w:date="2011-06-29T11:38:00Z">
        <w:r>
          <w:rPr>
            <w:rFonts w:cs="Times New Roman"/>
          </w:rPr>
          <w:fldChar w:fldCharType="end"/>
        </w:r>
        <w:r>
          <w:rPr>
            <w:rFonts w:cs="Times New Roman"/>
          </w:rPr>
          <w:t xml:space="preserve"> donde al principio de cada </w:t>
        </w:r>
      </w:ins>
      <w:ins w:id="4448" w:author="Orion" w:date="2011-06-30T10:46:00Z">
        <w:r w:rsidR="009A0B69">
          <w:rPr>
            <w:rFonts w:cs="Times New Roman"/>
          </w:rPr>
          <w:t>travesía</w:t>
        </w:r>
      </w:ins>
      <w:ins w:id="4449" w:author="Orion" w:date="2011-06-29T11:39:00Z">
        <w:r>
          <w:rPr>
            <w:rFonts w:cs="Times New Roman"/>
          </w:rPr>
          <w:t xml:space="preserve"> de los aviones la altitud de estos no cambia hasta pasados unos cuantos </w:t>
        </w:r>
      </w:ins>
      <w:ins w:id="4450" w:author="Orion" w:date="2011-06-30T10:46:00Z">
        <w:r w:rsidR="009A0B69">
          <w:rPr>
            <w:rFonts w:cs="Times New Roman"/>
          </w:rPr>
          <w:t>kilómetros</w:t>
        </w:r>
      </w:ins>
      <w:ins w:id="4451" w:author="Orion" w:date="2011-06-29T11:39:00Z">
        <w:r>
          <w:rPr>
            <w:rFonts w:cs="Times New Roman"/>
          </w:rPr>
          <w:t xml:space="preserve"> de vuelo.</w:t>
        </w:r>
      </w:ins>
      <w:ins w:id="4452" w:author="Orion" w:date="2011-06-29T11:40:00Z">
        <w:r w:rsidR="00E260BA">
          <w:rPr>
            <w:rFonts w:cs="Times New Roman"/>
          </w:rPr>
          <w:t xml:space="preserve"> Por otro lado, se puede observar en la </w:t>
        </w:r>
        <w:r w:rsidR="00E260BA">
          <w:rPr>
            <w:rFonts w:cs="Times New Roman"/>
          </w:rPr>
          <w:fldChar w:fldCharType="begin"/>
        </w:r>
        <w:r w:rsidR="00E260BA">
          <w:rPr>
            <w:rFonts w:cs="Times New Roman"/>
          </w:rPr>
          <w:instrText xml:space="preserve"> REF _Ref297110864 \h </w:instrText>
        </w:r>
      </w:ins>
      <w:r w:rsidR="00E260BA">
        <w:rPr>
          <w:rFonts w:cs="Times New Roman"/>
        </w:rPr>
      </w:r>
      <w:r w:rsidR="00E260BA">
        <w:rPr>
          <w:rFonts w:cs="Times New Roman"/>
        </w:rPr>
        <w:fldChar w:fldCharType="separate"/>
      </w:r>
      <w:ins w:id="4453" w:author="Orion" w:date="2011-06-30T10:41:00Z">
        <w:r w:rsidR="009A0B69">
          <w:t xml:space="preserve">Ilustración </w:t>
        </w:r>
        <w:r w:rsidR="009A0B69">
          <w:rPr>
            <w:noProof/>
          </w:rPr>
          <w:t>11</w:t>
        </w:r>
      </w:ins>
      <w:ins w:id="4454" w:author="Orion" w:date="2011-06-29T11:40:00Z">
        <w:r w:rsidR="00E260BA">
          <w:rPr>
            <w:rFonts w:cs="Times New Roman"/>
          </w:rPr>
          <w:fldChar w:fldCharType="end"/>
        </w:r>
        <w:r w:rsidR="00E260BA">
          <w:rPr>
            <w:rFonts w:cs="Times New Roman"/>
          </w:rPr>
          <w:t xml:space="preserve"> que de nuevo hay dos aviones que entran en alto riesgo de colisión </w:t>
        </w:r>
      </w:ins>
      <w:ins w:id="4455" w:author="Orion" w:date="2011-06-29T11:41:00Z">
        <w:r w:rsidR="00E260BA">
          <w:rPr>
            <w:rFonts w:cs="Times New Roman"/>
          </w:rPr>
          <w:t xml:space="preserve">(marcados en rojo) y no salen de él hasta que, como se puede ver en la </w:t>
        </w:r>
      </w:ins>
      <w:ins w:id="4456" w:author="Orion" w:date="2011-06-29T11:42:00Z">
        <w:r w:rsidR="00E260BA">
          <w:rPr>
            <w:rFonts w:cs="Times New Roman"/>
          </w:rPr>
          <w:fldChar w:fldCharType="begin"/>
        </w:r>
        <w:r w:rsidR="00E260BA">
          <w:rPr>
            <w:rFonts w:cs="Times New Roman"/>
          </w:rPr>
          <w:instrText xml:space="preserve"> REF _Ref297111036 \h </w:instrText>
        </w:r>
      </w:ins>
      <w:r w:rsidR="00E260BA">
        <w:rPr>
          <w:rFonts w:cs="Times New Roman"/>
        </w:rPr>
      </w:r>
      <w:r w:rsidR="00E260BA">
        <w:rPr>
          <w:rFonts w:cs="Times New Roman"/>
        </w:rPr>
        <w:fldChar w:fldCharType="separate"/>
      </w:r>
      <w:ins w:id="4457" w:author="Orion" w:date="2011-06-30T10:41:00Z">
        <w:r w:rsidR="009A0B69">
          <w:t xml:space="preserve">Ilustración </w:t>
        </w:r>
        <w:r w:rsidR="009A0B69">
          <w:rPr>
            <w:noProof/>
          </w:rPr>
          <w:t>12</w:t>
        </w:r>
      </w:ins>
      <w:ins w:id="4458" w:author="Orion" w:date="2011-06-29T11:42:00Z">
        <w:r w:rsidR="00E260BA">
          <w:rPr>
            <w:rFonts w:cs="Times New Roman"/>
          </w:rPr>
          <w:fldChar w:fldCharType="end"/>
        </w:r>
        <w:r w:rsidR="00E260BA">
          <w:rPr>
            <w:rFonts w:cs="Times New Roman"/>
          </w:rPr>
          <w:t>, la aeronave que vuela más al este cambia la altitud de su vuelo. Hecho que se produce cuando el otro avi</w:t>
        </w:r>
      </w:ins>
      <w:ins w:id="4459" w:author="Orion" w:date="2011-06-29T11:43:00Z">
        <w:r w:rsidR="00E260BA">
          <w:rPr>
            <w:rFonts w:cs="Times New Roman"/>
          </w:rPr>
          <w:t>ón ya le cruzo por la parte trasera.</w:t>
        </w:r>
      </w:ins>
    </w:p>
    <w:p w14:paraId="0FB59C7D" w14:textId="77777777" w:rsidR="00E260BA" w:rsidRPr="00766D5E" w:rsidRDefault="00E260BA">
      <w:pPr>
        <w:pStyle w:val="ListParagraph"/>
        <w:jc w:val="both"/>
        <w:rPr>
          <w:ins w:id="4460" w:author="Orion" w:date="2011-06-29T10:48:00Z"/>
          <w:rFonts w:cs="Times New Roman"/>
        </w:rPr>
        <w:pPrChange w:id="4461" w:author="Orion" w:date="2011-06-29T11:43:00Z">
          <w:pPr/>
        </w:pPrChange>
      </w:pPr>
    </w:p>
    <w:p w14:paraId="676E10C8" w14:textId="3E70492F" w:rsidR="00EF606A" w:rsidRDefault="005B67A7">
      <w:pPr>
        <w:jc w:val="both"/>
        <w:rPr>
          <w:ins w:id="4462" w:author="Orion" w:date="2011-06-29T11:38:00Z"/>
          <w:rFonts w:cs="Times New Roman"/>
        </w:rPr>
        <w:pPrChange w:id="4463" w:author="Orion" w:date="2011-06-26T12:33:00Z">
          <w:pPr/>
        </w:pPrChange>
      </w:pPr>
      <w:ins w:id="4464" w:author="Orion" w:date="2011-06-30T11:00:00Z">
        <w:r>
          <w:rPr>
            <w:rFonts w:cs="Times New Roman"/>
            <w:noProof/>
            <w:lang w:eastAsia="es-ES" w:bidi="ar-SA"/>
          </w:rPr>
          <w:drawing>
            <wp:inline distT="0" distB="0" distL="0" distR="0" wp14:anchorId="14935A10" wp14:editId="31AC6A21">
              <wp:extent cx="6113780" cy="3806190"/>
              <wp:effectExtent l="0" t="0" r="1270" b="3810"/>
              <wp:docPr id="32" name="Picture 32"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p>
    <w:p w14:paraId="63B4706A" w14:textId="61C63DEB" w:rsidR="00EF13C9" w:rsidRDefault="00EF13C9">
      <w:pPr>
        <w:pStyle w:val="Caption"/>
        <w:rPr>
          <w:ins w:id="4465" w:author="Orion" w:date="2011-06-29T10:49:00Z"/>
          <w:rFonts w:cs="Times New Roman"/>
        </w:rPr>
        <w:pPrChange w:id="4466" w:author="Orion" w:date="2011-06-29T11:38:00Z">
          <w:pPr/>
        </w:pPrChange>
      </w:pPr>
      <w:bookmarkStart w:id="4467" w:name="_Ref297110864"/>
      <w:ins w:id="4468" w:author="Orion" w:date="2011-06-29T11:38:00Z">
        <w:r>
          <w:t xml:space="preserve">Ilustración </w:t>
        </w:r>
        <w:r>
          <w:fldChar w:fldCharType="begin"/>
        </w:r>
        <w:r>
          <w:instrText xml:space="preserve"> SEQ Ilustración \* ARABIC </w:instrText>
        </w:r>
      </w:ins>
      <w:r>
        <w:fldChar w:fldCharType="separate"/>
      </w:r>
      <w:ins w:id="4469" w:author="Orion" w:date="2011-06-30T10:41:00Z">
        <w:r w:rsidR="009A0B69">
          <w:rPr>
            <w:noProof/>
          </w:rPr>
          <w:t>11</w:t>
        </w:r>
      </w:ins>
      <w:ins w:id="4470" w:author="Orion" w:date="2011-06-29T11:38:00Z">
        <w:r>
          <w:fldChar w:fldCharType="end"/>
        </w:r>
      </w:ins>
      <w:bookmarkEnd w:id="4467"/>
    </w:p>
    <w:p w14:paraId="3E5959AF" w14:textId="312E7041" w:rsidR="00EF606A" w:rsidRDefault="005E2959">
      <w:pPr>
        <w:jc w:val="both"/>
        <w:rPr>
          <w:ins w:id="4471" w:author="Orion" w:date="2011-06-29T10:49:00Z"/>
          <w:rFonts w:cs="Times New Roman"/>
        </w:rPr>
        <w:pPrChange w:id="4472" w:author="Orion" w:date="2011-06-26T12:33:00Z">
          <w:pPr/>
        </w:pPrChange>
      </w:pPr>
      <w:ins w:id="4473" w:author="Orion" w:date="2011-06-30T11:05:00Z">
        <w:r>
          <w:rPr>
            <w:rFonts w:cs="Times New Roman"/>
          </w:rPr>
          <w:t>Esta imagen</w:t>
        </w:r>
      </w:ins>
      <w:ins w:id="4474" w:author="Orion" w:date="2011-06-30T11:58:00Z">
        <w:r w:rsidR="00811D35">
          <w:rPr>
            <w:rFonts w:cs="Times New Roman"/>
          </w:rPr>
          <w:t xml:space="preserve"> (</w:t>
        </w:r>
        <w:r w:rsidR="00811D35">
          <w:rPr>
            <w:rFonts w:cs="Times New Roman"/>
          </w:rPr>
          <w:fldChar w:fldCharType="begin"/>
        </w:r>
        <w:r w:rsidR="00811D35">
          <w:rPr>
            <w:rFonts w:cs="Times New Roman"/>
          </w:rPr>
          <w:instrText xml:space="preserve"> REF _Ref297110864 \h </w:instrText>
        </w:r>
        <w:r w:rsidR="00811D35">
          <w:rPr>
            <w:rFonts w:cs="Times New Roman"/>
          </w:rPr>
        </w:r>
      </w:ins>
      <w:r w:rsidR="00811D35">
        <w:rPr>
          <w:rFonts w:cs="Times New Roman"/>
        </w:rPr>
        <w:fldChar w:fldCharType="separate"/>
      </w:r>
      <w:ins w:id="4475" w:author="Orion" w:date="2011-06-30T11:58:00Z">
        <w:r w:rsidR="00811D35">
          <w:t xml:space="preserve">Ilustración </w:t>
        </w:r>
        <w:r w:rsidR="00811D35">
          <w:rPr>
            <w:noProof/>
          </w:rPr>
          <w:t>11</w:t>
        </w:r>
        <w:r w:rsidR="00811D35">
          <w:rPr>
            <w:rFonts w:cs="Times New Roman"/>
          </w:rPr>
          <w:fldChar w:fldCharType="end"/>
        </w:r>
        <w:r w:rsidR="00811D35">
          <w:rPr>
            <w:rFonts w:cs="Times New Roman"/>
          </w:rPr>
          <w:t>)</w:t>
        </w:r>
      </w:ins>
      <w:ins w:id="4476" w:author="Orion" w:date="2011-06-30T11:05:00Z">
        <w:r>
          <w:rPr>
            <w:rFonts w:cs="Times New Roman"/>
          </w:rPr>
          <w:t xml:space="preserve"> es bastante representativa de lo que ocurriría </w:t>
        </w:r>
      </w:ins>
      <w:ins w:id="4477" w:author="Orion" w:date="2011-06-30T11:06:00Z">
        <w:r>
          <w:rPr>
            <w:rFonts w:cs="Times New Roman"/>
          </w:rPr>
          <w:t>cuando, estando los aviones en conflicto, se detecta un nuevo conflicto. Se puede ver en la imagen que t</w:t>
        </w:r>
      </w:ins>
      <w:ins w:id="4478" w:author="Orion" w:date="2011-06-30T11:00:00Z">
        <w:r>
          <w:rPr>
            <w:rFonts w:cs="Times New Roman"/>
          </w:rPr>
          <w:t xml:space="preserve">anto los aviones 1 y 2 como los 3 y 4 salen con conflicto desde el despegue, pero </w:t>
        </w:r>
      </w:ins>
      <w:ins w:id="4479" w:author="Orion" w:date="2011-06-30T11:06:00Z">
        <w:r>
          <w:rPr>
            <w:rFonts w:cs="Times New Roman"/>
          </w:rPr>
          <w:t xml:space="preserve">posteriormente el </w:t>
        </w:r>
      </w:ins>
      <w:ins w:id="4480" w:author="Orion" w:date="2011-06-30T11:07:00Z">
        <w:r>
          <w:rPr>
            <w:rFonts w:cs="Times New Roman"/>
          </w:rPr>
          <w:t>avión</w:t>
        </w:r>
      </w:ins>
      <w:ins w:id="4481" w:author="Orion" w:date="2011-06-30T11:06:00Z">
        <w:r>
          <w:rPr>
            <w:rFonts w:cs="Times New Roman"/>
          </w:rPr>
          <w:t xml:space="preserve"> </w:t>
        </w:r>
      </w:ins>
      <w:ins w:id="4482" w:author="Orion" w:date="2011-06-30T11:07:00Z">
        <w:r>
          <w:rPr>
            <w:rFonts w:cs="Times New Roman"/>
          </w:rPr>
          <w:t xml:space="preserve">2 entra en conflicto con el 3 y el 4. Esto provocaría que </w:t>
        </w:r>
      </w:ins>
      <w:ins w:id="4483" w:author="Orion" w:date="2011-06-30T11:19:00Z">
        <w:r w:rsidR="00496DC9">
          <w:rPr>
            <w:rFonts w:cs="Times New Roman"/>
          </w:rPr>
          <w:t>los 4 aviones estén</w:t>
        </w:r>
        <w:r w:rsidR="005A1AC0">
          <w:rPr>
            <w:rFonts w:cs="Times New Roman"/>
          </w:rPr>
          <w:t xml:space="preserve"> en </w:t>
        </w:r>
      </w:ins>
      <w:ins w:id="4484" w:author="Orion" w:date="2011-06-30T11:51:00Z">
        <w:r w:rsidR="005A1AC0">
          <w:rPr>
            <w:rFonts w:cs="Times New Roman"/>
          </w:rPr>
          <w:t>un nuevo conflicto, y para ello cada piloto tendr</w:t>
        </w:r>
      </w:ins>
      <w:ins w:id="4485" w:author="Orion" w:date="2011-06-30T11:52:00Z">
        <w:r w:rsidR="005A1AC0">
          <w:rPr>
            <w:rFonts w:cs="Times New Roman"/>
          </w:rPr>
          <w:t xml:space="preserve">á primero que dar la anterior orden de conflicto como finalizada. Esto se puede ver en el diagrama de la </w:t>
        </w:r>
      </w:ins>
      <w:ins w:id="4486" w:author="Orion" w:date="2011-06-30T11:53:00Z">
        <w:r w:rsidR="005A1AC0">
          <w:rPr>
            <w:rFonts w:cs="Times New Roman"/>
          </w:rPr>
          <w:fldChar w:fldCharType="begin"/>
        </w:r>
        <w:r w:rsidR="005A1AC0">
          <w:rPr>
            <w:rFonts w:cs="Times New Roman"/>
          </w:rPr>
          <w:instrText xml:space="preserve"> REF _Ref296442261 \h </w:instrText>
        </w:r>
        <w:r w:rsidR="005A1AC0">
          <w:rPr>
            <w:rFonts w:cs="Times New Roman"/>
          </w:rPr>
        </w:r>
      </w:ins>
      <w:r w:rsidR="005A1AC0">
        <w:rPr>
          <w:rFonts w:cs="Times New Roman"/>
        </w:rPr>
        <w:fldChar w:fldCharType="separate"/>
      </w:r>
      <w:ins w:id="4487" w:author="Orion" w:date="2011-06-30T11:53:00Z">
        <w:r w:rsidR="005A1AC0">
          <w:t xml:space="preserve">Figura </w:t>
        </w:r>
        <w:r w:rsidR="005A1AC0">
          <w:rPr>
            <w:noProof/>
          </w:rPr>
          <w:t>20</w:t>
        </w:r>
        <w:r w:rsidR="005A1AC0">
          <w:rPr>
            <w:rFonts w:cs="Times New Roman"/>
          </w:rPr>
          <w:fldChar w:fldCharType="end"/>
        </w:r>
        <w:r w:rsidR="005A1AC0">
          <w:rPr>
            <w:rFonts w:cs="Times New Roman"/>
          </w:rPr>
          <w:t xml:space="preserve"> donde la tarea “</w:t>
        </w:r>
        <w:proofErr w:type="spellStart"/>
        <w:r w:rsidR="005A1AC0">
          <w:rPr>
            <w:rFonts w:cs="Times New Roman"/>
          </w:rPr>
          <w:t>ObeyOrderCheck</w:t>
        </w:r>
        <w:proofErr w:type="spellEnd"/>
        <w:r w:rsidR="005A1AC0">
          <w:rPr>
            <w:rFonts w:cs="Times New Roman"/>
          </w:rPr>
          <w:t>” recibiría un hecho del tipo “</w:t>
        </w:r>
        <w:proofErr w:type="spellStart"/>
        <w:r w:rsidR="005A1AC0">
          <w:rPr>
            <w:rFonts w:cs="Times New Roman"/>
          </w:rPr>
          <w:t>OrderFinished</w:t>
        </w:r>
      </w:ins>
      <w:proofErr w:type="spellEnd"/>
      <w:ins w:id="4488" w:author="Orion" w:date="2011-06-30T11:54:00Z">
        <w:r w:rsidR="005A1AC0">
          <w:rPr>
            <w:rFonts w:cs="Times New Roman"/>
          </w:rPr>
          <w:t>” con el valor del campo “</w:t>
        </w:r>
        <w:proofErr w:type="spellStart"/>
        <w:r w:rsidR="005A1AC0">
          <w:rPr>
            <w:rFonts w:cs="Times New Roman"/>
          </w:rPr>
          <w:t>IsBecauseOtherConflict</w:t>
        </w:r>
        <w:proofErr w:type="spellEnd"/>
        <w:r w:rsidR="005A1AC0">
          <w:rPr>
            <w:rFonts w:cs="Times New Roman"/>
          </w:rPr>
          <w:t xml:space="preserve">” igual a “true”. Esto </w:t>
        </w:r>
      </w:ins>
      <w:ins w:id="4489" w:author="Orion" w:date="2011-06-30T11:55:00Z">
        <w:r w:rsidR="005A1AC0">
          <w:rPr>
            <w:rFonts w:cs="Times New Roman"/>
          </w:rPr>
          <w:t>produciría qu</w:t>
        </w:r>
      </w:ins>
      <w:ins w:id="4490" w:author="Orion" w:date="2011-06-30T11:56:00Z">
        <w:r w:rsidR="005A1AC0">
          <w:rPr>
            <w:rFonts w:cs="Times New Roman"/>
          </w:rPr>
          <w:t xml:space="preserve">e </w:t>
        </w:r>
      </w:ins>
      <w:ins w:id="4491" w:author="Orion" w:date="2011-06-30T11:57:00Z">
        <w:r w:rsidR="00BA4B94">
          <w:rPr>
            <w:rFonts w:cs="Times New Roman"/>
          </w:rPr>
          <w:t>en esta</w:t>
        </w:r>
      </w:ins>
      <w:ins w:id="4492" w:author="Orion" w:date="2011-06-30T11:56:00Z">
        <w:r w:rsidR="005A1AC0">
          <w:rPr>
            <w:rFonts w:cs="Times New Roman"/>
          </w:rPr>
          <w:t xml:space="preserve"> tarea</w:t>
        </w:r>
      </w:ins>
      <w:ins w:id="4493" w:author="Orion" w:date="2011-06-30T11:57:00Z">
        <w:r w:rsidR="00BA4B94">
          <w:rPr>
            <w:rFonts w:cs="Times New Roman"/>
          </w:rPr>
          <w:t xml:space="preserve"> el piloto</w:t>
        </w:r>
      </w:ins>
      <w:ins w:id="4494" w:author="Orion" w:date="2011-06-30T11:56:00Z">
        <w:r w:rsidR="005A1AC0">
          <w:rPr>
            <w:rFonts w:cs="Times New Roman"/>
          </w:rPr>
          <w:t xml:space="preserve"> no restablezca el tramo por el que se estaba volando antes del conflicto por tener que abordar </w:t>
        </w:r>
      </w:ins>
      <w:ins w:id="4495" w:author="Orion" w:date="2011-06-30T11:57:00Z">
        <w:r w:rsidR="005A1AC0">
          <w:rPr>
            <w:rFonts w:cs="Times New Roman"/>
          </w:rPr>
          <w:t>el nuevo</w:t>
        </w:r>
      </w:ins>
      <w:ins w:id="4496" w:author="Orion" w:date="2011-06-30T11:56:00Z">
        <w:r w:rsidR="005A1AC0">
          <w:rPr>
            <w:rFonts w:cs="Times New Roman"/>
          </w:rPr>
          <w:t xml:space="preserve"> </w:t>
        </w:r>
      </w:ins>
      <w:ins w:id="4497" w:author="Orion" w:date="2011-06-30T11:57:00Z">
        <w:r w:rsidR="005A1AC0">
          <w:rPr>
            <w:rFonts w:cs="Times New Roman"/>
          </w:rPr>
          <w:t>conflicto</w:t>
        </w:r>
        <w:r w:rsidR="007C661C">
          <w:rPr>
            <w:rFonts w:cs="Times New Roman"/>
          </w:rPr>
          <w:t xml:space="preserve"> que ha aparecido</w:t>
        </w:r>
      </w:ins>
      <w:ins w:id="4498" w:author="Orion" w:date="2011-06-30T11:56:00Z">
        <w:r w:rsidR="005A1AC0">
          <w:rPr>
            <w:rFonts w:cs="Times New Roman"/>
          </w:rPr>
          <w:t>.</w:t>
        </w:r>
      </w:ins>
    </w:p>
    <w:p w14:paraId="517822DB" w14:textId="6F35F602" w:rsidR="00EF606A" w:rsidRDefault="00EF606A">
      <w:pPr>
        <w:jc w:val="both"/>
        <w:rPr>
          <w:ins w:id="4499" w:author="Orion" w:date="2011-06-30T10:53:00Z"/>
          <w:rFonts w:cs="Times New Roman"/>
        </w:rPr>
        <w:pPrChange w:id="4500" w:author="Orion" w:date="2011-06-26T12:33:00Z">
          <w:pPr/>
        </w:pPrChange>
      </w:pPr>
    </w:p>
    <w:p w14:paraId="290FC154" w14:textId="7460FACF" w:rsidR="00CF34DB" w:rsidRDefault="002E7A74">
      <w:pPr>
        <w:jc w:val="both"/>
        <w:rPr>
          <w:ins w:id="4501" w:author="Orion" w:date="2011-06-29T11:41:00Z"/>
          <w:rFonts w:cs="Times New Roman"/>
        </w:rPr>
        <w:pPrChange w:id="4502" w:author="Orion" w:date="2011-06-26T12:33:00Z">
          <w:pPr/>
        </w:pPrChange>
      </w:pPr>
      <w:ins w:id="4503" w:author="Orion" w:date="2011-06-30T12:14:00Z">
        <w:r>
          <w:rPr>
            <w:rFonts w:cs="Times New Roman"/>
            <w:noProof/>
            <w:lang w:eastAsia="es-ES" w:bidi="ar-SA"/>
          </w:rPr>
          <w:lastRenderedPageBreak/>
          <w:drawing>
            <wp:inline distT="0" distB="0" distL="0" distR="0" wp14:anchorId="231F53D0" wp14:editId="30A9925E">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4504" w:name="_GoBack"/>
      <w:bookmarkEnd w:id="4504"/>
    </w:p>
    <w:p w14:paraId="2D0BED26" w14:textId="0F9429B2" w:rsidR="00E260BA" w:rsidRDefault="00E260BA">
      <w:pPr>
        <w:pStyle w:val="Caption"/>
        <w:rPr>
          <w:ins w:id="4505" w:author="Orion" w:date="2011-06-29T10:57:00Z"/>
          <w:rFonts w:cs="Times New Roman"/>
        </w:rPr>
        <w:pPrChange w:id="4506" w:author="Orion" w:date="2011-06-29T11:41:00Z">
          <w:pPr/>
        </w:pPrChange>
      </w:pPr>
      <w:bookmarkStart w:id="4507" w:name="_Ref297111036"/>
      <w:ins w:id="4508" w:author="Orion" w:date="2011-06-29T11:41:00Z">
        <w:r>
          <w:t xml:space="preserve">Ilustración </w:t>
        </w:r>
        <w:r>
          <w:fldChar w:fldCharType="begin"/>
        </w:r>
        <w:r>
          <w:instrText xml:space="preserve"> SEQ Ilustración \* ARABIC </w:instrText>
        </w:r>
      </w:ins>
      <w:r>
        <w:fldChar w:fldCharType="separate"/>
      </w:r>
      <w:ins w:id="4509" w:author="Orion" w:date="2011-06-30T10:41:00Z">
        <w:r w:rsidR="009A0B69">
          <w:rPr>
            <w:noProof/>
          </w:rPr>
          <w:t>12</w:t>
        </w:r>
      </w:ins>
      <w:ins w:id="4510" w:author="Orion" w:date="2011-06-29T11:41:00Z">
        <w:r>
          <w:fldChar w:fldCharType="end"/>
        </w:r>
      </w:ins>
      <w:bookmarkEnd w:id="4507"/>
    </w:p>
    <w:p w14:paraId="62B7E388" w14:textId="77777777" w:rsidR="00722FBD" w:rsidRDefault="00722FBD">
      <w:pPr>
        <w:jc w:val="both"/>
        <w:rPr>
          <w:ins w:id="4511" w:author="Orion" w:date="2011-06-29T11:44:00Z"/>
          <w:rFonts w:cs="Times New Roman"/>
        </w:rPr>
        <w:pPrChange w:id="4512" w:author="Orion" w:date="2011-06-29T11:44:00Z">
          <w:pPr/>
        </w:pPrChange>
      </w:pPr>
    </w:p>
    <w:p w14:paraId="0143D6C4" w14:textId="77777777" w:rsidR="00722FBD" w:rsidRPr="00766D5E" w:rsidRDefault="00722FBD">
      <w:pPr>
        <w:jc w:val="both"/>
        <w:rPr>
          <w:ins w:id="4513" w:author="Orion" w:date="2011-06-29T11:44:00Z"/>
          <w:rFonts w:cs="Times New Roman"/>
        </w:rPr>
        <w:pPrChange w:id="4514" w:author="Orion" w:date="2011-06-29T11:44:00Z">
          <w:pPr/>
        </w:pPrChange>
      </w:pPr>
    </w:p>
    <w:p w14:paraId="4CB51F2F" w14:textId="2292D481" w:rsidR="00394A51" w:rsidRPr="00766D5E" w:rsidRDefault="00722FBD">
      <w:pPr>
        <w:pStyle w:val="ListParagraph"/>
        <w:numPr>
          <w:ilvl w:val="0"/>
          <w:numId w:val="36"/>
        </w:numPr>
        <w:jc w:val="both"/>
        <w:rPr>
          <w:ins w:id="4515" w:author="Orion" w:date="2011-06-29T10:57:00Z"/>
          <w:rFonts w:cs="Times New Roman"/>
        </w:rPr>
        <w:pPrChange w:id="4516" w:author="Orion" w:date="2011-06-29T11:43:00Z">
          <w:pPr/>
        </w:pPrChange>
      </w:pPr>
      <w:ins w:id="4517" w:author="Orion" w:date="2011-06-29T11:43:00Z">
        <w:r>
          <w:rPr>
            <w:rFonts w:cs="Times New Roman"/>
          </w:rPr>
          <w:t>Pilotos con poco estr</w:t>
        </w:r>
      </w:ins>
      <w:ins w:id="4518" w:author="Orion" w:date="2011-06-29T11:44:00Z">
        <w:r>
          <w:rPr>
            <w:rFonts w:cs="Times New Roman"/>
          </w:rPr>
          <w:t>és y poca fatiga, y alto grado de experiencia.</w:t>
        </w:r>
      </w:ins>
    </w:p>
    <w:p w14:paraId="79B5DE07" w14:textId="77777777" w:rsidR="00394A51" w:rsidRDefault="00394A51">
      <w:pPr>
        <w:jc w:val="both"/>
        <w:rPr>
          <w:ins w:id="4519" w:author="Orion" w:date="2011-06-29T10:57:00Z"/>
          <w:rFonts w:cs="Times New Roman"/>
        </w:rPr>
        <w:pPrChange w:id="4520" w:author="Orion" w:date="2011-06-26T12:33:00Z">
          <w:pPr/>
        </w:pPrChange>
      </w:pPr>
    </w:p>
    <w:p w14:paraId="5113B25F" w14:textId="7B68620B" w:rsidR="00394A51" w:rsidRDefault="00130F25">
      <w:pPr>
        <w:jc w:val="both"/>
        <w:rPr>
          <w:ins w:id="4521" w:author="Orion" w:date="2011-06-29T10:59:00Z"/>
          <w:rFonts w:cs="Times New Roman"/>
        </w:rPr>
        <w:pPrChange w:id="4522" w:author="Orion" w:date="2011-06-26T12:33:00Z">
          <w:pPr/>
        </w:pPrChange>
      </w:pPr>
      <w:ins w:id="4523" w:author="Orion" w:date="2011-06-29T12:14:00Z">
        <w:r w:rsidRPr="00887321">
          <w:rPr>
            <w:rFonts w:cs="Times New Roman"/>
            <w:noProof/>
            <w:lang w:eastAsia="es-ES" w:bidi="ar-SA"/>
          </w:rPr>
          <w:drawing>
            <wp:inline distT="0" distB="0" distL="0" distR="0" wp14:anchorId="4BE46E31" wp14:editId="571929E0">
              <wp:extent cx="5614035" cy="3498215"/>
              <wp:effectExtent l="0" t="0" r="5715" b="6985"/>
              <wp:docPr id="47" name="Picture 47" descr="E:\Master SI\TFM\doc\img\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aster SI\TFM\doc\img\Untitled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22BAFDF2" w14:textId="77777777" w:rsidR="00394A51" w:rsidRDefault="00394A51">
      <w:pPr>
        <w:jc w:val="both"/>
        <w:rPr>
          <w:ins w:id="4524" w:author="Orion" w:date="2011-06-29T10:59:00Z"/>
          <w:rFonts w:cs="Times New Roman"/>
        </w:rPr>
        <w:pPrChange w:id="4525" w:author="Orion" w:date="2011-06-26T12:33:00Z">
          <w:pPr/>
        </w:pPrChange>
      </w:pPr>
    </w:p>
    <w:p w14:paraId="7AACE362" w14:textId="4A9B2C14" w:rsidR="00394A51" w:rsidRDefault="00E84CCE">
      <w:pPr>
        <w:jc w:val="both"/>
        <w:rPr>
          <w:ins w:id="4526" w:author="Orion" w:date="2011-06-29T10:59:00Z"/>
          <w:rFonts w:cs="Times New Roman"/>
        </w:rPr>
        <w:pPrChange w:id="4527" w:author="Orion" w:date="2011-06-26T12:33:00Z">
          <w:pPr/>
        </w:pPrChange>
      </w:pPr>
      <w:ins w:id="4528" w:author="Orion" w:date="2011-06-29T12:15:00Z">
        <w:r w:rsidRPr="00887321">
          <w:rPr>
            <w:rFonts w:cs="Times New Roman"/>
            <w:noProof/>
            <w:lang w:eastAsia="es-ES" w:bidi="ar-SA"/>
          </w:rPr>
          <w:lastRenderedPageBreak/>
          <w:drawing>
            <wp:inline distT="0" distB="0" distL="0" distR="0" wp14:anchorId="23063106" wp14:editId="3D463CE7">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559C28D3" w14:textId="77777777" w:rsidR="00394A51" w:rsidRDefault="00394A51">
      <w:pPr>
        <w:jc w:val="both"/>
        <w:rPr>
          <w:ins w:id="4529" w:author="Orion" w:date="2011-06-29T11:00:00Z"/>
          <w:rFonts w:cs="Times New Roman"/>
        </w:rPr>
        <w:pPrChange w:id="4530" w:author="Orion" w:date="2011-06-26T12:33:00Z">
          <w:pPr/>
        </w:pPrChange>
      </w:pPr>
    </w:p>
    <w:p w14:paraId="27918BA1" w14:textId="3595F16E" w:rsidR="00394A51" w:rsidRDefault="00E84CCE">
      <w:pPr>
        <w:jc w:val="both"/>
        <w:rPr>
          <w:ins w:id="4531" w:author="Orion" w:date="2011-06-29T11:00:00Z"/>
          <w:rFonts w:cs="Times New Roman"/>
        </w:rPr>
        <w:pPrChange w:id="4532" w:author="Orion" w:date="2011-06-26T12:33:00Z">
          <w:pPr/>
        </w:pPrChange>
      </w:pPr>
      <w:ins w:id="4533" w:author="Orion" w:date="2011-06-29T12:16:00Z">
        <w:r w:rsidRPr="00887321">
          <w:rPr>
            <w:rFonts w:cs="Times New Roman"/>
            <w:noProof/>
            <w:lang w:eastAsia="es-ES" w:bidi="ar-SA"/>
          </w:rPr>
          <w:drawing>
            <wp:inline distT="0" distB="0" distL="0" distR="0" wp14:anchorId="7C52EB69" wp14:editId="74CB47FF">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15A65A4F" w14:textId="77777777" w:rsidR="00394A51" w:rsidRDefault="00394A51">
      <w:pPr>
        <w:jc w:val="both"/>
        <w:rPr>
          <w:ins w:id="4534" w:author="Orion" w:date="2011-06-29T10:48:00Z"/>
          <w:rFonts w:cs="Times New Roman"/>
        </w:rPr>
        <w:pPrChange w:id="4535" w:author="Orion" w:date="2011-06-26T12:33:00Z">
          <w:pPr/>
        </w:pPrChange>
      </w:pPr>
    </w:p>
    <w:p w14:paraId="41D81B37" w14:textId="77777777" w:rsidR="00DE752A" w:rsidRDefault="00DE752A">
      <w:pPr>
        <w:jc w:val="both"/>
        <w:rPr>
          <w:ins w:id="4536" w:author="Orion" w:date="2011-06-22T18:11:00Z"/>
          <w:rFonts w:cs="Times New Roman"/>
        </w:rPr>
        <w:pPrChange w:id="4537" w:author="Orion" w:date="2011-06-26T12:33:00Z">
          <w:pPr/>
        </w:pPrChange>
      </w:pPr>
    </w:p>
    <w:p w14:paraId="1A98F429" w14:textId="77777777" w:rsidR="00DE752A" w:rsidRDefault="00DE752A">
      <w:pPr>
        <w:jc w:val="both"/>
        <w:rPr>
          <w:ins w:id="4538" w:author="Orion" w:date="2011-05-05T17:41:00Z"/>
          <w:rFonts w:cs="Times New Roman"/>
        </w:rPr>
        <w:pPrChange w:id="4539" w:author="Orion" w:date="2011-06-26T12:33:00Z">
          <w:pPr/>
        </w:pPrChange>
      </w:pPr>
    </w:p>
    <w:p w14:paraId="6785C0FF" w14:textId="77777777" w:rsidR="00B937FD" w:rsidRDefault="00B937FD" w:rsidP="00B937FD">
      <w:pPr>
        <w:pStyle w:val="Title"/>
        <w:outlineLvl w:val="0"/>
        <w:rPr>
          <w:ins w:id="4540" w:author="Orion" w:date="2011-05-05T17:41:00Z"/>
          <w:rFonts w:ascii="Times New Roman" w:hAnsi="Times New Roman" w:cs="Times New Roman"/>
        </w:rPr>
      </w:pPr>
      <w:bookmarkStart w:id="4541" w:name="_Toc296083833"/>
      <w:ins w:id="4542" w:author="Orion" w:date="2011-05-05T17:41:00Z">
        <w:r>
          <w:rPr>
            <w:rFonts w:ascii="Times New Roman" w:hAnsi="Times New Roman" w:cs="Times New Roman"/>
          </w:rPr>
          <w:t>Discusión</w:t>
        </w:r>
        <w:bookmarkEnd w:id="4541"/>
      </w:ins>
    </w:p>
    <w:p w14:paraId="1149DCD8" w14:textId="09CDC2FB" w:rsidR="00B937FD" w:rsidRDefault="00AA65CB" w:rsidP="007A6E14">
      <w:pPr>
        <w:rPr>
          <w:ins w:id="4543" w:author="Orion" w:date="2011-06-22T18:13:00Z"/>
          <w:rFonts w:cs="Times New Roman"/>
        </w:rPr>
      </w:pPr>
      <w:ins w:id="4544" w:author="Orion" w:date="2011-06-22T18:13:00Z">
        <w:r>
          <w:rPr>
            <w:rFonts w:cs="Times New Roman"/>
          </w:rPr>
          <w:t>Discusión de los casos de uso. Como se habría abordado el estudio con otras herramientas</w:t>
        </w:r>
        <w:proofErr w:type="gramStart"/>
        <w:r>
          <w:rPr>
            <w:rFonts w:cs="Times New Roman"/>
          </w:rPr>
          <w:t>, ….</w:t>
        </w:r>
        <w:proofErr w:type="gramEnd"/>
      </w:ins>
    </w:p>
    <w:p w14:paraId="71D2CEE3" w14:textId="7078F94A" w:rsidR="00AA65CB" w:rsidRDefault="00374917" w:rsidP="007A6E14">
      <w:pPr>
        <w:rPr>
          <w:ins w:id="4545" w:author="Orion" w:date="2011-06-27T10:29:00Z"/>
          <w:rFonts w:cs="Times New Roman"/>
        </w:rPr>
      </w:pPr>
      <w:ins w:id="4546" w:author="Orion" w:date="2011-06-27T10:29:00Z">
        <w:r>
          <w:rPr>
            <w:rFonts w:cs="Times New Roman"/>
          </w:rPr>
          <w:t>Como los distintos pilotos abordan la misma situaci</w:t>
        </w:r>
      </w:ins>
      <w:ins w:id="4547" w:author="Orion" w:date="2011-06-27T10:30:00Z">
        <w:r>
          <w:rPr>
            <w:rFonts w:cs="Times New Roman"/>
          </w:rPr>
          <w:t>ón,…</w:t>
        </w:r>
      </w:ins>
    </w:p>
    <w:p w14:paraId="40DD8774" w14:textId="77777777" w:rsidR="00374917" w:rsidRDefault="00374917" w:rsidP="007A6E14">
      <w:pPr>
        <w:rPr>
          <w:ins w:id="4548" w:author="Orion" w:date="2011-05-05T17:41:00Z"/>
          <w:rFonts w:cs="Times New Roman"/>
        </w:rPr>
      </w:pPr>
    </w:p>
    <w:p w14:paraId="59A9F4A7" w14:textId="77777777" w:rsidR="00B937FD" w:rsidRDefault="00B937FD" w:rsidP="00B937FD">
      <w:pPr>
        <w:pStyle w:val="Title"/>
        <w:outlineLvl w:val="0"/>
        <w:rPr>
          <w:ins w:id="4549" w:author="Orion" w:date="2011-05-05T17:41:00Z"/>
          <w:rFonts w:ascii="Times New Roman" w:hAnsi="Times New Roman" w:cs="Times New Roman"/>
        </w:rPr>
      </w:pPr>
      <w:bookmarkStart w:id="4550" w:name="_Toc296083834"/>
      <w:ins w:id="4551" w:author="Orion" w:date="2011-05-05T17:41:00Z">
        <w:r>
          <w:rPr>
            <w:rFonts w:ascii="Times New Roman" w:hAnsi="Times New Roman" w:cs="Times New Roman"/>
          </w:rPr>
          <w:lastRenderedPageBreak/>
          <w:t>Conclusión y trabajo futuro</w:t>
        </w:r>
        <w:bookmarkEnd w:id="4550"/>
      </w:ins>
    </w:p>
    <w:p w14:paraId="10FB676B" w14:textId="77777777" w:rsidR="000811B4" w:rsidRDefault="000811B4" w:rsidP="007A6E14">
      <w:pPr>
        <w:rPr>
          <w:ins w:id="4552" w:author="Orion" w:date="2011-06-22T18:14:00Z"/>
          <w:rFonts w:cs="Times New Roman"/>
        </w:rPr>
      </w:pPr>
      <w:ins w:id="4553" w:author="Orion" w:date="2011-06-22T18:14:00Z">
        <w:r>
          <w:rPr>
            <w:rFonts w:cs="Times New Roman"/>
          </w:rPr>
          <w:t>Similitud con la introducción</w:t>
        </w:r>
      </w:ins>
    </w:p>
    <w:p w14:paraId="04A03DDF" w14:textId="77777777" w:rsidR="000811B4" w:rsidRDefault="000811B4" w:rsidP="007A6E14">
      <w:pPr>
        <w:rPr>
          <w:ins w:id="4554" w:author="Orion" w:date="2011-06-22T18:14:00Z"/>
          <w:rFonts w:cs="Times New Roman"/>
        </w:rPr>
      </w:pPr>
      <w:ins w:id="4555" w:author="Orion" w:date="2011-06-22T18:14:00Z">
        <w:r>
          <w:rPr>
            <w:rFonts w:cs="Times New Roman"/>
          </w:rPr>
          <w:t>Más general que la discusión</w:t>
        </w:r>
      </w:ins>
    </w:p>
    <w:p w14:paraId="5F76CFBA" w14:textId="77777777" w:rsidR="000811B4" w:rsidRDefault="000811B4">
      <w:pPr>
        <w:pStyle w:val="ListParagraph"/>
        <w:rPr>
          <w:ins w:id="4556" w:author="Orion" w:date="2011-06-22T18:15:00Z"/>
          <w:rFonts w:cs="Times New Roman"/>
        </w:rPr>
        <w:pPrChange w:id="4557" w:author="Orion" w:date="2011-06-22T18:14:00Z">
          <w:pPr/>
        </w:pPrChange>
      </w:pPr>
      <w:ins w:id="4558" w:author="Orion" w:date="2011-06-22T18:15:00Z">
        <w:r>
          <w:rPr>
            <w:rFonts w:cs="Times New Roman"/>
          </w:rPr>
          <w:t>Agentes</w:t>
        </w:r>
      </w:ins>
    </w:p>
    <w:p w14:paraId="29052259" w14:textId="77777777" w:rsidR="000811B4" w:rsidRDefault="000811B4">
      <w:pPr>
        <w:pStyle w:val="ListParagraph"/>
        <w:rPr>
          <w:ins w:id="4559" w:author="Orion" w:date="2011-06-22T18:15:00Z"/>
          <w:rFonts w:cs="Times New Roman"/>
        </w:rPr>
        <w:pPrChange w:id="4560" w:author="Orion" w:date="2011-06-22T18:14:00Z">
          <w:pPr/>
        </w:pPrChange>
      </w:pPr>
      <w:ins w:id="4561" w:author="Orion" w:date="2011-06-22T18:15:00Z">
        <w:r>
          <w:rPr>
            <w:rFonts w:cs="Times New Roman"/>
          </w:rPr>
          <w:t>Basado en modelos</w:t>
        </w:r>
      </w:ins>
    </w:p>
    <w:p w14:paraId="62067C80" w14:textId="3CF80142" w:rsidR="000811B4" w:rsidRDefault="000811B4">
      <w:pPr>
        <w:pStyle w:val="ListParagraph"/>
        <w:rPr>
          <w:ins w:id="4562" w:author="Orion" w:date="2011-06-22T18:15:00Z"/>
          <w:rFonts w:cs="Times New Roman"/>
        </w:rPr>
        <w:pPrChange w:id="4563" w:author="Orion" w:date="2011-06-22T18:14:00Z">
          <w:pPr/>
        </w:pPrChange>
      </w:pPr>
      <w:ins w:id="4564" w:author="Orion" w:date="2011-06-22T18:15:00Z">
        <w:r>
          <w:rPr>
            <w:rFonts w:cs="Times New Roman"/>
          </w:rPr>
          <w:t>Separación con el modelaje del avión</w:t>
        </w:r>
      </w:ins>
    </w:p>
    <w:p w14:paraId="42CD048F" w14:textId="77777777" w:rsidR="000811B4" w:rsidRDefault="000811B4">
      <w:pPr>
        <w:pStyle w:val="ListParagraph"/>
        <w:rPr>
          <w:ins w:id="4565" w:author="Orion" w:date="2011-06-22T18:16:00Z"/>
          <w:rFonts w:cs="Times New Roman"/>
        </w:rPr>
        <w:pPrChange w:id="4566" w:author="Orion" w:date="2011-06-22T18:14:00Z">
          <w:pPr/>
        </w:pPrChange>
      </w:pPr>
      <w:ins w:id="4567" w:author="Orion" w:date="2011-06-22T18:16:00Z">
        <w:r>
          <w:rPr>
            <w:rFonts w:cs="Times New Roman"/>
          </w:rPr>
          <w:tab/>
          <w:t xml:space="preserve">Separación </w:t>
        </w:r>
      </w:ins>
      <w:ins w:id="4568" w:author="Orion" w:date="2011-06-22T18:15:00Z">
        <w:r>
          <w:rPr>
            <w:rFonts w:cs="Times New Roman"/>
          </w:rPr>
          <w:t>Pilotos/Sistemas</w:t>
        </w:r>
      </w:ins>
    </w:p>
    <w:p w14:paraId="27E84D70" w14:textId="77777777" w:rsidR="000811B4" w:rsidRDefault="000811B4">
      <w:pPr>
        <w:pStyle w:val="ListParagraph"/>
        <w:rPr>
          <w:ins w:id="4569" w:author="Orion" w:date="2011-06-22T18:16:00Z"/>
          <w:rFonts w:cs="Times New Roman"/>
        </w:rPr>
        <w:pPrChange w:id="4570" w:author="Orion" w:date="2011-06-22T18:14:00Z">
          <w:pPr/>
        </w:pPrChange>
      </w:pPr>
      <w:ins w:id="4571" w:author="Orion" w:date="2011-06-22T18:16:00Z">
        <w:r>
          <w:rPr>
            <w:rFonts w:cs="Times New Roman"/>
          </w:rPr>
          <w:t>Comparativas de simulación a nivel general</w:t>
        </w:r>
      </w:ins>
    </w:p>
    <w:p w14:paraId="45264567" w14:textId="77777777" w:rsidR="000811B4" w:rsidRDefault="000811B4">
      <w:pPr>
        <w:pStyle w:val="ListParagraph"/>
        <w:rPr>
          <w:ins w:id="4572" w:author="Orion" w:date="2011-06-22T18:17:00Z"/>
          <w:rFonts w:cs="Times New Roman"/>
        </w:rPr>
        <w:pPrChange w:id="4573" w:author="Orion" w:date="2011-06-22T18:14:00Z">
          <w:pPr/>
        </w:pPrChange>
      </w:pPr>
      <w:ins w:id="4574" w:author="Orion" w:date="2011-06-22T18:16:00Z">
        <w:r>
          <w:rPr>
            <w:rFonts w:cs="Times New Roman"/>
          </w:rPr>
          <w:t xml:space="preserve">Ventajas: </w:t>
        </w:r>
      </w:ins>
    </w:p>
    <w:p w14:paraId="678E57E4" w14:textId="6841621F" w:rsidR="000811B4" w:rsidRDefault="000811B4">
      <w:pPr>
        <w:pStyle w:val="ListParagraph"/>
        <w:ind w:firstLine="698"/>
        <w:rPr>
          <w:ins w:id="4575" w:author="Orion" w:date="2011-06-22T18:17:00Z"/>
          <w:rFonts w:cs="Times New Roman"/>
        </w:rPr>
        <w:pPrChange w:id="4576" w:author="Orion" w:date="2011-06-22T18:17:00Z">
          <w:pPr/>
        </w:pPrChange>
      </w:pPr>
      <w:proofErr w:type="gramStart"/>
      <w:ins w:id="4577" w:author="Orion" w:date="2011-06-22T18:16:00Z">
        <w:r>
          <w:rPr>
            <w:rFonts w:cs="Times New Roman"/>
          </w:rPr>
          <w:t>flexibilidad</w:t>
        </w:r>
        <w:proofErr w:type="gramEnd"/>
        <w:r>
          <w:rPr>
            <w:rFonts w:cs="Times New Roman"/>
          </w:rPr>
          <w:t xml:space="preserve"> a la hora de introducir tiempos de </w:t>
        </w:r>
      </w:ins>
      <w:ins w:id="4578" w:author="Orion" w:date="2011-06-22T18:17:00Z">
        <w:r>
          <w:rPr>
            <w:rFonts w:cs="Times New Roman"/>
          </w:rPr>
          <w:t>ejecución</w:t>
        </w:r>
      </w:ins>
      <w:ins w:id="4579" w:author="Orion" w:date="2011-06-22T18:16:00Z">
        <w:r>
          <w:rPr>
            <w:rFonts w:cs="Times New Roman"/>
          </w:rPr>
          <w:t xml:space="preserve"> </w:t>
        </w:r>
      </w:ins>
      <w:ins w:id="4580" w:author="Orion" w:date="2011-06-22T18:17:00Z">
        <w:r>
          <w:rPr>
            <w:rFonts w:cs="Times New Roman"/>
          </w:rPr>
          <w:t>de maniobras</w:t>
        </w:r>
      </w:ins>
    </w:p>
    <w:p w14:paraId="2F5E3A12" w14:textId="5A37E253" w:rsidR="000811B4" w:rsidRDefault="000811B4">
      <w:pPr>
        <w:pStyle w:val="ListParagraph"/>
        <w:ind w:firstLine="698"/>
        <w:rPr>
          <w:ins w:id="4581" w:author="Orion" w:date="2011-06-22T18:17:00Z"/>
          <w:rFonts w:cs="Times New Roman"/>
        </w:rPr>
        <w:pPrChange w:id="4582" w:author="Orion" w:date="2011-06-22T18:17:00Z">
          <w:pPr/>
        </w:pPrChange>
      </w:pPr>
      <w:ins w:id="4583" w:author="Orion" w:date="2011-06-22T18:17:00Z">
        <w:r>
          <w:rPr>
            <w:rFonts w:cs="Times New Roman"/>
          </w:rPr>
          <w:t>Facilidad a la hora de hacer/ofrecer la simulación</w:t>
        </w:r>
      </w:ins>
    </w:p>
    <w:p w14:paraId="681B8E9F" w14:textId="6A07216F" w:rsidR="00BB1765" w:rsidRPr="00376A29" w:rsidDel="00531F30" w:rsidRDefault="00803D46">
      <w:pPr>
        <w:rPr>
          <w:del w:id="4584" w:author="Orion" w:date="2011-03-31T22:56:00Z"/>
          <w:rFonts w:cs="Times New Roman"/>
        </w:rPr>
        <w:pPrChange w:id="4585" w:author="Orion" w:date="2011-06-22T18:17:00Z">
          <w:pPr>
            <w:jc w:val="both"/>
          </w:pPr>
        </w:pPrChange>
      </w:pPr>
      <w:ins w:id="4586" w:author="Orion" w:date="2011-06-22T18:17:00Z">
        <w:r>
          <w:rPr>
            <w:rFonts w:cs="Times New Roman"/>
          </w:rPr>
          <w:t>Trabajos futuros y mejoras</w:t>
        </w:r>
      </w:ins>
      <w:ins w:id="4587" w:author="Orion" w:date="2011-04-06T18:32:00Z">
        <w:r w:rsidR="00B946E5" w:rsidRPr="00803D46">
          <w:rPr>
            <w:rFonts w:cs="Times New Roman"/>
            <w:rPrChange w:id="4588" w:author="Orion" w:date="2011-06-22T18:17:00Z">
              <w:rPr>
                <w:rFonts w:ascii="Courier New" w:hAnsi="Courier New" w:cs="Courier New"/>
              </w:rPr>
            </w:rPrChange>
          </w:rPr>
          <w:br w:type="page"/>
        </w:r>
      </w:ins>
    </w:p>
    <w:p w14:paraId="043B4F72" w14:textId="77777777" w:rsidR="00BB1765" w:rsidRPr="00650D90" w:rsidDel="00EB5BE1" w:rsidRDefault="00BB1765">
      <w:pPr>
        <w:rPr>
          <w:del w:id="4589" w:author="Orion" w:date="2011-03-31T18:09:00Z"/>
          <w:rPrChange w:id="4590" w:author="Orion" w:date="2011-05-01T20:13:00Z">
            <w:rPr>
              <w:del w:id="4591" w:author="Orion" w:date="2011-03-31T18:09:00Z"/>
              <w:rFonts w:cs="Times New Roman"/>
              <w:lang w:val="en-US"/>
            </w:rPr>
          </w:rPrChange>
        </w:rPr>
        <w:pPrChange w:id="4592" w:author="Orion" w:date="2011-06-22T18:17:00Z">
          <w:pPr>
            <w:jc w:val="both"/>
          </w:pPr>
        </w:pPrChange>
      </w:pPr>
      <w:del w:id="4593" w:author="Orion" w:date="2011-03-31T18:25:00Z">
        <w:r w:rsidRPr="00650D90" w:rsidDel="00D873A4">
          <w:rPr>
            <w:rPrChange w:id="4594" w:author="Orion" w:date="2011-05-01T20:13:00Z">
              <w:rPr>
                <w:b/>
                <w:bCs/>
                <w:sz w:val="48"/>
                <w:szCs w:val="48"/>
                <w:lang w:val="en-US"/>
              </w:rPr>
            </w:rPrChange>
          </w:rPr>
          <w:delText xml:space="preserve">[1] </w:delText>
        </w:r>
      </w:del>
      <w:del w:id="4595" w:author="Orion" w:date="2011-03-31T18:09:00Z">
        <w:r w:rsidRPr="00650D90" w:rsidDel="00EB5BE1">
          <w:rPr>
            <w:rPrChange w:id="4596" w:author="Orion" w:date="2011-05-01T20:13:00Z">
              <w:rPr>
                <w:b/>
                <w:bCs/>
                <w:sz w:val="48"/>
                <w:szCs w:val="48"/>
                <w:lang w:val="en-US"/>
              </w:rPr>
            </w:rPrChange>
          </w:rPr>
          <w:delText>EUROCONTROL SPECIFICATIONS FOR THE USE OF MILITARY UNMANNED AERIAL VEHICLES AS OPERATIONAL AIR TRAFFIC OUTSIDE SEGREGATED AIRSPACE, EUROCONTROL</w:delText>
        </w:r>
      </w:del>
    </w:p>
    <w:p w14:paraId="7263682E" w14:textId="77777777" w:rsidR="00BB1765" w:rsidRPr="00650D90" w:rsidDel="00D873A4" w:rsidRDefault="00CE385B">
      <w:pPr>
        <w:rPr>
          <w:del w:id="4597" w:author="Orion" w:date="2011-03-31T18:25:00Z"/>
          <w:rPrChange w:id="4598" w:author="Orion" w:date="2011-05-01T20:13:00Z">
            <w:rPr>
              <w:del w:id="4599" w:author="Orion" w:date="2011-03-31T18:25:00Z"/>
              <w:rFonts w:cs="Times New Roman"/>
              <w:lang w:val="en-US"/>
            </w:rPr>
          </w:rPrChange>
        </w:rPr>
        <w:pPrChange w:id="4600" w:author="Orion" w:date="2011-06-22T18:17:00Z">
          <w:pPr>
            <w:jc w:val="both"/>
          </w:pPr>
        </w:pPrChange>
      </w:pPr>
      <w:del w:id="4601" w:author="Orion" w:date="2011-03-31T18:09:00Z">
        <w:r w:rsidRPr="00246937" w:rsidDel="00EB5BE1">
          <w:rPr>
            <w:rPrChange w:id="4602" w:author="Orion" w:date="2011-04-24T22:32:00Z">
              <w:rPr>
                <w:rStyle w:val="Hyperlink"/>
                <w:b/>
                <w:bCs/>
                <w:sz w:val="48"/>
                <w:szCs w:val="48"/>
              </w:rPr>
            </w:rPrChange>
          </w:rPr>
          <w:fldChar w:fldCharType="begin"/>
        </w:r>
        <w:r w:rsidRPr="00650D90" w:rsidDel="00EB5BE1">
          <w:rPr>
            <w:rPrChange w:id="4603" w:author="Orion" w:date="2011-05-01T20:13:00Z">
              <w:rPr>
                <w:b/>
                <w:bCs/>
                <w:sz w:val="48"/>
                <w:szCs w:val="48"/>
              </w:rPr>
            </w:rPrChange>
          </w:rPr>
          <w:delInstrText xml:space="preserve"> HYPERLINK "http://www.barnardmicrosystems.com/download/EUROCONTROL_MIL_UAV_ATM_SPEC_2007.pdf" </w:delInstrText>
        </w:r>
        <w:r w:rsidRPr="00246937" w:rsidDel="00EB5BE1">
          <w:rPr>
            <w:rPrChange w:id="4604" w:author="Orion" w:date="2011-04-24T22:32:00Z">
              <w:rPr>
                <w:rStyle w:val="Hyperlink"/>
                <w:b/>
                <w:bCs/>
                <w:sz w:val="48"/>
                <w:szCs w:val="48"/>
              </w:rPr>
            </w:rPrChange>
          </w:rPr>
          <w:fldChar w:fldCharType="separate"/>
        </w:r>
        <w:r w:rsidR="00BB1765" w:rsidRPr="00650D90" w:rsidDel="00EB5BE1">
          <w:rPr>
            <w:rStyle w:val="Hyperlink"/>
            <w:rFonts w:cs="Times New Roman"/>
            <w:rPrChange w:id="4605" w:author="Orion" w:date="2011-05-01T20:13:00Z">
              <w:rPr>
                <w:rStyle w:val="Hyperlink"/>
                <w:b/>
                <w:bCs/>
                <w:sz w:val="48"/>
                <w:szCs w:val="48"/>
              </w:rPr>
            </w:rPrChange>
          </w:rPr>
          <w:delText>http://www.barnardmicrosystems.com/download/EUROCONTROL_MIL_UAV_ATM_SPEC_2007.pdf</w:delText>
        </w:r>
        <w:r w:rsidRPr="00246937" w:rsidDel="00EB5BE1">
          <w:rPr>
            <w:rStyle w:val="Hyperlink"/>
            <w:rFonts w:cs="Times New Roman"/>
            <w:rPrChange w:id="4606" w:author="Orion" w:date="2011-04-24T22:32:00Z">
              <w:rPr>
                <w:rStyle w:val="Hyperlink"/>
                <w:b/>
                <w:bCs/>
                <w:sz w:val="48"/>
                <w:szCs w:val="48"/>
              </w:rPr>
            </w:rPrChange>
          </w:rPr>
          <w:fldChar w:fldCharType="end"/>
        </w:r>
      </w:del>
      <w:del w:id="4607" w:author="Orion" w:date="2011-03-31T18:25:00Z">
        <w:r w:rsidR="00BB1765" w:rsidRPr="00650D90" w:rsidDel="00D873A4">
          <w:rPr>
            <w:rPrChange w:id="4608" w:author="Orion" w:date="2011-05-01T20:13:00Z">
              <w:rPr>
                <w:b/>
                <w:bCs/>
                <w:sz w:val="48"/>
                <w:szCs w:val="48"/>
                <w:lang w:val="en-US"/>
              </w:rPr>
            </w:rPrChange>
          </w:rPr>
          <w:delText xml:space="preserve"> </w:delText>
        </w:r>
      </w:del>
    </w:p>
    <w:p w14:paraId="6AA0AD83" w14:textId="77777777" w:rsidR="00BB1765" w:rsidRPr="00650D90" w:rsidDel="00D873A4" w:rsidRDefault="00BB1765">
      <w:pPr>
        <w:rPr>
          <w:del w:id="4609" w:author="Orion" w:date="2011-03-31T18:25:00Z"/>
          <w:rPrChange w:id="4610" w:author="Orion" w:date="2011-05-01T20:13:00Z">
            <w:rPr>
              <w:del w:id="4611" w:author="Orion" w:date="2011-03-31T18:25:00Z"/>
              <w:rFonts w:cs="Times New Roman"/>
              <w:lang w:val="en-US"/>
            </w:rPr>
          </w:rPrChange>
        </w:rPr>
        <w:pPrChange w:id="4612" w:author="Orion" w:date="2011-06-22T18:17:00Z">
          <w:pPr>
            <w:jc w:val="both"/>
          </w:pPr>
        </w:pPrChange>
      </w:pPr>
    </w:p>
    <w:p w14:paraId="312D5DB9" w14:textId="77777777" w:rsidR="00BB1765" w:rsidRPr="00650D90" w:rsidDel="00EB5BE1" w:rsidRDefault="00BB1765">
      <w:pPr>
        <w:rPr>
          <w:del w:id="4613" w:author="Orion" w:date="2011-03-31T18:13:00Z"/>
          <w:rFonts w:eastAsia="Times New Roman"/>
          <w:rPrChange w:id="4614" w:author="Orion" w:date="2011-05-01T20:13:00Z">
            <w:rPr>
              <w:del w:id="4615" w:author="Orion" w:date="2011-03-31T18:13:00Z"/>
              <w:rFonts w:eastAsia="Times New Roman" w:cs="Times New Roman"/>
              <w:lang w:val="en-US"/>
            </w:rPr>
          </w:rPrChange>
        </w:rPr>
        <w:pPrChange w:id="4616" w:author="Orion" w:date="2011-06-22T18:17:00Z">
          <w:pPr>
            <w:jc w:val="both"/>
          </w:pPr>
        </w:pPrChange>
      </w:pPr>
      <w:del w:id="4617" w:author="Orion" w:date="2011-03-31T18:25:00Z">
        <w:r w:rsidRPr="00650D90" w:rsidDel="00D873A4">
          <w:rPr>
            <w:rFonts w:eastAsia="Times New Roman"/>
            <w:rPrChange w:id="4618" w:author="Orion" w:date="2011-05-01T20:13:00Z">
              <w:rPr>
                <w:rFonts w:eastAsia="Times New Roman" w:cs="Times New Roman"/>
                <w:b/>
                <w:bCs/>
                <w:sz w:val="48"/>
                <w:szCs w:val="48"/>
                <w:lang w:val="en-US"/>
              </w:rPr>
            </w:rPrChange>
          </w:rPr>
          <w:delText xml:space="preserve">[2] </w:delText>
        </w:r>
      </w:del>
      <w:del w:id="4619" w:author="Orion" w:date="2011-03-31T18:13:00Z">
        <w:r w:rsidRPr="00650D90" w:rsidDel="00EB5BE1">
          <w:rPr>
            <w:rFonts w:eastAsia="Times New Roman"/>
            <w:rPrChange w:id="4620" w:author="Orion" w:date="2011-05-01T20:13:00Z">
              <w:rPr>
                <w:rFonts w:eastAsia="Times New Roman" w:cs="Times New Roman"/>
                <w:b/>
                <w:bCs/>
                <w:sz w:val="48"/>
                <w:szCs w:val="48"/>
                <w:lang w:val="en-US"/>
              </w:rPr>
            </w:rPrChange>
          </w:rPr>
          <w:delText xml:space="preserve">Claire Tomlin, </w:delText>
        </w:r>
        <w:r w:rsidRPr="00650D90" w:rsidDel="00EB5BE1">
          <w:rPr>
            <w:rFonts w:eastAsia="Times New Roman"/>
            <w:i/>
            <w:iCs/>
            <w:rPrChange w:id="4621"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4622" w:author="Orion" w:date="2011-05-01T20:13:00Z">
              <w:rPr>
                <w:rFonts w:eastAsia="Times New Roman" w:cs="Times New Roman"/>
                <w:b/>
                <w:bCs/>
                <w:sz w:val="48"/>
                <w:szCs w:val="48"/>
                <w:lang w:val="en-US"/>
              </w:rPr>
            </w:rPrChange>
          </w:rPr>
          <w:delText xml:space="preserve">, George J. Pappas, </w:delText>
        </w:r>
        <w:r w:rsidRPr="00650D90" w:rsidDel="00EB5BE1">
          <w:rPr>
            <w:rFonts w:eastAsia="Times New Roman"/>
            <w:i/>
            <w:iCs/>
            <w:rPrChange w:id="4623" w:author="Orion" w:date="2011-05-01T20:13:00Z">
              <w:rPr>
                <w:rFonts w:eastAsia="Times New Roman" w:cs="Times New Roman"/>
                <w:b/>
                <w:bCs/>
                <w:i/>
                <w:iCs/>
                <w:sz w:val="48"/>
                <w:szCs w:val="48"/>
                <w:lang w:val="en-US"/>
              </w:rPr>
            </w:rPrChange>
          </w:rPr>
          <w:delText>Student Member, IEEE</w:delText>
        </w:r>
        <w:r w:rsidRPr="00650D90" w:rsidDel="00EB5BE1">
          <w:rPr>
            <w:rFonts w:eastAsia="Times New Roman"/>
            <w:rPrChange w:id="4624" w:author="Orion" w:date="2011-05-01T20:13:00Z">
              <w:rPr>
                <w:rFonts w:eastAsia="Times New Roman" w:cs="Times New Roman"/>
                <w:b/>
                <w:bCs/>
                <w:sz w:val="48"/>
                <w:szCs w:val="48"/>
                <w:lang w:val="en-US"/>
              </w:rPr>
            </w:rPrChange>
          </w:rPr>
          <w:delText xml:space="preserve">, and Shankar Sastry, </w:delText>
        </w:r>
        <w:r w:rsidRPr="00650D90" w:rsidDel="00EB5BE1">
          <w:rPr>
            <w:rFonts w:eastAsia="Times New Roman"/>
            <w:i/>
            <w:iCs/>
            <w:rPrChange w:id="4625" w:author="Orion" w:date="2011-05-01T20:13:00Z">
              <w:rPr>
                <w:rFonts w:eastAsia="Times New Roman" w:cs="Times New Roman"/>
                <w:b/>
                <w:bCs/>
                <w:i/>
                <w:iCs/>
                <w:sz w:val="48"/>
                <w:szCs w:val="48"/>
                <w:lang w:val="en-US"/>
              </w:rPr>
            </w:rPrChange>
          </w:rPr>
          <w:delText>Fellow, IEEE.</w:delText>
        </w:r>
        <w:r w:rsidRPr="00650D90" w:rsidDel="00EB5BE1">
          <w:rPr>
            <w:rFonts w:eastAsia="Times New Roman"/>
            <w:rPrChange w:id="4626" w:author="Orion" w:date="2011-05-01T20:13:00Z">
              <w:rPr>
                <w:rFonts w:eastAsia="Times New Roman" w:cs="Times New Roman"/>
                <w:b/>
                <w:bCs/>
                <w:sz w:val="48"/>
                <w:szCs w:val="48"/>
                <w:lang w:val="en-US"/>
              </w:rPr>
            </w:rPrChange>
          </w:rPr>
          <w:delText>Conflict Resolution for Air Traffic Management: A Study in Multiagent Hybrid Systems</w:delText>
        </w:r>
      </w:del>
    </w:p>
    <w:p w14:paraId="34714199" w14:textId="77777777" w:rsidR="00BB1765" w:rsidRPr="00650D90" w:rsidDel="00D873A4" w:rsidRDefault="00BB1765">
      <w:pPr>
        <w:rPr>
          <w:del w:id="4627" w:author="Orion" w:date="2011-03-31T18:25:00Z"/>
          <w:rPrChange w:id="4628" w:author="Orion" w:date="2011-05-01T20:13:00Z">
            <w:rPr>
              <w:del w:id="4629" w:author="Orion" w:date="2011-03-31T18:25:00Z"/>
              <w:rFonts w:cs="Times New Roman"/>
              <w:lang w:val="en-US"/>
            </w:rPr>
          </w:rPrChange>
        </w:rPr>
        <w:pPrChange w:id="4630" w:author="Orion" w:date="2011-06-22T18:17:00Z">
          <w:pPr>
            <w:jc w:val="both"/>
          </w:pPr>
        </w:pPrChange>
      </w:pPr>
    </w:p>
    <w:p w14:paraId="77EE57AE" w14:textId="77777777" w:rsidR="00BB1765" w:rsidRPr="00650D90" w:rsidDel="00D873A4" w:rsidRDefault="00BB1765">
      <w:pPr>
        <w:rPr>
          <w:del w:id="4631" w:author="Orion" w:date="2011-03-31T18:25:00Z"/>
          <w:rFonts w:eastAsia="Times New Roman"/>
          <w:rPrChange w:id="4632" w:author="Orion" w:date="2011-05-01T20:13:00Z">
            <w:rPr>
              <w:del w:id="4633" w:author="Orion" w:date="2011-03-31T18:25:00Z"/>
              <w:rFonts w:eastAsia="Times New Roman" w:cs="Times New Roman"/>
              <w:lang w:val="en-US"/>
            </w:rPr>
          </w:rPrChange>
        </w:rPr>
        <w:pPrChange w:id="4634" w:author="Orion" w:date="2011-06-22T18:17:00Z">
          <w:pPr>
            <w:jc w:val="both"/>
          </w:pPr>
        </w:pPrChange>
      </w:pPr>
      <w:del w:id="4635" w:author="Orion" w:date="2011-03-31T18:25:00Z">
        <w:r w:rsidRPr="00650D90" w:rsidDel="00D873A4">
          <w:rPr>
            <w:rFonts w:eastAsia="Times New Roman"/>
            <w:rPrChange w:id="4636" w:author="Orion" w:date="2011-05-01T20:13:00Z">
              <w:rPr>
                <w:rFonts w:eastAsia="Times New Roman" w:cs="Times New Roman"/>
                <w:b/>
                <w:bCs/>
                <w:sz w:val="48"/>
                <w:szCs w:val="48"/>
                <w:lang w:val="en-US"/>
              </w:rPr>
            </w:rPrChange>
          </w:rPr>
          <w:delText xml:space="preserve">[3] </w:delText>
        </w:r>
        <w:r w:rsidRPr="00650D90" w:rsidDel="00D873A4">
          <w:rPr>
            <w:rFonts w:eastAsia="Times New Roman"/>
            <w:color w:val="000000"/>
            <w:rPrChange w:id="4637" w:author="Orion" w:date="2011-05-01T20:13:00Z">
              <w:rPr>
                <w:rFonts w:eastAsia="Times New Roman" w:cs="Times New Roman"/>
                <w:b/>
                <w:bCs/>
                <w:color w:val="000000"/>
                <w:sz w:val="48"/>
                <w:szCs w:val="48"/>
                <w:lang w:val="en-US"/>
              </w:rPr>
            </w:rPrChange>
          </w:rPr>
          <w:delText>JSBSim flight dynamics model (FDM)</w:delText>
        </w:r>
        <w:r w:rsidRPr="00650D90" w:rsidDel="00D873A4">
          <w:rPr>
            <w:rFonts w:eastAsia="Times New Roman"/>
            <w:rPrChange w:id="4638" w:author="Orion" w:date="2011-05-01T20:13:00Z">
              <w:rPr>
                <w:rFonts w:eastAsia="Times New Roman" w:cs="Times New Roman"/>
                <w:b/>
                <w:bCs/>
                <w:sz w:val="48"/>
                <w:szCs w:val="48"/>
                <w:lang w:val="en-US"/>
              </w:rPr>
            </w:rPrChange>
          </w:rPr>
          <w:delText xml:space="preserve"> </w:delText>
        </w:r>
      </w:del>
    </w:p>
    <w:p w14:paraId="0DA6AAE5" w14:textId="77777777" w:rsidR="00BB1765" w:rsidRPr="00650D90" w:rsidDel="00D873A4" w:rsidRDefault="00CE385B">
      <w:pPr>
        <w:rPr>
          <w:del w:id="4639" w:author="Orion" w:date="2011-03-31T18:25:00Z"/>
          <w:rFonts w:eastAsia="Times New Roman"/>
          <w:rPrChange w:id="4640" w:author="Orion" w:date="2011-05-01T20:13:00Z">
            <w:rPr>
              <w:del w:id="4641" w:author="Orion" w:date="2011-03-31T18:25:00Z"/>
              <w:rFonts w:eastAsia="Times New Roman" w:cs="Times New Roman"/>
              <w:lang w:val="en-US"/>
            </w:rPr>
          </w:rPrChange>
        </w:rPr>
        <w:pPrChange w:id="4642" w:author="Orion" w:date="2011-06-22T18:17:00Z">
          <w:pPr>
            <w:jc w:val="both"/>
          </w:pPr>
        </w:pPrChange>
      </w:pPr>
      <w:del w:id="4643" w:author="Orion" w:date="2011-03-31T18:25:00Z">
        <w:r w:rsidRPr="00246937" w:rsidDel="00D873A4">
          <w:rPr>
            <w:rPrChange w:id="4644" w:author="Orion" w:date="2011-04-24T22:32:00Z">
              <w:rPr>
                <w:rStyle w:val="Hyperlink"/>
                <w:b/>
                <w:bCs/>
                <w:sz w:val="48"/>
                <w:szCs w:val="48"/>
              </w:rPr>
            </w:rPrChange>
          </w:rPr>
          <w:fldChar w:fldCharType="begin"/>
        </w:r>
        <w:r w:rsidRPr="00650D90" w:rsidDel="00D873A4">
          <w:rPr>
            <w:rPrChange w:id="4645" w:author="Orion" w:date="2011-05-01T20:13:00Z">
              <w:rPr>
                <w:b/>
                <w:bCs/>
                <w:sz w:val="48"/>
                <w:szCs w:val="48"/>
              </w:rPr>
            </w:rPrChange>
          </w:rPr>
          <w:delInstrText xml:space="preserve"> HYPERLINK "http://jsbsim.sourceforge.net/" </w:delInstrText>
        </w:r>
        <w:r w:rsidRPr="00246937" w:rsidDel="00D873A4">
          <w:rPr>
            <w:rPrChange w:id="4646" w:author="Orion" w:date="2011-04-24T22:32:00Z">
              <w:rPr>
                <w:rStyle w:val="Hyperlink"/>
                <w:b/>
                <w:bCs/>
                <w:sz w:val="48"/>
                <w:szCs w:val="48"/>
              </w:rPr>
            </w:rPrChange>
          </w:rPr>
          <w:fldChar w:fldCharType="separate"/>
        </w:r>
        <w:r w:rsidR="00BB1765" w:rsidRPr="00650D90" w:rsidDel="00D873A4">
          <w:rPr>
            <w:rStyle w:val="Hyperlink"/>
            <w:rFonts w:cs="Times New Roman"/>
            <w:rPrChange w:id="4647" w:author="Orion" w:date="2011-05-01T20:13:00Z">
              <w:rPr>
                <w:rStyle w:val="Hyperlink"/>
                <w:b/>
                <w:bCs/>
                <w:sz w:val="48"/>
                <w:szCs w:val="48"/>
              </w:rPr>
            </w:rPrChange>
          </w:rPr>
          <w:delText>http://jsbsim.sourceforge.net/</w:delText>
        </w:r>
        <w:r w:rsidRPr="00246937" w:rsidDel="00D873A4">
          <w:rPr>
            <w:rStyle w:val="Hyperlink"/>
            <w:rFonts w:cs="Times New Roman"/>
            <w:rPrChange w:id="4648" w:author="Orion" w:date="2011-04-24T22:32:00Z">
              <w:rPr>
                <w:rStyle w:val="Hyperlink"/>
                <w:b/>
                <w:bCs/>
                <w:sz w:val="48"/>
                <w:szCs w:val="48"/>
              </w:rPr>
            </w:rPrChange>
          </w:rPr>
          <w:fldChar w:fldCharType="end"/>
        </w:r>
        <w:r w:rsidR="00BB1765" w:rsidRPr="00650D90" w:rsidDel="00D873A4">
          <w:rPr>
            <w:rFonts w:eastAsia="Times New Roman"/>
            <w:rPrChange w:id="4649" w:author="Orion" w:date="2011-05-01T20:13:00Z">
              <w:rPr>
                <w:rFonts w:eastAsia="Times New Roman" w:cs="Times New Roman"/>
                <w:b/>
                <w:bCs/>
                <w:sz w:val="48"/>
                <w:szCs w:val="48"/>
                <w:lang w:val="en-US"/>
              </w:rPr>
            </w:rPrChange>
          </w:rPr>
          <w:delText xml:space="preserve"> </w:delText>
        </w:r>
      </w:del>
    </w:p>
    <w:p w14:paraId="4DF6D042" w14:textId="77777777" w:rsidR="00BB1765" w:rsidRPr="00650D90" w:rsidDel="00D873A4" w:rsidRDefault="00BB1765">
      <w:pPr>
        <w:rPr>
          <w:del w:id="4650" w:author="Orion" w:date="2011-03-31T18:25:00Z"/>
          <w:rPrChange w:id="4651" w:author="Orion" w:date="2011-05-01T20:13:00Z">
            <w:rPr>
              <w:del w:id="4652" w:author="Orion" w:date="2011-03-31T18:25:00Z"/>
              <w:rFonts w:cs="Times New Roman"/>
              <w:lang w:val="en-US"/>
            </w:rPr>
          </w:rPrChange>
        </w:rPr>
        <w:pPrChange w:id="4653" w:author="Orion" w:date="2011-06-22T18:17:00Z">
          <w:pPr>
            <w:jc w:val="both"/>
          </w:pPr>
        </w:pPrChange>
      </w:pPr>
    </w:p>
    <w:p w14:paraId="10A04F3E" w14:textId="77777777" w:rsidR="00BB1765" w:rsidRPr="00650D90" w:rsidDel="00D873A4" w:rsidRDefault="00BB1765">
      <w:pPr>
        <w:rPr>
          <w:del w:id="4654" w:author="Orion" w:date="2011-03-31T18:25:00Z"/>
          <w:rFonts w:eastAsia="Times New Roman"/>
          <w:rPrChange w:id="4655" w:author="Orion" w:date="2011-05-01T20:13:00Z">
            <w:rPr>
              <w:del w:id="4656" w:author="Orion" w:date="2011-03-31T18:25:00Z"/>
              <w:rFonts w:eastAsia="Times New Roman" w:cs="Times New Roman"/>
              <w:lang w:val="en-US"/>
            </w:rPr>
          </w:rPrChange>
        </w:rPr>
        <w:pPrChange w:id="4657" w:author="Orion" w:date="2011-06-22T18:17:00Z">
          <w:pPr>
            <w:jc w:val="both"/>
          </w:pPr>
        </w:pPrChange>
      </w:pPr>
      <w:del w:id="4658" w:author="Orion" w:date="2011-03-31T18:25:00Z">
        <w:r w:rsidRPr="00650D90" w:rsidDel="00D873A4">
          <w:rPr>
            <w:rFonts w:eastAsia="Times New Roman"/>
            <w:rPrChange w:id="4659" w:author="Orion" w:date="2011-05-01T20:13:00Z">
              <w:rPr>
                <w:rFonts w:eastAsia="Times New Roman" w:cs="Times New Roman"/>
                <w:b/>
                <w:bCs/>
                <w:sz w:val="48"/>
                <w:szCs w:val="48"/>
                <w:lang w:val="en-US"/>
              </w:rPr>
            </w:rPrChange>
          </w:rPr>
          <w:delText>[4] FlightGear Flight Simulator:</w:delText>
        </w:r>
      </w:del>
    </w:p>
    <w:p w14:paraId="710CBA23" w14:textId="77777777" w:rsidR="00BB1765" w:rsidRPr="00650D90" w:rsidDel="00D873A4" w:rsidRDefault="00CE385B">
      <w:pPr>
        <w:rPr>
          <w:del w:id="4660" w:author="Orion" w:date="2011-03-31T18:25:00Z"/>
          <w:rFonts w:eastAsia="Times New Roman"/>
          <w:rPrChange w:id="4661" w:author="Orion" w:date="2011-05-01T20:13:00Z">
            <w:rPr>
              <w:del w:id="4662" w:author="Orion" w:date="2011-03-31T18:25:00Z"/>
              <w:rFonts w:eastAsia="Times New Roman" w:cs="Times New Roman"/>
              <w:lang w:val="en-US"/>
            </w:rPr>
          </w:rPrChange>
        </w:rPr>
        <w:pPrChange w:id="4663" w:author="Orion" w:date="2011-06-22T18:17:00Z">
          <w:pPr>
            <w:jc w:val="both"/>
          </w:pPr>
        </w:pPrChange>
      </w:pPr>
      <w:del w:id="4664" w:author="Orion" w:date="2011-03-31T18:25:00Z">
        <w:r w:rsidRPr="00246937" w:rsidDel="00D873A4">
          <w:rPr>
            <w:rPrChange w:id="4665" w:author="Orion" w:date="2011-04-24T22:32:00Z">
              <w:rPr>
                <w:rStyle w:val="Hyperlink"/>
                <w:b/>
                <w:bCs/>
                <w:sz w:val="48"/>
                <w:szCs w:val="48"/>
              </w:rPr>
            </w:rPrChange>
          </w:rPr>
          <w:fldChar w:fldCharType="begin"/>
        </w:r>
        <w:r w:rsidRPr="00650D90" w:rsidDel="00D873A4">
          <w:rPr>
            <w:rPrChange w:id="4666" w:author="Orion" w:date="2011-05-01T20:13:00Z">
              <w:rPr>
                <w:b/>
                <w:bCs/>
                <w:sz w:val="48"/>
                <w:szCs w:val="48"/>
              </w:rPr>
            </w:rPrChange>
          </w:rPr>
          <w:delInstrText xml:space="preserve"> HYPERLINK "http://www.flightgear.org/" </w:delInstrText>
        </w:r>
        <w:r w:rsidRPr="00246937" w:rsidDel="00D873A4">
          <w:rPr>
            <w:rPrChange w:id="4667" w:author="Orion" w:date="2011-04-24T22:32:00Z">
              <w:rPr>
                <w:rStyle w:val="Hyperlink"/>
                <w:b/>
                <w:bCs/>
                <w:sz w:val="48"/>
                <w:szCs w:val="48"/>
              </w:rPr>
            </w:rPrChange>
          </w:rPr>
          <w:fldChar w:fldCharType="separate"/>
        </w:r>
        <w:r w:rsidR="00BB1765" w:rsidRPr="00650D90" w:rsidDel="00D873A4">
          <w:rPr>
            <w:rStyle w:val="Hyperlink"/>
            <w:rFonts w:cs="Times New Roman"/>
            <w:rPrChange w:id="4668" w:author="Orion" w:date="2011-05-01T20:13:00Z">
              <w:rPr>
                <w:rStyle w:val="Hyperlink"/>
                <w:b/>
                <w:bCs/>
                <w:sz w:val="48"/>
                <w:szCs w:val="48"/>
              </w:rPr>
            </w:rPrChange>
          </w:rPr>
          <w:delText>http://www.flightgear.org/</w:delText>
        </w:r>
        <w:r w:rsidRPr="00246937" w:rsidDel="00D873A4">
          <w:rPr>
            <w:rStyle w:val="Hyperlink"/>
            <w:rFonts w:cs="Times New Roman"/>
            <w:rPrChange w:id="4669" w:author="Orion" w:date="2011-04-24T22:32:00Z">
              <w:rPr>
                <w:rStyle w:val="Hyperlink"/>
                <w:b/>
                <w:bCs/>
                <w:sz w:val="48"/>
                <w:szCs w:val="48"/>
              </w:rPr>
            </w:rPrChange>
          </w:rPr>
          <w:fldChar w:fldCharType="end"/>
        </w:r>
        <w:r w:rsidR="00BB1765" w:rsidRPr="00650D90" w:rsidDel="00D873A4">
          <w:rPr>
            <w:rFonts w:eastAsia="Times New Roman"/>
            <w:rPrChange w:id="4670" w:author="Orion" w:date="2011-05-01T20:13:00Z">
              <w:rPr>
                <w:rFonts w:eastAsia="Times New Roman" w:cs="Times New Roman"/>
                <w:b/>
                <w:bCs/>
                <w:sz w:val="48"/>
                <w:szCs w:val="48"/>
                <w:lang w:val="en-US"/>
              </w:rPr>
            </w:rPrChange>
          </w:rPr>
          <w:delText xml:space="preserve"> </w:delText>
        </w:r>
      </w:del>
    </w:p>
    <w:p w14:paraId="104DCEE6" w14:textId="77777777" w:rsidR="00BB1765" w:rsidRPr="00650D90" w:rsidDel="00D873A4" w:rsidRDefault="00BB1765">
      <w:pPr>
        <w:rPr>
          <w:del w:id="4671" w:author="Orion" w:date="2011-03-31T18:25:00Z"/>
          <w:rPrChange w:id="4672" w:author="Orion" w:date="2011-05-01T20:13:00Z">
            <w:rPr>
              <w:del w:id="4673" w:author="Orion" w:date="2011-03-31T18:25:00Z"/>
              <w:rFonts w:cs="Times New Roman"/>
              <w:lang w:val="en-US"/>
            </w:rPr>
          </w:rPrChange>
        </w:rPr>
        <w:pPrChange w:id="4674" w:author="Orion" w:date="2011-06-22T18:17:00Z">
          <w:pPr>
            <w:jc w:val="both"/>
          </w:pPr>
        </w:pPrChange>
      </w:pPr>
    </w:p>
    <w:p w14:paraId="1406FC8A" w14:textId="77777777" w:rsidR="00BB1765" w:rsidRPr="00650D90" w:rsidDel="00D873A4" w:rsidRDefault="00BB1765">
      <w:pPr>
        <w:rPr>
          <w:del w:id="4675" w:author="Orion" w:date="2011-03-31T18:25:00Z"/>
          <w:rFonts w:eastAsia="Times New Roman"/>
          <w:color w:val="000000"/>
          <w:rPrChange w:id="4676" w:author="Orion" w:date="2011-05-01T20:13:00Z">
            <w:rPr>
              <w:del w:id="4677" w:author="Orion" w:date="2011-03-31T18:25:00Z"/>
              <w:rFonts w:eastAsia="Times New Roman" w:cs="Times New Roman"/>
              <w:color w:val="000000"/>
              <w:lang w:val="en-US"/>
            </w:rPr>
          </w:rPrChange>
        </w:rPr>
        <w:pPrChange w:id="4678" w:author="Orion" w:date="2011-06-22T18:17:00Z">
          <w:pPr>
            <w:jc w:val="both"/>
          </w:pPr>
        </w:pPrChange>
      </w:pPr>
      <w:del w:id="4679" w:author="Orion" w:date="2011-03-31T18:25:00Z">
        <w:r w:rsidRPr="00650D90" w:rsidDel="00D873A4">
          <w:rPr>
            <w:rFonts w:eastAsia="Times New Roman"/>
            <w:rPrChange w:id="4680" w:author="Orion" w:date="2011-05-01T20:13:00Z">
              <w:rPr>
                <w:rFonts w:eastAsia="Times New Roman" w:cs="Times New Roman"/>
                <w:b/>
                <w:bCs/>
                <w:sz w:val="48"/>
                <w:szCs w:val="48"/>
                <w:lang w:val="en-US"/>
              </w:rPr>
            </w:rPrChange>
          </w:rPr>
          <w:delText xml:space="preserve">[5] </w:delText>
        </w:r>
        <w:bookmarkStart w:id="4681" w:name="firstHeading"/>
        <w:bookmarkEnd w:id="4681"/>
        <w:r w:rsidRPr="00650D90" w:rsidDel="00D873A4">
          <w:rPr>
            <w:rFonts w:eastAsia="Times New Roman"/>
            <w:color w:val="000000"/>
            <w:rPrChange w:id="4682" w:author="Orion" w:date="2011-05-01T20:13:00Z">
              <w:rPr>
                <w:rFonts w:eastAsia="Times New Roman" w:cs="Times New Roman"/>
                <w:b/>
                <w:bCs/>
                <w:color w:val="000000"/>
                <w:sz w:val="48"/>
                <w:szCs w:val="48"/>
                <w:lang w:val="en-US"/>
              </w:rPr>
            </w:rPrChange>
          </w:rPr>
          <w:delText>OpenEaagles:</w:delText>
        </w:r>
      </w:del>
    </w:p>
    <w:p w14:paraId="6B12E956" w14:textId="77777777" w:rsidR="00BB1765" w:rsidRPr="00650D90" w:rsidDel="00D873A4" w:rsidRDefault="00CE385B">
      <w:pPr>
        <w:rPr>
          <w:del w:id="4683" w:author="Orion" w:date="2011-03-31T18:25:00Z"/>
          <w:rFonts w:eastAsia="Times New Roman"/>
          <w:rPrChange w:id="4684" w:author="Orion" w:date="2011-05-01T20:13:00Z">
            <w:rPr>
              <w:del w:id="4685" w:author="Orion" w:date="2011-03-31T18:25:00Z"/>
              <w:rFonts w:eastAsia="Times New Roman" w:cs="Times New Roman"/>
              <w:lang w:val="en-US"/>
            </w:rPr>
          </w:rPrChange>
        </w:rPr>
        <w:pPrChange w:id="4686" w:author="Orion" w:date="2011-06-22T18:17:00Z">
          <w:pPr>
            <w:jc w:val="both"/>
          </w:pPr>
        </w:pPrChange>
      </w:pPr>
      <w:del w:id="4687" w:author="Orion" w:date="2011-03-31T18:25:00Z">
        <w:r w:rsidRPr="00246937" w:rsidDel="00D873A4">
          <w:rPr>
            <w:rPrChange w:id="4688" w:author="Orion" w:date="2011-04-24T22:32:00Z">
              <w:rPr>
                <w:rStyle w:val="Hyperlink"/>
                <w:b/>
                <w:bCs/>
                <w:sz w:val="48"/>
                <w:szCs w:val="48"/>
              </w:rPr>
            </w:rPrChange>
          </w:rPr>
          <w:fldChar w:fldCharType="begin"/>
        </w:r>
        <w:r w:rsidRPr="00650D90" w:rsidDel="00D873A4">
          <w:rPr>
            <w:rPrChange w:id="4689" w:author="Orion" w:date="2011-05-01T20:13:00Z">
              <w:rPr>
                <w:b/>
                <w:bCs/>
                <w:sz w:val="48"/>
                <w:szCs w:val="48"/>
              </w:rPr>
            </w:rPrChange>
          </w:rPr>
          <w:delInstrText xml:space="preserve"> HYPERLINK "http://www.openeaagles.org/" </w:delInstrText>
        </w:r>
        <w:r w:rsidRPr="00246937" w:rsidDel="00D873A4">
          <w:rPr>
            <w:rPrChange w:id="4690" w:author="Orion" w:date="2011-04-24T22:32:00Z">
              <w:rPr>
                <w:rStyle w:val="Hyperlink"/>
                <w:b/>
                <w:bCs/>
                <w:sz w:val="48"/>
                <w:szCs w:val="48"/>
              </w:rPr>
            </w:rPrChange>
          </w:rPr>
          <w:fldChar w:fldCharType="separate"/>
        </w:r>
        <w:r w:rsidR="00BB1765" w:rsidRPr="00650D90" w:rsidDel="00D873A4">
          <w:rPr>
            <w:rStyle w:val="Hyperlink"/>
            <w:rFonts w:cs="Times New Roman"/>
            <w:rPrChange w:id="4691" w:author="Orion" w:date="2011-05-01T20:13:00Z">
              <w:rPr>
                <w:rStyle w:val="Hyperlink"/>
                <w:b/>
                <w:bCs/>
                <w:sz w:val="48"/>
                <w:szCs w:val="48"/>
              </w:rPr>
            </w:rPrChange>
          </w:rPr>
          <w:delText>http://www.openeaagles.org/</w:delText>
        </w:r>
        <w:r w:rsidRPr="00246937" w:rsidDel="00D873A4">
          <w:rPr>
            <w:rStyle w:val="Hyperlink"/>
            <w:rFonts w:cs="Times New Roman"/>
            <w:rPrChange w:id="4692" w:author="Orion" w:date="2011-04-24T22:32:00Z">
              <w:rPr>
                <w:rStyle w:val="Hyperlink"/>
                <w:b/>
                <w:bCs/>
                <w:sz w:val="48"/>
                <w:szCs w:val="48"/>
              </w:rPr>
            </w:rPrChange>
          </w:rPr>
          <w:fldChar w:fldCharType="end"/>
        </w:r>
        <w:r w:rsidR="00BB1765" w:rsidRPr="00650D90" w:rsidDel="00D873A4">
          <w:rPr>
            <w:rFonts w:eastAsia="Times New Roman"/>
            <w:rPrChange w:id="4693" w:author="Orion" w:date="2011-05-01T20:13:00Z">
              <w:rPr>
                <w:rFonts w:eastAsia="Times New Roman" w:cs="Times New Roman"/>
                <w:b/>
                <w:bCs/>
                <w:sz w:val="48"/>
                <w:szCs w:val="48"/>
                <w:lang w:val="en-US"/>
              </w:rPr>
            </w:rPrChange>
          </w:rPr>
          <w:delText xml:space="preserve"> </w:delText>
        </w:r>
      </w:del>
    </w:p>
    <w:p w14:paraId="4F8E72B7" w14:textId="77777777" w:rsidR="00BB1765" w:rsidRPr="00650D90" w:rsidDel="00D873A4" w:rsidRDefault="00BB1765">
      <w:pPr>
        <w:rPr>
          <w:del w:id="4694" w:author="Orion" w:date="2011-03-31T18:25:00Z"/>
          <w:rPrChange w:id="4695" w:author="Orion" w:date="2011-05-01T20:13:00Z">
            <w:rPr>
              <w:del w:id="4696" w:author="Orion" w:date="2011-03-31T18:25:00Z"/>
              <w:rFonts w:cs="Times New Roman"/>
              <w:lang w:val="en-US"/>
            </w:rPr>
          </w:rPrChange>
        </w:rPr>
        <w:pPrChange w:id="4697" w:author="Orion" w:date="2011-06-22T18:17:00Z">
          <w:pPr>
            <w:jc w:val="both"/>
          </w:pPr>
        </w:pPrChange>
      </w:pPr>
    </w:p>
    <w:p w14:paraId="26D3B4AB" w14:textId="77777777" w:rsidR="00BB1765" w:rsidRPr="00B42FC5" w:rsidDel="00D873A4" w:rsidRDefault="00BB1765">
      <w:pPr>
        <w:rPr>
          <w:del w:id="4698" w:author="Orion" w:date="2011-03-31T18:25:00Z"/>
          <w:rFonts w:eastAsia="Times New Roman"/>
        </w:rPr>
        <w:pPrChange w:id="4699" w:author="Orion" w:date="2011-06-22T18:17:00Z">
          <w:pPr>
            <w:jc w:val="both"/>
          </w:pPr>
        </w:pPrChange>
      </w:pPr>
      <w:del w:id="4700" w:author="Orion" w:date="2011-03-31T18:25:00Z">
        <w:r w:rsidRPr="00650D90" w:rsidDel="00D873A4">
          <w:rPr>
            <w:rFonts w:eastAsia="Times New Roman"/>
            <w:rPrChange w:id="4701" w:author="Orion" w:date="2011-05-01T20:13:00Z">
              <w:rPr>
                <w:rFonts w:eastAsia="Times New Roman" w:cs="Times New Roman"/>
                <w:b/>
                <w:bCs/>
                <w:sz w:val="48"/>
                <w:szCs w:val="48"/>
              </w:rPr>
            </w:rPrChange>
          </w:rPr>
          <w:delText>[6] AVIATOR VISUAL  DESIGN SIMULATOR (AVDS) User Manual</w:delText>
        </w:r>
      </w:del>
    </w:p>
    <w:p w14:paraId="22C6C3F6" w14:textId="77777777" w:rsidR="00BB1765" w:rsidRPr="00B42FC5" w:rsidDel="00D873A4" w:rsidRDefault="00CE385B">
      <w:pPr>
        <w:rPr>
          <w:del w:id="4702" w:author="Orion" w:date="2011-03-31T18:25:00Z"/>
          <w:rFonts w:eastAsia="Times New Roman"/>
        </w:rPr>
        <w:pPrChange w:id="4703" w:author="Orion" w:date="2011-06-22T18:17:00Z">
          <w:pPr>
            <w:jc w:val="both"/>
          </w:pPr>
        </w:pPrChange>
      </w:pPr>
      <w:del w:id="4704" w:author="Orion" w:date="2011-03-31T18:25:00Z">
        <w:r w:rsidRPr="00246937" w:rsidDel="00D873A4">
          <w:rPr>
            <w:rPrChange w:id="4705" w:author="Orion" w:date="2011-04-24T22:32:00Z">
              <w:rPr>
                <w:rStyle w:val="Hyperlink"/>
                <w:b/>
                <w:bCs/>
                <w:sz w:val="48"/>
                <w:szCs w:val="48"/>
              </w:rPr>
            </w:rPrChange>
          </w:rPr>
          <w:fldChar w:fldCharType="begin"/>
        </w:r>
        <w:r w:rsidRPr="00650D90" w:rsidDel="00D873A4">
          <w:rPr>
            <w:rPrChange w:id="4706" w:author="Orion" w:date="2011-05-01T20:13:00Z">
              <w:rPr>
                <w:b/>
                <w:bCs/>
                <w:sz w:val="48"/>
                <w:szCs w:val="48"/>
              </w:rPr>
            </w:rPrChange>
          </w:rPr>
          <w:delInstrText xml:space="preserve"> HYPERLINK "http://www.rassimtech.com/documentation/AVDSManual.pdf" </w:delInstrText>
        </w:r>
        <w:r w:rsidRPr="00246937" w:rsidDel="00D873A4">
          <w:rPr>
            <w:rPrChange w:id="4707" w:author="Orion" w:date="2011-04-24T22:32:00Z">
              <w:rPr>
                <w:rStyle w:val="Hyperlink"/>
                <w:b/>
                <w:bCs/>
                <w:sz w:val="48"/>
                <w:szCs w:val="48"/>
              </w:rPr>
            </w:rPrChange>
          </w:rPr>
          <w:fldChar w:fldCharType="separate"/>
        </w:r>
        <w:r w:rsidR="00BB1765" w:rsidRPr="00650D90" w:rsidDel="00D873A4">
          <w:rPr>
            <w:rStyle w:val="Hyperlink"/>
            <w:rFonts w:cs="Times New Roman"/>
            <w:rPrChange w:id="4708" w:author="Orion" w:date="2011-05-01T20:13:00Z">
              <w:rPr>
                <w:rStyle w:val="Hyperlink"/>
                <w:b/>
                <w:bCs/>
                <w:sz w:val="48"/>
                <w:szCs w:val="48"/>
              </w:rPr>
            </w:rPrChange>
          </w:rPr>
          <w:delText>http://www.rassimtech.com/documentation/AVDSManual.pdf</w:delText>
        </w:r>
        <w:r w:rsidRPr="00246937" w:rsidDel="00D873A4">
          <w:rPr>
            <w:rStyle w:val="Hyperlink"/>
            <w:rFonts w:cs="Times New Roman"/>
            <w:rPrChange w:id="4709" w:author="Orion" w:date="2011-04-24T22:32:00Z">
              <w:rPr>
                <w:rStyle w:val="Hyperlink"/>
                <w:b/>
                <w:bCs/>
                <w:sz w:val="48"/>
                <w:szCs w:val="48"/>
              </w:rPr>
            </w:rPrChange>
          </w:rPr>
          <w:fldChar w:fldCharType="end"/>
        </w:r>
        <w:r w:rsidR="00BB1765" w:rsidRPr="00650D90" w:rsidDel="00D873A4">
          <w:rPr>
            <w:rFonts w:eastAsia="Times New Roman"/>
            <w:rPrChange w:id="4710" w:author="Orion" w:date="2011-05-01T20:13:00Z">
              <w:rPr>
                <w:rFonts w:eastAsia="Times New Roman" w:cs="Times New Roman"/>
                <w:b/>
                <w:bCs/>
                <w:sz w:val="48"/>
                <w:szCs w:val="48"/>
              </w:rPr>
            </w:rPrChange>
          </w:rPr>
          <w:delText xml:space="preserve"> </w:delText>
        </w:r>
      </w:del>
    </w:p>
    <w:p w14:paraId="3E5884EA" w14:textId="77777777" w:rsidR="00BB1765" w:rsidRPr="00650D90" w:rsidDel="00531F30" w:rsidRDefault="00BB1765">
      <w:pPr>
        <w:rPr>
          <w:del w:id="4711" w:author="Orion" w:date="2011-03-31T22:56:00Z"/>
        </w:rPr>
        <w:pPrChange w:id="4712" w:author="Orion" w:date="2011-06-22T18:17:00Z">
          <w:pPr>
            <w:jc w:val="both"/>
          </w:pPr>
        </w:pPrChange>
      </w:pPr>
    </w:p>
    <w:p w14:paraId="64EFE8F6" w14:textId="77777777" w:rsidR="00BB1765" w:rsidRPr="00650D90" w:rsidDel="00152534" w:rsidRDefault="00BB1765">
      <w:pPr>
        <w:rPr>
          <w:del w:id="4713" w:author="Orion" w:date="2011-03-31T18:25:00Z"/>
          <w:rFonts w:eastAsia="TimesNewRomanMS"/>
          <w:rPrChange w:id="4714" w:author="Orion" w:date="2011-05-01T20:13:00Z">
            <w:rPr>
              <w:del w:id="4715" w:author="Orion" w:date="2011-03-31T18:25:00Z"/>
              <w:rFonts w:eastAsia="TimesNewRomanMS" w:cs="Times New Roman"/>
              <w:lang w:val="en-US"/>
            </w:rPr>
          </w:rPrChange>
        </w:rPr>
        <w:pPrChange w:id="4716" w:author="Orion" w:date="2011-06-22T18:17:00Z">
          <w:pPr>
            <w:jc w:val="both"/>
          </w:pPr>
        </w:pPrChange>
      </w:pPr>
      <w:del w:id="4717" w:author="Orion" w:date="2011-03-31T18:25:00Z">
        <w:r w:rsidRPr="00650D90" w:rsidDel="00152534">
          <w:rPr>
            <w:rFonts w:eastAsia="Times New Roman"/>
            <w:rPrChange w:id="4718" w:author="Orion" w:date="2011-05-01T20:13:00Z">
              <w:rPr>
                <w:rFonts w:eastAsia="Times New Roman" w:cs="Times New Roman"/>
                <w:b/>
                <w:bCs/>
                <w:sz w:val="48"/>
                <w:szCs w:val="48"/>
              </w:rPr>
            </w:rPrChange>
          </w:rPr>
          <w:delText>[7]</w:delText>
        </w:r>
        <w:r w:rsidRPr="00650D90" w:rsidDel="00152534">
          <w:rPr>
            <w:rFonts w:eastAsia="TimesNewRomanMS"/>
            <w:rPrChange w:id="4719" w:author="Orion" w:date="2011-05-01T20:13:00Z">
              <w:rPr>
                <w:rFonts w:eastAsia="TimesNewRomanMS" w:cs="TimesNewRomanMS"/>
                <w:b/>
                <w:bCs/>
                <w:sz w:val="48"/>
                <w:szCs w:val="48"/>
              </w:rPr>
            </w:rPrChange>
          </w:rPr>
          <w:delText xml:space="preserve"> Bilimoria, K., et al. </w:delText>
        </w:r>
        <w:r w:rsidRPr="00650D90" w:rsidDel="00152534">
          <w:rPr>
            <w:rFonts w:eastAsia="TimesNewRomanItMS"/>
            <w:i/>
            <w:iCs/>
            <w:rPrChange w:id="4720" w:author="Orion" w:date="2011-05-01T20:13:00Z">
              <w:rPr>
                <w:rFonts w:eastAsia="TimesNewRomanItMS" w:cs="TimesNewRomanItMS"/>
                <w:b/>
                <w:bCs/>
                <w:i/>
                <w:iCs/>
                <w:sz w:val="48"/>
                <w:szCs w:val="48"/>
                <w:lang w:val="en-US"/>
              </w:rPr>
            </w:rPrChange>
          </w:rPr>
          <w:delText>FACET: Future ATM Concepts Evaluation Tool</w:delText>
        </w:r>
        <w:r w:rsidRPr="00650D90" w:rsidDel="00152534">
          <w:rPr>
            <w:rFonts w:eastAsia="TimesNewRomanMS"/>
            <w:rPrChange w:id="4721"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4722" w:author="Orion" w:date="2011-05-01T20:13:00Z">
              <w:rPr>
                <w:rFonts w:eastAsia="TimesNewRomanItMS" w:cs="TimesNewRomanItMS"/>
                <w:b/>
                <w:bCs/>
                <w:i/>
                <w:iCs/>
                <w:sz w:val="48"/>
                <w:szCs w:val="48"/>
                <w:lang w:val="en-US"/>
              </w:rPr>
            </w:rPrChange>
          </w:rPr>
          <w:delText>3rd USA/Europe ATM 2001 R&amp;D Seminar</w:delText>
        </w:r>
        <w:r w:rsidRPr="00650D90" w:rsidDel="00152534">
          <w:rPr>
            <w:rFonts w:eastAsia="TimesNewRomanMS"/>
            <w:rPrChange w:id="4723" w:author="Orion" w:date="2011-05-01T20:13:00Z">
              <w:rPr>
                <w:rFonts w:eastAsia="TimesNewRomanMS" w:cs="TimesNewRomanMS"/>
                <w:b/>
                <w:bCs/>
                <w:sz w:val="48"/>
                <w:szCs w:val="48"/>
                <w:lang w:val="en-US"/>
              </w:rPr>
            </w:rPrChange>
          </w:rPr>
          <w:delText>. 2000. Napoli, Italy.</w:delText>
        </w:r>
      </w:del>
    </w:p>
    <w:p w14:paraId="62C90B0B" w14:textId="77777777" w:rsidR="00BB1765" w:rsidRPr="00650D90" w:rsidDel="00152534" w:rsidRDefault="00BB1765">
      <w:pPr>
        <w:rPr>
          <w:del w:id="4724" w:author="Orion" w:date="2011-03-31T18:25:00Z"/>
          <w:rPrChange w:id="4725" w:author="Orion" w:date="2011-05-01T20:13:00Z">
            <w:rPr>
              <w:del w:id="4726" w:author="Orion" w:date="2011-03-31T18:25:00Z"/>
              <w:rFonts w:cs="Times New Roman"/>
              <w:lang w:val="en-US"/>
            </w:rPr>
          </w:rPrChange>
        </w:rPr>
        <w:pPrChange w:id="4727" w:author="Orion" w:date="2011-06-22T18:17:00Z">
          <w:pPr>
            <w:jc w:val="both"/>
          </w:pPr>
        </w:pPrChange>
      </w:pPr>
    </w:p>
    <w:p w14:paraId="55B9917E" w14:textId="77777777" w:rsidR="00BB1765" w:rsidRPr="00650D90" w:rsidDel="00152534" w:rsidRDefault="00BB1765">
      <w:pPr>
        <w:rPr>
          <w:del w:id="4728" w:author="Orion" w:date="2011-03-31T18:25:00Z"/>
          <w:rFonts w:eastAsia="TimesNewRomanMS"/>
          <w:rPrChange w:id="4729" w:author="Orion" w:date="2011-05-01T20:13:00Z">
            <w:rPr>
              <w:del w:id="4730" w:author="Orion" w:date="2011-03-31T18:25:00Z"/>
              <w:rFonts w:eastAsia="TimesNewRomanMS" w:cs="Times New Roman"/>
              <w:lang w:val="en-US"/>
            </w:rPr>
          </w:rPrChange>
        </w:rPr>
        <w:pPrChange w:id="4731" w:author="Orion" w:date="2011-06-22T18:17:00Z">
          <w:pPr>
            <w:autoSpaceDE w:val="0"/>
          </w:pPr>
        </w:pPrChange>
      </w:pPr>
      <w:del w:id="4732" w:author="Orion" w:date="2011-03-31T18:25:00Z">
        <w:r w:rsidRPr="00650D90" w:rsidDel="00152534">
          <w:rPr>
            <w:rFonts w:eastAsia="TimesNewRomanMS"/>
            <w:rPrChange w:id="4733" w:author="Orion" w:date="2011-05-01T20:13:00Z">
              <w:rPr>
                <w:rFonts w:eastAsia="TimesNewRomanMS" w:cs="TimesNewRomanMS"/>
                <w:b/>
                <w:bCs/>
                <w:sz w:val="48"/>
                <w:szCs w:val="48"/>
                <w:lang w:val="en-US"/>
              </w:rPr>
            </w:rPrChange>
          </w:rPr>
          <w:delText xml:space="preserve">[8] Smith, P., et al., </w:delText>
        </w:r>
        <w:r w:rsidRPr="00650D90" w:rsidDel="00152534">
          <w:rPr>
            <w:rFonts w:eastAsia="TimesNewRomanItMS"/>
            <w:i/>
            <w:iCs/>
            <w:rPrChange w:id="4734" w:author="Orion" w:date="2011-05-01T20:13:00Z">
              <w:rPr>
                <w:rFonts w:eastAsia="TimesNewRomanItMS" w:cs="TimesNewRomanItMS"/>
                <w:b/>
                <w:bCs/>
                <w:i/>
                <w:iCs/>
                <w:sz w:val="48"/>
                <w:szCs w:val="48"/>
                <w:lang w:val="en-US"/>
              </w:rPr>
            </w:rPrChange>
          </w:rPr>
          <w:delText>The design of FACET to support use by airline operations centers</w:delText>
        </w:r>
        <w:r w:rsidRPr="00650D90" w:rsidDel="00152534">
          <w:rPr>
            <w:rFonts w:eastAsia="TimesNewRomanMS"/>
            <w:rPrChange w:id="4735" w:author="Orion" w:date="2011-05-01T20:13:00Z">
              <w:rPr>
                <w:rFonts w:eastAsia="TimesNewRomanMS" w:cs="TimesNewRomanMS"/>
                <w:b/>
                <w:bCs/>
                <w:sz w:val="48"/>
                <w:szCs w:val="48"/>
                <w:lang w:val="en-US"/>
              </w:rPr>
            </w:rPrChange>
          </w:rPr>
          <w:delText>. 2004, IEEE.</w:delText>
        </w:r>
      </w:del>
    </w:p>
    <w:p w14:paraId="4B0F6936" w14:textId="77777777" w:rsidR="00BB1765" w:rsidRPr="00650D90" w:rsidDel="00152534" w:rsidRDefault="00BB1765">
      <w:pPr>
        <w:rPr>
          <w:del w:id="4736" w:author="Orion" w:date="2011-03-31T18:25:00Z"/>
          <w:rPrChange w:id="4737" w:author="Orion" w:date="2011-05-01T20:13:00Z">
            <w:rPr>
              <w:del w:id="4738" w:author="Orion" w:date="2011-03-31T18:25:00Z"/>
              <w:rFonts w:cs="Times New Roman"/>
              <w:lang w:val="en-US"/>
            </w:rPr>
          </w:rPrChange>
        </w:rPr>
        <w:pPrChange w:id="4739" w:author="Orion" w:date="2011-06-22T18:17:00Z">
          <w:pPr>
            <w:autoSpaceDE w:val="0"/>
          </w:pPr>
        </w:pPrChange>
      </w:pPr>
    </w:p>
    <w:p w14:paraId="29441FAD" w14:textId="77777777" w:rsidR="00BB1765" w:rsidRPr="00650D90" w:rsidDel="00152534" w:rsidRDefault="00BB1765">
      <w:pPr>
        <w:rPr>
          <w:del w:id="4740" w:author="Orion" w:date="2011-03-31T18:25:00Z"/>
          <w:rFonts w:eastAsia="TimesNewRomanMS"/>
          <w:color w:val="000000"/>
          <w:rPrChange w:id="4741" w:author="Orion" w:date="2011-05-01T20:13:00Z">
            <w:rPr>
              <w:del w:id="4742" w:author="Orion" w:date="2011-03-31T18:25:00Z"/>
              <w:rFonts w:eastAsia="TimesNewRomanMS" w:cs="Times New Roman"/>
              <w:color w:val="000000"/>
              <w:lang w:val="en-US"/>
            </w:rPr>
          </w:rPrChange>
        </w:rPr>
        <w:pPrChange w:id="4743" w:author="Orion" w:date="2011-06-22T18:17:00Z">
          <w:pPr>
            <w:autoSpaceDE w:val="0"/>
          </w:pPr>
        </w:pPrChange>
      </w:pPr>
      <w:del w:id="4744" w:author="Orion" w:date="2011-03-31T18:25:00Z">
        <w:r w:rsidRPr="00650D90" w:rsidDel="00152534">
          <w:rPr>
            <w:rFonts w:eastAsia="TimesNewRomanMS"/>
            <w:rPrChange w:id="4745" w:author="Orion" w:date="2011-05-01T20:13:00Z">
              <w:rPr>
                <w:rFonts w:eastAsia="TimesNewRomanMS" w:cs="TimesNewRomanMS"/>
                <w:b/>
                <w:bCs/>
                <w:sz w:val="48"/>
                <w:szCs w:val="48"/>
                <w:lang w:val="en-US"/>
              </w:rPr>
            </w:rPrChange>
          </w:rPr>
          <w:delText>[9]</w:delText>
        </w:r>
        <w:r w:rsidRPr="00650D90" w:rsidDel="00152534">
          <w:rPr>
            <w:rFonts w:eastAsia="TimesNewRomanItMS"/>
            <w:i/>
            <w:iCs/>
            <w:color w:val="000000"/>
            <w:rPrChange w:id="4746" w:author="Orion" w:date="2011-05-01T20:13:00Z">
              <w:rPr>
                <w:rFonts w:eastAsia="TimesNewRomanItMS" w:cs="TimesNewRomanItMS"/>
                <w:b/>
                <w:bCs/>
                <w:i/>
                <w:iCs/>
                <w:color w:val="000000"/>
                <w:sz w:val="48"/>
                <w:szCs w:val="48"/>
                <w:lang w:val="en-US"/>
              </w:rPr>
            </w:rPrChange>
          </w:rPr>
          <w:delText>Flight Explorer</w:delText>
        </w:r>
        <w:r w:rsidRPr="00650D90" w:rsidDel="00152534">
          <w:rPr>
            <w:rFonts w:eastAsia="TimesNewRomanMS"/>
            <w:color w:val="000000"/>
            <w:rPrChange w:id="4747" w:author="Orion" w:date="2011-05-01T20:13:00Z">
              <w:rPr>
                <w:rFonts w:eastAsia="TimesNewRomanMS" w:cs="TimesNewRomanMS"/>
                <w:b/>
                <w:bCs/>
                <w:color w:val="000000"/>
                <w:sz w:val="48"/>
                <w:szCs w:val="48"/>
                <w:lang w:val="en-US"/>
              </w:rPr>
            </w:rPrChange>
          </w:rPr>
          <w:delText>, Flight Explorer Inc.:</w:delText>
        </w:r>
      </w:del>
    </w:p>
    <w:p w14:paraId="357FE845" w14:textId="77777777" w:rsidR="00BB1765" w:rsidRPr="00650D90" w:rsidDel="00152534" w:rsidRDefault="00CE385B">
      <w:pPr>
        <w:rPr>
          <w:del w:id="4748" w:author="Orion" w:date="2011-03-31T18:25:00Z"/>
          <w:rFonts w:eastAsia="TimesNewRomanMS"/>
          <w:color w:val="000000"/>
          <w:rPrChange w:id="4749" w:author="Orion" w:date="2011-05-01T20:13:00Z">
            <w:rPr>
              <w:del w:id="4750" w:author="Orion" w:date="2011-03-31T18:25:00Z"/>
              <w:rFonts w:eastAsia="TimesNewRomanMS" w:cs="Times New Roman"/>
              <w:color w:val="000000"/>
              <w:lang w:val="en-US"/>
            </w:rPr>
          </w:rPrChange>
        </w:rPr>
        <w:pPrChange w:id="4751" w:author="Orion" w:date="2011-06-22T18:17:00Z">
          <w:pPr>
            <w:autoSpaceDE w:val="0"/>
          </w:pPr>
        </w:pPrChange>
      </w:pPr>
      <w:del w:id="4752" w:author="Orion" w:date="2011-03-31T18:25:00Z">
        <w:r w:rsidRPr="00246937" w:rsidDel="00152534">
          <w:rPr>
            <w:rPrChange w:id="4753" w:author="Orion" w:date="2011-04-24T22:32:00Z">
              <w:rPr>
                <w:rStyle w:val="Hyperlink"/>
                <w:b/>
                <w:bCs/>
                <w:sz w:val="48"/>
                <w:szCs w:val="48"/>
              </w:rPr>
            </w:rPrChange>
          </w:rPr>
          <w:fldChar w:fldCharType="begin"/>
        </w:r>
        <w:r w:rsidRPr="00650D90" w:rsidDel="00152534">
          <w:rPr>
            <w:rPrChange w:id="4754" w:author="Orion" w:date="2011-05-01T20:13:00Z">
              <w:rPr>
                <w:b/>
                <w:bCs/>
                <w:sz w:val="48"/>
                <w:szCs w:val="48"/>
              </w:rPr>
            </w:rPrChange>
          </w:rPr>
          <w:delInstrText xml:space="preserve"> HYPERLINK "http://www.flightexplorer.com/" </w:delInstrText>
        </w:r>
        <w:r w:rsidRPr="00246937" w:rsidDel="00152534">
          <w:rPr>
            <w:rPrChange w:id="4755" w:author="Orion" w:date="2011-04-24T22:32:00Z">
              <w:rPr>
                <w:rStyle w:val="Hyperlink"/>
                <w:b/>
                <w:bCs/>
                <w:sz w:val="48"/>
                <w:szCs w:val="48"/>
              </w:rPr>
            </w:rPrChange>
          </w:rPr>
          <w:fldChar w:fldCharType="separate"/>
        </w:r>
        <w:r w:rsidR="00BB1765" w:rsidRPr="00650D90" w:rsidDel="00152534">
          <w:rPr>
            <w:rStyle w:val="Hyperlink"/>
            <w:rFonts w:cs="Times New Roman"/>
            <w:rPrChange w:id="4756" w:author="Orion" w:date="2011-05-01T20:13:00Z">
              <w:rPr>
                <w:rStyle w:val="Hyperlink"/>
                <w:b/>
                <w:bCs/>
                <w:sz w:val="48"/>
                <w:szCs w:val="48"/>
              </w:rPr>
            </w:rPrChange>
          </w:rPr>
          <w:delText>http://www.flightexplorer.com/</w:delText>
        </w:r>
        <w:r w:rsidRPr="00246937" w:rsidDel="00152534">
          <w:rPr>
            <w:rStyle w:val="Hyperlink"/>
            <w:rFonts w:cs="Times New Roman"/>
            <w:rPrChange w:id="4757" w:author="Orion" w:date="2011-04-24T22:32:00Z">
              <w:rPr>
                <w:rStyle w:val="Hyperlink"/>
                <w:b/>
                <w:bCs/>
                <w:sz w:val="48"/>
                <w:szCs w:val="48"/>
              </w:rPr>
            </w:rPrChange>
          </w:rPr>
          <w:fldChar w:fldCharType="end"/>
        </w:r>
        <w:r w:rsidR="00BB1765" w:rsidRPr="00650D90" w:rsidDel="00152534">
          <w:rPr>
            <w:rFonts w:eastAsia="TimesNewRomanMS"/>
            <w:color w:val="0000FF"/>
            <w:rPrChange w:id="4758" w:author="Orion" w:date="2011-05-01T20:13:00Z">
              <w:rPr>
                <w:rFonts w:eastAsia="TimesNewRomanMS" w:cs="TimesNewRomanMS"/>
                <w:b/>
                <w:bCs/>
                <w:color w:val="0000FF"/>
                <w:sz w:val="48"/>
                <w:szCs w:val="48"/>
                <w:lang w:val="en-US"/>
              </w:rPr>
            </w:rPrChange>
          </w:rPr>
          <w:delText xml:space="preserve"> </w:delText>
        </w:r>
        <w:r w:rsidR="00BB1765" w:rsidRPr="00650D90" w:rsidDel="00152534">
          <w:rPr>
            <w:rFonts w:eastAsia="TimesNewRomanMS"/>
            <w:color w:val="000000"/>
            <w:rPrChange w:id="4759" w:author="Orion" w:date="2011-05-01T20:13:00Z">
              <w:rPr>
                <w:rFonts w:eastAsia="TimesNewRomanMS" w:cs="TimesNewRomanMS"/>
                <w:b/>
                <w:bCs/>
                <w:color w:val="000000"/>
                <w:sz w:val="48"/>
                <w:szCs w:val="48"/>
                <w:lang w:val="en-US"/>
              </w:rPr>
            </w:rPrChange>
          </w:rPr>
          <w:delText>.</w:delText>
        </w:r>
      </w:del>
    </w:p>
    <w:p w14:paraId="06FE704B" w14:textId="77777777" w:rsidR="00BB1765" w:rsidRPr="00650D90" w:rsidDel="00152534" w:rsidRDefault="00BB1765">
      <w:pPr>
        <w:rPr>
          <w:del w:id="4760" w:author="Orion" w:date="2011-03-31T18:25:00Z"/>
          <w:rPrChange w:id="4761" w:author="Orion" w:date="2011-05-01T20:13:00Z">
            <w:rPr>
              <w:del w:id="4762" w:author="Orion" w:date="2011-03-31T18:25:00Z"/>
              <w:rFonts w:cs="Times New Roman"/>
              <w:lang w:val="en-US"/>
            </w:rPr>
          </w:rPrChange>
        </w:rPr>
        <w:pPrChange w:id="4763" w:author="Orion" w:date="2011-06-22T18:17:00Z">
          <w:pPr>
            <w:autoSpaceDE w:val="0"/>
          </w:pPr>
        </w:pPrChange>
      </w:pPr>
    </w:p>
    <w:p w14:paraId="6A269CD3" w14:textId="77777777" w:rsidR="00BB1765" w:rsidRPr="00650D90" w:rsidDel="00152534" w:rsidRDefault="00BB1765">
      <w:pPr>
        <w:rPr>
          <w:del w:id="4764" w:author="Orion" w:date="2011-03-31T18:25:00Z"/>
          <w:rFonts w:eastAsia="TimesNewRomanMS"/>
          <w:rPrChange w:id="4765" w:author="Orion" w:date="2011-05-01T20:13:00Z">
            <w:rPr>
              <w:del w:id="4766" w:author="Orion" w:date="2011-03-31T18:25:00Z"/>
              <w:rFonts w:eastAsia="TimesNewRomanMS" w:cs="Times New Roman"/>
              <w:lang w:val="en-US"/>
            </w:rPr>
          </w:rPrChange>
        </w:rPr>
        <w:pPrChange w:id="4767" w:author="Orion" w:date="2011-06-22T18:17:00Z">
          <w:pPr>
            <w:autoSpaceDE w:val="0"/>
          </w:pPr>
        </w:pPrChange>
      </w:pPr>
      <w:del w:id="4768" w:author="Orion" w:date="2011-03-31T18:25:00Z">
        <w:r w:rsidRPr="00650D90" w:rsidDel="00152534">
          <w:rPr>
            <w:rFonts w:eastAsia="TimesNewRomanMS"/>
            <w:color w:val="000000"/>
            <w:rPrChange w:id="4769" w:author="Orion" w:date="2011-05-01T20:13:00Z">
              <w:rPr>
                <w:rFonts w:eastAsia="TimesNewRomanMS" w:cs="TimesNewRomanMS"/>
                <w:b/>
                <w:bCs/>
                <w:color w:val="000000"/>
                <w:sz w:val="48"/>
                <w:szCs w:val="48"/>
                <w:lang w:val="en-US"/>
              </w:rPr>
            </w:rPrChange>
          </w:rPr>
          <w:delText xml:space="preserve">[10] Keith C, C., et al., </w:delText>
        </w:r>
        <w:r w:rsidRPr="00650D90" w:rsidDel="00152534">
          <w:rPr>
            <w:rFonts w:eastAsia="TimesNewRomanItMS"/>
            <w:i/>
            <w:iCs/>
            <w:color w:val="000000"/>
            <w:rPrChange w:id="4770" w:author="Orion" w:date="2011-05-01T20:13:00Z">
              <w:rPr>
                <w:rFonts w:eastAsia="TimesNewRomanItMS" w:cs="TimesNewRomanItMS"/>
                <w:b/>
                <w:bCs/>
                <w:i/>
                <w:iCs/>
                <w:color w:val="000000"/>
                <w:sz w:val="48"/>
                <w:szCs w:val="48"/>
                <w:lang w:val="en-US"/>
              </w:rPr>
            </w:rPrChange>
          </w:rPr>
          <w:delText xml:space="preserve">Modeling Distributed Human </w:delText>
        </w:r>
        <w:r w:rsidRPr="00650D90" w:rsidDel="00152534">
          <w:rPr>
            <w:rFonts w:eastAsia="TimesNewRomanItMS"/>
            <w:i/>
            <w:iCs/>
            <w:rPrChange w:id="4771" w:author="Orion" w:date="2011-05-01T20:13:00Z">
              <w:rPr>
                <w:rFonts w:eastAsia="TimesNewRomanItMS" w:cs="TimesNewRomanItMS"/>
                <w:b/>
                <w:bCs/>
                <w:i/>
                <w:iCs/>
                <w:sz w:val="48"/>
                <w:szCs w:val="48"/>
                <w:lang w:val="en-US"/>
              </w:rPr>
            </w:rPrChange>
          </w:rPr>
          <w:delText>Decision-Making in Traffic Flow Management Operations</w:delText>
        </w:r>
        <w:r w:rsidRPr="00650D90" w:rsidDel="00152534">
          <w:rPr>
            <w:rFonts w:eastAsia="TimesNewRomanMS"/>
            <w:rPrChange w:id="4772" w:author="Orion" w:date="2011-05-01T20:13:00Z">
              <w:rPr>
                <w:rFonts w:eastAsia="TimesNewRomanMS" w:cs="TimesNewRomanMS"/>
                <w:b/>
                <w:bCs/>
                <w:sz w:val="48"/>
                <w:szCs w:val="48"/>
                <w:lang w:val="en-US"/>
              </w:rPr>
            </w:rPrChange>
          </w:rPr>
          <w:delText xml:space="preserve">, in </w:delText>
        </w:r>
        <w:r w:rsidRPr="00650D90" w:rsidDel="00152534">
          <w:rPr>
            <w:rFonts w:eastAsia="TimesNewRomanItMS"/>
            <w:i/>
            <w:iCs/>
            <w:rPrChange w:id="4773" w:author="Orion" w:date="2011-05-01T20:13:00Z">
              <w:rPr>
                <w:rFonts w:eastAsia="TimesNewRomanItMS" w:cs="TimesNewRomanItMS"/>
                <w:b/>
                <w:bCs/>
                <w:i/>
                <w:iCs/>
                <w:sz w:val="48"/>
                <w:szCs w:val="48"/>
                <w:lang w:val="en-US"/>
              </w:rPr>
            </w:rPrChange>
          </w:rPr>
          <w:delText>3rd USA/Europe Air Traffic Management R&amp;D Seminar</w:delText>
        </w:r>
        <w:r w:rsidRPr="00650D90" w:rsidDel="00152534">
          <w:rPr>
            <w:rFonts w:eastAsia="TimesNewRomanMS"/>
            <w:rPrChange w:id="4774" w:author="Orion" w:date="2011-05-01T20:13:00Z">
              <w:rPr>
                <w:rFonts w:eastAsia="TimesNewRomanMS" w:cs="TimesNewRomanMS"/>
                <w:b/>
                <w:bCs/>
                <w:sz w:val="48"/>
                <w:szCs w:val="48"/>
                <w:lang w:val="en-US"/>
              </w:rPr>
            </w:rPrChange>
          </w:rPr>
          <w:delText>. 2000: Napoli, Italy.</w:delText>
        </w:r>
      </w:del>
    </w:p>
    <w:p w14:paraId="665B319A" w14:textId="77777777" w:rsidR="00BB1765" w:rsidRPr="00650D90" w:rsidDel="00152534" w:rsidRDefault="00BB1765">
      <w:pPr>
        <w:rPr>
          <w:del w:id="4775" w:author="Orion" w:date="2011-03-31T18:25:00Z"/>
          <w:rPrChange w:id="4776" w:author="Orion" w:date="2011-05-01T20:13:00Z">
            <w:rPr>
              <w:del w:id="4777" w:author="Orion" w:date="2011-03-31T18:25:00Z"/>
              <w:rFonts w:cs="Times New Roman"/>
              <w:lang w:val="en-US"/>
            </w:rPr>
          </w:rPrChange>
        </w:rPr>
        <w:pPrChange w:id="4778" w:author="Orion" w:date="2011-06-22T18:17:00Z">
          <w:pPr>
            <w:autoSpaceDE w:val="0"/>
          </w:pPr>
        </w:pPrChange>
      </w:pPr>
    </w:p>
    <w:p w14:paraId="538AD0D0" w14:textId="77777777" w:rsidR="00BB1765" w:rsidRPr="00650D90" w:rsidDel="00152534" w:rsidRDefault="00BB1765">
      <w:pPr>
        <w:rPr>
          <w:del w:id="4779" w:author="Orion" w:date="2011-03-31T18:25:00Z"/>
          <w:rFonts w:eastAsia="Times-Roman"/>
          <w:rPrChange w:id="4780" w:author="Orion" w:date="2011-05-01T20:13:00Z">
            <w:rPr>
              <w:del w:id="4781" w:author="Orion" w:date="2011-03-31T18:25:00Z"/>
              <w:rFonts w:eastAsia="Times-Roman" w:cs="Times New Roman"/>
              <w:lang w:val="en-US"/>
            </w:rPr>
          </w:rPrChange>
        </w:rPr>
        <w:pPrChange w:id="4782" w:author="Orion" w:date="2011-06-22T18:17:00Z">
          <w:pPr>
            <w:autoSpaceDE w:val="0"/>
          </w:pPr>
        </w:pPrChange>
      </w:pPr>
      <w:del w:id="4783" w:author="Orion" w:date="2011-03-31T18:25:00Z">
        <w:r w:rsidRPr="00650D90" w:rsidDel="00152534">
          <w:rPr>
            <w:rFonts w:eastAsia="TimesNewRomanMS"/>
            <w:rPrChange w:id="4784" w:author="Orion" w:date="2011-05-01T20:13:00Z">
              <w:rPr>
                <w:rFonts w:eastAsia="TimesNewRomanMS" w:cs="TimesNewRomanMS"/>
                <w:b/>
                <w:bCs/>
                <w:sz w:val="48"/>
                <w:szCs w:val="48"/>
                <w:lang w:val="en-US"/>
              </w:rPr>
            </w:rPrChange>
          </w:rPr>
          <w:delText xml:space="preserve">[11] </w:delText>
        </w:r>
        <w:r w:rsidRPr="00650D90" w:rsidDel="00152534">
          <w:rPr>
            <w:rFonts w:eastAsia="Times-Italic"/>
            <w:i/>
            <w:iCs/>
            <w:rPrChange w:id="4785" w:author="Orion" w:date="2011-05-01T20:13:00Z">
              <w:rPr>
                <w:rFonts w:eastAsia="Times-Italic" w:cs="Times-Italic"/>
                <w:b/>
                <w:bCs/>
                <w:i/>
                <w:iCs/>
                <w:sz w:val="48"/>
                <w:szCs w:val="48"/>
                <w:lang w:val="en-US"/>
              </w:rPr>
            </w:rPrChange>
          </w:rPr>
          <w:delText>Shawn R. Wolfe, Peter A. Jarvis, Francis Y. Enomoto, Maarten Sierhuis,Bart-Jan van Putte, “</w:delText>
        </w:r>
        <w:r w:rsidRPr="00650D90" w:rsidDel="00152534">
          <w:rPr>
            <w:rFonts w:eastAsia="Helvetica-Bold"/>
            <w:i/>
            <w:iCs/>
            <w:rPrChange w:id="4786" w:author="Orion" w:date="2011-05-01T20:13:00Z">
              <w:rPr>
                <w:rFonts w:eastAsia="Helvetica-Bold" w:cs="Helvetica-Bold"/>
                <w:b/>
                <w:bCs/>
                <w:i/>
                <w:iCs/>
                <w:sz w:val="48"/>
                <w:szCs w:val="48"/>
                <w:lang w:val="en-US"/>
              </w:rPr>
            </w:rPrChange>
          </w:rPr>
          <w:delText>A Multiagent Simulation of Collaborative Air Traffic Flow Management”.</w:delText>
        </w:r>
        <w:r w:rsidRPr="00650D90" w:rsidDel="00152534">
          <w:rPr>
            <w:rFonts w:eastAsia="Times-Italic"/>
            <w:i/>
            <w:iCs/>
            <w:rPrChange w:id="4787" w:author="Orion" w:date="2011-05-01T20:13:00Z">
              <w:rPr>
                <w:rFonts w:eastAsia="Times-Italic" w:cs="Times-Italic"/>
                <w:b/>
                <w:bCs/>
                <w:i/>
                <w:iCs/>
                <w:sz w:val="48"/>
                <w:szCs w:val="48"/>
                <w:lang w:val="en-US"/>
              </w:rPr>
            </w:rPrChange>
          </w:rPr>
          <w:delText xml:space="preserve"> </w:delText>
        </w:r>
        <w:r w:rsidRPr="00650D90" w:rsidDel="00152534">
          <w:rPr>
            <w:rFonts w:eastAsia="Times-Roman"/>
            <w:rPrChange w:id="4788" w:author="Orion" w:date="2011-05-01T20:13:00Z">
              <w:rPr>
                <w:rFonts w:eastAsia="Times-Roman" w:cs="Times-Roman"/>
                <w:b/>
                <w:bCs/>
                <w:sz w:val="48"/>
                <w:szCs w:val="48"/>
                <w:lang w:val="en-US"/>
              </w:rPr>
            </w:rPrChange>
          </w:rPr>
          <w:delText>NASA Ames Research Center</w:delText>
        </w:r>
      </w:del>
    </w:p>
    <w:p w14:paraId="0F799CAC" w14:textId="77777777" w:rsidR="00BB1765" w:rsidRPr="00650D90" w:rsidDel="00152534" w:rsidRDefault="00BB1765">
      <w:pPr>
        <w:rPr>
          <w:del w:id="4789" w:author="Orion" w:date="2011-03-31T18:25:00Z"/>
          <w:rFonts w:eastAsia="Times-Roman"/>
          <w:rPrChange w:id="4790" w:author="Orion" w:date="2011-05-01T20:13:00Z">
            <w:rPr>
              <w:del w:id="4791" w:author="Orion" w:date="2011-03-31T18:25:00Z"/>
              <w:rFonts w:eastAsia="Times-Roman" w:cs="Times New Roman"/>
              <w:lang w:val="en-US"/>
            </w:rPr>
          </w:rPrChange>
        </w:rPr>
        <w:pPrChange w:id="4792" w:author="Orion" w:date="2011-06-22T18:17:00Z">
          <w:pPr>
            <w:autoSpaceDE w:val="0"/>
          </w:pPr>
        </w:pPrChange>
      </w:pPr>
    </w:p>
    <w:p w14:paraId="477C358C" w14:textId="77777777" w:rsidR="00BB1765" w:rsidRPr="00B42FC5" w:rsidDel="00152534" w:rsidRDefault="00BB1765">
      <w:pPr>
        <w:rPr>
          <w:del w:id="4793" w:author="Orion" w:date="2011-03-31T18:37:00Z"/>
          <w:rStyle w:val="RTOReferenceTextChar"/>
          <w:rFonts w:cs="Times New Roman"/>
          <w:sz w:val="24"/>
          <w:lang w:val="es-ES"/>
        </w:rPr>
        <w:pPrChange w:id="4794" w:author="Orion" w:date="2011-06-22T18:17:00Z">
          <w:pPr>
            <w:autoSpaceDE w:val="0"/>
            <w:jc w:val="both"/>
          </w:pPr>
        </w:pPrChange>
      </w:pPr>
      <w:del w:id="4795" w:author="Orion" w:date="2011-03-31T18:37:00Z">
        <w:r w:rsidRPr="00650D90" w:rsidDel="00152534">
          <w:rPr>
            <w:rPrChange w:id="4796" w:author="Orion" w:date="2011-05-01T20:13:00Z">
              <w:rPr>
                <w:b/>
                <w:bCs/>
                <w:sz w:val="22"/>
                <w:szCs w:val="48"/>
                <w:lang w:val="en-US" w:eastAsia="ar-SA" w:bidi="ar-SA"/>
              </w:rPr>
            </w:rPrChange>
          </w:rPr>
          <w:delText xml:space="preserve">[12] </w:delText>
        </w:r>
        <w:r w:rsidRPr="00246937" w:rsidDel="00152534">
          <w:rPr>
            <w:rStyle w:val="RTOReferenceTextChar"/>
            <w:rFonts w:cs="Times New Roman"/>
            <w:sz w:val="24"/>
            <w:lang w:val="de-DE"/>
            <w:rPrChange w:id="4797" w:author="Orion" w:date="2011-04-24T22:32:00Z">
              <w:rPr>
                <w:rStyle w:val="RTOReferenceTextChar"/>
                <w:b/>
                <w:bCs/>
                <w:sz w:val="24"/>
                <w:szCs w:val="48"/>
                <w:lang w:val="de-DE"/>
              </w:rPr>
            </w:rPrChange>
          </w:rPr>
          <w:delText xml:space="preserve">Foyle, D. C., Hooey, B. L., Byrne, M. D., Corker, K. M., Deutsch, S., Lebiere, C., </w:delText>
        </w:r>
        <w:r w:rsidRPr="00246937" w:rsidDel="00152534">
          <w:rPr>
            <w:rStyle w:val="RTOReferenceTextChar"/>
            <w:rFonts w:cs="Times New Roman"/>
            <w:i/>
            <w:sz w:val="24"/>
            <w:lang w:val="de-DE"/>
            <w:rPrChange w:id="4798" w:author="Orion" w:date="2011-04-24T22:32:00Z">
              <w:rPr>
                <w:rStyle w:val="RTOReferenceTextChar"/>
                <w:b/>
                <w:bCs/>
                <w:i/>
                <w:sz w:val="24"/>
                <w:szCs w:val="48"/>
                <w:lang w:val="de-DE"/>
              </w:rPr>
            </w:rPrChange>
          </w:rPr>
          <w:delText>et al</w:delText>
        </w:r>
        <w:r w:rsidRPr="00246937" w:rsidDel="00152534">
          <w:rPr>
            <w:rStyle w:val="RTOReferenceTextChar"/>
            <w:rFonts w:cs="Times New Roman"/>
            <w:sz w:val="24"/>
            <w:lang w:val="de-DE"/>
            <w:rPrChange w:id="4799" w:author="Orion" w:date="2011-04-24T22:32:00Z">
              <w:rPr>
                <w:rStyle w:val="RTOReferenceTextChar"/>
                <w:b/>
                <w:bCs/>
                <w:sz w:val="24"/>
                <w:szCs w:val="48"/>
                <w:lang w:val="de-DE"/>
              </w:rPr>
            </w:rPrChange>
          </w:rPr>
          <w:delText xml:space="preserve">. </w:delText>
        </w:r>
        <w:r w:rsidRPr="00650D90" w:rsidDel="00152534">
          <w:rPr>
            <w:rStyle w:val="RTOReferenceTextChar"/>
            <w:rFonts w:cs="Times New Roman"/>
            <w:sz w:val="24"/>
            <w:lang w:val="es-ES"/>
            <w:rPrChange w:id="4800" w:author="Orion" w:date="2011-05-01T20:13:00Z">
              <w:rPr>
                <w:rStyle w:val="RTOReferenceTextChar"/>
                <w:b/>
                <w:bCs/>
                <w:sz w:val="24"/>
                <w:szCs w:val="48"/>
              </w:rPr>
            </w:rPrChange>
          </w:rPr>
          <w:delText>(2005). Human performance models of pilot behaviour. Paper presented at the Human Factors and Ergonomics Society 49th Annual Meeting, Santa Monica, CA.  1109-1113.</w:delText>
        </w:r>
      </w:del>
    </w:p>
    <w:p w14:paraId="031F0525" w14:textId="77777777" w:rsidR="00BB1765" w:rsidRPr="00650D90" w:rsidDel="00152534" w:rsidRDefault="00BB1765">
      <w:pPr>
        <w:rPr>
          <w:del w:id="4801" w:author="Orion" w:date="2011-03-31T18:37:00Z"/>
        </w:rPr>
        <w:pPrChange w:id="4802" w:author="Orion" w:date="2011-06-22T18:17:00Z">
          <w:pPr>
            <w:autoSpaceDE w:val="0"/>
            <w:jc w:val="both"/>
          </w:pPr>
        </w:pPrChange>
      </w:pPr>
    </w:p>
    <w:p w14:paraId="58150247" w14:textId="77777777" w:rsidR="00BB1765" w:rsidRPr="00650D90" w:rsidDel="00152534" w:rsidRDefault="00BB1765">
      <w:pPr>
        <w:rPr>
          <w:del w:id="4803" w:author="Orion" w:date="2011-03-31T18:37:00Z"/>
          <w:rPrChange w:id="4804" w:author="Orion" w:date="2011-05-01T20:13:00Z">
            <w:rPr>
              <w:del w:id="4805" w:author="Orion" w:date="2011-03-31T18:37:00Z"/>
              <w:rFonts w:cs="Times New Roman"/>
              <w:lang w:val="en-US"/>
            </w:rPr>
          </w:rPrChange>
        </w:rPr>
        <w:pPrChange w:id="4806" w:author="Orion" w:date="2011-06-22T18:17:00Z">
          <w:pPr>
            <w:autoSpaceDE w:val="0"/>
            <w:jc w:val="both"/>
          </w:pPr>
        </w:pPrChange>
      </w:pPr>
      <w:del w:id="4807" w:author="Orion" w:date="2011-03-31T18:37:00Z">
        <w:r w:rsidRPr="00650D90" w:rsidDel="00152534">
          <w:rPr>
            <w:rPrChange w:id="4808" w:author="Orion" w:date="2011-05-01T20:13:00Z">
              <w:rPr>
                <w:b/>
                <w:bCs/>
                <w:sz w:val="48"/>
                <w:szCs w:val="48"/>
              </w:rPr>
            </w:rPrChange>
          </w:rPr>
          <w:delText xml:space="preserve">[13] Jorge J. Gómez-Sanz, Rubén Fuentes, Juan Pavón, Iván García-Magariño. INGENIAS development kit: a visual multi-agent system development environment. In Proceedings of AAMAS (Demos)'2008. pp.1675~1676 </w:delText>
        </w:r>
      </w:del>
    </w:p>
    <w:p w14:paraId="39055395" w14:textId="77777777" w:rsidR="00BB1765" w:rsidRPr="00650D90" w:rsidDel="00152534" w:rsidRDefault="00BB1765">
      <w:pPr>
        <w:rPr>
          <w:del w:id="4809" w:author="Orion" w:date="2011-03-31T18:37:00Z"/>
          <w:color w:val="000000"/>
          <w:rPrChange w:id="4810" w:author="Orion" w:date="2011-05-01T20:13:00Z">
            <w:rPr>
              <w:del w:id="4811" w:author="Orion" w:date="2011-03-31T18:37:00Z"/>
              <w:rFonts w:cs="Times New Roman"/>
              <w:color w:val="000000"/>
              <w:lang w:val="en-US"/>
            </w:rPr>
          </w:rPrChange>
        </w:rPr>
        <w:pPrChange w:id="4812" w:author="Orion" w:date="2011-06-22T18:17:00Z">
          <w:pPr>
            <w:autoSpaceDE w:val="0"/>
            <w:jc w:val="both"/>
          </w:pPr>
        </w:pPrChange>
      </w:pPr>
    </w:p>
    <w:p w14:paraId="1C645A4A" w14:textId="77777777" w:rsidR="00BB1765" w:rsidRPr="00650D90" w:rsidDel="00152534" w:rsidRDefault="00BB1765">
      <w:pPr>
        <w:rPr>
          <w:del w:id="4813" w:author="Orion" w:date="2011-03-31T18:37:00Z"/>
          <w:color w:val="000000"/>
          <w:rPrChange w:id="4814" w:author="Orion" w:date="2011-05-01T20:13:00Z">
            <w:rPr>
              <w:del w:id="4815" w:author="Orion" w:date="2011-03-31T18:37:00Z"/>
              <w:rFonts w:cs="Times New Roman"/>
              <w:color w:val="000000"/>
              <w:lang w:val="en-US"/>
            </w:rPr>
          </w:rPrChange>
        </w:rPr>
        <w:pPrChange w:id="4816" w:author="Orion" w:date="2011-06-22T18:17:00Z">
          <w:pPr>
            <w:autoSpaceDE w:val="0"/>
            <w:jc w:val="both"/>
          </w:pPr>
        </w:pPrChange>
      </w:pPr>
      <w:del w:id="4817" w:author="Orion" w:date="2011-03-31T18:37:00Z">
        <w:r w:rsidRPr="00650D90" w:rsidDel="00152534">
          <w:rPr>
            <w:color w:val="000000"/>
            <w:rPrChange w:id="4818" w:author="Orion" w:date="2011-05-01T20:13:00Z">
              <w:rPr>
                <w:b/>
                <w:bCs/>
                <w:color w:val="000000"/>
                <w:sz w:val="48"/>
                <w:szCs w:val="48"/>
                <w:lang w:val="en-US"/>
              </w:rPr>
            </w:rPrChange>
          </w:rPr>
          <w:delText xml:space="preserve">[14] Adrian K. Agogino, Kagan Tumer: Improving air traffic management through agent suggestions. AAMAS (2) 2009: 1271-1272 </w:delText>
        </w:r>
      </w:del>
    </w:p>
    <w:p w14:paraId="50E89695" w14:textId="77777777" w:rsidR="00BB1765" w:rsidRPr="00650D90" w:rsidDel="00152534" w:rsidRDefault="00BB1765">
      <w:pPr>
        <w:rPr>
          <w:del w:id="4819" w:author="Orion" w:date="2011-03-31T18:37:00Z"/>
          <w:rPrChange w:id="4820" w:author="Orion" w:date="2011-05-01T20:13:00Z">
            <w:rPr>
              <w:del w:id="4821" w:author="Orion" w:date="2011-03-31T18:37:00Z"/>
              <w:rFonts w:cs="Times New Roman"/>
              <w:lang w:val="en-US"/>
            </w:rPr>
          </w:rPrChange>
        </w:rPr>
        <w:pPrChange w:id="4822" w:author="Orion" w:date="2011-06-22T18:17:00Z">
          <w:pPr>
            <w:autoSpaceDE w:val="0"/>
            <w:jc w:val="both"/>
          </w:pPr>
        </w:pPrChange>
      </w:pPr>
    </w:p>
    <w:p w14:paraId="05E5B9D5" w14:textId="77777777" w:rsidR="00BB1765" w:rsidRPr="00650D90" w:rsidDel="00152534" w:rsidRDefault="00BB1765">
      <w:pPr>
        <w:rPr>
          <w:del w:id="4823" w:author="Orion" w:date="2011-03-31T18:37:00Z"/>
          <w:color w:val="000000"/>
          <w:rPrChange w:id="4824" w:author="Orion" w:date="2011-05-01T20:13:00Z">
            <w:rPr>
              <w:del w:id="4825" w:author="Orion" w:date="2011-03-31T18:37:00Z"/>
              <w:rFonts w:cs="Times New Roman"/>
              <w:color w:val="000000"/>
              <w:lang w:val="en-US"/>
            </w:rPr>
          </w:rPrChange>
        </w:rPr>
        <w:pPrChange w:id="4826" w:author="Orion" w:date="2011-06-22T18:17:00Z">
          <w:pPr>
            <w:autoSpaceDE w:val="0"/>
            <w:jc w:val="both"/>
          </w:pPr>
        </w:pPrChange>
      </w:pPr>
      <w:del w:id="4827" w:author="Orion" w:date="2011-03-31T18:37:00Z">
        <w:r w:rsidRPr="00650D90" w:rsidDel="00152534">
          <w:rPr>
            <w:color w:val="000000"/>
            <w:rPrChange w:id="4828" w:author="Orion" w:date="2011-05-01T20:13:00Z">
              <w:rPr>
                <w:b/>
                <w:bCs/>
                <w:color w:val="000000"/>
                <w:sz w:val="48"/>
                <w:szCs w:val="48"/>
                <w:lang w:val="en-US"/>
              </w:rPr>
            </w:rPrChange>
          </w:rPr>
          <w:delText>[15] CARE Innovative Action, Preliminary Study on Integration of Unmanned Aerial Vehicles into Future Air Traffic Management, Final Report, Version 1.1 (2001).</w:delText>
        </w:r>
      </w:del>
    </w:p>
    <w:p w14:paraId="5916E2D7" w14:textId="77777777" w:rsidR="00BB1765" w:rsidRPr="00650D90" w:rsidDel="00531F30" w:rsidRDefault="00BB1765">
      <w:pPr>
        <w:rPr>
          <w:del w:id="4829" w:author="Orion" w:date="2011-03-31T22:56:00Z"/>
          <w:rPrChange w:id="4830" w:author="Orion" w:date="2011-05-01T20:13:00Z">
            <w:rPr>
              <w:del w:id="4831" w:author="Orion" w:date="2011-03-31T22:56:00Z"/>
              <w:rFonts w:cs="Times New Roman"/>
              <w:lang w:val="en-US"/>
            </w:rPr>
          </w:rPrChange>
        </w:rPr>
        <w:pPrChange w:id="4832" w:author="Orion" w:date="2011-06-22T18:17:00Z">
          <w:pPr>
            <w:autoSpaceDE w:val="0"/>
            <w:jc w:val="both"/>
          </w:pPr>
        </w:pPrChange>
      </w:pPr>
    </w:p>
    <w:p w14:paraId="5E09305D" w14:textId="77777777" w:rsidR="00BB1765" w:rsidRPr="00650D90" w:rsidDel="002B6451" w:rsidRDefault="00BB1765">
      <w:pPr>
        <w:rPr>
          <w:del w:id="4833" w:author="Orion" w:date="2011-03-31T18:51:00Z"/>
          <w:color w:val="000000"/>
          <w:rPrChange w:id="4834" w:author="Orion" w:date="2011-05-01T20:13:00Z">
            <w:rPr>
              <w:del w:id="4835" w:author="Orion" w:date="2011-03-31T18:51:00Z"/>
              <w:rFonts w:cs="Times New Roman"/>
              <w:color w:val="000000"/>
              <w:lang w:val="en-US"/>
            </w:rPr>
          </w:rPrChange>
        </w:rPr>
        <w:pPrChange w:id="4836" w:author="Orion" w:date="2011-06-22T18:17:00Z">
          <w:pPr>
            <w:autoSpaceDE w:val="0"/>
            <w:jc w:val="both"/>
          </w:pPr>
        </w:pPrChange>
      </w:pPr>
      <w:del w:id="4837" w:author="Orion" w:date="2011-03-31T18:51:00Z">
        <w:r w:rsidRPr="00650D90" w:rsidDel="002B6451">
          <w:rPr>
            <w:color w:val="000000"/>
            <w:rPrChange w:id="4838" w:author="Orion" w:date="2011-05-01T20:13:00Z">
              <w:rPr>
                <w:rFonts w:cs="Times New Roman"/>
                <w:color w:val="000000"/>
                <w:lang w:val="en-US"/>
              </w:rPr>
            </w:rPrChange>
          </w:rPr>
          <w:delText xml:space="preserve">[16] Eduard Semsch, Michal Jakob, Dusan Pavlícek, Michal Pechoucek: Autonomous UAV Surveillance in Complex Urban Environments.IAT 2009: 82-85 </w:delText>
        </w:r>
      </w:del>
    </w:p>
    <w:p w14:paraId="21914CF5" w14:textId="77777777" w:rsidR="00BB1765" w:rsidRPr="00650D90" w:rsidDel="002B6451" w:rsidRDefault="00BB1765">
      <w:pPr>
        <w:rPr>
          <w:del w:id="4839" w:author="Orion" w:date="2011-03-31T18:51:00Z"/>
          <w:rPrChange w:id="4840" w:author="Orion" w:date="2011-05-01T20:13:00Z">
            <w:rPr>
              <w:del w:id="4841" w:author="Orion" w:date="2011-03-31T18:51:00Z"/>
              <w:rFonts w:cs="Times New Roman"/>
              <w:lang w:val="en-US"/>
            </w:rPr>
          </w:rPrChange>
        </w:rPr>
        <w:pPrChange w:id="4842" w:author="Orion" w:date="2011-06-22T18:17:00Z">
          <w:pPr>
            <w:autoSpaceDE w:val="0"/>
            <w:jc w:val="both"/>
          </w:pPr>
        </w:pPrChange>
      </w:pPr>
    </w:p>
    <w:p w14:paraId="5E421F6E" w14:textId="77777777" w:rsidR="00BB1765" w:rsidRPr="00650D90" w:rsidDel="002B6451" w:rsidRDefault="00BB1765">
      <w:pPr>
        <w:rPr>
          <w:del w:id="4843" w:author="Orion" w:date="2011-03-31T18:51:00Z"/>
          <w:color w:val="000000"/>
          <w:rPrChange w:id="4844" w:author="Orion" w:date="2011-05-01T20:13:00Z">
            <w:rPr>
              <w:del w:id="4845" w:author="Orion" w:date="2011-03-31T18:51:00Z"/>
              <w:rFonts w:cs="Times New Roman"/>
              <w:color w:val="000000"/>
              <w:lang w:val="en-US"/>
            </w:rPr>
          </w:rPrChange>
        </w:rPr>
        <w:pPrChange w:id="4846" w:author="Orion" w:date="2011-06-22T18:17:00Z">
          <w:pPr>
            <w:autoSpaceDE w:val="0"/>
            <w:jc w:val="both"/>
          </w:pPr>
        </w:pPrChange>
      </w:pPr>
      <w:del w:id="4847" w:author="Orion" w:date="2011-03-31T18:51:00Z">
        <w:r w:rsidRPr="00650D90" w:rsidDel="002B6451">
          <w:rPr>
            <w:color w:val="000000"/>
            <w:rPrChange w:id="4848" w:author="Orion" w:date="2011-05-01T20:13:00Z">
              <w:rPr>
                <w:rFonts w:cs="Times New Roman"/>
                <w:color w:val="000000"/>
                <w:lang w:val="en-US"/>
              </w:rPr>
            </w:rPrChange>
          </w:rPr>
          <w:delText>[17] Cheviron, T., Chriette, A., &amp; Plestan, F. (2009). Generic Nonlinear model of reduced scale UAV. IEEE International Conference on Robotics &amp; Automation, (pp. 3271-3276). Kobe, Japan.</w:delText>
        </w:r>
      </w:del>
    </w:p>
    <w:p w14:paraId="29BCA34B" w14:textId="77777777" w:rsidR="00BB1765" w:rsidRPr="00650D90" w:rsidDel="002B6451" w:rsidRDefault="00BB1765">
      <w:pPr>
        <w:rPr>
          <w:del w:id="4849" w:author="Orion" w:date="2011-03-31T18:51:00Z"/>
          <w:rPrChange w:id="4850" w:author="Orion" w:date="2011-05-01T20:13:00Z">
            <w:rPr>
              <w:del w:id="4851" w:author="Orion" w:date="2011-03-31T18:51:00Z"/>
              <w:rFonts w:cs="Times New Roman"/>
              <w:lang w:val="en-US"/>
            </w:rPr>
          </w:rPrChange>
        </w:rPr>
        <w:pPrChange w:id="4852" w:author="Orion" w:date="2011-06-22T18:17:00Z">
          <w:pPr>
            <w:autoSpaceDE w:val="0"/>
            <w:jc w:val="both"/>
          </w:pPr>
        </w:pPrChange>
      </w:pPr>
    </w:p>
    <w:p w14:paraId="44D1300A" w14:textId="77777777" w:rsidR="00BB1765" w:rsidRPr="00650D90" w:rsidDel="002B6451" w:rsidRDefault="00BB1765">
      <w:pPr>
        <w:rPr>
          <w:del w:id="4853" w:author="Orion" w:date="2011-03-31T18:51:00Z"/>
          <w:color w:val="000000"/>
          <w:rPrChange w:id="4854" w:author="Orion" w:date="2011-05-01T20:13:00Z">
            <w:rPr>
              <w:del w:id="4855" w:author="Orion" w:date="2011-03-31T18:51:00Z"/>
              <w:rFonts w:cs="Times New Roman"/>
              <w:color w:val="000000"/>
              <w:lang w:val="en-US"/>
            </w:rPr>
          </w:rPrChange>
        </w:rPr>
        <w:pPrChange w:id="4856" w:author="Orion" w:date="2011-06-22T18:17:00Z">
          <w:pPr>
            <w:autoSpaceDE w:val="0"/>
            <w:jc w:val="both"/>
          </w:pPr>
        </w:pPrChange>
      </w:pPr>
      <w:del w:id="4857" w:author="Orion" w:date="2011-03-31T18:51:00Z">
        <w:r w:rsidRPr="00650D90" w:rsidDel="002B6451">
          <w:rPr>
            <w:color w:val="000000"/>
            <w:rPrChange w:id="4858" w:author="Orion" w:date="2011-05-01T20:13:00Z">
              <w:rPr>
                <w:rFonts w:cs="Times New Roman"/>
                <w:color w:val="000000"/>
                <w:lang w:val="en-US"/>
              </w:rPr>
            </w:rPrChange>
          </w:rPr>
          <w:delText xml:space="preserve">[18] N. Huff, A. Kamel, and K. Nygard, An Agent Based Framework for Modeling UAVs. In Proc. of the 16th International Conference on Computer Applications in Industry and Engineering (CAINE03), 2003. </w:delText>
        </w:r>
      </w:del>
    </w:p>
    <w:p w14:paraId="282CC787" w14:textId="77777777" w:rsidR="00BB1765" w:rsidRPr="00650D90" w:rsidDel="002B6451" w:rsidRDefault="00BB1765">
      <w:pPr>
        <w:rPr>
          <w:del w:id="4859" w:author="Orion" w:date="2011-03-31T18:51:00Z"/>
          <w:rPrChange w:id="4860" w:author="Orion" w:date="2011-05-01T20:13:00Z">
            <w:rPr>
              <w:del w:id="4861" w:author="Orion" w:date="2011-03-31T18:51:00Z"/>
              <w:rFonts w:cs="Times New Roman"/>
              <w:lang w:val="en-US"/>
            </w:rPr>
          </w:rPrChange>
        </w:rPr>
        <w:pPrChange w:id="4862" w:author="Orion" w:date="2011-06-22T18:17:00Z">
          <w:pPr>
            <w:autoSpaceDE w:val="0"/>
            <w:jc w:val="both"/>
          </w:pPr>
        </w:pPrChange>
      </w:pPr>
    </w:p>
    <w:p w14:paraId="58EF3BFD" w14:textId="77777777" w:rsidR="00BB1765" w:rsidRPr="00650D90" w:rsidDel="002B6451" w:rsidRDefault="00BB1765">
      <w:pPr>
        <w:rPr>
          <w:del w:id="4863" w:author="Orion" w:date="2011-03-31T18:51:00Z"/>
          <w:color w:val="000000"/>
          <w:rPrChange w:id="4864" w:author="Orion" w:date="2011-05-01T20:13:00Z">
            <w:rPr>
              <w:del w:id="4865" w:author="Orion" w:date="2011-03-31T18:51:00Z"/>
              <w:rFonts w:cs="Times New Roman"/>
              <w:color w:val="000000"/>
              <w:lang w:val="en-US"/>
            </w:rPr>
          </w:rPrChange>
        </w:rPr>
        <w:pPrChange w:id="4866" w:author="Orion" w:date="2011-06-22T18:17:00Z">
          <w:pPr>
            <w:autoSpaceDE w:val="0"/>
            <w:jc w:val="both"/>
          </w:pPr>
        </w:pPrChange>
      </w:pPr>
      <w:del w:id="4867" w:author="Orion" w:date="2011-03-31T18:51:00Z">
        <w:r w:rsidRPr="00650D90" w:rsidDel="002B6451">
          <w:rPr>
            <w:color w:val="000000"/>
            <w:rPrChange w:id="4868" w:author="Orion" w:date="2011-05-01T20:13:00Z">
              <w:rPr>
                <w:rFonts w:cs="Times New Roman"/>
                <w:color w:val="000000"/>
                <w:lang w:val="en-US"/>
              </w:rPr>
            </w:rPrChange>
          </w:rPr>
          <w:delText>[19] Wolfe, S. R., Jarvis, P. A., Enomoto, F, Y., Sierhuis, M. (2009),  A Multiagent Simulation of Collaborative Air  Traffic Flow Management, to appear in the book: Multiagent Systems in Traffic and Transportation, Ana Bazzan and Franziska Klügl (Eds.), Springer, 2009.</w:delText>
        </w:r>
      </w:del>
    </w:p>
    <w:p w14:paraId="6CDD50B8" w14:textId="77777777" w:rsidR="00BB1765" w:rsidRPr="00650D90" w:rsidDel="00531F30" w:rsidRDefault="00BB1765">
      <w:pPr>
        <w:rPr>
          <w:del w:id="4869" w:author="Orion" w:date="2011-03-31T22:56:00Z"/>
          <w:rPrChange w:id="4870" w:author="Orion" w:date="2011-05-01T20:13:00Z">
            <w:rPr>
              <w:del w:id="4871" w:author="Orion" w:date="2011-03-31T22:56:00Z"/>
              <w:rFonts w:cs="Times New Roman"/>
              <w:lang w:val="en-US"/>
            </w:rPr>
          </w:rPrChange>
        </w:rPr>
        <w:pPrChange w:id="4872" w:author="Orion" w:date="2011-06-22T18:17:00Z">
          <w:pPr>
            <w:autoSpaceDE w:val="0"/>
            <w:jc w:val="both"/>
          </w:pPr>
        </w:pPrChange>
      </w:pPr>
    </w:p>
    <w:p w14:paraId="016E8DB2" w14:textId="77777777" w:rsidR="00BB1765" w:rsidRPr="00650D90" w:rsidDel="00582A7E" w:rsidRDefault="00BB1765">
      <w:pPr>
        <w:rPr>
          <w:del w:id="4873" w:author="Orion" w:date="2011-03-31T22:26:00Z"/>
          <w:color w:val="000000"/>
          <w:rPrChange w:id="4874" w:author="Orion" w:date="2011-05-01T20:13:00Z">
            <w:rPr>
              <w:del w:id="4875" w:author="Orion" w:date="2011-03-31T22:26:00Z"/>
              <w:rFonts w:cs="Times New Roman"/>
              <w:color w:val="000000"/>
              <w:lang w:val="en-US"/>
            </w:rPr>
          </w:rPrChange>
        </w:rPr>
        <w:pPrChange w:id="4876" w:author="Orion" w:date="2011-06-22T18:17:00Z">
          <w:pPr>
            <w:autoSpaceDE w:val="0"/>
            <w:jc w:val="both"/>
          </w:pPr>
        </w:pPrChange>
      </w:pPr>
      <w:del w:id="4877" w:author="Orion" w:date="2011-03-31T22:26:00Z">
        <w:r w:rsidRPr="00650D90" w:rsidDel="00582A7E">
          <w:rPr>
            <w:color w:val="000000"/>
            <w:rPrChange w:id="4878" w:author="Orion" w:date="2011-05-01T20:13:00Z">
              <w:rPr>
                <w:rFonts w:cs="Times New Roman"/>
                <w:color w:val="000000"/>
                <w:lang w:val="en-US"/>
              </w:rPr>
            </w:rPrChange>
          </w:rPr>
          <w:delText>[20] Sweet, D. N., Manikonda, V., Aronson, J. S., Roth, K., &amp; Blake, M. (2002, August). Fast-Time Simulation System for Analysis of Advanced Air Transportation Concepts. Paper presented at the American Institute of Aeronautics and Astronautics (AIAA) Modeling and Simulation Technologies Conference and Exhibit, Monterey, California.</w:delText>
        </w:r>
      </w:del>
    </w:p>
    <w:p w14:paraId="093E9A0B" w14:textId="77777777" w:rsidR="00BB1765" w:rsidRPr="00650D90" w:rsidDel="00582A7E" w:rsidRDefault="00BB1765">
      <w:pPr>
        <w:rPr>
          <w:del w:id="4879" w:author="Orion" w:date="2011-03-31T22:26:00Z"/>
          <w:rPrChange w:id="4880" w:author="Orion" w:date="2011-05-01T20:13:00Z">
            <w:rPr>
              <w:del w:id="4881" w:author="Orion" w:date="2011-03-31T22:26:00Z"/>
              <w:rFonts w:cs="Times New Roman"/>
              <w:lang w:val="en-US"/>
            </w:rPr>
          </w:rPrChange>
        </w:rPr>
        <w:pPrChange w:id="4882" w:author="Orion" w:date="2011-06-22T18:17:00Z">
          <w:pPr>
            <w:autoSpaceDE w:val="0"/>
            <w:jc w:val="both"/>
          </w:pPr>
        </w:pPrChange>
      </w:pPr>
    </w:p>
    <w:p w14:paraId="41A84A33" w14:textId="77777777" w:rsidR="00BB1765" w:rsidRPr="00650D90" w:rsidDel="00582A7E" w:rsidRDefault="00BB1765">
      <w:pPr>
        <w:rPr>
          <w:del w:id="4883" w:author="Orion" w:date="2011-03-31T22:26:00Z"/>
          <w:color w:val="000000"/>
          <w:rPrChange w:id="4884" w:author="Orion" w:date="2011-05-01T20:13:00Z">
            <w:rPr>
              <w:del w:id="4885" w:author="Orion" w:date="2011-03-31T22:26:00Z"/>
              <w:rFonts w:cs="Times New Roman"/>
              <w:color w:val="000000"/>
              <w:lang w:val="en-US"/>
            </w:rPr>
          </w:rPrChange>
        </w:rPr>
        <w:pPrChange w:id="4886" w:author="Orion" w:date="2011-06-22T18:17:00Z">
          <w:pPr>
            <w:autoSpaceDE w:val="0"/>
            <w:jc w:val="both"/>
          </w:pPr>
        </w:pPrChange>
      </w:pPr>
      <w:del w:id="4887" w:author="Orion" w:date="2011-03-31T22:26:00Z">
        <w:r w:rsidRPr="00650D90" w:rsidDel="00582A7E">
          <w:rPr>
            <w:color w:val="000000"/>
            <w:rPrChange w:id="4888" w:author="Orion" w:date="2011-05-01T20:13:00Z">
              <w:rPr>
                <w:rFonts w:cs="Times New Roman"/>
                <w:color w:val="000000"/>
                <w:lang w:val="en-US"/>
              </w:rPr>
            </w:rPrChange>
          </w:rPr>
          <w:delText xml:space="preserve">[21] Tambe, M. (1997, July). Agent architectures for flexible, practical teamwork. Paper presented at the American Association for Artificial Intelligence Conference (AAAI-2007), Providence, Rhode Island. </w:delText>
        </w:r>
      </w:del>
    </w:p>
    <w:p w14:paraId="70336054" w14:textId="77777777" w:rsidR="00BB1765" w:rsidRPr="00650D90" w:rsidDel="00582A7E" w:rsidRDefault="00BB1765">
      <w:pPr>
        <w:rPr>
          <w:del w:id="4889" w:author="Orion" w:date="2011-03-31T22:26:00Z"/>
          <w:rPrChange w:id="4890" w:author="Orion" w:date="2011-05-01T20:13:00Z">
            <w:rPr>
              <w:del w:id="4891" w:author="Orion" w:date="2011-03-31T22:26:00Z"/>
              <w:rFonts w:cs="Times New Roman"/>
              <w:lang w:val="en-US"/>
            </w:rPr>
          </w:rPrChange>
        </w:rPr>
        <w:pPrChange w:id="4892" w:author="Orion" w:date="2011-06-22T18:17:00Z">
          <w:pPr>
            <w:autoSpaceDE w:val="0"/>
            <w:jc w:val="both"/>
          </w:pPr>
        </w:pPrChange>
      </w:pPr>
    </w:p>
    <w:p w14:paraId="7E0357EB" w14:textId="77777777" w:rsidR="00BB1765" w:rsidRPr="00650D90" w:rsidDel="00582A7E" w:rsidRDefault="00BB1765">
      <w:pPr>
        <w:rPr>
          <w:del w:id="4893" w:author="Orion" w:date="2011-03-31T22:26:00Z"/>
          <w:color w:val="000000"/>
          <w:rPrChange w:id="4894" w:author="Orion" w:date="2011-05-01T20:13:00Z">
            <w:rPr>
              <w:del w:id="4895" w:author="Orion" w:date="2011-03-31T22:26:00Z"/>
              <w:rFonts w:cs="Times New Roman"/>
              <w:color w:val="000000"/>
              <w:lang w:val="en-US"/>
            </w:rPr>
          </w:rPrChange>
        </w:rPr>
        <w:pPrChange w:id="4896" w:author="Orion" w:date="2011-06-22T18:17:00Z">
          <w:pPr>
            <w:autoSpaceDE w:val="0"/>
            <w:jc w:val="both"/>
          </w:pPr>
        </w:pPrChange>
      </w:pPr>
      <w:del w:id="4897" w:author="Orion" w:date="2011-03-31T22:26:00Z">
        <w:r w:rsidRPr="00650D90" w:rsidDel="00582A7E">
          <w:rPr>
            <w:color w:val="000000"/>
            <w:rPrChange w:id="4898" w:author="Orion" w:date="2011-05-01T20:13:00Z">
              <w:rPr>
                <w:rFonts w:cs="Times New Roman"/>
                <w:color w:val="000000"/>
                <w:lang w:val="en-US"/>
              </w:rPr>
            </w:rPrChange>
          </w:rPr>
          <w:delText>[22] D. Sislak, P. Volf, S. Kopriva, and M. Pechoucek. AGENTFLY: A multi-agent airspace test-bed. In Proc. of 7th Intl. Conf. on Autonomous Agents and MultiAgent Systems, May 2008.</w:delText>
        </w:r>
      </w:del>
    </w:p>
    <w:p w14:paraId="6150D7AB" w14:textId="77777777" w:rsidR="00BB1765" w:rsidRPr="00650D90" w:rsidDel="00582A7E" w:rsidRDefault="00BB1765">
      <w:pPr>
        <w:rPr>
          <w:del w:id="4899" w:author="Orion" w:date="2011-03-31T22:26:00Z"/>
          <w:rPrChange w:id="4900" w:author="Orion" w:date="2011-05-01T20:13:00Z">
            <w:rPr>
              <w:del w:id="4901" w:author="Orion" w:date="2011-03-31T22:26:00Z"/>
              <w:rFonts w:cs="Times New Roman"/>
              <w:lang w:val="en-US"/>
            </w:rPr>
          </w:rPrChange>
        </w:rPr>
        <w:pPrChange w:id="4902" w:author="Orion" w:date="2011-06-22T18:17:00Z">
          <w:pPr>
            <w:autoSpaceDE w:val="0"/>
            <w:jc w:val="both"/>
          </w:pPr>
        </w:pPrChange>
      </w:pPr>
    </w:p>
    <w:p w14:paraId="756E9A5A" w14:textId="77777777" w:rsidR="00BB1765" w:rsidRPr="00650D90" w:rsidDel="00582A7E" w:rsidRDefault="00BB1765">
      <w:pPr>
        <w:rPr>
          <w:del w:id="4903" w:author="Orion" w:date="2011-03-31T22:26:00Z"/>
          <w:color w:val="000000"/>
          <w:rPrChange w:id="4904" w:author="Orion" w:date="2011-05-01T20:13:00Z">
            <w:rPr>
              <w:del w:id="4905" w:author="Orion" w:date="2011-03-31T22:26:00Z"/>
              <w:rFonts w:cs="Times New Roman"/>
              <w:color w:val="000000"/>
              <w:lang w:val="en-US"/>
            </w:rPr>
          </w:rPrChange>
        </w:rPr>
        <w:pPrChange w:id="4906" w:author="Orion" w:date="2011-06-22T18:17:00Z">
          <w:pPr>
            <w:autoSpaceDE w:val="0"/>
            <w:jc w:val="both"/>
          </w:pPr>
        </w:pPrChange>
      </w:pPr>
      <w:del w:id="4907" w:author="Orion" w:date="2011-03-31T22:26:00Z">
        <w:r w:rsidRPr="00650D90" w:rsidDel="00582A7E">
          <w:rPr>
            <w:color w:val="000000"/>
            <w:rPrChange w:id="4908" w:author="Orion" w:date="2011-05-01T20:13:00Z">
              <w:rPr>
                <w:rFonts w:cs="Times New Roman"/>
                <w:color w:val="000000"/>
                <w:lang w:val="en-US"/>
              </w:rPr>
            </w:rPrChange>
          </w:rPr>
          <w:delText xml:space="preserve">[23] K. Tumer and A. Agogino. Distributed agent-based air traffic flow management. In Proceedings of the Sixth International Joint Conference on Autonomous Agents and Multi-Agent Systems, Honolulu, Hawaii, May 2007. to appear. </w:delText>
        </w:r>
      </w:del>
    </w:p>
    <w:p w14:paraId="2F2469BB" w14:textId="77777777" w:rsidR="00BB1765" w:rsidRPr="00650D90" w:rsidDel="00582A7E" w:rsidRDefault="00BB1765">
      <w:pPr>
        <w:rPr>
          <w:del w:id="4909" w:author="Orion" w:date="2011-03-31T22:26:00Z"/>
          <w:rPrChange w:id="4910" w:author="Orion" w:date="2011-05-01T20:13:00Z">
            <w:rPr>
              <w:del w:id="4911" w:author="Orion" w:date="2011-03-31T22:26:00Z"/>
              <w:rFonts w:cs="Times New Roman"/>
              <w:lang w:val="en-US"/>
            </w:rPr>
          </w:rPrChange>
        </w:rPr>
        <w:pPrChange w:id="4912" w:author="Orion" w:date="2011-06-22T18:17:00Z">
          <w:pPr>
            <w:autoSpaceDE w:val="0"/>
            <w:jc w:val="both"/>
          </w:pPr>
        </w:pPrChange>
      </w:pPr>
    </w:p>
    <w:p w14:paraId="22F8E84D" w14:textId="77777777" w:rsidR="006F5A50" w:rsidRPr="00B42FC5" w:rsidRDefault="00BB1765">
      <w:pPr>
        <w:rPr>
          <w:ins w:id="4913" w:author="Orion" w:date="2011-03-31T18:18:00Z"/>
        </w:rPr>
      </w:pPr>
      <w:del w:id="4914" w:author="Orion" w:date="2011-03-31T22:33:00Z">
        <w:r w:rsidRPr="00650D90" w:rsidDel="002D40E7">
          <w:rPr>
            <w:color w:val="000000"/>
            <w:rPrChange w:id="4915" w:author="Orion" w:date="2011-05-01T20:13:00Z">
              <w:rPr>
                <w:rFonts w:cs="Times New Roman"/>
                <w:color w:val="000000"/>
                <w:lang w:val="en-US"/>
              </w:rPr>
            </w:rPrChange>
          </w:rPr>
          <w:delText>[24] S. Wolfe, M. Sierhuis, and P. Jarvis. To bdi or not to bdi, design choices in an agent-based Traffic Flow Management Simulation Multiconference, 2008.</w:delText>
        </w:r>
      </w:del>
    </w:p>
    <w:customXmlInsRangeStart w:id="4916" w:author="Orion" w:date="2011-04-06T18:33:00Z"/>
    <w:bookmarkStart w:id="4917" w:name="_Toc296083835" w:displacedByCustomXml="next"/>
    <w:sdt>
      <w:sdtPr>
        <w:rPr>
          <w:rFonts w:cs="Times New Roman"/>
          <w:b w:val="0"/>
          <w:bCs w:val="0"/>
          <w:sz w:val="24"/>
          <w:szCs w:val="24"/>
        </w:rPr>
        <w:id w:val="999621430"/>
        <w:docPartObj>
          <w:docPartGallery w:val="Bibliographies"/>
          <w:docPartUnique/>
        </w:docPartObj>
      </w:sdtPr>
      <w:sdtContent>
        <w:customXmlInsRangeEnd w:id="4916"/>
        <w:p w14:paraId="41F4A2BF" w14:textId="77777777" w:rsidR="00B946E5" w:rsidRPr="00B937FD" w:rsidRDefault="00B946E5">
          <w:pPr>
            <w:pStyle w:val="Heading1"/>
            <w:rPr>
              <w:ins w:id="4918" w:author="Orion" w:date="2011-04-06T18:33:00Z"/>
              <w:rFonts w:cs="Times New Roman"/>
            </w:rPr>
          </w:pPr>
          <w:ins w:id="4919" w:author="Orion" w:date="2011-04-06T18:33:00Z">
            <w:r w:rsidRPr="004E6600">
              <w:rPr>
                <w:rFonts w:cs="Times New Roman"/>
                <w:rPrChange w:id="4920" w:author="Orion" w:date="2011-05-04T19:49:00Z">
                  <w:rPr>
                    <w:b w:val="0"/>
                    <w:bCs w:val="0"/>
                    <w:sz w:val="24"/>
                    <w:szCs w:val="24"/>
                  </w:rPr>
                </w:rPrChange>
              </w:rPr>
              <w:t>Bibliogra</w:t>
            </w:r>
          </w:ins>
          <w:ins w:id="4921" w:author="Orion" w:date="2011-05-04T19:48:00Z">
            <w:r w:rsidR="00C038CA" w:rsidRPr="004E6600">
              <w:rPr>
                <w:rFonts w:cs="Times New Roman"/>
                <w:rPrChange w:id="4922" w:author="Orion" w:date="2011-05-04T19:49:00Z">
                  <w:rPr>
                    <w:rFonts w:cs="Times New Roman"/>
                    <w:b w:val="0"/>
                    <w:bCs w:val="0"/>
                    <w:sz w:val="24"/>
                    <w:szCs w:val="24"/>
                    <w:lang w:val="en-US"/>
                  </w:rPr>
                </w:rPrChange>
              </w:rPr>
              <w:t>fía</w:t>
            </w:r>
          </w:ins>
          <w:bookmarkEnd w:id="4917"/>
        </w:p>
        <w:customXmlInsRangeStart w:id="4923" w:author="Orion" w:date="2011-04-06T18:33:00Z"/>
        <w:sdt>
          <w:sdtPr>
            <w:rPr>
              <w:rFonts w:cs="Times New Roman"/>
              <w:szCs w:val="24"/>
            </w:rPr>
            <w:id w:val="111145805"/>
            <w:bibliography/>
          </w:sdtPr>
          <w:sdtContent>
            <w:customXmlInsRangeEnd w:id="4923"/>
            <w:p w14:paraId="1D259C52" w14:textId="77777777" w:rsidR="00C1157B" w:rsidRPr="00C1157B" w:rsidRDefault="00B946E5" w:rsidP="00C1157B">
              <w:pPr>
                <w:pStyle w:val="Bibliography"/>
                <w:rPr>
                  <w:noProof/>
                  <w:lang w:val="en-US"/>
                  <w:rPrChange w:id="4924" w:author="Orion" w:date="2011-06-17T12:33:00Z">
                    <w:rPr>
                      <w:noProof/>
                    </w:rPr>
                  </w:rPrChange>
                </w:rPr>
              </w:pPr>
              <w:ins w:id="4925" w:author="Orion" w:date="2011-04-06T18:33:00Z">
                <w:r w:rsidRPr="00246937">
                  <w:rPr>
                    <w:rFonts w:cs="Times New Roman"/>
                  </w:rPr>
                  <w:fldChar w:fldCharType="begin"/>
                </w:r>
                <w:r w:rsidRPr="005854A3">
                  <w:rPr>
                    <w:rFonts w:cs="Times New Roman"/>
                  </w:rPr>
                  <w:instrText xml:space="preserve"> BIBLIOGRAPHY </w:instrText>
                </w:r>
                <w:r w:rsidRPr="00246937">
                  <w:rPr>
                    <w:rFonts w:cs="Times New Roman"/>
                  </w:rPr>
                  <w:fldChar w:fldCharType="separate"/>
                </w:r>
              </w:ins>
              <w:r w:rsidR="00C1157B" w:rsidRPr="009F785B">
                <w:rPr>
                  <w:noProof/>
                </w:rPr>
                <w:t xml:space="preserve">1. </w:t>
              </w:r>
              <w:r w:rsidR="00C1157B" w:rsidRPr="005854A3">
                <w:rPr>
                  <w:i/>
                  <w:iCs/>
                  <w:noProof/>
                </w:rPr>
                <w:t xml:space="preserve">A vision for European Aviation. </w:t>
              </w:r>
              <w:r w:rsidR="00C1157B" w:rsidRPr="00C91DD8">
                <w:rPr>
                  <w:b/>
                  <w:bCs/>
                  <w:noProof/>
                  <w:lang w:val="en-US"/>
                  <w:rPrChange w:id="4926" w:author="Orion" w:date="2011-06-22T18:56:00Z">
                    <w:rPr>
                      <w:b/>
                      <w:bCs/>
                      <w:noProof/>
                      <w:szCs w:val="24"/>
                    </w:rPr>
                  </w:rPrChange>
                </w:rPr>
                <w:t>Eurocontrol.</w:t>
              </w:r>
              <w:r w:rsidR="00C1157B" w:rsidRPr="00C91DD8">
                <w:rPr>
                  <w:noProof/>
                  <w:lang w:val="en-US"/>
                  <w:rPrChange w:id="4927" w:author="Orion" w:date="2011-06-22T18:56:00Z">
                    <w:rPr>
                      <w:noProof/>
                      <w:szCs w:val="24"/>
                    </w:rPr>
                  </w:rPrChange>
                </w:rPr>
                <w:t xml:space="preserve"> </w:t>
              </w:r>
              <w:r w:rsidR="00C1157B" w:rsidRPr="00C1157B">
                <w:rPr>
                  <w:noProof/>
                  <w:lang w:val="en-US"/>
                  <w:rPrChange w:id="4928" w:author="Orion" w:date="2011-06-17T12:33:00Z">
                    <w:rPr>
                      <w:noProof/>
                      <w:szCs w:val="24"/>
                    </w:rPr>
                  </w:rPrChange>
                </w:rPr>
                <w:t>2005. Eurocontrol and ACI Europe Press Conference.</w:t>
              </w:r>
            </w:p>
            <w:p w14:paraId="46EAB926" w14:textId="77777777" w:rsidR="00C1157B" w:rsidRPr="00C1157B" w:rsidRDefault="00C1157B" w:rsidP="00C1157B">
              <w:pPr>
                <w:pStyle w:val="Bibliography"/>
                <w:rPr>
                  <w:noProof/>
                  <w:lang w:val="en-US"/>
                  <w:rPrChange w:id="4929" w:author="Orion" w:date="2011-06-17T12:33:00Z">
                    <w:rPr>
                      <w:noProof/>
                    </w:rPr>
                  </w:rPrChange>
                </w:rPr>
              </w:pPr>
              <w:r w:rsidRPr="00C1157B">
                <w:rPr>
                  <w:noProof/>
                  <w:lang w:val="en-US"/>
                  <w:rPrChange w:id="4930" w:author="Orion" w:date="2011-06-17T12:33:00Z">
                    <w:rPr>
                      <w:noProof/>
                      <w:szCs w:val="24"/>
                    </w:rPr>
                  </w:rPrChange>
                </w:rPr>
                <w:t xml:space="preserve">2. </w:t>
              </w:r>
              <w:r w:rsidRPr="00C1157B">
                <w:rPr>
                  <w:i/>
                  <w:iCs/>
                  <w:noProof/>
                  <w:lang w:val="en-US"/>
                  <w:rPrChange w:id="4931" w:author="Orion" w:date="2011-06-17T12:33:00Z">
                    <w:rPr>
                      <w:i/>
                      <w:iCs/>
                      <w:noProof/>
                      <w:szCs w:val="24"/>
                    </w:rPr>
                  </w:rPrChange>
                </w:rPr>
                <w:t xml:space="preserve">Conflict Resolution for Air Traffic Management: A Study in Multi-Agent Hybrid Systems. </w:t>
              </w:r>
              <w:r w:rsidRPr="00C1157B">
                <w:rPr>
                  <w:b/>
                  <w:bCs/>
                  <w:noProof/>
                  <w:lang w:val="en-US"/>
                  <w:rPrChange w:id="4932" w:author="Orion" w:date="2011-06-17T12:33:00Z">
                    <w:rPr>
                      <w:b/>
                      <w:bCs/>
                      <w:noProof/>
                      <w:szCs w:val="24"/>
                    </w:rPr>
                  </w:rPrChange>
                </w:rPr>
                <w:t>Claire Tomlin, George J. Pappas, and Shankar Sastry.</w:t>
              </w:r>
              <w:r w:rsidRPr="00C1157B">
                <w:rPr>
                  <w:noProof/>
                  <w:lang w:val="en-US"/>
                  <w:rPrChange w:id="4933" w:author="Orion" w:date="2011-06-17T12:33:00Z">
                    <w:rPr>
                      <w:noProof/>
                      <w:szCs w:val="24"/>
                    </w:rPr>
                  </w:rPrChange>
                </w:rPr>
                <w:t xml:space="preserve"> April de 1998, IEEE Transactions on Automatic Control, Vol. 43, págs. 509--521. 4.</w:t>
              </w:r>
            </w:p>
            <w:p w14:paraId="35CDCBF5" w14:textId="77777777" w:rsidR="00C1157B" w:rsidRPr="00C1157B" w:rsidRDefault="00C1157B" w:rsidP="00C1157B">
              <w:pPr>
                <w:pStyle w:val="Bibliography"/>
                <w:rPr>
                  <w:noProof/>
                  <w:lang w:val="en-US"/>
                  <w:rPrChange w:id="4934" w:author="Orion" w:date="2011-06-17T12:33:00Z">
                    <w:rPr>
                      <w:noProof/>
                    </w:rPr>
                  </w:rPrChange>
                </w:rPr>
              </w:pPr>
              <w:r w:rsidRPr="00C1157B">
                <w:rPr>
                  <w:noProof/>
                  <w:lang w:val="en-US"/>
                  <w:rPrChange w:id="4935" w:author="Orion" w:date="2011-06-17T12:33:00Z">
                    <w:rPr>
                      <w:noProof/>
                      <w:szCs w:val="24"/>
                    </w:rPr>
                  </w:rPrChange>
                </w:rPr>
                <w:t xml:space="preserve">3. </w:t>
              </w:r>
              <w:r w:rsidRPr="00C1157B">
                <w:rPr>
                  <w:b/>
                  <w:bCs/>
                  <w:noProof/>
                  <w:lang w:val="en-US"/>
                  <w:rPrChange w:id="4936" w:author="Orion" w:date="2011-06-17T12:33:00Z">
                    <w:rPr>
                      <w:b/>
                      <w:bCs/>
                      <w:noProof/>
                      <w:szCs w:val="24"/>
                    </w:rPr>
                  </w:rPrChange>
                </w:rPr>
                <w:t>JSBSim.</w:t>
              </w:r>
              <w:r w:rsidRPr="00C1157B">
                <w:rPr>
                  <w:noProof/>
                  <w:lang w:val="en-US"/>
                  <w:rPrChange w:id="4937" w:author="Orion" w:date="2011-06-17T12:33:00Z">
                    <w:rPr>
                      <w:noProof/>
                      <w:szCs w:val="24"/>
                    </w:rPr>
                  </w:rPrChange>
                </w:rPr>
                <w:t xml:space="preserve"> JSBSim flight dynamics model. [En línea] http://jsbsim.sourceforge.net/ .</w:t>
              </w:r>
            </w:p>
            <w:p w14:paraId="33165816" w14:textId="77777777" w:rsidR="00C1157B" w:rsidRPr="00C1157B" w:rsidRDefault="00C1157B" w:rsidP="00C1157B">
              <w:pPr>
                <w:pStyle w:val="Bibliography"/>
                <w:rPr>
                  <w:noProof/>
                  <w:lang w:val="en-US"/>
                  <w:rPrChange w:id="4938" w:author="Orion" w:date="2011-06-17T12:33:00Z">
                    <w:rPr>
                      <w:noProof/>
                    </w:rPr>
                  </w:rPrChange>
                </w:rPr>
              </w:pPr>
              <w:r w:rsidRPr="00C1157B">
                <w:rPr>
                  <w:noProof/>
                  <w:lang w:val="en-US"/>
                  <w:rPrChange w:id="4939" w:author="Orion" w:date="2011-06-17T12:33:00Z">
                    <w:rPr>
                      <w:noProof/>
                      <w:szCs w:val="24"/>
                    </w:rPr>
                  </w:rPrChange>
                </w:rPr>
                <w:t xml:space="preserve">4. </w:t>
              </w:r>
              <w:r w:rsidRPr="00C1157B">
                <w:rPr>
                  <w:b/>
                  <w:bCs/>
                  <w:noProof/>
                  <w:lang w:val="en-US"/>
                  <w:rPrChange w:id="4940" w:author="Orion" w:date="2011-06-17T12:33:00Z">
                    <w:rPr>
                      <w:b/>
                      <w:bCs/>
                      <w:noProof/>
                      <w:szCs w:val="24"/>
                    </w:rPr>
                  </w:rPrChange>
                </w:rPr>
                <w:t>FlightGear Flight Simulator.</w:t>
              </w:r>
              <w:r w:rsidRPr="00C1157B">
                <w:rPr>
                  <w:noProof/>
                  <w:lang w:val="en-US"/>
                  <w:rPrChange w:id="4941" w:author="Orion" w:date="2011-06-17T12:33:00Z">
                    <w:rPr>
                      <w:noProof/>
                      <w:szCs w:val="24"/>
                    </w:rPr>
                  </w:rPrChange>
                </w:rPr>
                <w:t xml:space="preserve"> FlightGear Flight Simulator. [En línea] http://www.flightgear.org/.</w:t>
              </w:r>
            </w:p>
            <w:p w14:paraId="7B3E14E9" w14:textId="77777777" w:rsidR="00C1157B" w:rsidRDefault="00C1157B" w:rsidP="00C1157B">
              <w:pPr>
                <w:pStyle w:val="Bibliography"/>
                <w:rPr>
                  <w:noProof/>
                </w:rPr>
              </w:pPr>
              <w:r>
                <w:rPr>
                  <w:noProof/>
                </w:rPr>
                <w:t xml:space="preserve">5. </w:t>
              </w:r>
              <w:r>
                <w:rPr>
                  <w:b/>
                  <w:bCs/>
                  <w:noProof/>
                </w:rPr>
                <w:t>OpenEaagles.</w:t>
              </w:r>
              <w:r>
                <w:rPr>
                  <w:noProof/>
                </w:rPr>
                <w:t xml:space="preserve"> OpenEaagles. [En línea] http://www.openeaagles.org/.</w:t>
              </w:r>
            </w:p>
            <w:p w14:paraId="17B53571" w14:textId="77777777" w:rsidR="00C1157B" w:rsidRPr="00C1157B" w:rsidRDefault="00C1157B" w:rsidP="00C1157B">
              <w:pPr>
                <w:pStyle w:val="Bibliography"/>
                <w:rPr>
                  <w:noProof/>
                  <w:lang w:val="en-US"/>
                  <w:rPrChange w:id="4942" w:author="Orion" w:date="2011-06-17T12:33:00Z">
                    <w:rPr>
                      <w:noProof/>
                    </w:rPr>
                  </w:rPrChange>
                </w:rPr>
              </w:pPr>
              <w:r w:rsidRPr="00C1157B">
                <w:rPr>
                  <w:noProof/>
                  <w:lang w:val="en-US"/>
                  <w:rPrChange w:id="4943" w:author="Orion" w:date="2011-06-17T12:33:00Z">
                    <w:rPr>
                      <w:noProof/>
                      <w:szCs w:val="24"/>
                    </w:rPr>
                  </w:rPrChange>
                </w:rPr>
                <w:t xml:space="preserve">6. </w:t>
              </w:r>
              <w:r w:rsidRPr="00C1157B">
                <w:rPr>
                  <w:b/>
                  <w:bCs/>
                  <w:noProof/>
                  <w:lang w:val="en-US"/>
                  <w:rPrChange w:id="4944" w:author="Orion" w:date="2011-06-17T12:33:00Z">
                    <w:rPr>
                      <w:b/>
                      <w:bCs/>
                      <w:noProof/>
                      <w:szCs w:val="24"/>
                    </w:rPr>
                  </w:rPrChange>
                </w:rPr>
                <w:t>AVIATOR VISUAL DESIGN SIMULATOR.</w:t>
              </w:r>
              <w:r w:rsidRPr="00C1157B">
                <w:rPr>
                  <w:noProof/>
                  <w:lang w:val="en-US"/>
                  <w:rPrChange w:id="4945" w:author="Orion" w:date="2011-06-17T12:33:00Z">
                    <w:rPr>
                      <w:noProof/>
                      <w:szCs w:val="24"/>
                    </w:rPr>
                  </w:rPrChange>
                </w:rPr>
                <w:t xml:space="preserve"> </w:t>
              </w:r>
              <w:r w:rsidRPr="00C1157B">
                <w:rPr>
                  <w:i/>
                  <w:iCs/>
                  <w:noProof/>
                  <w:lang w:val="en-US"/>
                  <w:rPrChange w:id="4946" w:author="Orion" w:date="2011-06-17T12:33:00Z">
                    <w:rPr>
                      <w:i/>
                      <w:iCs/>
                      <w:noProof/>
                      <w:szCs w:val="24"/>
                    </w:rPr>
                  </w:rPrChange>
                </w:rPr>
                <w:t xml:space="preserve">Manual, AVIATOR VISUAL DESIGN SIMULATOR (AVDS) User. </w:t>
              </w:r>
              <w:r w:rsidRPr="00C1157B">
                <w:rPr>
                  <w:noProof/>
                  <w:lang w:val="en-US"/>
                  <w:rPrChange w:id="4947" w:author="Orion" w:date="2011-06-17T12:33:00Z">
                    <w:rPr>
                      <w:noProof/>
                      <w:szCs w:val="24"/>
                    </w:rPr>
                  </w:rPrChange>
                </w:rPr>
                <w:t>http://www.rassimtech.com/documentation/AVDSManual.pdf.</w:t>
              </w:r>
            </w:p>
            <w:p w14:paraId="1DD00133" w14:textId="77777777" w:rsidR="00C1157B" w:rsidRDefault="00C1157B" w:rsidP="00C1157B">
              <w:pPr>
                <w:pStyle w:val="Bibliography"/>
                <w:rPr>
                  <w:noProof/>
                </w:rPr>
              </w:pPr>
              <w:r w:rsidRPr="00C1157B">
                <w:rPr>
                  <w:noProof/>
                  <w:lang w:val="en-US"/>
                  <w:rPrChange w:id="4948" w:author="Orion" w:date="2011-06-17T12:33:00Z">
                    <w:rPr>
                      <w:noProof/>
                      <w:szCs w:val="24"/>
                    </w:rPr>
                  </w:rPrChange>
                </w:rPr>
                <w:t xml:space="preserve">7. </w:t>
              </w:r>
              <w:r w:rsidRPr="00C1157B">
                <w:rPr>
                  <w:i/>
                  <w:iCs/>
                  <w:noProof/>
                  <w:lang w:val="en-US"/>
                  <w:rPrChange w:id="4949" w:author="Orion" w:date="2011-06-17T12:33:00Z">
                    <w:rPr>
                      <w:i/>
                      <w:iCs/>
                      <w:noProof/>
                      <w:szCs w:val="24"/>
                    </w:rPr>
                  </w:rPrChange>
                </w:rPr>
                <w:t xml:space="preserve">FACET: Future ATM Concepts Evaluation Tool. </w:t>
              </w:r>
              <w:r>
                <w:rPr>
                  <w:b/>
                  <w:bCs/>
                  <w:noProof/>
                </w:rPr>
                <w:t>Bilimoria, K.</w:t>
              </w:r>
              <w:r>
                <w:rPr>
                  <w:noProof/>
                </w:rPr>
                <w:t xml:space="preserve"> Napoli, Italy : s.n., 2000. 3rd USA/Europe ATM 2001 R&amp;D Seminar.</w:t>
              </w:r>
            </w:p>
            <w:p w14:paraId="4FCAD080" w14:textId="77777777" w:rsidR="00C1157B" w:rsidRPr="00C1157B" w:rsidRDefault="00C1157B" w:rsidP="00C1157B">
              <w:pPr>
                <w:pStyle w:val="Bibliography"/>
                <w:rPr>
                  <w:noProof/>
                  <w:lang w:val="en-US"/>
                  <w:rPrChange w:id="4950" w:author="Orion" w:date="2011-06-17T12:33:00Z">
                    <w:rPr>
                      <w:noProof/>
                    </w:rPr>
                  </w:rPrChange>
                </w:rPr>
              </w:pPr>
              <w:r w:rsidRPr="00C1157B">
                <w:rPr>
                  <w:noProof/>
                  <w:lang w:val="en-US"/>
                  <w:rPrChange w:id="4951" w:author="Orion" w:date="2011-06-17T12:33:00Z">
                    <w:rPr>
                      <w:noProof/>
                      <w:szCs w:val="24"/>
                    </w:rPr>
                  </w:rPrChange>
                </w:rPr>
                <w:t xml:space="preserve">8. </w:t>
              </w:r>
              <w:r w:rsidRPr="00C1157B">
                <w:rPr>
                  <w:i/>
                  <w:iCs/>
                  <w:noProof/>
                  <w:lang w:val="en-US"/>
                  <w:rPrChange w:id="4952" w:author="Orion" w:date="2011-06-17T12:33:00Z">
                    <w:rPr>
                      <w:i/>
                      <w:iCs/>
                      <w:noProof/>
                      <w:szCs w:val="24"/>
                    </w:rPr>
                  </w:rPrChange>
                </w:rPr>
                <w:t xml:space="preserve">The design of FACET to support use by airline operations centers. </w:t>
              </w:r>
              <w:r w:rsidRPr="00C1157B">
                <w:rPr>
                  <w:b/>
                  <w:bCs/>
                  <w:noProof/>
                  <w:lang w:val="en-US"/>
                  <w:rPrChange w:id="4953" w:author="Orion" w:date="2011-06-17T12:33:00Z">
                    <w:rPr>
                      <w:b/>
                      <w:bCs/>
                      <w:noProof/>
                      <w:szCs w:val="24"/>
                    </w:rPr>
                  </w:rPrChange>
                </w:rPr>
                <w:t>Smith, P.</w:t>
              </w:r>
              <w:r w:rsidRPr="00C1157B">
                <w:rPr>
                  <w:noProof/>
                  <w:lang w:val="en-US"/>
                  <w:rPrChange w:id="4954" w:author="Orion" w:date="2011-06-17T12:33:00Z">
                    <w:rPr>
                      <w:noProof/>
                      <w:szCs w:val="24"/>
                    </w:rPr>
                  </w:rPrChange>
                </w:rPr>
                <w:t xml:space="preserve"> 2004 : s.n., IEEE.</w:t>
              </w:r>
            </w:p>
            <w:p w14:paraId="32ADA993" w14:textId="77777777" w:rsidR="00C1157B" w:rsidRPr="00C1157B" w:rsidRDefault="00C1157B" w:rsidP="00C1157B">
              <w:pPr>
                <w:pStyle w:val="Bibliography"/>
                <w:rPr>
                  <w:noProof/>
                  <w:lang w:val="en-US"/>
                  <w:rPrChange w:id="4955" w:author="Orion" w:date="2011-06-17T12:33:00Z">
                    <w:rPr>
                      <w:noProof/>
                    </w:rPr>
                  </w:rPrChange>
                </w:rPr>
              </w:pPr>
              <w:r w:rsidRPr="00C1157B">
                <w:rPr>
                  <w:noProof/>
                  <w:lang w:val="en-US"/>
                  <w:rPrChange w:id="4956" w:author="Orion" w:date="2011-06-17T12:33:00Z">
                    <w:rPr>
                      <w:noProof/>
                      <w:szCs w:val="24"/>
                    </w:rPr>
                  </w:rPrChange>
                </w:rPr>
                <w:t xml:space="preserve">9. </w:t>
              </w:r>
              <w:r w:rsidRPr="00C1157B">
                <w:rPr>
                  <w:i/>
                  <w:iCs/>
                  <w:noProof/>
                  <w:lang w:val="en-US"/>
                  <w:rPrChange w:id="4957" w:author="Orion" w:date="2011-06-17T12:33:00Z">
                    <w:rPr>
                      <w:i/>
                      <w:iCs/>
                      <w:noProof/>
                      <w:szCs w:val="24"/>
                    </w:rPr>
                  </w:rPrChange>
                </w:rPr>
                <w:t xml:space="preserve">A Multiagent Simulation of Collaborative Air Traffic Flow Management. </w:t>
              </w:r>
              <w:r w:rsidRPr="00C1157B">
                <w:rPr>
                  <w:b/>
                  <w:bCs/>
                  <w:noProof/>
                  <w:lang w:val="en-US"/>
                  <w:rPrChange w:id="4958" w:author="Orion" w:date="2011-06-17T12:33:00Z">
                    <w:rPr>
                      <w:b/>
                      <w:bCs/>
                      <w:noProof/>
                      <w:szCs w:val="24"/>
                    </w:rPr>
                  </w:rPrChange>
                </w:rPr>
                <w:t>Shawn R. Wolfe, Peter A. Jarvis, Francis Y. Enomoto, Maarten Sierhuis,Bart-Jan van Putte.</w:t>
              </w:r>
              <w:r w:rsidRPr="00C1157B">
                <w:rPr>
                  <w:noProof/>
                  <w:lang w:val="en-US"/>
                  <w:rPrChange w:id="4959" w:author="Orion" w:date="2011-06-17T12:33:00Z">
                    <w:rPr>
                      <w:noProof/>
                      <w:szCs w:val="24"/>
                    </w:rPr>
                  </w:rPrChange>
                </w:rPr>
                <w:t xml:space="preserve"> [ed.] Franziska Klügl Ana L. C. Bazzan. s.l. : Information Science Reference, 2009, Multi-Agent Systems for Traffic and Transportation Engineering, págs. 357-381. NASA Ames Research Center.</w:t>
              </w:r>
            </w:p>
            <w:p w14:paraId="4B4F3588" w14:textId="77777777" w:rsidR="00C1157B" w:rsidRPr="00C1157B" w:rsidRDefault="00C1157B" w:rsidP="00C1157B">
              <w:pPr>
                <w:pStyle w:val="Bibliography"/>
                <w:rPr>
                  <w:noProof/>
                  <w:lang w:val="en-US"/>
                  <w:rPrChange w:id="4960" w:author="Orion" w:date="2011-06-17T12:33:00Z">
                    <w:rPr>
                      <w:noProof/>
                    </w:rPr>
                  </w:rPrChange>
                </w:rPr>
              </w:pPr>
              <w:r w:rsidRPr="00C1157B">
                <w:rPr>
                  <w:noProof/>
                  <w:lang w:val="en-US"/>
                  <w:rPrChange w:id="4961" w:author="Orion" w:date="2011-06-17T12:33:00Z">
                    <w:rPr>
                      <w:noProof/>
                      <w:szCs w:val="24"/>
                    </w:rPr>
                  </w:rPrChange>
                </w:rPr>
                <w:t xml:space="preserve">10. </w:t>
              </w:r>
              <w:r w:rsidRPr="00C1157B">
                <w:rPr>
                  <w:i/>
                  <w:iCs/>
                  <w:noProof/>
                  <w:lang w:val="en-US"/>
                  <w:rPrChange w:id="4962" w:author="Orion" w:date="2011-06-17T12:33:00Z">
                    <w:rPr>
                      <w:i/>
                      <w:iCs/>
                      <w:noProof/>
                      <w:szCs w:val="24"/>
                    </w:rPr>
                  </w:rPrChange>
                </w:rPr>
                <w:t xml:space="preserve">Human performance models of pilot behaviour. </w:t>
              </w:r>
              <w:r w:rsidRPr="00C1157B">
                <w:rPr>
                  <w:b/>
                  <w:bCs/>
                  <w:noProof/>
                  <w:lang w:val="en-US"/>
                  <w:rPrChange w:id="4963" w:author="Orion" w:date="2011-06-17T12:33:00Z">
                    <w:rPr>
                      <w:b/>
                      <w:bCs/>
                      <w:noProof/>
                      <w:szCs w:val="24"/>
                    </w:rPr>
                  </w:rPrChange>
                </w:rPr>
                <w:t>Foyle, D. C., Hooey, B. L., Byrne, M. D., Corker, K. M., Deutsch, S., Lebiere, C.</w:t>
              </w:r>
              <w:r w:rsidRPr="00C1157B">
                <w:rPr>
                  <w:noProof/>
                  <w:lang w:val="en-US"/>
                  <w:rPrChange w:id="4964" w:author="Orion" w:date="2011-06-17T12:33:00Z">
                    <w:rPr>
                      <w:noProof/>
                      <w:szCs w:val="24"/>
                    </w:rPr>
                  </w:rPrChange>
                </w:rPr>
                <w:t xml:space="preserve"> Santa Monica, CA : s.n., 2005. The Human Factors and Ergonomics Society 49th Annual Meeting. págs. 1109-1113.</w:t>
              </w:r>
            </w:p>
            <w:p w14:paraId="38C58709" w14:textId="77777777" w:rsidR="00C1157B" w:rsidRPr="00C1157B" w:rsidRDefault="00C1157B" w:rsidP="00C1157B">
              <w:pPr>
                <w:pStyle w:val="Bibliography"/>
                <w:rPr>
                  <w:noProof/>
                  <w:lang w:val="en-US"/>
                  <w:rPrChange w:id="4965" w:author="Orion" w:date="2011-06-17T12:33:00Z">
                    <w:rPr>
                      <w:noProof/>
                    </w:rPr>
                  </w:rPrChange>
                </w:rPr>
              </w:pPr>
              <w:r w:rsidRPr="00C1157B">
                <w:rPr>
                  <w:noProof/>
                  <w:lang w:val="en-US"/>
                  <w:rPrChange w:id="4966" w:author="Orion" w:date="2011-06-17T12:33:00Z">
                    <w:rPr>
                      <w:noProof/>
                      <w:szCs w:val="24"/>
                    </w:rPr>
                  </w:rPrChange>
                </w:rPr>
                <w:t xml:space="preserve">11. </w:t>
              </w:r>
              <w:r w:rsidRPr="00C1157B">
                <w:rPr>
                  <w:b/>
                  <w:bCs/>
                  <w:noProof/>
                  <w:lang w:val="en-US"/>
                  <w:rPrChange w:id="4967" w:author="Orion" w:date="2011-06-17T12:33:00Z">
                    <w:rPr>
                      <w:b/>
                      <w:bCs/>
                      <w:noProof/>
                      <w:szCs w:val="24"/>
                    </w:rPr>
                  </w:rPrChange>
                </w:rPr>
                <w:t>Frankel, David.</w:t>
              </w:r>
              <w:r w:rsidRPr="00C1157B">
                <w:rPr>
                  <w:noProof/>
                  <w:lang w:val="en-US"/>
                  <w:rPrChange w:id="4968" w:author="Orion" w:date="2011-06-17T12:33:00Z">
                    <w:rPr>
                      <w:noProof/>
                      <w:szCs w:val="24"/>
                    </w:rPr>
                  </w:rPrChange>
                </w:rPr>
                <w:t xml:space="preserve"> </w:t>
              </w:r>
              <w:r w:rsidRPr="00C1157B">
                <w:rPr>
                  <w:i/>
                  <w:iCs/>
                  <w:noProof/>
                  <w:lang w:val="en-US"/>
                  <w:rPrChange w:id="4969" w:author="Orion" w:date="2011-06-17T12:33:00Z">
                    <w:rPr>
                      <w:i/>
                      <w:iCs/>
                      <w:noProof/>
                      <w:szCs w:val="24"/>
                    </w:rPr>
                  </w:rPrChange>
                </w:rPr>
                <w:t xml:space="preserve">Model Driven Architecture: Applying MDA to Enterprise Computing. </w:t>
              </w:r>
              <w:r w:rsidRPr="00C1157B">
                <w:rPr>
                  <w:noProof/>
                  <w:lang w:val="en-US"/>
                  <w:rPrChange w:id="4970" w:author="Orion" w:date="2011-06-17T12:33:00Z">
                    <w:rPr>
                      <w:noProof/>
                      <w:szCs w:val="24"/>
                    </w:rPr>
                  </w:rPrChange>
                </w:rPr>
                <w:t>s.l. : John Wiley &amp; Sons, 2003.</w:t>
              </w:r>
            </w:p>
            <w:p w14:paraId="0CDA3BF0" w14:textId="77777777" w:rsidR="00C1157B" w:rsidRPr="00C1157B" w:rsidRDefault="00C1157B" w:rsidP="00C1157B">
              <w:pPr>
                <w:pStyle w:val="Bibliography"/>
                <w:rPr>
                  <w:noProof/>
                  <w:lang w:val="en-US"/>
                  <w:rPrChange w:id="4971" w:author="Orion" w:date="2011-06-17T12:33:00Z">
                    <w:rPr>
                      <w:noProof/>
                    </w:rPr>
                  </w:rPrChange>
                </w:rPr>
              </w:pPr>
              <w:r w:rsidRPr="00C1157B">
                <w:rPr>
                  <w:noProof/>
                  <w:lang w:val="en-US"/>
                  <w:rPrChange w:id="4972" w:author="Orion" w:date="2011-06-17T12:33:00Z">
                    <w:rPr>
                      <w:noProof/>
                      <w:szCs w:val="24"/>
                    </w:rPr>
                  </w:rPrChange>
                </w:rPr>
                <w:t xml:space="preserve">12. </w:t>
              </w:r>
              <w:r w:rsidRPr="00C1157B">
                <w:rPr>
                  <w:b/>
                  <w:bCs/>
                  <w:noProof/>
                  <w:lang w:val="en-US"/>
                  <w:rPrChange w:id="4973" w:author="Orion" w:date="2011-06-17T12:33:00Z">
                    <w:rPr>
                      <w:b/>
                      <w:bCs/>
                      <w:noProof/>
                      <w:szCs w:val="24"/>
                    </w:rPr>
                  </w:rPrChange>
                </w:rPr>
                <w:t>Gilbert, N., Troitzsch, K. G.</w:t>
              </w:r>
              <w:r w:rsidRPr="00C1157B">
                <w:rPr>
                  <w:noProof/>
                  <w:lang w:val="en-US"/>
                  <w:rPrChange w:id="4974" w:author="Orion" w:date="2011-06-17T12:33:00Z">
                    <w:rPr>
                      <w:noProof/>
                      <w:szCs w:val="24"/>
                    </w:rPr>
                  </w:rPrChange>
                </w:rPr>
                <w:t xml:space="preserve"> Simulation for the Social Scientist. </w:t>
              </w:r>
              <w:r w:rsidRPr="00C1157B">
                <w:rPr>
                  <w:i/>
                  <w:iCs/>
                  <w:noProof/>
                  <w:lang w:val="en-US"/>
                  <w:rPrChange w:id="4975" w:author="Orion" w:date="2011-06-17T12:33:00Z">
                    <w:rPr>
                      <w:i/>
                      <w:iCs/>
                      <w:noProof/>
                      <w:szCs w:val="24"/>
                    </w:rPr>
                  </w:rPrChange>
                </w:rPr>
                <w:t xml:space="preserve">Open University Press. </w:t>
              </w:r>
              <w:r w:rsidRPr="00C1157B">
                <w:rPr>
                  <w:noProof/>
                  <w:lang w:val="en-US"/>
                  <w:rPrChange w:id="4976" w:author="Orion" w:date="2011-06-17T12:33:00Z">
                    <w:rPr>
                      <w:noProof/>
                      <w:szCs w:val="24"/>
                    </w:rPr>
                  </w:rPrChange>
                </w:rPr>
                <w:t>2005.</w:t>
              </w:r>
            </w:p>
            <w:p w14:paraId="2B3A2D99" w14:textId="77777777" w:rsidR="00C1157B" w:rsidRPr="00C1157B" w:rsidRDefault="00C1157B" w:rsidP="00C1157B">
              <w:pPr>
                <w:pStyle w:val="Bibliography"/>
                <w:rPr>
                  <w:noProof/>
                  <w:lang w:val="en-US"/>
                  <w:rPrChange w:id="4977" w:author="Orion" w:date="2011-06-17T12:33:00Z">
                    <w:rPr>
                      <w:noProof/>
                    </w:rPr>
                  </w:rPrChange>
                </w:rPr>
              </w:pPr>
              <w:r w:rsidRPr="00C1157B">
                <w:rPr>
                  <w:noProof/>
                  <w:lang w:val="en-US"/>
                  <w:rPrChange w:id="4978" w:author="Orion" w:date="2011-06-17T12:33:00Z">
                    <w:rPr>
                      <w:noProof/>
                      <w:szCs w:val="24"/>
                    </w:rPr>
                  </w:rPrChange>
                </w:rPr>
                <w:t xml:space="preserve">13. </w:t>
              </w:r>
              <w:r w:rsidRPr="00C1157B">
                <w:rPr>
                  <w:i/>
                  <w:iCs/>
                  <w:noProof/>
                  <w:lang w:val="en-US"/>
                  <w:rPrChange w:id="4979" w:author="Orion" w:date="2011-06-17T12:33:00Z">
                    <w:rPr>
                      <w:i/>
                      <w:iCs/>
                      <w:noProof/>
                      <w:szCs w:val="24"/>
                    </w:rPr>
                  </w:rPrChange>
                </w:rPr>
                <w:t xml:space="preserve">INGENIAS development kit: a visual multi-agent system development environment. </w:t>
              </w:r>
              <w:r>
                <w:rPr>
                  <w:b/>
                  <w:bCs/>
                  <w:noProof/>
                </w:rPr>
                <w:t>Jorge J. Gómez-Sanz, Rubén Fuentes, Juan Pavón, Iván García-Magariño.</w:t>
              </w:r>
              <w:r>
                <w:rPr>
                  <w:noProof/>
                </w:rPr>
                <w:t xml:space="preserve"> </w:t>
              </w:r>
              <w:r w:rsidRPr="00C1157B">
                <w:rPr>
                  <w:noProof/>
                  <w:lang w:val="en-US"/>
                  <w:rPrChange w:id="4980" w:author="Orion" w:date="2011-06-17T12:33:00Z">
                    <w:rPr>
                      <w:noProof/>
                      <w:szCs w:val="24"/>
                    </w:rPr>
                  </w:rPrChange>
                </w:rPr>
                <w:t>2008. AAMAS (Demos)'2008. págs. 1675-1676.</w:t>
              </w:r>
            </w:p>
            <w:p w14:paraId="71F3FE07" w14:textId="77777777" w:rsidR="00C1157B" w:rsidRPr="00C1157B" w:rsidRDefault="00C1157B" w:rsidP="00C1157B">
              <w:pPr>
                <w:pStyle w:val="Bibliography"/>
                <w:rPr>
                  <w:noProof/>
                  <w:lang w:val="en-US"/>
                  <w:rPrChange w:id="4981" w:author="Orion" w:date="2011-06-17T12:33:00Z">
                    <w:rPr>
                      <w:noProof/>
                    </w:rPr>
                  </w:rPrChange>
                </w:rPr>
              </w:pPr>
              <w:r w:rsidRPr="00C1157B">
                <w:rPr>
                  <w:noProof/>
                  <w:lang w:val="en-US"/>
                  <w:rPrChange w:id="4982" w:author="Orion" w:date="2011-06-17T12:33:00Z">
                    <w:rPr>
                      <w:noProof/>
                      <w:szCs w:val="24"/>
                    </w:rPr>
                  </w:rPrChange>
                </w:rPr>
                <w:t xml:space="preserve">14. </w:t>
              </w:r>
              <w:r w:rsidRPr="00C1157B">
                <w:rPr>
                  <w:b/>
                  <w:bCs/>
                  <w:noProof/>
                  <w:lang w:val="en-US"/>
                  <w:rPrChange w:id="4983" w:author="Orion" w:date="2011-06-17T12:33:00Z">
                    <w:rPr>
                      <w:b/>
                      <w:bCs/>
                      <w:noProof/>
                      <w:szCs w:val="24"/>
                    </w:rPr>
                  </w:rPrChange>
                </w:rPr>
                <w:t>Helmreich RL, Merritt AC, Wilhelm JA.</w:t>
              </w:r>
              <w:r w:rsidRPr="00C1157B">
                <w:rPr>
                  <w:noProof/>
                  <w:lang w:val="en-US"/>
                  <w:rPrChange w:id="4984" w:author="Orion" w:date="2011-06-17T12:33:00Z">
                    <w:rPr>
                      <w:noProof/>
                      <w:szCs w:val="24"/>
                    </w:rPr>
                  </w:rPrChange>
                </w:rPr>
                <w:t xml:space="preserve"> The evolution of crew resource management training in commercial aviation. </w:t>
              </w:r>
              <w:r w:rsidRPr="00C1157B">
                <w:rPr>
                  <w:i/>
                  <w:iCs/>
                  <w:noProof/>
                  <w:lang w:val="en-US"/>
                  <w:rPrChange w:id="4985" w:author="Orion" w:date="2011-06-17T12:33:00Z">
                    <w:rPr>
                      <w:i/>
                      <w:iCs/>
                      <w:noProof/>
                      <w:szCs w:val="24"/>
                    </w:rPr>
                  </w:rPrChange>
                </w:rPr>
                <w:t xml:space="preserve">Int J Aviation Psychology. </w:t>
              </w:r>
              <w:r w:rsidRPr="00C1157B">
                <w:rPr>
                  <w:noProof/>
                  <w:lang w:val="en-US"/>
                  <w:rPrChange w:id="4986" w:author="Orion" w:date="2011-06-17T12:33:00Z">
                    <w:rPr>
                      <w:noProof/>
                      <w:szCs w:val="24"/>
                    </w:rPr>
                  </w:rPrChange>
                </w:rPr>
                <w:t>1999, Vol. 9, págs. 19–32.</w:t>
              </w:r>
            </w:p>
            <w:p w14:paraId="38653C45" w14:textId="77777777" w:rsidR="00C1157B" w:rsidRPr="00C1157B" w:rsidRDefault="00C1157B" w:rsidP="00C1157B">
              <w:pPr>
                <w:pStyle w:val="Bibliography"/>
                <w:rPr>
                  <w:noProof/>
                  <w:lang w:val="en-US"/>
                  <w:rPrChange w:id="4987" w:author="Orion" w:date="2011-06-17T12:33:00Z">
                    <w:rPr>
                      <w:noProof/>
                    </w:rPr>
                  </w:rPrChange>
                </w:rPr>
              </w:pPr>
              <w:r w:rsidRPr="00C1157B">
                <w:rPr>
                  <w:noProof/>
                  <w:lang w:val="en-US"/>
                  <w:rPrChange w:id="4988" w:author="Orion" w:date="2011-06-17T12:33:00Z">
                    <w:rPr>
                      <w:noProof/>
                      <w:szCs w:val="24"/>
                    </w:rPr>
                  </w:rPrChange>
                </w:rPr>
                <w:t xml:space="preserve">15. </w:t>
              </w:r>
              <w:r w:rsidRPr="00C1157B">
                <w:rPr>
                  <w:b/>
                  <w:bCs/>
                  <w:noProof/>
                  <w:lang w:val="en-US"/>
                  <w:rPrChange w:id="4989" w:author="Orion" w:date="2011-06-17T12:33:00Z">
                    <w:rPr>
                      <w:b/>
                      <w:bCs/>
                      <w:noProof/>
                      <w:szCs w:val="24"/>
                    </w:rPr>
                  </w:rPrChange>
                </w:rPr>
                <w:t>Earl L. Wiener, David C. Nagel.</w:t>
              </w:r>
              <w:r w:rsidRPr="00C1157B">
                <w:rPr>
                  <w:noProof/>
                  <w:lang w:val="en-US"/>
                  <w:rPrChange w:id="4990" w:author="Orion" w:date="2011-06-17T12:33:00Z">
                    <w:rPr>
                      <w:noProof/>
                      <w:szCs w:val="24"/>
                    </w:rPr>
                  </w:rPrChange>
                </w:rPr>
                <w:t xml:space="preserve"> </w:t>
              </w:r>
              <w:r w:rsidRPr="00C1157B">
                <w:rPr>
                  <w:i/>
                  <w:iCs/>
                  <w:noProof/>
                  <w:lang w:val="en-US"/>
                  <w:rPrChange w:id="4991" w:author="Orion" w:date="2011-06-17T12:33:00Z">
                    <w:rPr>
                      <w:i/>
                      <w:iCs/>
                      <w:noProof/>
                      <w:szCs w:val="24"/>
                    </w:rPr>
                  </w:rPrChange>
                </w:rPr>
                <w:t xml:space="preserve">Human Factors in Aviation. </w:t>
              </w:r>
              <w:r w:rsidRPr="00C1157B">
                <w:rPr>
                  <w:noProof/>
                  <w:lang w:val="en-US"/>
                  <w:rPrChange w:id="4992" w:author="Orion" w:date="2011-06-17T12:33:00Z">
                    <w:rPr>
                      <w:noProof/>
                      <w:szCs w:val="24"/>
                    </w:rPr>
                  </w:rPrChange>
                </w:rPr>
                <w:t>s.l. : Academic Press, Inc, 1988.</w:t>
              </w:r>
            </w:p>
            <w:p w14:paraId="1EC5E1EF" w14:textId="77777777" w:rsidR="00C1157B" w:rsidRPr="00C1157B" w:rsidRDefault="00C1157B" w:rsidP="00C1157B">
              <w:pPr>
                <w:pStyle w:val="Bibliography"/>
                <w:rPr>
                  <w:noProof/>
                  <w:lang w:val="en-US"/>
                  <w:rPrChange w:id="4993" w:author="Orion" w:date="2011-06-17T12:33:00Z">
                    <w:rPr>
                      <w:noProof/>
                    </w:rPr>
                  </w:rPrChange>
                </w:rPr>
              </w:pPr>
              <w:r w:rsidRPr="00C1157B">
                <w:rPr>
                  <w:noProof/>
                  <w:lang w:val="en-US"/>
                  <w:rPrChange w:id="4994" w:author="Orion" w:date="2011-06-17T12:33:00Z">
                    <w:rPr>
                      <w:noProof/>
                      <w:szCs w:val="24"/>
                    </w:rPr>
                  </w:rPrChange>
                </w:rPr>
                <w:t xml:space="preserve">16. </w:t>
              </w:r>
              <w:r w:rsidRPr="00C1157B">
                <w:rPr>
                  <w:i/>
                  <w:iCs/>
                  <w:noProof/>
                  <w:lang w:val="en-US"/>
                  <w:rPrChange w:id="4995" w:author="Orion" w:date="2011-06-17T12:33:00Z">
                    <w:rPr>
                      <w:i/>
                      <w:iCs/>
                      <w:noProof/>
                      <w:szCs w:val="24"/>
                    </w:rPr>
                  </w:rPrChange>
                </w:rPr>
                <w:t xml:space="preserve">Resource Management on the Flightdeck: Proceedings of a NASA/Industry Workshop. </w:t>
              </w:r>
              <w:r w:rsidRPr="00C1157B">
                <w:rPr>
                  <w:b/>
                  <w:bCs/>
                  <w:noProof/>
                  <w:lang w:val="en-US"/>
                  <w:rPrChange w:id="4996" w:author="Orion" w:date="2011-06-17T12:33:00Z">
                    <w:rPr>
                      <w:b/>
                      <w:bCs/>
                      <w:noProof/>
                      <w:szCs w:val="24"/>
                    </w:rPr>
                  </w:rPrChange>
                </w:rPr>
                <w:t>Cooper, G. E., White, M. D., &amp; Lauber, J. K.</w:t>
              </w:r>
              <w:r w:rsidRPr="00C1157B">
                <w:rPr>
                  <w:noProof/>
                  <w:lang w:val="en-US"/>
                  <w:rPrChange w:id="4997" w:author="Orion" w:date="2011-06-17T12:33:00Z">
                    <w:rPr>
                      <w:noProof/>
                      <w:szCs w:val="24"/>
                    </w:rPr>
                  </w:rPrChange>
                </w:rPr>
                <w:t xml:space="preserve"> Moffett Field, CA : NASAAmes Research Center, 1980.</w:t>
              </w:r>
            </w:p>
            <w:p w14:paraId="28795083" w14:textId="77777777" w:rsidR="00C1157B" w:rsidRPr="00C1157B" w:rsidRDefault="00C1157B" w:rsidP="00C1157B">
              <w:pPr>
                <w:pStyle w:val="Bibliography"/>
                <w:rPr>
                  <w:noProof/>
                  <w:lang w:val="en-US"/>
                  <w:rPrChange w:id="4998" w:author="Orion" w:date="2011-06-17T12:33:00Z">
                    <w:rPr>
                      <w:noProof/>
                    </w:rPr>
                  </w:rPrChange>
                </w:rPr>
              </w:pPr>
              <w:r w:rsidRPr="00C1157B">
                <w:rPr>
                  <w:noProof/>
                  <w:lang w:val="en-US"/>
                  <w:rPrChange w:id="4999" w:author="Orion" w:date="2011-06-17T12:33:00Z">
                    <w:rPr>
                      <w:noProof/>
                      <w:szCs w:val="24"/>
                    </w:rPr>
                  </w:rPrChange>
                </w:rPr>
                <w:t xml:space="preserve">17. </w:t>
              </w:r>
              <w:r w:rsidRPr="00C1157B">
                <w:rPr>
                  <w:i/>
                  <w:iCs/>
                  <w:noProof/>
                  <w:lang w:val="en-US"/>
                  <w:rPrChange w:id="5000" w:author="Orion" w:date="2011-06-17T12:33:00Z">
                    <w:rPr>
                      <w:i/>
                      <w:iCs/>
                      <w:noProof/>
                      <w:szCs w:val="24"/>
                    </w:rPr>
                  </w:rPrChange>
                </w:rPr>
                <w:t xml:space="preserve">Crew resource management: Achieving enhanced flight operations. </w:t>
              </w:r>
              <w:r w:rsidRPr="00C1157B">
                <w:rPr>
                  <w:b/>
                  <w:bCs/>
                  <w:noProof/>
                  <w:lang w:val="en-US"/>
                  <w:rPrChange w:id="5001" w:author="Orion" w:date="2011-06-17T12:33:00Z">
                    <w:rPr>
                      <w:b/>
                      <w:bCs/>
                      <w:noProof/>
                      <w:szCs w:val="24"/>
                    </w:rPr>
                  </w:rPrChange>
                </w:rPr>
                <w:t>Taggart, W. R.</w:t>
              </w:r>
              <w:r w:rsidRPr="00C1157B">
                <w:rPr>
                  <w:noProof/>
                  <w:lang w:val="en-US"/>
                  <w:rPrChange w:id="5002" w:author="Orion" w:date="2011-06-17T12:33:00Z">
                    <w:rPr>
                      <w:noProof/>
                      <w:szCs w:val="24"/>
                    </w:rPr>
                  </w:rPrChange>
                </w:rPr>
                <w:t xml:space="preserve"> Aldershot, UK : Aviation Psychology in Practice, 1994. Avebury Technical. págs. 309-339.</w:t>
              </w:r>
            </w:p>
            <w:p w14:paraId="51127E64" w14:textId="77777777" w:rsidR="00C1157B" w:rsidRPr="00C1157B" w:rsidRDefault="00C1157B" w:rsidP="00C1157B">
              <w:pPr>
                <w:pStyle w:val="Bibliography"/>
                <w:rPr>
                  <w:noProof/>
                  <w:lang w:val="en-US"/>
                  <w:rPrChange w:id="5003" w:author="Orion" w:date="2011-06-17T12:33:00Z">
                    <w:rPr>
                      <w:noProof/>
                    </w:rPr>
                  </w:rPrChange>
                </w:rPr>
              </w:pPr>
              <w:r w:rsidRPr="00C1157B">
                <w:rPr>
                  <w:noProof/>
                  <w:lang w:val="en-US"/>
                  <w:rPrChange w:id="5004" w:author="Orion" w:date="2011-06-17T12:33:00Z">
                    <w:rPr>
                      <w:noProof/>
                      <w:szCs w:val="24"/>
                    </w:rPr>
                  </w:rPrChange>
                </w:rPr>
                <w:t xml:space="preserve">18. </w:t>
              </w:r>
              <w:r w:rsidRPr="00C1157B">
                <w:rPr>
                  <w:b/>
                  <w:bCs/>
                  <w:noProof/>
                  <w:lang w:val="en-US"/>
                  <w:rPrChange w:id="5005" w:author="Orion" w:date="2011-06-17T12:33:00Z">
                    <w:rPr>
                      <w:b/>
                      <w:bCs/>
                      <w:noProof/>
                      <w:szCs w:val="24"/>
                    </w:rPr>
                  </w:rPrChange>
                </w:rPr>
                <w:t>FAA.</w:t>
              </w:r>
              <w:r w:rsidRPr="00C1157B">
                <w:rPr>
                  <w:noProof/>
                  <w:lang w:val="en-US"/>
                  <w:rPrChange w:id="5006" w:author="Orion" w:date="2011-06-17T12:33:00Z">
                    <w:rPr>
                      <w:noProof/>
                      <w:szCs w:val="24"/>
                    </w:rPr>
                  </w:rPrChange>
                </w:rPr>
                <w:t xml:space="preserve"> </w:t>
              </w:r>
              <w:r w:rsidRPr="00C1157B">
                <w:rPr>
                  <w:i/>
                  <w:iCs/>
                  <w:noProof/>
                  <w:lang w:val="en-US"/>
                  <w:rPrChange w:id="5007" w:author="Orion" w:date="2011-06-17T12:33:00Z">
                    <w:rPr>
                      <w:i/>
                      <w:iCs/>
                      <w:noProof/>
                      <w:szCs w:val="24"/>
                    </w:rPr>
                  </w:rPrChange>
                </w:rPr>
                <w:t xml:space="preserve">Crew resource management training. </w:t>
              </w:r>
              <w:r w:rsidRPr="00C1157B">
                <w:rPr>
                  <w:noProof/>
                  <w:lang w:val="en-US"/>
                  <w:rPrChange w:id="5008" w:author="Orion" w:date="2011-06-17T12:33:00Z">
                    <w:rPr>
                      <w:noProof/>
                      <w:szCs w:val="24"/>
                    </w:rPr>
                  </w:rPrChange>
                </w:rPr>
                <w:t>Departament of Transportation, FAA. Washington, DC : Advisory Circular No AC 123-51B, 1995. págs. 10-12, Appendix 3, 1-2.</w:t>
              </w:r>
            </w:p>
            <w:p w14:paraId="4D87A323" w14:textId="77777777" w:rsidR="00C1157B" w:rsidRPr="00C1157B" w:rsidRDefault="00C1157B" w:rsidP="00C1157B">
              <w:pPr>
                <w:pStyle w:val="Bibliography"/>
                <w:rPr>
                  <w:noProof/>
                  <w:lang w:val="en-US"/>
                  <w:rPrChange w:id="5009" w:author="Orion" w:date="2011-06-17T12:33:00Z">
                    <w:rPr>
                      <w:noProof/>
                    </w:rPr>
                  </w:rPrChange>
                </w:rPr>
              </w:pPr>
              <w:r w:rsidRPr="00C1157B">
                <w:rPr>
                  <w:noProof/>
                  <w:lang w:val="en-US"/>
                  <w:rPrChange w:id="5010" w:author="Orion" w:date="2011-06-17T12:33:00Z">
                    <w:rPr>
                      <w:noProof/>
                      <w:szCs w:val="24"/>
                    </w:rPr>
                  </w:rPrChange>
                </w:rPr>
                <w:t xml:space="preserve">19. </w:t>
              </w:r>
              <w:r w:rsidRPr="00C1157B">
                <w:rPr>
                  <w:b/>
                  <w:bCs/>
                  <w:noProof/>
                  <w:lang w:val="en-US"/>
                  <w:rPrChange w:id="5011" w:author="Orion" w:date="2011-06-17T12:33:00Z">
                    <w:rPr>
                      <w:b/>
                      <w:bCs/>
                      <w:noProof/>
                      <w:szCs w:val="24"/>
                    </w:rPr>
                  </w:rPrChange>
                </w:rPr>
                <w:t>Mellor, A.</w:t>
              </w:r>
              <w:r w:rsidRPr="00C1157B">
                <w:rPr>
                  <w:noProof/>
                  <w:lang w:val="en-US"/>
                  <w:rPrChange w:id="5012" w:author="Orion" w:date="2011-06-17T12:33:00Z">
                    <w:rPr>
                      <w:noProof/>
                      <w:szCs w:val="24"/>
                    </w:rPr>
                  </w:rPrChange>
                </w:rPr>
                <w:t xml:space="preserve"> Design, development and implementation of a CRM program. </w:t>
              </w:r>
              <w:r w:rsidRPr="00C1157B">
                <w:rPr>
                  <w:i/>
                  <w:iCs/>
                  <w:noProof/>
                  <w:lang w:val="en-US"/>
                  <w:rPrChange w:id="5013" w:author="Orion" w:date="2011-06-17T12:33:00Z">
                    <w:rPr>
                      <w:i/>
                      <w:iCs/>
                      <w:noProof/>
                      <w:szCs w:val="24"/>
                    </w:rPr>
                  </w:rPrChange>
                </w:rPr>
                <w:t xml:space="preserve">Aviation instruction and Training. </w:t>
              </w:r>
              <w:r w:rsidRPr="00C1157B">
                <w:rPr>
                  <w:noProof/>
                  <w:lang w:val="en-US"/>
                  <w:rPrChange w:id="5014" w:author="Orion" w:date="2011-06-17T12:33:00Z">
                    <w:rPr>
                      <w:noProof/>
                      <w:szCs w:val="24"/>
                    </w:rPr>
                  </w:rPrChange>
                </w:rPr>
                <w:t>1993, págs. 368-384.</w:t>
              </w:r>
            </w:p>
            <w:p w14:paraId="678A4343" w14:textId="77777777" w:rsidR="00C1157B" w:rsidRPr="00C1157B" w:rsidRDefault="00C1157B" w:rsidP="00C1157B">
              <w:pPr>
                <w:pStyle w:val="Bibliography"/>
                <w:rPr>
                  <w:noProof/>
                  <w:lang w:val="en-US"/>
                  <w:rPrChange w:id="5015" w:author="Orion" w:date="2011-06-17T12:33:00Z">
                    <w:rPr>
                      <w:noProof/>
                    </w:rPr>
                  </w:rPrChange>
                </w:rPr>
              </w:pPr>
              <w:r w:rsidRPr="00C1157B">
                <w:rPr>
                  <w:noProof/>
                  <w:lang w:val="en-US"/>
                  <w:rPrChange w:id="5016" w:author="Orion" w:date="2011-06-17T12:33:00Z">
                    <w:rPr>
                      <w:noProof/>
                      <w:szCs w:val="24"/>
                    </w:rPr>
                  </w:rPrChange>
                </w:rPr>
                <w:t xml:space="preserve">20. </w:t>
              </w:r>
              <w:r w:rsidRPr="00C1157B">
                <w:rPr>
                  <w:b/>
                  <w:bCs/>
                  <w:noProof/>
                  <w:lang w:val="en-US"/>
                  <w:rPrChange w:id="5017" w:author="Orion" w:date="2011-06-17T12:33:00Z">
                    <w:rPr>
                      <w:b/>
                      <w:bCs/>
                      <w:noProof/>
                      <w:szCs w:val="24"/>
                    </w:rPr>
                  </w:rPrChange>
                </w:rPr>
                <w:t>T., Kern.</w:t>
              </w:r>
              <w:r w:rsidRPr="00C1157B">
                <w:rPr>
                  <w:noProof/>
                  <w:lang w:val="en-US"/>
                  <w:rPrChange w:id="5018" w:author="Orion" w:date="2011-06-17T12:33:00Z">
                    <w:rPr>
                      <w:noProof/>
                      <w:szCs w:val="24"/>
                    </w:rPr>
                  </w:rPrChange>
                </w:rPr>
                <w:t xml:space="preserve"> Redefining airmanship. 1997.</w:t>
              </w:r>
            </w:p>
            <w:p w14:paraId="3E436178" w14:textId="77777777" w:rsidR="00C1157B" w:rsidRPr="00C1157B" w:rsidRDefault="00C1157B" w:rsidP="00C1157B">
              <w:pPr>
                <w:pStyle w:val="Bibliography"/>
                <w:rPr>
                  <w:noProof/>
                  <w:lang w:val="en-US"/>
                  <w:rPrChange w:id="5019" w:author="Orion" w:date="2011-06-17T12:33:00Z">
                    <w:rPr>
                      <w:noProof/>
                    </w:rPr>
                  </w:rPrChange>
                </w:rPr>
              </w:pPr>
              <w:r w:rsidRPr="00C1157B">
                <w:rPr>
                  <w:noProof/>
                  <w:lang w:val="en-US"/>
                  <w:rPrChange w:id="5020" w:author="Orion" w:date="2011-06-17T12:33:00Z">
                    <w:rPr>
                      <w:noProof/>
                      <w:szCs w:val="24"/>
                    </w:rPr>
                  </w:rPrChange>
                </w:rPr>
                <w:t xml:space="preserve">21. </w:t>
              </w:r>
              <w:r w:rsidRPr="00C1157B">
                <w:rPr>
                  <w:i/>
                  <w:iCs/>
                  <w:noProof/>
                  <w:lang w:val="en-US"/>
                  <w:rPrChange w:id="5021" w:author="Orion" w:date="2011-06-17T12:33:00Z">
                    <w:rPr>
                      <w:i/>
                      <w:iCs/>
                      <w:noProof/>
                      <w:szCs w:val="24"/>
                    </w:rPr>
                  </w:rPrChange>
                </w:rPr>
                <w:t xml:space="preserve">The use of personal computer-based aviation training devices to teach aircrew decision-making, teamwork, and resource management. </w:t>
              </w:r>
              <w:r w:rsidRPr="00C1157B">
                <w:rPr>
                  <w:b/>
                  <w:bCs/>
                  <w:noProof/>
                  <w:lang w:val="en-US"/>
                  <w:rPrChange w:id="5022" w:author="Orion" w:date="2011-06-17T12:33:00Z">
                    <w:rPr>
                      <w:b/>
                      <w:bCs/>
                      <w:noProof/>
                      <w:szCs w:val="24"/>
                    </w:rPr>
                  </w:rPrChange>
                </w:rPr>
                <w:t>Duncan, J.C. and Feterle, L.C.</w:t>
              </w:r>
              <w:r w:rsidRPr="00C1157B">
                <w:rPr>
                  <w:noProof/>
                  <w:lang w:val="en-US"/>
                  <w:rPrChange w:id="5023" w:author="Orion" w:date="2011-06-17T12:33:00Z">
                    <w:rPr>
                      <w:noProof/>
                      <w:szCs w:val="24"/>
                    </w:rPr>
                  </w:rPrChange>
                </w:rPr>
                <w:t xml:space="preserve"> Dayton, OH : s.n., 2000. Proceedings of IEEE 2000 National Aerospace and Electronics Conference. págs. 421–426.</w:t>
              </w:r>
            </w:p>
            <w:p w14:paraId="39FF034C" w14:textId="77777777" w:rsidR="00C1157B" w:rsidRPr="00C1157B" w:rsidRDefault="00C1157B" w:rsidP="00C1157B">
              <w:pPr>
                <w:pStyle w:val="Bibliography"/>
                <w:rPr>
                  <w:noProof/>
                  <w:lang w:val="en-US"/>
                  <w:rPrChange w:id="5024" w:author="Orion" w:date="2011-06-17T12:33:00Z">
                    <w:rPr>
                      <w:noProof/>
                    </w:rPr>
                  </w:rPrChange>
                </w:rPr>
              </w:pPr>
              <w:r w:rsidRPr="00C1157B">
                <w:rPr>
                  <w:noProof/>
                  <w:lang w:val="en-US"/>
                  <w:rPrChange w:id="5025" w:author="Orion" w:date="2011-06-17T12:33:00Z">
                    <w:rPr>
                      <w:noProof/>
                      <w:szCs w:val="24"/>
                    </w:rPr>
                  </w:rPrChange>
                </w:rPr>
                <w:t xml:space="preserve">22. </w:t>
              </w:r>
              <w:r w:rsidRPr="00C1157B">
                <w:rPr>
                  <w:b/>
                  <w:bCs/>
                  <w:noProof/>
                  <w:lang w:val="en-US"/>
                  <w:rPrChange w:id="5026" w:author="Orion" w:date="2011-06-17T12:33:00Z">
                    <w:rPr>
                      <w:b/>
                      <w:bCs/>
                      <w:noProof/>
                      <w:szCs w:val="24"/>
                    </w:rPr>
                  </w:rPrChange>
                </w:rPr>
                <w:t>Lauber J.K, Foushee.</w:t>
              </w:r>
              <w:r w:rsidRPr="00C1157B">
                <w:rPr>
                  <w:noProof/>
                  <w:lang w:val="en-US"/>
                  <w:rPrChange w:id="5027" w:author="Orion" w:date="2011-06-17T12:33:00Z">
                    <w:rPr>
                      <w:noProof/>
                      <w:szCs w:val="24"/>
                    </w:rPr>
                  </w:rPrChange>
                </w:rPr>
                <w:t xml:space="preserve"> Guidelines for the development of line oriented flight training. </w:t>
              </w:r>
              <w:r w:rsidRPr="00C1157B">
                <w:rPr>
                  <w:i/>
                  <w:iCs/>
                  <w:noProof/>
                  <w:lang w:val="en-US"/>
                  <w:rPrChange w:id="5028" w:author="Orion" w:date="2011-06-17T12:33:00Z">
                    <w:rPr>
                      <w:i/>
                      <w:iCs/>
                      <w:noProof/>
                      <w:szCs w:val="24"/>
                    </w:rPr>
                  </w:rPrChange>
                </w:rPr>
                <w:t xml:space="preserve">NASA Conference Publication 2184. </w:t>
              </w:r>
              <w:r w:rsidRPr="00C1157B">
                <w:rPr>
                  <w:noProof/>
                  <w:lang w:val="en-US"/>
                  <w:rPrChange w:id="5029" w:author="Orion" w:date="2011-06-17T12:33:00Z">
                    <w:rPr>
                      <w:noProof/>
                      <w:szCs w:val="24"/>
                    </w:rPr>
                  </w:rPrChange>
                </w:rPr>
                <w:t>1981.</w:t>
              </w:r>
            </w:p>
            <w:p w14:paraId="072E5820" w14:textId="77777777" w:rsidR="00C1157B" w:rsidRPr="00C1157B" w:rsidRDefault="00C1157B" w:rsidP="00C1157B">
              <w:pPr>
                <w:pStyle w:val="Bibliography"/>
                <w:rPr>
                  <w:noProof/>
                  <w:lang w:val="en-US"/>
                  <w:rPrChange w:id="5030" w:author="Orion" w:date="2011-06-17T12:33:00Z">
                    <w:rPr>
                      <w:noProof/>
                    </w:rPr>
                  </w:rPrChange>
                </w:rPr>
              </w:pPr>
              <w:r w:rsidRPr="00C1157B">
                <w:rPr>
                  <w:noProof/>
                  <w:lang w:val="en-US"/>
                  <w:rPrChange w:id="5031" w:author="Orion" w:date="2011-06-17T12:33:00Z">
                    <w:rPr>
                      <w:noProof/>
                      <w:szCs w:val="24"/>
                    </w:rPr>
                  </w:rPrChange>
                </w:rPr>
                <w:t xml:space="preserve">23. </w:t>
              </w:r>
              <w:r w:rsidRPr="00C1157B">
                <w:rPr>
                  <w:i/>
                  <w:iCs/>
                  <w:noProof/>
                  <w:lang w:val="en-US"/>
                  <w:rPrChange w:id="5032" w:author="Orion" w:date="2011-06-17T12:33:00Z">
                    <w:rPr>
                      <w:i/>
                      <w:iCs/>
                      <w:noProof/>
                      <w:szCs w:val="24"/>
                    </w:rPr>
                  </w:rPrChange>
                </w:rPr>
                <w:t xml:space="preserve">Pilot Personality and Crew Coordination: Implications for Training and Selection. </w:t>
              </w:r>
              <w:r w:rsidRPr="00C1157B">
                <w:rPr>
                  <w:b/>
                  <w:bCs/>
                  <w:noProof/>
                  <w:lang w:val="en-US"/>
                  <w:rPrChange w:id="5033" w:author="Orion" w:date="2011-06-17T12:33:00Z">
                    <w:rPr>
                      <w:b/>
                      <w:bCs/>
                      <w:noProof/>
                      <w:szCs w:val="24"/>
                    </w:rPr>
                  </w:rPrChange>
                </w:rPr>
                <w:t>Helmreich, Robert L., Chidester, Thomas R. y Gregorich, Steven E.</w:t>
              </w:r>
              <w:r w:rsidRPr="00C1157B">
                <w:rPr>
                  <w:noProof/>
                  <w:lang w:val="en-US"/>
                  <w:rPrChange w:id="5034" w:author="Orion" w:date="2011-06-17T12:33:00Z">
                    <w:rPr>
                      <w:noProof/>
                      <w:szCs w:val="24"/>
                    </w:rPr>
                  </w:rPrChange>
                </w:rPr>
                <w:t xml:space="preserve"> 1, 1991, The International Journal of Aviation Psychology, Vol. 1, págs. 25-44.</w:t>
              </w:r>
            </w:p>
            <w:p w14:paraId="17F76B1D" w14:textId="77777777" w:rsidR="00C1157B" w:rsidRPr="00C1157B" w:rsidRDefault="00C1157B" w:rsidP="00C1157B">
              <w:pPr>
                <w:pStyle w:val="Bibliography"/>
                <w:rPr>
                  <w:noProof/>
                  <w:lang w:val="en-US"/>
                  <w:rPrChange w:id="5035" w:author="Orion" w:date="2011-06-17T12:33:00Z">
                    <w:rPr>
                      <w:noProof/>
                    </w:rPr>
                  </w:rPrChange>
                </w:rPr>
              </w:pPr>
              <w:r w:rsidRPr="00C1157B">
                <w:rPr>
                  <w:noProof/>
                  <w:lang w:val="en-US"/>
                  <w:rPrChange w:id="5036" w:author="Orion" w:date="2011-06-17T12:33:00Z">
                    <w:rPr>
                      <w:noProof/>
                      <w:szCs w:val="24"/>
                    </w:rPr>
                  </w:rPrChange>
                </w:rPr>
                <w:t xml:space="preserve">24. </w:t>
              </w:r>
              <w:r w:rsidRPr="00C1157B">
                <w:rPr>
                  <w:b/>
                  <w:bCs/>
                  <w:noProof/>
                  <w:lang w:val="en-US"/>
                  <w:rPrChange w:id="5037" w:author="Orion" w:date="2011-06-17T12:33:00Z">
                    <w:rPr>
                      <w:b/>
                      <w:bCs/>
                      <w:noProof/>
                      <w:szCs w:val="24"/>
                    </w:rPr>
                  </w:rPrChange>
                </w:rPr>
                <w:t>Ehlert, P.A.M., Rothkrantz, L.J.M.</w:t>
              </w:r>
              <w:r w:rsidRPr="00C1157B">
                <w:rPr>
                  <w:noProof/>
                  <w:lang w:val="en-US"/>
                  <w:rPrChange w:id="5038" w:author="Orion" w:date="2011-06-17T12:33:00Z">
                    <w:rPr>
                      <w:noProof/>
                      <w:szCs w:val="24"/>
                    </w:rPr>
                  </w:rPrChange>
                </w:rPr>
                <w:t xml:space="preserve"> </w:t>
              </w:r>
              <w:r w:rsidRPr="00C1157B">
                <w:rPr>
                  <w:i/>
                  <w:iCs/>
                  <w:noProof/>
                  <w:lang w:val="en-US"/>
                  <w:rPrChange w:id="5039" w:author="Orion" w:date="2011-06-17T12:33:00Z">
                    <w:rPr>
                      <w:i/>
                      <w:iCs/>
                      <w:noProof/>
                      <w:szCs w:val="24"/>
                    </w:rPr>
                  </w:rPrChange>
                </w:rPr>
                <w:t xml:space="preserve">The Intelligent Cockpit Environment (ICE) Project. </w:t>
              </w:r>
              <w:r w:rsidRPr="00C1157B">
                <w:rPr>
                  <w:noProof/>
                  <w:lang w:val="en-US"/>
                  <w:rPrChange w:id="5040" w:author="Orion" w:date="2011-06-17T12:33:00Z">
                    <w:rPr>
                      <w:noProof/>
                      <w:szCs w:val="24"/>
                    </w:rPr>
                  </w:rPrChange>
                </w:rPr>
                <w:t xml:space="preserve">Data </w:t>
              </w:r>
              <w:r w:rsidRPr="00C1157B">
                <w:rPr>
                  <w:noProof/>
                  <w:lang w:val="en-US"/>
                  <w:rPrChange w:id="5041" w:author="Orion" w:date="2011-06-17T12:33:00Z">
                    <w:rPr>
                      <w:noProof/>
                      <w:szCs w:val="24"/>
                    </w:rPr>
                  </w:rPrChange>
                </w:rPr>
                <w:lastRenderedPageBreak/>
                <w:t>and Knowledge Systems Group, Delft University of Technology, The Netherlands. 2003.</w:t>
              </w:r>
            </w:p>
            <w:p w14:paraId="09D506D0" w14:textId="77777777" w:rsidR="00C1157B" w:rsidRPr="00C1157B" w:rsidRDefault="00C1157B" w:rsidP="00C1157B">
              <w:pPr>
                <w:pStyle w:val="Bibliography"/>
                <w:rPr>
                  <w:noProof/>
                  <w:lang w:val="en-US"/>
                  <w:rPrChange w:id="5042" w:author="Orion" w:date="2011-06-17T12:33:00Z">
                    <w:rPr>
                      <w:noProof/>
                    </w:rPr>
                  </w:rPrChange>
                </w:rPr>
              </w:pPr>
              <w:r w:rsidRPr="00C1157B">
                <w:rPr>
                  <w:noProof/>
                  <w:lang w:val="en-US"/>
                  <w:rPrChange w:id="5043" w:author="Orion" w:date="2011-06-17T12:33:00Z">
                    <w:rPr>
                      <w:noProof/>
                      <w:szCs w:val="24"/>
                    </w:rPr>
                  </w:rPrChange>
                </w:rPr>
                <w:t xml:space="preserve">25. </w:t>
              </w:r>
              <w:r w:rsidRPr="00C1157B">
                <w:rPr>
                  <w:i/>
                  <w:iCs/>
                  <w:noProof/>
                  <w:lang w:val="en-US"/>
                  <w:rPrChange w:id="5044" w:author="Orion" w:date="2011-06-17T12:33:00Z">
                    <w:rPr>
                      <w:i/>
                      <w:iCs/>
                      <w:noProof/>
                      <w:szCs w:val="24"/>
                    </w:rPr>
                  </w:rPrChange>
                </w:rPr>
                <w:t xml:space="preserve">Aerobot airdata measurement for planetary exploration. </w:t>
              </w:r>
              <w:r w:rsidRPr="00C1157B">
                <w:rPr>
                  <w:b/>
                  <w:bCs/>
                  <w:noProof/>
                  <w:lang w:val="en-US"/>
                  <w:rPrChange w:id="5045" w:author="Orion" w:date="2011-06-17T12:33:00Z">
                    <w:rPr>
                      <w:b/>
                      <w:bCs/>
                      <w:noProof/>
                      <w:szCs w:val="24"/>
                    </w:rPr>
                  </w:rPrChange>
                </w:rPr>
                <w:t>Geneste, E., Barnes, D.P.</w:t>
              </w:r>
              <w:r w:rsidRPr="00C1157B">
                <w:rPr>
                  <w:noProof/>
                  <w:lang w:val="en-US"/>
                  <w:rPrChange w:id="5046" w:author="Orion" w:date="2011-06-17T12:33:00Z">
                    <w:rPr>
                      <w:noProof/>
                      <w:szCs w:val="24"/>
                    </w:rPr>
                  </w:rPrChange>
                </w:rPr>
                <w:t xml:space="preserve"> Manchester, UK : s.n., Ablir, 2001. TIMR 01 - Towards Intelligent Mobile Robots, 3rd British Conference on Autonomous Mobile Robots and Autonomous Systems.</w:t>
              </w:r>
            </w:p>
            <w:p w14:paraId="4C7313C8" w14:textId="77777777" w:rsidR="00C1157B" w:rsidRDefault="00C1157B" w:rsidP="00C1157B">
              <w:pPr>
                <w:pStyle w:val="Bibliography"/>
                <w:rPr>
                  <w:noProof/>
                </w:rPr>
              </w:pPr>
              <w:r>
                <w:rPr>
                  <w:noProof/>
                </w:rPr>
                <w:t>26. Simulink. [En línea] http://www.mathworks.com/products/simulink/.</w:t>
              </w:r>
            </w:p>
            <w:p w14:paraId="75CABEAA" w14:textId="77777777" w:rsidR="00C1157B" w:rsidRPr="00C1157B" w:rsidRDefault="00C1157B" w:rsidP="00C1157B">
              <w:pPr>
                <w:pStyle w:val="Bibliography"/>
                <w:rPr>
                  <w:noProof/>
                  <w:lang w:val="en-US"/>
                  <w:rPrChange w:id="5047" w:author="Orion" w:date="2011-06-17T12:33:00Z">
                    <w:rPr>
                      <w:noProof/>
                    </w:rPr>
                  </w:rPrChange>
                </w:rPr>
              </w:pPr>
              <w:r w:rsidRPr="00C1157B">
                <w:rPr>
                  <w:noProof/>
                  <w:lang w:val="en-US"/>
                  <w:rPrChange w:id="5048" w:author="Orion" w:date="2011-06-17T12:33:00Z">
                    <w:rPr>
                      <w:noProof/>
                      <w:szCs w:val="24"/>
                    </w:rPr>
                  </w:rPrChange>
                </w:rPr>
                <w:t xml:space="preserve">27. </w:t>
              </w:r>
              <w:r w:rsidRPr="00C1157B">
                <w:rPr>
                  <w:i/>
                  <w:iCs/>
                  <w:noProof/>
                  <w:lang w:val="en-US"/>
                  <w:rPrChange w:id="5049" w:author="Orion" w:date="2011-06-17T12:33:00Z">
                    <w:rPr>
                      <w:i/>
                      <w:iCs/>
                      <w:noProof/>
                      <w:szCs w:val="24"/>
                    </w:rPr>
                  </w:rPrChange>
                </w:rPr>
                <w:t xml:space="preserve">An Agent Based Framework for Modeling UAVs. </w:t>
              </w:r>
              <w:r w:rsidRPr="00C1157B">
                <w:rPr>
                  <w:b/>
                  <w:bCs/>
                  <w:noProof/>
                  <w:lang w:val="en-US"/>
                  <w:rPrChange w:id="5050" w:author="Orion" w:date="2011-06-17T12:33:00Z">
                    <w:rPr>
                      <w:b/>
                      <w:bCs/>
                      <w:noProof/>
                      <w:szCs w:val="24"/>
                    </w:rPr>
                  </w:rPrChange>
                </w:rPr>
                <w:t>N. Huff, A. Kamel, and K. Nygard.</w:t>
              </w:r>
              <w:r w:rsidRPr="00C1157B">
                <w:rPr>
                  <w:noProof/>
                  <w:lang w:val="en-US"/>
                  <w:rPrChange w:id="5051" w:author="Orion" w:date="2011-06-17T12:33:00Z">
                    <w:rPr>
                      <w:noProof/>
                      <w:szCs w:val="24"/>
                    </w:rPr>
                  </w:rPrChange>
                </w:rPr>
                <w:t xml:space="preserve"> 2003. The 16th International Conference on Computer Applications in Industry and Engineering (CAINE03).</w:t>
              </w:r>
            </w:p>
            <w:p w14:paraId="7E0165E2" w14:textId="77777777" w:rsidR="00C1157B" w:rsidRPr="00C1157B" w:rsidRDefault="00C1157B" w:rsidP="00C1157B">
              <w:pPr>
                <w:pStyle w:val="Bibliography"/>
                <w:rPr>
                  <w:noProof/>
                  <w:lang w:val="en-US"/>
                  <w:rPrChange w:id="5052" w:author="Orion" w:date="2011-06-17T12:33:00Z">
                    <w:rPr>
                      <w:noProof/>
                    </w:rPr>
                  </w:rPrChange>
                </w:rPr>
              </w:pPr>
              <w:r w:rsidRPr="00C1157B">
                <w:rPr>
                  <w:noProof/>
                  <w:lang w:val="en-US"/>
                  <w:rPrChange w:id="5053" w:author="Orion" w:date="2011-06-17T12:33:00Z">
                    <w:rPr>
                      <w:noProof/>
                      <w:szCs w:val="24"/>
                    </w:rPr>
                  </w:rPrChange>
                </w:rPr>
                <w:t xml:space="preserve">28. </w:t>
              </w:r>
              <w:r w:rsidRPr="00C1157B">
                <w:rPr>
                  <w:i/>
                  <w:iCs/>
                  <w:noProof/>
                  <w:lang w:val="en-US"/>
                  <w:rPrChange w:id="5054" w:author="Orion" w:date="2011-06-17T12:33:00Z">
                    <w:rPr>
                      <w:i/>
                      <w:iCs/>
                      <w:noProof/>
                      <w:szCs w:val="24"/>
                    </w:rPr>
                  </w:rPrChange>
                </w:rPr>
                <w:t xml:space="preserve">Fast-Time Simulation System for Analysis of Advanced Air Transportation Concepts. </w:t>
              </w:r>
              <w:r w:rsidRPr="00C1157B">
                <w:rPr>
                  <w:b/>
                  <w:bCs/>
                  <w:noProof/>
                  <w:lang w:val="en-US"/>
                  <w:rPrChange w:id="5055" w:author="Orion" w:date="2011-06-17T12:33:00Z">
                    <w:rPr>
                      <w:b/>
                      <w:bCs/>
                      <w:noProof/>
                      <w:szCs w:val="24"/>
                    </w:rPr>
                  </w:rPrChange>
                </w:rPr>
                <w:t>Sweet, D. N., Manikonda, V., Aronson, J. S., Roth, K., &amp; Blake, M.</w:t>
              </w:r>
              <w:r w:rsidRPr="00C1157B">
                <w:rPr>
                  <w:noProof/>
                  <w:lang w:val="en-US"/>
                  <w:rPrChange w:id="5056" w:author="Orion" w:date="2011-06-17T12:33:00Z">
                    <w:rPr>
                      <w:noProof/>
                      <w:szCs w:val="24"/>
                    </w:rPr>
                  </w:rPrChange>
                </w:rPr>
                <w:t xml:space="preserve"> Monterey, California : s.n., 2002. American Institute of Aeronautics and Astronautics (AIAA) Modeling and Simulation Technologies Conference and Exhibit.</w:t>
              </w:r>
            </w:p>
            <w:p w14:paraId="16AE7F1F" w14:textId="77777777" w:rsidR="00C1157B" w:rsidRPr="00212437" w:rsidRDefault="00C1157B" w:rsidP="00C1157B">
              <w:pPr>
                <w:pStyle w:val="Bibliography"/>
                <w:rPr>
                  <w:noProof/>
                  <w:lang w:val="en-US"/>
                  <w:rPrChange w:id="5057" w:author="Orion" w:date="2011-06-17T12:33:00Z">
                    <w:rPr>
                      <w:noProof/>
                    </w:rPr>
                  </w:rPrChange>
                </w:rPr>
              </w:pPr>
              <w:r w:rsidRPr="00C1157B">
                <w:rPr>
                  <w:noProof/>
                  <w:lang w:val="en-US"/>
                  <w:rPrChange w:id="5058" w:author="Orion" w:date="2011-06-17T12:33:00Z">
                    <w:rPr>
                      <w:noProof/>
                      <w:szCs w:val="24"/>
                    </w:rPr>
                  </w:rPrChange>
                </w:rPr>
                <w:t xml:space="preserve">29. </w:t>
              </w:r>
              <w:r w:rsidRPr="00C1157B">
                <w:rPr>
                  <w:i/>
                  <w:iCs/>
                  <w:noProof/>
                  <w:lang w:val="en-US"/>
                  <w:rPrChange w:id="5059" w:author="Orion" w:date="2011-06-17T12:33:00Z">
                    <w:rPr>
                      <w:i/>
                      <w:iCs/>
                      <w:noProof/>
                      <w:szCs w:val="24"/>
                    </w:rPr>
                  </w:rPrChange>
                </w:rPr>
                <w:t xml:space="preserve">Agent architectures for flexible, practical teamwork. </w:t>
              </w:r>
              <w:r w:rsidRPr="00C1157B">
                <w:rPr>
                  <w:b/>
                  <w:bCs/>
                  <w:noProof/>
                  <w:lang w:val="en-US"/>
                  <w:rPrChange w:id="5060" w:author="Orion" w:date="2011-06-17T12:33:00Z">
                    <w:rPr>
                      <w:b/>
                      <w:bCs/>
                      <w:noProof/>
                      <w:szCs w:val="24"/>
                    </w:rPr>
                  </w:rPrChange>
                </w:rPr>
                <w:t>Tambe, M.</w:t>
              </w:r>
              <w:r w:rsidRPr="00C1157B">
                <w:rPr>
                  <w:noProof/>
                  <w:lang w:val="en-US"/>
                  <w:rPrChange w:id="5061" w:author="Orion" w:date="2011-06-17T12:33:00Z">
                    <w:rPr>
                      <w:noProof/>
                      <w:szCs w:val="24"/>
                    </w:rPr>
                  </w:rPrChange>
                </w:rPr>
                <w:t xml:space="preserve"> Providence, Rhode Island : s.n., July, 1997. </w:t>
              </w:r>
              <w:r w:rsidRPr="00212437">
                <w:rPr>
                  <w:noProof/>
                  <w:lang w:val="en-US"/>
                  <w:rPrChange w:id="5062" w:author="Orion" w:date="2011-06-17T12:33:00Z">
                    <w:rPr>
                      <w:noProof/>
                      <w:szCs w:val="24"/>
                    </w:rPr>
                  </w:rPrChange>
                </w:rPr>
                <w:t>American Association for Artificial Intelligence Conference (AAAI-2007).</w:t>
              </w:r>
            </w:p>
            <w:p w14:paraId="3F4F9104" w14:textId="77777777" w:rsidR="00C1157B" w:rsidRPr="00212437" w:rsidRDefault="00C1157B" w:rsidP="00C1157B">
              <w:pPr>
                <w:pStyle w:val="Bibliography"/>
                <w:rPr>
                  <w:noProof/>
                  <w:lang w:val="en-US"/>
                  <w:rPrChange w:id="5063" w:author="Orion" w:date="2011-06-17T12:33:00Z">
                    <w:rPr>
                      <w:noProof/>
                    </w:rPr>
                  </w:rPrChange>
                </w:rPr>
              </w:pPr>
              <w:r w:rsidRPr="00212437">
                <w:rPr>
                  <w:noProof/>
                  <w:lang w:val="en-US"/>
                  <w:rPrChange w:id="5064" w:author="Orion" w:date="2011-06-17T12:33:00Z">
                    <w:rPr>
                      <w:noProof/>
                      <w:szCs w:val="24"/>
                    </w:rPr>
                  </w:rPrChange>
                </w:rPr>
                <w:t xml:space="preserve">30. </w:t>
              </w:r>
              <w:r w:rsidRPr="00212437">
                <w:rPr>
                  <w:i/>
                  <w:iCs/>
                  <w:noProof/>
                  <w:lang w:val="en-US"/>
                  <w:rPrChange w:id="5065" w:author="Orion" w:date="2011-06-17T12:33:00Z">
                    <w:rPr>
                      <w:i/>
                      <w:iCs/>
                      <w:noProof/>
                      <w:szCs w:val="24"/>
                    </w:rPr>
                  </w:rPrChange>
                </w:rPr>
                <w:t xml:space="preserve">Distributed agent-based air traffic flow management. </w:t>
              </w:r>
              <w:r w:rsidRPr="00212437">
                <w:rPr>
                  <w:b/>
                  <w:bCs/>
                  <w:noProof/>
                  <w:lang w:val="en-US"/>
                  <w:rPrChange w:id="5066" w:author="Orion" w:date="2011-06-17T12:33:00Z">
                    <w:rPr>
                      <w:b/>
                      <w:bCs/>
                      <w:noProof/>
                      <w:szCs w:val="24"/>
                    </w:rPr>
                  </w:rPrChange>
                </w:rPr>
                <w:t>Adrian K. Agogino, Kagan Tumer.</w:t>
              </w:r>
              <w:r w:rsidRPr="00212437">
                <w:rPr>
                  <w:noProof/>
                  <w:lang w:val="en-US"/>
                  <w:rPrChange w:id="5067" w:author="Orion" w:date="2011-06-17T12:33:00Z">
                    <w:rPr>
                      <w:noProof/>
                      <w:szCs w:val="24"/>
                    </w:rPr>
                  </w:rPrChange>
                </w:rPr>
                <w:t xml:space="preserve"> Honolulu, Hawaii : s.n., May, 2007. Sixth International Joint Conference on Autonomous Agents and Multi-Agent Systems.</w:t>
              </w:r>
            </w:p>
            <w:p w14:paraId="6A7B2E9A" w14:textId="77777777" w:rsidR="00C1157B" w:rsidRDefault="00C1157B" w:rsidP="00C1157B">
              <w:pPr>
                <w:pStyle w:val="Bibliography"/>
                <w:rPr>
                  <w:noProof/>
                </w:rPr>
              </w:pPr>
              <w:r w:rsidRPr="00212437">
                <w:rPr>
                  <w:noProof/>
                  <w:lang w:val="en-US"/>
                  <w:rPrChange w:id="5068" w:author="Orion" w:date="2011-06-17T12:33:00Z">
                    <w:rPr>
                      <w:noProof/>
                      <w:szCs w:val="24"/>
                    </w:rPr>
                  </w:rPrChange>
                </w:rPr>
                <w:t xml:space="preserve">31. </w:t>
              </w:r>
              <w:r w:rsidRPr="00212437">
                <w:rPr>
                  <w:b/>
                  <w:bCs/>
                  <w:noProof/>
                  <w:lang w:val="en-US"/>
                  <w:rPrChange w:id="5069" w:author="Orion" w:date="2011-06-17T12:33:00Z">
                    <w:rPr>
                      <w:b/>
                      <w:bCs/>
                      <w:noProof/>
                      <w:szCs w:val="24"/>
                    </w:rPr>
                  </w:rPrChange>
                </w:rPr>
                <w:t>Flight Explorer Inc.</w:t>
              </w:r>
              <w:r w:rsidRPr="00212437">
                <w:rPr>
                  <w:noProof/>
                  <w:lang w:val="en-US"/>
                  <w:rPrChange w:id="5070" w:author="Orion" w:date="2011-06-17T12:33:00Z">
                    <w:rPr>
                      <w:noProof/>
                      <w:szCs w:val="24"/>
                    </w:rPr>
                  </w:rPrChange>
                </w:rPr>
                <w:t xml:space="preserve"> Flight Explorer. </w:t>
              </w:r>
              <w:r>
                <w:rPr>
                  <w:noProof/>
                </w:rPr>
                <w:t>[En línea] http://www.flightexplorer.com/.</w:t>
              </w:r>
            </w:p>
            <w:p w14:paraId="12B7B638" w14:textId="77777777" w:rsidR="00C1157B" w:rsidRPr="00212437" w:rsidRDefault="00C1157B" w:rsidP="00C1157B">
              <w:pPr>
                <w:pStyle w:val="Bibliography"/>
                <w:rPr>
                  <w:noProof/>
                  <w:lang w:val="en-US"/>
                  <w:rPrChange w:id="5071" w:author="Orion" w:date="2011-06-17T12:33:00Z">
                    <w:rPr>
                      <w:noProof/>
                    </w:rPr>
                  </w:rPrChange>
                </w:rPr>
              </w:pPr>
              <w:r w:rsidRPr="00212437">
                <w:rPr>
                  <w:noProof/>
                  <w:lang w:val="en-US"/>
                  <w:rPrChange w:id="5072" w:author="Orion" w:date="2011-06-17T12:33:00Z">
                    <w:rPr>
                      <w:noProof/>
                      <w:szCs w:val="24"/>
                    </w:rPr>
                  </w:rPrChange>
                </w:rPr>
                <w:t xml:space="preserve">32. </w:t>
              </w:r>
              <w:r w:rsidRPr="00212437">
                <w:rPr>
                  <w:i/>
                  <w:iCs/>
                  <w:noProof/>
                  <w:lang w:val="en-US"/>
                  <w:rPrChange w:id="5073" w:author="Orion" w:date="2011-06-17T12:33:00Z">
                    <w:rPr>
                      <w:i/>
                      <w:iCs/>
                      <w:noProof/>
                      <w:szCs w:val="24"/>
                    </w:rPr>
                  </w:rPrChange>
                </w:rPr>
                <w:t xml:space="preserve">Modeling Distributed Human Decision-Making in Traffic Flow Management Operations. </w:t>
              </w:r>
              <w:r w:rsidRPr="00212437">
                <w:rPr>
                  <w:b/>
                  <w:bCs/>
                  <w:noProof/>
                  <w:lang w:val="en-US"/>
                  <w:rPrChange w:id="5074" w:author="Orion" w:date="2011-06-17T12:33:00Z">
                    <w:rPr>
                      <w:b/>
                      <w:bCs/>
                      <w:noProof/>
                      <w:szCs w:val="24"/>
                    </w:rPr>
                  </w:rPrChange>
                </w:rPr>
                <w:t>Keith C, C.</w:t>
              </w:r>
              <w:r w:rsidRPr="00212437">
                <w:rPr>
                  <w:noProof/>
                  <w:lang w:val="en-US"/>
                  <w:rPrChange w:id="5075" w:author="Orion" w:date="2011-06-17T12:33:00Z">
                    <w:rPr>
                      <w:noProof/>
                      <w:szCs w:val="24"/>
                    </w:rPr>
                  </w:rPrChange>
                </w:rPr>
                <w:t xml:space="preserve"> Napoli, Italy : s.n., 2000. 3rd USA/Europe Air Traffic Management R&amp;D Seminar.</w:t>
              </w:r>
            </w:p>
            <w:p w14:paraId="2CD647E1" w14:textId="77777777" w:rsidR="00C1157B" w:rsidRPr="00212437" w:rsidRDefault="00C1157B" w:rsidP="00C1157B">
              <w:pPr>
                <w:pStyle w:val="Bibliography"/>
                <w:rPr>
                  <w:noProof/>
                  <w:lang w:val="en-US"/>
                  <w:rPrChange w:id="5076" w:author="Orion" w:date="2011-06-17T12:33:00Z">
                    <w:rPr>
                      <w:noProof/>
                    </w:rPr>
                  </w:rPrChange>
                </w:rPr>
              </w:pPr>
              <w:r w:rsidRPr="00212437">
                <w:rPr>
                  <w:noProof/>
                  <w:lang w:val="en-US"/>
                  <w:rPrChange w:id="5077" w:author="Orion" w:date="2011-06-17T12:33:00Z">
                    <w:rPr>
                      <w:noProof/>
                      <w:szCs w:val="24"/>
                    </w:rPr>
                  </w:rPrChange>
                </w:rPr>
                <w:t xml:space="preserve">33. </w:t>
              </w:r>
              <w:r w:rsidRPr="00212437">
                <w:rPr>
                  <w:i/>
                  <w:iCs/>
                  <w:noProof/>
                  <w:lang w:val="en-US"/>
                  <w:rPrChange w:id="5078" w:author="Orion" w:date="2011-06-17T12:33:00Z">
                    <w:rPr>
                      <w:i/>
                      <w:iCs/>
                      <w:noProof/>
                      <w:szCs w:val="24"/>
                    </w:rPr>
                  </w:rPrChange>
                </w:rPr>
                <w:t xml:space="preserve">AGENTFLY: A multi-agent airspace test-bed. </w:t>
              </w:r>
              <w:r w:rsidRPr="00212437">
                <w:rPr>
                  <w:b/>
                  <w:bCs/>
                  <w:noProof/>
                  <w:lang w:val="en-US"/>
                  <w:rPrChange w:id="5079" w:author="Orion" w:date="2011-06-17T12:33:00Z">
                    <w:rPr>
                      <w:b/>
                      <w:bCs/>
                      <w:noProof/>
                      <w:szCs w:val="24"/>
                    </w:rPr>
                  </w:rPrChange>
                </w:rPr>
                <w:t>D. Sislak, P. Volf, S. Kopriva, and M. Pechoucek.</w:t>
              </w:r>
              <w:r w:rsidRPr="00212437">
                <w:rPr>
                  <w:noProof/>
                  <w:lang w:val="en-US"/>
                  <w:rPrChange w:id="5080" w:author="Orion" w:date="2011-06-17T12:33:00Z">
                    <w:rPr>
                      <w:noProof/>
                      <w:szCs w:val="24"/>
                    </w:rPr>
                  </w:rPrChange>
                </w:rPr>
                <w:t xml:space="preserve"> May, 2008. 7th Intl. Conf. on Autonomous Agents and MultiAgent Systems.</w:t>
              </w:r>
            </w:p>
            <w:p w14:paraId="33904BCB" w14:textId="77777777" w:rsidR="00C1157B" w:rsidRPr="00212437" w:rsidRDefault="00C1157B" w:rsidP="00C1157B">
              <w:pPr>
                <w:pStyle w:val="Bibliography"/>
                <w:rPr>
                  <w:noProof/>
                  <w:lang w:val="en-US"/>
                  <w:rPrChange w:id="5081" w:author="Orion" w:date="2011-06-17T12:33:00Z">
                    <w:rPr>
                      <w:noProof/>
                    </w:rPr>
                  </w:rPrChange>
                </w:rPr>
              </w:pPr>
              <w:r w:rsidRPr="00212437">
                <w:rPr>
                  <w:noProof/>
                  <w:lang w:val="en-US"/>
                  <w:rPrChange w:id="5082" w:author="Orion" w:date="2011-06-17T12:33:00Z">
                    <w:rPr>
                      <w:noProof/>
                      <w:szCs w:val="24"/>
                    </w:rPr>
                  </w:rPrChange>
                </w:rPr>
                <w:t xml:space="preserve">34. </w:t>
              </w:r>
              <w:r w:rsidRPr="00212437">
                <w:rPr>
                  <w:i/>
                  <w:iCs/>
                  <w:noProof/>
                  <w:lang w:val="en-US"/>
                  <w:rPrChange w:id="5083" w:author="Orion" w:date="2011-06-17T12:33:00Z">
                    <w:rPr>
                      <w:i/>
                      <w:iCs/>
                      <w:noProof/>
                      <w:szCs w:val="24"/>
                    </w:rPr>
                  </w:rPrChange>
                </w:rPr>
                <w:t xml:space="preserve">To bdi or not to bdi. </w:t>
              </w:r>
              <w:r w:rsidRPr="00212437">
                <w:rPr>
                  <w:b/>
                  <w:bCs/>
                  <w:noProof/>
                  <w:lang w:val="en-US"/>
                  <w:rPrChange w:id="5084" w:author="Orion" w:date="2011-06-17T12:33:00Z">
                    <w:rPr>
                      <w:b/>
                      <w:bCs/>
                      <w:noProof/>
                      <w:szCs w:val="24"/>
                    </w:rPr>
                  </w:rPrChange>
                </w:rPr>
                <w:t>S. Wolfe, M. Sierhuis, and P. Jarvis.</w:t>
              </w:r>
              <w:r w:rsidRPr="00212437">
                <w:rPr>
                  <w:noProof/>
                  <w:lang w:val="en-US"/>
                  <w:rPrChange w:id="5085" w:author="Orion" w:date="2011-06-17T12:33:00Z">
                    <w:rPr>
                      <w:noProof/>
                      <w:szCs w:val="24"/>
                    </w:rPr>
                  </w:rPrChange>
                </w:rPr>
                <w:t xml:space="preserve"> 2008. Design choices in an agent-based Traffic Flow Management Simulation Multiconference.</w:t>
              </w:r>
            </w:p>
            <w:p w14:paraId="41B88868" w14:textId="77777777" w:rsidR="00C1157B" w:rsidRPr="00212437" w:rsidRDefault="00C1157B" w:rsidP="00C1157B">
              <w:pPr>
                <w:pStyle w:val="Bibliography"/>
                <w:rPr>
                  <w:noProof/>
                  <w:lang w:val="en-US"/>
                  <w:rPrChange w:id="5086" w:author="Orion" w:date="2011-06-17T12:33:00Z">
                    <w:rPr>
                      <w:noProof/>
                    </w:rPr>
                  </w:rPrChange>
                </w:rPr>
              </w:pPr>
              <w:r w:rsidRPr="00212437">
                <w:rPr>
                  <w:noProof/>
                  <w:lang w:val="en-US"/>
                  <w:rPrChange w:id="5087" w:author="Orion" w:date="2011-06-17T12:33:00Z">
                    <w:rPr>
                      <w:noProof/>
                      <w:szCs w:val="24"/>
                    </w:rPr>
                  </w:rPrChange>
                </w:rPr>
                <w:t xml:space="preserve">35. </w:t>
              </w:r>
              <w:r w:rsidRPr="00212437">
                <w:rPr>
                  <w:i/>
                  <w:iCs/>
                  <w:noProof/>
                  <w:lang w:val="en-US"/>
                  <w:rPrChange w:id="5088" w:author="Orion" w:date="2011-06-17T12:33:00Z">
                    <w:rPr>
                      <w:i/>
                      <w:iCs/>
                      <w:noProof/>
                      <w:szCs w:val="24"/>
                    </w:rPr>
                  </w:rPrChange>
                </w:rPr>
                <w:t xml:space="preserve">BDI-agents: From Theory to Practice. </w:t>
              </w:r>
              <w:r w:rsidRPr="00212437">
                <w:rPr>
                  <w:b/>
                  <w:bCs/>
                  <w:noProof/>
                  <w:lang w:val="en-US"/>
                  <w:rPrChange w:id="5089" w:author="Orion" w:date="2011-06-17T12:33:00Z">
                    <w:rPr>
                      <w:b/>
                      <w:bCs/>
                      <w:noProof/>
                      <w:szCs w:val="24"/>
                    </w:rPr>
                  </w:rPrChange>
                </w:rPr>
                <w:t>Georgeff, A. S. Rao and M. P.</w:t>
              </w:r>
              <w:r w:rsidRPr="00212437">
                <w:rPr>
                  <w:noProof/>
                  <w:lang w:val="en-US"/>
                  <w:rPrChange w:id="5090" w:author="Orion" w:date="2011-06-17T12:33:00Z">
                    <w:rPr>
                      <w:noProof/>
                      <w:szCs w:val="24"/>
                    </w:rPr>
                  </w:rPrChange>
                </w:rPr>
                <w:t xml:space="preserve"> San Francisco : s.n., 1995. Proceedings of the First International Conference on Multiagent Systems.</w:t>
              </w:r>
            </w:p>
            <w:p w14:paraId="5F55D991" w14:textId="77777777" w:rsidR="00C1157B" w:rsidRPr="00212437" w:rsidRDefault="00C1157B" w:rsidP="00C1157B">
              <w:pPr>
                <w:pStyle w:val="Bibliography"/>
                <w:rPr>
                  <w:noProof/>
                  <w:lang w:val="en-US"/>
                  <w:rPrChange w:id="5091" w:author="Orion" w:date="2011-06-17T12:33:00Z">
                    <w:rPr>
                      <w:noProof/>
                    </w:rPr>
                  </w:rPrChange>
                </w:rPr>
              </w:pPr>
              <w:r w:rsidRPr="00212437">
                <w:rPr>
                  <w:noProof/>
                  <w:lang w:val="en-US"/>
                  <w:rPrChange w:id="5092" w:author="Orion" w:date="2011-06-17T12:33:00Z">
                    <w:rPr>
                      <w:noProof/>
                      <w:szCs w:val="24"/>
                    </w:rPr>
                  </w:rPrChange>
                </w:rPr>
                <w:t xml:space="preserve">36. </w:t>
              </w:r>
              <w:r w:rsidRPr="00212437">
                <w:rPr>
                  <w:b/>
                  <w:bCs/>
                  <w:noProof/>
                  <w:lang w:val="en-US"/>
                  <w:rPrChange w:id="5093" w:author="Orion" w:date="2011-06-17T12:33:00Z">
                    <w:rPr>
                      <w:b/>
                      <w:bCs/>
                      <w:noProof/>
                      <w:szCs w:val="24"/>
                    </w:rPr>
                  </w:rPrChange>
                </w:rPr>
                <w:t>EUROCONTROL.</w:t>
              </w:r>
              <w:r w:rsidRPr="00212437">
                <w:rPr>
                  <w:noProof/>
                  <w:lang w:val="en-US"/>
                  <w:rPrChange w:id="5094" w:author="Orion" w:date="2011-06-17T12:33:00Z">
                    <w:rPr>
                      <w:noProof/>
                      <w:szCs w:val="24"/>
                    </w:rPr>
                  </w:rPrChange>
                </w:rPr>
                <w:t xml:space="preserve"> </w:t>
              </w:r>
              <w:r w:rsidRPr="00212437">
                <w:rPr>
                  <w:i/>
                  <w:iCs/>
                  <w:noProof/>
                  <w:lang w:val="en-US"/>
                  <w:rPrChange w:id="5095" w:author="Orion" w:date="2011-06-17T12:33:00Z">
                    <w:rPr>
                      <w:i/>
                      <w:iCs/>
                      <w:noProof/>
                      <w:szCs w:val="24"/>
                    </w:rPr>
                  </w:rPrChange>
                </w:rPr>
                <w:t xml:space="preserve">EUROCONTROL SPECIFICATIONS FOR THE USE OF MILITARY UNMANNED AERIAL VEHICLES AS OPERATIONAL AIR TRAFFIC OUTSIDE SEGREGATED AIRSPACE. </w:t>
              </w:r>
              <w:r w:rsidRPr="00212437">
                <w:rPr>
                  <w:noProof/>
                  <w:lang w:val="en-US"/>
                  <w:rPrChange w:id="5096" w:author="Orion" w:date="2011-06-17T12:33:00Z">
                    <w:rPr>
                      <w:noProof/>
                      <w:szCs w:val="24"/>
                    </w:rPr>
                  </w:rPrChange>
                </w:rPr>
                <w:t>2007. http://www.barnardmicrosystems.com/download/EUROCONTROL_MIL_UAV_ATM_SPEC_2007.pdf.</w:t>
              </w:r>
            </w:p>
            <w:p w14:paraId="7B887D11" w14:textId="77777777" w:rsidR="00C1157B" w:rsidRPr="00212437" w:rsidRDefault="00C1157B" w:rsidP="00C1157B">
              <w:pPr>
                <w:pStyle w:val="Bibliography"/>
                <w:rPr>
                  <w:noProof/>
                  <w:lang w:val="en-US"/>
                  <w:rPrChange w:id="5097" w:author="Orion" w:date="2011-06-17T12:33:00Z">
                    <w:rPr>
                      <w:noProof/>
                    </w:rPr>
                  </w:rPrChange>
                </w:rPr>
              </w:pPr>
              <w:r w:rsidRPr="00212437">
                <w:rPr>
                  <w:noProof/>
                  <w:lang w:val="en-US"/>
                  <w:rPrChange w:id="5098" w:author="Orion" w:date="2011-06-17T12:33:00Z">
                    <w:rPr>
                      <w:noProof/>
                      <w:szCs w:val="24"/>
                    </w:rPr>
                  </w:rPrChange>
                </w:rPr>
                <w:t xml:space="preserve">37. </w:t>
              </w:r>
              <w:r w:rsidRPr="00212437">
                <w:rPr>
                  <w:i/>
                  <w:iCs/>
                  <w:noProof/>
                  <w:lang w:val="en-US"/>
                  <w:rPrChange w:id="5099" w:author="Orion" w:date="2011-06-17T12:33:00Z">
                    <w:rPr>
                      <w:i/>
                      <w:iCs/>
                      <w:noProof/>
                      <w:szCs w:val="24"/>
                    </w:rPr>
                  </w:rPrChange>
                </w:rPr>
                <w:t xml:space="preserve">Improving air traffic management through agent suggestions. </w:t>
              </w:r>
              <w:r>
                <w:rPr>
                  <w:b/>
                  <w:bCs/>
                  <w:noProof/>
                </w:rPr>
                <w:t>Adrian K. Agogino, Kagan Tumer.</w:t>
              </w:r>
              <w:r>
                <w:rPr>
                  <w:noProof/>
                </w:rPr>
                <w:t xml:space="preserve"> 2009. AAMAS (2) 2009. págs. </w:t>
              </w:r>
              <w:r w:rsidRPr="00212437">
                <w:rPr>
                  <w:noProof/>
                  <w:lang w:val="en-US"/>
                  <w:rPrChange w:id="5100" w:author="Orion" w:date="2011-06-17T12:33:00Z">
                    <w:rPr>
                      <w:noProof/>
                      <w:szCs w:val="24"/>
                    </w:rPr>
                  </w:rPrChange>
                </w:rPr>
                <w:t>1271-1272.</w:t>
              </w:r>
            </w:p>
            <w:p w14:paraId="3E32FCDF" w14:textId="77777777" w:rsidR="00C1157B" w:rsidRPr="00212437" w:rsidRDefault="00C1157B" w:rsidP="00C1157B">
              <w:pPr>
                <w:pStyle w:val="Bibliography"/>
                <w:rPr>
                  <w:noProof/>
                  <w:lang w:val="en-US"/>
                  <w:rPrChange w:id="5101" w:author="Orion" w:date="2011-06-17T12:33:00Z">
                    <w:rPr>
                      <w:noProof/>
                    </w:rPr>
                  </w:rPrChange>
                </w:rPr>
              </w:pPr>
              <w:r w:rsidRPr="00212437">
                <w:rPr>
                  <w:noProof/>
                  <w:lang w:val="en-US"/>
                  <w:rPrChange w:id="5102" w:author="Orion" w:date="2011-06-17T12:33:00Z">
                    <w:rPr>
                      <w:noProof/>
                      <w:szCs w:val="24"/>
                    </w:rPr>
                  </w:rPrChange>
                </w:rPr>
                <w:t xml:space="preserve">38. </w:t>
              </w:r>
              <w:r w:rsidRPr="00212437">
                <w:rPr>
                  <w:b/>
                  <w:bCs/>
                  <w:noProof/>
                  <w:lang w:val="en-US"/>
                  <w:rPrChange w:id="5103" w:author="Orion" w:date="2011-06-17T12:33:00Z">
                    <w:rPr>
                      <w:b/>
                      <w:bCs/>
                      <w:noProof/>
                      <w:szCs w:val="24"/>
                    </w:rPr>
                  </w:rPrChange>
                </w:rPr>
                <w:t>IABG Dept. Airborne Air Defence.</w:t>
              </w:r>
              <w:r w:rsidRPr="00212437">
                <w:rPr>
                  <w:noProof/>
                  <w:lang w:val="en-US"/>
                  <w:rPrChange w:id="5104" w:author="Orion" w:date="2011-06-17T12:33:00Z">
                    <w:rPr>
                      <w:noProof/>
                      <w:szCs w:val="24"/>
                    </w:rPr>
                  </w:rPrChange>
                </w:rPr>
                <w:t xml:space="preserve"> </w:t>
              </w:r>
              <w:r w:rsidRPr="00212437">
                <w:rPr>
                  <w:i/>
                  <w:iCs/>
                  <w:noProof/>
                  <w:lang w:val="en-US"/>
                  <w:rPrChange w:id="5105" w:author="Orion" w:date="2011-06-17T12:33:00Z">
                    <w:rPr>
                      <w:i/>
                      <w:iCs/>
                      <w:noProof/>
                      <w:szCs w:val="24"/>
                    </w:rPr>
                  </w:rPrChange>
                </w:rPr>
                <w:t xml:space="preserve">CARE Innovative Action, Preliminary Study on Integration of Unmanned Aerial Vehicles into Future Air Traffic Management. </w:t>
              </w:r>
              <w:r w:rsidRPr="00212437">
                <w:rPr>
                  <w:noProof/>
                  <w:lang w:val="en-US"/>
                  <w:rPrChange w:id="5106" w:author="Orion" w:date="2011-06-17T12:33:00Z">
                    <w:rPr>
                      <w:noProof/>
                      <w:szCs w:val="24"/>
                    </w:rPr>
                  </w:rPrChange>
                </w:rPr>
                <w:t>2001.</w:t>
              </w:r>
            </w:p>
            <w:p w14:paraId="451BCF0D" w14:textId="77777777" w:rsidR="00C1157B" w:rsidRPr="00212437" w:rsidRDefault="00C1157B" w:rsidP="00C1157B">
              <w:pPr>
                <w:pStyle w:val="Bibliography"/>
                <w:rPr>
                  <w:noProof/>
                  <w:lang w:val="en-US"/>
                  <w:rPrChange w:id="5107" w:author="Orion" w:date="2011-06-17T12:33:00Z">
                    <w:rPr>
                      <w:noProof/>
                    </w:rPr>
                  </w:rPrChange>
                </w:rPr>
              </w:pPr>
              <w:r w:rsidRPr="00212437">
                <w:rPr>
                  <w:noProof/>
                  <w:lang w:val="en-US"/>
                  <w:rPrChange w:id="5108" w:author="Orion" w:date="2011-06-17T12:33:00Z">
                    <w:rPr>
                      <w:noProof/>
                      <w:szCs w:val="24"/>
                    </w:rPr>
                  </w:rPrChange>
                </w:rPr>
                <w:t xml:space="preserve">39. </w:t>
              </w:r>
              <w:r w:rsidRPr="00212437">
                <w:rPr>
                  <w:i/>
                  <w:iCs/>
                  <w:noProof/>
                  <w:lang w:val="en-US"/>
                  <w:rPrChange w:id="5109" w:author="Orion" w:date="2011-06-17T12:33:00Z">
                    <w:rPr>
                      <w:i/>
                      <w:iCs/>
                      <w:noProof/>
                      <w:szCs w:val="24"/>
                    </w:rPr>
                  </w:rPrChange>
                </w:rPr>
                <w:t xml:space="preserve">Autonomous UAV Surveillance in Complex Urban Environments. </w:t>
              </w:r>
              <w:r w:rsidRPr="00212437">
                <w:rPr>
                  <w:b/>
                  <w:bCs/>
                  <w:noProof/>
                  <w:lang w:val="en-US"/>
                  <w:rPrChange w:id="5110" w:author="Orion" w:date="2011-06-17T12:33:00Z">
                    <w:rPr>
                      <w:b/>
                      <w:bCs/>
                      <w:noProof/>
                      <w:szCs w:val="24"/>
                    </w:rPr>
                  </w:rPrChange>
                </w:rPr>
                <w:t>Eduard Semsch, Michal Jakob, Dusan Pavlícek, Michal Pechoucek.</w:t>
              </w:r>
              <w:r w:rsidRPr="00212437">
                <w:rPr>
                  <w:noProof/>
                  <w:lang w:val="en-US"/>
                  <w:rPrChange w:id="5111" w:author="Orion" w:date="2011-06-17T12:33:00Z">
                    <w:rPr>
                      <w:noProof/>
                      <w:szCs w:val="24"/>
                    </w:rPr>
                  </w:rPrChange>
                </w:rPr>
                <w:t xml:space="preserve"> 2009. IAT 2009. págs. 82-85.</w:t>
              </w:r>
            </w:p>
            <w:p w14:paraId="56E30FF8" w14:textId="77777777" w:rsidR="00C1157B" w:rsidRPr="00212437" w:rsidRDefault="00C1157B" w:rsidP="00C1157B">
              <w:pPr>
                <w:pStyle w:val="Bibliography"/>
                <w:rPr>
                  <w:noProof/>
                  <w:lang w:val="en-US"/>
                  <w:rPrChange w:id="5112" w:author="Orion" w:date="2011-06-17T12:33:00Z">
                    <w:rPr>
                      <w:noProof/>
                    </w:rPr>
                  </w:rPrChange>
                </w:rPr>
              </w:pPr>
              <w:r w:rsidRPr="00212437">
                <w:rPr>
                  <w:noProof/>
                  <w:lang w:val="en-US"/>
                  <w:rPrChange w:id="5113" w:author="Orion" w:date="2011-06-17T12:33:00Z">
                    <w:rPr>
                      <w:noProof/>
                      <w:szCs w:val="24"/>
                    </w:rPr>
                  </w:rPrChange>
                </w:rPr>
                <w:t xml:space="preserve">40. </w:t>
              </w:r>
              <w:r w:rsidRPr="00212437">
                <w:rPr>
                  <w:i/>
                  <w:iCs/>
                  <w:noProof/>
                  <w:lang w:val="en-US"/>
                  <w:rPrChange w:id="5114" w:author="Orion" w:date="2011-06-17T12:33:00Z">
                    <w:rPr>
                      <w:i/>
                      <w:iCs/>
                      <w:noProof/>
                      <w:szCs w:val="24"/>
                    </w:rPr>
                  </w:rPrChange>
                </w:rPr>
                <w:t xml:space="preserve">Generic Nonlinear model of reduced scale UAV. </w:t>
              </w:r>
              <w:r w:rsidRPr="00212437">
                <w:rPr>
                  <w:b/>
                  <w:bCs/>
                  <w:noProof/>
                  <w:lang w:val="en-US"/>
                  <w:rPrChange w:id="5115" w:author="Orion" w:date="2011-06-17T12:33:00Z">
                    <w:rPr>
                      <w:b/>
                      <w:bCs/>
                      <w:noProof/>
                      <w:szCs w:val="24"/>
                    </w:rPr>
                  </w:rPrChange>
                </w:rPr>
                <w:t>Cheviron, T., Chriette, A., &amp; Plestan, F.</w:t>
              </w:r>
              <w:r w:rsidRPr="00212437">
                <w:rPr>
                  <w:noProof/>
                  <w:lang w:val="en-US"/>
                  <w:rPrChange w:id="5116" w:author="Orion" w:date="2011-06-17T12:33:00Z">
                    <w:rPr>
                      <w:noProof/>
                      <w:szCs w:val="24"/>
                    </w:rPr>
                  </w:rPrChange>
                </w:rPr>
                <w:t xml:space="preserve"> Kobe, Japan : s.n., 2009. IEEE International Conference on Robotics &amp; Automation. págs. 3271-3276.</w:t>
              </w:r>
            </w:p>
            <w:p w14:paraId="5FE88CA9" w14:textId="77777777" w:rsidR="00C1157B" w:rsidRDefault="00C1157B" w:rsidP="00C1157B">
              <w:pPr>
                <w:pStyle w:val="Bibliography"/>
                <w:rPr>
                  <w:noProof/>
                </w:rPr>
              </w:pPr>
              <w:r w:rsidRPr="00212437">
                <w:rPr>
                  <w:noProof/>
                  <w:lang w:val="en-US"/>
                  <w:rPrChange w:id="5117" w:author="Orion" w:date="2011-06-17T12:33:00Z">
                    <w:rPr>
                      <w:noProof/>
                      <w:szCs w:val="24"/>
                    </w:rPr>
                  </w:rPrChange>
                </w:rPr>
                <w:t xml:space="preserve">41. Dimensions &amp; key data for A-320. </w:t>
              </w:r>
              <w:r>
                <w:rPr>
                  <w:noProof/>
                </w:rPr>
                <w:t>[En línea] http://www.airbus.com/aircraftfamilies/passengeraircraft/a320family/a320/specifications/#details.</w:t>
              </w:r>
            </w:p>
            <w:p w14:paraId="77691AFD" w14:textId="77777777" w:rsidR="00C1157B" w:rsidRPr="00212437" w:rsidRDefault="00C1157B" w:rsidP="00C1157B">
              <w:pPr>
                <w:pStyle w:val="Bibliography"/>
                <w:rPr>
                  <w:noProof/>
                  <w:lang w:val="en-US"/>
                  <w:rPrChange w:id="5118" w:author="Orion" w:date="2011-06-17T12:33:00Z">
                    <w:rPr>
                      <w:noProof/>
                    </w:rPr>
                  </w:rPrChange>
                </w:rPr>
              </w:pPr>
              <w:r w:rsidRPr="00212437">
                <w:rPr>
                  <w:noProof/>
                  <w:lang w:val="en-US"/>
                  <w:rPrChange w:id="5119" w:author="Orion" w:date="2011-06-17T12:33:00Z">
                    <w:rPr>
                      <w:noProof/>
                      <w:szCs w:val="24"/>
                    </w:rPr>
                  </w:rPrChange>
                </w:rPr>
                <w:t xml:space="preserve">42. </w:t>
              </w:r>
              <w:r w:rsidRPr="00212437">
                <w:rPr>
                  <w:b/>
                  <w:bCs/>
                  <w:noProof/>
                  <w:lang w:val="en-US"/>
                  <w:rPrChange w:id="5120" w:author="Orion" w:date="2011-06-17T12:33:00Z">
                    <w:rPr>
                      <w:b/>
                      <w:bCs/>
                      <w:noProof/>
                      <w:szCs w:val="24"/>
                    </w:rPr>
                  </w:rPrChange>
                </w:rPr>
                <w:t>Airbus.</w:t>
              </w:r>
              <w:r w:rsidRPr="00212437">
                <w:rPr>
                  <w:noProof/>
                  <w:lang w:val="en-US"/>
                  <w:rPrChange w:id="5121" w:author="Orion" w:date="2011-06-17T12:33:00Z">
                    <w:rPr>
                      <w:noProof/>
                      <w:szCs w:val="24"/>
                    </w:rPr>
                  </w:rPrChange>
                </w:rPr>
                <w:t xml:space="preserve"> </w:t>
              </w:r>
              <w:r w:rsidRPr="00212437">
                <w:rPr>
                  <w:i/>
                  <w:iCs/>
                  <w:noProof/>
                  <w:lang w:val="en-US"/>
                  <w:rPrChange w:id="5122" w:author="Orion" w:date="2011-06-17T12:33:00Z">
                    <w:rPr>
                      <w:i/>
                      <w:iCs/>
                      <w:noProof/>
                      <w:szCs w:val="24"/>
                    </w:rPr>
                  </w:rPrChange>
                </w:rPr>
                <w:t xml:space="preserve">A320 AIRPLANE CHARACTERISTICS FOR AIRPORT PLANNING. </w:t>
              </w:r>
              <w:r w:rsidRPr="00212437">
                <w:rPr>
                  <w:noProof/>
                  <w:lang w:val="en-US"/>
                  <w:rPrChange w:id="5123" w:author="Orion" w:date="2011-06-17T12:33:00Z">
                    <w:rPr>
                      <w:noProof/>
                      <w:szCs w:val="24"/>
                    </w:rPr>
                  </w:rPrChange>
                </w:rPr>
                <w:t>2005.</w:t>
              </w:r>
            </w:p>
            <w:p w14:paraId="163D55D2" w14:textId="77777777" w:rsidR="00C1157B" w:rsidRDefault="00C1157B" w:rsidP="00C1157B">
              <w:pPr>
                <w:pStyle w:val="Bibliography"/>
                <w:rPr>
                  <w:noProof/>
                </w:rPr>
              </w:pPr>
              <w:r w:rsidRPr="00212437">
                <w:rPr>
                  <w:noProof/>
                  <w:lang w:val="en-US"/>
                  <w:rPrChange w:id="5124" w:author="Orion" w:date="2011-06-17T12:33:00Z">
                    <w:rPr>
                      <w:noProof/>
                      <w:szCs w:val="24"/>
                    </w:rPr>
                  </w:rPrChange>
                </w:rPr>
                <w:t xml:space="preserve">43. Directory of Waypoints in Spain. </w:t>
              </w:r>
              <w:r>
                <w:rPr>
                  <w:noProof/>
                </w:rPr>
                <w:t>[En línea] http://www.fallingrain.com/world/SP/waypoints.html.</w:t>
              </w:r>
            </w:p>
            <w:p w14:paraId="4A122125" w14:textId="77777777" w:rsidR="00C1157B" w:rsidRDefault="00C1157B" w:rsidP="00C1157B">
              <w:pPr>
                <w:pStyle w:val="Bibliography"/>
                <w:rPr>
                  <w:noProof/>
                </w:rPr>
              </w:pPr>
              <w:r>
                <w:rPr>
                  <w:noProof/>
                </w:rPr>
                <w:t>44. Flota de Iberia en el Grupo Iberia. [En línea] http://grupo.iberia.es/portal/site/grupoiberia/menuitem.8e32b03d06b292dda0d4a195d21061ca/?id_avion=57d89a1b25862010VgnVCM100000950216ac____&amp;origen=datos&amp;vengode=Iberia.</w:t>
              </w:r>
            </w:p>
            <w:p w14:paraId="348E69B3" w14:textId="77777777" w:rsidR="00C1157B" w:rsidRPr="00212437" w:rsidRDefault="00C1157B" w:rsidP="00C1157B">
              <w:pPr>
                <w:pStyle w:val="Bibliography"/>
                <w:rPr>
                  <w:noProof/>
                  <w:lang w:val="en-US"/>
                  <w:rPrChange w:id="5125" w:author="Orion" w:date="2011-06-17T12:33:00Z">
                    <w:rPr>
                      <w:noProof/>
                    </w:rPr>
                  </w:rPrChange>
                </w:rPr>
              </w:pPr>
              <w:r w:rsidRPr="00212437">
                <w:rPr>
                  <w:noProof/>
                  <w:lang w:val="en-US"/>
                  <w:rPrChange w:id="5126" w:author="Orion" w:date="2011-06-17T12:33:00Z">
                    <w:rPr>
                      <w:noProof/>
                      <w:szCs w:val="24"/>
                    </w:rPr>
                  </w:rPrChange>
                </w:rPr>
                <w:t xml:space="preserve">45. </w:t>
              </w:r>
              <w:r w:rsidRPr="00212437">
                <w:rPr>
                  <w:b/>
                  <w:bCs/>
                  <w:noProof/>
                  <w:lang w:val="en-US"/>
                  <w:rPrChange w:id="5127" w:author="Orion" w:date="2011-06-17T12:33:00Z">
                    <w:rPr>
                      <w:b/>
                      <w:bCs/>
                      <w:noProof/>
                      <w:szCs w:val="24"/>
                    </w:rPr>
                  </w:rPrChange>
                </w:rPr>
                <w:t>Federal Aviation Administration.</w:t>
              </w:r>
              <w:r w:rsidRPr="00212437">
                <w:rPr>
                  <w:noProof/>
                  <w:lang w:val="en-US"/>
                  <w:rPrChange w:id="5128" w:author="Orion" w:date="2011-06-17T12:33:00Z">
                    <w:rPr>
                      <w:noProof/>
                      <w:szCs w:val="24"/>
                    </w:rPr>
                  </w:rPrChange>
                </w:rPr>
                <w:t xml:space="preserve"> </w:t>
              </w:r>
              <w:r w:rsidRPr="00212437">
                <w:rPr>
                  <w:i/>
                  <w:iCs/>
                  <w:noProof/>
                  <w:lang w:val="en-US"/>
                  <w:rPrChange w:id="5129" w:author="Orion" w:date="2011-06-17T12:33:00Z">
                    <w:rPr>
                      <w:i/>
                      <w:iCs/>
                      <w:noProof/>
                      <w:szCs w:val="24"/>
                    </w:rPr>
                  </w:rPrChange>
                </w:rPr>
                <w:t xml:space="preserve">Air Traffic Control FAA Order 7110.65T. </w:t>
              </w:r>
              <w:r w:rsidRPr="00212437">
                <w:rPr>
                  <w:noProof/>
                  <w:lang w:val="en-US"/>
                  <w:rPrChange w:id="5130" w:author="Orion" w:date="2011-06-17T12:33:00Z">
                    <w:rPr>
                      <w:noProof/>
                      <w:szCs w:val="24"/>
                    </w:rPr>
                  </w:rPrChange>
                </w:rPr>
                <w:t>Washington, DC. : s.n., Feb. 11, 2010.</w:t>
              </w:r>
            </w:p>
            <w:p w14:paraId="5679C906" w14:textId="77777777" w:rsidR="00C1157B" w:rsidRPr="00212437" w:rsidRDefault="00C1157B" w:rsidP="00C1157B">
              <w:pPr>
                <w:pStyle w:val="Bibliography"/>
                <w:rPr>
                  <w:noProof/>
                  <w:lang w:val="en-US"/>
                  <w:rPrChange w:id="5131" w:author="Orion" w:date="2011-06-17T12:33:00Z">
                    <w:rPr>
                      <w:noProof/>
                    </w:rPr>
                  </w:rPrChange>
                </w:rPr>
              </w:pPr>
              <w:r w:rsidRPr="00212437">
                <w:rPr>
                  <w:noProof/>
                  <w:lang w:val="en-US"/>
                  <w:rPrChange w:id="5132" w:author="Orion" w:date="2011-06-17T12:33:00Z">
                    <w:rPr>
                      <w:noProof/>
                      <w:szCs w:val="24"/>
                    </w:rPr>
                  </w:rPrChange>
                </w:rPr>
                <w:t xml:space="preserve">46. </w:t>
              </w:r>
              <w:r w:rsidRPr="00212437">
                <w:rPr>
                  <w:i/>
                  <w:iCs/>
                  <w:noProof/>
                  <w:lang w:val="en-US"/>
                  <w:rPrChange w:id="5133" w:author="Orion" w:date="2011-06-17T12:33:00Z">
                    <w:rPr>
                      <w:i/>
                      <w:iCs/>
                      <w:noProof/>
                      <w:szCs w:val="24"/>
                    </w:rPr>
                  </w:rPrChange>
                </w:rPr>
                <w:t xml:space="preserve">The INGENIAS Methodology and Tools. </w:t>
              </w:r>
              <w:r>
                <w:rPr>
                  <w:b/>
                  <w:bCs/>
                  <w:noProof/>
                </w:rPr>
                <w:t>Pavón, J., Gómez-Sanz, J. J., y Fuentes, R.</w:t>
              </w:r>
              <w:r>
                <w:rPr>
                  <w:noProof/>
                </w:rPr>
                <w:t xml:space="preserve"> [ed.] </w:t>
              </w:r>
              <w:r w:rsidRPr="00212437">
                <w:rPr>
                  <w:noProof/>
                  <w:lang w:val="en-US"/>
                  <w:rPrChange w:id="5134" w:author="Orion" w:date="2011-06-17T12:33:00Z">
                    <w:rPr>
                      <w:noProof/>
                      <w:szCs w:val="24"/>
                    </w:rPr>
                  </w:rPrChange>
                </w:rPr>
                <w:t>B., y Giorgini, P. Henderson-Sellers. 2005. Idea Group Publishing. págs. 236-276.</w:t>
              </w:r>
            </w:p>
            <w:p w14:paraId="1921D295" w14:textId="77777777" w:rsidR="00C1157B" w:rsidRPr="00212437" w:rsidRDefault="00C1157B" w:rsidP="00C1157B">
              <w:pPr>
                <w:pStyle w:val="Bibliography"/>
                <w:rPr>
                  <w:noProof/>
                  <w:lang w:val="en-US"/>
                  <w:rPrChange w:id="5135" w:author="Orion" w:date="2011-06-17T12:33:00Z">
                    <w:rPr>
                      <w:noProof/>
                    </w:rPr>
                  </w:rPrChange>
                </w:rPr>
              </w:pPr>
              <w:r w:rsidRPr="00212437">
                <w:rPr>
                  <w:noProof/>
                  <w:lang w:val="en-US"/>
                  <w:rPrChange w:id="5136" w:author="Orion" w:date="2011-06-17T12:33:00Z">
                    <w:rPr>
                      <w:noProof/>
                      <w:szCs w:val="24"/>
                    </w:rPr>
                  </w:rPrChange>
                </w:rPr>
                <w:lastRenderedPageBreak/>
                <w:t xml:space="preserve">47. </w:t>
              </w:r>
              <w:r w:rsidRPr="00212437">
                <w:rPr>
                  <w:i/>
                  <w:iCs/>
                  <w:noProof/>
                  <w:lang w:val="en-US"/>
                  <w:rPrChange w:id="5137" w:author="Orion" w:date="2011-06-17T12:33:00Z">
                    <w:rPr>
                      <w:i/>
                      <w:iCs/>
                      <w:noProof/>
                      <w:szCs w:val="24"/>
                    </w:rPr>
                  </w:rPrChange>
                </w:rPr>
                <w:t xml:space="preserve">The Ingenias Project: Methods and Tool For Developing Multiagent Systems. </w:t>
              </w:r>
              <w:r>
                <w:rPr>
                  <w:b/>
                  <w:bCs/>
                  <w:noProof/>
                </w:rPr>
                <w:t>Botia, J. A., Gonzalez, J. C., Gomez, J., y Pavon, J.</w:t>
              </w:r>
              <w:r>
                <w:rPr>
                  <w:noProof/>
                </w:rPr>
                <w:t xml:space="preserve"> 2008, Latin America Transactions, IEEE (Revista IEEE America Latina), págs. </w:t>
              </w:r>
              <w:r w:rsidRPr="00212437">
                <w:rPr>
                  <w:noProof/>
                  <w:lang w:val="en-US"/>
                  <w:rPrChange w:id="5138" w:author="Orion" w:date="2011-06-17T12:33:00Z">
                    <w:rPr>
                      <w:noProof/>
                      <w:szCs w:val="24"/>
                    </w:rPr>
                  </w:rPrChange>
                </w:rPr>
                <w:t>529-534.</w:t>
              </w:r>
            </w:p>
            <w:p w14:paraId="41986B15" w14:textId="77777777" w:rsidR="00C1157B" w:rsidRPr="00212437" w:rsidRDefault="00C1157B" w:rsidP="00C1157B">
              <w:pPr>
                <w:pStyle w:val="Bibliography"/>
                <w:rPr>
                  <w:noProof/>
                  <w:lang w:val="en-US"/>
                  <w:rPrChange w:id="5139" w:author="Orion" w:date="2011-06-17T12:33:00Z">
                    <w:rPr>
                      <w:noProof/>
                    </w:rPr>
                  </w:rPrChange>
                </w:rPr>
              </w:pPr>
              <w:r w:rsidRPr="00212437">
                <w:rPr>
                  <w:noProof/>
                  <w:lang w:val="en-US"/>
                  <w:rPrChange w:id="5140" w:author="Orion" w:date="2011-06-17T12:33:00Z">
                    <w:rPr>
                      <w:noProof/>
                      <w:szCs w:val="24"/>
                    </w:rPr>
                  </w:rPrChange>
                </w:rPr>
                <w:t xml:space="preserve">48. </w:t>
              </w:r>
              <w:r w:rsidRPr="00212437">
                <w:rPr>
                  <w:i/>
                  <w:iCs/>
                  <w:noProof/>
                  <w:lang w:val="en-US"/>
                  <w:rPrChange w:id="5141" w:author="Orion" w:date="2011-06-17T12:33:00Z">
                    <w:rPr>
                      <w:i/>
                      <w:iCs/>
                      <w:noProof/>
                      <w:szCs w:val="24"/>
                    </w:rPr>
                  </w:rPrChange>
                </w:rPr>
                <w:t xml:space="preserve">Modelling a Knowledge Management System Architecture with INGENIAS Methodology. </w:t>
              </w:r>
              <w:r w:rsidRPr="00212437">
                <w:rPr>
                  <w:b/>
                  <w:bCs/>
                  <w:noProof/>
                  <w:lang w:val="en-US"/>
                  <w:rPrChange w:id="5142" w:author="Orion" w:date="2011-06-17T12:33:00Z">
                    <w:rPr>
                      <w:b/>
                      <w:bCs/>
                      <w:noProof/>
                      <w:szCs w:val="24"/>
                    </w:rPr>
                  </w:rPrChange>
                </w:rPr>
                <w:t>Soto, J. P., Vizcaino, A., Portillo, J., y Piattini, M.</w:t>
              </w:r>
              <w:r w:rsidRPr="00212437">
                <w:rPr>
                  <w:noProof/>
                  <w:lang w:val="en-US"/>
                  <w:rPrChange w:id="5143" w:author="Orion" w:date="2011-06-17T12:33:00Z">
                    <w:rPr>
                      <w:noProof/>
                      <w:szCs w:val="24"/>
                    </w:rPr>
                  </w:rPrChange>
                </w:rPr>
                <w:t xml:space="preserve"> Washington, DC : s.n., 2006. En Proceedings of the 15th international Conference on Computing. págs. 167-173.</w:t>
              </w:r>
            </w:p>
            <w:p w14:paraId="0F50CD03" w14:textId="77777777" w:rsidR="00C1157B" w:rsidRDefault="00C1157B" w:rsidP="00C1157B">
              <w:pPr>
                <w:pStyle w:val="Bibliography"/>
                <w:rPr>
                  <w:noProof/>
                </w:rPr>
              </w:pPr>
              <w:r w:rsidRPr="00212437">
                <w:rPr>
                  <w:noProof/>
                  <w:lang w:val="en-US"/>
                  <w:rPrChange w:id="5144" w:author="Orion" w:date="2011-06-17T12:33:00Z">
                    <w:rPr>
                      <w:noProof/>
                      <w:szCs w:val="24"/>
                    </w:rPr>
                  </w:rPrChange>
                </w:rPr>
                <w:t xml:space="preserve">49. </w:t>
              </w:r>
              <w:r w:rsidRPr="00212437">
                <w:rPr>
                  <w:i/>
                  <w:iCs/>
                  <w:noProof/>
                  <w:lang w:val="en-US"/>
                  <w:rPrChange w:id="5145" w:author="Orion" w:date="2011-06-17T12:33:00Z">
                    <w:rPr>
                      <w:i/>
                      <w:iCs/>
                      <w:noProof/>
                      <w:szCs w:val="24"/>
                    </w:rPr>
                  </w:rPrChange>
                </w:rPr>
                <w:t xml:space="preserve">Model Driven Development of Multi-Agent Systems. </w:t>
              </w:r>
              <w:r w:rsidRPr="00212437">
                <w:rPr>
                  <w:b/>
                  <w:bCs/>
                  <w:noProof/>
                  <w:lang w:val="en-US"/>
                  <w:rPrChange w:id="5146" w:author="Orion" w:date="2011-06-17T12:33:00Z">
                    <w:rPr>
                      <w:b/>
                      <w:bCs/>
                      <w:noProof/>
                      <w:szCs w:val="24"/>
                    </w:rPr>
                  </w:rPrChange>
                </w:rPr>
                <w:t>Pavón, J., Gómez-Sanz, J.J., Fuentes, R.</w:t>
              </w:r>
              <w:r w:rsidRPr="00212437">
                <w:rPr>
                  <w:noProof/>
                  <w:lang w:val="en-US"/>
                  <w:rPrChange w:id="5147" w:author="Orion" w:date="2011-06-17T12:33:00Z">
                    <w:rPr>
                      <w:noProof/>
                      <w:szCs w:val="24"/>
                    </w:rPr>
                  </w:rPrChange>
                </w:rPr>
                <w:t xml:space="preserve"> [ed.] A., Warmer, J. Rensink. Springer, Heidelberg : s.n., 2006. ECMDA-FA 2006. </w:t>
              </w:r>
              <w:r>
                <w:rPr>
                  <w:noProof/>
                </w:rPr>
                <w:t>Vol. 4066, págs. 284- 298.</w:t>
              </w:r>
            </w:p>
            <w:p w14:paraId="29D5B166" w14:textId="77777777" w:rsidR="00C1157B" w:rsidRDefault="00C1157B" w:rsidP="00C1157B">
              <w:pPr>
                <w:pStyle w:val="Bibliography"/>
                <w:rPr>
                  <w:noProof/>
                </w:rPr>
              </w:pPr>
              <w:r>
                <w:rPr>
                  <w:noProof/>
                </w:rPr>
                <w:t xml:space="preserve">50. </w:t>
              </w:r>
              <w:r>
                <w:rPr>
                  <w:b/>
                  <w:bCs/>
                  <w:noProof/>
                </w:rPr>
                <w:t>Reenskau, T. M. H.</w:t>
              </w:r>
              <w:r>
                <w:rPr>
                  <w:noProof/>
                </w:rPr>
                <w:t xml:space="preserve"> MVC XEROX PARC 1978-79. [En línea] http://heim.ifi.uio.no/~trygver/themes/mvc/mvc-index.html.</w:t>
              </w:r>
            </w:p>
            <w:p w14:paraId="06037092" w14:textId="77777777" w:rsidR="00C1157B" w:rsidRPr="00212437" w:rsidRDefault="00C1157B" w:rsidP="00C1157B">
              <w:pPr>
                <w:pStyle w:val="Bibliography"/>
                <w:rPr>
                  <w:noProof/>
                  <w:lang w:val="en-US"/>
                  <w:rPrChange w:id="5148" w:author="Orion" w:date="2011-06-17T12:33:00Z">
                    <w:rPr>
                      <w:noProof/>
                    </w:rPr>
                  </w:rPrChange>
                </w:rPr>
              </w:pPr>
              <w:r w:rsidRPr="00212437">
                <w:rPr>
                  <w:noProof/>
                  <w:lang w:val="en-US"/>
                  <w:rPrChange w:id="5149" w:author="Orion" w:date="2011-06-17T12:33:00Z">
                    <w:rPr>
                      <w:noProof/>
                      <w:szCs w:val="24"/>
                    </w:rPr>
                  </w:rPrChange>
                </w:rPr>
                <w:t>51. World Wind Java SDK. [En línea] http://worldwind.arc.nasa.gov/java/.</w:t>
              </w:r>
            </w:p>
            <w:p w14:paraId="4D0254B3" w14:textId="77777777" w:rsidR="00C1157B" w:rsidRDefault="00C1157B" w:rsidP="00C1157B">
              <w:pPr>
                <w:pStyle w:val="Bibliography"/>
                <w:rPr>
                  <w:noProof/>
                </w:rPr>
              </w:pPr>
              <w:r w:rsidRPr="00212437">
                <w:rPr>
                  <w:noProof/>
                  <w:lang w:val="en-US"/>
                  <w:rPrChange w:id="5150" w:author="Orion" w:date="2011-06-17T12:33:00Z">
                    <w:rPr>
                      <w:noProof/>
                      <w:szCs w:val="24"/>
                    </w:rPr>
                  </w:rPrChange>
                </w:rPr>
                <w:t xml:space="preserve">52. </w:t>
              </w:r>
              <w:r w:rsidRPr="00212437">
                <w:rPr>
                  <w:b/>
                  <w:bCs/>
                  <w:noProof/>
                  <w:lang w:val="en-US"/>
                  <w:rPrChange w:id="5151" w:author="Orion" w:date="2011-06-17T12:33:00Z">
                    <w:rPr>
                      <w:b/>
                      <w:bCs/>
                      <w:noProof/>
                      <w:szCs w:val="24"/>
                    </w:rPr>
                  </w:rPrChange>
                </w:rPr>
                <w:t>Daniel J. Garland, John A. Wise and V. David Hopkin.</w:t>
              </w:r>
              <w:r w:rsidRPr="00212437">
                <w:rPr>
                  <w:noProof/>
                  <w:lang w:val="en-US"/>
                  <w:rPrChange w:id="5152" w:author="Orion" w:date="2011-06-17T12:33:00Z">
                    <w:rPr>
                      <w:noProof/>
                      <w:szCs w:val="24"/>
                    </w:rPr>
                  </w:rPrChange>
                </w:rPr>
                <w:t xml:space="preserve"> </w:t>
              </w:r>
              <w:r w:rsidRPr="00212437">
                <w:rPr>
                  <w:i/>
                  <w:iCs/>
                  <w:noProof/>
                  <w:lang w:val="en-US"/>
                  <w:rPrChange w:id="5153" w:author="Orion" w:date="2011-06-17T12:33:00Z">
                    <w:rPr>
                      <w:i/>
                      <w:iCs/>
                      <w:noProof/>
                      <w:szCs w:val="24"/>
                    </w:rPr>
                  </w:rPrChange>
                </w:rPr>
                <w:t xml:space="preserve">Handbook of Aviation Human Factors. </w:t>
              </w:r>
              <w:r>
                <w:rPr>
                  <w:noProof/>
                </w:rPr>
                <w:t>[ed.] Lawrence Erlbaum Associates. 1999. ISBN 0-8058-1680-1.</w:t>
              </w:r>
            </w:p>
            <w:p w14:paraId="3B36029B" w14:textId="77777777" w:rsidR="00B946E5" w:rsidRPr="00246937" w:rsidRDefault="00B946E5" w:rsidP="00C1157B">
              <w:pPr>
                <w:rPr>
                  <w:ins w:id="5154" w:author="Orion" w:date="2011-04-06T18:33:00Z"/>
                  <w:rFonts w:cs="Times New Roman"/>
                </w:rPr>
              </w:pPr>
              <w:ins w:id="5155" w:author="Orion" w:date="2011-04-06T18:33:00Z">
                <w:r w:rsidRPr="00246937">
                  <w:rPr>
                    <w:rFonts w:cs="Times New Roman"/>
                    <w:b/>
                    <w:bCs/>
                    <w:noProof/>
                  </w:rPr>
                  <w:fldChar w:fldCharType="end"/>
                </w:r>
              </w:ins>
            </w:p>
            <w:customXmlInsRangeStart w:id="5156" w:author="Orion" w:date="2011-04-06T18:33:00Z"/>
          </w:sdtContent>
        </w:sdt>
        <w:customXmlInsRangeEnd w:id="5156"/>
        <w:customXmlInsRangeStart w:id="5157" w:author="Orion" w:date="2011-04-06T18:33:00Z"/>
      </w:sdtContent>
    </w:sdt>
    <w:customXmlInsRangeEnd w:id="5157"/>
    <w:p w14:paraId="220ECDED" w14:textId="77777777" w:rsidR="00BB1765" w:rsidRPr="00246937" w:rsidRDefault="00EE2BEC">
      <w:pPr>
        <w:pStyle w:val="Title"/>
        <w:outlineLvl w:val="0"/>
        <w:rPr>
          <w:ins w:id="5158" w:author="Orion" w:date="2011-03-26T03:25:00Z"/>
          <w:rFonts w:cs="Times New Roman"/>
          <w:color w:val="000000"/>
          <w:lang w:val="en-US"/>
        </w:rPr>
        <w:pPrChange w:id="5159" w:author="Orion" w:date="2011-05-01T20:37:00Z">
          <w:pPr>
            <w:autoSpaceDE w:val="0"/>
            <w:jc w:val="both"/>
          </w:pPr>
        </w:pPrChange>
      </w:pPr>
      <w:ins w:id="5160" w:author="Orion" w:date="2011-03-24T18:32:00Z">
        <w:r w:rsidRPr="00246937">
          <w:rPr>
            <w:rFonts w:cs="Times New Roman"/>
            <w:color w:val="000000"/>
            <w:sz w:val="24"/>
            <w:szCs w:val="24"/>
            <w:lang w:val="en-US"/>
            <w:rPrChange w:id="5161" w:author="Orion" w:date="2011-04-24T22:32:00Z">
              <w:rPr>
                <w:b/>
                <w:bCs/>
                <w:color w:val="000000"/>
                <w:sz w:val="48"/>
                <w:szCs w:val="48"/>
                <w:lang w:val="en-US"/>
              </w:rPr>
            </w:rPrChange>
          </w:rPr>
          <w:br w:type="page"/>
        </w:r>
        <w:bookmarkStart w:id="5162" w:name="_Toc296083836"/>
        <w:proofErr w:type="spellStart"/>
        <w:r w:rsidRPr="00CB0CCD">
          <w:rPr>
            <w:rFonts w:ascii="Times New Roman" w:hAnsi="Times New Roman" w:cs="Times New Roman"/>
            <w:lang w:val="en-US"/>
            <w:rPrChange w:id="5163" w:author="Orion" w:date="2011-05-02T20:00:00Z">
              <w:rPr>
                <w:b/>
                <w:bCs/>
                <w:color w:val="000000"/>
                <w:sz w:val="48"/>
                <w:szCs w:val="48"/>
                <w:lang w:val="en-US"/>
              </w:rPr>
            </w:rPrChange>
          </w:rPr>
          <w:lastRenderedPageBreak/>
          <w:t>Glosario</w:t>
        </w:r>
      </w:ins>
      <w:bookmarkEnd w:id="5162"/>
      <w:proofErr w:type="spellEnd"/>
    </w:p>
    <w:p w14:paraId="2CFEB9DE" w14:textId="77777777" w:rsidR="00792280" w:rsidRPr="00246937" w:rsidRDefault="00792280" w:rsidP="00452836">
      <w:pPr>
        <w:autoSpaceDE w:val="0"/>
        <w:jc w:val="both"/>
        <w:rPr>
          <w:ins w:id="5164" w:author="Orion" w:date="2011-03-28T15:57:00Z"/>
          <w:rFonts w:eastAsia="Times New Roman" w:cs="Times New Roman"/>
          <w:iCs/>
          <w:kern w:val="0"/>
          <w:lang w:val="en-US" w:eastAsia="es-ES" w:bidi="ar-SA"/>
        </w:rPr>
      </w:pPr>
      <w:ins w:id="5165" w:author="Orion" w:date="2011-03-28T15:57:00Z">
        <w:r w:rsidRPr="00246937">
          <w:rPr>
            <w:rFonts w:eastAsia="Times New Roman" w:cs="Times New Roman"/>
            <w:kern w:val="0"/>
            <w:lang w:val="en-US" w:eastAsia="es-ES" w:bidi="ar-SA"/>
            <w:rPrChange w:id="5166" w:author="Orion" w:date="2011-04-24T22:32:00Z">
              <w:rPr>
                <w:rFonts w:eastAsia="Times New Roman" w:cs="Times New Roman"/>
                <w:b/>
                <w:bCs/>
                <w:kern w:val="0"/>
                <w:sz w:val="48"/>
                <w:szCs w:val="48"/>
                <w:lang w:eastAsia="es-ES" w:bidi="ar-SA"/>
              </w:rPr>
            </w:rPrChange>
          </w:rPr>
          <w:t xml:space="preserve">ABMS </w:t>
        </w:r>
        <w:r w:rsidRPr="00246937">
          <w:rPr>
            <w:rFonts w:eastAsia="Times New Roman" w:cs="Times New Roman"/>
            <w:kern w:val="0"/>
            <w:lang w:val="en-US" w:eastAsia="es-ES" w:bidi="ar-SA"/>
            <w:rPrChange w:id="5167" w:author="Orion" w:date="2011-04-24T22:32:00Z">
              <w:rPr>
                <w:rFonts w:eastAsia="Times New Roman" w:cs="Times New Roman"/>
                <w:b/>
                <w:bCs/>
                <w:kern w:val="0"/>
                <w:sz w:val="48"/>
                <w:szCs w:val="48"/>
                <w:lang w:eastAsia="es-ES" w:bidi="ar-SA"/>
              </w:rPr>
            </w:rPrChange>
          </w:rPr>
          <w:tab/>
          <w:t>A</w:t>
        </w:r>
        <w:r w:rsidRPr="00246937">
          <w:rPr>
            <w:rFonts w:eastAsia="Times New Roman" w:cs="Times New Roman"/>
            <w:iCs/>
            <w:kern w:val="0"/>
            <w:lang w:val="en-US" w:eastAsia="es-ES" w:bidi="ar-SA"/>
            <w:rPrChange w:id="5168" w:author="Orion" w:date="2011-04-24T22:32:00Z">
              <w:rPr>
                <w:rFonts w:ascii="TimesNewRomanItMS" w:eastAsia="Times New Roman" w:hAnsi="TimesNewRomanItMS" w:cs="TimesNewRomanItMS"/>
                <w:b/>
                <w:bCs/>
                <w:i/>
                <w:iCs/>
                <w:kern w:val="0"/>
                <w:sz w:val="20"/>
                <w:szCs w:val="20"/>
                <w:lang w:val="en-US" w:eastAsia="es-ES" w:bidi="ar-SA"/>
              </w:rPr>
            </w:rPrChange>
          </w:rPr>
          <w:t>gent-Based Modeling and Simulation</w:t>
        </w:r>
      </w:ins>
    </w:p>
    <w:p w14:paraId="432D390A" w14:textId="77777777" w:rsidR="00792280" w:rsidRPr="00246937" w:rsidRDefault="00792280" w:rsidP="00452836">
      <w:pPr>
        <w:autoSpaceDE w:val="0"/>
        <w:jc w:val="both"/>
        <w:rPr>
          <w:ins w:id="5169" w:author="Orion" w:date="2011-03-28T15:57:00Z"/>
          <w:rFonts w:eastAsia="Times New Roman" w:cs="Times New Roman"/>
          <w:iCs/>
          <w:kern w:val="0"/>
          <w:lang w:val="en-US" w:eastAsia="es-ES" w:bidi="ar-SA"/>
        </w:rPr>
      </w:pPr>
      <w:ins w:id="5170" w:author="Orion" w:date="2011-03-28T15:57:00Z">
        <w:r w:rsidRPr="00246937">
          <w:rPr>
            <w:rFonts w:cs="Times New Roman"/>
            <w:lang w:val="en-US"/>
            <w:rPrChange w:id="5171" w:author="Orion" w:date="2011-04-24T22:32:00Z">
              <w:rPr>
                <w:b/>
                <w:bCs/>
                <w:sz w:val="48"/>
                <w:szCs w:val="48"/>
              </w:rPr>
            </w:rPrChange>
          </w:rPr>
          <w:t xml:space="preserve">ACES </w:t>
        </w:r>
        <w:r w:rsidR="00417DB1" w:rsidRPr="00246937">
          <w:rPr>
            <w:rFonts w:cs="Times New Roman"/>
            <w:lang w:val="en-US"/>
            <w:rPrChange w:id="5172" w:author="Orion" w:date="2011-04-24T22:32:00Z">
              <w:rPr>
                <w:rFonts w:ascii="Courier New" w:hAnsi="Courier New" w:cs="Courier New"/>
                <w:lang w:val="en-US"/>
              </w:rPr>
            </w:rPrChange>
          </w:rPr>
          <w:tab/>
        </w:r>
      </w:ins>
      <w:ins w:id="5173" w:author="Orion" w:date="2011-05-06T13:25:00Z">
        <w:r w:rsidR="00343B72">
          <w:rPr>
            <w:rFonts w:cs="Times New Roman"/>
            <w:lang w:val="en-US"/>
          </w:rPr>
          <w:tab/>
        </w:r>
      </w:ins>
      <w:ins w:id="5174" w:author="Orion" w:date="2011-03-28T15:57:00Z">
        <w:r w:rsidRPr="00246937">
          <w:rPr>
            <w:rFonts w:cs="Times New Roman"/>
            <w:lang w:val="en-US"/>
            <w:rPrChange w:id="5175" w:author="Orion" w:date="2011-04-24T22:32:00Z">
              <w:rPr>
                <w:b/>
                <w:bCs/>
                <w:sz w:val="48"/>
                <w:szCs w:val="48"/>
                <w:lang w:val="en-US"/>
              </w:rPr>
            </w:rPrChange>
          </w:rPr>
          <w:t>Airspace Concept Evaluation System</w:t>
        </w:r>
      </w:ins>
    </w:p>
    <w:p w14:paraId="38F201BC" w14:textId="77777777" w:rsidR="00792280" w:rsidRPr="00246937" w:rsidRDefault="00792280" w:rsidP="00452836">
      <w:pPr>
        <w:autoSpaceDE w:val="0"/>
        <w:jc w:val="both"/>
        <w:rPr>
          <w:ins w:id="5176" w:author="Orion" w:date="2011-03-28T15:57:00Z"/>
          <w:rFonts w:eastAsia="Times New Roman" w:cs="Times New Roman"/>
          <w:iCs/>
          <w:kern w:val="0"/>
          <w:lang w:val="en-US" w:eastAsia="es-ES" w:bidi="ar-SA"/>
        </w:rPr>
      </w:pPr>
      <w:ins w:id="5177" w:author="Orion" w:date="2011-03-28T15:57:00Z">
        <w:r w:rsidRPr="00246937">
          <w:rPr>
            <w:rFonts w:cs="Times New Roman"/>
            <w:lang w:val="en-US"/>
            <w:rPrChange w:id="5178" w:author="Orion" w:date="2011-04-24T22:32:00Z">
              <w:rPr>
                <w:rFonts w:cs="Times New Roman"/>
                <w:b/>
                <w:bCs/>
                <w:sz w:val="48"/>
                <w:szCs w:val="48"/>
              </w:rPr>
            </w:rPrChange>
          </w:rPr>
          <w:t xml:space="preserve">AOCC  </w:t>
        </w:r>
        <w:r w:rsidRPr="00246937">
          <w:rPr>
            <w:rFonts w:cs="Times New Roman"/>
            <w:lang w:val="en-US"/>
            <w:rPrChange w:id="5179" w:author="Orion" w:date="2011-04-24T22:32:00Z">
              <w:rPr>
                <w:rFonts w:cs="Times New Roman"/>
                <w:b/>
                <w:bCs/>
                <w:sz w:val="48"/>
                <w:szCs w:val="48"/>
              </w:rPr>
            </w:rPrChange>
          </w:rPr>
          <w:tab/>
        </w:r>
        <w:r w:rsidRPr="00246937">
          <w:rPr>
            <w:rStyle w:val="apple-style-span"/>
            <w:rFonts w:cs="Times New Roman"/>
            <w:color w:val="000000"/>
            <w:lang w:val="en-US"/>
            <w:rPrChange w:id="5180" w:author="Orion" w:date="2011-04-24T22:32:00Z">
              <w:rPr>
                <w:rStyle w:val="apple-style-span"/>
                <w:rFonts w:ascii="Arial" w:hAnsi="Arial" w:cs="Arial"/>
                <w:b/>
                <w:bCs/>
                <w:color w:val="000000"/>
                <w:sz w:val="48"/>
                <w:szCs w:val="48"/>
              </w:rPr>
            </w:rPrChange>
          </w:rPr>
          <w:t>Airport Operations</w:t>
        </w:r>
        <w:r w:rsidRPr="00246937">
          <w:rPr>
            <w:rStyle w:val="apple-converted-space"/>
            <w:rFonts w:cs="Times New Roman"/>
            <w:color w:val="000000"/>
            <w:lang w:val="en-US"/>
            <w:rPrChange w:id="5181" w:author="Orion" w:date="2011-04-24T22:32:00Z">
              <w:rPr>
                <w:rStyle w:val="apple-converted-space"/>
                <w:rFonts w:ascii="Arial" w:hAnsi="Arial" w:cs="Arial"/>
                <w:b/>
                <w:bCs/>
                <w:color w:val="000000"/>
                <w:sz w:val="48"/>
                <w:szCs w:val="48"/>
              </w:rPr>
            </w:rPrChange>
          </w:rPr>
          <w:t> </w:t>
        </w:r>
        <w:r w:rsidRPr="00246937">
          <w:rPr>
            <w:rStyle w:val="Emphasis"/>
            <w:rFonts w:cs="Times New Roman"/>
            <w:bCs/>
            <w:i w:val="0"/>
            <w:iCs w:val="0"/>
            <w:color w:val="000000"/>
            <w:lang w:val="en-US"/>
            <w:rPrChange w:id="5182" w:author="Orion" w:date="2011-04-24T22:32:00Z">
              <w:rPr>
                <w:rStyle w:val="Emphasis"/>
                <w:rFonts w:ascii="Arial" w:hAnsi="Arial" w:cs="Arial"/>
                <w:b/>
                <w:bCs/>
                <w:i w:val="0"/>
                <w:iCs w:val="0"/>
                <w:color w:val="000000"/>
                <w:sz w:val="48"/>
                <w:szCs w:val="48"/>
              </w:rPr>
            </w:rPrChange>
          </w:rPr>
          <w:t>Control Center</w:t>
        </w:r>
      </w:ins>
    </w:p>
    <w:p w14:paraId="37395F9D" w14:textId="77777777" w:rsidR="00792280" w:rsidRPr="00246937" w:rsidRDefault="00792280">
      <w:pPr>
        <w:autoSpaceDE w:val="0"/>
        <w:jc w:val="both"/>
        <w:rPr>
          <w:ins w:id="5183" w:author="Orion" w:date="2011-03-28T15:57:00Z"/>
          <w:rStyle w:val="Emphasis"/>
          <w:rFonts w:cs="Times New Roman"/>
          <w:bCs/>
          <w:i w:val="0"/>
          <w:iCs w:val="0"/>
          <w:color w:val="000000"/>
          <w:lang w:val="en-US"/>
        </w:rPr>
      </w:pPr>
      <w:ins w:id="5184" w:author="Orion" w:date="2011-03-28T15:57:00Z">
        <w:r w:rsidRPr="00246937">
          <w:rPr>
            <w:rFonts w:cs="Times New Roman"/>
            <w:color w:val="000000"/>
            <w:lang w:val="en-US"/>
            <w:rPrChange w:id="5185" w:author="Orion" w:date="2011-04-24T22:32:00Z">
              <w:rPr>
                <w:b/>
                <w:bCs/>
                <w:i/>
                <w:iCs/>
                <w:color w:val="000000"/>
                <w:sz w:val="48"/>
                <w:szCs w:val="48"/>
              </w:rPr>
            </w:rPrChange>
          </w:rPr>
          <w:t>ARTCC</w:t>
        </w:r>
        <w:r w:rsidRPr="00246937">
          <w:rPr>
            <w:rStyle w:val="Emphasis"/>
            <w:rFonts w:cs="Times New Roman"/>
            <w:bCs/>
            <w:i w:val="0"/>
            <w:iCs w:val="0"/>
            <w:color w:val="000000"/>
            <w:lang w:val="en-US"/>
            <w:rPrChange w:id="5186" w:author="Orion" w:date="2011-04-24T22:32:00Z">
              <w:rPr>
                <w:rStyle w:val="Emphasis"/>
                <w:rFonts w:ascii="Arial" w:hAnsi="Arial" w:cs="Arial"/>
                <w:b/>
                <w:bCs/>
                <w:i w:val="0"/>
                <w:iCs w:val="0"/>
                <w:color w:val="000000"/>
                <w:sz w:val="48"/>
                <w:szCs w:val="48"/>
              </w:rPr>
            </w:rPrChange>
          </w:rPr>
          <w:t xml:space="preserve"> </w:t>
        </w:r>
        <w:r w:rsidRPr="00246937">
          <w:rPr>
            <w:rStyle w:val="Emphasis"/>
            <w:rFonts w:cs="Times New Roman"/>
            <w:bCs/>
            <w:i w:val="0"/>
            <w:iCs w:val="0"/>
            <w:color w:val="000000"/>
            <w:lang w:val="en-US"/>
            <w:rPrChange w:id="5187" w:author="Orion" w:date="2011-04-24T22:32:00Z">
              <w:rPr>
                <w:rStyle w:val="Emphasis"/>
                <w:rFonts w:ascii="Arial" w:hAnsi="Arial" w:cs="Arial"/>
                <w:b/>
                <w:bCs/>
                <w:i w:val="0"/>
                <w:iCs w:val="0"/>
                <w:color w:val="000000"/>
                <w:sz w:val="48"/>
                <w:szCs w:val="48"/>
              </w:rPr>
            </w:rPrChange>
          </w:rPr>
          <w:tab/>
          <w:t>Air Route Traffic Control Center</w:t>
        </w:r>
      </w:ins>
    </w:p>
    <w:p w14:paraId="2F15ED77" w14:textId="77777777" w:rsidR="00792280" w:rsidRPr="00246937" w:rsidRDefault="00792280">
      <w:pPr>
        <w:autoSpaceDE w:val="0"/>
        <w:jc w:val="both"/>
        <w:rPr>
          <w:ins w:id="5188" w:author="Orion" w:date="2011-03-28T15:57:00Z"/>
          <w:rFonts w:cs="Times New Roman"/>
          <w:color w:val="000000"/>
          <w:lang w:val="en-US"/>
        </w:rPr>
      </w:pPr>
      <w:ins w:id="5189" w:author="Orion" w:date="2011-03-28T15:57:00Z">
        <w:r w:rsidRPr="00246937">
          <w:rPr>
            <w:rFonts w:cs="Times New Roman"/>
            <w:color w:val="000000"/>
            <w:lang w:val="en-US"/>
            <w:rPrChange w:id="5190" w:author="Orion" w:date="2011-04-24T22:32:00Z">
              <w:rPr>
                <w:rFonts w:cs="Times New Roman"/>
                <w:b/>
                <w:bCs/>
                <w:color w:val="000000"/>
                <w:sz w:val="48"/>
                <w:szCs w:val="48"/>
                <w:lang w:val="en-US"/>
              </w:rPr>
            </w:rPrChange>
          </w:rPr>
          <w:t>ATM</w:t>
        </w:r>
        <w:r w:rsidRPr="00246937">
          <w:rPr>
            <w:rFonts w:cs="Times New Roman"/>
            <w:color w:val="000000"/>
            <w:lang w:val="en-US"/>
            <w:rPrChange w:id="5191" w:author="Orion" w:date="2011-04-24T22:32:00Z">
              <w:rPr>
                <w:rFonts w:cs="Times New Roman"/>
                <w:b/>
                <w:bCs/>
                <w:color w:val="000000"/>
                <w:sz w:val="48"/>
                <w:szCs w:val="48"/>
                <w:lang w:val="en-US"/>
              </w:rPr>
            </w:rPrChange>
          </w:rPr>
          <w:tab/>
        </w:r>
        <w:r w:rsidRPr="00246937">
          <w:rPr>
            <w:rFonts w:cs="Times New Roman"/>
            <w:color w:val="000000"/>
            <w:lang w:val="en-US"/>
            <w:rPrChange w:id="5192" w:author="Orion" w:date="2011-04-24T22:32:00Z">
              <w:rPr>
                <w:rFonts w:cs="Times New Roman"/>
                <w:b/>
                <w:bCs/>
                <w:color w:val="000000"/>
                <w:sz w:val="48"/>
                <w:szCs w:val="48"/>
                <w:lang w:val="en-US"/>
              </w:rPr>
            </w:rPrChange>
          </w:rPr>
          <w:tab/>
          <w:t>Air Traffic Management</w:t>
        </w:r>
      </w:ins>
    </w:p>
    <w:p w14:paraId="7743C97D" w14:textId="77777777" w:rsidR="002E41B0" w:rsidRDefault="002E41B0">
      <w:pPr>
        <w:autoSpaceDE w:val="0"/>
        <w:jc w:val="both"/>
        <w:rPr>
          <w:ins w:id="5193" w:author="Orion" w:date="2011-06-11T13:03:00Z"/>
          <w:rFonts w:cs="Times New Roman"/>
          <w:color w:val="000000"/>
          <w:lang w:val="en-US"/>
        </w:rPr>
      </w:pPr>
      <w:ins w:id="5194" w:author="Orion" w:date="2011-03-28T15:57:00Z">
        <w:r w:rsidRPr="00246937">
          <w:rPr>
            <w:rFonts w:cs="Times New Roman"/>
            <w:color w:val="000000"/>
            <w:lang w:val="en-US"/>
            <w:rPrChange w:id="5195" w:author="Orion" w:date="2011-04-24T22:32:00Z">
              <w:rPr>
                <w:rFonts w:cs="Times New Roman"/>
                <w:b/>
                <w:bCs/>
                <w:color w:val="000000"/>
                <w:sz w:val="48"/>
                <w:szCs w:val="48"/>
                <w:lang w:val="en-US"/>
              </w:rPr>
            </w:rPrChange>
          </w:rPr>
          <w:t>ATFM</w:t>
        </w:r>
        <w:r w:rsidRPr="00246937">
          <w:rPr>
            <w:rFonts w:cs="Times New Roman"/>
            <w:color w:val="000000"/>
            <w:lang w:val="en-US"/>
            <w:rPrChange w:id="5196" w:author="Orion" w:date="2011-04-24T22:32:00Z">
              <w:rPr>
                <w:rFonts w:cs="Times New Roman"/>
                <w:b/>
                <w:bCs/>
                <w:color w:val="000000"/>
                <w:sz w:val="48"/>
                <w:szCs w:val="48"/>
                <w:lang w:val="en-US"/>
              </w:rPr>
            </w:rPrChange>
          </w:rPr>
          <w:tab/>
        </w:r>
        <w:r w:rsidRPr="00246937">
          <w:rPr>
            <w:rFonts w:cs="Times New Roman"/>
            <w:color w:val="000000"/>
            <w:lang w:val="en-US"/>
            <w:rPrChange w:id="5197" w:author="Orion" w:date="2011-04-24T22:32:00Z">
              <w:rPr>
                <w:rFonts w:cs="Times New Roman"/>
                <w:b/>
                <w:bCs/>
                <w:color w:val="000000"/>
                <w:sz w:val="48"/>
                <w:szCs w:val="48"/>
                <w:lang w:val="en-US"/>
              </w:rPr>
            </w:rPrChange>
          </w:rPr>
          <w:tab/>
          <w:t>Air Traffic Flow Management</w:t>
        </w:r>
      </w:ins>
    </w:p>
    <w:p w14:paraId="6E2A1FD0" w14:textId="0078D6B3" w:rsidR="00EC4E53" w:rsidRPr="00EC4E53" w:rsidRDefault="00EC4E53">
      <w:pPr>
        <w:autoSpaceDE w:val="0"/>
        <w:jc w:val="both"/>
        <w:rPr>
          <w:ins w:id="5198" w:author="Orion" w:date="2011-03-28T19:32:00Z"/>
          <w:rFonts w:cs="Times New Roman"/>
          <w:color w:val="000000"/>
          <w:lang w:val="en-US"/>
        </w:rPr>
      </w:pPr>
      <w:ins w:id="5199" w:author="Orion" w:date="2011-06-11T13:03:00Z">
        <w:r w:rsidRPr="00EC4E53">
          <w:rPr>
            <w:rStyle w:val="apple-style-span"/>
            <w:rFonts w:cs="Times New Roman"/>
            <w:bCs/>
            <w:color w:val="000000"/>
            <w:lang w:val="en-US"/>
            <w:rPrChange w:id="5200" w:author="Orion" w:date="2011-06-11T13:03:00Z">
              <w:rPr>
                <w:rStyle w:val="apple-style-span"/>
                <w:rFonts w:cs="Times New Roman"/>
                <w:bCs/>
                <w:color w:val="000000"/>
              </w:rPr>
            </w:rPrChange>
          </w:rPr>
          <w:t>ATS</w:t>
        </w:r>
        <w:r w:rsidRPr="00EC4E53">
          <w:rPr>
            <w:rStyle w:val="apple-style-span"/>
            <w:rFonts w:cs="Times New Roman"/>
            <w:bCs/>
            <w:color w:val="000000"/>
            <w:lang w:val="en-US"/>
            <w:rPrChange w:id="5201" w:author="Orion" w:date="2011-06-11T13:03:00Z">
              <w:rPr>
                <w:rStyle w:val="apple-style-span"/>
                <w:rFonts w:cs="Times New Roman"/>
                <w:bCs/>
                <w:color w:val="000000"/>
              </w:rPr>
            </w:rPrChange>
          </w:rPr>
          <w:tab/>
        </w:r>
        <w:r w:rsidRPr="00EC4E53">
          <w:rPr>
            <w:rStyle w:val="apple-style-span"/>
            <w:rFonts w:cs="Times New Roman"/>
            <w:bCs/>
            <w:color w:val="000000"/>
            <w:lang w:val="en-US"/>
            <w:rPrChange w:id="5202" w:author="Orion" w:date="2011-06-11T13:03:00Z">
              <w:rPr>
                <w:rStyle w:val="apple-style-span"/>
                <w:rFonts w:cs="Times New Roman"/>
                <w:bCs/>
                <w:color w:val="000000"/>
              </w:rPr>
            </w:rPrChange>
          </w:rPr>
          <w:tab/>
          <w:t>Air Traffic Service</w:t>
        </w:r>
      </w:ins>
    </w:p>
    <w:p w14:paraId="7E95C9C0" w14:textId="77777777" w:rsidR="00CB07AF" w:rsidRPr="00246937" w:rsidRDefault="00CB07AF">
      <w:pPr>
        <w:autoSpaceDE w:val="0"/>
        <w:jc w:val="both"/>
        <w:rPr>
          <w:ins w:id="5203" w:author="Orion" w:date="2011-03-28T15:57:00Z"/>
          <w:rFonts w:cs="Times New Roman"/>
          <w:color w:val="000000"/>
          <w:lang w:val="en-US"/>
        </w:rPr>
      </w:pPr>
      <w:ins w:id="5204" w:author="Orion" w:date="2011-03-28T19:32:00Z">
        <w:r w:rsidRPr="00246937">
          <w:rPr>
            <w:rFonts w:cs="Times New Roman"/>
            <w:lang w:val="en-US"/>
            <w:rPrChange w:id="5205" w:author="Orion" w:date="2011-04-24T22:32:00Z">
              <w:rPr>
                <w:b/>
                <w:bCs/>
                <w:sz w:val="48"/>
                <w:szCs w:val="48"/>
              </w:rPr>
            </w:rPrChange>
          </w:rPr>
          <w:t xml:space="preserve">AVDS </w:t>
        </w:r>
        <w:r w:rsidRPr="00246937">
          <w:rPr>
            <w:rFonts w:cs="Times New Roman"/>
            <w:lang w:val="en-US"/>
            <w:rPrChange w:id="5206" w:author="Orion" w:date="2011-04-24T22:32:00Z">
              <w:rPr>
                <w:b/>
                <w:bCs/>
                <w:sz w:val="48"/>
                <w:szCs w:val="48"/>
              </w:rPr>
            </w:rPrChange>
          </w:rPr>
          <w:tab/>
        </w:r>
        <w:r w:rsidRPr="00246937">
          <w:rPr>
            <w:rFonts w:cs="Times New Roman"/>
            <w:lang w:val="en-US"/>
            <w:rPrChange w:id="5207" w:author="Orion" w:date="2011-04-24T22:32:00Z">
              <w:rPr>
                <w:b/>
                <w:bCs/>
                <w:sz w:val="48"/>
                <w:szCs w:val="48"/>
                <w:lang w:val="en-US"/>
              </w:rPr>
            </w:rPrChange>
          </w:rPr>
          <w:tab/>
          <w:t>Aviator Visual Design Simulator</w:t>
        </w:r>
      </w:ins>
    </w:p>
    <w:p w14:paraId="5369C901" w14:textId="77777777" w:rsidR="00792280" w:rsidRPr="00246937" w:rsidRDefault="00792280">
      <w:pPr>
        <w:autoSpaceDE w:val="0"/>
        <w:jc w:val="both"/>
        <w:rPr>
          <w:ins w:id="5208" w:author="Orion" w:date="2011-03-28T15:57:00Z"/>
          <w:rFonts w:cs="Times New Roman"/>
          <w:color w:val="000000"/>
          <w:lang w:val="en-US"/>
        </w:rPr>
      </w:pPr>
      <w:ins w:id="5209" w:author="Orion" w:date="2011-03-28T15:57:00Z">
        <w:r w:rsidRPr="00246937">
          <w:rPr>
            <w:rStyle w:val="apple-style-span"/>
            <w:rFonts w:cs="Times New Roman"/>
            <w:bCs/>
            <w:color w:val="000000"/>
            <w:lang w:val="en-US"/>
            <w:rPrChange w:id="5210" w:author="Orion" w:date="2011-04-24T22:32:00Z">
              <w:rPr>
                <w:rStyle w:val="apple-style-span"/>
                <w:rFonts w:ascii="Arial" w:hAnsi="Arial" w:cs="Arial"/>
                <w:b/>
                <w:bCs/>
                <w:color w:val="000000"/>
                <w:sz w:val="20"/>
                <w:szCs w:val="20"/>
                <w:lang w:val="en-US"/>
              </w:rPr>
            </w:rPrChange>
          </w:rPr>
          <w:t xml:space="preserve">BDI  </w:t>
        </w:r>
        <w:r w:rsidRPr="00246937">
          <w:rPr>
            <w:rStyle w:val="apple-style-span"/>
            <w:rFonts w:cs="Times New Roman"/>
            <w:bCs/>
            <w:color w:val="000000"/>
            <w:lang w:val="en-US"/>
            <w:rPrChange w:id="5211" w:author="Orion" w:date="2011-04-24T22:32:00Z">
              <w:rPr>
                <w:rStyle w:val="apple-style-span"/>
                <w:rFonts w:ascii="Arial" w:hAnsi="Arial" w:cs="Arial"/>
                <w:b/>
                <w:bCs/>
                <w:color w:val="000000"/>
                <w:sz w:val="20"/>
                <w:szCs w:val="20"/>
                <w:lang w:val="en-US"/>
              </w:rPr>
            </w:rPrChange>
          </w:rPr>
          <w:tab/>
        </w:r>
        <w:r w:rsidRPr="00246937">
          <w:rPr>
            <w:rStyle w:val="apple-style-span"/>
            <w:rFonts w:cs="Times New Roman"/>
            <w:bCs/>
            <w:color w:val="000000"/>
            <w:lang w:val="en-US"/>
            <w:rPrChange w:id="5212" w:author="Orion" w:date="2011-04-24T22:32:00Z">
              <w:rPr>
                <w:rStyle w:val="apple-style-span"/>
                <w:rFonts w:ascii="Arial" w:hAnsi="Arial" w:cs="Arial"/>
                <w:b/>
                <w:bCs/>
                <w:color w:val="000000"/>
                <w:sz w:val="20"/>
                <w:szCs w:val="20"/>
                <w:lang w:val="en-US"/>
              </w:rPr>
            </w:rPrChange>
          </w:rPr>
          <w:tab/>
          <w:t>Belief-Desire-Intention software mode</w:t>
        </w:r>
      </w:ins>
    </w:p>
    <w:p w14:paraId="1C5107C1" w14:textId="77777777" w:rsidR="00792280" w:rsidRPr="00246937" w:rsidRDefault="00792280" w:rsidP="00452836">
      <w:pPr>
        <w:autoSpaceDE w:val="0"/>
        <w:jc w:val="both"/>
        <w:rPr>
          <w:ins w:id="5213" w:author="Orion" w:date="2011-03-28T15:57:00Z"/>
          <w:rFonts w:cs="Times New Roman"/>
          <w:lang w:val="en-US"/>
        </w:rPr>
      </w:pPr>
      <w:ins w:id="5214" w:author="Orion" w:date="2011-03-28T15:57:00Z">
        <w:r w:rsidRPr="00246937">
          <w:rPr>
            <w:rFonts w:cs="Times New Roman"/>
            <w:lang w:val="en-US"/>
            <w:rPrChange w:id="5215" w:author="Orion" w:date="2011-04-24T22:32:00Z">
              <w:rPr>
                <w:b/>
                <w:bCs/>
                <w:sz w:val="48"/>
                <w:szCs w:val="48"/>
                <w:lang w:val="en-US"/>
              </w:rPr>
            </w:rPrChange>
          </w:rPr>
          <w:t xml:space="preserve">CATFM </w:t>
        </w:r>
        <w:r w:rsidRPr="00246937">
          <w:rPr>
            <w:rFonts w:cs="Times New Roman"/>
            <w:lang w:val="en-US"/>
            <w:rPrChange w:id="5216" w:author="Orion" w:date="2011-04-24T22:32:00Z">
              <w:rPr>
                <w:b/>
                <w:bCs/>
                <w:sz w:val="48"/>
                <w:szCs w:val="48"/>
                <w:lang w:val="en-US"/>
              </w:rPr>
            </w:rPrChange>
          </w:rPr>
          <w:tab/>
          <w:t>Collaborative Air Traffic Flow Management</w:t>
        </w:r>
      </w:ins>
    </w:p>
    <w:p w14:paraId="6BA3292A" w14:textId="77777777" w:rsidR="00792280" w:rsidRPr="00246937" w:rsidRDefault="00792280">
      <w:pPr>
        <w:autoSpaceDE w:val="0"/>
        <w:jc w:val="both"/>
        <w:rPr>
          <w:ins w:id="5217" w:author="Orion" w:date="2011-04-06T16:15:00Z"/>
          <w:rFonts w:cs="Times New Roman"/>
          <w:color w:val="000000"/>
          <w:lang w:val="en-US"/>
          <w:rPrChange w:id="5218" w:author="Orion" w:date="2011-04-24T22:32:00Z">
            <w:rPr>
              <w:ins w:id="5219" w:author="Orion" w:date="2011-04-06T16:15:00Z"/>
              <w:rFonts w:ascii="Courier New" w:hAnsi="Courier New" w:cs="Courier New"/>
              <w:color w:val="000000"/>
              <w:lang w:val="en-US"/>
            </w:rPr>
          </w:rPrChange>
        </w:rPr>
      </w:pPr>
      <w:proofErr w:type="spellStart"/>
      <w:ins w:id="5220" w:author="Orion" w:date="2011-03-28T15:57:00Z">
        <w:r w:rsidRPr="00246937">
          <w:rPr>
            <w:rFonts w:cs="Times New Roman"/>
            <w:color w:val="000000"/>
            <w:lang w:val="en-US"/>
            <w:rPrChange w:id="5221" w:author="Orion" w:date="2011-04-24T22:32:00Z">
              <w:rPr>
                <w:b/>
                <w:bCs/>
                <w:color w:val="000000"/>
                <w:sz w:val="48"/>
                <w:szCs w:val="48"/>
              </w:rPr>
            </w:rPrChange>
          </w:rPr>
          <w:t>Eurocontrol</w:t>
        </w:r>
        <w:proofErr w:type="spellEnd"/>
        <w:r w:rsidRPr="00246937">
          <w:rPr>
            <w:rFonts w:cs="Times New Roman"/>
            <w:lang w:val="en-US"/>
            <w:rPrChange w:id="5222" w:author="Orion" w:date="2011-04-24T22:32:00Z">
              <w:rPr>
                <w:b/>
                <w:bCs/>
                <w:sz w:val="48"/>
                <w:szCs w:val="48"/>
                <w:lang w:val="en-US"/>
              </w:rPr>
            </w:rPrChange>
          </w:rPr>
          <w:t xml:space="preserve"> </w:t>
        </w:r>
        <w:r w:rsidRPr="00246937">
          <w:rPr>
            <w:rFonts w:cs="Times New Roman"/>
            <w:lang w:val="en-US"/>
            <w:rPrChange w:id="5223" w:author="Orion" w:date="2011-04-24T22:32:00Z">
              <w:rPr>
                <w:b/>
                <w:bCs/>
                <w:sz w:val="48"/>
                <w:szCs w:val="48"/>
                <w:lang w:val="en-US"/>
              </w:rPr>
            </w:rPrChange>
          </w:rPr>
          <w:tab/>
        </w:r>
        <w:r w:rsidRPr="00246937">
          <w:rPr>
            <w:rFonts w:cs="Times New Roman"/>
            <w:color w:val="000000"/>
            <w:lang w:val="en-US"/>
            <w:rPrChange w:id="5224" w:author="Orion" w:date="2011-04-24T22:32:00Z">
              <w:rPr>
                <w:b/>
                <w:bCs/>
                <w:color w:val="000000"/>
                <w:sz w:val="48"/>
                <w:szCs w:val="48"/>
              </w:rPr>
            </w:rPrChange>
          </w:rPr>
          <w:t xml:space="preserve">European </w:t>
        </w:r>
        <w:proofErr w:type="spellStart"/>
        <w:r w:rsidRPr="00246937">
          <w:rPr>
            <w:rFonts w:cs="Times New Roman"/>
            <w:color w:val="000000"/>
            <w:lang w:val="en-US"/>
            <w:rPrChange w:id="5225" w:author="Orion" w:date="2011-04-24T22:32:00Z">
              <w:rPr>
                <w:b/>
                <w:bCs/>
                <w:color w:val="000000"/>
                <w:sz w:val="48"/>
                <w:szCs w:val="48"/>
              </w:rPr>
            </w:rPrChange>
          </w:rPr>
          <w:t>Organisation</w:t>
        </w:r>
        <w:proofErr w:type="spellEnd"/>
        <w:r w:rsidRPr="00246937">
          <w:rPr>
            <w:rFonts w:cs="Times New Roman"/>
            <w:color w:val="000000"/>
            <w:lang w:val="en-US"/>
            <w:rPrChange w:id="5226" w:author="Orion" w:date="2011-04-24T22:32:00Z">
              <w:rPr>
                <w:b/>
                <w:bCs/>
                <w:color w:val="000000"/>
                <w:sz w:val="48"/>
                <w:szCs w:val="48"/>
              </w:rPr>
            </w:rPrChange>
          </w:rPr>
          <w:t xml:space="preserve"> for the Safety of Air Navigation</w:t>
        </w:r>
      </w:ins>
    </w:p>
    <w:p w14:paraId="6D6F16FB" w14:textId="77777777" w:rsidR="00F7111F" w:rsidRPr="00246937" w:rsidRDefault="00F7111F">
      <w:pPr>
        <w:autoSpaceDE w:val="0"/>
        <w:jc w:val="both"/>
        <w:rPr>
          <w:ins w:id="5227" w:author="Orion" w:date="2011-03-28T15:57:00Z"/>
          <w:rFonts w:cs="Times New Roman"/>
          <w:color w:val="000000"/>
          <w:lang w:val="en-US"/>
        </w:rPr>
      </w:pPr>
      <w:ins w:id="5228" w:author="Orion" w:date="2011-04-06T16:15:00Z">
        <w:r w:rsidRPr="00246937">
          <w:rPr>
            <w:rFonts w:cs="Times New Roman"/>
            <w:color w:val="000000"/>
            <w:lang w:val="en-US"/>
            <w:rPrChange w:id="5229" w:author="Orion" w:date="2011-04-24T22:32:00Z">
              <w:rPr>
                <w:rFonts w:ascii="Courier New" w:hAnsi="Courier New" w:cs="Courier New"/>
                <w:color w:val="000000"/>
                <w:lang w:val="en-US"/>
              </w:rPr>
            </w:rPrChange>
          </w:rPr>
          <w:t>CRM</w:t>
        </w:r>
        <w:r w:rsidRPr="00246937">
          <w:rPr>
            <w:rFonts w:cs="Times New Roman"/>
            <w:color w:val="000000"/>
            <w:lang w:val="en-US"/>
            <w:rPrChange w:id="5230" w:author="Orion" w:date="2011-04-24T22:32:00Z">
              <w:rPr>
                <w:rFonts w:ascii="Courier New" w:hAnsi="Courier New" w:cs="Courier New"/>
                <w:color w:val="000000"/>
                <w:lang w:val="en-US"/>
              </w:rPr>
            </w:rPrChange>
          </w:rPr>
          <w:tab/>
        </w:r>
        <w:r w:rsidRPr="00246937">
          <w:rPr>
            <w:rFonts w:cs="Times New Roman"/>
            <w:color w:val="000000"/>
            <w:lang w:val="en-US"/>
            <w:rPrChange w:id="5231" w:author="Orion" w:date="2011-04-24T22:32:00Z">
              <w:rPr>
                <w:rFonts w:ascii="Courier New" w:hAnsi="Courier New" w:cs="Courier New"/>
                <w:color w:val="000000"/>
                <w:lang w:val="en-US"/>
              </w:rPr>
            </w:rPrChange>
          </w:rPr>
          <w:tab/>
          <w:t>Crew Resou</w:t>
        </w:r>
      </w:ins>
      <w:ins w:id="5232" w:author="Orion" w:date="2011-04-06T16:16:00Z">
        <w:r w:rsidRPr="00246937">
          <w:rPr>
            <w:rFonts w:cs="Times New Roman"/>
            <w:color w:val="000000"/>
            <w:lang w:val="en-US"/>
            <w:rPrChange w:id="5233" w:author="Orion" w:date="2011-04-24T22:32:00Z">
              <w:rPr>
                <w:rFonts w:ascii="Courier New" w:hAnsi="Courier New" w:cs="Courier New"/>
                <w:color w:val="000000"/>
                <w:lang w:val="en-US"/>
              </w:rPr>
            </w:rPrChange>
          </w:rPr>
          <w:t>rce Management</w:t>
        </w:r>
      </w:ins>
    </w:p>
    <w:p w14:paraId="59D19C95" w14:textId="77777777" w:rsidR="00792280" w:rsidRPr="00246937" w:rsidRDefault="00792280">
      <w:pPr>
        <w:autoSpaceDE w:val="0"/>
        <w:jc w:val="both"/>
        <w:rPr>
          <w:ins w:id="5234" w:author="Orion" w:date="2011-03-28T15:57:00Z"/>
          <w:rFonts w:cs="Times New Roman"/>
          <w:lang w:val="en-US"/>
        </w:rPr>
      </w:pPr>
      <w:ins w:id="5235" w:author="Orion" w:date="2011-03-28T15:57:00Z">
        <w:r w:rsidRPr="00246937">
          <w:rPr>
            <w:rFonts w:cs="Times New Roman"/>
            <w:lang w:val="en-US"/>
            <w:rPrChange w:id="5236" w:author="Orion" w:date="2011-04-24T22:32:00Z">
              <w:rPr>
                <w:b/>
                <w:bCs/>
                <w:sz w:val="48"/>
                <w:szCs w:val="48"/>
              </w:rPr>
            </w:rPrChange>
          </w:rPr>
          <w:t>FAA</w:t>
        </w:r>
        <w:r w:rsidRPr="00246937">
          <w:rPr>
            <w:rFonts w:cs="Times New Roman"/>
            <w:lang w:val="en-US"/>
            <w:rPrChange w:id="5237" w:author="Orion" w:date="2011-04-24T22:32:00Z">
              <w:rPr>
                <w:b/>
                <w:bCs/>
                <w:sz w:val="48"/>
                <w:szCs w:val="48"/>
              </w:rPr>
            </w:rPrChange>
          </w:rPr>
          <w:tab/>
        </w:r>
        <w:r w:rsidRPr="00246937">
          <w:rPr>
            <w:rFonts w:cs="Times New Roman"/>
            <w:lang w:val="en-US"/>
            <w:rPrChange w:id="5238" w:author="Orion" w:date="2011-04-24T22:32:00Z">
              <w:rPr>
                <w:b/>
                <w:bCs/>
                <w:sz w:val="48"/>
                <w:szCs w:val="48"/>
                <w:lang w:val="en-US"/>
              </w:rPr>
            </w:rPrChange>
          </w:rPr>
          <w:tab/>
          <w:t>Federal Aviation Administration of USA</w:t>
        </w:r>
      </w:ins>
    </w:p>
    <w:p w14:paraId="5970F4A4" w14:textId="77777777" w:rsidR="00792280" w:rsidRPr="00246937" w:rsidRDefault="00792280">
      <w:pPr>
        <w:autoSpaceDE w:val="0"/>
        <w:jc w:val="both"/>
        <w:rPr>
          <w:ins w:id="5239" w:author="Orion" w:date="2011-03-28T15:57:00Z"/>
          <w:rFonts w:cs="Times New Roman"/>
          <w:lang w:val="en-US"/>
        </w:rPr>
      </w:pPr>
      <w:ins w:id="5240" w:author="Orion" w:date="2011-03-28T15:57:00Z">
        <w:r w:rsidRPr="00246937">
          <w:rPr>
            <w:rFonts w:cs="Times New Roman"/>
            <w:color w:val="000000"/>
            <w:lang w:val="en-US"/>
            <w:rPrChange w:id="5241" w:author="Orion" w:date="2011-04-24T22:32:00Z">
              <w:rPr>
                <w:b/>
                <w:bCs/>
                <w:color w:val="000000"/>
                <w:sz w:val="48"/>
                <w:szCs w:val="48"/>
                <w:lang w:val="en-US"/>
              </w:rPr>
            </w:rPrChange>
          </w:rPr>
          <w:t>FACET</w:t>
        </w:r>
        <w:r w:rsidRPr="00246937">
          <w:rPr>
            <w:rFonts w:cs="Times New Roman"/>
            <w:color w:val="000000"/>
            <w:lang w:val="en-US"/>
            <w:rPrChange w:id="5242" w:author="Orion" w:date="2011-04-24T22:32:00Z">
              <w:rPr>
                <w:b/>
                <w:bCs/>
                <w:color w:val="000000"/>
                <w:sz w:val="48"/>
                <w:szCs w:val="48"/>
                <w:lang w:val="en-US"/>
              </w:rPr>
            </w:rPrChange>
          </w:rPr>
          <w:tab/>
        </w:r>
        <w:r w:rsidRPr="00246937">
          <w:rPr>
            <w:rFonts w:cs="Times New Roman"/>
            <w:lang w:val="en-US"/>
            <w:rPrChange w:id="5243" w:author="Orion" w:date="2011-04-24T22:32:00Z">
              <w:rPr>
                <w:b/>
                <w:bCs/>
                <w:sz w:val="48"/>
                <w:szCs w:val="48"/>
              </w:rPr>
            </w:rPrChange>
          </w:rPr>
          <w:t>Future ATM Concepts Evaluation Tool</w:t>
        </w:r>
      </w:ins>
    </w:p>
    <w:p w14:paraId="5D6622B9" w14:textId="77777777" w:rsidR="00614E3A" w:rsidRPr="00246937" w:rsidRDefault="00792280" w:rsidP="00452836">
      <w:pPr>
        <w:autoSpaceDE w:val="0"/>
        <w:jc w:val="both"/>
        <w:rPr>
          <w:ins w:id="5244" w:author="Orion" w:date="2011-04-02T12:54:00Z"/>
          <w:rFonts w:eastAsia="Times New Roman" w:cs="Times New Roman"/>
          <w:lang w:val="en-US"/>
          <w:rPrChange w:id="5245" w:author="Orion" w:date="2011-04-24T22:32:00Z">
            <w:rPr>
              <w:ins w:id="5246" w:author="Orion" w:date="2011-04-02T12:54:00Z"/>
              <w:rFonts w:ascii="Courier New" w:eastAsia="Times New Roman" w:hAnsi="Courier New" w:cs="Courier New"/>
              <w:lang w:val="en-US"/>
            </w:rPr>
          </w:rPrChange>
        </w:rPr>
      </w:pPr>
      <w:ins w:id="5247" w:author="Orion" w:date="2011-03-28T15:57:00Z">
        <w:r w:rsidRPr="00246937">
          <w:rPr>
            <w:rFonts w:cs="Times New Roman"/>
            <w:color w:val="000000"/>
            <w:lang w:val="en-US"/>
            <w:rPrChange w:id="5248" w:author="Orion" w:date="2011-04-24T22:32:00Z">
              <w:rPr>
                <w:b/>
                <w:bCs/>
                <w:color w:val="000000"/>
                <w:sz w:val="48"/>
                <w:szCs w:val="48"/>
              </w:rPr>
            </w:rPrChange>
          </w:rPr>
          <w:t>GDP</w:t>
        </w:r>
        <w:r w:rsidRPr="00246937">
          <w:rPr>
            <w:rFonts w:cs="Times New Roman"/>
            <w:color w:val="000000"/>
            <w:lang w:val="en-US"/>
            <w:rPrChange w:id="5249" w:author="Orion" w:date="2011-04-24T22:32:00Z">
              <w:rPr>
                <w:b/>
                <w:bCs/>
                <w:color w:val="000000"/>
                <w:sz w:val="48"/>
                <w:szCs w:val="48"/>
              </w:rPr>
            </w:rPrChange>
          </w:rPr>
          <w:tab/>
        </w:r>
        <w:r w:rsidRPr="00246937">
          <w:rPr>
            <w:rFonts w:cs="Times New Roman"/>
            <w:color w:val="000000"/>
            <w:lang w:val="en-US"/>
            <w:rPrChange w:id="5250" w:author="Orion" w:date="2011-04-24T22:32:00Z">
              <w:rPr>
                <w:b/>
                <w:bCs/>
                <w:color w:val="000000"/>
                <w:sz w:val="48"/>
                <w:szCs w:val="48"/>
              </w:rPr>
            </w:rPrChange>
          </w:rPr>
          <w:tab/>
          <w:t>Ground Delay Program</w:t>
        </w:r>
      </w:ins>
      <w:ins w:id="5251" w:author="Orion" w:date="2011-04-02T12:54:00Z">
        <w:r w:rsidR="00614E3A" w:rsidRPr="00246937">
          <w:rPr>
            <w:rFonts w:eastAsia="Times New Roman" w:cs="Times New Roman"/>
            <w:lang w:val="en-US"/>
            <w:rPrChange w:id="5252" w:author="Orion" w:date="2011-04-24T22:32:00Z">
              <w:rPr>
                <w:rFonts w:ascii="Courier New" w:eastAsia="Times New Roman" w:hAnsi="Courier New" w:cs="Courier New"/>
                <w:b/>
                <w:bCs/>
                <w:sz w:val="48"/>
                <w:szCs w:val="48"/>
              </w:rPr>
            </w:rPrChange>
          </w:rPr>
          <w:t xml:space="preserve"> </w:t>
        </w:r>
      </w:ins>
    </w:p>
    <w:p w14:paraId="324F09AB" w14:textId="77777777" w:rsidR="00792280" w:rsidRPr="00246937" w:rsidRDefault="00614E3A" w:rsidP="00452836">
      <w:pPr>
        <w:autoSpaceDE w:val="0"/>
        <w:jc w:val="both"/>
        <w:rPr>
          <w:ins w:id="5253" w:author="Orion" w:date="2011-04-04T16:04:00Z"/>
          <w:rFonts w:eastAsia="Times New Roman" w:cs="Times New Roman"/>
          <w:lang w:val="en-US"/>
          <w:rPrChange w:id="5254" w:author="Orion" w:date="2011-04-24T22:32:00Z">
            <w:rPr>
              <w:ins w:id="5255" w:author="Orion" w:date="2011-04-04T16:04:00Z"/>
              <w:rFonts w:ascii="Courier New" w:eastAsia="Times New Roman" w:hAnsi="Courier New" w:cs="Courier New"/>
              <w:lang w:val="en-US"/>
            </w:rPr>
          </w:rPrChange>
        </w:rPr>
      </w:pPr>
      <w:ins w:id="5256" w:author="Orion" w:date="2011-04-02T12:54:00Z">
        <w:r w:rsidRPr="00246937">
          <w:rPr>
            <w:rFonts w:eastAsia="Times New Roman" w:cs="Times New Roman"/>
            <w:lang w:val="en-US"/>
            <w:rPrChange w:id="5257" w:author="Orion" w:date="2011-04-24T22:32:00Z">
              <w:rPr>
                <w:rFonts w:ascii="Courier New" w:eastAsia="Times New Roman" w:hAnsi="Courier New" w:cs="Courier New"/>
                <w:b/>
                <w:bCs/>
                <w:sz w:val="48"/>
                <w:szCs w:val="48"/>
              </w:rPr>
            </w:rPrChange>
          </w:rPr>
          <w:t>GPL</w:t>
        </w:r>
        <w:r w:rsidRPr="00246937">
          <w:rPr>
            <w:rFonts w:eastAsia="Times New Roman" w:cs="Times New Roman"/>
            <w:lang w:val="en-US"/>
            <w:rPrChange w:id="5258" w:author="Orion" w:date="2011-04-24T22:32:00Z">
              <w:rPr>
                <w:rFonts w:ascii="Courier New" w:eastAsia="Times New Roman" w:hAnsi="Courier New" w:cs="Courier New"/>
                <w:lang w:val="en-US"/>
              </w:rPr>
            </w:rPrChange>
          </w:rPr>
          <w:tab/>
        </w:r>
        <w:r w:rsidRPr="00246937">
          <w:rPr>
            <w:rFonts w:eastAsia="Times New Roman" w:cs="Times New Roman"/>
            <w:lang w:val="en-US"/>
            <w:rPrChange w:id="5259" w:author="Orion" w:date="2011-04-24T22:32:00Z">
              <w:rPr>
                <w:rFonts w:ascii="Courier New" w:eastAsia="Times New Roman" w:hAnsi="Courier New" w:cs="Courier New"/>
                <w:lang w:val="en-US"/>
              </w:rPr>
            </w:rPrChange>
          </w:rPr>
          <w:tab/>
        </w:r>
      </w:ins>
      <w:ins w:id="5260" w:author="Orion" w:date="2011-04-02T12:55:00Z">
        <w:r w:rsidRPr="00246937">
          <w:rPr>
            <w:rFonts w:eastAsia="Times New Roman" w:cs="Times New Roman"/>
            <w:lang w:val="en-US"/>
            <w:rPrChange w:id="5261" w:author="Orion" w:date="2011-04-24T22:32:00Z">
              <w:rPr>
                <w:rFonts w:ascii="Courier New" w:eastAsia="Times New Roman" w:hAnsi="Courier New" w:cs="Courier New"/>
                <w:lang w:val="en-US"/>
              </w:rPr>
            </w:rPrChange>
          </w:rPr>
          <w:t>GNU Public License</w:t>
        </w:r>
      </w:ins>
    </w:p>
    <w:p w14:paraId="1D32C5A2" w14:textId="77777777" w:rsidR="008A5EFB" w:rsidRDefault="00995D47">
      <w:pPr>
        <w:autoSpaceDE w:val="0"/>
        <w:jc w:val="both"/>
        <w:rPr>
          <w:ins w:id="5262" w:author="Orion" w:date="2011-05-09T13:28:00Z"/>
          <w:rFonts w:cs="Times New Roman"/>
          <w:color w:val="000000"/>
          <w:lang w:val="en-US"/>
        </w:rPr>
      </w:pPr>
      <w:ins w:id="5263" w:author="Orion" w:date="2011-04-04T16:04:00Z">
        <w:r w:rsidRPr="00246937">
          <w:rPr>
            <w:rFonts w:cs="Times New Roman"/>
            <w:color w:val="000000"/>
            <w:lang w:val="en-US"/>
            <w:rPrChange w:id="5264" w:author="Orion" w:date="2011-04-24T22:32:00Z">
              <w:rPr>
                <w:rFonts w:ascii="Courier New" w:hAnsi="Courier New" w:cs="Courier New"/>
                <w:color w:val="000000"/>
                <w:lang w:val="en-US"/>
              </w:rPr>
            </w:rPrChange>
          </w:rPr>
          <w:t>HF</w:t>
        </w:r>
        <w:r w:rsidRPr="00246937">
          <w:rPr>
            <w:rFonts w:cs="Times New Roman"/>
            <w:color w:val="000000"/>
            <w:lang w:val="en-US"/>
            <w:rPrChange w:id="5265" w:author="Orion" w:date="2011-04-24T22:32:00Z">
              <w:rPr>
                <w:rFonts w:ascii="Courier New" w:hAnsi="Courier New" w:cs="Courier New"/>
                <w:color w:val="000000"/>
                <w:lang w:val="en-US"/>
              </w:rPr>
            </w:rPrChange>
          </w:rPr>
          <w:tab/>
        </w:r>
        <w:r w:rsidRPr="00246937">
          <w:rPr>
            <w:rFonts w:cs="Times New Roman"/>
            <w:color w:val="000000"/>
            <w:lang w:val="en-US"/>
            <w:rPrChange w:id="5266" w:author="Orion" w:date="2011-04-24T22:32:00Z">
              <w:rPr>
                <w:rFonts w:ascii="Courier New" w:hAnsi="Courier New" w:cs="Courier New"/>
                <w:color w:val="000000"/>
                <w:lang w:val="en-US"/>
              </w:rPr>
            </w:rPrChange>
          </w:rPr>
          <w:tab/>
          <w:t>Human Factors</w:t>
        </w:r>
      </w:ins>
    </w:p>
    <w:p w14:paraId="3FD48988" w14:textId="77777777" w:rsidR="008A5EFB" w:rsidRDefault="008A5EFB">
      <w:pPr>
        <w:autoSpaceDE w:val="0"/>
        <w:jc w:val="both"/>
        <w:rPr>
          <w:ins w:id="5267" w:author="Orion" w:date="2011-05-09T13:28:00Z"/>
          <w:lang w:val="en-US"/>
        </w:rPr>
      </w:pPr>
      <w:ins w:id="5268" w:author="Orion" w:date="2011-05-09T13:28:00Z">
        <w:r w:rsidRPr="008A5EFB">
          <w:rPr>
            <w:lang w:val="en-US"/>
            <w:rPrChange w:id="5269" w:author="Orion" w:date="2011-05-09T13:28:00Z">
              <w:rPr/>
            </w:rPrChange>
          </w:rPr>
          <w:t xml:space="preserve">IAF </w:t>
        </w:r>
        <w:r w:rsidRPr="008A5EFB">
          <w:rPr>
            <w:lang w:val="en-US"/>
            <w:rPrChange w:id="5270" w:author="Orion" w:date="2011-05-09T13:28:00Z">
              <w:rPr/>
            </w:rPrChange>
          </w:rPr>
          <w:tab/>
        </w:r>
        <w:r>
          <w:rPr>
            <w:lang w:val="en-US"/>
          </w:rPr>
          <w:tab/>
        </w:r>
        <w:r w:rsidRPr="008A5EFB">
          <w:rPr>
            <w:lang w:val="en-US"/>
            <w:rPrChange w:id="5271" w:author="Orion" w:date="2011-05-09T13:28:00Z">
              <w:rPr/>
            </w:rPrChange>
          </w:rPr>
          <w:t>INGENIAS Agent Fr</w:t>
        </w:r>
        <w:r>
          <w:rPr>
            <w:lang w:val="en-US"/>
          </w:rPr>
          <w:t>amework</w:t>
        </w:r>
      </w:ins>
    </w:p>
    <w:p w14:paraId="57ACEA4A" w14:textId="77777777" w:rsidR="008C063E" w:rsidRPr="008A5EFB" w:rsidRDefault="008C063E">
      <w:pPr>
        <w:autoSpaceDE w:val="0"/>
        <w:jc w:val="both"/>
        <w:rPr>
          <w:ins w:id="5272" w:author="Orion" w:date="2011-03-28T15:57:00Z"/>
          <w:lang w:val="en-US"/>
          <w:rPrChange w:id="5273" w:author="Orion" w:date="2011-05-09T13:28:00Z">
            <w:rPr>
              <w:ins w:id="5274" w:author="Orion" w:date="2011-03-28T15:57:00Z"/>
              <w:rFonts w:cs="Times New Roman"/>
              <w:color w:val="000000"/>
              <w:lang w:val="en-US"/>
            </w:rPr>
          </w:rPrChange>
        </w:rPr>
      </w:pPr>
      <w:ins w:id="5275" w:author="Orion" w:date="2011-05-09T13:29:00Z">
        <w:r>
          <w:rPr>
            <w:lang w:val="en-US"/>
          </w:rPr>
          <w:t>IDK</w:t>
        </w:r>
        <w:r>
          <w:rPr>
            <w:lang w:val="en-US"/>
          </w:rPr>
          <w:tab/>
        </w:r>
        <w:r>
          <w:rPr>
            <w:lang w:val="en-US"/>
          </w:rPr>
          <w:tab/>
          <w:t>INGENIAS Development Kit</w:t>
        </w:r>
      </w:ins>
    </w:p>
    <w:p w14:paraId="1FA50874" w14:textId="77777777" w:rsidR="00792280" w:rsidRPr="00246937" w:rsidRDefault="00792280">
      <w:pPr>
        <w:widowControl/>
        <w:suppressAutoHyphens w:val="0"/>
        <w:autoSpaceDE w:val="0"/>
        <w:autoSpaceDN w:val="0"/>
        <w:adjustRightInd w:val="0"/>
        <w:rPr>
          <w:ins w:id="5276" w:author="Orion" w:date="2011-04-06T18:21:00Z"/>
          <w:rFonts w:eastAsia="Times New Roman" w:cs="Times New Roman"/>
          <w:kern w:val="0"/>
          <w:lang w:val="en-US" w:eastAsia="es-ES" w:bidi="ar-SA"/>
          <w:rPrChange w:id="5277" w:author="Orion" w:date="2011-04-24T22:32:00Z">
            <w:rPr>
              <w:ins w:id="5278" w:author="Orion" w:date="2011-04-06T18:21:00Z"/>
              <w:rFonts w:ascii="Courier New" w:eastAsia="Times New Roman" w:hAnsi="Courier New" w:cs="Courier New"/>
              <w:kern w:val="0"/>
              <w:lang w:val="en-US" w:eastAsia="es-ES" w:bidi="ar-SA"/>
            </w:rPr>
          </w:rPrChange>
        </w:rPr>
        <w:pPrChange w:id="5279" w:author="Orion" w:date="2011-03-26T03:55:00Z">
          <w:pPr>
            <w:autoSpaceDE w:val="0"/>
            <w:jc w:val="both"/>
          </w:pPr>
        </w:pPrChange>
      </w:pPr>
      <w:ins w:id="5280" w:author="Orion" w:date="2011-03-28T15:57:00Z">
        <w:r w:rsidRPr="00246937">
          <w:rPr>
            <w:rFonts w:eastAsia="Times New Roman" w:cs="Times New Roman"/>
            <w:kern w:val="0"/>
            <w:lang w:val="en-US" w:eastAsia="es-ES" w:bidi="ar-SA"/>
            <w:rPrChange w:id="5281" w:author="Orion" w:date="2011-04-24T22:32:00Z">
              <w:rPr>
                <w:rFonts w:ascii="TimesNewRomanPSMT" w:eastAsia="Times New Roman" w:hAnsi="TimesNewRomanPSMT" w:cs="TimesNewRomanPSMT"/>
                <w:kern w:val="0"/>
                <w:lang w:val="en-US" w:eastAsia="es-ES" w:bidi="ar-SA"/>
              </w:rPr>
            </w:rPrChange>
          </w:rPr>
          <w:t>IMPACT</w:t>
        </w:r>
        <w:r w:rsidRPr="00246937">
          <w:rPr>
            <w:rFonts w:eastAsia="Times New Roman" w:cs="Times New Roman"/>
            <w:kern w:val="0"/>
            <w:lang w:val="en-US" w:eastAsia="es-ES" w:bidi="ar-SA"/>
            <w:rPrChange w:id="5282" w:author="Orion" w:date="2011-04-24T22:32:00Z">
              <w:rPr>
                <w:rFonts w:ascii="TimesNewRomanPSMT" w:eastAsia="Times New Roman" w:hAnsi="TimesNewRomanPSMT" w:cs="TimesNewRomanPSMT"/>
                <w:kern w:val="0"/>
                <w:lang w:val="en-US" w:eastAsia="es-ES" w:bidi="ar-SA"/>
              </w:rPr>
            </w:rPrChange>
          </w:rPr>
          <w:tab/>
          <w:t>Intelligent agent-based Model for Policy Analysis of Collaborative Traffic flow management</w:t>
        </w:r>
      </w:ins>
    </w:p>
    <w:p w14:paraId="19420F61" w14:textId="77777777" w:rsidR="00D84E0F" w:rsidRPr="00246937" w:rsidRDefault="00D84E0F">
      <w:pPr>
        <w:widowControl/>
        <w:suppressAutoHyphens w:val="0"/>
        <w:autoSpaceDE w:val="0"/>
        <w:autoSpaceDN w:val="0"/>
        <w:adjustRightInd w:val="0"/>
        <w:rPr>
          <w:ins w:id="5283" w:author="Orion" w:date="2011-03-28T15:57:00Z"/>
          <w:rFonts w:eastAsia="Times New Roman" w:cs="Times New Roman"/>
          <w:kern w:val="0"/>
          <w:lang w:val="en-US" w:eastAsia="es-ES" w:bidi="ar-SA"/>
          <w:rPrChange w:id="5284" w:author="Orion" w:date="2011-04-24T22:32:00Z">
            <w:rPr>
              <w:ins w:id="5285" w:author="Orion" w:date="2011-03-28T15:57:00Z"/>
              <w:rFonts w:eastAsia="Times New Roman" w:cs="Times New Roman"/>
              <w:kern w:val="0"/>
              <w:lang w:eastAsia="es-ES" w:bidi="ar-SA"/>
            </w:rPr>
          </w:rPrChange>
        </w:rPr>
        <w:pPrChange w:id="5286" w:author="Orion" w:date="2011-03-26T03:55:00Z">
          <w:pPr>
            <w:autoSpaceDE w:val="0"/>
            <w:jc w:val="both"/>
          </w:pPr>
        </w:pPrChange>
      </w:pPr>
      <w:ins w:id="5287" w:author="Orion" w:date="2011-04-06T18:21:00Z">
        <w:r w:rsidRPr="00246937">
          <w:rPr>
            <w:rFonts w:cs="Times New Roman"/>
            <w:lang w:val="en-US"/>
            <w:rPrChange w:id="5288" w:author="Orion" w:date="2011-04-24T22:32:00Z">
              <w:rPr>
                <w:rFonts w:ascii="Courier New" w:hAnsi="Courier New" w:cs="Courier New"/>
              </w:rPr>
            </w:rPrChange>
          </w:rPr>
          <w:t>LOFT</w:t>
        </w:r>
        <w:r w:rsidRPr="00246937">
          <w:rPr>
            <w:rFonts w:cs="Times New Roman"/>
            <w:lang w:val="en-US"/>
            <w:rPrChange w:id="5289" w:author="Orion" w:date="2011-04-24T22:32:00Z">
              <w:rPr>
                <w:rFonts w:ascii="Courier New" w:hAnsi="Courier New" w:cs="Courier New"/>
              </w:rPr>
            </w:rPrChange>
          </w:rPr>
          <w:tab/>
        </w:r>
        <w:r w:rsidRPr="00246937">
          <w:rPr>
            <w:rFonts w:cs="Times New Roman"/>
            <w:lang w:val="en-US"/>
            <w:rPrChange w:id="5290" w:author="Orion" w:date="2011-04-24T22:32:00Z">
              <w:rPr>
                <w:rFonts w:ascii="Courier New" w:hAnsi="Courier New" w:cs="Courier New"/>
              </w:rPr>
            </w:rPrChange>
          </w:rPr>
          <w:tab/>
          <w:t>Line Oriented Flight Training</w:t>
        </w:r>
      </w:ins>
    </w:p>
    <w:p w14:paraId="1654A96C" w14:textId="77777777" w:rsidR="00792280" w:rsidRDefault="00792280">
      <w:pPr>
        <w:autoSpaceDE w:val="0"/>
        <w:jc w:val="both"/>
        <w:rPr>
          <w:ins w:id="5291" w:author="Orion" w:date="2011-05-09T12:52:00Z"/>
          <w:rFonts w:cs="Times New Roman"/>
          <w:lang w:val="en-US"/>
        </w:rPr>
      </w:pPr>
      <w:ins w:id="5292" w:author="Orion" w:date="2011-03-28T15:57:00Z">
        <w:r w:rsidRPr="00246937">
          <w:rPr>
            <w:rFonts w:cs="Times New Roman"/>
            <w:lang w:val="en-US"/>
          </w:rPr>
          <w:t>MAS</w:t>
        </w:r>
        <w:r w:rsidRPr="00246937">
          <w:rPr>
            <w:rFonts w:cs="Times New Roman"/>
            <w:lang w:val="en-US"/>
          </w:rPr>
          <w:tab/>
        </w:r>
        <w:r w:rsidRPr="00246937">
          <w:rPr>
            <w:rFonts w:cs="Times New Roman"/>
            <w:lang w:val="en-US"/>
          </w:rPr>
          <w:tab/>
          <w:t>Multi-Agent System</w:t>
        </w:r>
      </w:ins>
    </w:p>
    <w:p w14:paraId="48F45C04" w14:textId="77777777" w:rsidR="003A7D1F" w:rsidRDefault="003A7D1F">
      <w:pPr>
        <w:autoSpaceDE w:val="0"/>
        <w:jc w:val="both"/>
        <w:rPr>
          <w:ins w:id="5293" w:author="Orion" w:date="2011-05-09T12:18:00Z"/>
          <w:rFonts w:cs="Times New Roman"/>
          <w:lang w:val="en-US"/>
        </w:rPr>
      </w:pPr>
      <w:ins w:id="5294" w:author="Orion" w:date="2011-05-09T12:52:00Z">
        <w:r>
          <w:rPr>
            <w:rFonts w:cs="Times New Roman"/>
            <w:lang w:val="en-US"/>
          </w:rPr>
          <w:t>MDA</w:t>
        </w:r>
        <w:r>
          <w:rPr>
            <w:rFonts w:cs="Times New Roman"/>
            <w:lang w:val="en-US"/>
          </w:rPr>
          <w:tab/>
        </w:r>
        <w:r>
          <w:rPr>
            <w:rFonts w:cs="Times New Roman"/>
            <w:lang w:val="en-US"/>
          </w:rPr>
          <w:tab/>
        </w:r>
        <w:r w:rsidRPr="005E4FAC">
          <w:rPr>
            <w:rStyle w:val="apple-style-span"/>
            <w:rFonts w:cs="Times New Roman"/>
            <w:color w:val="000000"/>
            <w:lang w:val="en-US"/>
            <w:rPrChange w:id="5295" w:author="Orion" w:date="2011-05-10T09:28:00Z">
              <w:rPr>
                <w:rStyle w:val="apple-style-span"/>
                <w:rFonts w:cs="Times New Roman"/>
                <w:color w:val="000000"/>
              </w:rPr>
            </w:rPrChange>
          </w:rPr>
          <w:t xml:space="preserve">Model-Driven </w:t>
        </w:r>
        <w:proofErr w:type="spellStart"/>
        <w:r w:rsidRPr="005E4FAC">
          <w:rPr>
            <w:rStyle w:val="apple-style-span"/>
            <w:rFonts w:cs="Times New Roman"/>
            <w:color w:val="000000"/>
            <w:lang w:val="en-US"/>
            <w:rPrChange w:id="5296" w:author="Orion" w:date="2011-05-10T09:28:00Z">
              <w:rPr>
                <w:rStyle w:val="apple-style-span"/>
                <w:rFonts w:cs="Times New Roman"/>
                <w:color w:val="000000"/>
              </w:rPr>
            </w:rPrChange>
          </w:rPr>
          <w:t>Arquitecture</w:t>
        </w:r>
      </w:ins>
      <w:proofErr w:type="spellEnd"/>
    </w:p>
    <w:p w14:paraId="617ADFBD" w14:textId="77777777" w:rsidR="002E2310" w:rsidRPr="00246937" w:rsidRDefault="002E2310">
      <w:pPr>
        <w:autoSpaceDE w:val="0"/>
        <w:jc w:val="both"/>
        <w:rPr>
          <w:ins w:id="5297" w:author="Orion" w:date="2011-03-28T16:07:00Z"/>
          <w:rFonts w:cs="Times New Roman"/>
          <w:lang w:val="en-US"/>
        </w:rPr>
      </w:pPr>
      <w:ins w:id="5298" w:author="Orion" w:date="2011-05-09T12:18:00Z">
        <w:r w:rsidRPr="002E2310">
          <w:rPr>
            <w:rFonts w:cs="Times New Roman"/>
            <w:lang w:val="en-US"/>
            <w:rPrChange w:id="5299" w:author="Orion" w:date="2011-05-09T12:18:00Z">
              <w:rPr>
                <w:rFonts w:cs="Times New Roman"/>
              </w:rPr>
            </w:rPrChange>
          </w:rPr>
          <w:t>MDE</w:t>
        </w:r>
        <w:r w:rsidRPr="002E2310">
          <w:rPr>
            <w:rFonts w:cs="Times New Roman"/>
            <w:lang w:val="en-US"/>
            <w:rPrChange w:id="5300" w:author="Orion" w:date="2011-05-09T12:18:00Z">
              <w:rPr>
                <w:rFonts w:cs="Times New Roman"/>
              </w:rPr>
            </w:rPrChange>
          </w:rPr>
          <w:tab/>
        </w:r>
        <w:r w:rsidRPr="002E2310">
          <w:rPr>
            <w:rFonts w:cs="Times New Roman"/>
            <w:lang w:val="en-US"/>
            <w:rPrChange w:id="5301" w:author="Orion" w:date="2011-05-09T12:18:00Z">
              <w:rPr>
                <w:rFonts w:cs="Times New Roman"/>
              </w:rPr>
            </w:rPrChange>
          </w:rPr>
          <w:tab/>
        </w:r>
        <w:r>
          <w:rPr>
            <w:rFonts w:cs="Times New Roman"/>
            <w:lang w:val="en-US"/>
          </w:rPr>
          <w:t xml:space="preserve">Model-Driven </w:t>
        </w:r>
      </w:ins>
      <w:ins w:id="5302" w:author="Orion" w:date="2011-05-09T12:19:00Z">
        <w:r>
          <w:rPr>
            <w:rFonts w:cs="Times New Roman"/>
            <w:lang w:val="en-US"/>
          </w:rPr>
          <w:t>Engi</w:t>
        </w:r>
        <w:r w:rsidRPr="002E2310">
          <w:rPr>
            <w:rFonts w:cs="Times New Roman"/>
            <w:lang w:val="en-US"/>
          </w:rPr>
          <w:t>neering</w:t>
        </w:r>
      </w:ins>
    </w:p>
    <w:p w14:paraId="41E65124" w14:textId="77777777" w:rsidR="000B60E1" w:rsidRPr="00246937" w:rsidRDefault="000B60E1">
      <w:pPr>
        <w:autoSpaceDE w:val="0"/>
        <w:jc w:val="both"/>
        <w:rPr>
          <w:ins w:id="5303" w:author="Orion" w:date="2011-03-28T15:57:00Z"/>
          <w:rFonts w:cs="Times New Roman"/>
          <w:lang w:val="en-US"/>
          <w:rPrChange w:id="5304" w:author="Orion" w:date="2011-04-24T22:32:00Z">
            <w:rPr>
              <w:ins w:id="5305" w:author="Orion" w:date="2011-03-28T15:57:00Z"/>
            </w:rPr>
          </w:rPrChange>
        </w:rPr>
      </w:pPr>
      <w:ins w:id="5306" w:author="Orion" w:date="2011-03-28T16:07:00Z">
        <w:r w:rsidRPr="00246937">
          <w:rPr>
            <w:rFonts w:cs="Times New Roman"/>
            <w:lang w:val="en-US"/>
            <w:rPrChange w:id="5307" w:author="Orion" w:date="2011-04-24T22:32:00Z">
              <w:rPr/>
            </w:rPrChange>
          </w:rPr>
          <w:t xml:space="preserve">MIDAS </w:t>
        </w:r>
        <w:r w:rsidRPr="00246937">
          <w:rPr>
            <w:rFonts w:cs="Times New Roman"/>
            <w:lang w:val="en-US"/>
          </w:rPr>
          <w:tab/>
        </w:r>
        <w:proofErr w:type="gramStart"/>
        <w:r w:rsidRPr="00246937">
          <w:rPr>
            <w:rFonts w:cs="Times New Roman"/>
            <w:lang w:val="en-US"/>
            <w:rPrChange w:id="5308" w:author="Orion" w:date="2011-04-24T22:32:00Z">
              <w:rPr/>
            </w:rPrChange>
          </w:rPr>
          <w:t>The</w:t>
        </w:r>
        <w:proofErr w:type="gramEnd"/>
        <w:r w:rsidRPr="00246937">
          <w:rPr>
            <w:rFonts w:cs="Times New Roman"/>
            <w:lang w:val="en-US"/>
            <w:rPrChange w:id="5309" w:author="Orion" w:date="2011-04-24T22:32:00Z">
              <w:rPr/>
            </w:rPrChange>
          </w:rPr>
          <w:t xml:space="preserve"> Man-Machine Integrated Design and Analysis System</w:t>
        </w:r>
      </w:ins>
    </w:p>
    <w:p w14:paraId="3BC3B91B" w14:textId="77777777" w:rsidR="00792280" w:rsidRDefault="00792280" w:rsidP="00452836">
      <w:pPr>
        <w:autoSpaceDE w:val="0"/>
        <w:jc w:val="both"/>
        <w:rPr>
          <w:ins w:id="5310" w:author="Orion" w:date="2011-05-09T12:51:00Z"/>
          <w:rFonts w:cs="Times New Roman"/>
          <w:lang w:val="en-US"/>
        </w:rPr>
      </w:pPr>
      <w:ins w:id="5311" w:author="Orion" w:date="2011-03-28T15:57:00Z">
        <w:r w:rsidRPr="00246937">
          <w:rPr>
            <w:rFonts w:cs="Times New Roman"/>
            <w:lang w:val="en-US"/>
          </w:rPr>
          <w:t>NAS</w:t>
        </w:r>
        <w:r w:rsidRPr="00246937">
          <w:rPr>
            <w:rFonts w:cs="Times New Roman"/>
            <w:lang w:val="en-US"/>
          </w:rPr>
          <w:tab/>
        </w:r>
        <w:r w:rsidRPr="00246937">
          <w:rPr>
            <w:rFonts w:cs="Times New Roman"/>
            <w:lang w:val="en-US"/>
          </w:rPr>
          <w:tab/>
          <w:t xml:space="preserve">National </w:t>
        </w:r>
        <w:proofErr w:type="spellStart"/>
        <w:r w:rsidRPr="00246937">
          <w:rPr>
            <w:rFonts w:cs="Times New Roman"/>
            <w:lang w:val="en-US"/>
          </w:rPr>
          <w:t>Aispace</w:t>
        </w:r>
        <w:proofErr w:type="spellEnd"/>
        <w:r w:rsidRPr="00246937">
          <w:rPr>
            <w:rFonts w:cs="Times New Roman"/>
            <w:lang w:val="en-US"/>
          </w:rPr>
          <w:t xml:space="preserve"> System</w:t>
        </w:r>
      </w:ins>
    </w:p>
    <w:p w14:paraId="5EA11148" w14:textId="77777777" w:rsidR="009A2AE2" w:rsidRPr="009A2AE2" w:rsidRDefault="003A7D1F" w:rsidP="00452836">
      <w:pPr>
        <w:autoSpaceDE w:val="0"/>
        <w:jc w:val="both"/>
        <w:rPr>
          <w:ins w:id="5312" w:author="Orion" w:date="2011-03-28T16:01:00Z"/>
          <w:rFonts w:cs="Times New Roman"/>
          <w:color w:val="000000"/>
          <w:lang w:val="en-US"/>
          <w:rPrChange w:id="5313" w:author="Orion" w:date="2011-05-17T17:30:00Z">
            <w:rPr>
              <w:ins w:id="5314" w:author="Orion" w:date="2011-03-28T16:01:00Z"/>
              <w:rFonts w:cs="Times New Roman"/>
              <w:lang w:val="en-US"/>
            </w:rPr>
          </w:rPrChange>
        </w:rPr>
      </w:pPr>
      <w:ins w:id="5315" w:author="Orion" w:date="2011-05-09T12:51:00Z">
        <w:r w:rsidRPr="003A7D1F">
          <w:rPr>
            <w:rStyle w:val="apple-style-span"/>
            <w:rFonts w:cs="Times New Roman"/>
            <w:color w:val="000000"/>
            <w:lang w:val="en-US"/>
            <w:rPrChange w:id="5316" w:author="Orion" w:date="2011-05-09T12:51:00Z">
              <w:rPr>
                <w:rStyle w:val="apple-style-span"/>
                <w:rFonts w:cs="Times New Roman"/>
                <w:color w:val="000000"/>
              </w:rPr>
            </w:rPrChange>
          </w:rPr>
          <w:t>OMG</w:t>
        </w:r>
        <w:r w:rsidRPr="003A7D1F">
          <w:rPr>
            <w:rStyle w:val="apple-style-span"/>
            <w:rFonts w:cs="Times New Roman"/>
            <w:color w:val="000000"/>
            <w:lang w:val="en-US"/>
            <w:rPrChange w:id="5317" w:author="Orion" w:date="2011-05-09T12:51:00Z">
              <w:rPr>
                <w:rStyle w:val="apple-style-span"/>
                <w:rFonts w:cs="Times New Roman"/>
                <w:color w:val="000000"/>
              </w:rPr>
            </w:rPrChange>
          </w:rPr>
          <w:tab/>
        </w:r>
        <w:r>
          <w:rPr>
            <w:rStyle w:val="apple-style-span"/>
            <w:rFonts w:cs="Times New Roman"/>
            <w:color w:val="000000"/>
            <w:lang w:val="en-US"/>
          </w:rPr>
          <w:tab/>
        </w:r>
        <w:r w:rsidRPr="003A7D1F">
          <w:rPr>
            <w:rStyle w:val="apple-style-span"/>
            <w:rFonts w:cs="Times New Roman"/>
            <w:color w:val="000000"/>
            <w:lang w:val="en-US"/>
            <w:rPrChange w:id="5318" w:author="Orion" w:date="2011-05-09T12:51:00Z">
              <w:rPr>
                <w:rStyle w:val="apple-style-span"/>
                <w:rFonts w:cs="Times New Roman"/>
                <w:color w:val="000000"/>
              </w:rPr>
            </w:rPrChange>
          </w:rPr>
          <w:t>Object Management Group</w:t>
        </w:r>
      </w:ins>
    </w:p>
    <w:p w14:paraId="6420D424" w14:textId="77777777" w:rsidR="00AD2494" w:rsidRPr="00246937" w:rsidRDefault="00AD2494">
      <w:pPr>
        <w:rPr>
          <w:ins w:id="5319" w:author="Orion" w:date="2011-03-28T15:57:00Z"/>
          <w:rFonts w:cs="Times New Roman"/>
          <w:lang w:val="en-US"/>
        </w:rPr>
        <w:pPrChange w:id="5320" w:author="Orion" w:date="2011-03-28T16:01:00Z">
          <w:pPr>
            <w:autoSpaceDE w:val="0"/>
            <w:jc w:val="both"/>
          </w:pPr>
        </w:pPrChange>
      </w:pPr>
      <w:ins w:id="5321" w:author="Orion" w:date="2011-03-28T16:01:00Z">
        <w:r w:rsidRPr="00246937">
          <w:rPr>
            <w:rFonts w:cs="Times New Roman"/>
            <w:lang w:val="en-US"/>
          </w:rPr>
          <w:t>STEAM</w:t>
        </w:r>
        <w:r w:rsidRPr="00246937">
          <w:rPr>
            <w:rFonts w:cs="Times New Roman"/>
            <w:lang w:val="en-US"/>
          </w:rPr>
          <w:tab/>
          <w:t>Shell for </w:t>
        </w:r>
        <w:proofErr w:type="spellStart"/>
        <w:r w:rsidRPr="00246937">
          <w:rPr>
            <w:rFonts w:cs="Times New Roman"/>
            <w:lang w:val="en-US"/>
            <w:rPrChange w:id="5322" w:author="Orion" w:date="2011-04-24T22:32:00Z">
              <w:rPr>
                <w:rFonts w:ascii="Times" w:eastAsia="Times New Roman" w:hAnsi="Times" w:cs="Times"/>
                <w:b/>
                <w:bCs/>
                <w:color w:val="000000"/>
                <w:kern w:val="0"/>
                <w:sz w:val="20"/>
                <w:szCs w:val="20"/>
                <w:lang w:eastAsia="es-ES" w:bidi="ar-SA"/>
              </w:rPr>
            </w:rPrChange>
          </w:rPr>
          <w:t>TEAMwork</w:t>
        </w:r>
      </w:ins>
      <w:proofErr w:type="spellEnd"/>
    </w:p>
    <w:p w14:paraId="5A7752E0" w14:textId="77777777" w:rsidR="00792280" w:rsidRPr="00246937" w:rsidRDefault="00792280">
      <w:pPr>
        <w:autoSpaceDE w:val="0"/>
        <w:jc w:val="both"/>
        <w:rPr>
          <w:ins w:id="5323" w:author="Orion" w:date="2011-03-28T15:57:00Z"/>
          <w:rFonts w:cs="Times New Roman"/>
          <w:lang w:val="en-US"/>
        </w:rPr>
      </w:pPr>
      <w:ins w:id="5324" w:author="Orion" w:date="2011-03-28T15:57:00Z">
        <w:r w:rsidRPr="00246937">
          <w:rPr>
            <w:rFonts w:cs="Times New Roman"/>
            <w:lang w:val="en-US"/>
            <w:rPrChange w:id="5325" w:author="Orion" w:date="2011-04-24T22:32:00Z">
              <w:rPr/>
            </w:rPrChange>
          </w:rPr>
          <w:t>UAV</w:t>
        </w:r>
        <w:r w:rsidRPr="00246937">
          <w:rPr>
            <w:rFonts w:cs="Times New Roman"/>
            <w:lang w:val="en-US"/>
            <w:rPrChange w:id="5326" w:author="Orion" w:date="2011-04-24T22:32:00Z">
              <w:rPr/>
            </w:rPrChange>
          </w:rPr>
          <w:tab/>
        </w:r>
        <w:r w:rsidRPr="00246937">
          <w:rPr>
            <w:rFonts w:cs="Times New Roman"/>
            <w:lang w:val="en-US"/>
            <w:rPrChange w:id="5327" w:author="Orion" w:date="2011-04-24T22:32:00Z">
              <w:rPr/>
            </w:rPrChange>
          </w:rPr>
          <w:tab/>
          <w:t>Unmanned aerial vehicle</w:t>
        </w:r>
      </w:ins>
    </w:p>
    <w:p w14:paraId="2EB3477F" w14:textId="77777777" w:rsidR="004902DC" w:rsidRPr="00246937" w:rsidRDefault="00205B24" w:rsidP="00452836">
      <w:pPr>
        <w:autoSpaceDE w:val="0"/>
        <w:jc w:val="both"/>
        <w:rPr>
          <w:ins w:id="5328" w:author="Orion" w:date="2011-03-28T18:28:00Z"/>
          <w:rFonts w:cs="Times New Roman"/>
          <w:lang w:val="en-US"/>
        </w:rPr>
      </w:pPr>
      <w:ins w:id="5329" w:author="Orion" w:date="2011-03-28T18:28:00Z">
        <w:r w:rsidRPr="00246937">
          <w:rPr>
            <w:rFonts w:cs="Times New Roman"/>
            <w:lang w:val="en-US"/>
          </w:rPr>
          <w:t>VFR</w:t>
        </w:r>
        <w:r w:rsidRPr="00246937">
          <w:rPr>
            <w:rFonts w:cs="Times New Roman"/>
            <w:lang w:val="en-US"/>
          </w:rPr>
          <w:tab/>
        </w:r>
        <w:r w:rsidRPr="00246937">
          <w:rPr>
            <w:rFonts w:cs="Times New Roman"/>
            <w:lang w:val="en-US"/>
          </w:rPr>
          <w:tab/>
          <w:t>Visual Flight Rules</w:t>
        </w:r>
      </w:ins>
    </w:p>
    <w:p w14:paraId="2ECAB119" w14:textId="77777777" w:rsidR="00205B24" w:rsidRPr="00246937" w:rsidRDefault="00205B24" w:rsidP="00452836">
      <w:pPr>
        <w:autoSpaceDE w:val="0"/>
        <w:jc w:val="both"/>
        <w:rPr>
          <w:ins w:id="5330" w:author="Orion" w:date="2011-03-28T00:41:00Z"/>
          <w:rFonts w:cs="Times New Roman"/>
          <w:lang w:val="en-US"/>
        </w:rPr>
      </w:pPr>
      <w:ins w:id="5331" w:author="Orion" w:date="2011-03-28T18:28:00Z">
        <w:r w:rsidRPr="00246937">
          <w:rPr>
            <w:rFonts w:cs="Times New Roman"/>
            <w:lang w:val="en-US"/>
          </w:rPr>
          <w:t>IFR</w:t>
        </w:r>
        <w:r w:rsidRPr="00246937">
          <w:rPr>
            <w:rFonts w:cs="Times New Roman"/>
            <w:lang w:val="en-US"/>
          </w:rPr>
          <w:tab/>
        </w:r>
        <w:r w:rsidRPr="00246937">
          <w:rPr>
            <w:rFonts w:cs="Times New Roman"/>
            <w:lang w:val="en-US"/>
          </w:rPr>
          <w:tab/>
          <w:t>Instrumental Flight Rules</w:t>
        </w:r>
      </w:ins>
    </w:p>
    <w:p w14:paraId="30F8DD61" w14:textId="77777777" w:rsidR="004902DC" w:rsidRDefault="00B51FD8">
      <w:pPr>
        <w:widowControl/>
        <w:suppressAutoHyphens w:val="0"/>
        <w:rPr>
          <w:ins w:id="5332" w:author="Orion" w:date="2011-05-01T20:22:00Z"/>
          <w:rFonts w:cs="Times New Roman"/>
          <w:color w:val="000000"/>
          <w:lang w:val="en-US"/>
        </w:rPr>
        <w:pPrChange w:id="5333" w:author="Orion" w:date="2011-05-01T20:23:00Z">
          <w:pPr>
            <w:autoSpaceDE w:val="0"/>
            <w:jc w:val="both"/>
          </w:pPr>
        </w:pPrChange>
      </w:pPr>
      <w:ins w:id="5334" w:author="Orion" w:date="2011-05-01T20:23:00Z">
        <w:r>
          <w:rPr>
            <w:rFonts w:cs="Times New Roman"/>
            <w:color w:val="000000"/>
            <w:lang w:val="en-US"/>
          </w:rPr>
          <w:br w:type="page"/>
        </w:r>
      </w:ins>
    </w:p>
    <w:p w14:paraId="5651AF26" w14:textId="77777777" w:rsidR="00B51FD8" w:rsidRPr="00704840" w:rsidRDefault="00B51FD8" w:rsidP="00B51FD8">
      <w:pPr>
        <w:pStyle w:val="Heading6"/>
        <w:keepLines w:val="0"/>
        <w:widowControl/>
        <w:numPr>
          <w:ilvl w:val="5"/>
          <w:numId w:val="13"/>
        </w:numPr>
        <w:tabs>
          <w:tab w:val="left" w:pos="720"/>
        </w:tabs>
        <w:suppressAutoHyphens w:val="0"/>
        <w:spacing w:before="0" w:after="240" w:line="360" w:lineRule="auto"/>
        <w:rPr>
          <w:ins w:id="5335" w:author="Orion" w:date="2011-05-01T20:22:00Z"/>
          <w:lang w:val="en-US"/>
        </w:rPr>
      </w:pPr>
      <w:ins w:id="5336" w:author="Orion" w:date="2011-05-01T20:22:00Z">
        <w:r w:rsidRPr="00704840">
          <w:rPr>
            <w:lang w:val="en-US"/>
          </w:rPr>
          <w:lastRenderedPageBreak/>
          <w:t>Enter Your Appendix Title Here</w:t>
        </w:r>
      </w:ins>
    </w:p>
    <w:p w14:paraId="16B927A3" w14:textId="77777777" w:rsidR="00B51FD8" w:rsidRPr="00704840" w:rsidRDefault="00B51FD8" w:rsidP="00B51FD8">
      <w:pPr>
        <w:pStyle w:val="BodyText"/>
        <w:rPr>
          <w:ins w:id="5337" w:author="Orion" w:date="2011-05-01T20:22:00Z"/>
          <w:lang w:val="en-US"/>
        </w:rPr>
      </w:pPr>
      <w:ins w:id="5338" w:author="Orion" w:date="2011-05-01T20:22:00Z">
        <w:r w:rsidRPr="00704840">
          <w:rPr>
            <w:lang w:val="en-US"/>
          </w:rPr>
          <w:t>Appendices must be identified by letters (A, B, etc.) rather than by numbers.  For this reason, different style headings are used with appendices.  (The style at the top of this page is “Appendix A - Heading 6.”)</w:t>
        </w:r>
      </w:ins>
    </w:p>
    <w:p w14:paraId="58326218"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5339" w:author="Orion" w:date="2011-05-01T20:22:00Z"/>
          <w:lang w:val="en-US"/>
        </w:rPr>
      </w:pPr>
      <w:ins w:id="5340" w:author="Orion" w:date="2011-05-01T20:22:00Z">
        <w:r w:rsidRPr="00704840">
          <w:rPr>
            <w:lang w:val="en-US"/>
          </w:rPr>
          <w:t>First-level Subhead (Heading 7 style)</w:t>
        </w:r>
      </w:ins>
    </w:p>
    <w:p w14:paraId="1FEA104E" w14:textId="77777777" w:rsidR="00B51FD8" w:rsidRPr="00704840" w:rsidRDefault="00B51FD8" w:rsidP="00B51FD8">
      <w:pPr>
        <w:pStyle w:val="BodyText"/>
        <w:rPr>
          <w:ins w:id="5341" w:author="Orion" w:date="2011-05-01T20:22:00Z"/>
          <w:lang w:val="en-US"/>
        </w:rPr>
      </w:pPr>
      <w:ins w:id="5342" w:author="Orion" w:date="2011-05-01T20:22:00Z">
        <w:r w:rsidRPr="00704840">
          <w:rPr>
            <w:lang w:val="en-US"/>
          </w:rPr>
          <w:t>Within an appendix</w:t>
        </w:r>
        <w:proofErr w:type="gramStart"/>
        <w:r w:rsidRPr="00704840">
          <w:rPr>
            <w:lang w:val="en-US"/>
          </w:rPr>
          <w:t>,  Heading</w:t>
        </w:r>
        <w:proofErr w:type="gramEnd"/>
        <w:r w:rsidRPr="00704840">
          <w:rPr>
            <w:lang w:val="en-US"/>
          </w:rPr>
          <w:t xml:space="preserve"> 7 is the style to use for all first-level subheads. If you need to add another subhead level within Heading 7, use Heading 8 as shown below.  </w:t>
        </w:r>
      </w:ins>
    </w:p>
    <w:p w14:paraId="71805527" w14:textId="77777777" w:rsidR="00B51FD8" w:rsidRPr="00704840" w:rsidRDefault="00B51FD8" w:rsidP="00B51FD8">
      <w:pPr>
        <w:pStyle w:val="Heading8"/>
        <w:keepNext w:val="0"/>
        <w:keepLines w:val="0"/>
        <w:widowControl/>
        <w:numPr>
          <w:ilvl w:val="7"/>
          <w:numId w:val="0"/>
        </w:numPr>
        <w:tabs>
          <w:tab w:val="num" w:pos="0"/>
        </w:tabs>
        <w:suppressAutoHyphens w:val="0"/>
        <w:spacing w:before="240" w:line="360" w:lineRule="auto"/>
        <w:rPr>
          <w:ins w:id="5343" w:author="Orion" w:date="2011-05-01T20:22:00Z"/>
          <w:lang w:val="en-US"/>
        </w:rPr>
      </w:pPr>
      <w:ins w:id="5344" w:author="Orion" w:date="2011-05-01T20:22:00Z">
        <w:r w:rsidRPr="00704840">
          <w:rPr>
            <w:lang w:val="en-US"/>
          </w:rPr>
          <w:t>Second-level Subhead (Heading 8 style)</w:t>
        </w:r>
      </w:ins>
    </w:p>
    <w:p w14:paraId="634FAAAF" w14:textId="77777777" w:rsidR="00B51FD8" w:rsidRPr="00704840" w:rsidRDefault="00B51FD8" w:rsidP="00B51FD8">
      <w:pPr>
        <w:pStyle w:val="BodyText"/>
        <w:rPr>
          <w:ins w:id="5345" w:author="Orion" w:date="2011-05-01T20:22:00Z"/>
          <w:lang w:val="en-US"/>
        </w:rPr>
      </w:pPr>
      <w:proofErr w:type="gramStart"/>
      <w:ins w:id="5346" w:author="Orion" w:date="2011-05-01T20:22:00Z">
        <w:r w:rsidRPr="00704840">
          <w:rPr>
            <w:lang w:val="en-US"/>
          </w:rPr>
          <w:t>Use  Heading</w:t>
        </w:r>
        <w:proofErr w:type="gramEnd"/>
        <w:r w:rsidRPr="00704840">
          <w:rPr>
            <w:lang w:val="en-US"/>
          </w:rPr>
          <w:t xml:space="preserve"> 8 for all second-level subheads within an appendix.  If you need to add another subhead level within Heading 8, use Heading 9 as shown below.</w:t>
        </w:r>
      </w:ins>
    </w:p>
    <w:p w14:paraId="0253DC9C" w14:textId="77777777" w:rsidR="00B51FD8" w:rsidRPr="00704840" w:rsidRDefault="00B51FD8" w:rsidP="00B51FD8">
      <w:pPr>
        <w:pStyle w:val="Heading9"/>
        <w:keepNext w:val="0"/>
        <w:keepLines w:val="0"/>
        <w:widowControl/>
        <w:numPr>
          <w:ilvl w:val="8"/>
          <w:numId w:val="0"/>
        </w:numPr>
        <w:suppressAutoHyphens w:val="0"/>
        <w:spacing w:before="240" w:line="360" w:lineRule="auto"/>
        <w:rPr>
          <w:ins w:id="5347" w:author="Orion" w:date="2011-05-01T20:22:00Z"/>
          <w:lang w:val="en-US"/>
        </w:rPr>
      </w:pPr>
      <w:ins w:id="5348" w:author="Orion" w:date="2011-05-01T20:22:00Z">
        <w:r w:rsidRPr="00704840">
          <w:rPr>
            <w:lang w:val="en-US"/>
          </w:rPr>
          <w:t>Third-level Subhead (Heading 9 style)</w:t>
        </w:r>
      </w:ins>
    </w:p>
    <w:p w14:paraId="664308C3" w14:textId="77777777" w:rsidR="00B51FD8" w:rsidRPr="00704840" w:rsidRDefault="00B51FD8" w:rsidP="00B51FD8">
      <w:pPr>
        <w:pStyle w:val="BodyText"/>
        <w:rPr>
          <w:ins w:id="5349" w:author="Orion" w:date="2011-05-01T20:22:00Z"/>
          <w:lang w:val="en-US"/>
        </w:rPr>
      </w:pPr>
      <w:ins w:id="5350" w:author="Orion" w:date="2011-05-01T20:22:00Z">
        <w:r w:rsidRPr="00704840">
          <w:rPr>
            <w:lang w:val="en-US"/>
          </w:rPr>
          <w:t>If you need a third-level subhead in an appendix, use Heading 4.</w:t>
        </w:r>
      </w:ins>
    </w:p>
    <w:p w14:paraId="34B4149B" w14:textId="77777777" w:rsidR="00B51FD8" w:rsidRPr="00704840" w:rsidRDefault="00B51FD8" w:rsidP="00B51FD8">
      <w:pPr>
        <w:pStyle w:val="Heading7"/>
        <w:keepNext w:val="0"/>
        <w:keepLines w:val="0"/>
        <w:widowControl/>
        <w:numPr>
          <w:ilvl w:val="6"/>
          <w:numId w:val="0"/>
        </w:numPr>
        <w:suppressAutoHyphens w:val="0"/>
        <w:spacing w:before="240" w:line="360" w:lineRule="auto"/>
        <w:rPr>
          <w:ins w:id="5351" w:author="Orion" w:date="2011-05-01T20:22:00Z"/>
          <w:lang w:val="en-US"/>
        </w:rPr>
      </w:pPr>
      <w:ins w:id="5352" w:author="Orion" w:date="2011-05-01T20:22:00Z">
        <w:r w:rsidRPr="00704840">
          <w:rPr>
            <w:lang w:val="en-US"/>
          </w:rPr>
          <w:t xml:space="preserve">Figures and Tables </w:t>
        </w:r>
        <w:proofErr w:type="gramStart"/>
        <w:r w:rsidRPr="00704840">
          <w:rPr>
            <w:lang w:val="en-US"/>
          </w:rPr>
          <w:t>Within</w:t>
        </w:r>
        <w:proofErr w:type="gramEnd"/>
        <w:r w:rsidRPr="00704840">
          <w:rPr>
            <w:lang w:val="en-US"/>
          </w:rPr>
          <w:t xml:space="preserve"> Appendices</w:t>
        </w:r>
      </w:ins>
    </w:p>
    <w:p w14:paraId="7B876123" w14:textId="77777777" w:rsidR="00B51FD8" w:rsidRPr="00704840" w:rsidRDefault="00B51FD8" w:rsidP="00B51FD8">
      <w:pPr>
        <w:pStyle w:val="BodyText"/>
        <w:rPr>
          <w:ins w:id="5353" w:author="Orion" w:date="2011-05-01T20:22:00Z"/>
          <w:lang w:val="en-US"/>
        </w:rPr>
      </w:pPr>
      <w:ins w:id="5354" w:author="Orion" w:date="2011-05-01T20:22:00Z">
        <w:r w:rsidRPr="00704840">
          <w:rPr>
            <w:lang w:val="en-US"/>
          </w:rPr>
          <w:t xml:space="preserve">When you first add a figure or table to an appendix, it will be numbered as though it were in a regular chapter.  For example, when the figure below was first inserted, it became “Figure 4.1”.  As a figure within Appendix A, it should be “Figure A.1”  </w:t>
        </w:r>
      </w:ins>
    </w:p>
    <w:p w14:paraId="13A66BF6" w14:textId="77777777" w:rsidR="00B51FD8" w:rsidRPr="00704840" w:rsidRDefault="00B51FD8" w:rsidP="00B51FD8">
      <w:pPr>
        <w:pStyle w:val="BodyText"/>
        <w:rPr>
          <w:ins w:id="5355" w:author="Orion" w:date="2011-05-01T20:22:00Z"/>
          <w:lang w:val="en-US"/>
        </w:rPr>
      </w:pPr>
      <w:ins w:id="5356" w:author="Orion" w:date="2011-05-01T20:22:00Z">
        <w:r w:rsidRPr="00704840">
          <w:rPr>
            <w:lang w:val="en-US"/>
          </w:rPr>
          <w:t>To make this change, the codes in the caption labels must be modified, and it’s best to wait until all figures and tables have been added to appendices.</w:t>
        </w:r>
      </w:ins>
    </w:p>
    <w:p w14:paraId="728873BD" w14:textId="77777777" w:rsidR="00B51FD8" w:rsidRPr="00704840" w:rsidRDefault="00B51FD8" w:rsidP="00B51FD8">
      <w:pPr>
        <w:pStyle w:val="BodyText"/>
        <w:rPr>
          <w:ins w:id="5357" w:author="Orion" w:date="2011-05-01T20:22:00Z"/>
          <w:lang w:val="en-US"/>
        </w:rPr>
      </w:pPr>
      <w:ins w:id="5358" w:author="Orion" w:date="2011-05-01T20:22:00Z">
        <w:r w:rsidRPr="00704840">
          <w:rPr>
            <w:lang w:val="en-US"/>
          </w:rPr>
          <w:t xml:space="preserve"> </w:t>
        </w:r>
      </w:ins>
    </w:p>
    <w:p w14:paraId="77CCFC6A" w14:textId="77777777" w:rsidR="00B51FD8" w:rsidRPr="00704840" w:rsidRDefault="00B51FD8" w:rsidP="00B51FD8">
      <w:pPr>
        <w:pStyle w:val="Caption"/>
        <w:rPr>
          <w:ins w:id="5359" w:author="Orion" w:date="2011-05-01T20:22:00Z"/>
          <w:lang w:val="en-US"/>
        </w:rPr>
      </w:pPr>
      <w:bookmarkStart w:id="5360" w:name="_Toc269976450"/>
      <w:ins w:id="5361" w:author="Orion" w:date="2011-05-01T20:22:00Z">
        <w:r w:rsidRPr="00704840">
          <w:rPr>
            <w:lang w:val="en-US"/>
          </w:rPr>
          <w:t xml:space="preserve">Figure </w:t>
        </w:r>
        <w:r>
          <w:fldChar w:fldCharType="begin"/>
        </w:r>
        <w:r w:rsidRPr="00704840">
          <w:rPr>
            <w:lang w:val="en-US"/>
          </w:rPr>
          <w:instrText xml:space="preserve"> STYLEREF 6 \s </w:instrText>
        </w:r>
        <w:r>
          <w:fldChar w:fldCharType="separate"/>
        </w:r>
      </w:ins>
      <w:r w:rsidR="00A74327">
        <w:rPr>
          <w:noProof/>
          <w:lang w:val="en-US"/>
        </w:rPr>
        <w:t>A</w:t>
      </w:r>
      <w:ins w:id="5362" w:author="Orion" w:date="2011-05-01T20:22:00Z">
        <w:r>
          <w:fldChar w:fldCharType="end"/>
        </w:r>
        <w:r w:rsidRPr="00704840">
          <w:rPr>
            <w:lang w:val="en-US"/>
          </w:rPr>
          <w:t>.</w:t>
        </w:r>
        <w:r>
          <w:fldChar w:fldCharType="begin"/>
        </w:r>
        <w:r w:rsidRPr="00704840">
          <w:rPr>
            <w:lang w:val="en-US"/>
          </w:rPr>
          <w:instrText xml:space="preserve"> SEQ Figure \* ARABIC \s 6 </w:instrText>
        </w:r>
        <w:r>
          <w:fldChar w:fldCharType="separate"/>
        </w:r>
      </w:ins>
      <w:ins w:id="5363" w:author="IO" w:date="2011-05-12T11:11:00Z">
        <w:r w:rsidR="00A74327">
          <w:rPr>
            <w:noProof/>
            <w:lang w:val="en-US"/>
          </w:rPr>
          <w:t>1</w:t>
        </w:r>
      </w:ins>
      <w:ins w:id="5364" w:author="Orion" w:date="2011-05-01T20:22:00Z">
        <w:r>
          <w:fldChar w:fldCharType="end"/>
        </w:r>
        <w:r w:rsidRPr="00704840">
          <w:rPr>
            <w:lang w:val="en-US"/>
          </w:rPr>
          <w:t xml:space="preserve"> First Figure in Appendix A</w:t>
        </w:r>
        <w:bookmarkEnd w:id="5360"/>
      </w:ins>
    </w:p>
    <w:p w14:paraId="0DFC57EF" w14:textId="77777777" w:rsidR="00B51FD8" w:rsidRDefault="00B51FD8" w:rsidP="00B51FD8">
      <w:pPr>
        <w:pStyle w:val="BodyText"/>
        <w:rPr>
          <w:ins w:id="5365" w:author="Orion" w:date="2011-05-01T20:22:00Z"/>
        </w:rPr>
      </w:pPr>
      <w:ins w:id="5366" w:author="Orion" w:date="2011-05-01T20:22:00Z">
        <w:r>
          <w:rPr>
            <w:noProof/>
            <w:lang w:eastAsia="es-ES" w:bidi="ar-SA"/>
          </w:rPr>
          <w:drawing>
            <wp:inline distT="0" distB="0" distL="0" distR="0" wp14:anchorId="7ED6E913" wp14:editId="15B88467">
              <wp:extent cx="797560" cy="786765"/>
              <wp:effectExtent l="0" t="0" r="2540" b="0"/>
              <wp:docPr id="5" name="Picture 5" descr="MP00640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00640_"/>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797560" cy="786765"/>
                      </a:xfrm>
                      <a:prstGeom prst="rect">
                        <a:avLst/>
                      </a:prstGeom>
                      <a:noFill/>
                      <a:ln>
                        <a:noFill/>
                      </a:ln>
                    </pic:spPr>
                  </pic:pic>
                </a:graphicData>
              </a:graphic>
            </wp:inline>
          </w:drawing>
        </w:r>
        <w:r>
          <w:t xml:space="preserve"> </w:t>
        </w:r>
      </w:ins>
    </w:p>
    <w:p w14:paraId="24C6352E" w14:textId="77777777" w:rsidR="00B51FD8" w:rsidRDefault="00B51FD8" w:rsidP="00B51FD8">
      <w:pPr>
        <w:pStyle w:val="BodyText"/>
        <w:rPr>
          <w:ins w:id="5367" w:author="Orion" w:date="2011-05-01T20:22:00Z"/>
        </w:rPr>
      </w:pPr>
    </w:p>
    <w:p w14:paraId="62F2F8E1" w14:textId="77777777" w:rsidR="00B51FD8" w:rsidRDefault="00B51FD8" w:rsidP="00B51FD8">
      <w:pPr>
        <w:pStyle w:val="Heading6"/>
        <w:keepLines w:val="0"/>
        <w:widowControl/>
        <w:numPr>
          <w:ilvl w:val="5"/>
          <w:numId w:val="13"/>
        </w:numPr>
        <w:tabs>
          <w:tab w:val="left" w:pos="720"/>
        </w:tabs>
        <w:suppressAutoHyphens w:val="0"/>
        <w:spacing w:before="0" w:after="240" w:line="360" w:lineRule="auto"/>
        <w:rPr>
          <w:ins w:id="5368" w:author="Orion" w:date="2011-05-01T20:22:00Z"/>
        </w:rPr>
      </w:pPr>
      <w:ins w:id="5369" w:author="Orion" w:date="2011-05-01T20:22:00Z">
        <w:r>
          <w:rPr>
            <w:rFonts w:cs="Arial"/>
            <w:b/>
            <w:kern w:val="32"/>
            <w:sz w:val="32"/>
            <w:szCs w:val="22"/>
          </w:rPr>
          <w:br w:type="page"/>
        </w:r>
        <w:bookmarkStart w:id="5370" w:name="_Toc267562109"/>
        <w:proofErr w:type="spellStart"/>
        <w:r>
          <w:lastRenderedPageBreak/>
          <w:t>Enter</w:t>
        </w:r>
        <w:proofErr w:type="spellEnd"/>
        <w:r>
          <w:t xml:space="preserve"> </w:t>
        </w:r>
        <w:proofErr w:type="spellStart"/>
        <w:r>
          <w:t>Your</w:t>
        </w:r>
        <w:proofErr w:type="spellEnd"/>
        <w:r>
          <w:t xml:space="preserve"> </w:t>
        </w:r>
        <w:proofErr w:type="spellStart"/>
        <w:r>
          <w:t>Appendix</w:t>
        </w:r>
        <w:proofErr w:type="spellEnd"/>
        <w:r>
          <w:t xml:space="preserve"> </w:t>
        </w:r>
        <w:proofErr w:type="spellStart"/>
        <w:r>
          <w:t>Title</w:t>
        </w:r>
        <w:proofErr w:type="spellEnd"/>
        <w:r>
          <w:t xml:space="preserve"> </w:t>
        </w:r>
        <w:proofErr w:type="spellStart"/>
        <w:r>
          <w:t>Here</w:t>
        </w:r>
        <w:bookmarkEnd w:id="5370"/>
        <w:proofErr w:type="spellEnd"/>
      </w:ins>
    </w:p>
    <w:p w14:paraId="1E42C168" w14:textId="77777777" w:rsidR="00B51FD8" w:rsidRPr="00704840" w:rsidRDefault="00B51FD8" w:rsidP="00B51FD8">
      <w:pPr>
        <w:pStyle w:val="BodyText"/>
        <w:rPr>
          <w:ins w:id="5371" w:author="Orion" w:date="2011-05-01T20:22:00Z"/>
          <w:lang w:val="en-US"/>
        </w:rPr>
      </w:pPr>
      <w:ins w:id="5372" w:author="Orion" w:date="2011-05-01T20:22:00Z">
        <w:r w:rsidRPr="00704840">
          <w:rPr>
            <w:lang w:val="en-US"/>
          </w:rPr>
          <w:t>If you need additional appendices, use style “Appendix A – Heading 6” for the appendix heading.  This will label appendices in alphabetical order (A, B, C, etc.).</w:t>
        </w:r>
      </w:ins>
    </w:p>
    <w:p w14:paraId="34417F4F" w14:textId="3FC9CBF8" w:rsidR="00B51FD8" w:rsidRPr="00996DA0" w:rsidRDefault="00B51FD8">
      <w:pPr>
        <w:widowControl/>
        <w:suppressAutoHyphens w:val="0"/>
        <w:rPr>
          <w:rFonts w:ascii="Courier New" w:hAnsi="Courier New" w:cs="Courier New"/>
          <w:lang w:val="en-US"/>
          <w:rPrChange w:id="5373" w:author="Orion" w:date="2011-06-26T18:17:00Z">
            <w:rPr>
              <w:rFonts w:cs="Times New Roman"/>
              <w:color w:val="000000"/>
              <w:lang w:val="en-US"/>
            </w:rPr>
          </w:rPrChange>
        </w:rPr>
        <w:pPrChange w:id="5374" w:author="Orion" w:date="2011-06-26T18:17:00Z">
          <w:pPr>
            <w:autoSpaceDE w:val="0"/>
            <w:jc w:val="both"/>
          </w:pPr>
        </w:pPrChange>
      </w:pPr>
    </w:p>
    <w:sectPr w:rsidR="00B51FD8" w:rsidRPr="00996DA0" w:rsidSect="00A74327">
      <w:type w:val="continuous"/>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7" w:author="IO" w:date="2011-05-13T11:34:00Z" w:initials="IO">
    <w:p w14:paraId="4FBDCBF9" w14:textId="77777777" w:rsidR="00496DC9" w:rsidRDefault="00496DC9">
      <w:pPr>
        <w:pStyle w:val="CommentText"/>
      </w:pPr>
      <w:r>
        <w:rPr>
          <w:rStyle w:val="CommentReference"/>
        </w:rPr>
        <w:annotationRef/>
      </w:r>
      <w:r>
        <w:t>La introducción sigue carente de una estructura razonable. Creo que sería mejor ponerles los siguientes bloques:</w:t>
      </w:r>
    </w:p>
    <w:p w14:paraId="3F46EADF" w14:textId="77777777" w:rsidR="00496DC9" w:rsidRDefault="00496DC9">
      <w:pPr>
        <w:pStyle w:val="CommentText"/>
      </w:pPr>
      <w:r>
        <w:t>1. El tráfico aéreo es muy importante.</w:t>
      </w:r>
    </w:p>
    <w:p w14:paraId="1EAD3791" w14:textId="77777777" w:rsidR="00496DC9" w:rsidRDefault="00496DC9">
      <w:pPr>
        <w:pStyle w:val="CommentText"/>
      </w:pPr>
      <w:r>
        <w:t>2. Entre lo que se puede hacer para estudiar el fenómeno está la simulación, con sus correspondientes ventajas y desventajas con respecto a estudio reales o métodos analíticos.</w:t>
      </w:r>
    </w:p>
    <w:p w14:paraId="7639853F" w14:textId="77777777" w:rsidR="00496DC9" w:rsidRDefault="00496DC9">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496DC9" w:rsidRDefault="00496DC9">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496DC9" w:rsidRDefault="00496DC9">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496DC9" w:rsidRDefault="00496DC9">
      <w:pPr>
        <w:pStyle w:val="CommentText"/>
      </w:pPr>
      <w:r>
        <w:t>6. El resto de la memoria se organiza como sigue... Por cierto, recuerda que esto es una "memoria" o "trabajo fin de máster", pero no un "artículo".</w:t>
      </w:r>
    </w:p>
  </w:comment>
  <w:comment w:id="610" w:author="IO" w:date="2011-06-09T17:54:00Z" w:initials="IO">
    <w:p w14:paraId="277E7555" w14:textId="77777777" w:rsidR="00496DC9" w:rsidRDefault="00496DC9">
      <w:pPr>
        <w:pStyle w:val="CommentText"/>
      </w:pPr>
      <w:r>
        <w:rPr>
          <w:rStyle w:val="CommentReference"/>
        </w:rPr>
        <w:annotationRef/>
      </w:r>
      <w:r>
        <w:t>Poner algunos.</w:t>
      </w:r>
    </w:p>
  </w:comment>
  <w:comment w:id="1147" w:author="IO" w:date="2011-06-09T17:54:00Z" w:initials="IO">
    <w:p w14:paraId="01350456" w14:textId="77777777" w:rsidR="00496DC9" w:rsidRDefault="00496DC9">
      <w:pPr>
        <w:pStyle w:val="CommentText"/>
      </w:pPr>
      <w:r>
        <w:rPr>
          <w:rStyle w:val="CommentReference"/>
        </w:rPr>
        <w:annotationRef/>
      </w:r>
      <w:r>
        <w:t>A la parte de simulación del estado del arte.</w:t>
      </w:r>
    </w:p>
  </w:comment>
  <w:comment w:id="2753" w:author="IO" w:date="2011-05-13T12:37:00Z" w:initials="IO">
    <w:p w14:paraId="51DFDA36" w14:textId="77777777" w:rsidR="00496DC9" w:rsidRDefault="00496DC9">
      <w:pPr>
        <w:pStyle w:val="CommentText"/>
      </w:pPr>
      <w:r>
        <w:rPr>
          <w:rStyle w:val="CommentReference"/>
        </w:rPr>
        <w:annotationRef/>
      </w:r>
      <w:r>
        <w:t>Los requisitos que pongas aquí deben salir del estado del arte. Si hablas de controladores, deben aparecer allí.</w:t>
      </w:r>
    </w:p>
  </w:comment>
  <w:comment w:id="2914" w:author="IO" w:date="2011-05-13T12:52:00Z" w:initials="IO">
    <w:p w14:paraId="2B4E7141" w14:textId="77777777" w:rsidR="00496DC9" w:rsidRDefault="00496DC9">
      <w:pPr>
        <w:pStyle w:val="CommentText"/>
      </w:pPr>
      <w:r>
        <w:rPr>
          <w:rStyle w:val="CommentReference"/>
        </w:rPr>
        <w:annotationRef/>
      </w:r>
      <w:r>
        <w:t>Esto es justificación del ABM.</w:t>
      </w:r>
    </w:p>
  </w:comment>
  <w:comment w:id="2827" w:author="IO" w:date="2011-05-13T12:47:00Z" w:initials="IO">
    <w:p w14:paraId="05F4857D" w14:textId="77777777" w:rsidR="00496DC9" w:rsidRDefault="00496DC9">
      <w:pPr>
        <w:pStyle w:val="CommentText"/>
      </w:pPr>
      <w:r>
        <w:rPr>
          <w:rStyle w:val="CommentReference"/>
        </w:rPr>
        <w:annotationRef/>
      </w:r>
      <w:r>
        <w:t>Esto realmente forma parte de una sección dedicada a ABM, dentro de la cual se plantea el uso de INGENIAS.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3C8894" w14:textId="77777777" w:rsidR="00602389" w:rsidRDefault="00602389" w:rsidP="00FE689F">
      <w:r>
        <w:separator/>
      </w:r>
    </w:p>
  </w:endnote>
  <w:endnote w:type="continuationSeparator" w:id="0">
    <w:p w14:paraId="52E7EDC6" w14:textId="77777777" w:rsidR="00602389" w:rsidRDefault="00602389" w:rsidP="00FE689F">
      <w:r>
        <w:continuationSeparator/>
      </w:r>
    </w:p>
  </w:endnote>
  <w:endnote w:type="continuationNotice" w:id="1">
    <w:p w14:paraId="6F52B2E4" w14:textId="77777777" w:rsidR="00602389" w:rsidRDefault="006023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imesNewRomanMS">
    <w:charset w:val="00"/>
    <w:family w:val="swiss"/>
    <w:pitch w:val="default"/>
  </w:font>
  <w:font w:name="TimesNewRomanItMS">
    <w:charset w:val="00"/>
    <w:family w:val="swiss"/>
    <w:pitch w:val="default"/>
    <w:sig w:usb0="00000003" w:usb1="00000000" w:usb2="00000000" w:usb3="00000000" w:csb0="00000001" w:csb1="00000000"/>
  </w:font>
  <w:font w:name="Times-Roman">
    <w:altName w:val="Times New Roman"/>
    <w:charset w:val="00"/>
    <w:family w:val="swiss"/>
    <w:pitch w:val="default"/>
  </w:font>
  <w:font w:name="Times-Italic">
    <w:charset w:val="00"/>
    <w:family w:val="swiss"/>
    <w:pitch w:val="default"/>
  </w:font>
  <w:font w:name="Helvetica-Bold">
    <w:charset w:val="00"/>
    <w:family w:val="swiss"/>
    <w:pitch w:val="default"/>
  </w:font>
  <w:font w:name="TimesNewRomanPS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3" w:author="Orion" w:date="2011-04-24T20:28:00Z"/>
  <w:sdt>
    <w:sdtPr>
      <w:id w:val="-948228162"/>
      <w:docPartObj>
        <w:docPartGallery w:val="Page Numbers (Bottom of Page)"/>
        <w:docPartUnique/>
      </w:docPartObj>
    </w:sdtPr>
    <w:sdtEndPr>
      <w:rPr>
        <w:noProof/>
      </w:rPr>
    </w:sdtEndPr>
    <w:sdtContent>
      <w:customXmlInsRangeEnd w:id="33"/>
      <w:p w14:paraId="0E6BB585" w14:textId="77777777" w:rsidR="00496DC9" w:rsidRDefault="00496DC9">
        <w:pPr>
          <w:pStyle w:val="Footer"/>
          <w:jc w:val="center"/>
          <w:rPr>
            <w:ins w:id="34" w:author="Orion" w:date="2011-04-24T20:28:00Z"/>
          </w:rPr>
        </w:pPr>
        <w:ins w:id="35" w:author="Orion" w:date="2011-04-24T20:29:00Z">
          <w:r>
            <w:fldChar w:fldCharType="begin"/>
          </w:r>
          <w:r>
            <w:instrText xml:space="preserve"> PAGE   \* MERGEFORMAT </w:instrText>
          </w:r>
          <w:r>
            <w:fldChar w:fldCharType="separate"/>
          </w:r>
        </w:ins>
        <w:r w:rsidR="002E7A74">
          <w:rPr>
            <w:noProof/>
          </w:rPr>
          <w:t>50</w:t>
        </w:r>
        <w:ins w:id="36" w:author="Orion" w:date="2011-04-24T20:29:00Z">
          <w:r>
            <w:rPr>
              <w:noProof/>
            </w:rPr>
            <w:fldChar w:fldCharType="end"/>
          </w:r>
        </w:ins>
      </w:p>
      <w:customXmlInsRangeStart w:id="37" w:author="Orion" w:date="2011-04-24T20:28:00Z"/>
    </w:sdtContent>
  </w:sdt>
  <w:customXmlInsRangeEnd w:id="37"/>
  <w:p w14:paraId="551F620B" w14:textId="77777777" w:rsidR="00496DC9" w:rsidRDefault="00496D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B2481D" w14:textId="77777777" w:rsidR="00602389" w:rsidRDefault="00602389" w:rsidP="00FE689F">
      <w:r>
        <w:separator/>
      </w:r>
    </w:p>
  </w:footnote>
  <w:footnote w:type="continuationSeparator" w:id="0">
    <w:p w14:paraId="7B497194" w14:textId="77777777" w:rsidR="00602389" w:rsidRDefault="00602389" w:rsidP="00FE689F">
      <w:r>
        <w:continuationSeparator/>
      </w:r>
    </w:p>
  </w:footnote>
  <w:footnote w:type="continuationNotice" w:id="1">
    <w:p w14:paraId="005CE03C" w14:textId="77777777" w:rsidR="00602389" w:rsidRDefault="0060238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496DC9" w:rsidRDefault="00496D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2CAE4E1E"/>
    <w:multiLevelType w:val="hybridMultilevel"/>
    <w:tmpl w:val="3238E7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2">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2">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28"/>
  </w:num>
  <w:num w:numId="8">
    <w:abstractNumId w:val="17"/>
  </w:num>
  <w:num w:numId="9">
    <w:abstractNumId w:val="5"/>
  </w:num>
  <w:num w:numId="10">
    <w:abstractNumId w:val="29"/>
  </w:num>
  <w:num w:numId="11">
    <w:abstractNumId w:val="33"/>
  </w:num>
  <w:num w:numId="12">
    <w:abstractNumId w:val="21"/>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4"/>
  </w:num>
  <w:num w:numId="16">
    <w:abstractNumId w:val="32"/>
  </w:num>
  <w:num w:numId="17">
    <w:abstractNumId w:val="25"/>
  </w:num>
  <w:num w:numId="18">
    <w:abstractNumId w:val="26"/>
  </w:num>
  <w:num w:numId="19">
    <w:abstractNumId w:val="24"/>
  </w:num>
  <w:num w:numId="20">
    <w:abstractNumId w:val="15"/>
  </w:num>
  <w:num w:numId="21">
    <w:abstractNumId w:val="20"/>
  </w:num>
  <w:num w:numId="22">
    <w:abstractNumId w:val="16"/>
  </w:num>
  <w:num w:numId="23">
    <w:abstractNumId w:val="23"/>
  </w:num>
  <w:num w:numId="24">
    <w:abstractNumId w:val="27"/>
  </w:num>
  <w:num w:numId="25">
    <w:abstractNumId w:val="8"/>
  </w:num>
  <w:num w:numId="26">
    <w:abstractNumId w:val="12"/>
  </w:num>
  <w:num w:numId="27">
    <w:abstractNumId w:val="10"/>
  </w:num>
  <w:num w:numId="28">
    <w:abstractNumId w:val="35"/>
  </w:num>
  <w:num w:numId="29">
    <w:abstractNumId w:val="13"/>
  </w:num>
  <w:num w:numId="30">
    <w:abstractNumId w:val="22"/>
  </w:num>
  <w:num w:numId="31">
    <w:abstractNumId w:val="30"/>
  </w:num>
  <w:num w:numId="32">
    <w:abstractNumId w:val="14"/>
  </w:num>
  <w:num w:numId="33">
    <w:abstractNumId w:val="6"/>
  </w:num>
  <w:num w:numId="34">
    <w:abstractNumId w:val="18"/>
  </w:num>
  <w:num w:numId="35">
    <w:abstractNumId w:val="9"/>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1A1C"/>
    <w:rsid w:val="00002227"/>
    <w:rsid w:val="000039EC"/>
    <w:rsid w:val="000040DF"/>
    <w:rsid w:val="0000476B"/>
    <w:rsid w:val="00004E57"/>
    <w:rsid w:val="00006390"/>
    <w:rsid w:val="00010B0A"/>
    <w:rsid w:val="00011CB0"/>
    <w:rsid w:val="00012EF0"/>
    <w:rsid w:val="000137F4"/>
    <w:rsid w:val="000146FD"/>
    <w:rsid w:val="00016662"/>
    <w:rsid w:val="000175DE"/>
    <w:rsid w:val="00017F0C"/>
    <w:rsid w:val="000227E4"/>
    <w:rsid w:val="00022B9B"/>
    <w:rsid w:val="00024F31"/>
    <w:rsid w:val="00025C0F"/>
    <w:rsid w:val="000260AE"/>
    <w:rsid w:val="000264CF"/>
    <w:rsid w:val="00026D82"/>
    <w:rsid w:val="00027D36"/>
    <w:rsid w:val="0003054C"/>
    <w:rsid w:val="00030AF7"/>
    <w:rsid w:val="00033D31"/>
    <w:rsid w:val="00034022"/>
    <w:rsid w:val="00034B85"/>
    <w:rsid w:val="000375FF"/>
    <w:rsid w:val="00040C3D"/>
    <w:rsid w:val="0004193A"/>
    <w:rsid w:val="0004290C"/>
    <w:rsid w:val="00043008"/>
    <w:rsid w:val="000448F8"/>
    <w:rsid w:val="00044CE9"/>
    <w:rsid w:val="00045C9C"/>
    <w:rsid w:val="00050092"/>
    <w:rsid w:val="00051E38"/>
    <w:rsid w:val="00051FDE"/>
    <w:rsid w:val="00053EC0"/>
    <w:rsid w:val="00055AC8"/>
    <w:rsid w:val="00056B80"/>
    <w:rsid w:val="00056E1E"/>
    <w:rsid w:val="000572CC"/>
    <w:rsid w:val="000609BC"/>
    <w:rsid w:val="00061499"/>
    <w:rsid w:val="0006223B"/>
    <w:rsid w:val="0006231C"/>
    <w:rsid w:val="0006359C"/>
    <w:rsid w:val="00063E24"/>
    <w:rsid w:val="000642F6"/>
    <w:rsid w:val="00065B16"/>
    <w:rsid w:val="00067307"/>
    <w:rsid w:val="000708FC"/>
    <w:rsid w:val="000723AD"/>
    <w:rsid w:val="00073DAF"/>
    <w:rsid w:val="00075C61"/>
    <w:rsid w:val="00076129"/>
    <w:rsid w:val="000811B4"/>
    <w:rsid w:val="00082449"/>
    <w:rsid w:val="00084737"/>
    <w:rsid w:val="00085086"/>
    <w:rsid w:val="000852AC"/>
    <w:rsid w:val="00090943"/>
    <w:rsid w:val="00092835"/>
    <w:rsid w:val="00093552"/>
    <w:rsid w:val="00093789"/>
    <w:rsid w:val="0009447C"/>
    <w:rsid w:val="0009461E"/>
    <w:rsid w:val="000947F2"/>
    <w:rsid w:val="000977BC"/>
    <w:rsid w:val="000A07B8"/>
    <w:rsid w:val="000A0BA7"/>
    <w:rsid w:val="000A1AF1"/>
    <w:rsid w:val="000A26F6"/>
    <w:rsid w:val="000A3419"/>
    <w:rsid w:val="000A34F4"/>
    <w:rsid w:val="000A353D"/>
    <w:rsid w:val="000A4BA4"/>
    <w:rsid w:val="000B08F3"/>
    <w:rsid w:val="000B0A95"/>
    <w:rsid w:val="000B0F6F"/>
    <w:rsid w:val="000B1C5C"/>
    <w:rsid w:val="000B2D34"/>
    <w:rsid w:val="000B3D0C"/>
    <w:rsid w:val="000B4445"/>
    <w:rsid w:val="000B5AA8"/>
    <w:rsid w:val="000B60E1"/>
    <w:rsid w:val="000B6344"/>
    <w:rsid w:val="000B72FD"/>
    <w:rsid w:val="000B7D01"/>
    <w:rsid w:val="000C069E"/>
    <w:rsid w:val="000C2851"/>
    <w:rsid w:val="000C3948"/>
    <w:rsid w:val="000C4995"/>
    <w:rsid w:val="000D0A3D"/>
    <w:rsid w:val="000D0D24"/>
    <w:rsid w:val="000D5529"/>
    <w:rsid w:val="000D5C43"/>
    <w:rsid w:val="000D70D3"/>
    <w:rsid w:val="000E1B42"/>
    <w:rsid w:val="000E1E15"/>
    <w:rsid w:val="000E2AA8"/>
    <w:rsid w:val="000E3773"/>
    <w:rsid w:val="000E47D2"/>
    <w:rsid w:val="000E668C"/>
    <w:rsid w:val="000F0CC0"/>
    <w:rsid w:val="000F2146"/>
    <w:rsid w:val="000F2939"/>
    <w:rsid w:val="000F41AC"/>
    <w:rsid w:val="000F4672"/>
    <w:rsid w:val="000F5CCA"/>
    <w:rsid w:val="000F6D72"/>
    <w:rsid w:val="000F777B"/>
    <w:rsid w:val="001010ED"/>
    <w:rsid w:val="00104739"/>
    <w:rsid w:val="00104D5E"/>
    <w:rsid w:val="00105D39"/>
    <w:rsid w:val="00106735"/>
    <w:rsid w:val="00106E1A"/>
    <w:rsid w:val="001113F9"/>
    <w:rsid w:val="001120A7"/>
    <w:rsid w:val="00115A79"/>
    <w:rsid w:val="001161A3"/>
    <w:rsid w:val="001166AC"/>
    <w:rsid w:val="0011673E"/>
    <w:rsid w:val="00117759"/>
    <w:rsid w:val="00120931"/>
    <w:rsid w:val="00120D3C"/>
    <w:rsid w:val="0012278B"/>
    <w:rsid w:val="001232B1"/>
    <w:rsid w:val="0012339A"/>
    <w:rsid w:val="001242D9"/>
    <w:rsid w:val="001244FA"/>
    <w:rsid w:val="00125E33"/>
    <w:rsid w:val="00125E39"/>
    <w:rsid w:val="00126217"/>
    <w:rsid w:val="001262AB"/>
    <w:rsid w:val="00127157"/>
    <w:rsid w:val="00130DC7"/>
    <w:rsid w:val="00130F25"/>
    <w:rsid w:val="001325BE"/>
    <w:rsid w:val="0013471B"/>
    <w:rsid w:val="001351D2"/>
    <w:rsid w:val="00135BE9"/>
    <w:rsid w:val="0013747B"/>
    <w:rsid w:val="00140686"/>
    <w:rsid w:val="00140E96"/>
    <w:rsid w:val="00141752"/>
    <w:rsid w:val="00142A7F"/>
    <w:rsid w:val="00142D9A"/>
    <w:rsid w:val="00143591"/>
    <w:rsid w:val="0014373B"/>
    <w:rsid w:val="00144F7E"/>
    <w:rsid w:val="0014562E"/>
    <w:rsid w:val="0014566E"/>
    <w:rsid w:val="00145693"/>
    <w:rsid w:val="00147F2C"/>
    <w:rsid w:val="00152534"/>
    <w:rsid w:val="00152A89"/>
    <w:rsid w:val="00152E0C"/>
    <w:rsid w:val="00154CF7"/>
    <w:rsid w:val="0015736B"/>
    <w:rsid w:val="00160B52"/>
    <w:rsid w:val="00160F80"/>
    <w:rsid w:val="001616D6"/>
    <w:rsid w:val="0016199A"/>
    <w:rsid w:val="00161E38"/>
    <w:rsid w:val="00163557"/>
    <w:rsid w:val="00164843"/>
    <w:rsid w:val="00165FA9"/>
    <w:rsid w:val="00166168"/>
    <w:rsid w:val="00167A29"/>
    <w:rsid w:val="00171862"/>
    <w:rsid w:val="00172B86"/>
    <w:rsid w:val="00174069"/>
    <w:rsid w:val="00175493"/>
    <w:rsid w:val="00175D94"/>
    <w:rsid w:val="0017626F"/>
    <w:rsid w:val="0017656A"/>
    <w:rsid w:val="0017775B"/>
    <w:rsid w:val="00181070"/>
    <w:rsid w:val="00181F79"/>
    <w:rsid w:val="001836F1"/>
    <w:rsid w:val="00183C90"/>
    <w:rsid w:val="0018606D"/>
    <w:rsid w:val="0018750F"/>
    <w:rsid w:val="00191E5D"/>
    <w:rsid w:val="0019268C"/>
    <w:rsid w:val="00192B27"/>
    <w:rsid w:val="00193F87"/>
    <w:rsid w:val="0019649F"/>
    <w:rsid w:val="001973B6"/>
    <w:rsid w:val="001A072A"/>
    <w:rsid w:val="001A2EC8"/>
    <w:rsid w:val="001A3263"/>
    <w:rsid w:val="001A4B14"/>
    <w:rsid w:val="001A6151"/>
    <w:rsid w:val="001A630E"/>
    <w:rsid w:val="001A69E9"/>
    <w:rsid w:val="001B1802"/>
    <w:rsid w:val="001B21E2"/>
    <w:rsid w:val="001B2BBD"/>
    <w:rsid w:val="001C001A"/>
    <w:rsid w:val="001C0240"/>
    <w:rsid w:val="001C035E"/>
    <w:rsid w:val="001C0AA0"/>
    <w:rsid w:val="001C220E"/>
    <w:rsid w:val="001C313E"/>
    <w:rsid w:val="001C371D"/>
    <w:rsid w:val="001C37B5"/>
    <w:rsid w:val="001C3CF5"/>
    <w:rsid w:val="001C636D"/>
    <w:rsid w:val="001D0B36"/>
    <w:rsid w:val="001D111C"/>
    <w:rsid w:val="001D1141"/>
    <w:rsid w:val="001D2364"/>
    <w:rsid w:val="001D27C3"/>
    <w:rsid w:val="001D28BC"/>
    <w:rsid w:val="001D2C2B"/>
    <w:rsid w:val="001D4309"/>
    <w:rsid w:val="001D6AFA"/>
    <w:rsid w:val="001D74F4"/>
    <w:rsid w:val="001E0A92"/>
    <w:rsid w:val="001E0BA8"/>
    <w:rsid w:val="001E116E"/>
    <w:rsid w:val="001E1F63"/>
    <w:rsid w:val="001E208C"/>
    <w:rsid w:val="001E27AC"/>
    <w:rsid w:val="001E2920"/>
    <w:rsid w:val="001E2921"/>
    <w:rsid w:val="001E38DD"/>
    <w:rsid w:val="001E41E1"/>
    <w:rsid w:val="001E5535"/>
    <w:rsid w:val="001E6F13"/>
    <w:rsid w:val="001E70CF"/>
    <w:rsid w:val="001F2B7F"/>
    <w:rsid w:val="001F2F2D"/>
    <w:rsid w:val="001F6EAC"/>
    <w:rsid w:val="001F7EAC"/>
    <w:rsid w:val="0020494C"/>
    <w:rsid w:val="00205B24"/>
    <w:rsid w:val="00205C50"/>
    <w:rsid w:val="002100B5"/>
    <w:rsid w:val="00212437"/>
    <w:rsid w:val="00216C93"/>
    <w:rsid w:val="00216E98"/>
    <w:rsid w:val="00217BCF"/>
    <w:rsid w:val="00220451"/>
    <w:rsid w:val="002232C1"/>
    <w:rsid w:val="00224150"/>
    <w:rsid w:val="00224323"/>
    <w:rsid w:val="00225661"/>
    <w:rsid w:val="002259DD"/>
    <w:rsid w:val="00225F14"/>
    <w:rsid w:val="002266A7"/>
    <w:rsid w:val="00231845"/>
    <w:rsid w:val="00233DD2"/>
    <w:rsid w:val="00234823"/>
    <w:rsid w:val="00234DDA"/>
    <w:rsid w:val="00235EE7"/>
    <w:rsid w:val="00237F99"/>
    <w:rsid w:val="0024030D"/>
    <w:rsid w:val="0024129B"/>
    <w:rsid w:val="002415A2"/>
    <w:rsid w:val="00241E95"/>
    <w:rsid w:val="0024346B"/>
    <w:rsid w:val="0024411C"/>
    <w:rsid w:val="00245A3F"/>
    <w:rsid w:val="00245BA7"/>
    <w:rsid w:val="00246937"/>
    <w:rsid w:val="002471D1"/>
    <w:rsid w:val="002473D8"/>
    <w:rsid w:val="0024780B"/>
    <w:rsid w:val="00251CCB"/>
    <w:rsid w:val="00252D3F"/>
    <w:rsid w:val="002537E1"/>
    <w:rsid w:val="002539EB"/>
    <w:rsid w:val="00254432"/>
    <w:rsid w:val="00256F58"/>
    <w:rsid w:val="00256FD9"/>
    <w:rsid w:val="002570EE"/>
    <w:rsid w:val="00261083"/>
    <w:rsid w:val="00261312"/>
    <w:rsid w:val="00261986"/>
    <w:rsid w:val="00261C36"/>
    <w:rsid w:val="0026344F"/>
    <w:rsid w:val="002651A4"/>
    <w:rsid w:val="00265261"/>
    <w:rsid w:val="00265D10"/>
    <w:rsid w:val="00266A4F"/>
    <w:rsid w:val="00266CFB"/>
    <w:rsid w:val="00267446"/>
    <w:rsid w:val="002731E7"/>
    <w:rsid w:val="00273618"/>
    <w:rsid w:val="0027465D"/>
    <w:rsid w:val="0027717A"/>
    <w:rsid w:val="0027784A"/>
    <w:rsid w:val="002800BB"/>
    <w:rsid w:val="002809A4"/>
    <w:rsid w:val="00280DF8"/>
    <w:rsid w:val="002810B1"/>
    <w:rsid w:val="0028425B"/>
    <w:rsid w:val="002849FC"/>
    <w:rsid w:val="00286F25"/>
    <w:rsid w:val="00292B7D"/>
    <w:rsid w:val="002930B4"/>
    <w:rsid w:val="00293C08"/>
    <w:rsid w:val="00293D27"/>
    <w:rsid w:val="00293FE0"/>
    <w:rsid w:val="002944E7"/>
    <w:rsid w:val="00295116"/>
    <w:rsid w:val="0029593A"/>
    <w:rsid w:val="002966A1"/>
    <w:rsid w:val="002A2465"/>
    <w:rsid w:val="002A384D"/>
    <w:rsid w:val="002A3F34"/>
    <w:rsid w:val="002A4FEC"/>
    <w:rsid w:val="002A64E7"/>
    <w:rsid w:val="002A730E"/>
    <w:rsid w:val="002B2B1D"/>
    <w:rsid w:val="002B37AE"/>
    <w:rsid w:val="002B4BCF"/>
    <w:rsid w:val="002B6451"/>
    <w:rsid w:val="002C0495"/>
    <w:rsid w:val="002C0EFF"/>
    <w:rsid w:val="002C1225"/>
    <w:rsid w:val="002C1904"/>
    <w:rsid w:val="002C24B0"/>
    <w:rsid w:val="002C2AFB"/>
    <w:rsid w:val="002C4E30"/>
    <w:rsid w:val="002C4F2E"/>
    <w:rsid w:val="002C566A"/>
    <w:rsid w:val="002C624F"/>
    <w:rsid w:val="002C6460"/>
    <w:rsid w:val="002C72A1"/>
    <w:rsid w:val="002C736C"/>
    <w:rsid w:val="002D058E"/>
    <w:rsid w:val="002D13A6"/>
    <w:rsid w:val="002D1A53"/>
    <w:rsid w:val="002D1D66"/>
    <w:rsid w:val="002D2823"/>
    <w:rsid w:val="002D2FC9"/>
    <w:rsid w:val="002D38E1"/>
    <w:rsid w:val="002D3EC0"/>
    <w:rsid w:val="002D3EF2"/>
    <w:rsid w:val="002D40E7"/>
    <w:rsid w:val="002D44D3"/>
    <w:rsid w:val="002D48A2"/>
    <w:rsid w:val="002D5955"/>
    <w:rsid w:val="002D5F63"/>
    <w:rsid w:val="002E0930"/>
    <w:rsid w:val="002E2310"/>
    <w:rsid w:val="002E41B0"/>
    <w:rsid w:val="002E64BB"/>
    <w:rsid w:val="002E6A70"/>
    <w:rsid w:val="002E7681"/>
    <w:rsid w:val="002E7A74"/>
    <w:rsid w:val="002E7BDA"/>
    <w:rsid w:val="002F2CBC"/>
    <w:rsid w:val="002F3025"/>
    <w:rsid w:val="002F3D6F"/>
    <w:rsid w:val="002F41ED"/>
    <w:rsid w:val="002F5FB4"/>
    <w:rsid w:val="002F6CE4"/>
    <w:rsid w:val="00301D83"/>
    <w:rsid w:val="00302296"/>
    <w:rsid w:val="00302E18"/>
    <w:rsid w:val="003037BE"/>
    <w:rsid w:val="00304354"/>
    <w:rsid w:val="003053E5"/>
    <w:rsid w:val="00306CAF"/>
    <w:rsid w:val="00311117"/>
    <w:rsid w:val="0031123C"/>
    <w:rsid w:val="00316790"/>
    <w:rsid w:val="00317249"/>
    <w:rsid w:val="003176EB"/>
    <w:rsid w:val="00317F3A"/>
    <w:rsid w:val="00317FD4"/>
    <w:rsid w:val="003219FD"/>
    <w:rsid w:val="00322EC8"/>
    <w:rsid w:val="00323F6E"/>
    <w:rsid w:val="0033227D"/>
    <w:rsid w:val="003357FA"/>
    <w:rsid w:val="003422A3"/>
    <w:rsid w:val="00342684"/>
    <w:rsid w:val="00343B72"/>
    <w:rsid w:val="00343CEF"/>
    <w:rsid w:val="003457F6"/>
    <w:rsid w:val="003461F7"/>
    <w:rsid w:val="00346226"/>
    <w:rsid w:val="00347196"/>
    <w:rsid w:val="003471B9"/>
    <w:rsid w:val="00350660"/>
    <w:rsid w:val="00351799"/>
    <w:rsid w:val="00351806"/>
    <w:rsid w:val="00352D7E"/>
    <w:rsid w:val="0035314F"/>
    <w:rsid w:val="0036007B"/>
    <w:rsid w:val="00360FD2"/>
    <w:rsid w:val="00361DDA"/>
    <w:rsid w:val="00362024"/>
    <w:rsid w:val="00363095"/>
    <w:rsid w:val="00364ED4"/>
    <w:rsid w:val="00366188"/>
    <w:rsid w:val="00366B82"/>
    <w:rsid w:val="003711C5"/>
    <w:rsid w:val="0037198D"/>
    <w:rsid w:val="00372427"/>
    <w:rsid w:val="00372E64"/>
    <w:rsid w:val="00373FD0"/>
    <w:rsid w:val="00374917"/>
    <w:rsid w:val="00375556"/>
    <w:rsid w:val="0037599C"/>
    <w:rsid w:val="00375A30"/>
    <w:rsid w:val="00376A29"/>
    <w:rsid w:val="003800F7"/>
    <w:rsid w:val="00380642"/>
    <w:rsid w:val="00382AD3"/>
    <w:rsid w:val="003838FA"/>
    <w:rsid w:val="00383C70"/>
    <w:rsid w:val="00385BC1"/>
    <w:rsid w:val="00392488"/>
    <w:rsid w:val="003926F0"/>
    <w:rsid w:val="00394A51"/>
    <w:rsid w:val="00396BA8"/>
    <w:rsid w:val="003A1EB2"/>
    <w:rsid w:val="003A342D"/>
    <w:rsid w:val="003A7D1F"/>
    <w:rsid w:val="003B0805"/>
    <w:rsid w:val="003B5356"/>
    <w:rsid w:val="003C05EA"/>
    <w:rsid w:val="003C15F1"/>
    <w:rsid w:val="003C22FC"/>
    <w:rsid w:val="003C27E3"/>
    <w:rsid w:val="003C6C91"/>
    <w:rsid w:val="003C6F5B"/>
    <w:rsid w:val="003D0A28"/>
    <w:rsid w:val="003D0D14"/>
    <w:rsid w:val="003D1DFD"/>
    <w:rsid w:val="003D20C1"/>
    <w:rsid w:val="003D2161"/>
    <w:rsid w:val="003D31EF"/>
    <w:rsid w:val="003D3F86"/>
    <w:rsid w:val="003D4F2C"/>
    <w:rsid w:val="003D52F1"/>
    <w:rsid w:val="003D53DC"/>
    <w:rsid w:val="003E2115"/>
    <w:rsid w:val="003E25F4"/>
    <w:rsid w:val="003E2ECA"/>
    <w:rsid w:val="003E5207"/>
    <w:rsid w:val="003E525B"/>
    <w:rsid w:val="003E54EB"/>
    <w:rsid w:val="003E54EC"/>
    <w:rsid w:val="003E656B"/>
    <w:rsid w:val="003E78D2"/>
    <w:rsid w:val="003F0B04"/>
    <w:rsid w:val="003F0E39"/>
    <w:rsid w:val="003F0E57"/>
    <w:rsid w:val="003F1EB8"/>
    <w:rsid w:val="003F4E3A"/>
    <w:rsid w:val="003F7DFA"/>
    <w:rsid w:val="00400128"/>
    <w:rsid w:val="004007AD"/>
    <w:rsid w:val="004019A3"/>
    <w:rsid w:val="00402927"/>
    <w:rsid w:val="00403105"/>
    <w:rsid w:val="004031CD"/>
    <w:rsid w:val="004036ED"/>
    <w:rsid w:val="004040D0"/>
    <w:rsid w:val="00404C16"/>
    <w:rsid w:val="00405F7F"/>
    <w:rsid w:val="0041005A"/>
    <w:rsid w:val="00412A64"/>
    <w:rsid w:val="00414312"/>
    <w:rsid w:val="00414AE1"/>
    <w:rsid w:val="00415F96"/>
    <w:rsid w:val="0041786B"/>
    <w:rsid w:val="00417DB1"/>
    <w:rsid w:val="00417E14"/>
    <w:rsid w:val="00417FC8"/>
    <w:rsid w:val="00426907"/>
    <w:rsid w:val="0042699C"/>
    <w:rsid w:val="00430DFD"/>
    <w:rsid w:val="004310E2"/>
    <w:rsid w:val="0043167B"/>
    <w:rsid w:val="00431DBD"/>
    <w:rsid w:val="00431F18"/>
    <w:rsid w:val="00432D4C"/>
    <w:rsid w:val="00437154"/>
    <w:rsid w:val="00442E8B"/>
    <w:rsid w:val="00443E33"/>
    <w:rsid w:val="00444037"/>
    <w:rsid w:val="00446B11"/>
    <w:rsid w:val="00447703"/>
    <w:rsid w:val="00447CE7"/>
    <w:rsid w:val="00451D1A"/>
    <w:rsid w:val="00451E80"/>
    <w:rsid w:val="00452836"/>
    <w:rsid w:val="00454BEB"/>
    <w:rsid w:val="004567F9"/>
    <w:rsid w:val="004570B0"/>
    <w:rsid w:val="00457647"/>
    <w:rsid w:val="004654A3"/>
    <w:rsid w:val="004668E7"/>
    <w:rsid w:val="00466BB7"/>
    <w:rsid w:val="004706C3"/>
    <w:rsid w:val="004772D5"/>
    <w:rsid w:val="00477586"/>
    <w:rsid w:val="0047763F"/>
    <w:rsid w:val="00477B5B"/>
    <w:rsid w:val="00477B5F"/>
    <w:rsid w:val="004800ED"/>
    <w:rsid w:val="0048048B"/>
    <w:rsid w:val="00482521"/>
    <w:rsid w:val="00483013"/>
    <w:rsid w:val="00483E03"/>
    <w:rsid w:val="004840B0"/>
    <w:rsid w:val="004861EC"/>
    <w:rsid w:val="00486EE2"/>
    <w:rsid w:val="004902DC"/>
    <w:rsid w:val="0049076F"/>
    <w:rsid w:val="004913D5"/>
    <w:rsid w:val="00491715"/>
    <w:rsid w:val="00496DC9"/>
    <w:rsid w:val="004971A7"/>
    <w:rsid w:val="00497A8C"/>
    <w:rsid w:val="004A0040"/>
    <w:rsid w:val="004A03F0"/>
    <w:rsid w:val="004A07AB"/>
    <w:rsid w:val="004A6F72"/>
    <w:rsid w:val="004A731D"/>
    <w:rsid w:val="004A758F"/>
    <w:rsid w:val="004B01EE"/>
    <w:rsid w:val="004B1C04"/>
    <w:rsid w:val="004B1DC4"/>
    <w:rsid w:val="004B2787"/>
    <w:rsid w:val="004B5B9D"/>
    <w:rsid w:val="004B5D0F"/>
    <w:rsid w:val="004B6482"/>
    <w:rsid w:val="004B730B"/>
    <w:rsid w:val="004B7808"/>
    <w:rsid w:val="004C00D3"/>
    <w:rsid w:val="004C05E6"/>
    <w:rsid w:val="004C3908"/>
    <w:rsid w:val="004C3FFA"/>
    <w:rsid w:val="004C436E"/>
    <w:rsid w:val="004C468C"/>
    <w:rsid w:val="004C625E"/>
    <w:rsid w:val="004C6681"/>
    <w:rsid w:val="004C67D2"/>
    <w:rsid w:val="004C7452"/>
    <w:rsid w:val="004C7C11"/>
    <w:rsid w:val="004D02F4"/>
    <w:rsid w:val="004D1B77"/>
    <w:rsid w:val="004D2204"/>
    <w:rsid w:val="004D2807"/>
    <w:rsid w:val="004D34F6"/>
    <w:rsid w:val="004D480B"/>
    <w:rsid w:val="004D5116"/>
    <w:rsid w:val="004D60AE"/>
    <w:rsid w:val="004D650B"/>
    <w:rsid w:val="004D7BB7"/>
    <w:rsid w:val="004E01F8"/>
    <w:rsid w:val="004E2A82"/>
    <w:rsid w:val="004E2AEB"/>
    <w:rsid w:val="004E42FF"/>
    <w:rsid w:val="004E5B6A"/>
    <w:rsid w:val="004E6600"/>
    <w:rsid w:val="004E6D87"/>
    <w:rsid w:val="004F2769"/>
    <w:rsid w:val="004F45E4"/>
    <w:rsid w:val="004F60F0"/>
    <w:rsid w:val="004F6199"/>
    <w:rsid w:val="005030F8"/>
    <w:rsid w:val="00504893"/>
    <w:rsid w:val="00506FF5"/>
    <w:rsid w:val="00507F00"/>
    <w:rsid w:val="00510691"/>
    <w:rsid w:val="00510D04"/>
    <w:rsid w:val="00511A6C"/>
    <w:rsid w:val="00512048"/>
    <w:rsid w:val="00512FF5"/>
    <w:rsid w:val="005131F6"/>
    <w:rsid w:val="00513FF9"/>
    <w:rsid w:val="0051504F"/>
    <w:rsid w:val="00515194"/>
    <w:rsid w:val="00515DB4"/>
    <w:rsid w:val="005166CF"/>
    <w:rsid w:val="00517C4B"/>
    <w:rsid w:val="005213AF"/>
    <w:rsid w:val="00524029"/>
    <w:rsid w:val="0052442C"/>
    <w:rsid w:val="00526298"/>
    <w:rsid w:val="00530B24"/>
    <w:rsid w:val="00530C01"/>
    <w:rsid w:val="00531435"/>
    <w:rsid w:val="00531F30"/>
    <w:rsid w:val="005330CF"/>
    <w:rsid w:val="00534D79"/>
    <w:rsid w:val="00535278"/>
    <w:rsid w:val="00536ED5"/>
    <w:rsid w:val="00537EED"/>
    <w:rsid w:val="00537F48"/>
    <w:rsid w:val="00540433"/>
    <w:rsid w:val="0054105D"/>
    <w:rsid w:val="005421EE"/>
    <w:rsid w:val="005437D7"/>
    <w:rsid w:val="00545194"/>
    <w:rsid w:val="00545758"/>
    <w:rsid w:val="0054658A"/>
    <w:rsid w:val="00547362"/>
    <w:rsid w:val="00547771"/>
    <w:rsid w:val="0055309E"/>
    <w:rsid w:val="00554717"/>
    <w:rsid w:val="00554EC2"/>
    <w:rsid w:val="005561C1"/>
    <w:rsid w:val="00557A40"/>
    <w:rsid w:val="00562B75"/>
    <w:rsid w:val="00564716"/>
    <w:rsid w:val="0056483E"/>
    <w:rsid w:val="00564CEF"/>
    <w:rsid w:val="00565B01"/>
    <w:rsid w:val="005675F0"/>
    <w:rsid w:val="00572076"/>
    <w:rsid w:val="00572D5D"/>
    <w:rsid w:val="005730EA"/>
    <w:rsid w:val="00573189"/>
    <w:rsid w:val="00575005"/>
    <w:rsid w:val="00576265"/>
    <w:rsid w:val="00577C77"/>
    <w:rsid w:val="00580B32"/>
    <w:rsid w:val="00581DB9"/>
    <w:rsid w:val="00582A7E"/>
    <w:rsid w:val="005838FD"/>
    <w:rsid w:val="00583AD1"/>
    <w:rsid w:val="005854A3"/>
    <w:rsid w:val="00586820"/>
    <w:rsid w:val="0059263D"/>
    <w:rsid w:val="0059419F"/>
    <w:rsid w:val="00595646"/>
    <w:rsid w:val="00596924"/>
    <w:rsid w:val="00597829"/>
    <w:rsid w:val="005979B7"/>
    <w:rsid w:val="005A1AC0"/>
    <w:rsid w:val="005A3434"/>
    <w:rsid w:val="005A4373"/>
    <w:rsid w:val="005B12EE"/>
    <w:rsid w:val="005B18D2"/>
    <w:rsid w:val="005B24B1"/>
    <w:rsid w:val="005B52F6"/>
    <w:rsid w:val="005B55E3"/>
    <w:rsid w:val="005B67A7"/>
    <w:rsid w:val="005C0686"/>
    <w:rsid w:val="005C06F6"/>
    <w:rsid w:val="005C0FC8"/>
    <w:rsid w:val="005C1EB3"/>
    <w:rsid w:val="005C31D4"/>
    <w:rsid w:val="005C69E5"/>
    <w:rsid w:val="005C6C21"/>
    <w:rsid w:val="005C71EC"/>
    <w:rsid w:val="005C7DD4"/>
    <w:rsid w:val="005D1603"/>
    <w:rsid w:val="005D25BB"/>
    <w:rsid w:val="005D3839"/>
    <w:rsid w:val="005D3B30"/>
    <w:rsid w:val="005D415A"/>
    <w:rsid w:val="005D461D"/>
    <w:rsid w:val="005D72D0"/>
    <w:rsid w:val="005E0822"/>
    <w:rsid w:val="005E25CB"/>
    <w:rsid w:val="005E2959"/>
    <w:rsid w:val="005E29D8"/>
    <w:rsid w:val="005E2E32"/>
    <w:rsid w:val="005E2F13"/>
    <w:rsid w:val="005E3504"/>
    <w:rsid w:val="005E4FAC"/>
    <w:rsid w:val="005E6412"/>
    <w:rsid w:val="005E68C5"/>
    <w:rsid w:val="005F027C"/>
    <w:rsid w:val="005F3D3E"/>
    <w:rsid w:val="005F406E"/>
    <w:rsid w:val="005F4AA9"/>
    <w:rsid w:val="005F6EEE"/>
    <w:rsid w:val="005F70D1"/>
    <w:rsid w:val="00600795"/>
    <w:rsid w:val="006016DF"/>
    <w:rsid w:val="0060234E"/>
    <w:rsid w:val="00602389"/>
    <w:rsid w:val="00602EE1"/>
    <w:rsid w:val="00603073"/>
    <w:rsid w:val="00603813"/>
    <w:rsid w:val="00605BD5"/>
    <w:rsid w:val="00606546"/>
    <w:rsid w:val="0060739E"/>
    <w:rsid w:val="00611FA4"/>
    <w:rsid w:val="00612633"/>
    <w:rsid w:val="00613E8A"/>
    <w:rsid w:val="00614E3A"/>
    <w:rsid w:val="00614F3F"/>
    <w:rsid w:val="006150E9"/>
    <w:rsid w:val="006157D0"/>
    <w:rsid w:val="006165F7"/>
    <w:rsid w:val="00617705"/>
    <w:rsid w:val="0062103A"/>
    <w:rsid w:val="006212E3"/>
    <w:rsid w:val="00621D6E"/>
    <w:rsid w:val="00622A72"/>
    <w:rsid w:val="00623E70"/>
    <w:rsid w:val="00624282"/>
    <w:rsid w:val="0062559F"/>
    <w:rsid w:val="00625DEF"/>
    <w:rsid w:val="00626D1D"/>
    <w:rsid w:val="00627194"/>
    <w:rsid w:val="00630ABD"/>
    <w:rsid w:val="00631244"/>
    <w:rsid w:val="00631887"/>
    <w:rsid w:val="00634C4D"/>
    <w:rsid w:val="00634CE4"/>
    <w:rsid w:val="00636576"/>
    <w:rsid w:val="006372C1"/>
    <w:rsid w:val="00637D0F"/>
    <w:rsid w:val="00640527"/>
    <w:rsid w:val="0064385E"/>
    <w:rsid w:val="00645719"/>
    <w:rsid w:val="00646653"/>
    <w:rsid w:val="0065065D"/>
    <w:rsid w:val="00650BB2"/>
    <w:rsid w:val="00650D90"/>
    <w:rsid w:val="00651B84"/>
    <w:rsid w:val="006523FB"/>
    <w:rsid w:val="00652C88"/>
    <w:rsid w:val="00652E6A"/>
    <w:rsid w:val="0065479A"/>
    <w:rsid w:val="006552F8"/>
    <w:rsid w:val="00656399"/>
    <w:rsid w:val="0066164E"/>
    <w:rsid w:val="00662E18"/>
    <w:rsid w:val="00662F13"/>
    <w:rsid w:val="006635C9"/>
    <w:rsid w:val="006642ED"/>
    <w:rsid w:val="00665473"/>
    <w:rsid w:val="006675D3"/>
    <w:rsid w:val="00670FB8"/>
    <w:rsid w:val="0067203E"/>
    <w:rsid w:val="00672DF8"/>
    <w:rsid w:val="0067605C"/>
    <w:rsid w:val="00676169"/>
    <w:rsid w:val="00680080"/>
    <w:rsid w:val="006806F8"/>
    <w:rsid w:val="00680DCF"/>
    <w:rsid w:val="006812B5"/>
    <w:rsid w:val="00682800"/>
    <w:rsid w:val="0068438C"/>
    <w:rsid w:val="00684A17"/>
    <w:rsid w:val="00690137"/>
    <w:rsid w:val="006905E3"/>
    <w:rsid w:val="00690F85"/>
    <w:rsid w:val="00691ECD"/>
    <w:rsid w:val="006920FF"/>
    <w:rsid w:val="006927A0"/>
    <w:rsid w:val="00692D78"/>
    <w:rsid w:val="0069355B"/>
    <w:rsid w:val="006937A8"/>
    <w:rsid w:val="00694121"/>
    <w:rsid w:val="006948A0"/>
    <w:rsid w:val="006949DF"/>
    <w:rsid w:val="0069523A"/>
    <w:rsid w:val="006954C8"/>
    <w:rsid w:val="006958B4"/>
    <w:rsid w:val="006959DD"/>
    <w:rsid w:val="00696841"/>
    <w:rsid w:val="0069707B"/>
    <w:rsid w:val="006A0016"/>
    <w:rsid w:val="006A0746"/>
    <w:rsid w:val="006A1BB1"/>
    <w:rsid w:val="006A1CE4"/>
    <w:rsid w:val="006A1F8D"/>
    <w:rsid w:val="006A3373"/>
    <w:rsid w:val="006A447F"/>
    <w:rsid w:val="006A4E89"/>
    <w:rsid w:val="006A5B16"/>
    <w:rsid w:val="006A6850"/>
    <w:rsid w:val="006A7E45"/>
    <w:rsid w:val="006A7F91"/>
    <w:rsid w:val="006B0FAB"/>
    <w:rsid w:val="006B1D14"/>
    <w:rsid w:val="006B3364"/>
    <w:rsid w:val="006B65BB"/>
    <w:rsid w:val="006B6639"/>
    <w:rsid w:val="006C004B"/>
    <w:rsid w:val="006C0C1A"/>
    <w:rsid w:val="006C100C"/>
    <w:rsid w:val="006C19FD"/>
    <w:rsid w:val="006C1FAC"/>
    <w:rsid w:val="006C23CB"/>
    <w:rsid w:val="006C3553"/>
    <w:rsid w:val="006C77A1"/>
    <w:rsid w:val="006D1043"/>
    <w:rsid w:val="006D1793"/>
    <w:rsid w:val="006D4D9D"/>
    <w:rsid w:val="006D55F6"/>
    <w:rsid w:val="006D58D7"/>
    <w:rsid w:val="006D7266"/>
    <w:rsid w:val="006D7F6D"/>
    <w:rsid w:val="006E06E2"/>
    <w:rsid w:val="006E10FB"/>
    <w:rsid w:val="006E3841"/>
    <w:rsid w:val="006E47BF"/>
    <w:rsid w:val="006E60EE"/>
    <w:rsid w:val="006E6798"/>
    <w:rsid w:val="006F013B"/>
    <w:rsid w:val="006F05A1"/>
    <w:rsid w:val="006F1AB6"/>
    <w:rsid w:val="006F1AED"/>
    <w:rsid w:val="006F5A50"/>
    <w:rsid w:val="006F7A2E"/>
    <w:rsid w:val="00701EAF"/>
    <w:rsid w:val="00701F0A"/>
    <w:rsid w:val="007027C6"/>
    <w:rsid w:val="007047B7"/>
    <w:rsid w:val="00704C25"/>
    <w:rsid w:val="0070664C"/>
    <w:rsid w:val="0070702D"/>
    <w:rsid w:val="00707F44"/>
    <w:rsid w:val="00707FD7"/>
    <w:rsid w:val="007102F1"/>
    <w:rsid w:val="00710470"/>
    <w:rsid w:val="0071072E"/>
    <w:rsid w:val="00711AB0"/>
    <w:rsid w:val="00714387"/>
    <w:rsid w:val="007176BD"/>
    <w:rsid w:val="00717CAE"/>
    <w:rsid w:val="00720906"/>
    <w:rsid w:val="00721F6B"/>
    <w:rsid w:val="00722565"/>
    <w:rsid w:val="00722FBD"/>
    <w:rsid w:val="00723844"/>
    <w:rsid w:val="00723DA9"/>
    <w:rsid w:val="00724A09"/>
    <w:rsid w:val="00725F63"/>
    <w:rsid w:val="00731FC3"/>
    <w:rsid w:val="00732065"/>
    <w:rsid w:val="00732C3E"/>
    <w:rsid w:val="00733157"/>
    <w:rsid w:val="00733F52"/>
    <w:rsid w:val="00734603"/>
    <w:rsid w:val="00735C2D"/>
    <w:rsid w:val="00737DEA"/>
    <w:rsid w:val="00743A34"/>
    <w:rsid w:val="007443D9"/>
    <w:rsid w:val="00744445"/>
    <w:rsid w:val="0074570F"/>
    <w:rsid w:val="00745C22"/>
    <w:rsid w:val="007467D6"/>
    <w:rsid w:val="007508B1"/>
    <w:rsid w:val="00750D72"/>
    <w:rsid w:val="00752094"/>
    <w:rsid w:val="00753875"/>
    <w:rsid w:val="00754E41"/>
    <w:rsid w:val="00756441"/>
    <w:rsid w:val="00760B28"/>
    <w:rsid w:val="0076185A"/>
    <w:rsid w:val="007624CD"/>
    <w:rsid w:val="00763427"/>
    <w:rsid w:val="00764AAC"/>
    <w:rsid w:val="00765FFF"/>
    <w:rsid w:val="00766D5E"/>
    <w:rsid w:val="0076713D"/>
    <w:rsid w:val="0077135C"/>
    <w:rsid w:val="007727B8"/>
    <w:rsid w:val="00780786"/>
    <w:rsid w:val="00781099"/>
    <w:rsid w:val="00781CDC"/>
    <w:rsid w:val="007828B0"/>
    <w:rsid w:val="00783F33"/>
    <w:rsid w:val="00784846"/>
    <w:rsid w:val="00785D37"/>
    <w:rsid w:val="00786437"/>
    <w:rsid w:val="00792280"/>
    <w:rsid w:val="00793E1C"/>
    <w:rsid w:val="00795AE2"/>
    <w:rsid w:val="00795C76"/>
    <w:rsid w:val="00796392"/>
    <w:rsid w:val="0079746A"/>
    <w:rsid w:val="007A314F"/>
    <w:rsid w:val="007A3596"/>
    <w:rsid w:val="007A3C49"/>
    <w:rsid w:val="007A50A6"/>
    <w:rsid w:val="007A6E14"/>
    <w:rsid w:val="007A7012"/>
    <w:rsid w:val="007A77E9"/>
    <w:rsid w:val="007B0282"/>
    <w:rsid w:val="007B05E6"/>
    <w:rsid w:val="007B14B9"/>
    <w:rsid w:val="007B1685"/>
    <w:rsid w:val="007B1C6E"/>
    <w:rsid w:val="007B2250"/>
    <w:rsid w:val="007B2B50"/>
    <w:rsid w:val="007B2F50"/>
    <w:rsid w:val="007B3980"/>
    <w:rsid w:val="007B4F98"/>
    <w:rsid w:val="007B52BB"/>
    <w:rsid w:val="007B5353"/>
    <w:rsid w:val="007B683C"/>
    <w:rsid w:val="007C0583"/>
    <w:rsid w:val="007C0995"/>
    <w:rsid w:val="007C225D"/>
    <w:rsid w:val="007C25A6"/>
    <w:rsid w:val="007C367D"/>
    <w:rsid w:val="007C56EF"/>
    <w:rsid w:val="007C661C"/>
    <w:rsid w:val="007C6E99"/>
    <w:rsid w:val="007C74FC"/>
    <w:rsid w:val="007C77CF"/>
    <w:rsid w:val="007D039A"/>
    <w:rsid w:val="007D03A0"/>
    <w:rsid w:val="007D0567"/>
    <w:rsid w:val="007D0738"/>
    <w:rsid w:val="007D4BE4"/>
    <w:rsid w:val="007D6413"/>
    <w:rsid w:val="007D7A84"/>
    <w:rsid w:val="007E0F20"/>
    <w:rsid w:val="007E2201"/>
    <w:rsid w:val="007E223D"/>
    <w:rsid w:val="007E25BC"/>
    <w:rsid w:val="007E2B1E"/>
    <w:rsid w:val="007E4A73"/>
    <w:rsid w:val="007E4A77"/>
    <w:rsid w:val="007E500F"/>
    <w:rsid w:val="007E68F3"/>
    <w:rsid w:val="007F0601"/>
    <w:rsid w:val="007F1F70"/>
    <w:rsid w:val="007F1FB0"/>
    <w:rsid w:val="007F1FD0"/>
    <w:rsid w:val="007F2210"/>
    <w:rsid w:val="007F2D16"/>
    <w:rsid w:val="007F5B75"/>
    <w:rsid w:val="007F6D94"/>
    <w:rsid w:val="0080393A"/>
    <w:rsid w:val="00803D46"/>
    <w:rsid w:val="00811D35"/>
    <w:rsid w:val="008146AB"/>
    <w:rsid w:val="008167B0"/>
    <w:rsid w:val="00816AA0"/>
    <w:rsid w:val="00816D50"/>
    <w:rsid w:val="00820C28"/>
    <w:rsid w:val="00820CFF"/>
    <w:rsid w:val="008215B9"/>
    <w:rsid w:val="00822FBE"/>
    <w:rsid w:val="008258AA"/>
    <w:rsid w:val="00825C0B"/>
    <w:rsid w:val="008263F4"/>
    <w:rsid w:val="00830438"/>
    <w:rsid w:val="0083202F"/>
    <w:rsid w:val="008329B4"/>
    <w:rsid w:val="00832F65"/>
    <w:rsid w:val="00833477"/>
    <w:rsid w:val="00836ADF"/>
    <w:rsid w:val="008419B7"/>
    <w:rsid w:val="00842B5D"/>
    <w:rsid w:val="00845610"/>
    <w:rsid w:val="00845EFF"/>
    <w:rsid w:val="00846237"/>
    <w:rsid w:val="00847052"/>
    <w:rsid w:val="00850191"/>
    <w:rsid w:val="00851C56"/>
    <w:rsid w:val="00852400"/>
    <w:rsid w:val="008534DF"/>
    <w:rsid w:val="008537A0"/>
    <w:rsid w:val="0085399E"/>
    <w:rsid w:val="008607A3"/>
    <w:rsid w:val="00860B81"/>
    <w:rsid w:val="008620BA"/>
    <w:rsid w:val="0086389D"/>
    <w:rsid w:val="00867C53"/>
    <w:rsid w:val="00867F92"/>
    <w:rsid w:val="008707D8"/>
    <w:rsid w:val="00871CB9"/>
    <w:rsid w:val="0087447B"/>
    <w:rsid w:val="0087487E"/>
    <w:rsid w:val="00875355"/>
    <w:rsid w:val="00875F46"/>
    <w:rsid w:val="00877091"/>
    <w:rsid w:val="008818A2"/>
    <w:rsid w:val="008823B6"/>
    <w:rsid w:val="00882B8F"/>
    <w:rsid w:val="0088439F"/>
    <w:rsid w:val="00885AB0"/>
    <w:rsid w:val="00887321"/>
    <w:rsid w:val="0089125E"/>
    <w:rsid w:val="00891922"/>
    <w:rsid w:val="0089300A"/>
    <w:rsid w:val="008942D5"/>
    <w:rsid w:val="00895004"/>
    <w:rsid w:val="0089728B"/>
    <w:rsid w:val="008A0D35"/>
    <w:rsid w:val="008A31BB"/>
    <w:rsid w:val="008A45E5"/>
    <w:rsid w:val="008A4BB4"/>
    <w:rsid w:val="008A5773"/>
    <w:rsid w:val="008A5EFB"/>
    <w:rsid w:val="008A6359"/>
    <w:rsid w:val="008B37A3"/>
    <w:rsid w:val="008B4420"/>
    <w:rsid w:val="008B5337"/>
    <w:rsid w:val="008B573E"/>
    <w:rsid w:val="008B5B3B"/>
    <w:rsid w:val="008B712C"/>
    <w:rsid w:val="008B7324"/>
    <w:rsid w:val="008C063E"/>
    <w:rsid w:val="008C17BE"/>
    <w:rsid w:val="008C1C4B"/>
    <w:rsid w:val="008C1E27"/>
    <w:rsid w:val="008C387F"/>
    <w:rsid w:val="008C3AC6"/>
    <w:rsid w:val="008C46E7"/>
    <w:rsid w:val="008C4891"/>
    <w:rsid w:val="008D082C"/>
    <w:rsid w:val="008D1EEF"/>
    <w:rsid w:val="008D2976"/>
    <w:rsid w:val="008D2B1A"/>
    <w:rsid w:val="008D2E29"/>
    <w:rsid w:val="008D35CC"/>
    <w:rsid w:val="008D3937"/>
    <w:rsid w:val="008D455B"/>
    <w:rsid w:val="008D48D8"/>
    <w:rsid w:val="008D4C32"/>
    <w:rsid w:val="008D5B30"/>
    <w:rsid w:val="008E17AD"/>
    <w:rsid w:val="008E3CF8"/>
    <w:rsid w:val="008E4732"/>
    <w:rsid w:val="008E56E7"/>
    <w:rsid w:val="008E5870"/>
    <w:rsid w:val="008F07AB"/>
    <w:rsid w:val="008F08F5"/>
    <w:rsid w:val="008F2DDC"/>
    <w:rsid w:val="008F4BD7"/>
    <w:rsid w:val="008F575E"/>
    <w:rsid w:val="008F5A24"/>
    <w:rsid w:val="008F5EA9"/>
    <w:rsid w:val="008F64AB"/>
    <w:rsid w:val="008F7290"/>
    <w:rsid w:val="008F732A"/>
    <w:rsid w:val="008F748B"/>
    <w:rsid w:val="00906094"/>
    <w:rsid w:val="009101E6"/>
    <w:rsid w:val="0091035F"/>
    <w:rsid w:val="009105D2"/>
    <w:rsid w:val="00912510"/>
    <w:rsid w:val="00914129"/>
    <w:rsid w:val="0091427E"/>
    <w:rsid w:val="00915465"/>
    <w:rsid w:val="00917890"/>
    <w:rsid w:val="00920191"/>
    <w:rsid w:val="009214D0"/>
    <w:rsid w:val="0092169C"/>
    <w:rsid w:val="00921CD8"/>
    <w:rsid w:val="00922620"/>
    <w:rsid w:val="00923C11"/>
    <w:rsid w:val="0092440F"/>
    <w:rsid w:val="00925C0E"/>
    <w:rsid w:val="00927826"/>
    <w:rsid w:val="00927B11"/>
    <w:rsid w:val="00930B66"/>
    <w:rsid w:val="009326E5"/>
    <w:rsid w:val="00933511"/>
    <w:rsid w:val="00933C09"/>
    <w:rsid w:val="0093428E"/>
    <w:rsid w:val="00934BFB"/>
    <w:rsid w:val="00934FE0"/>
    <w:rsid w:val="009350CD"/>
    <w:rsid w:val="0093607F"/>
    <w:rsid w:val="009361EC"/>
    <w:rsid w:val="00937380"/>
    <w:rsid w:val="00937789"/>
    <w:rsid w:val="00937D19"/>
    <w:rsid w:val="009401E6"/>
    <w:rsid w:val="00943A0E"/>
    <w:rsid w:val="00944C75"/>
    <w:rsid w:val="00947D81"/>
    <w:rsid w:val="00950349"/>
    <w:rsid w:val="00950A84"/>
    <w:rsid w:val="00950B67"/>
    <w:rsid w:val="00951BF1"/>
    <w:rsid w:val="009520D5"/>
    <w:rsid w:val="00952BF3"/>
    <w:rsid w:val="00952D4F"/>
    <w:rsid w:val="00953585"/>
    <w:rsid w:val="00953A1F"/>
    <w:rsid w:val="00953EDC"/>
    <w:rsid w:val="00953F46"/>
    <w:rsid w:val="0095731E"/>
    <w:rsid w:val="00957434"/>
    <w:rsid w:val="00957520"/>
    <w:rsid w:val="0095784C"/>
    <w:rsid w:val="00960329"/>
    <w:rsid w:val="00960667"/>
    <w:rsid w:val="009609DD"/>
    <w:rsid w:val="0096144B"/>
    <w:rsid w:val="00963343"/>
    <w:rsid w:val="00963451"/>
    <w:rsid w:val="00964B13"/>
    <w:rsid w:val="00964B73"/>
    <w:rsid w:val="00964F60"/>
    <w:rsid w:val="00965079"/>
    <w:rsid w:val="00965560"/>
    <w:rsid w:val="0096700B"/>
    <w:rsid w:val="0096704B"/>
    <w:rsid w:val="009704DE"/>
    <w:rsid w:val="009704E3"/>
    <w:rsid w:val="00973F4A"/>
    <w:rsid w:val="009744F0"/>
    <w:rsid w:val="00974AB5"/>
    <w:rsid w:val="00974D20"/>
    <w:rsid w:val="00976350"/>
    <w:rsid w:val="009806A5"/>
    <w:rsid w:val="00981208"/>
    <w:rsid w:val="00981AD2"/>
    <w:rsid w:val="00983828"/>
    <w:rsid w:val="0099015C"/>
    <w:rsid w:val="00991DBD"/>
    <w:rsid w:val="00995B4F"/>
    <w:rsid w:val="00995D47"/>
    <w:rsid w:val="00996D32"/>
    <w:rsid w:val="00996DA0"/>
    <w:rsid w:val="0099738E"/>
    <w:rsid w:val="009A0010"/>
    <w:rsid w:val="009A0735"/>
    <w:rsid w:val="009A0B69"/>
    <w:rsid w:val="009A28B2"/>
    <w:rsid w:val="009A2AE2"/>
    <w:rsid w:val="009A31E2"/>
    <w:rsid w:val="009A3E4C"/>
    <w:rsid w:val="009A5157"/>
    <w:rsid w:val="009A53AA"/>
    <w:rsid w:val="009A63AE"/>
    <w:rsid w:val="009B0BE8"/>
    <w:rsid w:val="009B38D2"/>
    <w:rsid w:val="009B4916"/>
    <w:rsid w:val="009B4AE3"/>
    <w:rsid w:val="009B5707"/>
    <w:rsid w:val="009B6936"/>
    <w:rsid w:val="009B7250"/>
    <w:rsid w:val="009C055D"/>
    <w:rsid w:val="009C2300"/>
    <w:rsid w:val="009C4D15"/>
    <w:rsid w:val="009C5871"/>
    <w:rsid w:val="009C651B"/>
    <w:rsid w:val="009C713F"/>
    <w:rsid w:val="009D007B"/>
    <w:rsid w:val="009D02C2"/>
    <w:rsid w:val="009D0BA7"/>
    <w:rsid w:val="009D21C4"/>
    <w:rsid w:val="009D224A"/>
    <w:rsid w:val="009D2CAD"/>
    <w:rsid w:val="009D375B"/>
    <w:rsid w:val="009D386F"/>
    <w:rsid w:val="009D4F68"/>
    <w:rsid w:val="009D5088"/>
    <w:rsid w:val="009D578D"/>
    <w:rsid w:val="009E0357"/>
    <w:rsid w:val="009E2258"/>
    <w:rsid w:val="009E42B3"/>
    <w:rsid w:val="009E5D38"/>
    <w:rsid w:val="009E6838"/>
    <w:rsid w:val="009E69E7"/>
    <w:rsid w:val="009F10B9"/>
    <w:rsid w:val="009F11C9"/>
    <w:rsid w:val="009F1FA7"/>
    <w:rsid w:val="009F2F20"/>
    <w:rsid w:val="009F3DCC"/>
    <w:rsid w:val="009F675E"/>
    <w:rsid w:val="009F785B"/>
    <w:rsid w:val="009F7917"/>
    <w:rsid w:val="00A00EDA"/>
    <w:rsid w:val="00A02166"/>
    <w:rsid w:val="00A023E9"/>
    <w:rsid w:val="00A03353"/>
    <w:rsid w:val="00A04527"/>
    <w:rsid w:val="00A068F6"/>
    <w:rsid w:val="00A06D1A"/>
    <w:rsid w:val="00A06FE5"/>
    <w:rsid w:val="00A072A8"/>
    <w:rsid w:val="00A07C89"/>
    <w:rsid w:val="00A117EF"/>
    <w:rsid w:val="00A119EA"/>
    <w:rsid w:val="00A11CA3"/>
    <w:rsid w:val="00A16526"/>
    <w:rsid w:val="00A17C65"/>
    <w:rsid w:val="00A20FA6"/>
    <w:rsid w:val="00A21535"/>
    <w:rsid w:val="00A22736"/>
    <w:rsid w:val="00A233EC"/>
    <w:rsid w:val="00A25915"/>
    <w:rsid w:val="00A25CEC"/>
    <w:rsid w:val="00A27156"/>
    <w:rsid w:val="00A276BA"/>
    <w:rsid w:val="00A27703"/>
    <w:rsid w:val="00A30167"/>
    <w:rsid w:val="00A3094C"/>
    <w:rsid w:val="00A3163B"/>
    <w:rsid w:val="00A32712"/>
    <w:rsid w:val="00A33514"/>
    <w:rsid w:val="00A337A1"/>
    <w:rsid w:val="00A3516F"/>
    <w:rsid w:val="00A35B8F"/>
    <w:rsid w:val="00A41695"/>
    <w:rsid w:val="00A42AE3"/>
    <w:rsid w:val="00A433DF"/>
    <w:rsid w:val="00A460F7"/>
    <w:rsid w:val="00A47B5B"/>
    <w:rsid w:val="00A5362C"/>
    <w:rsid w:val="00A539AE"/>
    <w:rsid w:val="00A53E6B"/>
    <w:rsid w:val="00A54766"/>
    <w:rsid w:val="00A56841"/>
    <w:rsid w:val="00A57397"/>
    <w:rsid w:val="00A605C4"/>
    <w:rsid w:val="00A63C2F"/>
    <w:rsid w:val="00A71C5A"/>
    <w:rsid w:val="00A71C72"/>
    <w:rsid w:val="00A741A8"/>
    <w:rsid w:val="00A74327"/>
    <w:rsid w:val="00A743A2"/>
    <w:rsid w:val="00A7613B"/>
    <w:rsid w:val="00A77426"/>
    <w:rsid w:val="00A77437"/>
    <w:rsid w:val="00A776FB"/>
    <w:rsid w:val="00A80BA2"/>
    <w:rsid w:val="00A814B3"/>
    <w:rsid w:val="00A8266D"/>
    <w:rsid w:val="00A85538"/>
    <w:rsid w:val="00A85A65"/>
    <w:rsid w:val="00A86110"/>
    <w:rsid w:val="00A86A41"/>
    <w:rsid w:val="00A874D0"/>
    <w:rsid w:val="00A90417"/>
    <w:rsid w:val="00A918A4"/>
    <w:rsid w:val="00A92CF8"/>
    <w:rsid w:val="00A94265"/>
    <w:rsid w:val="00AA10F4"/>
    <w:rsid w:val="00AA1A8B"/>
    <w:rsid w:val="00AA3725"/>
    <w:rsid w:val="00AA3D90"/>
    <w:rsid w:val="00AA6153"/>
    <w:rsid w:val="00AA65CB"/>
    <w:rsid w:val="00AA7119"/>
    <w:rsid w:val="00AA7DA4"/>
    <w:rsid w:val="00AB052D"/>
    <w:rsid w:val="00AB143B"/>
    <w:rsid w:val="00AB391E"/>
    <w:rsid w:val="00AB3CAE"/>
    <w:rsid w:val="00AB700B"/>
    <w:rsid w:val="00AC00DC"/>
    <w:rsid w:val="00AC1FF1"/>
    <w:rsid w:val="00AC253C"/>
    <w:rsid w:val="00AC33B1"/>
    <w:rsid w:val="00AC5A43"/>
    <w:rsid w:val="00AC71C8"/>
    <w:rsid w:val="00AD0C4B"/>
    <w:rsid w:val="00AD1A7C"/>
    <w:rsid w:val="00AD1E97"/>
    <w:rsid w:val="00AD1FBF"/>
    <w:rsid w:val="00AD2494"/>
    <w:rsid w:val="00AD2753"/>
    <w:rsid w:val="00AD4DE1"/>
    <w:rsid w:val="00AD515A"/>
    <w:rsid w:val="00AD533A"/>
    <w:rsid w:val="00AD54B2"/>
    <w:rsid w:val="00AD5DCF"/>
    <w:rsid w:val="00AD6652"/>
    <w:rsid w:val="00AD7060"/>
    <w:rsid w:val="00AD7543"/>
    <w:rsid w:val="00AE0B62"/>
    <w:rsid w:val="00AE10E4"/>
    <w:rsid w:val="00AE32D3"/>
    <w:rsid w:val="00AE3990"/>
    <w:rsid w:val="00AE53E6"/>
    <w:rsid w:val="00AE5A4C"/>
    <w:rsid w:val="00AE5DF6"/>
    <w:rsid w:val="00AE7C5D"/>
    <w:rsid w:val="00AF0D43"/>
    <w:rsid w:val="00AF26A0"/>
    <w:rsid w:val="00AF3D37"/>
    <w:rsid w:val="00AF3F0E"/>
    <w:rsid w:val="00AF5BED"/>
    <w:rsid w:val="00AF5DA7"/>
    <w:rsid w:val="00AF60AF"/>
    <w:rsid w:val="00AF62B5"/>
    <w:rsid w:val="00AF6CB1"/>
    <w:rsid w:val="00B02340"/>
    <w:rsid w:val="00B02D38"/>
    <w:rsid w:val="00B0652D"/>
    <w:rsid w:val="00B075B1"/>
    <w:rsid w:val="00B10BE2"/>
    <w:rsid w:val="00B12222"/>
    <w:rsid w:val="00B12599"/>
    <w:rsid w:val="00B14154"/>
    <w:rsid w:val="00B16A68"/>
    <w:rsid w:val="00B170A4"/>
    <w:rsid w:val="00B17D54"/>
    <w:rsid w:val="00B21924"/>
    <w:rsid w:val="00B22403"/>
    <w:rsid w:val="00B22AA3"/>
    <w:rsid w:val="00B25AB5"/>
    <w:rsid w:val="00B26321"/>
    <w:rsid w:val="00B26A41"/>
    <w:rsid w:val="00B26D0E"/>
    <w:rsid w:val="00B351E6"/>
    <w:rsid w:val="00B35340"/>
    <w:rsid w:val="00B376F0"/>
    <w:rsid w:val="00B37CFC"/>
    <w:rsid w:val="00B409CB"/>
    <w:rsid w:val="00B409CD"/>
    <w:rsid w:val="00B426FD"/>
    <w:rsid w:val="00B428E6"/>
    <w:rsid w:val="00B42FC5"/>
    <w:rsid w:val="00B44765"/>
    <w:rsid w:val="00B45F7C"/>
    <w:rsid w:val="00B465AD"/>
    <w:rsid w:val="00B46823"/>
    <w:rsid w:val="00B46A9D"/>
    <w:rsid w:val="00B47B07"/>
    <w:rsid w:val="00B50C73"/>
    <w:rsid w:val="00B51E8E"/>
    <w:rsid w:val="00B51FD8"/>
    <w:rsid w:val="00B525F1"/>
    <w:rsid w:val="00B54EA2"/>
    <w:rsid w:val="00B557AB"/>
    <w:rsid w:val="00B56A1D"/>
    <w:rsid w:val="00B57D58"/>
    <w:rsid w:val="00B57D77"/>
    <w:rsid w:val="00B60C6C"/>
    <w:rsid w:val="00B612F3"/>
    <w:rsid w:val="00B61CD5"/>
    <w:rsid w:val="00B65148"/>
    <w:rsid w:val="00B65F96"/>
    <w:rsid w:val="00B705C3"/>
    <w:rsid w:val="00B70619"/>
    <w:rsid w:val="00B7162E"/>
    <w:rsid w:val="00B717D5"/>
    <w:rsid w:val="00B73C05"/>
    <w:rsid w:val="00B751CA"/>
    <w:rsid w:val="00B80CD3"/>
    <w:rsid w:val="00B81D18"/>
    <w:rsid w:val="00B8369E"/>
    <w:rsid w:val="00B83CAC"/>
    <w:rsid w:val="00B83D06"/>
    <w:rsid w:val="00B83D5C"/>
    <w:rsid w:val="00B87B27"/>
    <w:rsid w:val="00B87B7D"/>
    <w:rsid w:val="00B92530"/>
    <w:rsid w:val="00B937FD"/>
    <w:rsid w:val="00B946E5"/>
    <w:rsid w:val="00B956B1"/>
    <w:rsid w:val="00B9577A"/>
    <w:rsid w:val="00BA1157"/>
    <w:rsid w:val="00BA1340"/>
    <w:rsid w:val="00BA2DEE"/>
    <w:rsid w:val="00BA4B94"/>
    <w:rsid w:val="00BA6A36"/>
    <w:rsid w:val="00BA6AF5"/>
    <w:rsid w:val="00BA7887"/>
    <w:rsid w:val="00BB0E33"/>
    <w:rsid w:val="00BB1765"/>
    <w:rsid w:val="00BB383D"/>
    <w:rsid w:val="00BB443A"/>
    <w:rsid w:val="00BB78C3"/>
    <w:rsid w:val="00BC3639"/>
    <w:rsid w:val="00BC701B"/>
    <w:rsid w:val="00BC751B"/>
    <w:rsid w:val="00BC7586"/>
    <w:rsid w:val="00BD0375"/>
    <w:rsid w:val="00BD0AAA"/>
    <w:rsid w:val="00BD0CC8"/>
    <w:rsid w:val="00BD3C4C"/>
    <w:rsid w:val="00BD3F5E"/>
    <w:rsid w:val="00BD522C"/>
    <w:rsid w:val="00BD5978"/>
    <w:rsid w:val="00BD7469"/>
    <w:rsid w:val="00BE035B"/>
    <w:rsid w:val="00BE0385"/>
    <w:rsid w:val="00BE21DB"/>
    <w:rsid w:val="00BE2774"/>
    <w:rsid w:val="00BE4149"/>
    <w:rsid w:val="00BE436B"/>
    <w:rsid w:val="00BE636D"/>
    <w:rsid w:val="00BF0616"/>
    <w:rsid w:val="00BF232A"/>
    <w:rsid w:val="00BF39F4"/>
    <w:rsid w:val="00BF3A84"/>
    <w:rsid w:val="00BF3D0C"/>
    <w:rsid w:val="00BF4D37"/>
    <w:rsid w:val="00BF6B9D"/>
    <w:rsid w:val="00BF74B9"/>
    <w:rsid w:val="00BF786E"/>
    <w:rsid w:val="00C00C15"/>
    <w:rsid w:val="00C00E54"/>
    <w:rsid w:val="00C038CA"/>
    <w:rsid w:val="00C04F41"/>
    <w:rsid w:val="00C0579F"/>
    <w:rsid w:val="00C07723"/>
    <w:rsid w:val="00C1157B"/>
    <w:rsid w:val="00C13D8D"/>
    <w:rsid w:val="00C148D3"/>
    <w:rsid w:val="00C17E9B"/>
    <w:rsid w:val="00C20729"/>
    <w:rsid w:val="00C2103E"/>
    <w:rsid w:val="00C216BE"/>
    <w:rsid w:val="00C21A2E"/>
    <w:rsid w:val="00C220A7"/>
    <w:rsid w:val="00C229DC"/>
    <w:rsid w:val="00C230DC"/>
    <w:rsid w:val="00C23809"/>
    <w:rsid w:val="00C239BA"/>
    <w:rsid w:val="00C26229"/>
    <w:rsid w:val="00C265B1"/>
    <w:rsid w:val="00C27AE0"/>
    <w:rsid w:val="00C3081D"/>
    <w:rsid w:val="00C312EE"/>
    <w:rsid w:val="00C337A2"/>
    <w:rsid w:val="00C34755"/>
    <w:rsid w:val="00C34D93"/>
    <w:rsid w:val="00C36118"/>
    <w:rsid w:val="00C41DC9"/>
    <w:rsid w:val="00C45A20"/>
    <w:rsid w:val="00C46FE5"/>
    <w:rsid w:val="00C474C1"/>
    <w:rsid w:val="00C47587"/>
    <w:rsid w:val="00C50AAA"/>
    <w:rsid w:val="00C529AC"/>
    <w:rsid w:val="00C53EFA"/>
    <w:rsid w:val="00C560A5"/>
    <w:rsid w:val="00C573C4"/>
    <w:rsid w:val="00C62756"/>
    <w:rsid w:val="00C62D74"/>
    <w:rsid w:val="00C62E9B"/>
    <w:rsid w:val="00C63C8D"/>
    <w:rsid w:val="00C71A77"/>
    <w:rsid w:val="00C71ABF"/>
    <w:rsid w:val="00C72FAF"/>
    <w:rsid w:val="00C73A01"/>
    <w:rsid w:val="00C73D3E"/>
    <w:rsid w:val="00C73D91"/>
    <w:rsid w:val="00C757E1"/>
    <w:rsid w:val="00C76226"/>
    <w:rsid w:val="00C80FA9"/>
    <w:rsid w:val="00C82BA2"/>
    <w:rsid w:val="00C8390B"/>
    <w:rsid w:val="00C84177"/>
    <w:rsid w:val="00C85B1A"/>
    <w:rsid w:val="00C86240"/>
    <w:rsid w:val="00C9069F"/>
    <w:rsid w:val="00C910CE"/>
    <w:rsid w:val="00C91DD8"/>
    <w:rsid w:val="00C9245E"/>
    <w:rsid w:val="00C9246C"/>
    <w:rsid w:val="00C92613"/>
    <w:rsid w:val="00C934AE"/>
    <w:rsid w:val="00C94545"/>
    <w:rsid w:val="00C95C87"/>
    <w:rsid w:val="00C96C94"/>
    <w:rsid w:val="00C97C9B"/>
    <w:rsid w:val="00CA1F3A"/>
    <w:rsid w:val="00CA4456"/>
    <w:rsid w:val="00CA4800"/>
    <w:rsid w:val="00CA7B58"/>
    <w:rsid w:val="00CA7D37"/>
    <w:rsid w:val="00CA7DE2"/>
    <w:rsid w:val="00CB07AF"/>
    <w:rsid w:val="00CB09D3"/>
    <w:rsid w:val="00CB0CCD"/>
    <w:rsid w:val="00CB1361"/>
    <w:rsid w:val="00CB177C"/>
    <w:rsid w:val="00CB1C49"/>
    <w:rsid w:val="00CB2FF3"/>
    <w:rsid w:val="00CB43DA"/>
    <w:rsid w:val="00CB5083"/>
    <w:rsid w:val="00CB5516"/>
    <w:rsid w:val="00CB6290"/>
    <w:rsid w:val="00CB635F"/>
    <w:rsid w:val="00CB678B"/>
    <w:rsid w:val="00CB7EB3"/>
    <w:rsid w:val="00CC12AD"/>
    <w:rsid w:val="00CC4C0C"/>
    <w:rsid w:val="00CC7583"/>
    <w:rsid w:val="00CD15E8"/>
    <w:rsid w:val="00CD17FE"/>
    <w:rsid w:val="00CD5162"/>
    <w:rsid w:val="00CD5B3F"/>
    <w:rsid w:val="00CD6CF6"/>
    <w:rsid w:val="00CD792E"/>
    <w:rsid w:val="00CE09FC"/>
    <w:rsid w:val="00CE1499"/>
    <w:rsid w:val="00CE1969"/>
    <w:rsid w:val="00CE1B22"/>
    <w:rsid w:val="00CE22CE"/>
    <w:rsid w:val="00CE385B"/>
    <w:rsid w:val="00CE4E5F"/>
    <w:rsid w:val="00CE5782"/>
    <w:rsid w:val="00CE585F"/>
    <w:rsid w:val="00CE7421"/>
    <w:rsid w:val="00CE7B19"/>
    <w:rsid w:val="00CF1DC9"/>
    <w:rsid w:val="00CF2357"/>
    <w:rsid w:val="00CF23E5"/>
    <w:rsid w:val="00CF2A71"/>
    <w:rsid w:val="00CF2ABA"/>
    <w:rsid w:val="00CF34DB"/>
    <w:rsid w:val="00CF38F1"/>
    <w:rsid w:val="00CF3F4C"/>
    <w:rsid w:val="00CF4919"/>
    <w:rsid w:val="00CF505A"/>
    <w:rsid w:val="00CF59B1"/>
    <w:rsid w:val="00CF64E2"/>
    <w:rsid w:val="00CF7EE2"/>
    <w:rsid w:val="00CF7EF1"/>
    <w:rsid w:val="00D00608"/>
    <w:rsid w:val="00D016EA"/>
    <w:rsid w:val="00D0245E"/>
    <w:rsid w:val="00D03232"/>
    <w:rsid w:val="00D032B8"/>
    <w:rsid w:val="00D0382C"/>
    <w:rsid w:val="00D0451B"/>
    <w:rsid w:val="00D06826"/>
    <w:rsid w:val="00D0683B"/>
    <w:rsid w:val="00D074F7"/>
    <w:rsid w:val="00D10856"/>
    <w:rsid w:val="00D10997"/>
    <w:rsid w:val="00D123E9"/>
    <w:rsid w:val="00D16D7A"/>
    <w:rsid w:val="00D1737A"/>
    <w:rsid w:val="00D17E47"/>
    <w:rsid w:val="00D21CAA"/>
    <w:rsid w:val="00D21EAF"/>
    <w:rsid w:val="00D2584F"/>
    <w:rsid w:val="00D261CF"/>
    <w:rsid w:val="00D27941"/>
    <w:rsid w:val="00D310AA"/>
    <w:rsid w:val="00D313E7"/>
    <w:rsid w:val="00D32A18"/>
    <w:rsid w:val="00D33F86"/>
    <w:rsid w:val="00D34328"/>
    <w:rsid w:val="00D3662F"/>
    <w:rsid w:val="00D366D5"/>
    <w:rsid w:val="00D3706C"/>
    <w:rsid w:val="00D41048"/>
    <w:rsid w:val="00D41695"/>
    <w:rsid w:val="00D41F2B"/>
    <w:rsid w:val="00D42E9D"/>
    <w:rsid w:val="00D43D29"/>
    <w:rsid w:val="00D43DB4"/>
    <w:rsid w:val="00D44163"/>
    <w:rsid w:val="00D44A88"/>
    <w:rsid w:val="00D44E06"/>
    <w:rsid w:val="00D47106"/>
    <w:rsid w:val="00D4776D"/>
    <w:rsid w:val="00D47A00"/>
    <w:rsid w:val="00D509B7"/>
    <w:rsid w:val="00D50E40"/>
    <w:rsid w:val="00D51F0C"/>
    <w:rsid w:val="00D55514"/>
    <w:rsid w:val="00D60158"/>
    <w:rsid w:val="00D607F6"/>
    <w:rsid w:val="00D60D0A"/>
    <w:rsid w:val="00D62D06"/>
    <w:rsid w:val="00D62F46"/>
    <w:rsid w:val="00D62F55"/>
    <w:rsid w:val="00D64C68"/>
    <w:rsid w:val="00D67DBA"/>
    <w:rsid w:val="00D7194E"/>
    <w:rsid w:val="00D72DAF"/>
    <w:rsid w:val="00D749C5"/>
    <w:rsid w:val="00D749FB"/>
    <w:rsid w:val="00D75609"/>
    <w:rsid w:val="00D76017"/>
    <w:rsid w:val="00D7658E"/>
    <w:rsid w:val="00D777A5"/>
    <w:rsid w:val="00D77EA3"/>
    <w:rsid w:val="00D809B5"/>
    <w:rsid w:val="00D83A8B"/>
    <w:rsid w:val="00D84E0F"/>
    <w:rsid w:val="00D85C11"/>
    <w:rsid w:val="00D873A4"/>
    <w:rsid w:val="00D90BA4"/>
    <w:rsid w:val="00D92301"/>
    <w:rsid w:val="00D92DB1"/>
    <w:rsid w:val="00D93821"/>
    <w:rsid w:val="00D952B3"/>
    <w:rsid w:val="00D95D96"/>
    <w:rsid w:val="00D966E8"/>
    <w:rsid w:val="00D96E41"/>
    <w:rsid w:val="00D96F3E"/>
    <w:rsid w:val="00D97707"/>
    <w:rsid w:val="00DA06DD"/>
    <w:rsid w:val="00DA2DBD"/>
    <w:rsid w:val="00DA3C0D"/>
    <w:rsid w:val="00DA4DC0"/>
    <w:rsid w:val="00DA6834"/>
    <w:rsid w:val="00DA68A5"/>
    <w:rsid w:val="00DA6D76"/>
    <w:rsid w:val="00DB0719"/>
    <w:rsid w:val="00DB0C5E"/>
    <w:rsid w:val="00DB19F4"/>
    <w:rsid w:val="00DB235F"/>
    <w:rsid w:val="00DB4D1B"/>
    <w:rsid w:val="00DB602A"/>
    <w:rsid w:val="00DB78C3"/>
    <w:rsid w:val="00DC021D"/>
    <w:rsid w:val="00DC36FC"/>
    <w:rsid w:val="00DC4615"/>
    <w:rsid w:val="00DC5C66"/>
    <w:rsid w:val="00DC6F39"/>
    <w:rsid w:val="00DD02EE"/>
    <w:rsid w:val="00DD0451"/>
    <w:rsid w:val="00DD3950"/>
    <w:rsid w:val="00DD4556"/>
    <w:rsid w:val="00DD5452"/>
    <w:rsid w:val="00DD56C9"/>
    <w:rsid w:val="00DD5C41"/>
    <w:rsid w:val="00DD77B4"/>
    <w:rsid w:val="00DD79DB"/>
    <w:rsid w:val="00DE12E2"/>
    <w:rsid w:val="00DE1D9D"/>
    <w:rsid w:val="00DE2930"/>
    <w:rsid w:val="00DE462E"/>
    <w:rsid w:val="00DE6965"/>
    <w:rsid w:val="00DE752A"/>
    <w:rsid w:val="00DE7DC9"/>
    <w:rsid w:val="00DF1861"/>
    <w:rsid w:val="00DF307A"/>
    <w:rsid w:val="00DF3B3C"/>
    <w:rsid w:val="00DF441A"/>
    <w:rsid w:val="00DF497A"/>
    <w:rsid w:val="00DF60C5"/>
    <w:rsid w:val="00DF7354"/>
    <w:rsid w:val="00DF7851"/>
    <w:rsid w:val="00E026E0"/>
    <w:rsid w:val="00E07A3E"/>
    <w:rsid w:val="00E10B6C"/>
    <w:rsid w:val="00E11899"/>
    <w:rsid w:val="00E11A05"/>
    <w:rsid w:val="00E11C83"/>
    <w:rsid w:val="00E21338"/>
    <w:rsid w:val="00E2191C"/>
    <w:rsid w:val="00E22278"/>
    <w:rsid w:val="00E2367E"/>
    <w:rsid w:val="00E24358"/>
    <w:rsid w:val="00E24403"/>
    <w:rsid w:val="00E25721"/>
    <w:rsid w:val="00E260BA"/>
    <w:rsid w:val="00E27B2C"/>
    <w:rsid w:val="00E30BBA"/>
    <w:rsid w:val="00E31E68"/>
    <w:rsid w:val="00E32078"/>
    <w:rsid w:val="00E34F9E"/>
    <w:rsid w:val="00E372C4"/>
    <w:rsid w:val="00E37516"/>
    <w:rsid w:val="00E4125F"/>
    <w:rsid w:val="00E42A79"/>
    <w:rsid w:val="00E4313C"/>
    <w:rsid w:val="00E434CF"/>
    <w:rsid w:val="00E441AC"/>
    <w:rsid w:val="00E45A6B"/>
    <w:rsid w:val="00E45D72"/>
    <w:rsid w:val="00E46868"/>
    <w:rsid w:val="00E47455"/>
    <w:rsid w:val="00E47E57"/>
    <w:rsid w:val="00E5080B"/>
    <w:rsid w:val="00E50EB8"/>
    <w:rsid w:val="00E52130"/>
    <w:rsid w:val="00E528C6"/>
    <w:rsid w:val="00E52C6F"/>
    <w:rsid w:val="00E53EA9"/>
    <w:rsid w:val="00E54CFB"/>
    <w:rsid w:val="00E55EED"/>
    <w:rsid w:val="00E604A1"/>
    <w:rsid w:val="00E617DB"/>
    <w:rsid w:val="00E61851"/>
    <w:rsid w:val="00E622AF"/>
    <w:rsid w:val="00E640F6"/>
    <w:rsid w:val="00E645A2"/>
    <w:rsid w:val="00E6470D"/>
    <w:rsid w:val="00E668D6"/>
    <w:rsid w:val="00E669EC"/>
    <w:rsid w:val="00E70231"/>
    <w:rsid w:val="00E70BCF"/>
    <w:rsid w:val="00E71969"/>
    <w:rsid w:val="00E75935"/>
    <w:rsid w:val="00E75AD4"/>
    <w:rsid w:val="00E7650F"/>
    <w:rsid w:val="00E77925"/>
    <w:rsid w:val="00E8071A"/>
    <w:rsid w:val="00E81743"/>
    <w:rsid w:val="00E84CCE"/>
    <w:rsid w:val="00E86135"/>
    <w:rsid w:val="00E9075B"/>
    <w:rsid w:val="00E9193E"/>
    <w:rsid w:val="00E92261"/>
    <w:rsid w:val="00E922DE"/>
    <w:rsid w:val="00E92660"/>
    <w:rsid w:val="00E93E99"/>
    <w:rsid w:val="00E944D0"/>
    <w:rsid w:val="00E95B32"/>
    <w:rsid w:val="00E9657F"/>
    <w:rsid w:val="00E975C2"/>
    <w:rsid w:val="00EA072B"/>
    <w:rsid w:val="00EA072C"/>
    <w:rsid w:val="00EA225F"/>
    <w:rsid w:val="00EA2DF8"/>
    <w:rsid w:val="00EA46B5"/>
    <w:rsid w:val="00EA5659"/>
    <w:rsid w:val="00EA6361"/>
    <w:rsid w:val="00EA63E5"/>
    <w:rsid w:val="00EB0845"/>
    <w:rsid w:val="00EB0885"/>
    <w:rsid w:val="00EB105E"/>
    <w:rsid w:val="00EB1A80"/>
    <w:rsid w:val="00EB2DC4"/>
    <w:rsid w:val="00EB325A"/>
    <w:rsid w:val="00EB3269"/>
    <w:rsid w:val="00EB38C0"/>
    <w:rsid w:val="00EB499E"/>
    <w:rsid w:val="00EB4B4C"/>
    <w:rsid w:val="00EB5B8E"/>
    <w:rsid w:val="00EB5BE1"/>
    <w:rsid w:val="00EB751C"/>
    <w:rsid w:val="00EC0641"/>
    <w:rsid w:val="00EC1A4F"/>
    <w:rsid w:val="00EC4B15"/>
    <w:rsid w:val="00EC4E53"/>
    <w:rsid w:val="00EC52DF"/>
    <w:rsid w:val="00EC5D9F"/>
    <w:rsid w:val="00ED0467"/>
    <w:rsid w:val="00ED12B2"/>
    <w:rsid w:val="00ED5457"/>
    <w:rsid w:val="00ED5D64"/>
    <w:rsid w:val="00ED785E"/>
    <w:rsid w:val="00ED7E06"/>
    <w:rsid w:val="00EE2BEC"/>
    <w:rsid w:val="00EE718E"/>
    <w:rsid w:val="00EF13C9"/>
    <w:rsid w:val="00EF3422"/>
    <w:rsid w:val="00EF48F7"/>
    <w:rsid w:val="00EF606A"/>
    <w:rsid w:val="00EF6BA3"/>
    <w:rsid w:val="00F0054E"/>
    <w:rsid w:val="00F01BDB"/>
    <w:rsid w:val="00F02BDA"/>
    <w:rsid w:val="00F05B28"/>
    <w:rsid w:val="00F06242"/>
    <w:rsid w:val="00F06E2A"/>
    <w:rsid w:val="00F109C5"/>
    <w:rsid w:val="00F10B14"/>
    <w:rsid w:val="00F1265A"/>
    <w:rsid w:val="00F1400A"/>
    <w:rsid w:val="00F14632"/>
    <w:rsid w:val="00F14C11"/>
    <w:rsid w:val="00F15F6E"/>
    <w:rsid w:val="00F17F54"/>
    <w:rsid w:val="00F2336F"/>
    <w:rsid w:val="00F256A8"/>
    <w:rsid w:val="00F313C3"/>
    <w:rsid w:val="00F31666"/>
    <w:rsid w:val="00F329DF"/>
    <w:rsid w:val="00F32CA1"/>
    <w:rsid w:val="00F34791"/>
    <w:rsid w:val="00F35D4A"/>
    <w:rsid w:val="00F36065"/>
    <w:rsid w:val="00F37109"/>
    <w:rsid w:val="00F37264"/>
    <w:rsid w:val="00F40607"/>
    <w:rsid w:val="00F41907"/>
    <w:rsid w:val="00F43E15"/>
    <w:rsid w:val="00F4463B"/>
    <w:rsid w:val="00F4555A"/>
    <w:rsid w:val="00F467D2"/>
    <w:rsid w:val="00F505D4"/>
    <w:rsid w:val="00F508C2"/>
    <w:rsid w:val="00F515E9"/>
    <w:rsid w:val="00F521CE"/>
    <w:rsid w:val="00F52E1D"/>
    <w:rsid w:val="00F53952"/>
    <w:rsid w:val="00F56083"/>
    <w:rsid w:val="00F56276"/>
    <w:rsid w:val="00F6000D"/>
    <w:rsid w:val="00F62359"/>
    <w:rsid w:val="00F62A28"/>
    <w:rsid w:val="00F62CE9"/>
    <w:rsid w:val="00F650C7"/>
    <w:rsid w:val="00F6571F"/>
    <w:rsid w:val="00F66BBE"/>
    <w:rsid w:val="00F679C7"/>
    <w:rsid w:val="00F70004"/>
    <w:rsid w:val="00F70C2B"/>
    <w:rsid w:val="00F7111F"/>
    <w:rsid w:val="00F71747"/>
    <w:rsid w:val="00F7217F"/>
    <w:rsid w:val="00F721A6"/>
    <w:rsid w:val="00F7325E"/>
    <w:rsid w:val="00F7742E"/>
    <w:rsid w:val="00F80E57"/>
    <w:rsid w:val="00F810F7"/>
    <w:rsid w:val="00F832C3"/>
    <w:rsid w:val="00F92397"/>
    <w:rsid w:val="00F92E86"/>
    <w:rsid w:val="00F9311E"/>
    <w:rsid w:val="00F95A63"/>
    <w:rsid w:val="00FA0F77"/>
    <w:rsid w:val="00FA3098"/>
    <w:rsid w:val="00FA31C7"/>
    <w:rsid w:val="00FA3A60"/>
    <w:rsid w:val="00FA5BAF"/>
    <w:rsid w:val="00FA69F7"/>
    <w:rsid w:val="00FB090F"/>
    <w:rsid w:val="00FB1BB1"/>
    <w:rsid w:val="00FB211C"/>
    <w:rsid w:val="00FB245E"/>
    <w:rsid w:val="00FB2618"/>
    <w:rsid w:val="00FB37CC"/>
    <w:rsid w:val="00FB3F03"/>
    <w:rsid w:val="00FB4322"/>
    <w:rsid w:val="00FB4B05"/>
    <w:rsid w:val="00FC0413"/>
    <w:rsid w:val="00FC0552"/>
    <w:rsid w:val="00FC217F"/>
    <w:rsid w:val="00FC2A51"/>
    <w:rsid w:val="00FC6C69"/>
    <w:rsid w:val="00FC716B"/>
    <w:rsid w:val="00FC71D3"/>
    <w:rsid w:val="00FD0A87"/>
    <w:rsid w:val="00FD1911"/>
    <w:rsid w:val="00FD1ABF"/>
    <w:rsid w:val="00FD25D2"/>
    <w:rsid w:val="00FD6422"/>
    <w:rsid w:val="00FD7814"/>
    <w:rsid w:val="00FD7E5E"/>
    <w:rsid w:val="00FE27FE"/>
    <w:rsid w:val="00FE33B0"/>
    <w:rsid w:val="00FE350F"/>
    <w:rsid w:val="00FE3884"/>
    <w:rsid w:val="00FE466F"/>
    <w:rsid w:val="00FE689F"/>
    <w:rsid w:val="00FF04F8"/>
    <w:rsid w:val="00FF1E18"/>
    <w:rsid w:val="00FF2608"/>
    <w:rsid w:val="00FF26E0"/>
    <w:rsid w:val="00FF3C1F"/>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szCs w:val="21"/>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453060231">
          <w:marLeft w:val="0"/>
          <w:marRight w:val="0"/>
          <w:marTop w:val="0"/>
          <w:marBottom w:val="0"/>
          <w:divBdr>
            <w:top w:val="none" w:sz="0" w:space="0" w:color="auto"/>
            <w:left w:val="none" w:sz="0" w:space="0" w:color="auto"/>
            <w:bottom w:val="none" w:sz="0" w:space="0" w:color="auto"/>
            <w:right w:val="none" w:sz="0" w:space="0" w:color="auto"/>
          </w:divBdr>
        </w:div>
        <w:div w:id="188104697">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jpeg"/><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36</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32</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38</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39</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40</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27</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28</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29</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33</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34</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43</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44</b:RefOrder>
  </b:Source>
  <b:Source>
    <b:Tag>Dim</b:Tag>
    <b:SourceType>InternetSite</b:SourceType>
    <b:Guid>{0FC9CBD6-3622-489F-88DA-44FAE01232DA}</b:Guid>
    <b:Title>Dimensions &amp; key data for A-320</b:Title>
    <b:URL>http://www.airbus.com/aircraftfamilies/passengeraircraft/a320family/a320/specifications/#details</b:URL>
    <b:RefOrder>41</b:RefOrder>
  </b:Source>
  <b:Source>
    <b:Tag>Air05</b:Tag>
    <b:SourceType>Report</b:SourceType>
    <b:Guid>{CA4BAD37-7953-4EEF-8295-4B5226C1524C}</b:Guid>
    <b:Title>A320 AIRPLANE CHARACTERISTICS FOR AIRPORT PLANNING</b:Title>
    <b:Year>2005</b:Year>
    <b:Author>
      <b:Author>
        <b:Corporate>Airbus</b:Corporate>
      </b:Author>
    </b:Author>
    <b:RefOrder>42</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48</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46</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47</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51</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49</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50</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35</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45</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EUR07</b:Tag>
    <b:SourceType>Report</b:SourceType>
    <b:Guid>{35F026E9-AE6A-4538-80E7-FBB7E18B24BA}</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36</b:RefOrder>
  </b:Source>
  <b:Source>
    <b:Tag>Cla98</b:Tag>
    <b:SourceType>JournalArticle</b:SourceType>
    <b:Guid>{74EA522B-3652-49B2-BCA5-EC2961BB4C31}</b:Guid>
    <b:Title>Conflict Resolution for Air Traffic Management: A Study in Multi-Agent Hybrid Systems</b:Title>
    <b:Year>1998</b:Year>
    <b:StandardNumber>4</b:StandardNumber>
    <b:Author>
      <b:Author>
        <b:NameList>
          <b:Person>
            <b:Last>Claire Tomlin</b:Last>
            <b:First>George</b:First>
            <b:Middle>J. Pappas, and Shankar Sastry</b:Middle>
          </b:Person>
        </b:NameList>
      </b:Author>
    </b:Author>
    <b:Volume>43</b:Volume>
    <b:JournalName>IEEE Transactions on Automatic Control</b:JournalName>
    <b:Month>April</b:Month>
    <b:Pages>509--521</b:Pages>
    <b:RefOrder>2</b:RefOrder>
  </b:Source>
  <b:Source>
    <b:Tag>JSB</b:Tag>
    <b:SourceType>InternetSite</b:SourceType>
    <b:Guid>{E36109BB-3B8A-400E-9ECA-A17EE3034770}</b:Guid>
    <b:Author>
      <b:Author>
        <b:Corporate>JSBSim</b:Corporate>
      </b:Author>
    </b:Author>
    <b:Title>JSBSim flight dynamics model</b:Title>
    <b:URL>http://jsbsim.sourceforge.net/ </b:URL>
    <b:RefOrder>3</b:RefOrder>
  </b:Source>
  <b:Source>
    <b:Tag>Fli</b:Tag>
    <b:SourceType>InternetSite</b:SourceType>
    <b:Guid>{7028474B-6FB0-4B5E-B4FE-51281391A53D}</b:Guid>
    <b:Author>
      <b:Author>
        <b:Corporate>FlightGear Flight Simulator</b:Corporate>
      </b:Author>
    </b:Author>
    <b:Title>FlightGear Flight Simulator</b:Title>
    <b:URL>http://www.flightgear.org/</b:URL>
    <b:RefOrder>4</b:RefOrder>
  </b:Source>
  <b:Source>
    <b:Tag>Ope</b:Tag>
    <b:SourceType>InternetSite</b:SourceType>
    <b:Guid>{D51279AA-5DA6-49F9-B100-A950578AA075}</b:Guid>
    <b:Author>
      <b:Author>
        <b:Corporate>OpenEaagles</b:Corporate>
      </b:Author>
    </b:Author>
    <b:Title>OpenEaagles</b:Title>
    <b:URL>http://www.openeaagles.org/</b:URL>
    <b:RefOrder>5</b:RefOrder>
  </b:Source>
  <b:Source>
    <b:Tag>AVI</b:Tag>
    <b:SourceType>Report</b:SourceType>
    <b:Guid>{EFEC3E2A-8913-42A1-974C-5AE2F818545D}</b:Guid>
    <b:Title>Manual, AVIATOR VISUAL DESIGN SIMULATOR (AVDS) User</b:Title>
    <b:Author>
      <b:Author>
        <b:Corporate>AVIATOR VISUAL DESIGN SIMULATOR</b:Corporate>
      </b:Author>
    </b:Author>
    <b:Comments>http://www.rassimtech.com/documentation/AVDSManual.pdf</b:Comments>
    <b:RefOrder>6</b:RefOrder>
  </b:Sour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7</b:RefOrder>
  </b:Source>
  <b:Source>
    <b:Tag>Smi</b:Tag>
    <b:SourceType>JournalArticle</b:SourceType>
    <b:Guid>{328708FA-3548-46AB-B776-68AC6585622D}</b:Guid>
    <b:Title>The design of FACET to support use by airline operations centers</b:Title>
    <b:City>2004</b:City>
    <b:Author>
      <b:Author>
        <b:NameList>
          <b:Person>
            <b:Last>Smith</b:Last>
            <b:First>P.</b:First>
          </b:Person>
        </b:NameList>
      </b:Author>
    </b:Author>
    <b:JournalName>IEEE</b:JournalName>
    <b:RefOrder>8</b:RefOrder>
  </b:Source>
  <b:Source>
    <b:Tag>Fli1</b:Tag>
    <b:SourceType>InternetSite</b:SourceType>
    <b:Guid>{2389C6BA-90E1-48EC-9DC4-6993584BF416}</b:Guid>
    <b:Title>Flight Explorer</b:Title>
    <b:Author>
      <b:Author>
        <b:Corporate>Flight Explorer Inc.</b:Corporate>
      </b:Author>
    </b:Author>
    <b:URL>http://www.flightexplorer.com/</b:URL>
    <b:RefOrder>31</b:RefOrder>
  </b:Source>
  <b:Source>
    <b:Tag>Kei00</b:Tag>
    <b:SourceType>ConferenceProceedings</b:SourceType>
    <b:Guid>{81E29542-2225-4ECD-A81E-2A596D3AD0E5}</b:Guid>
    <b:Title>Modeling Distributed Human Decision-Making in Traffic Flow Management Operations</b:Title>
    <b:Year>2000</b:Year>
    <b:Author>
      <b:Author>
        <b:NameList>
          <b:Person>
            <b:Last>Keith C</b:Last>
            <b:First>C.</b:First>
          </b:Person>
        </b:NameList>
      </b:Author>
    </b:Author>
    <b:City>Napoli, Italy</b:City>
    <b:ConferenceName>3rd USA/Europe Air Traffic Management R&amp;D Seminar</b:ConferenceName>
    <b:RefOrder>32</b:RefOrder>
  </b:Source>
  <b:Source>
    <b:Tag>Sha09</b:Tag>
    <b:SourceType>JournalArticle</b:SourceType>
    <b:Guid>{87383D61-7768-4ED3-881A-B755C552ED6B}</b:Guid>
    <b:Title>A Multiagent Simulation of Collaborative Air Traffic Flow Management</b:Title>
    <b:Year>2009</b:Year>
    <b:Publisher> Information Science Reference</b:Publisher>
    <b:Author>
      <b:Author>
        <b:NameList>
          <b:Person>
            <b:Last>Shawn R. Wolfe</b:Last>
            <b:First>Peter</b:First>
            <b:Middle>A. Jarvis, Francis Y. Enomoto, Maarten Sierhuis,Bart-Jan van Putte</b:Middle>
          </b:Person>
        </b:NameList>
      </b:Author>
      <b:Editor>
        <b:NameList>
          <b:Person>
            <b:Last>Ana L. C. Bazzan</b:Last>
            <b:First>Franziska</b:First>
            <b:Middle>Klügl</b:Middle>
          </b:Person>
        </b:NameList>
      </b:Editor>
    </b:Author>
    <b:JournalName>Multi-Agent Systems for Traffic and Transportation Engineering</b:JournalName>
    <b:Pages>357-381</b:Pages>
    <b:Comments>NASA Ames Research Center</b:Comments>
    <b:RefOrder>9</b:RefOrder>
  </b:Source>
  <b:Source>
    <b:Tag>Foy05</b:Tag>
    <b:SourceType>ConferenceProceedings</b:SourceType>
    <b:Guid>{8B2BEDD5-C6CB-4E87-9E21-33A09615B7A4}</b:Guid>
    <b:Author>
      <b:Author>
        <b:NameList>
          <b:Person>
            <b:Last>Foyle</b:Last>
            <b:First>D.</b:First>
            <b:Middle>C., Hooey, B. L., Byrne, M. D., Corker, K. M., Deutsch, S., Lebiere, C.</b:Middle>
          </b:Person>
        </b:NameList>
      </b:Author>
    </b:Author>
    <b:Title>Human performance models of pilot behaviour</b:Title>
    <b:City>Santa Monica, CA</b:City>
    <b:Year>2005</b:Year>
    <b:Pages>1109-1113</b:Pages>
    <b:ConferenceName>The Human Factors and Ergonomics Society 49th Annual Meeting</b:ConferenceName>
    <b:RefOrder>10</b:RefOrder>
  </b:Source>
  <b:Source>
    <b:Tag>Jor08</b:Tag>
    <b:SourceType>ConferenceProceedings</b:SourceType>
    <b:Guid>{B107E181-85B3-49C4-BA1C-C7A7583D966E}</b:Guid>
    <b:Author>
      <b:Author>
        <b:NameList>
          <b:Person>
            <b:Last>Jorge J. Gómez-Sanz</b:Last>
            <b:First>Rubén</b:First>
            <b:Middle>Fuentes, Juan Pavón, Iván García-Magariño</b:Middle>
          </b:Person>
        </b:NameList>
      </b:Author>
    </b:Author>
    <b:Title>INGENIAS development kit: a visual multi-agent system development environment</b:Title>
    <b:Year>2008</b:Year>
    <b:Pages>1675-1676</b:Pages>
    <b:ConferenceName>AAMAS (Demos)'2008</b:ConferenceName>
    <b:RefOrder>13</b:RefOrder>
  </b:Source>
  <b:Source>
    <b:Tag>Adr09</b:Tag>
    <b:SourceType>ConferenceProceedings</b:SourceType>
    <b:Guid>{5E41DFAD-CB37-4DFC-949A-D2E54A66D416}</b:Guid>
    <b:Author>
      <b:Author>
        <b:NameList>
          <b:Person>
            <b:Last>Adrian K. Agogino</b:Last>
            <b:First>Kagan</b:First>
            <b:Middle>Tumer</b:Middle>
          </b:Person>
        </b:NameList>
      </b:Author>
    </b:Author>
    <b:Title>Improving air traffic management through agent suggestions</b:Title>
    <b:Year>2009</b:Year>
    <b:Pages>1271-1272</b:Pages>
    <b:ConferenceName>AAMAS (2) 2009</b:ConferenceName>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38</b:RefOrder>
  </b:Source>
  <b:Source>
    <b:Tag>Edu09</b:Tag>
    <b:SourceType>ConferenceProceedings</b:SourceType>
    <b:Guid>{61F902E8-A7B1-41AE-92D5-F48610877651}</b:Guid>
    <b:Author>
      <b:Author>
        <b:NameList>
          <b:Person>
            <b:Last>Eduard Semsch</b:Last>
            <b:First>Michal</b:First>
            <b:Middle>Jakob, Dusan Pavlícek, Michal Pechoucek</b:Middle>
          </b:Person>
        </b:NameList>
      </b:Author>
    </b:Author>
    <b:Title>Autonomous UAV Surveillance in Complex Urban Environments</b:Title>
    <b:Year>2009</b:Year>
    <b:Pages>82-85</b:Pages>
    <b:ConferenceName>IAT 2009</b:ConferenceName>
    <b:RefOrder>39</b:RefOrder>
  </b:Source>
  <b:Source>
    <b:Tag>Che09</b:Tag>
    <b:SourceType>ConferenceProceedings</b:SourceType>
    <b:Guid>{A0622406-DA7B-4114-8920-97CAF4CF945B}</b:Guid>
    <b:Author>
      <b:Author>
        <b:NameList>
          <b:Person>
            <b:Last>Cheviron</b:Last>
            <b:First>T.,</b:First>
            <b:Middle>Chriette, A., &amp; Plestan, F.</b:Middle>
          </b:Person>
        </b:NameList>
      </b:Author>
    </b:Author>
    <b:Title>Generic Nonlinear model of reduced scale UAV</b:Title>
    <b:Year>2009</b:Year>
    <b:City>Kobe, Japan</b:City>
    <b:Pages>3271-3276</b:Pages>
    <b:ConferenceName>IEEE International Conference on Robotics &amp; Automation</b:ConferenceName>
    <b:RefOrder>40</b:RefOrder>
  </b:Source>
  <b:Source>
    <b:Tag>NHu03</b:Tag>
    <b:SourceType>ConferenceProceedings</b:SourceType>
    <b:Guid>{56926143-568C-4E18-9E62-5C3FE393B221}</b:Guid>
    <b:Author>
      <b:Author>
        <b:NameList>
          <b:Person>
            <b:Last>N. Huff</b:Last>
            <b:First>A.</b:First>
            <b:Middle>Kamel, and K. Nygard</b:Middle>
          </b:Person>
        </b:NameList>
      </b:Author>
    </b:Author>
    <b:Title>An Agent Based Framework for Modeling UAVs</b:Title>
    <b:Year>2003</b:Year>
    <b:ConferenceName>The 16th International Conference on Computer Applications in Industry and Engineering (CAINE03)</b:ConferenceName>
    <b:RefOrder>27</b:RefOrder>
  </b:Source>
  <b:Source>
    <b:Tag>Swe02</b:Tag>
    <b:SourceType>ConferenceProceedings</b:SourceType>
    <b:Guid>{0116A544-17D0-4B58-B9F1-6711F302A990}</b:Guid>
    <b:Author>
      <b:Author>
        <b:NameList>
          <b:Person>
            <b:Last>Sweet</b:Last>
            <b:First>D.</b:First>
            <b:Middle>N., Manikonda, V., Aronson, J. S., Roth, K., &amp; Blake, M.</b:Middle>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28</b:RefOrder>
  </b:Source>
  <b:Source>
    <b:Tag>Tam97</b:Tag>
    <b:SourceType>ConferenceProceedings</b:SourceType>
    <b:Guid>{697333A1-D1AC-4863-9F46-87B8B742E71F}</b:Guid>
    <b:Author>
      <b:Author>
        <b:NameList>
          <b:Person>
            <b:Last>Tambe</b:Last>
            <b:First>M.</b:First>
          </b:Person>
        </b:NameList>
      </b:Author>
    </b:Author>
    <b:Title>Agent architectures for flexible, practical teamwork</b:Title>
    <b:Year>July, 1997</b:Year>
    <b:City>Providence, Rhode Island</b:City>
    <b:ConferenceName>American Association for Artificial Intelligence Conference (AAAI-2007)</b:ConferenceName>
    <b:RefOrder>29</b:RefOrder>
  </b:Source>
  <b:Source>
    <b:Tag>DSi08</b:Tag>
    <b:SourceType>ConferenceProceedings</b:SourceType>
    <b:Guid>{A4D52BEE-FB56-4D85-961E-CEE082039DA4}</b:Guid>
    <b:Author>
      <b:Author>
        <b:NameList>
          <b:Person>
            <b:Last>D. Sislak</b:Last>
            <b:First>P.</b:First>
            <b:Middle>Volf, S. Kopriva, and M. Pechoucek</b:Middle>
          </b:Person>
        </b:NameList>
      </b:Author>
    </b:Author>
    <b:Title>AGENTFLY: A multi-agent airspace test-bed</b:Title>
    <b:Year>May, 2008</b:Year>
    <b:ConferenceName>7th Intl. Conf. on Autonomous Agents and MultiAgent Systems</b:ConferenceName>
    <b:RefOrder>33</b:RefOrder>
  </b:Source>
  <b:Source>
    <b:Tag>SWo08</b:Tag>
    <b:SourceType>ConferenceProceedings</b:SourceType>
    <b:Guid>{E71B6D3A-A823-41FA-ABDA-F6E44EEAF6A4}</b:Guid>
    <b:Author>
      <b:Author>
        <b:NameList>
          <b:Person>
            <b:Last>S. Wolfe</b:Last>
            <b:First>M.</b:First>
            <b:Middle>Sierhuis, and P. Jarvis</b:Middle>
          </b:Person>
        </b:NameList>
      </b:Author>
    </b:Author>
    <b:Title>To bdi or not to bdi</b:Title>
    <b:Year>2008</b:Year>
    <b:ConferenceName>Design choices in an agent-based Traffic Flow Management Simulation Multiconference</b:ConferenceName>
    <b:RefOrder>34</b:RefOrder>
  </b:Source>
  <b:Source>
    <b:Tag>Dan99</b:Tag>
    <b:SourceType>Book</b:SourceType>
    <b:Guid>{1B4F288E-3E39-4616-BD92-FEF62B57A237}</b:Guid>
    <b:Title>Handbook of Aviation Human Factors</b:Title>
    <b:Year>1999</b:Year>
    <b:Author>
      <b:Author>
        <b:NameList>
          <b:Person>
            <b:Last>Daniel J. Garland</b:Last>
            <b:First>John</b:First>
            <b:Middle>A. Wise and V. David Hopkin</b:Middle>
          </b:Person>
        </b:NameList>
      </b:Author>
      <b:Editor>
        <b:NameList>
          <b:Person>
            <b:Last>Associates</b:Last>
            <b:First>Lawrence</b:First>
            <b:Middle>Erlbaum</b:Middle>
          </b:Person>
        </b:NameList>
      </b:Editor>
    </b:Author>
    <b:Comments>ISBN 0-8058-1680-1</b:Comments>
    <b:RefOrder>52</b:RefOrder>
  </b:Source>
  <b:Source>
    <b:Tag>Ago07</b:Tag>
    <b:SourceType>ConferenceProceedings</b:SourceType>
    <b:Guid>{916341E3-F627-4596-97C1-05F283CAAB62}</b:Guid>
    <b:Author>
      <b:Author>
        <b:NameList>
          <b:Person>
            <b:Last>Adrian K. Agogino</b:Last>
            <b:First>Kagan</b:First>
            <b:Middle>Tumer</b:Middle>
          </b:Person>
        </b:NameList>
      </b:Author>
    </b:Author>
    <b:Title>Distributed agent-based air traffic flow management</b:Title>
    <b:Year>May, 2007</b:Year>
    <b:City>Honolulu, Hawaii</b:City>
    <b:ConferenceName>Sixth International Joint Conference on Autonomous Agents and Multi-Agent Systems</b:ConferenceName>
    <b:RefOrder>30</b:RefOrder>
  </b:Source>
  <b:Source>
    <b:Tag>Gil05</b:Tag>
    <b:SourceType>ArticleInAPeriodical</b:SourceType>
    <b:Guid>{7318E0E7-B6E8-4EC6-B269-2157CE55D0DC}</b:Guid>
    <b:Author>
      <b:Author>
        <b:NameList>
          <b:Person>
            <b:Last>Gilbert</b:Last>
            <b:First>N.,</b:First>
            <b:Middle>Troitzsch, K. G.</b:Middle>
          </b:Person>
        </b:NameList>
      </b:Author>
    </b:Author>
    <b:Title>Simulation for the Social Scientist</b:Title>
    <b:Year>2005</b:Year>
    <b:PeriodicalTitle>Open University Press</b:PeriodicalTitle>
    <b:RefOrder>12</b:RefOrder>
  </b:Source>
  <b:Source>
    <b:Tag>Ear88</b:Tag>
    <b:SourceType>Book</b:SourceType>
    <b:Guid>{D0B36189-BC65-401E-A127-517743592A82}</b:Guid>
    <b:Title>Human Factors in Aviation</b:Title>
    <b:Year>1988</b:Year>
    <b:Publisher>Academic Press, Inc</b:Publisher>
    <b:Author>
      <b:Author>
        <b:NameList>
          <b:Person>
            <b:Last>Earl L. Wiener</b:Last>
            <b:First>David</b:First>
            <b:Middle>C. Nagel</b:Middle>
          </b:Person>
        </b:NameList>
      </b:Author>
    </b:Author>
    <b:RefOrder>15</b:RefOrder>
  </b:Source>
  <b:Source>
    <b:Tag>Coo80</b:Tag>
    <b:SourceType>ConferenceProceedings</b:SourceType>
    <b:Guid>{78683FC9-DC3A-4234-A008-77FAC91AB6DA}</b:Guid>
    <b:Author>
      <b:Author>
        <b:NameList>
          <b:Person>
            <b:Last>Cooper</b:Last>
            <b:First>G.</b:First>
            <b:Middle>E., White, M. D., &amp; Lauber, J. K.</b:Middle>
          </b:Person>
        </b:NameList>
      </b:Author>
    </b:Author>
    <b:Title>Resource Management on the Flightdeck: Proceedings of a NASA/Industry Workshop</b:Title>
    <b:Year>1980</b:Year>
    <b:City>Moffett Field, CA</b:City>
    <b:Publisher>NASAAmes Research Center</b:Publisher>
    <b:RefOrder>16</b:RefOrder>
  </b:Source>
  <b:Source>
    <b:Tag>Tag94</b:Tag>
    <b:SourceType>ConferenceProceedings</b:SourceType>
    <b:Guid>{14344A1A-1911-4915-8600-01D2C7E81E42}</b:Guid>
    <b:Title>Crew  resource management: Achieving enhanced  flight operations</b:Title>
    <b:Year>1994</b:Year>
    <b:City>Aldershot, UK</b:City>
    <b:Publisher>Aviation Psychology in Practice</b:Publisher>
    <b:Author>
      <b:Author>
        <b:NameList>
          <b:Person>
            <b:Last>Taggart</b:Last>
            <b:First>W.</b:First>
            <b:Middle>R.</b:Middle>
          </b:Person>
        </b:NameList>
      </b:Author>
    </b:Author>
    <b:Pages>309-339</b:Pages>
    <b:ConferenceName>Avebury Technical</b:ConferenceName>
    <b:RefOrder>17</b:RefOrder>
  </b:Source>
  <b:Source>
    <b:Tag>Hel99</b:Tag>
    <b:SourceType>ArticleInAPeriodical</b:SourceType>
    <b:Guid>{E0F22605-9293-4E8B-8F7D-8BD6AE054B09}</b:Guid>
    <b:Author>
      <b:Author>
        <b:NameList>
          <b:Person>
            <b:Last>Helmreich RL</b:Last>
            <b:First>Merritt</b:First>
            <b:Middle>AC, Wilhelm JA</b:Middle>
          </b:Person>
        </b:NameList>
      </b:Author>
    </b:Author>
    <b:Title>The evolution of crew resource management training in commercial aviation</b:Title>
    <b:Year>1999</b:Year>
    <b:Volume>9</b:Volume>
    <b:PeriodicalTitle>Int J Aviation Psychology</b:PeriodicalTitle>
    <b:Pages>19–32</b:Pages>
    <b:RefOrder>14</b:RefOrder>
  </b:Source>
  <b:Source>
    <b:Tag>FAA95</b:Tag>
    <b:SourceType>Report</b:SourceType>
    <b:Guid>{80D67C82-2769-41A9-A74C-BA6E7F6B2AFB}</b:Guid>
    <b:Author>
      <b:Author>
        <b:Corporate>FAA</b:Corporate>
      </b:Author>
    </b:Author>
    <b:Title>Crew resource management training</b:Title>
    <b:Year>1995</b:Year>
    <b:City>Washington, DC</b:City>
    <b:Publisher>Advisory Circular No AC 123-51B</b:Publisher>
    <b:Department>Departament of Transportation, FAA</b:Department>
    <b:Pages>10-12, Appendix 3, 1-2</b:Pages>
    <b:RefOrder>18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19</b:RefOrder>
  </b:Source>
  <b:Source>
    <b:Tag>TKe97</b:Tag>
    <b:SourceType>ArticleInAPeriodical</b:SourceType>
    <b:Guid>{8E5C35AA-776C-4875-A46C-62611BC878A4}</b:Guid>
    <b:Author>
      <b:Author>
        <b:NameList>
          <b:Person>
            <b:Last>T.</b:Last>
            <b:First>Kern.</b:First>
          </b:Person>
        </b:NameList>
      </b:Author>
    </b:Author>
    <b:Title>Redefining airmanship</b:Title>
    <b:Year>1997</b:Year>
    <b:City>New York</b:City>
    <b:RefOrder>20</b:RefOrder>
  </b:Source>
  <b:Source>
    <b:Tag>Dun00</b:Tag>
    <b:SourceType>ConferenceProceedings</b:SourceType>
    <b:Guid>{00538336-771C-4C59-8822-71C219D73551}</b:Guid>
    <b:Author>
      <b:Author>
        <b:NameList>
          <b:Person>
            <b:Last>Duncan</b:Last>
            <b:First>J.C.</b:First>
            <b:Middle>and Feterle, L.C.</b:Middle>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21</b:RefOrder>
  </b:Source>
  <b:Source>
    <b:Tag>Lau81</b:Tag>
    <b:SourceType>ArticleInAPeriodical</b:SourceType>
    <b:Guid>{5771E0BD-7620-4F38-8D2D-87C805871852}</b:Guid>
    <b:Title>Guidelines for the development of line oriented flight training</b:Title>
    <b:Year>1981</b:Year>
    <b:City>Moffett Field, CA</b:City>
    <b:Author>
      <b:Author>
        <b:NameList>
          <b:Person>
            <b:Last>Lauber J.K</b:Last>
            <b:First>Foushee</b:First>
          </b:Person>
        </b:NameList>
      </b:Author>
    </b:Author>
    <b:PeriodicalTitle>NASA Conference Publication 2184</b:PeriodicalTitle>
    <b:RefOrder>22</b:RefOrder>
  </b:Source>
  <b:Source>
    <b:Tag>Eur05</b:Tag>
    <b:SourceType>ConferenceProceedings</b:SourceType>
    <b:Guid>{E9B0F47A-C274-4850-98CD-005FDCCD6CDA}</b:Guid>
    <b:Title>A vision for European Aviation</b:Title>
    <b:Year>2005</b:Year>
    <b:Author>
      <b:Author>
        <b:Corporate>Eurocontrol</b:Corporate>
      </b:Author>
    </b:Author>
    <b:ConferenceName>Eurocontrol and ACI Europe Press Conference</b:ConferenceName>
    <b:RefOrder>1</b:RefOrder>
  </b:Source>
  <b:Source>
    <b:Tag>Dir</b:Tag>
    <b:SourceType>InternetSite</b:SourceType>
    <b:Guid>{F3C8A7C7-AF1E-4224-AD32-0A7D05BDC911}</b:Guid>
    <b:Title>Directory of Waypoints in Spain</b:Title>
    <b:URL>http://www.fallingrain.com/world/SP/waypoints.html</b:URL>
    <b:RefOrder>43</b:RefOrder>
  </b:Source>
  <b:Source>
    <b:Tag>Flo</b:Tag>
    <b:SourceType>InternetSite</b:SourceType>
    <b:Guid>{6DADA2A4-05B8-48FD-BB22-2D8611787263}</b:Guid>
    <b:Title>Flota de Iberia en el Grupo Iberia</b:Title>
    <b:URL>http://grupo.iberia.es/portal/site/grupoiberia/menuitem.8e32b03d06b292dda0d4a195d21061ca/?id_avion=57d89a1b25862010VgnVCM100000950216ac____&amp;origen=datos&amp;vengode=Iberia</b:URL>
    <b:RefOrder>44</b:RefOrder>
  </b:Source>
  <b:Source>
    <b:Tag>Dim</b:Tag>
    <b:SourceType>InternetSite</b:SourceType>
    <b:Guid>{0FC9CBD6-3622-489F-88DA-44FAE01232DA}</b:Guid>
    <b:Title>Dimensions &amp; key data for A-320</b:Title>
    <b:URL>http://www.airbus.com/aircraftfamilies/passengeraircraft/a320family/a320/specifications/#details</b:URL>
    <b:RefOrder>41</b:RefOrder>
  </b:Source>
  <b:Source>
    <b:Tag>Air05</b:Tag>
    <b:SourceType>Report</b:SourceType>
    <b:Guid>{CA4BAD37-7953-4EEF-8295-4B5226C1524C}</b:Guid>
    <b:Title>A320 AIRPLANE CHARACTERISTICS FOR AIRPORT PLANNING</b:Title>
    <b:Year>2005</b:Year>
    <b:Author>
      <b:Author>
        <b:Corporate>Airbus</b:Corporate>
      </b:Author>
    </b:Author>
    <b:RefOrder>42</b:RefOrder>
  </b:Source>
  <b:Source>
    <b:Tag>Sot06</b:Tag>
    <b:SourceType>ConferenceProceedings</b:SourceType>
    <b:Guid>{685A3552-76DE-4A8E-A9E9-5547A2258851}</b:Guid>
    <b:Author>
      <b:Author>
        <b:NameList>
          <b:Person>
            <b:Last>Soto</b:Last>
            <b:First>J.</b:First>
            <b:Middle>P., Vizcaino, A., Portillo, J., y Piattini, M.</b:Middle>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48</b:RefOrder>
  </b:Source>
  <b:Source>
    <b:Tag>Pav05</b:Tag>
    <b:SourceType>ConferenceProceedings</b:SourceType>
    <b:Guid>{19398BBE-4F27-4064-A07E-482F211AEDBA}</b:Guid>
    <b:Author>
      <b:Author>
        <b:NameList>
          <b:Person>
            <b:Last>Pavón</b:Last>
            <b:First>J.,</b:First>
            <b:Middle>Gómez-Sanz, J. J., y Fuentes, R.</b:Middle>
          </b:Person>
        </b:NameList>
      </b:Author>
      <b:Editor>
        <b:NameList>
          <b:Person>
            <b:Last>Henderson-Sellers</b:Last>
            <b:First>B.,</b:First>
            <b:Middle>y Giorgini, P.</b:Middle>
          </b:Person>
        </b:NameList>
      </b:Editor>
    </b:Author>
    <b:Title>The INGENIAS Methodology and Tools</b:Title>
    <b:Year>2005</b:Year>
    <b:Pages>236-276</b:Pages>
    <b:ConferenceName>Idea Group Publishing</b:ConferenceName>
    <b:RefOrder>46</b:RefOrder>
  </b:Source>
  <b:Source>
    <b:Tag>Bot08</b:Tag>
    <b:SourceType>JournalArticle</b:SourceType>
    <b:Guid>{329864F0-4636-490D-9F2C-074F7394E195}</b:Guid>
    <b:Author>
      <b:Author>
        <b:NameList>
          <b:Person>
            <b:Last>Botia</b:Last>
            <b:First>J.</b:First>
            <b:Middle>A., Gonzalez, J. C., Gomez, J., y Pavon, J.</b:Middle>
          </b:Person>
        </b:NameList>
      </b:Author>
    </b:Author>
    <b:Title>The Ingenias Project: Methods and Tool For Developing Multiagent Systems</b:Title>
    <b:Year>2008</b:Year>
    <b:Pages>529-534</b:Pages>
    <b:JournalName>Latin America Transactions, IEEE (Revista IEEE America Latina)</b:JournalName>
    <b:RefOrder>47</b:RefOrder>
  </b:Source>
  <b:Source>
    <b:Tag>Fra03</b:Tag>
    <b:SourceType>Book</b:SourceType>
    <b:Guid>{5F7FD7A0-C3A3-42FC-BA2E-F70811665BAF}</b:Guid>
    <b:Author>
      <b:Author>
        <b:NameList>
          <b:Person>
            <b:Last>Frankel</b:Last>
            <b:First>David</b:First>
          </b:Person>
        </b:NameList>
      </b:Author>
    </b:Author>
    <b:Title>Model Driven Architecture: Applying MDA to Enterprise Computing</b:Title>
    <b:Year>2003</b:Year>
    <b:Publisher>John Wiley &amp; Sons</b:Publisher>
    <b:RefOrder>11</b:RefOrder>
  </b:Source>
  <b:Source>
    <b:Tag>Wor</b:Tag>
    <b:SourceType>InternetSite</b:SourceType>
    <b:Guid>{655B0F62-F29B-48CF-8007-D8C7B50C688D}</b:Guid>
    <b:Title>World Wind Java SDK</b:Title>
    <b:URL>http://worldwind.arc.nasa.gov/java/</b:URL>
    <b:RefOrder>51</b:RefOrder>
  </b:Source>
  <b:Source>
    <b:Tag>Pav06</b:Tag>
    <b:SourceType>ConferenceProceedings</b:SourceType>
    <b:Guid>{57C83810-B72C-41F5-A329-699AA76B8B0B}</b:Guid>
    <b:Author>
      <b:Author>
        <b:NameList>
          <b:Person>
            <b:Last>Pavón</b:Last>
            <b:First>J.,</b:First>
            <b:Middle>Gómez-Sanz, J.J., Fuentes, R.</b:Middle>
          </b:Person>
        </b:NameList>
      </b:Author>
      <b:Editor>
        <b:NameList>
          <b:Person>
            <b:Last>Rensink</b:Last>
            <b:First>A.,</b:First>
            <b:Middle>Warmer, J.</b:Middle>
          </b:Person>
        </b:NameList>
      </b:Editor>
    </b:Author>
    <b:Title>Model Driven Development of Multi-Agent Systems</b:Title>
    <b:Year>2006</b:Year>
    <b:City>Springer, Heidelberg</b:City>
    <b:Volume>4066</b:Volume>
    <b:Pages>284- 298</b:Pages>
    <b:ConferenceName>ECMDA-FA 2006</b:ConferenceName>
    <b:RefOrder>49</b:RefOrder>
  </b:Source>
  <b:Source>
    <b:Tag>Sim</b:Tag>
    <b:SourceType>InternetSite</b:SourceType>
    <b:Guid>{93A04E9A-ECE2-4D54-8530-F61C35279AA4}</b:Guid>
    <b:Title>Simulink</b:Title>
    <b:URL>http://www.mathworks.com/products/simulink/</b:URL>
    <b:RefOrder>26</b:RefOrder>
  </b:Source>
  <b:Source>
    <b:Tag>TMH</b:Tag>
    <b:SourceType>InternetSite</b:SourceType>
    <b:Guid>{B5D5FF3B-CE69-43F4-A7C4-A983911DF18E}</b:Guid>
    <b:Title>MVC XEROX PARC 1978-79</b:Title>
    <b:URL>http://heim.ifi.uio.no/~trygver/themes/mvc/mvc-index.html</b:URL>
    <b:Author>
      <b:Author>
        <b:NameList>
          <b:Person>
            <b:Last>Reenskau</b:Last>
            <b:First>T.</b:First>
            <b:Middle>M. H.</b:Middle>
          </b:Person>
        </b:NameList>
      </b:Author>
    </b:Author>
    <b:RefOrder>50</b:RefOrder>
  </b:Source>
  <b:Source>
    <b:Tag>Geo95</b:Tag>
    <b:SourceType>ConferenceProceedings</b:SourceType>
    <b:Guid>{9B6D0B82-A52F-4A92-8FF1-D9A15B54B555}</b:Guid>
    <b:Author>
      <b:Author>
        <b:NameList>
          <b:Person>
            <b:Last>Georgeff</b:Last>
            <b:First>A.</b:First>
            <b:Middle>S. Rao and M. P.</b:Middle>
          </b:Person>
        </b:NameList>
      </b:Author>
    </b:Author>
    <b:Title>BDI-agents: From Theory to Practice</b:Title>
    <b:Year>1995</b:Year>
    <b:City>San Francisco</b:City>
    <b:ConferenceName>Proceedings of the First International Conference on Multiagent Systems</b:ConferenceName>
    <b:RefOrder>35</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45</b:RefOrder>
  </b:Source>
  <b:Source>
    <b:Tag>Chi91</b:Tag>
    <b:SourceType>JournalArticle</b:SourceType>
    <b:Guid>{E367B76C-7C0E-4867-88B3-C6DC0F104D95}</b:Guid>
    <b:Author>
      <b:Author>
        <b:NameList>
          <b:Person>
            <b:Last>Helmreich</b:Last>
            <b:First>Robert</b:First>
            <b:Middle>L.</b:Middle>
          </b:Person>
          <b:Person>
            <b:Last>Chidester</b:Last>
            <b:First>Thomas</b:First>
            <b:Middle>R.</b:Middle>
          </b:Person>
          <b:Person>
            <b:Last>Gregorich</b:Last>
            <b:First>Steven</b:First>
            <b:Middle>E.</b:Middle>
          </b:Person>
        </b:NameList>
      </b:Author>
    </b:Author>
    <b:Title>Pilot Personality and Crew Coordination: Implications for Training and Selection</b:Title>
    <b:Year>1991</b:Year>
    <b:Pages>25-44</b:Pages>
    <b:JournalName>The International Journal of Aviation Psychology</b:JournalName>
    <b:Volume>1</b:Volume>
    <b:Issue>1</b:Issue>
    <b:RefOrder>23</b:RefOrder>
  </b:Source>
  <b:Source>
    <b:Tag>Ehl03</b:Tag>
    <b:SourceType>Report</b:SourceType>
    <b:Guid>{53644576-EECC-4A03-95C1-A7CD0A1766A0}</b:Guid>
    <b:Title>The  Intelligent Cockpit  Environment  (ICE) Project</b:Title>
    <b:Year>2003</b:Year>
    <b:Author>
      <b:Author>
        <b:NameList>
          <b:Person>
            <b:Last>Ehlert</b:Last>
            <b:First>P.A.M.,</b:First>
            <b:Middle>Rothkrantz, L.J.M.</b:Middle>
          </b:Person>
        </b:NameList>
      </b:Author>
    </b:Author>
    <b:Department>Data and Knowledge Systems Group</b:Department>
    <b:Institution>Delft University of Technology, The Netherlands</b:Institution>
    <b:RefOrder>24</b:RefOrder>
  </b:Source>
  <b:Source>
    <b:Tag>Gen01</b:Tag>
    <b:SourceType>ConferenceProceedings</b:SourceType>
    <b:Guid>{46567D1F-B5F9-4E1D-B2B7-5ED1D00B928F}</b:Guid>
    <b:Title>Aerobot airdata measurement for planetary exploration</b:Title>
    <b:Year>Ablir, 2001</b:Year>
    <b:City>Manchester, UK</b:City>
    <b:Author>
      <b:Author>
        <b:NameList>
          <b:Person>
            <b:Last>Geneste</b:Last>
            <b:First>E.,</b:First>
            <b:Middle>Barnes, D.P.</b:Middle>
          </b:Person>
        </b:NameList>
      </b:Author>
    </b:Author>
    <b:ConferenceName>TIMR 01 - Towards Intelligent Mobile Robots, 3rd British Conference on Autonomous Mobile Robots and Autonomous Systems</b:ConferenceName>
    <b:RefOrder>25</b:RefOrder>
  </b:Source>
</b:Sources>
</file>

<file path=customXml/itemProps1.xml><?xml version="1.0" encoding="utf-8"?>
<ds:datastoreItem xmlns:ds="http://schemas.openxmlformats.org/officeDocument/2006/customXml" ds:itemID="{9BD99068-21C9-4123-A2F0-8B259F34AA62}">
  <ds:schemaRefs>
    <ds:schemaRef ds:uri="http://schemas.openxmlformats.org/officeDocument/2006/bibliography"/>
  </ds:schemaRefs>
</ds:datastoreItem>
</file>

<file path=customXml/itemProps2.xml><?xml version="1.0" encoding="utf-8"?>
<ds:datastoreItem xmlns:ds="http://schemas.openxmlformats.org/officeDocument/2006/customXml" ds:itemID="{44B3EC42-BDE9-47F7-8E7E-7E9C13F59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9950</TotalTime>
  <Pages>59</Pages>
  <Words>20114</Words>
  <Characters>110629</Characters>
  <Application>Microsoft Office Word</Application>
  <DocSecurity>0</DocSecurity>
  <Lines>921</Lines>
  <Paragraphs>260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130483</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591</cp:revision>
  <cp:lastPrinted>2011-04-02T11:53:00Z</cp:lastPrinted>
  <dcterms:created xsi:type="dcterms:W3CDTF">2011-05-03T09:49:00Z</dcterms:created>
  <dcterms:modified xsi:type="dcterms:W3CDTF">2011-06-30T10:14:00Z</dcterms:modified>
</cp:coreProperties>
</file>