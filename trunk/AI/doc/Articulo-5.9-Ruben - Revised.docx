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120931">
      <w:pPr>
        <w:pStyle w:val="TitlePage"/>
        <w:rPr>
          <w:caps/>
          <w:lang w:val="es-ES"/>
        </w:rPr>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299463836"/>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299463837"/>
      <w:r w:rsidRPr="002539EB">
        <w:lastRenderedPageBreak/>
        <w:t>Resumen en castellano</w:t>
      </w:r>
      <w:bookmarkEnd w:id="9"/>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299463838"/>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xml:space="preserve">, Comportamiento, Piloto, Avión, </w:t>
        </w:r>
        <w:r>
          <w:lastRenderedPageBreak/>
          <w:t>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299463839"/>
      <w:r>
        <w:lastRenderedPageBreak/>
        <w:t>Resumen en inglés</w:t>
      </w:r>
      <w:bookmarkEnd w:id="182"/>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299463840"/>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ins w:id="318" w:author="Orion" w:date="2011-07-24T16:26:00Z">
        <w:r>
          <w:rPr>
            <w:lang w:val="en-US"/>
          </w:rPr>
          <w:t>Software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299463841"/>
      <w:r>
        <w:lastRenderedPageBreak/>
        <w:t>Índice de contenidos</w:t>
      </w:r>
      <w:bookmarkEnd w:id="327"/>
    </w:p>
    <w:p w14:paraId="31726C9B" w14:textId="77777777" w:rsidR="00E3043C" w:rsidRDefault="00120931">
      <w:pPr>
        <w:pStyle w:val="TOC1"/>
        <w:rPr>
          <w:ins w:id="328" w:author="Orion" w:date="2011-07-26T17:13: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7-26T17:13:00Z">
        <w:r w:rsidR="00E3043C" w:rsidRPr="00014777">
          <w:rPr>
            <w:rStyle w:val="Hyperlink"/>
            <w:noProof/>
          </w:rPr>
          <w:fldChar w:fldCharType="begin"/>
        </w:r>
        <w:r w:rsidR="00E3043C" w:rsidRPr="00014777">
          <w:rPr>
            <w:rStyle w:val="Hyperlink"/>
            <w:noProof/>
          </w:rPr>
          <w:instrText xml:space="preserve"> </w:instrText>
        </w:r>
        <w:r w:rsidR="00E3043C">
          <w:rPr>
            <w:noProof/>
          </w:rPr>
          <w:instrText>HYPERLINK \l "_Toc299463836"</w:instrText>
        </w:r>
        <w:r w:rsidR="00E3043C" w:rsidRPr="00014777">
          <w:rPr>
            <w:rStyle w:val="Hyperlink"/>
            <w:noProof/>
          </w:rPr>
          <w:instrText xml:space="preserve"> </w:instrText>
        </w:r>
        <w:r w:rsidR="00E3043C" w:rsidRPr="00014777">
          <w:rPr>
            <w:rStyle w:val="Hyperlink"/>
            <w:noProof/>
          </w:rPr>
          <w:fldChar w:fldCharType="separate"/>
        </w:r>
        <w:r w:rsidR="00E3043C" w:rsidRPr="00014777">
          <w:rPr>
            <w:rStyle w:val="Hyperlink"/>
            <w:noProof/>
            <w:lang w:val="es-ES"/>
          </w:rPr>
          <w:t>Autorización de Difusión</w:t>
        </w:r>
        <w:r w:rsidR="00E3043C">
          <w:rPr>
            <w:noProof/>
            <w:webHidden/>
          </w:rPr>
          <w:tab/>
        </w:r>
        <w:r w:rsidR="00E3043C">
          <w:rPr>
            <w:noProof/>
            <w:webHidden/>
          </w:rPr>
          <w:fldChar w:fldCharType="begin"/>
        </w:r>
        <w:r w:rsidR="00E3043C">
          <w:rPr>
            <w:noProof/>
            <w:webHidden/>
          </w:rPr>
          <w:instrText xml:space="preserve"> PAGEREF _Toc299463836 \h </w:instrText>
        </w:r>
      </w:ins>
      <w:r w:rsidR="00E3043C">
        <w:rPr>
          <w:noProof/>
          <w:webHidden/>
        </w:rPr>
      </w:r>
      <w:r w:rsidR="00E3043C">
        <w:rPr>
          <w:noProof/>
          <w:webHidden/>
        </w:rPr>
        <w:fldChar w:fldCharType="separate"/>
      </w:r>
      <w:ins w:id="330" w:author="Orion" w:date="2011-07-26T17:13:00Z">
        <w:r w:rsidR="00E3043C">
          <w:rPr>
            <w:noProof/>
            <w:webHidden/>
          </w:rPr>
          <w:t>iii</w:t>
        </w:r>
        <w:r w:rsidR="00E3043C">
          <w:rPr>
            <w:noProof/>
            <w:webHidden/>
          </w:rPr>
          <w:fldChar w:fldCharType="end"/>
        </w:r>
        <w:r w:rsidR="00E3043C" w:rsidRPr="00014777">
          <w:rPr>
            <w:rStyle w:val="Hyperlink"/>
            <w:noProof/>
          </w:rPr>
          <w:fldChar w:fldCharType="end"/>
        </w:r>
      </w:ins>
    </w:p>
    <w:p w14:paraId="0DBD31F4" w14:textId="77777777" w:rsidR="00E3043C" w:rsidRDefault="00E3043C">
      <w:pPr>
        <w:pStyle w:val="TOC1"/>
        <w:rPr>
          <w:ins w:id="331" w:author="Orion" w:date="2011-07-26T17:13:00Z"/>
          <w:rFonts w:asciiTheme="minorHAnsi" w:eastAsiaTheme="minorEastAsia" w:hAnsiTheme="minorHAnsi" w:cstheme="minorBidi"/>
          <w:noProof/>
          <w:sz w:val="22"/>
          <w:szCs w:val="22"/>
          <w:lang w:val="es-ES" w:eastAsia="es-ES"/>
        </w:rPr>
      </w:pPr>
      <w:ins w:id="33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"_Toc299463837"</w:instrText>
        </w:r>
        <w:r w:rsidRPr="00014777">
          <w:rPr>
            <w:rStyle w:val="Hyperlink"/>
            <w:noProof/>
          </w:rPr>
          <w:instrText xml:space="preserve"> </w:instrText>
        </w:r>
        <w:r w:rsidRPr="00014777">
          <w:rPr>
            <w:rStyle w:val="Hyperlink"/>
            <w:noProof/>
          </w:rPr>
          <w:fldChar w:fldCharType="separate"/>
        </w:r>
        <w:r w:rsidRPr="00014777">
          <w:rPr>
            <w:rStyle w:val="Hyperlink"/>
            <w:noProof/>
          </w:rPr>
          <w:t>Resumen en castellano</w:t>
        </w:r>
        <w:r>
          <w:rPr>
            <w:noProof/>
            <w:webHidden/>
          </w:rPr>
          <w:tab/>
        </w:r>
        <w:r>
          <w:rPr>
            <w:noProof/>
            <w:webHidden/>
          </w:rPr>
          <w:fldChar w:fldCharType="begin"/>
        </w:r>
        <w:r>
          <w:rPr>
            <w:noProof/>
            <w:webHidden/>
          </w:rPr>
          <w:instrText xml:space="preserve"> PAGEREF _Toc299463837 \h </w:instrText>
        </w:r>
      </w:ins>
      <w:r>
        <w:rPr>
          <w:noProof/>
          <w:webHidden/>
        </w:rPr>
      </w:r>
      <w:r>
        <w:rPr>
          <w:noProof/>
          <w:webHidden/>
        </w:rPr>
        <w:fldChar w:fldCharType="separate"/>
      </w:r>
      <w:ins w:id="333" w:author="Orion" w:date="2011-07-26T17:13:00Z">
        <w:r>
          <w:rPr>
            <w:noProof/>
            <w:webHidden/>
          </w:rPr>
          <w:t>v</w:t>
        </w:r>
        <w:r>
          <w:rPr>
            <w:noProof/>
            <w:webHidden/>
          </w:rPr>
          <w:fldChar w:fldCharType="end"/>
        </w:r>
        <w:r w:rsidRPr="00014777">
          <w:rPr>
            <w:rStyle w:val="Hyperlink"/>
            <w:noProof/>
          </w:rPr>
          <w:fldChar w:fldCharType="end"/>
        </w:r>
      </w:ins>
    </w:p>
    <w:p w14:paraId="2E322799" w14:textId="77777777" w:rsidR="00E3043C" w:rsidRDefault="00E3043C">
      <w:pPr>
        <w:pStyle w:val="TOC1"/>
        <w:rPr>
          <w:ins w:id="334" w:author="Orion" w:date="2011-07-26T17:13:00Z"/>
          <w:rFonts w:asciiTheme="minorHAnsi" w:eastAsiaTheme="minorEastAsia" w:hAnsiTheme="minorHAnsi" w:cstheme="minorBidi"/>
          <w:noProof/>
          <w:sz w:val="22"/>
          <w:szCs w:val="22"/>
          <w:lang w:val="es-ES" w:eastAsia="es-ES"/>
        </w:rPr>
      </w:pPr>
      <w:ins w:id="33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"_Toc299463838"</w:instrText>
        </w:r>
        <w:r w:rsidRPr="00014777">
          <w:rPr>
            <w:rStyle w:val="Hyperlink"/>
            <w:noProof/>
          </w:rPr>
          <w:instrText xml:space="preserve"> </w:instrText>
        </w:r>
        <w:r w:rsidRPr="00014777">
          <w:rPr>
            <w:rStyle w:val="Hyperlink"/>
            <w:noProof/>
          </w:rPr>
          <w:fldChar w:fldCharType="separate"/>
        </w:r>
        <w:r w:rsidRPr="00014777">
          <w:rPr>
            <w:rStyle w:val="Hyperlink"/>
            <w:noProof/>
            <w:lang w:val="es-ES"/>
          </w:rPr>
          <w:t>Palabras clave</w:t>
        </w:r>
        <w:r>
          <w:rPr>
            <w:noProof/>
            <w:webHidden/>
          </w:rPr>
          <w:tab/>
        </w:r>
        <w:r>
          <w:rPr>
            <w:noProof/>
            <w:webHidden/>
          </w:rPr>
          <w:fldChar w:fldCharType="begin"/>
        </w:r>
        <w:r>
          <w:rPr>
            <w:noProof/>
            <w:webHidden/>
          </w:rPr>
          <w:instrText xml:space="preserve"> PAGEREF _Toc299463838 \h </w:instrText>
        </w:r>
      </w:ins>
      <w:r>
        <w:rPr>
          <w:noProof/>
          <w:webHidden/>
        </w:rPr>
      </w:r>
      <w:r>
        <w:rPr>
          <w:noProof/>
          <w:webHidden/>
        </w:rPr>
        <w:fldChar w:fldCharType="separate"/>
      </w:r>
      <w:ins w:id="336" w:author="Orion" w:date="2011-07-26T17:13:00Z">
        <w:r>
          <w:rPr>
            <w:noProof/>
            <w:webHidden/>
          </w:rPr>
          <w:t>v</w:t>
        </w:r>
        <w:r>
          <w:rPr>
            <w:noProof/>
            <w:webHidden/>
          </w:rPr>
          <w:fldChar w:fldCharType="end"/>
        </w:r>
        <w:r w:rsidRPr="00014777">
          <w:rPr>
            <w:rStyle w:val="Hyperlink"/>
            <w:noProof/>
          </w:rPr>
          <w:fldChar w:fldCharType="end"/>
        </w:r>
      </w:ins>
    </w:p>
    <w:p w14:paraId="5525D6C6" w14:textId="77777777" w:rsidR="00E3043C" w:rsidRDefault="00E3043C">
      <w:pPr>
        <w:pStyle w:val="TOC1"/>
        <w:rPr>
          <w:ins w:id="337" w:author="Orion" w:date="2011-07-26T17:13:00Z"/>
          <w:rFonts w:asciiTheme="minorHAnsi" w:eastAsiaTheme="minorEastAsia" w:hAnsiTheme="minorHAnsi" w:cstheme="minorBidi"/>
          <w:noProof/>
          <w:sz w:val="22"/>
          <w:szCs w:val="22"/>
          <w:lang w:val="es-ES" w:eastAsia="es-ES"/>
        </w:rPr>
      </w:pPr>
      <w:ins w:id="33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"_Toc299463839"</w:instrText>
        </w:r>
        <w:r w:rsidRPr="00014777">
          <w:rPr>
            <w:rStyle w:val="Hyperlink"/>
            <w:noProof/>
          </w:rPr>
          <w:instrText xml:space="preserve"> </w:instrText>
        </w:r>
        <w:r w:rsidRPr="00014777">
          <w:rPr>
            <w:rStyle w:val="Hyperlink"/>
            <w:noProof/>
          </w:rPr>
          <w:fldChar w:fldCharType="separate"/>
        </w:r>
        <w:r w:rsidRPr="00014777">
          <w:rPr>
            <w:rStyle w:val="Hyperlink"/>
            <w:noProof/>
          </w:rPr>
          <w:t>Resumen en inglés</w:t>
        </w:r>
        <w:r>
          <w:rPr>
            <w:noProof/>
            <w:webHidden/>
          </w:rPr>
          <w:tab/>
        </w:r>
        <w:r>
          <w:rPr>
            <w:noProof/>
            <w:webHidden/>
          </w:rPr>
          <w:fldChar w:fldCharType="begin"/>
        </w:r>
        <w:r>
          <w:rPr>
            <w:noProof/>
            <w:webHidden/>
          </w:rPr>
          <w:instrText xml:space="preserve"> PAGEREF _Toc299463839 \h </w:instrText>
        </w:r>
      </w:ins>
      <w:r>
        <w:rPr>
          <w:noProof/>
          <w:webHidden/>
        </w:rPr>
      </w:r>
      <w:r>
        <w:rPr>
          <w:noProof/>
          <w:webHidden/>
        </w:rPr>
        <w:fldChar w:fldCharType="separate"/>
      </w:r>
      <w:ins w:id="339" w:author="Orion" w:date="2011-07-26T17:13:00Z">
        <w:r>
          <w:rPr>
            <w:noProof/>
            <w:webHidden/>
          </w:rPr>
          <w:t>vi</w:t>
        </w:r>
        <w:r>
          <w:rPr>
            <w:noProof/>
            <w:webHidden/>
          </w:rPr>
          <w:fldChar w:fldCharType="end"/>
        </w:r>
        <w:r w:rsidRPr="00014777">
          <w:rPr>
            <w:rStyle w:val="Hyperlink"/>
            <w:noProof/>
          </w:rPr>
          <w:fldChar w:fldCharType="end"/>
        </w:r>
      </w:ins>
    </w:p>
    <w:p w14:paraId="27AD3AA1" w14:textId="77777777" w:rsidR="00E3043C" w:rsidRDefault="00E3043C">
      <w:pPr>
        <w:pStyle w:val="TOC1"/>
        <w:rPr>
          <w:ins w:id="340" w:author="Orion" w:date="2011-07-26T17:13:00Z"/>
          <w:rFonts w:asciiTheme="minorHAnsi" w:eastAsiaTheme="minorEastAsia" w:hAnsiTheme="minorHAnsi" w:cstheme="minorBidi"/>
          <w:noProof/>
          <w:sz w:val="22"/>
          <w:szCs w:val="22"/>
          <w:lang w:val="es-ES" w:eastAsia="es-ES"/>
        </w:rPr>
      </w:pPr>
      <w:ins w:id="34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"_Toc299463840"</w:instrText>
        </w:r>
        <w:r w:rsidRPr="00014777">
          <w:rPr>
            <w:rStyle w:val="Hyperlink"/>
            <w:noProof/>
          </w:rPr>
          <w:instrText xml:space="preserve"> </w:instrText>
        </w:r>
        <w:r w:rsidRPr="00014777">
          <w:rPr>
            <w:rStyle w:val="Hyperlink"/>
            <w:noProof/>
          </w:rPr>
          <w:fldChar w:fldCharType="separate"/>
        </w:r>
        <w:r w:rsidRPr="00014777">
          <w:rPr>
            <w:rStyle w:val="Hyperlink"/>
            <w:noProof/>
          </w:rPr>
          <w:t>Keywords</w:t>
        </w:r>
        <w:r>
          <w:rPr>
            <w:noProof/>
            <w:webHidden/>
          </w:rPr>
          <w:tab/>
        </w:r>
        <w:r>
          <w:rPr>
            <w:noProof/>
            <w:webHidden/>
          </w:rPr>
          <w:fldChar w:fldCharType="begin"/>
        </w:r>
        <w:r>
          <w:rPr>
            <w:noProof/>
            <w:webHidden/>
          </w:rPr>
          <w:instrText xml:space="preserve"> PAGEREF _Toc299463840 \h </w:instrText>
        </w:r>
      </w:ins>
      <w:r>
        <w:rPr>
          <w:noProof/>
          <w:webHidden/>
        </w:rPr>
      </w:r>
      <w:r>
        <w:rPr>
          <w:noProof/>
          <w:webHidden/>
        </w:rPr>
        <w:fldChar w:fldCharType="separate"/>
      </w:r>
      <w:ins w:id="342" w:author="Orion" w:date="2011-07-26T17:13:00Z">
        <w:r>
          <w:rPr>
            <w:noProof/>
            <w:webHidden/>
          </w:rPr>
          <w:t>vi</w:t>
        </w:r>
        <w:r>
          <w:rPr>
            <w:noProof/>
            <w:webHidden/>
          </w:rPr>
          <w:fldChar w:fldCharType="end"/>
        </w:r>
        <w:r w:rsidRPr="00014777">
          <w:rPr>
            <w:rStyle w:val="Hyperlink"/>
            <w:noProof/>
          </w:rPr>
          <w:fldChar w:fldCharType="end"/>
        </w:r>
      </w:ins>
    </w:p>
    <w:p w14:paraId="3BAEFE04" w14:textId="77777777" w:rsidR="00E3043C" w:rsidRDefault="00E3043C">
      <w:pPr>
        <w:pStyle w:val="TOC1"/>
        <w:rPr>
          <w:ins w:id="343" w:author="Orion" w:date="2011-07-26T17:13:00Z"/>
          <w:rFonts w:asciiTheme="minorHAnsi" w:eastAsiaTheme="minorEastAsia" w:hAnsiTheme="minorHAnsi" w:cstheme="minorBidi"/>
          <w:noProof/>
          <w:sz w:val="22"/>
          <w:szCs w:val="22"/>
          <w:lang w:val="es-ES" w:eastAsia="es-ES"/>
        </w:rPr>
      </w:pPr>
      <w:ins w:id="34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"_Toc299463841"</w:instrText>
        </w:r>
        <w:r w:rsidRPr="00014777">
          <w:rPr>
            <w:rStyle w:val="Hyperlink"/>
            <w:noProof/>
          </w:rPr>
          <w:instrText xml:space="preserve"> </w:instrText>
        </w:r>
        <w:r w:rsidRPr="00014777">
          <w:rPr>
            <w:rStyle w:val="Hyperlink"/>
            <w:noProof/>
          </w:rPr>
          <w:fldChar w:fldCharType="separate"/>
        </w:r>
        <w:r w:rsidRPr="00014777">
          <w:rPr>
            <w:rStyle w:val="Hyperlink"/>
            <w:noProof/>
          </w:rPr>
          <w:t>Índice de contenidos</w:t>
        </w:r>
        <w:r>
          <w:rPr>
            <w:noProof/>
            <w:webHidden/>
          </w:rPr>
          <w:tab/>
        </w:r>
        <w:r>
          <w:rPr>
            <w:noProof/>
            <w:webHidden/>
          </w:rPr>
          <w:fldChar w:fldCharType="begin"/>
        </w:r>
        <w:r>
          <w:rPr>
            <w:noProof/>
            <w:webHidden/>
          </w:rPr>
          <w:instrText xml:space="preserve"> PAGEREF _Toc299463841 \h </w:instrText>
        </w:r>
      </w:ins>
      <w:r>
        <w:rPr>
          <w:noProof/>
          <w:webHidden/>
        </w:rPr>
      </w:r>
      <w:r>
        <w:rPr>
          <w:noProof/>
          <w:webHidden/>
        </w:rPr>
        <w:fldChar w:fldCharType="separate"/>
      </w:r>
      <w:ins w:id="345" w:author="Orion" w:date="2011-07-26T17:13:00Z">
        <w:r>
          <w:rPr>
            <w:noProof/>
            <w:webHidden/>
          </w:rPr>
          <w:t>7</w:t>
        </w:r>
        <w:r>
          <w:rPr>
            <w:noProof/>
            <w:webHidden/>
          </w:rPr>
          <w:fldChar w:fldCharType="end"/>
        </w:r>
        <w:r w:rsidRPr="00014777">
          <w:rPr>
            <w:rStyle w:val="Hyperlink"/>
            <w:noProof/>
          </w:rPr>
          <w:fldChar w:fldCharType="end"/>
        </w:r>
      </w:ins>
    </w:p>
    <w:p w14:paraId="4353BCE4" w14:textId="77777777" w:rsidR="00E3043C" w:rsidRDefault="00E3043C">
      <w:pPr>
        <w:pStyle w:val="TOC1"/>
        <w:rPr>
          <w:ins w:id="346" w:author="Orion" w:date="2011-07-26T17:13:00Z"/>
          <w:rFonts w:asciiTheme="minorHAnsi" w:eastAsiaTheme="minorEastAsia" w:hAnsiTheme="minorHAnsi" w:cstheme="minorBidi"/>
          <w:noProof/>
          <w:sz w:val="22"/>
          <w:szCs w:val="22"/>
          <w:lang w:val="es-ES" w:eastAsia="es-ES"/>
        </w:rPr>
      </w:pPr>
      <w:ins w:id="34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"_Toc299463842"</w:instrText>
        </w:r>
        <w:r w:rsidRPr="00014777">
          <w:rPr>
            <w:rStyle w:val="Hyperlink"/>
            <w:noProof/>
          </w:rPr>
          <w:instrText xml:space="preserve"> </w:instrText>
        </w:r>
        <w:r w:rsidRPr="00014777">
          <w:rPr>
            <w:rStyle w:val="Hyperlink"/>
            <w:noProof/>
          </w:rPr>
          <w:fldChar w:fldCharType="separate"/>
        </w:r>
        <w:r w:rsidRPr="00014777">
          <w:rPr>
            <w:rStyle w:val="Hyperlink"/>
            <w:noProof/>
          </w:rPr>
          <w:t>Tabla de Figuras</w:t>
        </w:r>
        <w:r>
          <w:rPr>
            <w:noProof/>
            <w:webHidden/>
          </w:rPr>
          <w:tab/>
        </w:r>
        <w:r>
          <w:rPr>
            <w:noProof/>
            <w:webHidden/>
          </w:rPr>
          <w:fldChar w:fldCharType="begin"/>
        </w:r>
        <w:r>
          <w:rPr>
            <w:noProof/>
            <w:webHidden/>
          </w:rPr>
          <w:instrText xml:space="preserve"> PAGEREF _Toc299463842 \h </w:instrText>
        </w:r>
      </w:ins>
      <w:r>
        <w:rPr>
          <w:noProof/>
          <w:webHidden/>
        </w:rPr>
      </w:r>
      <w:r>
        <w:rPr>
          <w:noProof/>
          <w:webHidden/>
        </w:rPr>
        <w:fldChar w:fldCharType="separate"/>
      </w:r>
      <w:ins w:id="348" w:author="Orion" w:date="2011-07-26T17:13:00Z">
        <w:r>
          <w:rPr>
            <w:noProof/>
            <w:webHidden/>
          </w:rPr>
          <w:t>9</w:t>
        </w:r>
        <w:r>
          <w:rPr>
            <w:noProof/>
            <w:webHidden/>
          </w:rPr>
          <w:fldChar w:fldCharType="end"/>
        </w:r>
        <w:r w:rsidRPr="00014777">
          <w:rPr>
            <w:rStyle w:val="Hyperlink"/>
            <w:noProof/>
          </w:rPr>
          <w:fldChar w:fldCharType="end"/>
        </w:r>
      </w:ins>
    </w:p>
    <w:p w14:paraId="7E823DB5" w14:textId="77777777" w:rsidR="00E3043C" w:rsidRDefault="00E3043C">
      <w:pPr>
        <w:pStyle w:val="TOC1"/>
        <w:rPr>
          <w:ins w:id="349" w:author="Orion" w:date="2011-07-26T17:13:00Z"/>
          <w:rFonts w:asciiTheme="minorHAnsi" w:eastAsiaTheme="minorEastAsia" w:hAnsiTheme="minorHAnsi" w:cstheme="minorBidi"/>
          <w:noProof/>
          <w:sz w:val="22"/>
          <w:szCs w:val="22"/>
          <w:lang w:val="es-ES" w:eastAsia="es-ES"/>
        </w:rPr>
      </w:pPr>
      <w:ins w:id="35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"_Toc299463843"</w:instrText>
        </w:r>
        <w:r w:rsidRPr="00014777">
          <w:rPr>
            <w:rStyle w:val="Hyperlink"/>
            <w:noProof/>
          </w:rPr>
          <w:instrText xml:space="preserve"> </w:instrText>
        </w:r>
        <w:r w:rsidRPr="00014777">
          <w:rPr>
            <w:rStyle w:val="Hyperlink"/>
            <w:noProof/>
          </w:rPr>
          <w:fldChar w:fldCharType="separate"/>
        </w:r>
        <w:r w:rsidRPr="00014777">
          <w:rPr>
            <w:rStyle w:val="Hyperlink"/>
            <w:noProof/>
          </w:rPr>
          <w:t>Agradecimientos</w:t>
        </w:r>
        <w:r>
          <w:rPr>
            <w:noProof/>
            <w:webHidden/>
          </w:rPr>
          <w:tab/>
        </w:r>
        <w:r>
          <w:rPr>
            <w:noProof/>
            <w:webHidden/>
          </w:rPr>
          <w:fldChar w:fldCharType="begin"/>
        </w:r>
        <w:r>
          <w:rPr>
            <w:noProof/>
            <w:webHidden/>
          </w:rPr>
          <w:instrText xml:space="preserve"> PAGEREF _Toc299463843 \h </w:instrText>
        </w:r>
      </w:ins>
      <w:r>
        <w:rPr>
          <w:noProof/>
          <w:webHidden/>
        </w:rPr>
      </w:r>
      <w:r>
        <w:rPr>
          <w:noProof/>
          <w:webHidden/>
        </w:rPr>
        <w:fldChar w:fldCharType="separate"/>
      </w:r>
      <w:ins w:id="351" w:author="Orion" w:date="2011-07-26T17:13:00Z">
        <w:r>
          <w:rPr>
            <w:noProof/>
            <w:webHidden/>
          </w:rPr>
          <w:t>11</w:t>
        </w:r>
        <w:r>
          <w:rPr>
            <w:noProof/>
            <w:webHidden/>
          </w:rPr>
          <w:fldChar w:fldCharType="end"/>
        </w:r>
        <w:r w:rsidRPr="00014777">
          <w:rPr>
            <w:rStyle w:val="Hyperlink"/>
            <w:noProof/>
          </w:rPr>
          <w:fldChar w:fldCharType="end"/>
        </w:r>
      </w:ins>
    </w:p>
    <w:p w14:paraId="65864283" w14:textId="77777777" w:rsidR="00E3043C" w:rsidRDefault="00E3043C">
      <w:pPr>
        <w:pStyle w:val="TOC1"/>
        <w:rPr>
          <w:ins w:id="352" w:author="Orion" w:date="2011-07-26T17:13:00Z"/>
          <w:rFonts w:asciiTheme="minorHAnsi" w:eastAsiaTheme="minorEastAsia" w:hAnsiTheme="minorHAnsi" w:cstheme="minorBidi"/>
          <w:noProof/>
          <w:sz w:val="22"/>
          <w:szCs w:val="22"/>
          <w:lang w:val="es-ES" w:eastAsia="es-ES"/>
        </w:rPr>
      </w:pPr>
      <w:ins w:id="35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1.</w:t>
        </w:r>
        <w:r>
          <w:rPr>
            <w:rFonts w:asciiTheme="minorHAnsi" w:eastAsiaTheme="minorEastAsia" w:hAnsiTheme="minorHAnsi" w:cstheme="minorBidi"/>
            <w:noProof/>
            <w:sz w:val="22"/>
            <w:szCs w:val="22"/>
            <w:lang w:val="es-ES" w:eastAsia="es-ES"/>
          </w:rPr>
          <w:tab/>
        </w:r>
        <w:r w:rsidRPr="00014777">
          <w:rPr>
            <w:rStyle w:val="Hyperlink"/>
            <w:noProof/>
            <w:lang w:bidi="hi-IN"/>
          </w:rPr>
          <w:t>Introducción</w:t>
        </w:r>
        <w:r>
          <w:rPr>
            <w:noProof/>
            <w:webHidden/>
          </w:rPr>
          <w:tab/>
        </w:r>
        <w:r>
          <w:rPr>
            <w:noProof/>
            <w:webHidden/>
          </w:rPr>
          <w:fldChar w:fldCharType="begin"/>
        </w:r>
        <w:r>
          <w:rPr>
            <w:noProof/>
            <w:webHidden/>
          </w:rPr>
          <w:instrText xml:space="preserve"> PAGEREF _Toc299463844 \h </w:instrText>
        </w:r>
      </w:ins>
      <w:r>
        <w:rPr>
          <w:noProof/>
          <w:webHidden/>
        </w:rPr>
      </w:r>
      <w:r>
        <w:rPr>
          <w:noProof/>
          <w:webHidden/>
        </w:rPr>
        <w:fldChar w:fldCharType="separate"/>
      </w:r>
      <w:ins w:id="354" w:author="Orion" w:date="2011-07-26T17:13:00Z">
        <w:r>
          <w:rPr>
            <w:noProof/>
            <w:webHidden/>
          </w:rPr>
          <w:t>13</w:t>
        </w:r>
        <w:r>
          <w:rPr>
            <w:noProof/>
            <w:webHidden/>
          </w:rPr>
          <w:fldChar w:fldCharType="end"/>
        </w:r>
        <w:r w:rsidRPr="00014777">
          <w:rPr>
            <w:rStyle w:val="Hyperlink"/>
            <w:noProof/>
          </w:rPr>
          <w:fldChar w:fldCharType="end"/>
        </w:r>
      </w:ins>
    </w:p>
    <w:p w14:paraId="6AB27BDF" w14:textId="77777777" w:rsidR="00E3043C" w:rsidRDefault="00E3043C">
      <w:pPr>
        <w:pStyle w:val="TOC1"/>
        <w:rPr>
          <w:ins w:id="355" w:author="Orion" w:date="2011-07-26T17:13:00Z"/>
          <w:rFonts w:asciiTheme="minorHAnsi" w:eastAsiaTheme="minorEastAsia" w:hAnsiTheme="minorHAnsi" w:cstheme="minorBidi"/>
          <w:noProof/>
          <w:sz w:val="22"/>
          <w:szCs w:val="22"/>
          <w:lang w:val="es-ES" w:eastAsia="es-ES"/>
        </w:rPr>
      </w:pPr>
      <w:ins w:id="35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2.</w:t>
        </w:r>
        <w:r>
          <w:rPr>
            <w:rFonts w:asciiTheme="minorHAnsi" w:eastAsiaTheme="minorEastAsia" w:hAnsiTheme="minorHAnsi" w:cstheme="minorBidi"/>
            <w:noProof/>
            <w:sz w:val="22"/>
            <w:szCs w:val="22"/>
            <w:lang w:val="es-ES" w:eastAsia="es-ES"/>
          </w:rPr>
          <w:tab/>
        </w:r>
        <w:r w:rsidRPr="00014777">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_Toc299463847 \h </w:instrText>
        </w:r>
      </w:ins>
      <w:r>
        <w:rPr>
          <w:noProof/>
          <w:webHidden/>
        </w:rPr>
      </w:r>
      <w:r>
        <w:rPr>
          <w:noProof/>
          <w:webHidden/>
        </w:rPr>
        <w:fldChar w:fldCharType="separate"/>
      </w:r>
      <w:ins w:id="357" w:author="Orion" w:date="2011-07-26T17:13:00Z">
        <w:r>
          <w:rPr>
            <w:noProof/>
            <w:webHidden/>
          </w:rPr>
          <w:t>17</w:t>
        </w:r>
        <w:r>
          <w:rPr>
            <w:noProof/>
            <w:webHidden/>
          </w:rPr>
          <w:fldChar w:fldCharType="end"/>
        </w:r>
        <w:r w:rsidRPr="00014777">
          <w:rPr>
            <w:rStyle w:val="Hyperlink"/>
            <w:noProof/>
          </w:rPr>
          <w:fldChar w:fldCharType="end"/>
        </w:r>
      </w:ins>
    </w:p>
    <w:p w14:paraId="5C470382" w14:textId="77777777" w:rsidR="00E3043C" w:rsidRDefault="00E3043C">
      <w:pPr>
        <w:pStyle w:val="TOC1"/>
        <w:rPr>
          <w:ins w:id="358" w:author="Orion" w:date="2011-07-26T17:13:00Z"/>
          <w:rFonts w:asciiTheme="minorHAnsi" w:eastAsiaTheme="minorEastAsia" w:hAnsiTheme="minorHAnsi" w:cstheme="minorBidi"/>
          <w:noProof/>
          <w:sz w:val="22"/>
          <w:szCs w:val="22"/>
          <w:lang w:val="es-ES" w:eastAsia="es-ES"/>
        </w:rPr>
      </w:pPr>
      <w:ins w:id="35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w:t>
        </w:r>
        <w:r>
          <w:rPr>
            <w:rFonts w:asciiTheme="minorHAnsi" w:eastAsiaTheme="minorEastAsia" w:hAnsiTheme="minorHAnsi" w:cstheme="minorBidi"/>
            <w:noProof/>
            <w:sz w:val="22"/>
            <w:szCs w:val="22"/>
            <w:lang w:val="es-ES" w:eastAsia="es-ES"/>
          </w:rPr>
          <w:tab/>
        </w:r>
        <w:r w:rsidRPr="00014777">
          <w:rPr>
            <w:rStyle w:val="Hyperlink"/>
            <w:noProof/>
            <w:lang w:bidi="hi-IN"/>
          </w:rPr>
          <w:t>Estado del arte</w:t>
        </w:r>
        <w:r>
          <w:rPr>
            <w:noProof/>
            <w:webHidden/>
          </w:rPr>
          <w:tab/>
        </w:r>
        <w:r>
          <w:rPr>
            <w:noProof/>
            <w:webHidden/>
          </w:rPr>
          <w:fldChar w:fldCharType="begin"/>
        </w:r>
        <w:r>
          <w:rPr>
            <w:noProof/>
            <w:webHidden/>
          </w:rPr>
          <w:instrText xml:space="preserve"> PAGEREF _Toc299463849 \h </w:instrText>
        </w:r>
      </w:ins>
      <w:r>
        <w:rPr>
          <w:noProof/>
          <w:webHidden/>
        </w:rPr>
      </w:r>
      <w:r>
        <w:rPr>
          <w:noProof/>
          <w:webHidden/>
        </w:rPr>
        <w:fldChar w:fldCharType="separate"/>
      </w:r>
      <w:ins w:id="360" w:author="Orion" w:date="2011-07-26T17:13:00Z">
        <w:r>
          <w:rPr>
            <w:noProof/>
            <w:webHidden/>
          </w:rPr>
          <w:t>19</w:t>
        </w:r>
        <w:r>
          <w:rPr>
            <w:noProof/>
            <w:webHidden/>
          </w:rPr>
          <w:fldChar w:fldCharType="end"/>
        </w:r>
        <w:r w:rsidRPr="00014777">
          <w:rPr>
            <w:rStyle w:val="Hyperlink"/>
            <w:noProof/>
          </w:rPr>
          <w:fldChar w:fldCharType="end"/>
        </w:r>
      </w:ins>
    </w:p>
    <w:p w14:paraId="2B5E88D7" w14:textId="77777777" w:rsidR="00E3043C" w:rsidRDefault="00E3043C">
      <w:pPr>
        <w:pStyle w:val="TOC1"/>
        <w:rPr>
          <w:ins w:id="361" w:author="Orion" w:date="2011-07-26T17:13:00Z"/>
          <w:rFonts w:asciiTheme="minorHAnsi" w:eastAsiaTheme="minorEastAsia" w:hAnsiTheme="minorHAnsi" w:cstheme="minorBidi"/>
          <w:noProof/>
          <w:sz w:val="22"/>
          <w:szCs w:val="22"/>
          <w:lang w:val="es-ES" w:eastAsia="es-ES"/>
        </w:rPr>
      </w:pPr>
      <w:ins w:id="36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3.1.</w:t>
        </w:r>
        <w:r>
          <w:rPr>
            <w:rFonts w:asciiTheme="minorHAnsi" w:eastAsiaTheme="minorEastAsia" w:hAnsiTheme="minorHAnsi" w:cstheme="minorBidi"/>
            <w:noProof/>
            <w:sz w:val="22"/>
            <w:szCs w:val="22"/>
            <w:lang w:val="es-ES" w:eastAsia="es-ES"/>
          </w:rPr>
          <w:tab/>
        </w:r>
        <w:r w:rsidRPr="00014777">
          <w:rPr>
            <w:rStyle w:val="Hyperlink"/>
            <w:noProof/>
            <w:lang w:bidi="hi-IN"/>
          </w:rPr>
          <w:t>Factores humanos en aviación</w:t>
        </w:r>
        <w:r>
          <w:rPr>
            <w:noProof/>
            <w:webHidden/>
          </w:rPr>
          <w:tab/>
        </w:r>
        <w:r>
          <w:rPr>
            <w:noProof/>
            <w:webHidden/>
          </w:rPr>
          <w:fldChar w:fldCharType="begin"/>
        </w:r>
        <w:r>
          <w:rPr>
            <w:noProof/>
            <w:webHidden/>
          </w:rPr>
          <w:instrText xml:space="preserve"> PAGEREF _Toc299463850 \h </w:instrText>
        </w:r>
      </w:ins>
      <w:r>
        <w:rPr>
          <w:noProof/>
          <w:webHidden/>
        </w:rPr>
      </w:r>
      <w:r>
        <w:rPr>
          <w:noProof/>
          <w:webHidden/>
        </w:rPr>
        <w:fldChar w:fldCharType="separate"/>
      </w:r>
      <w:ins w:id="363" w:author="Orion" w:date="2011-07-26T17:13:00Z">
        <w:r>
          <w:rPr>
            <w:noProof/>
            <w:webHidden/>
          </w:rPr>
          <w:t>19</w:t>
        </w:r>
        <w:r>
          <w:rPr>
            <w:noProof/>
            <w:webHidden/>
          </w:rPr>
          <w:fldChar w:fldCharType="end"/>
        </w:r>
        <w:r w:rsidRPr="00014777">
          <w:rPr>
            <w:rStyle w:val="Hyperlink"/>
            <w:noProof/>
          </w:rPr>
          <w:fldChar w:fldCharType="end"/>
        </w:r>
      </w:ins>
    </w:p>
    <w:p w14:paraId="64B4682F" w14:textId="77777777" w:rsidR="00E3043C" w:rsidRDefault="00E3043C">
      <w:pPr>
        <w:pStyle w:val="TOC1"/>
        <w:rPr>
          <w:ins w:id="364" w:author="Orion" w:date="2011-07-26T17:13:00Z"/>
          <w:rFonts w:asciiTheme="minorHAnsi" w:eastAsiaTheme="minorEastAsia" w:hAnsiTheme="minorHAnsi" w:cstheme="minorBidi"/>
          <w:noProof/>
          <w:sz w:val="22"/>
          <w:szCs w:val="22"/>
          <w:lang w:val="es-ES" w:eastAsia="es-ES"/>
        </w:rPr>
      </w:pPr>
      <w:ins w:id="36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3.2.</w:t>
        </w:r>
        <w:r>
          <w:rPr>
            <w:rFonts w:asciiTheme="minorHAnsi" w:eastAsiaTheme="minorEastAsia" w:hAnsiTheme="minorHAnsi" w:cstheme="minorBidi"/>
            <w:noProof/>
            <w:sz w:val="22"/>
            <w:szCs w:val="22"/>
            <w:lang w:val="es-ES" w:eastAsia="es-ES"/>
          </w:rPr>
          <w:tab/>
        </w:r>
        <w:r w:rsidRPr="00014777">
          <w:rPr>
            <w:rStyle w:val="Hyperlink"/>
            <w:noProof/>
            <w:lang w:bidi="hi-IN"/>
          </w:rPr>
          <w:t>UAVs</w:t>
        </w:r>
        <w:r>
          <w:rPr>
            <w:noProof/>
            <w:webHidden/>
          </w:rPr>
          <w:tab/>
        </w:r>
        <w:r>
          <w:rPr>
            <w:noProof/>
            <w:webHidden/>
          </w:rPr>
          <w:fldChar w:fldCharType="begin"/>
        </w:r>
        <w:r>
          <w:rPr>
            <w:noProof/>
            <w:webHidden/>
          </w:rPr>
          <w:instrText xml:space="preserve"> PAGEREF _Toc299463851 \h </w:instrText>
        </w:r>
      </w:ins>
      <w:r>
        <w:rPr>
          <w:noProof/>
          <w:webHidden/>
        </w:rPr>
      </w:r>
      <w:r>
        <w:rPr>
          <w:noProof/>
          <w:webHidden/>
        </w:rPr>
        <w:fldChar w:fldCharType="separate"/>
      </w:r>
      <w:ins w:id="366" w:author="Orion" w:date="2011-07-26T17:13:00Z">
        <w:r>
          <w:rPr>
            <w:noProof/>
            <w:webHidden/>
          </w:rPr>
          <w:t>20</w:t>
        </w:r>
        <w:r>
          <w:rPr>
            <w:noProof/>
            <w:webHidden/>
          </w:rPr>
          <w:fldChar w:fldCharType="end"/>
        </w:r>
        <w:r w:rsidRPr="00014777">
          <w:rPr>
            <w:rStyle w:val="Hyperlink"/>
            <w:noProof/>
          </w:rPr>
          <w:fldChar w:fldCharType="end"/>
        </w:r>
      </w:ins>
    </w:p>
    <w:p w14:paraId="780DC93C" w14:textId="77777777" w:rsidR="00E3043C" w:rsidRDefault="00E3043C">
      <w:pPr>
        <w:pStyle w:val="TOC1"/>
        <w:rPr>
          <w:ins w:id="367" w:author="Orion" w:date="2011-07-26T17:13:00Z"/>
          <w:rFonts w:asciiTheme="minorHAnsi" w:eastAsiaTheme="minorEastAsia" w:hAnsiTheme="minorHAnsi" w:cstheme="minorBidi"/>
          <w:noProof/>
          <w:sz w:val="22"/>
          <w:szCs w:val="22"/>
          <w:lang w:val="es-ES" w:eastAsia="es-ES"/>
        </w:rPr>
      </w:pPr>
      <w:ins w:id="36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w:t>
        </w:r>
        <w:r>
          <w:rPr>
            <w:rFonts w:asciiTheme="minorHAnsi" w:eastAsiaTheme="minorEastAsia" w:hAnsiTheme="minorHAnsi" w:cstheme="minorBidi"/>
            <w:noProof/>
            <w:sz w:val="22"/>
            <w:szCs w:val="22"/>
            <w:lang w:val="es-ES" w:eastAsia="es-ES"/>
          </w:rPr>
          <w:tab/>
        </w:r>
        <w:r w:rsidRPr="00014777">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_Toc299463852 \h </w:instrText>
        </w:r>
      </w:ins>
      <w:r>
        <w:rPr>
          <w:noProof/>
          <w:webHidden/>
        </w:rPr>
      </w:r>
      <w:r>
        <w:rPr>
          <w:noProof/>
          <w:webHidden/>
        </w:rPr>
        <w:fldChar w:fldCharType="separate"/>
      </w:r>
      <w:ins w:id="369" w:author="Orion" w:date="2011-07-26T17:13:00Z">
        <w:r>
          <w:rPr>
            <w:noProof/>
            <w:webHidden/>
          </w:rPr>
          <w:t>21</w:t>
        </w:r>
        <w:r>
          <w:rPr>
            <w:noProof/>
            <w:webHidden/>
          </w:rPr>
          <w:fldChar w:fldCharType="end"/>
        </w:r>
        <w:r w:rsidRPr="00014777">
          <w:rPr>
            <w:rStyle w:val="Hyperlink"/>
            <w:noProof/>
          </w:rPr>
          <w:fldChar w:fldCharType="end"/>
        </w:r>
      </w:ins>
    </w:p>
    <w:p w14:paraId="43EDEDCB" w14:textId="77777777" w:rsidR="00E3043C" w:rsidRDefault="00E3043C">
      <w:pPr>
        <w:pStyle w:val="TOC1"/>
        <w:tabs>
          <w:tab w:val="left" w:pos="880"/>
        </w:tabs>
        <w:rPr>
          <w:ins w:id="370" w:author="Orion" w:date="2011-07-26T17:13:00Z"/>
          <w:rFonts w:asciiTheme="minorHAnsi" w:eastAsiaTheme="minorEastAsia" w:hAnsiTheme="minorHAnsi" w:cstheme="minorBidi"/>
          <w:noProof/>
          <w:sz w:val="22"/>
          <w:szCs w:val="22"/>
          <w:lang w:val="es-ES" w:eastAsia="es-ES"/>
        </w:rPr>
      </w:pPr>
      <w:ins w:id="37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3.3.1.</w:t>
        </w:r>
        <w:r>
          <w:rPr>
            <w:rFonts w:asciiTheme="minorHAnsi" w:eastAsiaTheme="minorEastAsia" w:hAnsiTheme="minorHAnsi" w:cstheme="minorBidi"/>
            <w:noProof/>
            <w:sz w:val="22"/>
            <w:szCs w:val="22"/>
            <w:lang w:val="es-ES" w:eastAsia="es-ES"/>
          </w:rPr>
          <w:tab/>
        </w:r>
        <w:r w:rsidRPr="00014777">
          <w:rPr>
            <w:rStyle w:val="Hyperlink"/>
            <w:noProof/>
            <w:lang w:bidi="hi-IN"/>
          </w:rPr>
          <w:t>Dinámica del vuelo</w:t>
        </w:r>
        <w:r>
          <w:rPr>
            <w:noProof/>
            <w:webHidden/>
          </w:rPr>
          <w:tab/>
        </w:r>
        <w:r>
          <w:rPr>
            <w:noProof/>
            <w:webHidden/>
          </w:rPr>
          <w:fldChar w:fldCharType="begin"/>
        </w:r>
        <w:r>
          <w:rPr>
            <w:noProof/>
            <w:webHidden/>
          </w:rPr>
          <w:instrText xml:space="preserve"> PAGEREF _Toc299463853 \h </w:instrText>
        </w:r>
      </w:ins>
      <w:r>
        <w:rPr>
          <w:noProof/>
          <w:webHidden/>
        </w:rPr>
      </w:r>
      <w:r>
        <w:rPr>
          <w:noProof/>
          <w:webHidden/>
        </w:rPr>
        <w:fldChar w:fldCharType="separate"/>
      </w:r>
      <w:ins w:id="372" w:author="Orion" w:date="2011-07-26T17:13:00Z">
        <w:r>
          <w:rPr>
            <w:noProof/>
            <w:webHidden/>
          </w:rPr>
          <w:t>21</w:t>
        </w:r>
        <w:r>
          <w:rPr>
            <w:noProof/>
            <w:webHidden/>
          </w:rPr>
          <w:fldChar w:fldCharType="end"/>
        </w:r>
        <w:r w:rsidRPr="00014777">
          <w:rPr>
            <w:rStyle w:val="Hyperlink"/>
            <w:noProof/>
          </w:rPr>
          <w:fldChar w:fldCharType="end"/>
        </w:r>
      </w:ins>
    </w:p>
    <w:p w14:paraId="19C86D46" w14:textId="77777777" w:rsidR="00E3043C" w:rsidRDefault="00E3043C">
      <w:pPr>
        <w:pStyle w:val="TOC1"/>
        <w:tabs>
          <w:tab w:val="left" w:pos="880"/>
        </w:tabs>
        <w:rPr>
          <w:ins w:id="373" w:author="Orion" w:date="2011-07-26T17:13:00Z"/>
          <w:rFonts w:asciiTheme="minorHAnsi" w:eastAsiaTheme="minorEastAsia" w:hAnsiTheme="minorHAnsi" w:cstheme="minorBidi"/>
          <w:noProof/>
          <w:sz w:val="22"/>
          <w:szCs w:val="22"/>
          <w:lang w:val="es-ES" w:eastAsia="es-ES"/>
        </w:rPr>
      </w:pPr>
      <w:ins w:id="37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3.3.2.</w:t>
        </w:r>
        <w:r>
          <w:rPr>
            <w:rFonts w:asciiTheme="minorHAnsi" w:eastAsiaTheme="minorEastAsia" w:hAnsiTheme="minorHAnsi" w:cstheme="minorBidi"/>
            <w:noProof/>
            <w:sz w:val="22"/>
            <w:szCs w:val="22"/>
            <w:lang w:val="es-ES" w:eastAsia="es-ES"/>
          </w:rPr>
          <w:tab/>
        </w:r>
        <w:r w:rsidRPr="00014777">
          <w:rPr>
            <w:rStyle w:val="Hyperlink"/>
            <w:noProof/>
            <w:lang w:bidi="hi-IN"/>
          </w:rPr>
          <w:t>Navegación aérea</w:t>
        </w:r>
        <w:r>
          <w:rPr>
            <w:noProof/>
            <w:webHidden/>
          </w:rPr>
          <w:tab/>
        </w:r>
        <w:r>
          <w:rPr>
            <w:noProof/>
            <w:webHidden/>
          </w:rPr>
          <w:fldChar w:fldCharType="begin"/>
        </w:r>
        <w:r>
          <w:rPr>
            <w:noProof/>
            <w:webHidden/>
          </w:rPr>
          <w:instrText xml:space="preserve"> PAGEREF _Toc299463854 \h </w:instrText>
        </w:r>
      </w:ins>
      <w:r>
        <w:rPr>
          <w:noProof/>
          <w:webHidden/>
        </w:rPr>
      </w:r>
      <w:r>
        <w:rPr>
          <w:noProof/>
          <w:webHidden/>
        </w:rPr>
        <w:fldChar w:fldCharType="separate"/>
      </w:r>
      <w:ins w:id="375" w:author="Orion" w:date="2011-07-26T17:13:00Z">
        <w:r>
          <w:rPr>
            <w:noProof/>
            <w:webHidden/>
          </w:rPr>
          <w:t>23</w:t>
        </w:r>
        <w:r>
          <w:rPr>
            <w:noProof/>
            <w:webHidden/>
          </w:rPr>
          <w:fldChar w:fldCharType="end"/>
        </w:r>
        <w:r w:rsidRPr="00014777">
          <w:rPr>
            <w:rStyle w:val="Hyperlink"/>
            <w:noProof/>
          </w:rPr>
          <w:fldChar w:fldCharType="end"/>
        </w:r>
      </w:ins>
    </w:p>
    <w:p w14:paraId="3914D8D1" w14:textId="77777777" w:rsidR="00E3043C" w:rsidRDefault="00E3043C">
      <w:pPr>
        <w:pStyle w:val="TOC1"/>
        <w:tabs>
          <w:tab w:val="left" w:pos="880"/>
        </w:tabs>
        <w:rPr>
          <w:ins w:id="376" w:author="Orion" w:date="2011-07-26T17:13:00Z"/>
          <w:rFonts w:asciiTheme="minorHAnsi" w:eastAsiaTheme="minorEastAsia" w:hAnsiTheme="minorHAnsi" w:cstheme="minorBidi"/>
          <w:noProof/>
          <w:sz w:val="22"/>
          <w:szCs w:val="22"/>
          <w:lang w:val="es-ES" w:eastAsia="es-ES"/>
        </w:rPr>
      </w:pPr>
      <w:ins w:id="37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3.3.3.</w:t>
        </w:r>
        <w:r>
          <w:rPr>
            <w:rFonts w:asciiTheme="minorHAnsi" w:eastAsiaTheme="minorEastAsia" w:hAnsiTheme="minorHAnsi" w:cstheme="minorBidi"/>
            <w:noProof/>
            <w:sz w:val="22"/>
            <w:szCs w:val="22"/>
            <w:lang w:val="es-ES" w:eastAsia="es-ES"/>
          </w:rPr>
          <w:tab/>
        </w:r>
        <w:r w:rsidRPr="00014777">
          <w:rPr>
            <w:rStyle w:val="Hyperlink"/>
            <w:noProof/>
            <w:lang w:bidi="hi-IN"/>
          </w:rPr>
          <w:t>Factores humanos</w:t>
        </w:r>
        <w:r>
          <w:rPr>
            <w:noProof/>
            <w:webHidden/>
          </w:rPr>
          <w:tab/>
        </w:r>
        <w:r>
          <w:rPr>
            <w:noProof/>
            <w:webHidden/>
          </w:rPr>
          <w:fldChar w:fldCharType="begin"/>
        </w:r>
        <w:r>
          <w:rPr>
            <w:noProof/>
            <w:webHidden/>
          </w:rPr>
          <w:instrText xml:space="preserve"> PAGEREF _Toc299463855 \h </w:instrText>
        </w:r>
      </w:ins>
      <w:r>
        <w:rPr>
          <w:noProof/>
          <w:webHidden/>
        </w:rPr>
      </w:r>
      <w:r>
        <w:rPr>
          <w:noProof/>
          <w:webHidden/>
        </w:rPr>
        <w:fldChar w:fldCharType="separate"/>
      </w:r>
      <w:ins w:id="378" w:author="Orion" w:date="2011-07-26T17:13:00Z">
        <w:r>
          <w:rPr>
            <w:noProof/>
            <w:webHidden/>
          </w:rPr>
          <w:t>24</w:t>
        </w:r>
        <w:r>
          <w:rPr>
            <w:noProof/>
            <w:webHidden/>
          </w:rPr>
          <w:fldChar w:fldCharType="end"/>
        </w:r>
        <w:r w:rsidRPr="00014777">
          <w:rPr>
            <w:rStyle w:val="Hyperlink"/>
            <w:noProof/>
          </w:rPr>
          <w:fldChar w:fldCharType="end"/>
        </w:r>
      </w:ins>
    </w:p>
    <w:p w14:paraId="6FCEA137" w14:textId="77777777" w:rsidR="00E3043C" w:rsidRDefault="00E3043C">
      <w:pPr>
        <w:pStyle w:val="TOC1"/>
        <w:tabs>
          <w:tab w:val="left" w:pos="880"/>
        </w:tabs>
        <w:rPr>
          <w:ins w:id="379" w:author="Orion" w:date="2011-07-26T17:13:00Z"/>
          <w:rFonts w:asciiTheme="minorHAnsi" w:eastAsiaTheme="minorEastAsia" w:hAnsiTheme="minorHAnsi" w:cstheme="minorBidi"/>
          <w:noProof/>
          <w:sz w:val="22"/>
          <w:szCs w:val="22"/>
          <w:lang w:val="es-ES" w:eastAsia="es-ES"/>
        </w:rPr>
      </w:pPr>
      <w:ins w:id="38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3.3.4.</w:t>
        </w:r>
        <w:r>
          <w:rPr>
            <w:rFonts w:asciiTheme="minorHAnsi" w:eastAsiaTheme="minorEastAsia" w:hAnsiTheme="minorHAnsi" w:cstheme="minorBidi"/>
            <w:noProof/>
            <w:sz w:val="22"/>
            <w:szCs w:val="22"/>
            <w:lang w:val="es-ES" w:eastAsia="es-ES"/>
          </w:rPr>
          <w:tab/>
        </w:r>
        <w:r w:rsidRPr="00014777">
          <w:rPr>
            <w:rStyle w:val="Hyperlink"/>
            <w:noProof/>
            <w:lang w:bidi="hi-IN"/>
          </w:rPr>
          <w:t>UAVs</w:t>
        </w:r>
        <w:r>
          <w:rPr>
            <w:noProof/>
            <w:webHidden/>
          </w:rPr>
          <w:tab/>
        </w:r>
        <w:r>
          <w:rPr>
            <w:noProof/>
            <w:webHidden/>
          </w:rPr>
          <w:fldChar w:fldCharType="begin"/>
        </w:r>
        <w:r>
          <w:rPr>
            <w:noProof/>
            <w:webHidden/>
          </w:rPr>
          <w:instrText xml:space="preserve"> PAGEREF _Toc299463858 \h </w:instrText>
        </w:r>
      </w:ins>
      <w:r>
        <w:rPr>
          <w:noProof/>
          <w:webHidden/>
        </w:rPr>
      </w:r>
      <w:r>
        <w:rPr>
          <w:noProof/>
          <w:webHidden/>
        </w:rPr>
        <w:fldChar w:fldCharType="separate"/>
      </w:r>
      <w:ins w:id="381" w:author="Orion" w:date="2011-07-26T17:13:00Z">
        <w:r>
          <w:rPr>
            <w:noProof/>
            <w:webHidden/>
          </w:rPr>
          <w:t>25</w:t>
        </w:r>
        <w:r>
          <w:rPr>
            <w:noProof/>
            <w:webHidden/>
          </w:rPr>
          <w:fldChar w:fldCharType="end"/>
        </w:r>
        <w:r w:rsidRPr="00014777">
          <w:rPr>
            <w:rStyle w:val="Hyperlink"/>
            <w:noProof/>
          </w:rPr>
          <w:fldChar w:fldCharType="end"/>
        </w:r>
      </w:ins>
    </w:p>
    <w:p w14:paraId="650BAC45" w14:textId="77777777" w:rsidR="00E3043C" w:rsidRDefault="00E3043C">
      <w:pPr>
        <w:pStyle w:val="TOC1"/>
        <w:rPr>
          <w:ins w:id="382" w:author="Orion" w:date="2011-07-26T17:13:00Z"/>
          <w:rFonts w:asciiTheme="minorHAnsi" w:eastAsiaTheme="minorEastAsia" w:hAnsiTheme="minorHAnsi" w:cstheme="minorBidi"/>
          <w:noProof/>
          <w:sz w:val="22"/>
          <w:szCs w:val="22"/>
          <w:lang w:val="es-ES" w:eastAsia="es-ES"/>
        </w:rPr>
      </w:pPr>
      <w:ins w:id="38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w:t>
        </w:r>
        <w:r>
          <w:rPr>
            <w:rFonts w:asciiTheme="minorHAnsi" w:eastAsiaTheme="minorEastAsia" w:hAnsiTheme="minorHAnsi" w:cstheme="minorBidi"/>
            <w:noProof/>
            <w:sz w:val="22"/>
            <w:szCs w:val="22"/>
            <w:lang w:val="es-ES" w:eastAsia="es-ES"/>
          </w:rPr>
          <w:tab/>
        </w:r>
        <w:r w:rsidRPr="00014777">
          <w:rPr>
            <w:rStyle w:val="Hyperlink"/>
            <w:noProof/>
            <w:lang w:bidi="hi-IN"/>
          </w:rPr>
          <w:t>Requisitos del Sistema</w:t>
        </w:r>
        <w:r>
          <w:rPr>
            <w:noProof/>
            <w:webHidden/>
          </w:rPr>
          <w:tab/>
        </w:r>
        <w:r>
          <w:rPr>
            <w:noProof/>
            <w:webHidden/>
          </w:rPr>
          <w:fldChar w:fldCharType="begin"/>
        </w:r>
        <w:r>
          <w:rPr>
            <w:noProof/>
            <w:webHidden/>
          </w:rPr>
          <w:instrText xml:space="preserve"> PAGEREF _Toc299463860 \h </w:instrText>
        </w:r>
      </w:ins>
      <w:r>
        <w:rPr>
          <w:noProof/>
          <w:webHidden/>
        </w:rPr>
      </w:r>
      <w:r>
        <w:rPr>
          <w:noProof/>
          <w:webHidden/>
        </w:rPr>
        <w:fldChar w:fldCharType="separate"/>
      </w:r>
      <w:ins w:id="384" w:author="Orion" w:date="2011-07-26T17:13:00Z">
        <w:r>
          <w:rPr>
            <w:noProof/>
            <w:webHidden/>
          </w:rPr>
          <w:t>27</w:t>
        </w:r>
        <w:r>
          <w:rPr>
            <w:noProof/>
            <w:webHidden/>
          </w:rPr>
          <w:fldChar w:fldCharType="end"/>
        </w:r>
        <w:r w:rsidRPr="00014777">
          <w:rPr>
            <w:rStyle w:val="Hyperlink"/>
            <w:noProof/>
          </w:rPr>
          <w:fldChar w:fldCharType="end"/>
        </w:r>
      </w:ins>
    </w:p>
    <w:p w14:paraId="0BDCC57C" w14:textId="77777777" w:rsidR="00E3043C" w:rsidRDefault="00E3043C">
      <w:pPr>
        <w:pStyle w:val="TOC1"/>
        <w:rPr>
          <w:ins w:id="385" w:author="Orion" w:date="2011-07-26T17:13:00Z"/>
          <w:rFonts w:asciiTheme="minorHAnsi" w:eastAsiaTheme="minorEastAsia" w:hAnsiTheme="minorHAnsi" w:cstheme="minorBidi"/>
          <w:noProof/>
          <w:sz w:val="22"/>
          <w:szCs w:val="22"/>
          <w:lang w:val="es-ES" w:eastAsia="es-ES"/>
        </w:rPr>
      </w:pPr>
      <w:ins w:id="38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w:t>
        </w:r>
        <w:r>
          <w:rPr>
            <w:rFonts w:asciiTheme="minorHAnsi" w:eastAsiaTheme="minorEastAsia" w:hAnsiTheme="minorHAnsi" w:cstheme="minorBidi"/>
            <w:noProof/>
            <w:sz w:val="22"/>
            <w:szCs w:val="22"/>
            <w:lang w:val="es-ES" w:eastAsia="es-ES"/>
          </w:rPr>
          <w:tab/>
        </w:r>
        <w:r w:rsidRPr="00014777">
          <w:rPr>
            <w:rStyle w:val="Hyperlink"/>
            <w:noProof/>
            <w:lang w:bidi="hi-IN"/>
          </w:rPr>
          <w:t>Aspectos del tráfico aéreo</w:t>
        </w:r>
        <w:r>
          <w:rPr>
            <w:noProof/>
            <w:webHidden/>
          </w:rPr>
          <w:tab/>
        </w:r>
        <w:r>
          <w:rPr>
            <w:noProof/>
            <w:webHidden/>
          </w:rPr>
          <w:fldChar w:fldCharType="begin"/>
        </w:r>
        <w:r>
          <w:rPr>
            <w:noProof/>
            <w:webHidden/>
          </w:rPr>
          <w:instrText xml:space="preserve"> PAGEREF _Toc299463861 \h </w:instrText>
        </w:r>
      </w:ins>
      <w:r>
        <w:rPr>
          <w:noProof/>
          <w:webHidden/>
        </w:rPr>
      </w:r>
      <w:r>
        <w:rPr>
          <w:noProof/>
          <w:webHidden/>
        </w:rPr>
        <w:fldChar w:fldCharType="separate"/>
      </w:r>
      <w:ins w:id="387" w:author="Orion" w:date="2011-07-26T17:13:00Z">
        <w:r>
          <w:rPr>
            <w:noProof/>
            <w:webHidden/>
          </w:rPr>
          <w:t>27</w:t>
        </w:r>
        <w:r>
          <w:rPr>
            <w:noProof/>
            <w:webHidden/>
          </w:rPr>
          <w:fldChar w:fldCharType="end"/>
        </w:r>
        <w:r w:rsidRPr="00014777">
          <w:rPr>
            <w:rStyle w:val="Hyperlink"/>
            <w:noProof/>
          </w:rPr>
          <w:fldChar w:fldCharType="end"/>
        </w:r>
      </w:ins>
    </w:p>
    <w:p w14:paraId="2F90E789" w14:textId="77777777" w:rsidR="00E3043C" w:rsidRDefault="00E3043C">
      <w:pPr>
        <w:pStyle w:val="TOC1"/>
        <w:tabs>
          <w:tab w:val="left" w:pos="880"/>
        </w:tabs>
        <w:rPr>
          <w:ins w:id="388" w:author="Orion" w:date="2011-07-26T17:13:00Z"/>
          <w:rFonts w:asciiTheme="minorHAnsi" w:eastAsiaTheme="minorEastAsia" w:hAnsiTheme="minorHAnsi" w:cstheme="minorBidi"/>
          <w:noProof/>
          <w:sz w:val="22"/>
          <w:szCs w:val="22"/>
          <w:lang w:val="es-ES" w:eastAsia="es-ES"/>
        </w:rPr>
      </w:pPr>
      <w:ins w:id="38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4.1.1.</w:t>
        </w:r>
        <w:r>
          <w:rPr>
            <w:rFonts w:asciiTheme="minorHAnsi" w:eastAsiaTheme="minorEastAsia" w:hAnsiTheme="minorHAnsi" w:cstheme="minorBidi"/>
            <w:noProof/>
            <w:sz w:val="22"/>
            <w:szCs w:val="22"/>
            <w:lang w:val="es-ES" w:eastAsia="es-ES"/>
          </w:rPr>
          <w:tab/>
        </w:r>
        <w:r w:rsidRPr="00014777">
          <w:rPr>
            <w:rStyle w:val="Hyperlink"/>
            <w:noProof/>
            <w:lang w:bidi="hi-IN"/>
          </w:rPr>
          <w:t>Vuelo</w:t>
        </w:r>
        <w:r>
          <w:rPr>
            <w:noProof/>
            <w:webHidden/>
          </w:rPr>
          <w:tab/>
        </w:r>
        <w:r>
          <w:rPr>
            <w:noProof/>
            <w:webHidden/>
          </w:rPr>
          <w:fldChar w:fldCharType="begin"/>
        </w:r>
        <w:r>
          <w:rPr>
            <w:noProof/>
            <w:webHidden/>
          </w:rPr>
          <w:instrText xml:space="preserve"> PAGEREF _Toc299463862 \h </w:instrText>
        </w:r>
      </w:ins>
      <w:r>
        <w:rPr>
          <w:noProof/>
          <w:webHidden/>
        </w:rPr>
      </w:r>
      <w:r>
        <w:rPr>
          <w:noProof/>
          <w:webHidden/>
        </w:rPr>
        <w:fldChar w:fldCharType="separate"/>
      </w:r>
      <w:ins w:id="390" w:author="Orion" w:date="2011-07-26T17:13:00Z">
        <w:r>
          <w:rPr>
            <w:noProof/>
            <w:webHidden/>
          </w:rPr>
          <w:t>27</w:t>
        </w:r>
        <w:r>
          <w:rPr>
            <w:noProof/>
            <w:webHidden/>
          </w:rPr>
          <w:fldChar w:fldCharType="end"/>
        </w:r>
        <w:r w:rsidRPr="00014777">
          <w:rPr>
            <w:rStyle w:val="Hyperlink"/>
            <w:noProof/>
          </w:rPr>
          <w:fldChar w:fldCharType="end"/>
        </w:r>
      </w:ins>
    </w:p>
    <w:p w14:paraId="650F432A" w14:textId="77777777" w:rsidR="00E3043C" w:rsidRDefault="00E3043C">
      <w:pPr>
        <w:pStyle w:val="TOC1"/>
        <w:tabs>
          <w:tab w:val="left" w:pos="880"/>
        </w:tabs>
        <w:rPr>
          <w:ins w:id="391" w:author="Orion" w:date="2011-07-26T17:13:00Z"/>
          <w:rFonts w:asciiTheme="minorHAnsi" w:eastAsiaTheme="minorEastAsia" w:hAnsiTheme="minorHAnsi" w:cstheme="minorBidi"/>
          <w:noProof/>
          <w:sz w:val="22"/>
          <w:szCs w:val="22"/>
          <w:lang w:val="es-ES" w:eastAsia="es-ES"/>
        </w:rPr>
      </w:pPr>
      <w:ins w:id="39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4.1.2.</w:t>
        </w:r>
        <w:r>
          <w:rPr>
            <w:rFonts w:asciiTheme="minorHAnsi" w:eastAsiaTheme="minorEastAsia" w:hAnsiTheme="minorHAnsi" w:cstheme="minorBidi"/>
            <w:noProof/>
            <w:sz w:val="22"/>
            <w:szCs w:val="22"/>
            <w:lang w:val="es-ES" w:eastAsia="es-ES"/>
          </w:rPr>
          <w:tab/>
        </w:r>
        <w:r w:rsidRPr="00014777">
          <w:rPr>
            <w:rStyle w:val="Hyperlink"/>
            <w:noProof/>
            <w:lang w:bidi="hi-IN"/>
          </w:rPr>
          <w:t>Aeronaves</w:t>
        </w:r>
        <w:r>
          <w:rPr>
            <w:noProof/>
            <w:webHidden/>
          </w:rPr>
          <w:tab/>
        </w:r>
        <w:r>
          <w:rPr>
            <w:noProof/>
            <w:webHidden/>
          </w:rPr>
          <w:fldChar w:fldCharType="begin"/>
        </w:r>
        <w:r>
          <w:rPr>
            <w:noProof/>
            <w:webHidden/>
          </w:rPr>
          <w:instrText xml:space="preserve"> PAGEREF _Toc299463863 \h </w:instrText>
        </w:r>
      </w:ins>
      <w:r>
        <w:rPr>
          <w:noProof/>
          <w:webHidden/>
        </w:rPr>
      </w:r>
      <w:r>
        <w:rPr>
          <w:noProof/>
          <w:webHidden/>
        </w:rPr>
        <w:fldChar w:fldCharType="separate"/>
      </w:r>
      <w:ins w:id="393" w:author="Orion" w:date="2011-07-26T17:13:00Z">
        <w:r>
          <w:rPr>
            <w:noProof/>
            <w:webHidden/>
          </w:rPr>
          <w:t>28</w:t>
        </w:r>
        <w:r>
          <w:rPr>
            <w:noProof/>
            <w:webHidden/>
          </w:rPr>
          <w:fldChar w:fldCharType="end"/>
        </w:r>
        <w:r w:rsidRPr="00014777">
          <w:rPr>
            <w:rStyle w:val="Hyperlink"/>
            <w:noProof/>
          </w:rPr>
          <w:fldChar w:fldCharType="end"/>
        </w:r>
      </w:ins>
    </w:p>
    <w:p w14:paraId="15909EA4" w14:textId="77777777" w:rsidR="00E3043C" w:rsidRDefault="00E3043C">
      <w:pPr>
        <w:pStyle w:val="TOC1"/>
        <w:tabs>
          <w:tab w:val="left" w:pos="880"/>
        </w:tabs>
        <w:rPr>
          <w:ins w:id="394" w:author="Orion" w:date="2011-07-26T17:13:00Z"/>
          <w:rFonts w:asciiTheme="minorHAnsi" w:eastAsiaTheme="minorEastAsia" w:hAnsiTheme="minorHAnsi" w:cstheme="minorBidi"/>
          <w:noProof/>
          <w:sz w:val="22"/>
          <w:szCs w:val="22"/>
          <w:lang w:val="es-ES" w:eastAsia="es-ES"/>
        </w:rPr>
      </w:pPr>
      <w:ins w:id="39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4.1.3.</w:t>
        </w:r>
        <w:r>
          <w:rPr>
            <w:rFonts w:asciiTheme="minorHAnsi" w:eastAsiaTheme="minorEastAsia" w:hAnsiTheme="minorHAnsi" w:cstheme="minorBidi"/>
            <w:noProof/>
            <w:sz w:val="22"/>
            <w:szCs w:val="22"/>
            <w:lang w:val="es-ES" w:eastAsia="es-ES"/>
          </w:rPr>
          <w:tab/>
        </w:r>
        <w:r w:rsidRPr="00014777">
          <w:rPr>
            <w:rStyle w:val="Hyperlink"/>
            <w:noProof/>
            <w:lang w:bidi="hi-IN"/>
          </w:rPr>
          <w:t>Pilotos</w:t>
        </w:r>
        <w:r>
          <w:rPr>
            <w:noProof/>
            <w:webHidden/>
          </w:rPr>
          <w:tab/>
        </w:r>
        <w:r>
          <w:rPr>
            <w:noProof/>
            <w:webHidden/>
          </w:rPr>
          <w:fldChar w:fldCharType="begin"/>
        </w:r>
        <w:r>
          <w:rPr>
            <w:noProof/>
            <w:webHidden/>
          </w:rPr>
          <w:instrText xml:space="preserve"> PAGEREF _Toc299463864 \h </w:instrText>
        </w:r>
      </w:ins>
      <w:r>
        <w:rPr>
          <w:noProof/>
          <w:webHidden/>
        </w:rPr>
      </w:r>
      <w:r>
        <w:rPr>
          <w:noProof/>
          <w:webHidden/>
        </w:rPr>
        <w:fldChar w:fldCharType="separate"/>
      </w:r>
      <w:ins w:id="396" w:author="Orion" w:date="2011-07-26T17:13:00Z">
        <w:r>
          <w:rPr>
            <w:noProof/>
            <w:webHidden/>
          </w:rPr>
          <w:t>29</w:t>
        </w:r>
        <w:r>
          <w:rPr>
            <w:noProof/>
            <w:webHidden/>
          </w:rPr>
          <w:fldChar w:fldCharType="end"/>
        </w:r>
        <w:r w:rsidRPr="00014777">
          <w:rPr>
            <w:rStyle w:val="Hyperlink"/>
            <w:noProof/>
          </w:rPr>
          <w:fldChar w:fldCharType="end"/>
        </w:r>
      </w:ins>
    </w:p>
    <w:p w14:paraId="6822C122" w14:textId="77777777" w:rsidR="00E3043C" w:rsidRDefault="00E3043C">
      <w:pPr>
        <w:pStyle w:val="TOC1"/>
        <w:tabs>
          <w:tab w:val="left" w:pos="880"/>
        </w:tabs>
        <w:rPr>
          <w:ins w:id="397" w:author="Orion" w:date="2011-07-26T17:13:00Z"/>
          <w:rFonts w:asciiTheme="minorHAnsi" w:eastAsiaTheme="minorEastAsia" w:hAnsiTheme="minorHAnsi" w:cstheme="minorBidi"/>
          <w:noProof/>
          <w:sz w:val="22"/>
          <w:szCs w:val="22"/>
          <w:lang w:val="es-ES" w:eastAsia="es-ES"/>
        </w:rPr>
      </w:pPr>
      <w:ins w:id="39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4.1.4.</w:t>
        </w:r>
        <w:r>
          <w:rPr>
            <w:rFonts w:asciiTheme="minorHAnsi" w:eastAsiaTheme="minorEastAsia" w:hAnsiTheme="minorHAnsi" w:cstheme="minorBidi"/>
            <w:noProof/>
            <w:sz w:val="22"/>
            <w:szCs w:val="22"/>
            <w:lang w:val="es-ES" w:eastAsia="es-ES"/>
          </w:rPr>
          <w:tab/>
        </w:r>
        <w:r w:rsidRPr="00014777">
          <w:rPr>
            <w:rStyle w:val="Hyperlink"/>
            <w:noProof/>
            <w:lang w:bidi="hi-IN"/>
          </w:rPr>
          <w:t>Controladores</w:t>
        </w:r>
        <w:r>
          <w:rPr>
            <w:noProof/>
            <w:webHidden/>
          </w:rPr>
          <w:tab/>
        </w:r>
        <w:r>
          <w:rPr>
            <w:noProof/>
            <w:webHidden/>
          </w:rPr>
          <w:fldChar w:fldCharType="begin"/>
        </w:r>
        <w:r>
          <w:rPr>
            <w:noProof/>
            <w:webHidden/>
          </w:rPr>
          <w:instrText xml:space="preserve"> PAGEREF _Toc299463867 \h </w:instrText>
        </w:r>
      </w:ins>
      <w:r>
        <w:rPr>
          <w:noProof/>
          <w:webHidden/>
        </w:rPr>
      </w:r>
      <w:r>
        <w:rPr>
          <w:noProof/>
          <w:webHidden/>
        </w:rPr>
        <w:fldChar w:fldCharType="separate"/>
      </w:r>
      <w:ins w:id="399" w:author="Orion" w:date="2011-07-26T17:13:00Z">
        <w:r>
          <w:rPr>
            <w:noProof/>
            <w:webHidden/>
          </w:rPr>
          <w:t>29</w:t>
        </w:r>
        <w:r>
          <w:rPr>
            <w:noProof/>
            <w:webHidden/>
          </w:rPr>
          <w:fldChar w:fldCharType="end"/>
        </w:r>
        <w:r w:rsidRPr="00014777">
          <w:rPr>
            <w:rStyle w:val="Hyperlink"/>
            <w:noProof/>
          </w:rPr>
          <w:fldChar w:fldCharType="end"/>
        </w:r>
      </w:ins>
    </w:p>
    <w:p w14:paraId="1858211A" w14:textId="77777777" w:rsidR="00E3043C" w:rsidRDefault="00E3043C">
      <w:pPr>
        <w:pStyle w:val="TOC1"/>
        <w:rPr>
          <w:ins w:id="400" w:author="Orion" w:date="2011-07-26T17:13:00Z"/>
          <w:rFonts w:asciiTheme="minorHAnsi" w:eastAsiaTheme="minorEastAsia" w:hAnsiTheme="minorHAnsi" w:cstheme="minorBidi"/>
          <w:noProof/>
          <w:sz w:val="22"/>
          <w:szCs w:val="22"/>
          <w:lang w:val="es-ES" w:eastAsia="es-ES"/>
        </w:rPr>
      </w:pPr>
      <w:ins w:id="40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4.2.</w:t>
        </w:r>
        <w:r>
          <w:rPr>
            <w:rFonts w:asciiTheme="minorHAnsi" w:eastAsiaTheme="minorEastAsia" w:hAnsiTheme="minorHAnsi" w:cstheme="minorBidi"/>
            <w:noProof/>
            <w:sz w:val="22"/>
            <w:szCs w:val="22"/>
            <w:lang w:val="es-ES" w:eastAsia="es-ES"/>
          </w:rPr>
          <w:tab/>
        </w:r>
        <w:r w:rsidRPr="00014777">
          <w:rPr>
            <w:rStyle w:val="Hyperlink"/>
            <w:noProof/>
            <w:lang w:bidi="hi-IN"/>
          </w:rPr>
          <w:t>Desarrollo</w:t>
        </w:r>
        <w:r>
          <w:rPr>
            <w:noProof/>
            <w:webHidden/>
          </w:rPr>
          <w:tab/>
        </w:r>
        <w:r>
          <w:rPr>
            <w:noProof/>
            <w:webHidden/>
          </w:rPr>
          <w:fldChar w:fldCharType="begin"/>
        </w:r>
        <w:r>
          <w:rPr>
            <w:noProof/>
            <w:webHidden/>
          </w:rPr>
          <w:instrText xml:space="preserve"> PAGEREF _Toc299463868 \h </w:instrText>
        </w:r>
      </w:ins>
      <w:r>
        <w:rPr>
          <w:noProof/>
          <w:webHidden/>
        </w:rPr>
      </w:r>
      <w:r>
        <w:rPr>
          <w:noProof/>
          <w:webHidden/>
        </w:rPr>
        <w:fldChar w:fldCharType="separate"/>
      </w:r>
      <w:ins w:id="402" w:author="Orion" w:date="2011-07-26T17:13:00Z">
        <w:r>
          <w:rPr>
            <w:noProof/>
            <w:webHidden/>
          </w:rPr>
          <w:t>29</w:t>
        </w:r>
        <w:r>
          <w:rPr>
            <w:noProof/>
            <w:webHidden/>
          </w:rPr>
          <w:fldChar w:fldCharType="end"/>
        </w:r>
        <w:r w:rsidRPr="00014777">
          <w:rPr>
            <w:rStyle w:val="Hyperlink"/>
            <w:noProof/>
          </w:rPr>
          <w:fldChar w:fldCharType="end"/>
        </w:r>
      </w:ins>
    </w:p>
    <w:p w14:paraId="07FA9D91" w14:textId="77777777" w:rsidR="00E3043C" w:rsidRDefault="00E3043C">
      <w:pPr>
        <w:pStyle w:val="TOC1"/>
        <w:rPr>
          <w:ins w:id="403" w:author="Orion" w:date="2011-07-26T17:13:00Z"/>
          <w:rFonts w:asciiTheme="minorHAnsi" w:eastAsiaTheme="minorEastAsia" w:hAnsiTheme="minorHAnsi" w:cstheme="minorBidi"/>
          <w:noProof/>
          <w:sz w:val="22"/>
          <w:szCs w:val="22"/>
          <w:lang w:val="es-ES" w:eastAsia="es-ES"/>
        </w:rPr>
      </w:pPr>
      <w:ins w:id="40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w:t>
        </w:r>
        <w:r>
          <w:rPr>
            <w:rFonts w:asciiTheme="minorHAnsi" w:eastAsiaTheme="minorEastAsia" w:hAnsiTheme="minorHAnsi" w:cstheme="minorBidi"/>
            <w:noProof/>
            <w:sz w:val="22"/>
            <w:szCs w:val="22"/>
            <w:lang w:val="es-ES" w:eastAsia="es-ES"/>
          </w:rPr>
          <w:tab/>
        </w:r>
        <w:r w:rsidRPr="00014777">
          <w:rPr>
            <w:rStyle w:val="Hyperlink"/>
            <w:noProof/>
            <w:lang w:bidi="hi-IN"/>
          </w:rPr>
          <w:t>Entorno de simulación</w:t>
        </w:r>
        <w:r>
          <w:rPr>
            <w:noProof/>
            <w:webHidden/>
          </w:rPr>
          <w:tab/>
        </w:r>
        <w:r>
          <w:rPr>
            <w:noProof/>
            <w:webHidden/>
          </w:rPr>
          <w:fldChar w:fldCharType="begin"/>
        </w:r>
        <w:r>
          <w:rPr>
            <w:noProof/>
            <w:webHidden/>
          </w:rPr>
          <w:instrText xml:space="preserve"> PAGEREF _Toc299463874 \h </w:instrText>
        </w:r>
      </w:ins>
      <w:r>
        <w:rPr>
          <w:noProof/>
          <w:webHidden/>
        </w:rPr>
      </w:r>
      <w:r>
        <w:rPr>
          <w:noProof/>
          <w:webHidden/>
        </w:rPr>
        <w:fldChar w:fldCharType="separate"/>
      </w:r>
      <w:ins w:id="405" w:author="Orion" w:date="2011-07-26T17:13:00Z">
        <w:r>
          <w:rPr>
            <w:noProof/>
            <w:webHidden/>
          </w:rPr>
          <w:t>31</w:t>
        </w:r>
        <w:r>
          <w:rPr>
            <w:noProof/>
            <w:webHidden/>
          </w:rPr>
          <w:fldChar w:fldCharType="end"/>
        </w:r>
        <w:r w:rsidRPr="00014777">
          <w:rPr>
            <w:rStyle w:val="Hyperlink"/>
            <w:noProof/>
          </w:rPr>
          <w:fldChar w:fldCharType="end"/>
        </w:r>
      </w:ins>
    </w:p>
    <w:p w14:paraId="347B8337" w14:textId="77777777" w:rsidR="00E3043C" w:rsidRDefault="00E3043C">
      <w:pPr>
        <w:pStyle w:val="TOC1"/>
        <w:rPr>
          <w:ins w:id="406" w:author="Orion" w:date="2011-07-26T17:13:00Z"/>
          <w:rFonts w:asciiTheme="minorHAnsi" w:eastAsiaTheme="minorEastAsia" w:hAnsiTheme="minorHAnsi" w:cstheme="minorBidi"/>
          <w:noProof/>
          <w:sz w:val="22"/>
          <w:szCs w:val="22"/>
          <w:lang w:val="es-ES" w:eastAsia="es-ES"/>
        </w:rPr>
      </w:pPr>
      <w:ins w:id="40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w:t>
        </w:r>
        <w:r>
          <w:rPr>
            <w:rFonts w:asciiTheme="minorHAnsi" w:eastAsiaTheme="minorEastAsia" w:hAnsiTheme="minorHAnsi" w:cstheme="minorBidi"/>
            <w:noProof/>
            <w:sz w:val="22"/>
            <w:szCs w:val="22"/>
            <w:lang w:val="es-ES" w:eastAsia="es-ES"/>
          </w:rPr>
          <w:tab/>
        </w:r>
        <w:r w:rsidRPr="00014777">
          <w:rPr>
            <w:rStyle w:val="Hyperlink"/>
            <w:noProof/>
            <w:lang w:bidi="hi-IN"/>
          </w:rPr>
          <w:t>Especificación</w:t>
        </w:r>
        <w:r>
          <w:rPr>
            <w:noProof/>
            <w:webHidden/>
          </w:rPr>
          <w:tab/>
        </w:r>
        <w:r>
          <w:rPr>
            <w:noProof/>
            <w:webHidden/>
          </w:rPr>
          <w:fldChar w:fldCharType="begin"/>
        </w:r>
        <w:r>
          <w:rPr>
            <w:noProof/>
            <w:webHidden/>
          </w:rPr>
          <w:instrText xml:space="preserve"> PAGEREF _Toc299463877 \h </w:instrText>
        </w:r>
      </w:ins>
      <w:r>
        <w:rPr>
          <w:noProof/>
          <w:webHidden/>
        </w:rPr>
      </w:r>
      <w:r>
        <w:rPr>
          <w:noProof/>
          <w:webHidden/>
        </w:rPr>
        <w:fldChar w:fldCharType="separate"/>
      </w:r>
      <w:ins w:id="408" w:author="Orion" w:date="2011-07-26T17:13:00Z">
        <w:r>
          <w:rPr>
            <w:noProof/>
            <w:webHidden/>
          </w:rPr>
          <w:t>31</w:t>
        </w:r>
        <w:r>
          <w:rPr>
            <w:noProof/>
            <w:webHidden/>
          </w:rPr>
          <w:fldChar w:fldCharType="end"/>
        </w:r>
        <w:r w:rsidRPr="00014777">
          <w:rPr>
            <w:rStyle w:val="Hyperlink"/>
            <w:noProof/>
          </w:rPr>
          <w:fldChar w:fldCharType="end"/>
        </w:r>
      </w:ins>
    </w:p>
    <w:p w14:paraId="0165B006" w14:textId="77777777" w:rsidR="00E3043C" w:rsidRDefault="00E3043C">
      <w:pPr>
        <w:pStyle w:val="TOC1"/>
        <w:tabs>
          <w:tab w:val="left" w:pos="880"/>
        </w:tabs>
        <w:rPr>
          <w:ins w:id="409" w:author="Orion" w:date="2011-07-26T17:13:00Z"/>
          <w:rFonts w:asciiTheme="minorHAnsi" w:eastAsiaTheme="minorEastAsia" w:hAnsiTheme="minorHAnsi" w:cstheme="minorBidi"/>
          <w:noProof/>
          <w:sz w:val="22"/>
          <w:szCs w:val="22"/>
          <w:lang w:val="es-ES" w:eastAsia="es-ES"/>
        </w:rPr>
      </w:pPr>
      <w:ins w:id="41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5.1.1.</w:t>
        </w:r>
        <w:r>
          <w:rPr>
            <w:rFonts w:asciiTheme="minorHAnsi" w:eastAsiaTheme="minorEastAsia" w:hAnsiTheme="minorHAnsi" w:cstheme="minorBidi"/>
            <w:noProof/>
            <w:sz w:val="22"/>
            <w:szCs w:val="22"/>
            <w:lang w:val="es-ES" w:eastAsia="es-ES"/>
          </w:rPr>
          <w:tab/>
        </w:r>
        <w:r w:rsidRPr="00014777">
          <w:rPr>
            <w:rStyle w:val="Hyperlink"/>
            <w:noProof/>
            <w:lang w:bidi="hi-IN"/>
          </w:rPr>
          <w:t>Casos de uso</w:t>
        </w:r>
        <w:r>
          <w:rPr>
            <w:noProof/>
            <w:webHidden/>
          </w:rPr>
          <w:tab/>
        </w:r>
        <w:r>
          <w:rPr>
            <w:noProof/>
            <w:webHidden/>
          </w:rPr>
          <w:fldChar w:fldCharType="begin"/>
        </w:r>
        <w:r>
          <w:rPr>
            <w:noProof/>
            <w:webHidden/>
          </w:rPr>
          <w:instrText xml:space="preserve"> PAGEREF _Toc299463878 \h </w:instrText>
        </w:r>
      </w:ins>
      <w:r>
        <w:rPr>
          <w:noProof/>
          <w:webHidden/>
        </w:rPr>
      </w:r>
      <w:r>
        <w:rPr>
          <w:noProof/>
          <w:webHidden/>
        </w:rPr>
        <w:fldChar w:fldCharType="separate"/>
      </w:r>
      <w:ins w:id="411" w:author="Orion" w:date="2011-07-26T17:13:00Z">
        <w:r>
          <w:rPr>
            <w:noProof/>
            <w:webHidden/>
          </w:rPr>
          <w:t>31</w:t>
        </w:r>
        <w:r>
          <w:rPr>
            <w:noProof/>
            <w:webHidden/>
          </w:rPr>
          <w:fldChar w:fldCharType="end"/>
        </w:r>
        <w:r w:rsidRPr="00014777">
          <w:rPr>
            <w:rStyle w:val="Hyperlink"/>
            <w:noProof/>
          </w:rPr>
          <w:fldChar w:fldCharType="end"/>
        </w:r>
      </w:ins>
    </w:p>
    <w:p w14:paraId="351E7DE5" w14:textId="77777777" w:rsidR="00E3043C" w:rsidRDefault="00E3043C">
      <w:pPr>
        <w:pStyle w:val="TOC1"/>
        <w:tabs>
          <w:tab w:val="left" w:pos="880"/>
        </w:tabs>
        <w:rPr>
          <w:ins w:id="412" w:author="Orion" w:date="2011-07-26T17:13:00Z"/>
          <w:rFonts w:asciiTheme="minorHAnsi" w:eastAsiaTheme="minorEastAsia" w:hAnsiTheme="minorHAnsi" w:cstheme="minorBidi"/>
          <w:noProof/>
          <w:sz w:val="22"/>
          <w:szCs w:val="22"/>
          <w:lang w:val="es-ES" w:eastAsia="es-ES"/>
        </w:rPr>
      </w:pPr>
      <w:ins w:id="41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5.1.2.</w:t>
        </w:r>
        <w:r>
          <w:rPr>
            <w:rFonts w:asciiTheme="minorHAnsi" w:eastAsiaTheme="minorEastAsia" w:hAnsiTheme="minorHAnsi" w:cstheme="minorBidi"/>
            <w:noProof/>
            <w:sz w:val="22"/>
            <w:szCs w:val="22"/>
            <w:lang w:val="es-ES" w:eastAsia="es-ES"/>
          </w:rPr>
          <w:tab/>
        </w:r>
        <w:r w:rsidRPr="00014777">
          <w:rPr>
            <w:rStyle w:val="Hyperlink"/>
            <w:noProof/>
            <w:lang w:bidi="hi-IN"/>
          </w:rPr>
          <w:t>Objetivos principales del sistema</w:t>
        </w:r>
        <w:r>
          <w:rPr>
            <w:noProof/>
            <w:webHidden/>
          </w:rPr>
          <w:tab/>
        </w:r>
        <w:r>
          <w:rPr>
            <w:noProof/>
            <w:webHidden/>
          </w:rPr>
          <w:fldChar w:fldCharType="begin"/>
        </w:r>
        <w:r>
          <w:rPr>
            <w:noProof/>
            <w:webHidden/>
          </w:rPr>
          <w:instrText xml:space="preserve"> PAGEREF _Toc299463880 \h </w:instrText>
        </w:r>
      </w:ins>
      <w:r>
        <w:rPr>
          <w:noProof/>
          <w:webHidden/>
        </w:rPr>
      </w:r>
      <w:r>
        <w:rPr>
          <w:noProof/>
          <w:webHidden/>
        </w:rPr>
        <w:fldChar w:fldCharType="separate"/>
      </w:r>
      <w:ins w:id="414" w:author="Orion" w:date="2011-07-26T17:13:00Z">
        <w:r>
          <w:rPr>
            <w:noProof/>
            <w:webHidden/>
          </w:rPr>
          <w:t>32</w:t>
        </w:r>
        <w:r>
          <w:rPr>
            <w:noProof/>
            <w:webHidden/>
          </w:rPr>
          <w:fldChar w:fldCharType="end"/>
        </w:r>
        <w:r w:rsidRPr="00014777">
          <w:rPr>
            <w:rStyle w:val="Hyperlink"/>
            <w:noProof/>
          </w:rPr>
          <w:fldChar w:fldCharType="end"/>
        </w:r>
      </w:ins>
    </w:p>
    <w:p w14:paraId="6DD07802" w14:textId="77777777" w:rsidR="00E3043C" w:rsidRDefault="00E3043C">
      <w:pPr>
        <w:pStyle w:val="TOC1"/>
        <w:tabs>
          <w:tab w:val="left" w:pos="880"/>
        </w:tabs>
        <w:rPr>
          <w:ins w:id="415" w:author="Orion" w:date="2011-07-26T17:13:00Z"/>
          <w:rFonts w:asciiTheme="minorHAnsi" w:eastAsiaTheme="minorEastAsia" w:hAnsiTheme="minorHAnsi" w:cstheme="minorBidi"/>
          <w:noProof/>
          <w:sz w:val="22"/>
          <w:szCs w:val="22"/>
          <w:lang w:val="es-ES" w:eastAsia="es-ES"/>
        </w:rPr>
      </w:pPr>
      <w:ins w:id="41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"_Toc299463882"</w:instrText>
        </w:r>
        <w:r w:rsidRPr="00014777">
          <w:rPr>
            <w:rStyle w:val="Hyperlink"/>
            <w:noProof/>
          </w:rPr>
          <w:instrText xml:space="preserve"> </w:instrText>
        </w:r>
        <w:r w:rsidRPr="00014777">
          <w:rPr>
            <w:rStyle w:val="Hyperlink"/>
            <w:noProof/>
          </w:rPr>
          <w:fldChar w:fldCharType="separate"/>
        </w:r>
        <w:r w:rsidRPr="00014777">
          <w:rPr>
            <w:rStyle w:val="Hyperlink"/>
            <w:i/>
            <w:noProof/>
            <w:lang w:bidi="hi-IN"/>
          </w:rPr>
          <w:t>5.1.3.</w:t>
        </w:r>
        <w:r>
          <w:rPr>
            <w:rFonts w:asciiTheme="minorHAnsi" w:eastAsiaTheme="minorEastAsia" w:hAnsiTheme="minorHAnsi" w:cstheme="minorBidi"/>
            <w:noProof/>
            <w:sz w:val="22"/>
            <w:szCs w:val="22"/>
            <w:lang w:val="es-ES" w:eastAsia="es-ES"/>
          </w:rPr>
          <w:tab/>
        </w:r>
        <w:r w:rsidRPr="00014777">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_Toc299463882 \h </w:instrText>
        </w:r>
      </w:ins>
      <w:r>
        <w:rPr>
          <w:noProof/>
          <w:webHidden/>
        </w:rPr>
      </w:r>
      <w:r>
        <w:rPr>
          <w:noProof/>
          <w:webHidden/>
        </w:rPr>
        <w:fldChar w:fldCharType="separate"/>
      </w:r>
      <w:ins w:id="417" w:author="Orion" w:date="2011-07-26T17:13:00Z">
        <w:r>
          <w:rPr>
            <w:noProof/>
            <w:webHidden/>
          </w:rPr>
          <w:t>33</w:t>
        </w:r>
        <w:r>
          <w:rPr>
            <w:noProof/>
            <w:webHidden/>
          </w:rPr>
          <w:fldChar w:fldCharType="end"/>
        </w:r>
        <w:r w:rsidRPr="00014777">
          <w:rPr>
            <w:rStyle w:val="Hyperlink"/>
            <w:noProof/>
          </w:rPr>
          <w:fldChar w:fldCharType="end"/>
        </w:r>
      </w:ins>
    </w:p>
    <w:p w14:paraId="7198C472" w14:textId="77777777" w:rsidR="00E3043C" w:rsidRDefault="00E3043C">
      <w:pPr>
        <w:pStyle w:val="TOC1"/>
        <w:tabs>
          <w:tab w:val="left" w:pos="880"/>
        </w:tabs>
        <w:rPr>
          <w:ins w:id="418" w:author="Orion" w:date="2011-07-26T17:13:00Z"/>
          <w:rFonts w:asciiTheme="minorHAnsi" w:eastAsiaTheme="minorEastAsia" w:hAnsiTheme="minorHAnsi" w:cstheme="minorBidi"/>
          <w:noProof/>
          <w:sz w:val="22"/>
          <w:szCs w:val="22"/>
          <w:lang w:val="es-ES" w:eastAsia="es-ES"/>
        </w:rPr>
      </w:pPr>
      <w:ins w:id="41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"_Toc299463884"</w:instrText>
        </w:r>
        <w:r w:rsidRPr="00014777">
          <w:rPr>
            <w:rStyle w:val="Hyperlink"/>
            <w:noProof/>
          </w:rPr>
          <w:instrText xml:space="preserve"> </w:instrText>
        </w:r>
        <w:r w:rsidRPr="00014777">
          <w:rPr>
            <w:rStyle w:val="Hyperlink"/>
            <w:noProof/>
          </w:rPr>
          <w:fldChar w:fldCharType="separate"/>
        </w:r>
        <w:r w:rsidRPr="00014777">
          <w:rPr>
            <w:rStyle w:val="Hyperlink"/>
            <w:i/>
            <w:noProof/>
            <w:lang w:bidi="hi-IN"/>
          </w:rPr>
          <w:t>5.1.4.</w:t>
        </w:r>
        <w:r>
          <w:rPr>
            <w:rFonts w:asciiTheme="minorHAnsi" w:eastAsiaTheme="minorEastAsia" w:hAnsiTheme="minorHAnsi" w:cstheme="minorBidi"/>
            <w:noProof/>
            <w:sz w:val="22"/>
            <w:szCs w:val="22"/>
            <w:lang w:val="es-ES" w:eastAsia="es-ES"/>
          </w:rPr>
          <w:tab/>
        </w:r>
        <w:r w:rsidRPr="00014777">
          <w:rPr>
            <w:rStyle w:val="Hyperlink"/>
            <w:noProof/>
            <w:lang w:bidi="hi-IN"/>
          </w:rPr>
          <w:t>Seguimiento del plan de vuelo</w:t>
        </w:r>
        <w:r>
          <w:rPr>
            <w:noProof/>
            <w:webHidden/>
          </w:rPr>
          <w:tab/>
        </w:r>
        <w:r>
          <w:rPr>
            <w:noProof/>
            <w:webHidden/>
          </w:rPr>
          <w:fldChar w:fldCharType="begin"/>
        </w:r>
        <w:r>
          <w:rPr>
            <w:noProof/>
            <w:webHidden/>
          </w:rPr>
          <w:instrText xml:space="preserve"> PAGEREF _Toc299463884 \h </w:instrText>
        </w:r>
      </w:ins>
      <w:r>
        <w:rPr>
          <w:noProof/>
          <w:webHidden/>
        </w:rPr>
      </w:r>
      <w:r>
        <w:rPr>
          <w:noProof/>
          <w:webHidden/>
        </w:rPr>
        <w:fldChar w:fldCharType="separate"/>
      </w:r>
      <w:ins w:id="420" w:author="Orion" w:date="2011-07-26T17:13:00Z">
        <w:r>
          <w:rPr>
            <w:noProof/>
            <w:webHidden/>
          </w:rPr>
          <w:t>35</w:t>
        </w:r>
        <w:r>
          <w:rPr>
            <w:noProof/>
            <w:webHidden/>
          </w:rPr>
          <w:fldChar w:fldCharType="end"/>
        </w:r>
        <w:r w:rsidRPr="00014777">
          <w:rPr>
            <w:rStyle w:val="Hyperlink"/>
            <w:noProof/>
          </w:rPr>
          <w:fldChar w:fldCharType="end"/>
        </w:r>
      </w:ins>
    </w:p>
    <w:p w14:paraId="0CB5383D" w14:textId="77777777" w:rsidR="00E3043C" w:rsidRDefault="00E3043C">
      <w:pPr>
        <w:pStyle w:val="TOC1"/>
        <w:tabs>
          <w:tab w:val="left" w:pos="1100"/>
        </w:tabs>
        <w:rPr>
          <w:ins w:id="421" w:author="Orion" w:date="2011-07-26T17:13:00Z"/>
          <w:rFonts w:asciiTheme="minorHAnsi" w:eastAsiaTheme="minorEastAsia" w:hAnsiTheme="minorHAnsi" w:cstheme="minorBidi"/>
          <w:noProof/>
          <w:sz w:val="22"/>
          <w:szCs w:val="22"/>
          <w:lang w:val="es-ES" w:eastAsia="es-ES"/>
        </w:rPr>
      </w:pPr>
      <w:ins w:id="42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5.1.4.1.</w:t>
        </w:r>
        <w:r>
          <w:rPr>
            <w:rFonts w:asciiTheme="minorHAnsi" w:eastAsiaTheme="minorEastAsia" w:hAnsiTheme="minorHAnsi" w:cstheme="minorBidi"/>
            <w:noProof/>
            <w:sz w:val="22"/>
            <w:szCs w:val="22"/>
            <w:lang w:val="es-ES" w:eastAsia="es-ES"/>
          </w:rPr>
          <w:tab/>
        </w:r>
        <w:r w:rsidRPr="00014777">
          <w:rPr>
            <w:rStyle w:val="Hyperlink"/>
            <w:noProof/>
            <w:lang w:bidi="hi-IN"/>
          </w:rPr>
          <w:t>Arranque del avión</w:t>
        </w:r>
        <w:r>
          <w:rPr>
            <w:noProof/>
            <w:webHidden/>
          </w:rPr>
          <w:tab/>
        </w:r>
        <w:r>
          <w:rPr>
            <w:noProof/>
            <w:webHidden/>
          </w:rPr>
          <w:fldChar w:fldCharType="begin"/>
        </w:r>
        <w:r>
          <w:rPr>
            <w:noProof/>
            <w:webHidden/>
          </w:rPr>
          <w:instrText xml:space="preserve"> PAGEREF _Toc299463885 \h </w:instrText>
        </w:r>
      </w:ins>
      <w:r>
        <w:rPr>
          <w:noProof/>
          <w:webHidden/>
        </w:rPr>
      </w:r>
      <w:r>
        <w:rPr>
          <w:noProof/>
          <w:webHidden/>
        </w:rPr>
        <w:fldChar w:fldCharType="separate"/>
      </w:r>
      <w:ins w:id="423" w:author="Orion" w:date="2011-07-26T17:13:00Z">
        <w:r>
          <w:rPr>
            <w:noProof/>
            <w:webHidden/>
          </w:rPr>
          <w:t>36</w:t>
        </w:r>
        <w:r>
          <w:rPr>
            <w:noProof/>
            <w:webHidden/>
          </w:rPr>
          <w:fldChar w:fldCharType="end"/>
        </w:r>
        <w:r w:rsidRPr="00014777">
          <w:rPr>
            <w:rStyle w:val="Hyperlink"/>
            <w:noProof/>
          </w:rPr>
          <w:fldChar w:fldCharType="end"/>
        </w:r>
      </w:ins>
    </w:p>
    <w:p w14:paraId="1F3B2227" w14:textId="77777777" w:rsidR="00E3043C" w:rsidRDefault="00E3043C">
      <w:pPr>
        <w:pStyle w:val="TOC1"/>
        <w:tabs>
          <w:tab w:val="left" w:pos="1100"/>
        </w:tabs>
        <w:rPr>
          <w:ins w:id="424" w:author="Orion" w:date="2011-07-26T17:13:00Z"/>
          <w:rFonts w:asciiTheme="minorHAnsi" w:eastAsiaTheme="minorEastAsia" w:hAnsiTheme="minorHAnsi" w:cstheme="minorBidi"/>
          <w:noProof/>
          <w:sz w:val="22"/>
          <w:szCs w:val="22"/>
          <w:lang w:val="es-ES" w:eastAsia="es-ES"/>
        </w:rPr>
      </w:pPr>
      <w:ins w:id="42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5.1.4.2.</w:t>
        </w:r>
        <w:r>
          <w:rPr>
            <w:rFonts w:asciiTheme="minorHAnsi" w:eastAsiaTheme="minorEastAsia" w:hAnsiTheme="minorHAnsi" w:cstheme="minorBidi"/>
            <w:noProof/>
            <w:sz w:val="22"/>
            <w:szCs w:val="22"/>
            <w:lang w:val="es-ES" w:eastAsia="es-ES"/>
          </w:rPr>
          <w:tab/>
        </w:r>
        <w:r w:rsidRPr="00014777">
          <w:rPr>
            <w:rStyle w:val="Hyperlink"/>
            <w:noProof/>
            <w:lang w:bidi="hi-IN"/>
          </w:rPr>
          <w:t>Descomposición del plan de vuelo</w:t>
        </w:r>
        <w:r>
          <w:rPr>
            <w:noProof/>
            <w:webHidden/>
          </w:rPr>
          <w:tab/>
        </w:r>
        <w:r>
          <w:rPr>
            <w:noProof/>
            <w:webHidden/>
          </w:rPr>
          <w:fldChar w:fldCharType="begin"/>
        </w:r>
        <w:r>
          <w:rPr>
            <w:noProof/>
            <w:webHidden/>
          </w:rPr>
          <w:instrText xml:space="preserve"> PAGEREF _Toc299463886 \h </w:instrText>
        </w:r>
      </w:ins>
      <w:r>
        <w:rPr>
          <w:noProof/>
          <w:webHidden/>
        </w:rPr>
      </w:r>
      <w:r>
        <w:rPr>
          <w:noProof/>
          <w:webHidden/>
        </w:rPr>
        <w:fldChar w:fldCharType="separate"/>
      </w:r>
      <w:ins w:id="426" w:author="Orion" w:date="2011-07-26T17:13:00Z">
        <w:r>
          <w:rPr>
            <w:noProof/>
            <w:webHidden/>
          </w:rPr>
          <w:t>38</w:t>
        </w:r>
        <w:r>
          <w:rPr>
            <w:noProof/>
            <w:webHidden/>
          </w:rPr>
          <w:fldChar w:fldCharType="end"/>
        </w:r>
        <w:r w:rsidRPr="00014777">
          <w:rPr>
            <w:rStyle w:val="Hyperlink"/>
            <w:noProof/>
          </w:rPr>
          <w:fldChar w:fldCharType="end"/>
        </w:r>
      </w:ins>
    </w:p>
    <w:p w14:paraId="3A99E92A" w14:textId="77777777" w:rsidR="00E3043C" w:rsidRDefault="00E3043C">
      <w:pPr>
        <w:pStyle w:val="TOC1"/>
        <w:tabs>
          <w:tab w:val="left" w:pos="1100"/>
        </w:tabs>
        <w:rPr>
          <w:ins w:id="427" w:author="Orion" w:date="2011-07-26T17:13:00Z"/>
          <w:rFonts w:asciiTheme="minorHAnsi" w:eastAsiaTheme="minorEastAsia" w:hAnsiTheme="minorHAnsi" w:cstheme="minorBidi"/>
          <w:noProof/>
          <w:sz w:val="22"/>
          <w:szCs w:val="22"/>
          <w:lang w:val="es-ES" w:eastAsia="es-ES"/>
        </w:rPr>
      </w:pPr>
      <w:ins w:id="428" w:author="Orion" w:date="2011-07-26T17:13:00Z">
        <w:r w:rsidRPr="00014777">
          <w:rPr>
            <w:rStyle w:val="Hyperlink"/>
            <w:noProof/>
          </w:rPr>
          <w:lastRenderedPageBreak/>
          <w:fldChar w:fldCharType="begin"/>
        </w:r>
        <w:r w:rsidRPr="00014777">
          <w:rPr>
            <w:rStyle w:val="Hyperlink"/>
            <w:noProof/>
          </w:rPr>
          <w:instrText xml:space="preserve"> </w:instrText>
        </w:r>
        <w:r>
          <w:rPr>
            <w:noProof/>
          </w:rPr>
          <w:instrText>HYPERLINK \l "_Toc299463887"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5.1.4.3.</w:t>
        </w:r>
        <w:r>
          <w:rPr>
            <w:rFonts w:asciiTheme="minorHAnsi" w:eastAsiaTheme="minorEastAsia" w:hAnsiTheme="minorHAnsi" w:cstheme="minorBidi"/>
            <w:noProof/>
            <w:sz w:val="22"/>
            <w:szCs w:val="22"/>
            <w:lang w:val="es-ES" w:eastAsia="es-ES"/>
          </w:rPr>
          <w:tab/>
        </w:r>
        <w:r w:rsidRPr="00014777">
          <w:rPr>
            <w:rStyle w:val="Hyperlink"/>
            <w:noProof/>
            <w:lang w:bidi="hi-IN"/>
          </w:rPr>
          <w:t>Toma de decisiones en un tramo</w:t>
        </w:r>
        <w:r>
          <w:rPr>
            <w:noProof/>
            <w:webHidden/>
          </w:rPr>
          <w:tab/>
        </w:r>
        <w:r>
          <w:rPr>
            <w:noProof/>
            <w:webHidden/>
          </w:rPr>
          <w:fldChar w:fldCharType="begin"/>
        </w:r>
        <w:r>
          <w:rPr>
            <w:noProof/>
            <w:webHidden/>
          </w:rPr>
          <w:instrText xml:space="preserve"> PAGEREF _Toc299463887 \h </w:instrText>
        </w:r>
      </w:ins>
      <w:r>
        <w:rPr>
          <w:noProof/>
          <w:webHidden/>
        </w:rPr>
      </w:r>
      <w:r>
        <w:rPr>
          <w:noProof/>
          <w:webHidden/>
        </w:rPr>
        <w:fldChar w:fldCharType="separate"/>
      </w:r>
      <w:ins w:id="429" w:author="Orion" w:date="2011-07-26T17:13:00Z">
        <w:r>
          <w:rPr>
            <w:noProof/>
            <w:webHidden/>
          </w:rPr>
          <w:t>39</w:t>
        </w:r>
        <w:r>
          <w:rPr>
            <w:noProof/>
            <w:webHidden/>
          </w:rPr>
          <w:fldChar w:fldCharType="end"/>
        </w:r>
        <w:r w:rsidRPr="00014777">
          <w:rPr>
            <w:rStyle w:val="Hyperlink"/>
            <w:noProof/>
          </w:rPr>
          <w:fldChar w:fldCharType="end"/>
        </w:r>
      </w:ins>
    </w:p>
    <w:p w14:paraId="3D92D689" w14:textId="77777777" w:rsidR="00E3043C" w:rsidRDefault="00E3043C">
      <w:pPr>
        <w:pStyle w:val="TOC1"/>
        <w:tabs>
          <w:tab w:val="left" w:pos="1100"/>
        </w:tabs>
        <w:rPr>
          <w:ins w:id="430" w:author="Orion" w:date="2011-07-26T17:13:00Z"/>
          <w:rFonts w:asciiTheme="minorHAnsi" w:eastAsiaTheme="minorEastAsia" w:hAnsiTheme="minorHAnsi" w:cstheme="minorBidi"/>
          <w:noProof/>
          <w:sz w:val="22"/>
          <w:szCs w:val="22"/>
          <w:lang w:val="es-ES" w:eastAsia="es-ES"/>
        </w:rPr>
      </w:pPr>
      <w:ins w:id="43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5.1.4.4.</w:t>
        </w:r>
        <w:r>
          <w:rPr>
            <w:rFonts w:asciiTheme="minorHAnsi" w:eastAsiaTheme="minorEastAsia" w:hAnsiTheme="minorHAnsi" w:cstheme="minorBidi"/>
            <w:noProof/>
            <w:sz w:val="22"/>
            <w:szCs w:val="22"/>
            <w:lang w:val="es-ES" w:eastAsia="es-ES"/>
          </w:rPr>
          <w:tab/>
        </w:r>
        <w:r w:rsidRPr="00014777">
          <w:rPr>
            <w:rStyle w:val="Hyperlink"/>
            <w:noProof/>
            <w:lang w:bidi="hi-IN"/>
          </w:rPr>
          <w:t>Ejecución de maniobras</w:t>
        </w:r>
        <w:r>
          <w:rPr>
            <w:noProof/>
            <w:webHidden/>
          </w:rPr>
          <w:tab/>
        </w:r>
        <w:r>
          <w:rPr>
            <w:noProof/>
            <w:webHidden/>
          </w:rPr>
          <w:fldChar w:fldCharType="begin"/>
        </w:r>
        <w:r>
          <w:rPr>
            <w:noProof/>
            <w:webHidden/>
          </w:rPr>
          <w:instrText xml:space="preserve"> PAGEREF _Toc299463888 \h </w:instrText>
        </w:r>
      </w:ins>
      <w:r>
        <w:rPr>
          <w:noProof/>
          <w:webHidden/>
        </w:rPr>
      </w:r>
      <w:r>
        <w:rPr>
          <w:noProof/>
          <w:webHidden/>
        </w:rPr>
        <w:fldChar w:fldCharType="separate"/>
      </w:r>
      <w:ins w:id="432" w:author="Orion" w:date="2011-07-26T17:13:00Z">
        <w:r>
          <w:rPr>
            <w:noProof/>
            <w:webHidden/>
          </w:rPr>
          <w:t>40</w:t>
        </w:r>
        <w:r>
          <w:rPr>
            <w:noProof/>
            <w:webHidden/>
          </w:rPr>
          <w:fldChar w:fldCharType="end"/>
        </w:r>
        <w:r w:rsidRPr="00014777">
          <w:rPr>
            <w:rStyle w:val="Hyperlink"/>
            <w:noProof/>
          </w:rPr>
          <w:fldChar w:fldCharType="end"/>
        </w:r>
      </w:ins>
    </w:p>
    <w:p w14:paraId="453D1D49" w14:textId="77777777" w:rsidR="00E3043C" w:rsidRDefault="00E3043C">
      <w:pPr>
        <w:pStyle w:val="TOC1"/>
        <w:tabs>
          <w:tab w:val="left" w:pos="1100"/>
        </w:tabs>
        <w:rPr>
          <w:ins w:id="433" w:author="Orion" w:date="2011-07-26T17:13:00Z"/>
          <w:rFonts w:asciiTheme="minorHAnsi" w:eastAsiaTheme="minorEastAsia" w:hAnsiTheme="minorHAnsi" w:cstheme="minorBidi"/>
          <w:noProof/>
          <w:sz w:val="22"/>
          <w:szCs w:val="22"/>
          <w:lang w:val="es-ES" w:eastAsia="es-ES"/>
        </w:rPr>
      </w:pPr>
      <w:ins w:id="43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5.1.4.5.</w:t>
        </w:r>
        <w:r>
          <w:rPr>
            <w:rFonts w:asciiTheme="minorHAnsi" w:eastAsiaTheme="minorEastAsia" w:hAnsiTheme="minorHAnsi" w:cstheme="minorBidi"/>
            <w:noProof/>
            <w:sz w:val="22"/>
            <w:szCs w:val="22"/>
            <w:lang w:val="es-ES" w:eastAsia="es-ES"/>
          </w:rPr>
          <w:tab/>
        </w:r>
        <w:r w:rsidRPr="00014777">
          <w:rPr>
            <w:rStyle w:val="Hyperlink"/>
            <w:noProof/>
            <w:lang w:bidi="hi-IN"/>
          </w:rPr>
          <w:t>Comprobaciones tras la maniobra</w:t>
        </w:r>
        <w:r>
          <w:rPr>
            <w:noProof/>
            <w:webHidden/>
          </w:rPr>
          <w:tab/>
        </w:r>
        <w:r>
          <w:rPr>
            <w:noProof/>
            <w:webHidden/>
          </w:rPr>
          <w:fldChar w:fldCharType="begin"/>
        </w:r>
        <w:r>
          <w:rPr>
            <w:noProof/>
            <w:webHidden/>
          </w:rPr>
          <w:instrText xml:space="preserve"> PAGEREF _Toc299463889 \h </w:instrText>
        </w:r>
      </w:ins>
      <w:r>
        <w:rPr>
          <w:noProof/>
          <w:webHidden/>
        </w:rPr>
      </w:r>
      <w:r>
        <w:rPr>
          <w:noProof/>
          <w:webHidden/>
        </w:rPr>
        <w:fldChar w:fldCharType="separate"/>
      </w:r>
      <w:ins w:id="435" w:author="Orion" w:date="2011-07-26T17:13:00Z">
        <w:r>
          <w:rPr>
            <w:noProof/>
            <w:webHidden/>
          </w:rPr>
          <w:t>41</w:t>
        </w:r>
        <w:r>
          <w:rPr>
            <w:noProof/>
            <w:webHidden/>
          </w:rPr>
          <w:fldChar w:fldCharType="end"/>
        </w:r>
        <w:r w:rsidRPr="00014777">
          <w:rPr>
            <w:rStyle w:val="Hyperlink"/>
            <w:noProof/>
          </w:rPr>
          <w:fldChar w:fldCharType="end"/>
        </w:r>
      </w:ins>
    </w:p>
    <w:p w14:paraId="5499595A" w14:textId="77777777" w:rsidR="00E3043C" w:rsidRDefault="00E3043C">
      <w:pPr>
        <w:pStyle w:val="TOC1"/>
        <w:tabs>
          <w:tab w:val="left" w:pos="880"/>
        </w:tabs>
        <w:rPr>
          <w:ins w:id="436" w:author="Orion" w:date="2011-07-26T17:13:00Z"/>
          <w:rFonts w:asciiTheme="minorHAnsi" w:eastAsiaTheme="minorEastAsia" w:hAnsiTheme="minorHAnsi" w:cstheme="minorBidi"/>
          <w:noProof/>
          <w:sz w:val="22"/>
          <w:szCs w:val="22"/>
          <w:lang w:val="es-ES" w:eastAsia="es-ES"/>
        </w:rPr>
      </w:pPr>
      <w:ins w:id="43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w:t>
        </w:r>
        <w:r>
          <w:rPr>
            <w:rFonts w:asciiTheme="minorHAnsi" w:eastAsiaTheme="minorEastAsia" w:hAnsiTheme="minorHAnsi" w:cstheme="minorBidi"/>
            <w:noProof/>
            <w:sz w:val="22"/>
            <w:szCs w:val="22"/>
            <w:lang w:val="es-ES" w:eastAsia="es-ES"/>
          </w:rPr>
          <w:tab/>
        </w:r>
        <w:r w:rsidRPr="00014777">
          <w:rPr>
            <w:rStyle w:val="Hyperlink"/>
            <w:noProof/>
            <w:lang w:bidi="hi-IN"/>
          </w:rPr>
          <w:t>Gestión de conflictos</w:t>
        </w:r>
        <w:r>
          <w:rPr>
            <w:noProof/>
            <w:webHidden/>
          </w:rPr>
          <w:tab/>
        </w:r>
        <w:r>
          <w:rPr>
            <w:noProof/>
            <w:webHidden/>
          </w:rPr>
          <w:fldChar w:fldCharType="begin"/>
        </w:r>
        <w:r>
          <w:rPr>
            <w:noProof/>
            <w:webHidden/>
          </w:rPr>
          <w:instrText xml:space="preserve"> PAGEREF _Toc299463890 \h </w:instrText>
        </w:r>
      </w:ins>
      <w:r>
        <w:rPr>
          <w:noProof/>
          <w:webHidden/>
        </w:rPr>
      </w:r>
      <w:r>
        <w:rPr>
          <w:noProof/>
          <w:webHidden/>
        </w:rPr>
        <w:fldChar w:fldCharType="separate"/>
      </w:r>
      <w:ins w:id="438" w:author="Orion" w:date="2011-07-26T17:13:00Z">
        <w:r>
          <w:rPr>
            <w:noProof/>
            <w:webHidden/>
          </w:rPr>
          <w:t>42</w:t>
        </w:r>
        <w:r>
          <w:rPr>
            <w:noProof/>
            <w:webHidden/>
          </w:rPr>
          <w:fldChar w:fldCharType="end"/>
        </w:r>
        <w:r w:rsidRPr="00014777">
          <w:rPr>
            <w:rStyle w:val="Hyperlink"/>
            <w:noProof/>
          </w:rPr>
          <w:fldChar w:fldCharType="end"/>
        </w:r>
      </w:ins>
    </w:p>
    <w:p w14:paraId="1A05B7C0" w14:textId="77777777" w:rsidR="00E3043C" w:rsidRDefault="00E3043C">
      <w:pPr>
        <w:pStyle w:val="TOC1"/>
        <w:tabs>
          <w:tab w:val="left" w:pos="1100"/>
        </w:tabs>
        <w:rPr>
          <w:ins w:id="439" w:author="Orion" w:date="2011-07-26T17:13:00Z"/>
          <w:rFonts w:asciiTheme="minorHAnsi" w:eastAsiaTheme="minorEastAsia" w:hAnsiTheme="minorHAnsi" w:cstheme="minorBidi"/>
          <w:noProof/>
          <w:sz w:val="22"/>
          <w:szCs w:val="22"/>
          <w:lang w:val="es-ES" w:eastAsia="es-ES"/>
        </w:rPr>
      </w:pPr>
      <w:ins w:id="44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5.1.5.1.</w:t>
        </w:r>
        <w:r>
          <w:rPr>
            <w:rFonts w:asciiTheme="minorHAnsi" w:eastAsiaTheme="minorEastAsia" w:hAnsiTheme="minorHAnsi" w:cstheme="minorBidi"/>
            <w:noProof/>
            <w:sz w:val="22"/>
            <w:szCs w:val="22"/>
            <w:lang w:val="es-ES" w:eastAsia="es-ES"/>
          </w:rPr>
          <w:tab/>
        </w:r>
        <w:r w:rsidRPr="00014777">
          <w:rPr>
            <w:rStyle w:val="Hyperlink"/>
            <w:noProof/>
            <w:lang w:bidi="hi-IN"/>
          </w:rPr>
          <w:t>Detección de conflictos</w:t>
        </w:r>
        <w:r>
          <w:rPr>
            <w:noProof/>
            <w:webHidden/>
          </w:rPr>
          <w:tab/>
        </w:r>
        <w:r>
          <w:rPr>
            <w:noProof/>
            <w:webHidden/>
          </w:rPr>
          <w:fldChar w:fldCharType="begin"/>
        </w:r>
        <w:r>
          <w:rPr>
            <w:noProof/>
            <w:webHidden/>
          </w:rPr>
          <w:instrText xml:space="preserve"> PAGEREF _Toc299463891 \h </w:instrText>
        </w:r>
      </w:ins>
      <w:r>
        <w:rPr>
          <w:noProof/>
          <w:webHidden/>
        </w:rPr>
      </w:r>
      <w:r>
        <w:rPr>
          <w:noProof/>
          <w:webHidden/>
        </w:rPr>
        <w:fldChar w:fldCharType="separate"/>
      </w:r>
      <w:ins w:id="441" w:author="Orion" w:date="2011-07-26T17:13:00Z">
        <w:r>
          <w:rPr>
            <w:noProof/>
            <w:webHidden/>
          </w:rPr>
          <w:t>44</w:t>
        </w:r>
        <w:r>
          <w:rPr>
            <w:noProof/>
            <w:webHidden/>
          </w:rPr>
          <w:fldChar w:fldCharType="end"/>
        </w:r>
        <w:r w:rsidRPr="00014777">
          <w:rPr>
            <w:rStyle w:val="Hyperlink"/>
            <w:noProof/>
          </w:rPr>
          <w:fldChar w:fldCharType="end"/>
        </w:r>
      </w:ins>
    </w:p>
    <w:p w14:paraId="6867035C" w14:textId="77777777" w:rsidR="00E3043C" w:rsidRDefault="00E3043C">
      <w:pPr>
        <w:pStyle w:val="TOC1"/>
        <w:tabs>
          <w:tab w:val="left" w:pos="1100"/>
        </w:tabs>
        <w:rPr>
          <w:ins w:id="442" w:author="Orion" w:date="2011-07-26T17:13:00Z"/>
          <w:rFonts w:asciiTheme="minorHAnsi" w:eastAsiaTheme="minorEastAsia" w:hAnsiTheme="minorHAnsi" w:cstheme="minorBidi"/>
          <w:noProof/>
          <w:sz w:val="22"/>
          <w:szCs w:val="22"/>
          <w:lang w:val="es-ES" w:eastAsia="es-ES"/>
        </w:rPr>
      </w:pPr>
      <w:ins w:id="44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5.1.5.2.</w:t>
        </w:r>
        <w:r>
          <w:rPr>
            <w:rFonts w:asciiTheme="minorHAnsi" w:eastAsiaTheme="minorEastAsia" w:hAnsiTheme="minorHAnsi" w:cstheme="minorBidi"/>
            <w:noProof/>
            <w:sz w:val="22"/>
            <w:szCs w:val="22"/>
            <w:lang w:val="es-ES" w:eastAsia="es-ES"/>
          </w:rPr>
          <w:tab/>
        </w:r>
        <w:r w:rsidRPr="00014777">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_Toc299463892 \h </w:instrText>
        </w:r>
      </w:ins>
      <w:r>
        <w:rPr>
          <w:noProof/>
          <w:webHidden/>
        </w:rPr>
      </w:r>
      <w:r>
        <w:rPr>
          <w:noProof/>
          <w:webHidden/>
        </w:rPr>
        <w:fldChar w:fldCharType="separate"/>
      </w:r>
      <w:ins w:id="444" w:author="Orion" w:date="2011-07-26T17:13:00Z">
        <w:r>
          <w:rPr>
            <w:noProof/>
            <w:webHidden/>
          </w:rPr>
          <w:t>44</w:t>
        </w:r>
        <w:r>
          <w:rPr>
            <w:noProof/>
            <w:webHidden/>
          </w:rPr>
          <w:fldChar w:fldCharType="end"/>
        </w:r>
        <w:r w:rsidRPr="00014777">
          <w:rPr>
            <w:rStyle w:val="Hyperlink"/>
            <w:noProof/>
          </w:rPr>
          <w:fldChar w:fldCharType="end"/>
        </w:r>
      </w:ins>
    </w:p>
    <w:p w14:paraId="52F8CC9E" w14:textId="77777777" w:rsidR="00E3043C" w:rsidRDefault="00E3043C">
      <w:pPr>
        <w:pStyle w:val="TOC1"/>
        <w:tabs>
          <w:tab w:val="left" w:pos="1100"/>
        </w:tabs>
        <w:rPr>
          <w:ins w:id="445" w:author="Orion" w:date="2011-07-26T17:13:00Z"/>
          <w:rFonts w:asciiTheme="minorHAnsi" w:eastAsiaTheme="minorEastAsia" w:hAnsiTheme="minorHAnsi" w:cstheme="minorBidi"/>
          <w:noProof/>
          <w:sz w:val="22"/>
          <w:szCs w:val="22"/>
          <w:lang w:val="es-ES" w:eastAsia="es-ES"/>
        </w:rPr>
      </w:pPr>
      <w:ins w:id="44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5.1.5.3.</w:t>
        </w:r>
        <w:r>
          <w:rPr>
            <w:rFonts w:asciiTheme="minorHAnsi" w:eastAsiaTheme="minorEastAsia" w:hAnsiTheme="minorHAnsi" w:cstheme="minorBidi"/>
            <w:noProof/>
            <w:sz w:val="22"/>
            <w:szCs w:val="22"/>
            <w:lang w:val="es-ES" w:eastAsia="es-ES"/>
          </w:rPr>
          <w:tab/>
        </w:r>
        <w:r w:rsidRPr="00014777">
          <w:rPr>
            <w:rStyle w:val="Hyperlink"/>
            <w:noProof/>
            <w:lang w:bidi="hi-IN"/>
          </w:rPr>
          <w:t>Ejecución de órdenes</w:t>
        </w:r>
        <w:r>
          <w:rPr>
            <w:noProof/>
            <w:webHidden/>
          </w:rPr>
          <w:tab/>
        </w:r>
        <w:r>
          <w:rPr>
            <w:noProof/>
            <w:webHidden/>
          </w:rPr>
          <w:fldChar w:fldCharType="begin"/>
        </w:r>
        <w:r>
          <w:rPr>
            <w:noProof/>
            <w:webHidden/>
          </w:rPr>
          <w:instrText xml:space="preserve"> PAGEREF _Toc299463893 \h </w:instrText>
        </w:r>
      </w:ins>
      <w:r>
        <w:rPr>
          <w:noProof/>
          <w:webHidden/>
        </w:rPr>
      </w:r>
      <w:r>
        <w:rPr>
          <w:noProof/>
          <w:webHidden/>
        </w:rPr>
        <w:fldChar w:fldCharType="separate"/>
      </w:r>
      <w:ins w:id="447" w:author="Orion" w:date="2011-07-26T17:13:00Z">
        <w:r>
          <w:rPr>
            <w:noProof/>
            <w:webHidden/>
          </w:rPr>
          <w:t>45</w:t>
        </w:r>
        <w:r>
          <w:rPr>
            <w:noProof/>
            <w:webHidden/>
          </w:rPr>
          <w:fldChar w:fldCharType="end"/>
        </w:r>
        <w:r w:rsidRPr="00014777">
          <w:rPr>
            <w:rStyle w:val="Hyperlink"/>
            <w:noProof/>
          </w:rPr>
          <w:fldChar w:fldCharType="end"/>
        </w:r>
      </w:ins>
    </w:p>
    <w:p w14:paraId="2DCEAE54" w14:textId="77777777" w:rsidR="00E3043C" w:rsidRDefault="00E3043C">
      <w:pPr>
        <w:pStyle w:val="TOC1"/>
        <w:rPr>
          <w:ins w:id="448" w:author="Orion" w:date="2011-07-26T17:13:00Z"/>
          <w:rFonts w:asciiTheme="minorHAnsi" w:eastAsiaTheme="minorEastAsia" w:hAnsiTheme="minorHAnsi" w:cstheme="minorBidi"/>
          <w:noProof/>
          <w:sz w:val="22"/>
          <w:szCs w:val="22"/>
          <w:lang w:val="es-ES" w:eastAsia="es-ES"/>
        </w:rPr>
      </w:pPr>
      <w:ins w:id="44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w:t>
        </w:r>
        <w:r>
          <w:rPr>
            <w:rFonts w:asciiTheme="minorHAnsi" w:eastAsiaTheme="minorEastAsia" w:hAnsiTheme="minorHAnsi" w:cstheme="minorBidi"/>
            <w:noProof/>
            <w:sz w:val="22"/>
            <w:szCs w:val="22"/>
            <w:lang w:val="es-ES" w:eastAsia="es-ES"/>
          </w:rPr>
          <w:tab/>
        </w:r>
        <w:r w:rsidRPr="00014777">
          <w:rPr>
            <w:rStyle w:val="Hyperlink"/>
            <w:noProof/>
            <w:lang w:bidi="hi-IN"/>
          </w:rPr>
          <w:t>Simulación</w:t>
        </w:r>
        <w:r>
          <w:rPr>
            <w:noProof/>
            <w:webHidden/>
          </w:rPr>
          <w:tab/>
        </w:r>
        <w:r>
          <w:rPr>
            <w:noProof/>
            <w:webHidden/>
          </w:rPr>
          <w:fldChar w:fldCharType="begin"/>
        </w:r>
        <w:r>
          <w:rPr>
            <w:noProof/>
            <w:webHidden/>
          </w:rPr>
          <w:instrText xml:space="preserve"> PAGEREF _Toc299463894 \h </w:instrText>
        </w:r>
      </w:ins>
      <w:r>
        <w:rPr>
          <w:noProof/>
          <w:webHidden/>
        </w:rPr>
      </w:r>
      <w:r>
        <w:rPr>
          <w:noProof/>
          <w:webHidden/>
        </w:rPr>
        <w:fldChar w:fldCharType="separate"/>
      </w:r>
      <w:ins w:id="450" w:author="Orion" w:date="2011-07-26T17:13:00Z">
        <w:r>
          <w:rPr>
            <w:noProof/>
            <w:webHidden/>
          </w:rPr>
          <w:t>48</w:t>
        </w:r>
        <w:r>
          <w:rPr>
            <w:noProof/>
            <w:webHidden/>
          </w:rPr>
          <w:fldChar w:fldCharType="end"/>
        </w:r>
        <w:r w:rsidRPr="00014777">
          <w:rPr>
            <w:rStyle w:val="Hyperlink"/>
            <w:noProof/>
          </w:rPr>
          <w:fldChar w:fldCharType="end"/>
        </w:r>
      </w:ins>
    </w:p>
    <w:p w14:paraId="6D0299B0" w14:textId="77777777" w:rsidR="00E3043C" w:rsidRDefault="00E3043C">
      <w:pPr>
        <w:pStyle w:val="TOC1"/>
        <w:tabs>
          <w:tab w:val="left" w:pos="880"/>
        </w:tabs>
        <w:rPr>
          <w:ins w:id="451" w:author="Orion" w:date="2011-07-26T17:13:00Z"/>
          <w:rFonts w:asciiTheme="minorHAnsi" w:eastAsiaTheme="minorEastAsia" w:hAnsiTheme="minorHAnsi" w:cstheme="minorBidi"/>
          <w:noProof/>
          <w:sz w:val="22"/>
          <w:szCs w:val="22"/>
          <w:lang w:val="es-ES" w:eastAsia="es-ES"/>
        </w:rPr>
      </w:pPr>
      <w:ins w:id="45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5.2.1.</w:t>
        </w:r>
        <w:r>
          <w:rPr>
            <w:rFonts w:asciiTheme="minorHAnsi" w:eastAsiaTheme="minorEastAsia" w:hAnsiTheme="minorHAnsi" w:cstheme="minorBidi"/>
            <w:noProof/>
            <w:sz w:val="22"/>
            <w:szCs w:val="22"/>
            <w:lang w:val="es-ES" w:eastAsia="es-ES"/>
          </w:rPr>
          <w:tab/>
        </w:r>
        <w:r w:rsidRPr="00014777">
          <w:rPr>
            <w:rStyle w:val="Hyperlink"/>
            <w:noProof/>
            <w:lang w:bidi="hi-IN"/>
          </w:rPr>
          <w:t>Módulo de lógica</w:t>
        </w:r>
        <w:r>
          <w:rPr>
            <w:noProof/>
            <w:webHidden/>
          </w:rPr>
          <w:tab/>
        </w:r>
        <w:r>
          <w:rPr>
            <w:noProof/>
            <w:webHidden/>
          </w:rPr>
          <w:fldChar w:fldCharType="begin"/>
        </w:r>
        <w:r>
          <w:rPr>
            <w:noProof/>
            <w:webHidden/>
          </w:rPr>
          <w:instrText xml:space="preserve"> PAGEREF _Toc299463895 \h </w:instrText>
        </w:r>
      </w:ins>
      <w:r>
        <w:rPr>
          <w:noProof/>
          <w:webHidden/>
        </w:rPr>
      </w:r>
      <w:r>
        <w:rPr>
          <w:noProof/>
          <w:webHidden/>
        </w:rPr>
        <w:fldChar w:fldCharType="separate"/>
      </w:r>
      <w:ins w:id="453" w:author="Orion" w:date="2011-07-26T17:13:00Z">
        <w:r>
          <w:rPr>
            <w:noProof/>
            <w:webHidden/>
          </w:rPr>
          <w:t>48</w:t>
        </w:r>
        <w:r>
          <w:rPr>
            <w:noProof/>
            <w:webHidden/>
          </w:rPr>
          <w:fldChar w:fldCharType="end"/>
        </w:r>
        <w:r w:rsidRPr="00014777">
          <w:rPr>
            <w:rStyle w:val="Hyperlink"/>
            <w:noProof/>
          </w:rPr>
          <w:fldChar w:fldCharType="end"/>
        </w:r>
      </w:ins>
    </w:p>
    <w:p w14:paraId="17CEF897" w14:textId="77777777" w:rsidR="00E3043C" w:rsidRDefault="00E3043C">
      <w:pPr>
        <w:pStyle w:val="TOC1"/>
        <w:tabs>
          <w:tab w:val="left" w:pos="880"/>
        </w:tabs>
        <w:rPr>
          <w:ins w:id="454" w:author="Orion" w:date="2011-07-26T17:13:00Z"/>
          <w:rFonts w:asciiTheme="minorHAnsi" w:eastAsiaTheme="minorEastAsia" w:hAnsiTheme="minorHAnsi" w:cstheme="minorBidi"/>
          <w:noProof/>
          <w:sz w:val="22"/>
          <w:szCs w:val="22"/>
          <w:lang w:val="es-ES" w:eastAsia="es-ES"/>
        </w:rPr>
      </w:pPr>
      <w:ins w:id="45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5.2.2.</w:t>
        </w:r>
        <w:r>
          <w:rPr>
            <w:rFonts w:asciiTheme="minorHAnsi" w:eastAsiaTheme="minorEastAsia" w:hAnsiTheme="minorHAnsi" w:cstheme="minorBidi"/>
            <w:noProof/>
            <w:sz w:val="22"/>
            <w:szCs w:val="22"/>
            <w:lang w:val="es-ES" w:eastAsia="es-ES"/>
          </w:rPr>
          <w:tab/>
        </w:r>
        <w:r w:rsidRPr="00014777">
          <w:rPr>
            <w:rStyle w:val="Hyperlink"/>
            <w:noProof/>
            <w:lang w:bidi="hi-IN"/>
          </w:rPr>
          <w:t>Visualización</w:t>
        </w:r>
        <w:r>
          <w:rPr>
            <w:noProof/>
            <w:webHidden/>
          </w:rPr>
          <w:tab/>
        </w:r>
        <w:r>
          <w:rPr>
            <w:noProof/>
            <w:webHidden/>
          </w:rPr>
          <w:fldChar w:fldCharType="begin"/>
        </w:r>
        <w:r>
          <w:rPr>
            <w:noProof/>
            <w:webHidden/>
          </w:rPr>
          <w:instrText xml:space="preserve"> PAGEREF _Toc299463896 \h </w:instrText>
        </w:r>
      </w:ins>
      <w:r>
        <w:rPr>
          <w:noProof/>
          <w:webHidden/>
        </w:rPr>
      </w:r>
      <w:r>
        <w:rPr>
          <w:noProof/>
          <w:webHidden/>
        </w:rPr>
        <w:fldChar w:fldCharType="separate"/>
      </w:r>
      <w:ins w:id="456" w:author="Orion" w:date="2011-07-26T17:13:00Z">
        <w:r>
          <w:rPr>
            <w:noProof/>
            <w:webHidden/>
          </w:rPr>
          <w:t>49</w:t>
        </w:r>
        <w:r>
          <w:rPr>
            <w:noProof/>
            <w:webHidden/>
          </w:rPr>
          <w:fldChar w:fldCharType="end"/>
        </w:r>
        <w:r w:rsidRPr="00014777">
          <w:rPr>
            <w:rStyle w:val="Hyperlink"/>
            <w:noProof/>
          </w:rPr>
          <w:fldChar w:fldCharType="end"/>
        </w:r>
      </w:ins>
    </w:p>
    <w:p w14:paraId="7A2371DF" w14:textId="77777777" w:rsidR="00E3043C" w:rsidRDefault="00E3043C">
      <w:pPr>
        <w:pStyle w:val="TOC1"/>
        <w:tabs>
          <w:tab w:val="left" w:pos="880"/>
        </w:tabs>
        <w:rPr>
          <w:ins w:id="457" w:author="Orion" w:date="2011-07-26T17:13:00Z"/>
          <w:rFonts w:asciiTheme="minorHAnsi" w:eastAsiaTheme="minorEastAsia" w:hAnsiTheme="minorHAnsi" w:cstheme="minorBidi"/>
          <w:noProof/>
          <w:sz w:val="22"/>
          <w:szCs w:val="22"/>
          <w:lang w:val="es-ES" w:eastAsia="es-ES"/>
        </w:rPr>
      </w:pPr>
      <w:ins w:id="45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5.2.3.</w:t>
        </w:r>
        <w:r>
          <w:rPr>
            <w:rFonts w:asciiTheme="minorHAnsi" w:eastAsiaTheme="minorEastAsia" w:hAnsiTheme="minorHAnsi" w:cstheme="minorBidi"/>
            <w:noProof/>
            <w:sz w:val="22"/>
            <w:szCs w:val="22"/>
            <w:lang w:val="es-ES" w:eastAsia="es-ES"/>
          </w:rPr>
          <w:tab/>
        </w:r>
        <w:r w:rsidRPr="00014777">
          <w:rPr>
            <w:rStyle w:val="Hyperlink"/>
            <w:noProof/>
            <w:lang w:bidi="hi-IN"/>
          </w:rPr>
          <w:t>Controlador</w:t>
        </w:r>
        <w:r>
          <w:rPr>
            <w:noProof/>
            <w:webHidden/>
          </w:rPr>
          <w:tab/>
        </w:r>
        <w:r>
          <w:rPr>
            <w:noProof/>
            <w:webHidden/>
          </w:rPr>
          <w:fldChar w:fldCharType="begin"/>
        </w:r>
        <w:r>
          <w:rPr>
            <w:noProof/>
            <w:webHidden/>
          </w:rPr>
          <w:instrText xml:space="preserve"> PAGEREF _Toc299463900 \h </w:instrText>
        </w:r>
      </w:ins>
      <w:r>
        <w:rPr>
          <w:noProof/>
          <w:webHidden/>
        </w:rPr>
      </w:r>
      <w:r>
        <w:rPr>
          <w:noProof/>
          <w:webHidden/>
        </w:rPr>
        <w:fldChar w:fldCharType="separate"/>
      </w:r>
      <w:ins w:id="459" w:author="Orion" w:date="2011-07-26T17:13:00Z">
        <w:r>
          <w:rPr>
            <w:noProof/>
            <w:webHidden/>
          </w:rPr>
          <w:t>51</w:t>
        </w:r>
        <w:r>
          <w:rPr>
            <w:noProof/>
            <w:webHidden/>
          </w:rPr>
          <w:fldChar w:fldCharType="end"/>
        </w:r>
        <w:r w:rsidRPr="00014777">
          <w:rPr>
            <w:rStyle w:val="Hyperlink"/>
            <w:noProof/>
          </w:rPr>
          <w:fldChar w:fldCharType="end"/>
        </w:r>
      </w:ins>
    </w:p>
    <w:p w14:paraId="3CD480FB" w14:textId="77777777" w:rsidR="00E3043C" w:rsidRDefault="00E3043C">
      <w:pPr>
        <w:pStyle w:val="TOC1"/>
        <w:rPr>
          <w:ins w:id="460" w:author="Orion" w:date="2011-07-26T17:13:00Z"/>
          <w:rFonts w:asciiTheme="minorHAnsi" w:eastAsiaTheme="minorEastAsia" w:hAnsiTheme="minorHAnsi" w:cstheme="minorBidi"/>
          <w:noProof/>
          <w:sz w:val="22"/>
          <w:szCs w:val="22"/>
          <w:lang w:val="es-ES" w:eastAsia="es-ES"/>
        </w:rPr>
      </w:pPr>
      <w:ins w:id="46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w:t>
        </w:r>
        <w:r>
          <w:rPr>
            <w:rFonts w:asciiTheme="minorHAnsi" w:eastAsiaTheme="minorEastAsia" w:hAnsiTheme="minorHAnsi" w:cstheme="minorBidi"/>
            <w:noProof/>
            <w:sz w:val="22"/>
            <w:szCs w:val="22"/>
            <w:lang w:val="es-ES" w:eastAsia="es-ES"/>
          </w:rPr>
          <w:tab/>
        </w:r>
        <w:r w:rsidRPr="00014777">
          <w:rPr>
            <w:rStyle w:val="Hyperlink"/>
            <w:noProof/>
            <w:lang w:bidi="hi-IN"/>
          </w:rPr>
          <w:t>Casos de estudio</w:t>
        </w:r>
        <w:r>
          <w:rPr>
            <w:noProof/>
            <w:webHidden/>
          </w:rPr>
          <w:tab/>
        </w:r>
        <w:r>
          <w:rPr>
            <w:noProof/>
            <w:webHidden/>
          </w:rPr>
          <w:fldChar w:fldCharType="begin"/>
        </w:r>
        <w:r>
          <w:rPr>
            <w:noProof/>
            <w:webHidden/>
          </w:rPr>
          <w:instrText xml:space="preserve"> PAGEREF _Toc299463902 \h </w:instrText>
        </w:r>
      </w:ins>
      <w:r>
        <w:rPr>
          <w:noProof/>
          <w:webHidden/>
        </w:rPr>
      </w:r>
      <w:r>
        <w:rPr>
          <w:noProof/>
          <w:webHidden/>
        </w:rPr>
        <w:fldChar w:fldCharType="separate"/>
      </w:r>
      <w:ins w:id="462" w:author="Orion" w:date="2011-07-26T17:13:00Z">
        <w:r>
          <w:rPr>
            <w:noProof/>
            <w:webHidden/>
          </w:rPr>
          <w:t>53</w:t>
        </w:r>
        <w:r>
          <w:rPr>
            <w:noProof/>
            <w:webHidden/>
          </w:rPr>
          <w:fldChar w:fldCharType="end"/>
        </w:r>
        <w:r w:rsidRPr="00014777">
          <w:rPr>
            <w:rStyle w:val="Hyperlink"/>
            <w:noProof/>
          </w:rPr>
          <w:fldChar w:fldCharType="end"/>
        </w:r>
      </w:ins>
    </w:p>
    <w:p w14:paraId="3F64F886" w14:textId="77777777" w:rsidR="00E3043C" w:rsidRDefault="00E3043C">
      <w:pPr>
        <w:pStyle w:val="TOC1"/>
        <w:rPr>
          <w:ins w:id="463" w:author="Orion" w:date="2011-07-26T17:13:00Z"/>
          <w:rFonts w:asciiTheme="minorHAnsi" w:eastAsiaTheme="minorEastAsia" w:hAnsiTheme="minorHAnsi" w:cstheme="minorBidi"/>
          <w:noProof/>
          <w:sz w:val="22"/>
          <w:szCs w:val="22"/>
          <w:lang w:val="es-ES" w:eastAsia="es-ES"/>
        </w:rPr>
      </w:pPr>
      <w:ins w:id="46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"_Toc299463903"</w:instrText>
        </w:r>
        <w:r w:rsidRPr="00014777">
          <w:rPr>
            <w:rStyle w:val="Hyperlink"/>
            <w:noProof/>
          </w:rPr>
          <w:instrText xml:space="preserve"> </w:instrText>
        </w:r>
        <w:r w:rsidRPr="00014777">
          <w:rPr>
            <w:rStyle w:val="Hyperlink"/>
            <w:noProof/>
          </w:rPr>
          <w:fldChar w:fldCharType="separate"/>
        </w:r>
        <w:r w:rsidRPr="00014777">
          <w:rPr>
            <w:rStyle w:val="Hyperlink"/>
            <w:rFonts w:eastAsiaTheme="majorEastAsia"/>
            <w:noProof/>
            <w:spacing w:val="15"/>
            <w:lang w:bidi="hi-IN"/>
          </w:rPr>
          <w:t>6.1.</w:t>
        </w:r>
        <w:r>
          <w:rPr>
            <w:rFonts w:asciiTheme="minorHAnsi" w:eastAsiaTheme="minorEastAsia" w:hAnsiTheme="minorHAnsi" w:cstheme="minorBidi"/>
            <w:noProof/>
            <w:sz w:val="22"/>
            <w:szCs w:val="22"/>
            <w:lang w:val="es-ES" w:eastAsia="es-ES"/>
          </w:rPr>
          <w:tab/>
        </w:r>
        <w:r w:rsidRPr="00014777">
          <w:rPr>
            <w:rStyle w:val="Hyperlink"/>
            <w:noProof/>
            <w:lang w:bidi="hi-IN"/>
          </w:rPr>
          <w:t>Caso básico: dos aviones</w:t>
        </w:r>
        <w:r>
          <w:rPr>
            <w:noProof/>
            <w:webHidden/>
          </w:rPr>
          <w:tab/>
        </w:r>
        <w:r>
          <w:rPr>
            <w:noProof/>
            <w:webHidden/>
          </w:rPr>
          <w:fldChar w:fldCharType="begin"/>
        </w:r>
        <w:r>
          <w:rPr>
            <w:noProof/>
            <w:webHidden/>
          </w:rPr>
          <w:instrText xml:space="preserve"> PAGEREF _Toc299463903 \h </w:instrText>
        </w:r>
      </w:ins>
      <w:r>
        <w:rPr>
          <w:noProof/>
          <w:webHidden/>
        </w:rPr>
      </w:r>
      <w:r>
        <w:rPr>
          <w:noProof/>
          <w:webHidden/>
        </w:rPr>
        <w:fldChar w:fldCharType="separate"/>
      </w:r>
      <w:ins w:id="465" w:author="Orion" w:date="2011-07-26T17:13:00Z">
        <w:r>
          <w:rPr>
            <w:noProof/>
            <w:webHidden/>
          </w:rPr>
          <w:t>53</w:t>
        </w:r>
        <w:r>
          <w:rPr>
            <w:noProof/>
            <w:webHidden/>
          </w:rPr>
          <w:fldChar w:fldCharType="end"/>
        </w:r>
        <w:r w:rsidRPr="00014777">
          <w:rPr>
            <w:rStyle w:val="Hyperlink"/>
            <w:noProof/>
          </w:rPr>
          <w:fldChar w:fldCharType="end"/>
        </w:r>
      </w:ins>
    </w:p>
    <w:p w14:paraId="1F9EF044" w14:textId="77777777" w:rsidR="00E3043C" w:rsidRDefault="00E3043C">
      <w:pPr>
        <w:pStyle w:val="TOC1"/>
        <w:tabs>
          <w:tab w:val="left" w:pos="880"/>
        </w:tabs>
        <w:rPr>
          <w:ins w:id="466" w:author="Orion" w:date="2011-07-26T17:13:00Z"/>
          <w:rFonts w:asciiTheme="minorHAnsi" w:eastAsiaTheme="minorEastAsia" w:hAnsiTheme="minorHAnsi" w:cstheme="minorBidi"/>
          <w:noProof/>
          <w:sz w:val="22"/>
          <w:szCs w:val="22"/>
          <w:lang w:val="es-ES" w:eastAsia="es-ES"/>
        </w:rPr>
      </w:pPr>
      <w:ins w:id="46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6.1.1.</w:t>
        </w:r>
        <w:r>
          <w:rPr>
            <w:rFonts w:asciiTheme="minorHAnsi" w:eastAsiaTheme="minorEastAsia" w:hAnsiTheme="minorHAnsi" w:cstheme="minorBidi"/>
            <w:noProof/>
            <w:sz w:val="22"/>
            <w:szCs w:val="22"/>
            <w:lang w:val="es-ES" w:eastAsia="es-ES"/>
          </w:rPr>
          <w:tab/>
        </w:r>
        <w:r w:rsidRPr="00014777">
          <w:rPr>
            <w:rStyle w:val="Hyperlink"/>
            <w:noProof/>
            <w:lang w:bidi="hi-IN"/>
          </w:rPr>
          <w:t>Dos aviones sin puntos de paso</w:t>
        </w:r>
        <w:r>
          <w:rPr>
            <w:noProof/>
            <w:webHidden/>
          </w:rPr>
          <w:tab/>
        </w:r>
        <w:r>
          <w:rPr>
            <w:noProof/>
            <w:webHidden/>
          </w:rPr>
          <w:fldChar w:fldCharType="begin"/>
        </w:r>
        <w:r>
          <w:rPr>
            <w:noProof/>
            <w:webHidden/>
          </w:rPr>
          <w:instrText xml:space="preserve"> PAGEREF _Toc299463905 \h </w:instrText>
        </w:r>
      </w:ins>
      <w:r>
        <w:rPr>
          <w:noProof/>
          <w:webHidden/>
        </w:rPr>
      </w:r>
      <w:r>
        <w:rPr>
          <w:noProof/>
          <w:webHidden/>
        </w:rPr>
        <w:fldChar w:fldCharType="separate"/>
      </w:r>
      <w:ins w:id="468" w:author="Orion" w:date="2011-07-26T17:13:00Z">
        <w:r>
          <w:rPr>
            <w:noProof/>
            <w:webHidden/>
          </w:rPr>
          <w:t>53</w:t>
        </w:r>
        <w:r>
          <w:rPr>
            <w:noProof/>
            <w:webHidden/>
          </w:rPr>
          <w:fldChar w:fldCharType="end"/>
        </w:r>
        <w:r w:rsidRPr="00014777">
          <w:rPr>
            <w:rStyle w:val="Hyperlink"/>
            <w:noProof/>
          </w:rPr>
          <w:fldChar w:fldCharType="end"/>
        </w:r>
      </w:ins>
    </w:p>
    <w:p w14:paraId="2F743466" w14:textId="77777777" w:rsidR="00E3043C" w:rsidRDefault="00E3043C">
      <w:pPr>
        <w:pStyle w:val="TOC1"/>
        <w:tabs>
          <w:tab w:val="left" w:pos="880"/>
        </w:tabs>
        <w:rPr>
          <w:ins w:id="469" w:author="Orion" w:date="2011-07-26T17:13:00Z"/>
          <w:rFonts w:asciiTheme="minorHAnsi" w:eastAsiaTheme="minorEastAsia" w:hAnsiTheme="minorHAnsi" w:cstheme="minorBidi"/>
          <w:noProof/>
          <w:sz w:val="22"/>
          <w:szCs w:val="22"/>
          <w:lang w:val="es-ES" w:eastAsia="es-ES"/>
        </w:rPr>
      </w:pPr>
      <w:ins w:id="47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6.1.2.</w:t>
        </w:r>
        <w:r>
          <w:rPr>
            <w:rFonts w:asciiTheme="minorHAnsi" w:eastAsiaTheme="minorEastAsia" w:hAnsiTheme="minorHAnsi" w:cstheme="minorBidi"/>
            <w:noProof/>
            <w:sz w:val="22"/>
            <w:szCs w:val="22"/>
            <w:lang w:val="es-ES" w:eastAsia="es-ES"/>
          </w:rPr>
          <w:tab/>
        </w:r>
        <w:r w:rsidRPr="00014777">
          <w:rPr>
            <w:rStyle w:val="Hyperlink"/>
            <w:noProof/>
            <w:lang w:bidi="hi-IN"/>
          </w:rPr>
          <w:t>Dos aviones con puntos de paso</w:t>
        </w:r>
        <w:r>
          <w:rPr>
            <w:noProof/>
            <w:webHidden/>
          </w:rPr>
          <w:tab/>
        </w:r>
        <w:r>
          <w:rPr>
            <w:noProof/>
            <w:webHidden/>
          </w:rPr>
          <w:fldChar w:fldCharType="begin"/>
        </w:r>
        <w:r>
          <w:rPr>
            <w:noProof/>
            <w:webHidden/>
          </w:rPr>
          <w:instrText xml:space="preserve"> PAGEREF _Toc299463906 \h </w:instrText>
        </w:r>
      </w:ins>
      <w:r>
        <w:rPr>
          <w:noProof/>
          <w:webHidden/>
        </w:rPr>
      </w:r>
      <w:r>
        <w:rPr>
          <w:noProof/>
          <w:webHidden/>
        </w:rPr>
        <w:fldChar w:fldCharType="separate"/>
      </w:r>
      <w:ins w:id="471" w:author="Orion" w:date="2011-07-26T17:13:00Z">
        <w:r>
          <w:rPr>
            <w:noProof/>
            <w:webHidden/>
          </w:rPr>
          <w:t>60</w:t>
        </w:r>
        <w:r>
          <w:rPr>
            <w:noProof/>
            <w:webHidden/>
          </w:rPr>
          <w:fldChar w:fldCharType="end"/>
        </w:r>
        <w:r w:rsidRPr="00014777">
          <w:rPr>
            <w:rStyle w:val="Hyperlink"/>
            <w:noProof/>
          </w:rPr>
          <w:fldChar w:fldCharType="end"/>
        </w:r>
      </w:ins>
    </w:p>
    <w:p w14:paraId="180B02C7" w14:textId="77777777" w:rsidR="00E3043C" w:rsidRDefault="00E3043C">
      <w:pPr>
        <w:pStyle w:val="TOC1"/>
        <w:rPr>
          <w:ins w:id="472" w:author="Orion" w:date="2011-07-26T17:13:00Z"/>
          <w:rFonts w:asciiTheme="minorHAnsi" w:eastAsiaTheme="minorEastAsia" w:hAnsiTheme="minorHAnsi" w:cstheme="minorBidi"/>
          <w:noProof/>
          <w:sz w:val="22"/>
          <w:szCs w:val="22"/>
          <w:lang w:val="es-ES" w:eastAsia="es-ES"/>
        </w:rPr>
      </w:pPr>
      <w:ins w:id="47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w:t>
        </w:r>
        <w:r>
          <w:rPr>
            <w:rFonts w:asciiTheme="minorHAnsi" w:eastAsiaTheme="minorEastAsia" w:hAnsiTheme="minorHAnsi" w:cstheme="minorBidi"/>
            <w:noProof/>
            <w:sz w:val="22"/>
            <w:szCs w:val="22"/>
            <w:lang w:val="es-ES" w:eastAsia="es-ES"/>
          </w:rPr>
          <w:tab/>
        </w:r>
        <w:r w:rsidRPr="00014777">
          <w:rPr>
            <w:rStyle w:val="Hyperlink"/>
            <w:noProof/>
            <w:lang w:bidi="hi-IN"/>
          </w:rPr>
          <w:t>Caso avanzado: varios aviones</w:t>
        </w:r>
        <w:r>
          <w:rPr>
            <w:noProof/>
            <w:webHidden/>
          </w:rPr>
          <w:tab/>
        </w:r>
        <w:r>
          <w:rPr>
            <w:noProof/>
            <w:webHidden/>
          </w:rPr>
          <w:fldChar w:fldCharType="begin"/>
        </w:r>
        <w:r>
          <w:rPr>
            <w:noProof/>
            <w:webHidden/>
          </w:rPr>
          <w:instrText xml:space="preserve"> PAGEREF _Toc299463907 \h </w:instrText>
        </w:r>
      </w:ins>
      <w:r>
        <w:rPr>
          <w:noProof/>
          <w:webHidden/>
        </w:rPr>
      </w:r>
      <w:r>
        <w:rPr>
          <w:noProof/>
          <w:webHidden/>
        </w:rPr>
        <w:fldChar w:fldCharType="separate"/>
      </w:r>
      <w:ins w:id="474" w:author="Orion" w:date="2011-07-26T17:13:00Z">
        <w:r>
          <w:rPr>
            <w:noProof/>
            <w:webHidden/>
          </w:rPr>
          <w:t>62</w:t>
        </w:r>
        <w:r>
          <w:rPr>
            <w:noProof/>
            <w:webHidden/>
          </w:rPr>
          <w:fldChar w:fldCharType="end"/>
        </w:r>
        <w:r w:rsidRPr="00014777">
          <w:rPr>
            <w:rStyle w:val="Hyperlink"/>
            <w:noProof/>
          </w:rPr>
          <w:fldChar w:fldCharType="end"/>
        </w:r>
      </w:ins>
    </w:p>
    <w:p w14:paraId="797637F9" w14:textId="77777777" w:rsidR="00E3043C" w:rsidRDefault="00E3043C">
      <w:pPr>
        <w:pStyle w:val="TOC1"/>
        <w:tabs>
          <w:tab w:val="left" w:pos="880"/>
        </w:tabs>
        <w:rPr>
          <w:ins w:id="475" w:author="Orion" w:date="2011-07-26T17:13:00Z"/>
          <w:rFonts w:asciiTheme="minorHAnsi" w:eastAsiaTheme="minorEastAsia" w:hAnsiTheme="minorHAnsi" w:cstheme="minorBidi"/>
          <w:noProof/>
          <w:sz w:val="22"/>
          <w:szCs w:val="22"/>
          <w:lang w:val="es-ES" w:eastAsia="es-ES"/>
        </w:rPr>
      </w:pPr>
      <w:ins w:id="47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6.2.1.</w:t>
        </w:r>
        <w:r>
          <w:rPr>
            <w:rFonts w:asciiTheme="minorHAnsi" w:eastAsiaTheme="minorEastAsia" w:hAnsiTheme="minorHAnsi" w:cstheme="minorBidi"/>
            <w:noProof/>
            <w:sz w:val="22"/>
            <w:szCs w:val="22"/>
            <w:lang w:val="es-ES" w:eastAsia="es-ES"/>
          </w:rPr>
          <w:tab/>
        </w:r>
        <w:r w:rsidRPr="00014777">
          <w:rPr>
            <w:rStyle w:val="Hyperlink"/>
            <w:noProof/>
            <w:lang w:bidi="hi-IN"/>
          </w:rPr>
          <w:t>Varios  aviones sin puntos de paso</w:t>
        </w:r>
        <w:r>
          <w:rPr>
            <w:noProof/>
            <w:webHidden/>
          </w:rPr>
          <w:tab/>
        </w:r>
        <w:r>
          <w:rPr>
            <w:noProof/>
            <w:webHidden/>
          </w:rPr>
          <w:fldChar w:fldCharType="begin"/>
        </w:r>
        <w:r>
          <w:rPr>
            <w:noProof/>
            <w:webHidden/>
          </w:rPr>
          <w:instrText xml:space="preserve"> PAGEREF _Toc299463908 \h </w:instrText>
        </w:r>
      </w:ins>
      <w:r>
        <w:rPr>
          <w:noProof/>
          <w:webHidden/>
        </w:rPr>
      </w:r>
      <w:r>
        <w:rPr>
          <w:noProof/>
          <w:webHidden/>
        </w:rPr>
        <w:fldChar w:fldCharType="separate"/>
      </w:r>
      <w:ins w:id="477" w:author="Orion" w:date="2011-07-26T17:13:00Z">
        <w:r>
          <w:rPr>
            <w:noProof/>
            <w:webHidden/>
          </w:rPr>
          <w:t>63</w:t>
        </w:r>
        <w:r>
          <w:rPr>
            <w:noProof/>
            <w:webHidden/>
          </w:rPr>
          <w:fldChar w:fldCharType="end"/>
        </w:r>
        <w:r w:rsidRPr="00014777">
          <w:rPr>
            <w:rStyle w:val="Hyperlink"/>
            <w:noProof/>
          </w:rPr>
          <w:fldChar w:fldCharType="end"/>
        </w:r>
      </w:ins>
    </w:p>
    <w:p w14:paraId="474E47B0" w14:textId="77777777" w:rsidR="00E3043C" w:rsidRDefault="00E3043C">
      <w:pPr>
        <w:pStyle w:val="TOC1"/>
        <w:tabs>
          <w:tab w:val="left" w:pos="880"/>
        </w:tabs>
        <w:rPr>
          <w:ins w:id="478" w:author="Orion" w:date="2011-07-26T17:13:00Z"/>
          <w:rFonts w:asciiTheme="minorHAnsi" w:eastAsiaTheme="minorEastAsia" w:hAnsiTheme="minorHAnsi" w:cstheme="minorBidi"/>
          <w:noProof/>
          <w:sz w:val="22"/>
          <w:szCs w:val="22"/>
          <w:lang w:val="es-ES" w:eastAsia="es-ES"/>
        </w:rPr>
      </w:pPr>
      <w:ins w:id="47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6.2.2.</w:t>
        </w:r>
        <w:r>
          <w:rPr>
            <w:rFonts w:asciiTheme="minorHAnsi" w:eastAsiaTheme="minorEastAsia" w:hAnsiTheme="minorHAnsi" w:cstheme="minorBidi"/>
            <w:noProof/>
            <w:sz w:val="22"/>
            <w:szCs w:val="22"/>
            <w:lang w:val="es-ES" w:eastAsia="es-ES"/>
          </w:rPr>
          <w:tab/>
        </w:r>
        <w:r w:rsidRPr="00014777">
          <w:rPr>
            <w:rStyle w:val="Hyperlink"/>
            <w:noProof/>
            <w:lang w:bidi="hi-IN"/>
          </w:rPr>
          <w:t>Varios aviones con puntos de paso</w:t>
        </w:r>
        <w:r>
          <w:rPr>
            <w:noProof/>
            <w:webHidden/>
          </w:rPr>
          <w:tab/>
        </w:r>
        <w:r>
          <w:rPr>
            <w:noProof/>
            <w:webHidden/>
          </w:rPr>
          <w:fldChar w:fldCharType="begin"/>
        </w:r>
        <w:r>
          <w:rPr>
            <w:noProof/>
            <w:webHidden/>
          </w:rPr>
          <w:instrText xml:space="preserve"> PAGEREF _Toc299463909 \h </w:instrText>
        </w:r>
      </w:ins>
      <w:r>
        <w:rPr>
          <w:noProof/>
          <w:webHidden/>
        </w:rPr>
      </w:r>
      <w:r>
        <w:rPr>
          <w:noProof/>
          <w:webHidden/>
        </w:rPr>
        <w:fldChar w:fldCharType="separate"/>
      </w:r>
      <w:ins w:id="480" w:author="Orion" w:date="2011-07-26T17:13:00Z">
        <w:r>
          <w:rPr>
            <w:noProof/>
            <w:webHidden/>
          </w:rPr>
          <w:t>66</w:t>
        </w:r>
        <w:r>
          <w:rPr>
            <w:noProof/>
            <w:webHidden/>
          </w:rPr>
          <w:fldChar w:fldCharType="end"/>
        </w:r>
        <w:r w:rsidRPr="00014777">
          <w:rPr>
            <w:rStyle w:val="Hyperlink"/>
            <w:noProof/>
          </w:rPr>
          <w:fldChar w:fldCharType="end"/>
        </w:r>
      </w:ins>
    </w:p>
    <w:p w14:paraId="21210B13" w14:textId="77777777" w:rsidR="00E3043C" w:rsidRDefault="00E3043C">
      <w:pPr>
        <w:pStyle w:val="TOC1"/>
        <w:rPr>
          <w:ins w:id="481" w:author="Orion" w:date="2011-07-26T17:13:00Z"/>
          <w:rFonts w:asciiTheme="minorHAnsi" w:eastAsiaTheme="minorEastAsia" w:hAnsiTheme="minorHAnsi" w:cstheme="minorBidi"/>
          <w:noProof/>
          <w:sz w:val="22"/>
          <w:szCs w:val="22"/>
          <w:lang w:val="es-ES" w:eastAsia="es-ES"/>
        </w:rPr>
      </w:pPr>
      <w:ins w:id="48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6.3.</w:t>
        </w:r>
        <w:r>
          <w:rPr>
            <w:rFonts w:asciiTheme="minorHAnsi" w:eastAsiaTheme="minorEastAsia" w:hAnsiTheme="minorHAnsi" w:cstheme="minorBidi"/>
            <w:noProof/>
            <w:sz w:val="22"/>
            <w:szCs w:val="22"/>
            <w:lang w:val="es-ES" w:eastAsia="es-ES"/>
          </w:rPr>
          <w:tab/>
        </w:r>
        <w:r w:rsidRPr="00014777">
          <w:rPr>
            <w:rStyle w:val="Hyperlink"/>
            <w:noProof/>
            <w:lang w:bidi="hi-IN"/>
          </w:rPr>
          <w:t>Discusión</w:t>
        </w:r>
        <w:r>
          <w:rPr>
            <w:noProof/>
            <w:webHidden/>
          </w:rPr>
          <w:tab/>
        </w:r>
        <w:r>
          <w:rPr>
            <w:noProof/>
            <w:webHidden/>
          </w:rPr>
          <w:fldChar w:fldCharType="begin"/>
        </w:r>
        <w:r>
          <w:rPr>
            <w:noProof/>
            <w:webHidden/>
          </w:rPr>
          <w:instrText xml:space="preserve"> PAGEREF _Toc299463910 \h </w:instrText>
        </w:r>
      </w:ins>
      <w:r>
        <w:rPr>
          <w:noProof/>
          <w:webHidden/>
        </w:rPr>
      </w:r>
      <w:r>
        <w:rPr>
          <w:noProof/>
          <w:webHidden/>
        </w:rPr>
        <w:fldChar w:fldCharType="separate"/>
      </w:r>
      <w:ins w:id="483" w:author="Orion" w:date="2011-07-26T17:13:00Z">
        <w:r>
          <w:rPr>
            <w:noProof/>
            <w:webHidden/>
          </w:rPr>
          <w:t>67</w:t>
        </w:r>
        <w:r>
          <w:rPr>
            <w:noProof/>
            <w:webHidden/>
          </w:rPr>
          <w:fldChar w:fldCharType="end"/>
        </w:r>
        <w:r w:rsidRPr="00014777">
          <w:rPr>
            <w:rStyle w:val="Hyperlink"/>
            <w:noProof/>
          </w:rPr>
          <w:fldChar w:fldCharType="end"/>
        </w:r>
      </w:ins>
    </w:p>
    <w:p w14:paraId="0BB28D1B" w14:textId="77777777" w:rsidR="00E3043C" w:rsidRDefault="00E3043C">
      <w:pPr>
        <w:pStyle w:val="TOC1"/>
        <w:rPr>
          <w:ins w:id="484" w:author="Orion" w:date="2011-07-26T17:13:00Z"/>
          <w:rFonts w:asciiTheme="minorHAnsi" w:eastAsiaTheme="minorEastAsia" w:hAnsiTheme="minorHAnsi" w:cstheme="minorBidi"/>
          <w:noProof/>
          <w:sz w:val="22"/>
          <w:szCs w:val="22"/>
          <w:lang w:val="es-ES" w:eastAsia="es-ES"/>
        </w:rPr>
      </w:pPr>
      <w:ins w:id="48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w:t>
        </w:r>
        <w:r>
          <w:rPr>
            <w:rFonts w:asciiTheme="minorHAnsi" w:eastAsiaTheme="minorEastAsia" w:hAnsiTheme="minorHAnsi" w:cstheme="minorBidi"/>
            <w:noProof/>
            <w:sz w:val="22"/>
            <w:szCs w:val="22"/>
            <w:lang w:val="es-ES" w:eastAsia="es-ES"/>
          </w:rPr>
          <w:tab/>
        </w:r>
        <w:r w:rsidRPr="00014777">
          <w:rPr>
            <w:rStyle w:val="Hyperlink"/>
            <w:noProof/>
            <w:lang w:bidi="hi-IN"/>
          </w:rPr>
          <w:t>Conclusiones y trabajo futuro</w:t>
        </w:r>
        <w:r>
          <w:rPr>
            <w:noProof/>
            <w:webHidden/>
          </w:rPr>
          <w:tab/>
        </w:r>
        <w:r>
          <w:rPr>
            <w:noProof/>
            <w:webHidden/>
          </w:rPr>
          <w:fldChar w:fldCharType="begin"/>
        </w:r>
        <w:r>
          <w:rPr>
            <w:noProof/>
            <w:webHidden/>
          </w:rPr>
          <w:instrText xml:space="preserve"> PAGEREF _Toc299463912 \h </w:instrText>
        </w:r>
      </w:ins>
      <w:r>
        <w:rPr>
          <w:noProof/>
          <w:webHidden/>
        </w:rPr>
      </w:r>
      <w:r>
        <w:rPr>
          <w:noProof/>
          <w:webHidden/>
        </w:rPr>
        <w:fldChar w:fldCharType="separate"/>
      </w:r>
      <w:ins w:id="486" w:author="Orion" w:date="2011-07-26T17:13:00Z">
        <w:r>
          <w:rPr>
            <w:noProof/>
            <w:webHidden/>
          </w:rPr>
          <w:t>69</w:t>
        </w:r>
        <w:r>
          <w:rPr>
            <w:noProof/>
            <w:webHidden/>
          </w:rPr>
          <w:fldChar w:fldCharType="end"/>
        </w:r>
        <w:r w:rsidRPr="00014777">
          <w:rPr>
            <w:rStyle w:val="Hyperlink"/>
            <w:noProof/>
          </w:rPr>
          <w:fldChar w:fldCharType="end"/>
        </w:r>
      </w:ins>
    </w:p>
    <w:p w14:paraId="5BDBF6EF" w14:textId="77777777" w:rsidR="00E3043C" w:rsidRDefault="00E3043C">
      <w:pPr>
        <w:pStyle w:val="TOC1"/>
        <w:rPr>
          <w:ins w:id="487" w:author="Orion" w:date="2011-07-26T17:13:00Z"/>
          <w:rFonts w:asciiTheme="minorHAnsi" w:eastAsiaTheme="minorEastAsia" w:hAnsiTheme="minorHAnsi" w:cstheme="minorBidi"/>
          <w:noProof/>
          <w:sz w:val="22"/>
          <w:szCs w:val="22"/>
          <w:lang w:val="es-ES" w:eastAsia="es-ES"/>
        </w:rPr>
      </w:pPr>
      <w:ins w:id="48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7.1.</w:t>
        </w:r>
        <w:r>
          <w:rPr>
            <w:rFonts w:asciiTheme="minorHAnsi" w:eastAsiaTheme="minorEastAsia" w:hAnsiTheme="minorHAnsi" w:cstheme="minorBidi"/>
            <w:noProof/>
            <w:sz w:val="22"/>
            <w:szCs w:val="22"/>
            <w:lang w:val="es-ES" w:eastAsia="es-ES"/>
          </w:rPr>
          <w:tab/>
        </w:r>
        <w:r w:rsidRPr="00014777">
          <w:rPr>
            <w:rStyle w:val="Hyperlink"/>
            <w:noProof/>
            <w:lang w:bidi="hi-IN"/>
          </w:rPr>
          <w:t>Conclusión</w:t>
        </w:r>
        <w:r>
          <w:rPr>
            <w:noProof/>
            <w:webHidden/>
          </w:rPr>
          <w:tab/>
        </w:r>
        <w:r>
          <w:rPr>
            <w:noProof/>
            <w:webHidden/>
          </w:rPr>
          <w:fldChar w:fldCharType="begin"/>
        </w:r>
        <w:r>
          <w:rPr>
            <w:noProof/>
            <w:webHidden/>
          </w:rPr>
          <w:instrText xml:space="preserve"> PAGEREF _Toc299463913 \h </w:instrText>
        </w:r>
      </w:ins>
      <w:r>
        <w:rPr>
          <w:noProof/>
          <w:webHidden/>
        </w:rPr>
      </w:r>
      <w:r>
        <w:rPr>
          <w:noProof/>
          <w:webHidden/>
        </w:rPr>
        <w:fldChar w:fldCharType="separate"/>
      </w:r>
      <w:ins w:id="489" w:author="Orion" w:date="2011-07-26T17:13:00Z">
        <w:r>
          <w:rPr>
            <w:noProof/>
            <w:webHidden/>
          </w:rPr>
          <w:t>69</w:t>
        </w:r>
        <w:r>
          <w:rPr>
            <w:noProof/>
            <w:webHidden/>
          </w:rPr>
          <w:fldChar w:fldCharType="end"/>
        </w:r>
        <w:r w:rsidRPr="00014777">
          <w:rPr>
            <w:rStyle w:val="Hyperlink"/>
            <w:noProof/>
          </w:rPr>
          <w:fldChar w:fldCharType="end"/>
        </w:r>
      </w:ins>
    </w:p>
    <w:p w14:paraId="209D1C85" w14:textId="77777777" w:rsidR="00E3043C" w:rsidRDefault="00E3043C">
      <w:pPr>
        <w:pStyle w:val="TOC1"/>
        <w:rPr>
          <w:ins w:id="490" w:author="Orion" w:date="2011-07-26T17:13:00Z"/>
          <w:rFonts w:asciiTheme="minorHAnsi" w:eastAsiaTheme="minorEastAsia" w:hAnsiTheme="minorHAnsi" w:cstheme="minorBidi"/>
          <w:noProof/>
          <w:sz w:val="22"/>
          <w:szCs w:val="22"/>
          <w:lang w:val="es-ES" w:eastAsia="es-ES"/>
        </w:rPr>
      </w:pPr>
      <w:ins w:id="49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7.2.</w:t>
        </w:r>
        <w:r>
          <w:rPr>
            <w:rFonts w:asciiTheme="minorHAnsi" w:eastAsiaTheme="minorEastAsia" w:hAnsiTheme="minorHAnsi" w:cstheme="minorBidi"/>
            <w:noProof/>
            <w:sz w:val="22"/>
            <w:szCs w:val="22"/>
            <w:lang w:val="es-ES" w:eastAsia="es-ES"/>
          </w:rPr>
          <w:tab/>
        </w:r>
        <w:r w:rsidRPr="00014777">
          <w:rPr>
            <w:rStyle w:val="Hyperlink"/>
            <w:noProof/>
            <w:lang w:bidi="hi-IN"/>
          </w:rPr>
          <w:t>Trabajo Futuro</w:t>
        </w:r>
        <w:r>
          <w:rPr>
            <w:noProof/>
            <w:webHidden/>
          </w:rPr>
          <w:tab/>
        </w:r>
        <w:r>
          <w:rPr>
            <w:noProof/>
            <w:webHidden/>
          </w:rPr>
          <w:fldChar w:fldCharType="begin"/>
        </w:r>
        <w:r>
          <w:rPr>
            <w:noProof/>
            <w:webHidden/>
          </w:rPr>
          <w:instrText xml:space="preserve"> PAGEREF _Toc299463914 \h </w:instrText>
        </w:r>
      </w:ins>
      <w:r>
        <w:rPr>
          <w:noProof/>
          <w:webHidden/>
        </w:rPr>
      </w:r>
      <w:r>
        <w:rPr>
          <w:noProof/>
          <w:webHidden/>
        </w:rPr>
        <w:fldChar w:fldCharType="separate"/>
      </w:r>
      <w:ins w:id="492" w:author="Orion" w:date="2011-07-26T17:13:00Z">
        <w:r>
          <w:rPr>
            <w:noProof/>
            <w:webHidden/>
          </w:rPr>
          <w:t>70</w:t>
        </w:r>
        <w:r>
          <w:rPr>
            <w:noProof/>
            <w:webHidden/>
          </w:rPr>
          <w:fldChar w:fldCharType="end"/>
        </w:r>
        <w:r w:rsidRPr="00014777">
          <w:rPr>
            <w:rStyle w:val="Hyperlink"/>
            <w:noProof/>
          </w:rPr>
          <w:fldChar w:fldCharType="end"/>
        </w:r>
      </w:ins>
    </w:p>
    <w:p w14:paraId="465BF129" w14:textId="77777777" w:rsidR="00E3043C" w:rsidRDefault="00E3043C">
      <w:pPr>
        <w:pStyle w:val="TOC1"/>
        <w:rPr>
          <w:ins w:id="493" w:author="Orion" w:date="2011-07-26T17:13:00Z"/>
          <w:rFonts w:asciiTheme="minorHAnsi" w:eastAsiaTheme="minorEastAsia" w:hAnsiTheme="minorHAnsi" w:cstheme="minorBidi"/>
          <w:noProof/>
          <w:sz w:val="22"/>
          <w:szCs w:val="22"/>
          <w:lang w:val="es-ES" w:eastAsia="es-ES"/>
        </w:rPr>
      </w:pPr>
      <w:ins w:id="49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"_Toc299463915"</w:instrText>
        </w:r>
        <w:r w:rsidRPr="00014777">
          <w:rPr>
            <w:rStyle w:val="Hyperlink"/>
            <w:noProof/>
          </w:rPr>
          <w:instrText xml:space="preserve"> </w:instrText>
        </w:r>
        <w:r w:rsidRPr="00014777">
          <w:rPr>
            <w:rStyle w:val="Hyperlink"/>
            <w:noProof/>
          </w:rPr>
          <w:fldChar w:fldCharType="separate"/>
        </w:r>
        <w:r w:rsidRPr="00014777">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_Toc299463915 \h </w:instrText>
        </w:r>
      </w:ins>
      <w:r>
        <w:rPr>
          <w:noProof/>
          <w:webHidden/>
        </w:rPr>
      </w:r>
      <w:r>
        <w:rPr>
          <w:noProof/>
          <w:webHidden/>
        </w:rPr>
        <w:fldChar w:fldCharType="separate"/>
      </w:r>
      <w:ins w:id="495" w:author="Orion" w:date="2011-07-26T17:13:00Z">
        <w:r>
          <w:rPr>
            <w:noProof/>
            <w:webHidden/>
          </w:rPr>
          <w:t>75</w:t>
        </w:r>
        <w:r>
          <w:rPr>
            <w:noProof/>
            <w:webHidden/>
          </w:rPr>
          <w:fldChar w:fldCharType="end"/>
        </w:r>
        <w:r w:rsidRPr="00014777">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496" w:name="Acknowledgements"/>
    </w:p>
    <w:p w14:paraId="546CA65F" w14:textId="77777777" w:rsidR="00E026E0" w:rsidRDefault="00BC3639" w:rsidP="002539EB">
      <w:pPr>
        <w:pStyle w:val="PageHeading"/>
      </w:pPr>
      <w:bookmarkStart w:id="497" w:name="_Toc299463842"/>
      <w:r>
        <w:lastRenderedPageBreak/>
        <w:t>Tabla de Figuras</w:t>
      </w:r>
      <w:bookmarkEnd w:id="497"/>
    </w:p>
    <w:p w14:paraId="65263EB7" w14:textId="77777777" w:rsidR="004F123D" w:rsidRDefault="00266A4F">
      <w:pPr>
        <w:pStyle w:val="TableofFigur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hyperlink w:anchor="_Toc299483433" w:history="1">
        <w:r w:rsidR="004F123D" w:rsidRPr="00032CBD">
          <w:rPr>
            <w:rStyle w:val="Hyperlink"/>
            <w:noProof/>
          </w:rPr>
          <w:t>Figura 1</w:t>
        </w:r>
      </w:hyperlink>
    </w:p>
    <w:p w14:paraId="0740CF52"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4" w:history="1">
        <w:r w:rsidR="004F123D" w:rsidRPr="00032CBD">
          <w:rPr>
            <w:rStyle w:val="Hyperlink"/>
            <w:noProof/>
          </w:rPr>
          <w:t>Figura 2: Casos de Uso.</w:t>
        </w:r>
      </w:hyperlink>
    </w:p>
    <w:p w14:paraId="5C5E3249"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5" w:history="1">
        <w:r w:rsidR="004F123D" w:rsidRPr="00032CBD">
          <w:rPr>
            <w:rStyle w:val="Hyperlink"/>
            <w:noProof/>
          </w:rPr>
          <w:t>Figura 4: Estado Mental "FlightPlanner"</w:t>
        </w:r>
      </w:hyperlink>
    </w:p>
    <w:p w14:paraId="24BC0EE3"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6" w:history="1">
        <w:r w:rsidR="004F123D" w:rsidRPr="00032CBD">
          <w:rPr>
            <w:rStyle w:val="Hyperlink"/>
            <w:noProof/>
          </w:rPr>
          <w:t>Figura 6: Diagrama de Interacción Para Recibir el Plan de Vuelo Inicial.</w:t>
        </w:r>
      </w:hyperlink>
    </w:p>
    <w:p w14:paraId="5D93D150"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7" w:history="1">
        <w:r w:rsidR="004F123D" w:rsidRPr="00032CBD">
          <w:rPr>
            <w:rStyle w:val="Hyperlink"/>
            <w:noProof/>
          </w:rPr>
          <w:t>Figura 8: Diagrama de Actividades General.</w:t>
        </w:r>
      </w:hyperlink>
    </w:p>
    <w:p w14:paraId="0AD1C268"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8" w:history="1">
        <w:r w:rsidR="004F123D" w:rsidRPr="00032CBD">
          <w:rPr>
            <w:rStyle w:val="Hyperlink"/>
            <w:noProof/>
          </w:rPr>
          <w:t>Figura 9: Comprobación de la Hora de Salida del Vuelo.</w:t>
        </w:r>
      </w:hyperlink>
    </w:p>
    <w:p w14:paraId="2C1BC92E"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9" w:history="1">
        <w:r w:rsidR="004F123D" w:rsidRPr="00032CBD">
          <w:rPr>
            <w:rStyle w:val="Hyperlink"/>
            <w:noProof/>
          </w:rPr>
          <w:t>Figura 11: Descomposición del Plan de Vuelo.</w:t>
        </w:r>
      </w:hyperlink>
    </w:p>
    <w:p w14:paraId="4101A26F"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0" w:history="1">
        <w:r w:rsidR="004F123D" w:rsidRPr="00032CBD">
          <w:rPr>
            <w:rStyle w:val="Hyperlink"/>
            <w:noProof/>
          </w:rPr>
          <w:t>Figura 12: Tiempo de Creación de las Decisiones.</w:t>
        </w:r>
      </w:hyperlink>
    </w:p>
    <w:p w14:paraId="76C1430E"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1" w:history="1">
        <w:r w:rsidR="004F123D" w:rsidRPr="00032CBD">
          <w:rPr>
            <w:rStyle w:val="Hyperlink"/>
            <w:noProof/>
          </w:rPr>
          <w:t>Figura 14: Descomposición de Decisiones.</w:t>
        </w:r>
      </w:hyperlink>
    </w:p>
    <w:p w14:paraId="6F365BE8"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2" w:history="1">
        <w:r w:rsidR="004F123D" w:rsidRPr="00032CBD">
          <w:rPr>
            <w:rStyle w:val="Hyperlink"/>
            <w:noProof/>
          </w:rPr>
          <w:t>Figura 15: Interacción Piloto-Avión: Ejecución Maniobra.</w:t>
        </w:r>
      </w:hyperlink>
    </w:p>
    <w:p w14:paraId="1370BBCF"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3" w:history="1">
        <w:r w:rsidR="004F123D" w:rsidRPr="00032CBD">
          <w:rPr>
            <w:rStyle w:val="Hyperlink"/>
            <w:noProof/>
          </w:rPr>
          <w:t>Figura 16: Aplicación que Comprueba la Finalización del Tramo.</w:t>
        </w:r>
      </w:hyperlink>
    </w:p>
    <w:p w14:paraId="66E1B6A9"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4" w:history="1">
        <w:r w:rsidR="004F123D" w:rsidRPr="00032CBD">
          <w:rPr>
            <w:rStyle w:val="Hyperlink"/>
            <w:noProof/>
          </w:rPr>
          <w:t>Figura 18: Diagrama de Actividad Evitar Conflicto</w:t>
        </w:r>
      </w:hyperlink>
    </w:p>
    <w:p w14:paraId="7C294FA7"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5" w:history="1">
        <w:r w:rsidR="004F123D" w:rsidRPr="00032CBD">
          <w:rPr>
            <w:rStyle w:val="Hyperlink"/>
            <w:noProof/>
          </w:rPr>
          <w:t>Figura 19: Comprobación de Nuevo Conflicto.</w:t>
        </w:r>
      </w:hyperlink>
    </w:p>
    <w:p w14:paraId="57E1A6D6"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6" w:history="1">
        <w:r w:rsidR="004F123D" w:rsidRPr="00032CBD">
          <w:rPr>
            <w:rStyle w:val="Hyperlink"/>
            <w:noProof/>
          </w:rPr>
          <w:t>Figura 20: Creación de las Ordenes.</w:t>
        </w:r>
      </w:hyperlink>
    </w:p>
    <w:p w14:paraId="06CA529C"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7" w:history="1">
        <w:r w:rsidR="004F123D" w:rsidRPr="00032CBD">
          <w:rPr>
            <w:rStyle w:val="Hyperlink"/>
            <w:noProof/>
          </w:rPr>
          <w:t>Figura 21: Interacción Controlador-Piloto traspaso de Ordenes.</w:t>
        </w:r>
      </w:hyperlink>
    </w:p>
    <w:p w14:paraId="1ACFEF9C"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8" w:history="1">
        <w:r w:rsidR="004F123D" w:rsidRPr="00032CBD">
          <w:rPr>
            <w:rStyle w:val="Hyperlink"/>
            <w:noProof/>
          </w:rPr>
          <w:t>Figura 22: Piloto Obedeciendo una Orden.</w:t>
        </w:r>
      </w:hyperlink>
    </w:p>
    <w:p w14:paraId="3627EB58"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9" w:history="1">
        <w:r w:rsidR="004F123D" w:rsidRPr="00032CBD">
          <w:rPr>
            <w:rStyle w:val="Hyperlink"/>
            <w:noProof/>
          </w:rPr>
          <w:t>Figura 24: Ir al Siguiente Tramo Con Conflicto.</w:t>
        </w:r>
      </w:hyperlink>
    </w:p>
    <w:p w14:paraId="347C673C"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0" w:history="1">
        <w:r w:rsidR="004F123D" w:rsidRPr="00032CBD">
          <w:rPr>
            <w:rStyle w:val="Hyperlink"/>
            <w:noProof/>
          </w:rPr>
          <w:t>Figura 25. Aplicación de visualización.</w:t>
        </w:r>
      </w:hyperlink>
    </w:p>
    <w:p w14:paraId="23914197"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1" w:history="1">
        <w:r w:rsidR="004F123D" w:rsidRPr="00032CBD">
          <w:rPr>
            <w:rStyle w:val="Hyperlink"/>
            <w:noProof/>
          </w:rPr>
          <w:t>Figura 27. Resolución de conflicto entre dos aviones volando rutas sin puntos de paso especificados.</w:t>
        </w:r>
      </w:hyperlink>
    </w:p>
    <w:p w14:paraId="168DFAB3"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2" w:history="1">
        <w:r w:rsidR="004F123D" w:rsidRPr="00032CBD">
          <w:rPr>
            <w:rStyle w:val="Hyperlink"/>
            <w:noProof/>
          </w:rPr>
          <w:t>Figura 28</w:t>
        </w:r>
      </w:hyperlink>
    </w:p>
    <w:p w14:paraId="5FD76B62"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3" w:history="1">
        <w:r w:rsidR="004F123D" w:rsidRPr="00032CBD">
          <w:rPr>
            <w:rStyle w:val="Hyperlink"/>
            <w:noProof/>
          </w:rPr>
          <w:t>Figura 29</w:t>
        </w:r>
      </w:hyperlink>
    </w:p>
    <w:p w14:paraId="663F7DF1"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4" w:history="1">
        <w:r w:rsidR="004F123D" w:rsidRPr="00032CBD">
          <w:rPr>
            <w:rStyle w:val="Hyperlink"/>
            <w:noProof/>
          </w:rPr>
          <w:t>Figura 30</w:t>
        </w:r>
      </w:hyperlink>
    </w:p>
    <w:p w14:paraId="2CCF839C"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5" w:history="1">
        <w:r w:rsidR="004F123D" w:rsidRPr="00032CBD">
          <w:rPr>
            <w:rStyle w:val="Hyperlink"/>
            <w:noProof/>
          </w:rPr>
          <w:t>Figura 31</w:t>
        </w:r>
      </w:hyperlink>
    </w:p>
    <w:p w14:paraId="2FF8B138"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6" w:history="1">
        <w:r w:rsidR="004F123D" w:rsidRPr="00032CBD">
          <w:rPr>
            <w:rStyle w:val="Hyperlink"/>
            <w:noProof/>
          </w:rPr>
          <w:t>Figura 32</w:t>
        </w:r>
      </w:hyperlink>
    </w:p>
    <w:p w14:paraId="72B37800"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7" w:history="1">
        <w:r w:rsidR="004F123D" w:rsidRPr="00032CBD">
          <w:rPr>
            <w:rStyle w:val="Hyperlink"/>
            <w:noProof/>
          </w:rPr>
          <w:t>Figura 33</w:t>
        </w:r>
      </w:hyperlink>
    </w:p>
    <w:p w14:paraId="6A0F7CDA"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8" w:history="1">
        <w:r w:rsidR="004F123D" w:rsidRPr="00032CBD">
          <w:rPr>
            <w:rStyle w:val="Hyperlink"/>
            <w:noProof/>
          </w:rPr>
          <w:t>Figura 34</w:t>
        </w:r>
      </w:hyperlink>
    </w:p>
    <w:p w14:paraId="6F35A3EA"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9" w:history="1">
        <w:r w:rsidR="004F123D" w:rsidRPr="00032CBD">
          <w:rPr>
            <w:rStyle w:val="Hyperlink"/>
            <w:noProof/>
          </w:rPr>
          <w:t>Figura 35</w:t>
        </w:r>
      </w:hyperlink>
    </w:p>
    <w:p w14:paraId="77DE3759"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0" w:history="1">
        <w:r w:rsidR="004F123D" w:rsidRPr="00032CBD">
          <w:rPr>
            <w:rStyle w:val="Hyperlink"/>
            <w:noProof/>
          </w:rPr>
          <w:t>Figura 36</w:t>
        </w:r>
      </w:hyperlink>
    </w:p>
    <w:p w14:paraId="22FE4E8A"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1" w:history="1">
        <w:r w:rsidR="004F123D" w:rsidRPr="00032CBD">
          <w:rPr>
            <w:rStyle w:val="Hyperlink"/>
            <w:noProof/>
          </w:rPr>
          <w:t>Figura 37</w:t>
        </w:r>
      </w:hyperlink>
    </w:p>
    <w:p w14:paraId="1117CBB1"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2" w:history="1">
        <w:r w:rsidR="004F123D" w:rsidRPr="00032CBD">
          <w:rPr>
            <w:rStyle w:val="Hyperlink"/>
            <w:noProof/>
          </w:rPr>
          <w:t>Figura 38</w:t>
        </w:r>
      </w:hyperlink>
    </w:p>
    <w:p w14:paraId="58EE0AAF"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3" w:history="1">
        <w:r w:rsidR="004F123D" w:rsidRPr="00032CBD">
          <w:rPr>
            <w:rStyle w:val="Hyperlink"/>
            <w:noProof/>
          </w:rPr>
          <w:t>Figura 39: Despliegue seis aviones</w:t>
        </w:r>
      </w:hyperlink>
    </w:p>
    <w:p w14:paraId="3F1CBD0E"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4" w:history="1">
        <w:r w:rsidR="004F123D" w:rsidRPr="00032CBD">
          <w:rPr>
            <w:rStyle w:val="Hyperlink"/>
            <w:noProof/>
          </w:rPr>
          <w:t>Figura 40</w:t>
        </w:r>
      </w:hyperlink>
    </w:p>
    <w:p w14:paraId="4C8DA7FD"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5" w:history="1">
        <w:r w:rsidR="004F123D" w:rsidRPr="00032CBD">
          <w:rPr>
            <w:rStyle w:val="Hyperlink"/>
            <w:noProof/>
          </w:rPr>
          <w:t>Figura 41</w:t>
        </w:r>
      </w:hyperlink>
    </w:p>
    <w:p w14:paraId="71726FF2"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6" w:history="1">
        <w:r w:rsidR="004F123D" w:rsidRPr="00032CBD">
          <w:rPr>
            <w:rStyle w:val="Hyperlink"/>
            <w:noProof/>
          </w:rPr>
          <w:t>Figura 42</w:t>
        </w:r>
      </w:hyperlink>
    </w:p>
    <w:p w14:paraId="4E3D8B5A" w14:textId="77777777"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7" w:history="1">
        <w:r w:rsidR="004F123D" w:rsidRPr="00032CBD">
          <w:rPr>
            <w:rStyle w:val="Hyperlink"/>
            <w:noProof/>
          </w:rPr>
          <w:t>Figura 43</w:t>
        </w:r>
      </w:hyperlink>
    </w:p>
    <w:p w14:paraId="2A17E007" w14:textId="72307DA4" w:rsidR="004F123D" w:rsidRDefault="00C3208D">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8" w:history="1">
        <w:r w:rsidR="004F123D" w:rsidRPr="00032CBD">
          <w:rPr>
            <w:rStyle w:val="Hyperlink"/>
            <w:noProof/>
          </w:rPr>
          <w:t>Figura 44</w:t>
        </w:r>
      </w:hyperlink>
    </w:p>
    <w:p w14:paraId="1CDD137F" w14:textId="77777777" w:rsidR="00166C1A" w:rsidRPr="0072223B" w:rsidRDefault="00266A4F">
      <w:pPr>
        <w:widowControl/>
        <w:suppressAutoHyphens w:val="0"/>
        <w:rPr>
          <w:lang w:val="en-US"/>
          <w:rPrChange w:id="498" w:author="Orion" w:date="2011-07-28T14:28:00Z">
            <w:rPr/>
          </w:rPrChange>
        </w:rPr>
      </w:pPr>
      <w:r>
        <w:rPr>
          <w:szCs w:val="21"/>
        </w:rPr>
        <w:fldChar w:fldCharType="end"/>
      </w:r>
      <w:r w:rsidR="00166C1A" w:rsidRPr="0072223B">
        <w:rPr>
          <w:lang w:val="en-US"/>
          <w:rPrChange w:id="499" w:author="Orion" w:date="2011-07-28T14:28:00Z">
            <w:rPr/>
          </w:rPrChange>
        </w:rPr>
        <w:t xml:space="preserve"> </w:t>
      </w:r>
      <w:r w:rsidR="004654A3" w:rsidRPr="0072223B">
        <w:rPr>
          <w:lang w:val="en-US"/>
          <w:rPrChange w:id="500" w:author="Orion" w:date="2011-07-28T14:28:00Z">
            <w:rPr/>
          </w:rPrChange>
        </w:rPr>
        <w:br w:type="page"/>
      </w:r>
      <w:r w:rsidR="00166C1A" w:rsidRPr="0072223B">
        <w:rPr>
          <w:lang w:val="en-US"/>
          <w:rPrChange w:id="501" w:author="Orion" w:date="2011-07-28T14:28:00Z">
            <w:rPr/>
          </w:rPrChange>
        </w:rPr>
        <w:lastRenderedPageBreak/>
        <w:br w:type="page"/>
      </w:r>
    </w:p>
    <w:p w14:paraId="0EC4A422" w14:textId="77777777" w:rsidR="00120931" w:rsidRPr="008D082C" w:rsidRDefault="00120931" w:rsidP="00B42FC5">
      <w:pPr>
        <w:pStyle w:val="PageHeading"/>
      </w:pPr>
      <w:bookmarkStart w:id="502" w:name="_Toc299463843"/>
      <w:r>
        <w:lastRenderedPageBreak/>
        <w:t>Agradecimientos</w:t>
      </w:r>
      <w:bookmarkEnd w:id="502"/>
    </w:p>
    <w:bookmarkEnd w:id="496"/>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503"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503"/>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504" w:name="_Ref299118708"/>
      <w:bookmarkStart w:id="505" w:name="_Toc299463844"/>
      <w:commentRangeStart w:id="506"/>
      <w:r w:rsidRPr="00CC7413">
        <w:rPr>
          <w:b w:val="0"/>
          <w:sz w:val="52"/>
          <w:szCs w:val="52"/>
        </w:rPr>
        <w:lastRenderedPageBreak/>
        <w:t>Introducción</w:t>
      </w:r>
      <w:commentRangeEnd w:id="506"/>
      <w:r w:rsidR="00914129" w:rsidRPr="00CC7413">
        <w:rPr>
          <w:rStyle w:val="CommentReference"/>
          <w:b w:val="0"/>
          <w:sz w:val="52"/>
          <w:szCs w:val="52"/>
        </w:rPr>
        <w:commentReference w:id="506"/>
      </w:r>
      <w:bookmarkEnd w:id="504"/>
      <w:bookmarkEnd w:id="505"/>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r w:rsidRPr="00234DDA">
        <w:t>Eurocontrol</w:t>
      </w:r>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BC29DB">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BC29DB">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BC29DB">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BC29DB">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BC29DB">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BC29DB">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BC29DB">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r w:rsidRPr="00E04976">
        <w:rPr>
          <w:i/>
          <w:rPrChange w:id="508" w:author="IO" w:date="2011-07-13T11:17:00Z">
            <w:rPr/>
          </w:rPrChange>
        </w:rPr>
        <w:t>JSBSim</w:t>
      </w:r>
      <w:r>
        <w:t xml:space="preserve">. </w:t>
      </w:r>
      <w:r w:rsidRPr="00E04976">
        <w:rPr>
          <w:i/>
          <w:rPrChange w:id="509" w:author="IO" w:date="2011-07-13T11:17:00Z">
            <w:rPr/>
          </w:rPrChange>
        </w:rPr>
        <w:t>JSBsim</w:t>
      </w:r>
      <w:sdt>
        <w:sdtPr>
          <w:id w:val="-176737872"/>
          <w:citation/>
        </w:sdtPr>
        <w:sdtContent>
          <w:r w:rsidRPr="001B2F98">
            <w:fldChar w:fldCharType="begin"/>
          </w:r>
          <w:r w:rsidR="005E6C07">
            <w:instrText xml:space="preserve">CITATION JSB \l 3082 </w:instrText>
          </w:r>
          <w:r w:rsidRPr="001B2F98">
            <w:fldChar w:fldCharType="separate"/>
          </w:r>
          <w:r w:rsidR="00BC29DB">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r w:rsidRPr="00E04976">
        <w:rPr>
          <w:i/>
          <w:rPrChange w:id="510" w:author="IO" w:date="2011-07-13T11:17:00Z">
            <w:rPr/>
          </w:rPrChange>
        </w:rPr>
        <w:t>JSBSim</w:t>
      </w:r>
      <w:r w:rsidRPr="00CF2C24">
        <w:t xml:space="preserve"> se encuentran</w:t>
      </w:r>
      <w:r w:rsidRPr="001B2F98">
        <w:t xml:space="preserve"> una serie de herramientas que simulan vuelos centrándose en el manejo y control de los aviones</w:t>
      </w:r>
      <w:r>
        <w:t>, como</w:t>
      </w:r>
      <w:r w:rsidRPr="00CF2C24">
        <w:t xml:space="preserve"> </w:t>
      </w:r>
      <w:r w:rsidRPr="00E04976">
        <w:rPr>
          <w:i/>
          <w:rPrChange w:id="511" w:author="IO" w:date="2011-07-13T11:17:00Z">
            <w:rPr/>
          </w:rPrChange>
        </w:rPr>
        <w:t>FlightGear</w:t>
      </w:r>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BC29DB">
            <w:rPr>
              <w:noProof/>
            </w:rPr>
            <w:t>(9)</w:t>
          </w:r>
          <w:r w:rsidR="005E6C07">
            <w:fldChar w:fldCharType="end"/>
          </w:r>
        </w:sdtContent>
      </w:sdt>
      <w:r w:rsidRPr="001B2F98">
        <w:t xml:space="preserve"> y el </w:t>
      </w:r>
      <w:r w:rsidRPr="00E04976">
        <w:rPr>
          <w:i/>
          <w:rPrChange w:id="512" w:author="IO" w:date="2011-07-13T11:17:00Z">
            <w:rPr/>
          </w:rPrChange>
        </w:rPr>
        <w:t>OpenEaagles</w:t>
      </w:r>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BC29DB">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r w:rsidRPr="00CF2C24">
        <w:rPr>
          <w:i/>
        </w:rPr>
        <w:t>Future ATM</w:t>
      </w:r>
      <w:r>
        <w:rPr>
          <w:rStyle w:val="FootnoteReference"/>
          <w:i/>
        </w:rPr>
        <w:footnoteReference w:id="4"/>
      </w:r>
      <w:r w:rsidRPr="00CF2C24">
        <w:rPr>
          <w:i/>
        </w:rPr>
        <w:t xml:space="preserve"> Concepts Evaluation Tool</w:t>
      </w:r>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BC29DB">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r w:rsidRPr="004F21BD">
        <w:rPr>
          <w:i/>
        </w:rPr>
        <w:t>Intelligent agent-based Model for Policy Analysis of Collaborative Traffic flow management</w:t>
      </w:r>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BC29DB">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BC29DB">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parametrizar elementos ya disponibles. En algunos casos, por ejemplo en las herramientas de código abierto como </w:t>
      </w:r>
      <w:r w:rsidRPr="00DC26C8">
        <w:rPr>
          <w:i/>
        </w:rPr>
        <w:t>JSBsim</w:t>
      </w:r>
      <w:sdt>
        <w:sdtPr>
          <w:id w:val="-651061870"/>
          <w:citation/>
        </w:sdtPr>
        <w:sdtContent>
          <w:r w:rsidRPr="001B2F98">
            <w:fldChar w:fldCharType="begin"/>
          </w:r>
          <w:r w:rsidR="005E6C07">
            <w:instrText xml:space="preserve">CITATION JSB \l 3082 </w:instrText>
          </w:r>
          <w:r w:rsidRPr="001B2F98">
            <w:fldChar w:fldCharType="separate"/>
          </w:r>
          <w:r w:rsidR="00BC29DB">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BC29DB">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BC29DB">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BC29DB">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r w:rsidR="00545B0D" w:rsidRPr="00CF2C24">
        <w:rPr>
          <w:i/>
        </w:rPr>
        <w:t>Model-Driven Engineering</w:t>
      </w:r>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BC29DB">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semi-automatizadas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r w:rsidRPr="00DC26C8">
        <w:rPr>
          <w:i/>
        </w:rPr>
        <w:t>Agent-Based Modelling</w:t>
      </w:r>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BC29DB">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BC29DB">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BC29DB">
            <w:rPr>
              <w:noProof/>
            </w:rPr>
            <w:t>(20)</w:t>
          </w:r>
          <w:r>
            <w:fldChar w:fldCharType="end"/>
          </w:r>
        </w:sdtContent>
      </w:sdt>
      <w:r>
        <w:t xml:space="preserve">. </w:t>
      </w:r>
      <w:r w:rsidR="000816A6">
        <w:t xml:space="preserve">INGENIAS es una metodología de la Ingeniería del Software Orientada a Agentes (AOSE, </w:t>
      </w:r>
      <w:r w:rsidR="000816A6" w:rsidRPr="00DC26C8">
        <w:rPr>
          <w:i/>
        </w:rPr>
        <w:t>Agent-Oriented Software Engineering</w:t>
      </w:r>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BC29DB">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BC29DB">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r w:rsidR="00C84DD0" w:rsidRPr="00DC26C8">
        <w:rPr>
          <w:i/>
        </w:rPr>
        <w:t>Unmanned Aerial Vehicle</w:t>
      </w:r>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BC29DB">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BC29DB">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UAVs sobre los modelos iniciales ha mostrado </w:t>
      </w:r>
      <w:r w:rsidRPr="00BB6D94">
        <w:t>la flexibilidad de la propuesta para atender nuevas necesidades de estudio.</w:t>
      </w:r>
    </w:p>
    <w:p w14:paraId="4D191322" w14:textId="2C554333"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r w:rsidR="00C85B1A" w:rsidRPr="00CC7413">
        <w:rPr>
          <w:i/>
        </w:rPr>
        <w:t>Conceptos de la navegación aérea</w:t>
      </w:r>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r w:rsidR="00C85B1A" w:rsidRPr="00CC7413">
        <w:rPr>
          <w:i/>
        </w:rPr>
        <w:t>Estado del Arte</w:t>
      </w:r>
      <w:r w:rsidR="00C85B1A" w:rsidRPr="00CC7413">
        <w:t>)</w:t>
      </w:r>
      <w:r w:rsidR="00B65148" w:rsidRPr="00CC7413">
        <w:t xml:space="preserve">. </w:t>
      </w:r>
      <w:r w:rsidR="00C85B1A" w:rsidRPr="00CC7413">
        <w:t>Posteriormente se definirán una serie de requisitos que algunas de las entidades del sistema deben de cumplir (</w:t>
      </w:r>
      <w:r w:rsidR="00C85B1A" w:rsidRPr="00CC7413">
        <w:rPr>
          <w:i/>
        </w:rPr>
        <w:t>Requisitos del Sistema</w:t>
      </w:r>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r w:rsidR="00CC7413">
        <w:rPr>
          <w:i/>
        </w:rPr>
        <w:t>Entorno de Simulación</w:t>
      </w:r>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r w:rsidR="0013471B" w:rsidRPr="00CC7413">
        <w:rPr>
          <w:i/>
        </w:rPr>
        <w:t>Casos de Estudio</w:t>
      </w:r>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r w:rsidR="0071072E" w:rsidRPr="00CC7413">
        <w:rPr>
          <w:i/>
        </w:rPr>
        <w:t>Conclusiones y Trabajos Futuros</w:t>
      </w:r>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513" w:name="_Toc298344396"/>
      <w:bookmarkStart w:id="514" w:name="_Toc298429453"/>
      <w:bookmarkStart w:id="515" w:name="_Toc298430318"/>
      <w:bookmarkStart w:id="516" w:name="_Toc298516024"/>
      <w:bookmarkStart w:id="517" w:name="_Toc298690973"/>
      <w:bookmarkStart w:id="518" w:name="_Toc298700795"/>
      <w:bookmarkStart w:id="519" w:name="_Toc298752115"/>
      <w:bookmarkStart w:id="520" w:name="_Toc298757495"/>
      <w:bookmarkStart w:id="521" w:name="_Toc298777441"/>
      <w:bookmarkStart w:id="522" w:name="_Toc298787406"/>
      <w:bookmarkStart w:id="523" w:name="_Toc298944569"/>
      <w:bookmarkStart w:id="524" w:name="_Toc298954486"/>
      <w:bookmarkStart w:id="525" w:name="_Toc299007657"/>
      <w:bookmarkStart w:id="526" w:name="_Toc299012015"/>
      <w:bookmarkStart w:id="527" w:name="_Toc299103563"/>
      <w:bookmarkStart w:id="528" w:name="_Toc299103936"/>
      <w:bookmarkStart w:id="529" w:name="_Toc299463761"/>
      <w:bookmarkStart w:id="530" w:name="_Toc299463845"/>
      <w:bookmarkStart w:id="531" w:name="_Toc298344397"/>
      <w:bookmarkStart w:id="532" w:name="_Toc298429454"/>
      <w:bookmarkStart w:id="533" w:name="_Toc298430319"/>
      <w:bookmarkStart w:id="534" w:name="_Toc298516025"/>
      <w:bookmarkStart w:id="535" w:name="_Toc298690974"/>
      <w:bookmarkStart w:id="536" w:name="_Toc298700796"/>
      <w:bookmarkStart w:id="537" w:name="_Toc298752116"/>
      <w:bookmarkStart w:id="538" w:name="_Toc298757496"/>
      <w:bookmarkStart w:id="539" w:name="_Toc298777442"/>
      <w:bookmarkStart w:id="540" w:name="_Toc298787407"/>
      <w:bookmarkStart w:id="541" w:name="_Toc298944570"/>
      <w:bookmarkStart w:id="542" w:name="_Toc298954487"/>
      <w:bookmarkStart w:id="543" w:name="_Toc299007658"/>
      <w:bookmarkStart w:id="544" w:name="_Toc299012016"/>
      <w:bookmarkStart w:id="545" w:name="_Toc299103564"/>
      <w:bookmarkStart w:id="546" w:name="_Toc299103937"/>
      <w:bookmarkStart w:id="547" w:name="_Toc299463762"/>
      <w:bookmarkStart w:id="548" w:name="_Toc299463846"/>
      <w:bookmarkStart w:id="549" w:name="_Ref298790584"/>
      <w:bookmarkStart w:id="550" w:name="_Toc299463847"/>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549"/>
      <w:bookmarkEnd w:id="550"/>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551" w:author="Orion" w:date="2011-07-25T22:17:00Z"/>
      <w:sdt>
        <w:sdtPr>
          <w:id w:val="-1958170509"/>
          <w:citation/>
        </w:sdtPr>
        <w:sdtContent>
          <w:customXmlInsRangeEnd w:id="551"/>
          <w:ins w:id="552" w:author="Orion" w:date="2011-07-25T22:17:00Z">
            <w:r w:rsidR="00AE09AC">
              <w:fldChar w:fldCharType="begin"/>
            </w:r>
            <w:r w:rsidR="00AE09AC">
              <w:instrText xml:space="preserve"> CITATION Cal03 \l 3082 </w:instrText>
            </w:r>
          </w:ins>
          <w:r w:rsidR="00AE09AC">
            <w:fldChar w:fldCharType="separate"/>
          </w:r>
          <w:r w:rsidR="00BC29DB">
            <w:rPr>
              <w:noProof/>
            </w:rPr>
            <w:t xml:space="preserve"> (25)</w:t>
          </w:r>
          <w:ins w:id="553" w:author="Orion" w:date="2011-07-25T22:17:00Z">
            <w:r w:rsidR="00AE09AC">
              <w:fldChar w:fldCharType="end"/>
            </w:r>
          </w:ins>
          <w:customXmlInsRangeStart w:id="554" w:author="Orion" w:date="2011-07-25T22:17:00Z"/>
        </w:sdtContent>
      </w:sdt>
      <w:customXmlInsRangeEnd w:id="554"/>
      <w:r w:rsidR="00784846" w:rsidRPr="007A61F8">
        <w:t>.</w:t>
      </w:r>
    </w:p>
    <w:p w14:paraId="4ADF9880" w14:textId="017993EA" w:rsidR="00DB19F4" w:rsidRPr="00F45FF0" w:rsidDel="007F121F" w:rsidRDefault="00DB19F4">
      <w:pPr>
        <w:spacing w:before="240" w:after="120"/>
        <w:ind w:firstLine="284"/>
        <w:jc w:val="both"/>
        <w:rPr>
          <w:ins w:id="555" w:author="Orion" w:date="2011-05-15T15:23:00Z"/>
          <w:del w:id="556" w:author="IO" w:date="2011-07-13T11:36:00Z"/>
          <w:rPrChange w:id="557" w:author="IO" w:date="2011-07-13T11:33:00Z">
            <w:rPr>
              <w:ins w:id="558" w:author="Orion" w:date="2011-05-15T15:23:00Z"/>
              <w:del w:id="559" w:author="IO" w:date="2011-07-13T11:36:00Z"/>
              <w:rStyle w:val="apple-style-span"/>
              <w:rFonts w:cs="Times New Roman"/>
              <w:bCs/>
              <w:color w:val="000000"/>
            </w:rPr>
          </w:rPrChange>
        </w:rPr>
        <w:pPrChange w:id="560" w:author="IO" w:date="2011-07-13T11:33:00Z">
          <w:pPr>
            <w:jc w:val="both"/>
          </w:pPr>
        </w:pPrChange>
      </w:pPr>
    </w:p>
    <w:p w14:paraId="2419E083" w14:textId="0E314977" w:rsidR="00B46344" w:rsidRDefault="00784846" w:rsidP="00FA57E6">
      <w:pPr>
        <w:spacing w:before="240" w:after="120"/>
        <w:ind w:firstLine="284"/>
        <w:jc w:val="both"/>
        <w:rPr>
          <w:ins w:id="561" w:author="Orion" w:date="2011-07-26T22:19:00Z"/>
          <w:rFonts w:cs="Times New Roman"/>
        </w:rPr>
      </w:pPr>
      <w:moveFromRangeStart w:id="562" w:author="Orion" w:date="2011-07-26T22:24:00Z" w:name="move299482427"/>
      <w:moveFrom w:id="563" w:author="Orion" w:date="2011-07-26T22:24:00Z">
        <w:ins w:id="564" w:author="IO" w:date="2011-06-09T13:18:00Z">
          <w:r w:rsidRPr="00F45FF0" w:rsidDel="002F29C3">
            <w:rPr>
              <w:rPrChange w:id="565"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566" w:author="IO" w:date="2011-07-13T11:36:00Z">
                <w:rPr>
                  <w:rStyle w:val="apple-style-span"/>
                  <w:rFonts w:cs="Times New Roman"/>
                  <w:bCs/>
                  <w:color w:val="000000"/>
                </w:rPr>
              </w:rPrChange>
            </w:rPr>
            <w:t>Flight Information Region</w:t>
          </w:r>
          <w:r w:rsidRPr="00F45FF0" w:rsidDel="002F29C3">
            <w:rPr>
              <w:rPrChange w:id="567" w:author="IO" w:date="2011-07-13T11:33:00Z">
                <w:rPr>
                  <w:rStyle w:val="apple-style-span"/>
                  <w:rFonts w:cs="Times New Roman"/>
                  <w:bCs/>
                  <w:color w:val="000000"/>
                </w:rPr>
              </w:rPrChange>
            </w:rPr>
            <w:t xml:space="preserve">). </w:t>
          </w:r>
        </w:ins>
        <w:ins w:id="568" w:author="IO" w:date="2011-07-13T11:47:00Z">
          <w:r w:rsidR="00FA57E6" w:rsidDel="002F29C3">
            <w:t>Las FIR</w:t>
          </w:r>
        </w:ins>
        <w:ins w:id="569" w:author="IO" w:date="2011-07-13T15:37:00Z">
          <w:r w:rsidR="008F4A0F" w:rsidDel="002F29C3">
            <w:t>s</w:t>
          </w:r>
        </w:ins>
        <w:ins w:id="570" w:author="IO" w:date="2011-07-13T11:47:00Z">
          <w:r w:rsidR="00FA57E6" w:rsidDel="002F29C3">
            <w:t xml:space="preserve"> contienen</w:t>
          </w:r>
        </w:ins>
        <w:ins w:id="571" w:author="IO" w:date="2011-07-13T11:45:00Z">
          <w:r w:rsidR="00FA57E6" w:rsidDel="002F29C3">
            <w:t xml:space="preserve"> </w:t>
          </w:r>
          <w:r w:rsidR="00FA57E6" w:rsidRPr="002B284A" w:rsidDel="002F29C3">
            <w:t xml:space="preserve">las áreas terminales de los aeropuertos importantes </w:t>
          </w:r>
        </w:ins>
        <w:ins w:id="572" w:author="IO" w:date="2011-07-13T11:50:00Z">
          <w:r w:rsidR="00C3088F" w:rsidDel="002F29C3">
            <w:t xml:space="preserve">y una serie de </w:t>
          </w:r>
          <w:r w:rsidR="00C3088F" w:rsidRPr="00C3088F" w:rsidDel="002F29C3">
            <w:rPr>
              <w:i/>
              <w:rPrChange w:id="573" w:author="IO" w:date="2011-07-13T11:50:00Z">
                <w:rPr/>
              </w:rPrChange>
            </w:rPr>
            <w:t>puntos de paso</w:t>
          </w:r>
          <w:r w:rsidR="00C3088F" w:rsidDel="002F29C3">
            <w:t xml:space="preserve"> (</w:t>
          </w:r>
          <w:r w:rsidR="00C3088F" w:rsidRPr="00C3088F" w:rsidDel="002F29C3">
            <w:rPr>
              <w:i/>
              <w:rPrChange w:id="574" w:author="IO" w:date="2011-07-13T11:50:00Z">
                <w:rPr/>
              </w:rPrChange>
            </w:rPr>
            <w:t>waypoints</w:t>
          </w:r>
          <w:r w:rsidR="00C3088F" w:rsidDel="002F29C3">
            <w:t>)</w:t>
          </w:r>
        </w:ins>
        <w:ins w:id="575" w:author="IO" w:date="2011-07-13T11:51:00Z">
          <w:r w:rsidR="00C3088F" w:rsidDel="002F29C3">
            <w:t xml:space="preserve"> </w:t>
          </w:r>
        </w:ins>
        <w:ins w:id="576" w:author="IO" w:date="2011-07-13T11:52:00Z">
          <w:r w:rsidR="00C3088F" w:rsidDel="002F29C3">
            <w:t xml:space="preserve">tridimensionales </w:t>
          </w:r>
        </w:ins>
        <w:ins w:id="577" w:author="IO" w:date="2011-07-13T11:51:00Z">
          <w:r w:rsidR="00C3088F" w:rsidDel="002F29C3">
            <w:t>controlados para la navegaci</w:t>
          </w:r>
        </w:ins>
        <w:ins w:id="578" w:author="IO" w:date="2011-07-13T11:52:00Z">
          <w:r w:rsidR="00C3088F" w:rsidDel="002F29C3">
            <w:t xml:space="preserve">ón. Entre estos puntos </w:t>
          </w:r>
        </w:ins>
        <w:ins w:id="579" w:author="IO" w:date="2011-07-13T11:45:00Z">
          <w:r w:rsidR="00FA57E6" w:rsidRPr="002B284A" w:rsidDel="002F29C3">
            <w:t>discurren las aerovías</w:t>
          </w:r>
        </w:ins>
        <w:ins w:id="580" w:author="IO" w:date="2011-07-13T11:52:00Z">
          <w:r w:rsidR="00C3088F" w:rsidDel="002F29C3">
            <w:t xml:space="preserve"> (</w:t>
          </w:r>
          <w:r w:rsidR="00C3088F" w:rsidRPr="00C3088F" w:rsidDel="002F29C3">
            <w:rPr>
              <w:i/>
              <w:rPrChange w:id="581" w:author="IO" w:date="2011-07-13T11:52:00Z">
                <w:rPr/>
              </w:rPrChange>
            </w:rPr>
            <w:t>airways</w:t>
          </w:r>
          <w:r w:rsidR="00C3088F" w:rsidDel="002F29C3">
            <w:t>)</w:t>
          </w:r>
        </w:ins>
        <w:ins w:id="582" w:author="IO" w:date="2011-07-13T11:45:00Z">
          <w:r w:rsidR="00FA57E6" w:rsidRPr="002B284A" w:rsidDel="002F29C3">
            <w:t xml:space="preserve">, </w:t>
          </w:r>
        </w:ins>
        <w:ins w:id="583" w:author="IO" w:date="2011-07-13T11:52:00Z">
          <w:r w:rsidR="00C3088F" w:rsidDel="002F29C3">
            <w:t xml:space="preserve">que son los </w:t>
          </w:r>
        </w:ins>
        <w:ins w:id="584" w:author="IO" w:date="2011-07-13T11:45:00Z">
          <w:r w:rsidR="00FA57E6" w:rsidRPr="002B284A" w:rsidDel="002F29C3">
            <w:t xml:space="preserve">pasillos por los que circulan las aeronaves. Otros elementos </w:t>
          </w:r>
        </w:ins>
        <w:ins w:id="585" w:author="IO" w:date="2011-07-13T11:52:00Z">
          <w:r w:rsidR="00C3088F" w:rsidDel="002F29C3">
            <w:t>de las FIR</w:t>
          </w:r>
        </w:ins>
        <w:ins w:id="586" w:author="IO" w:date="2011-07-13T15:37:00Z">
          <w:r w:rsidR="008F4A0F" w:rsidDel="002F29C3">
            <w:t>s</w:t>
          </w:r>
        </w:ins>
        <w:ins w:id="587" w:author="IO" w:date="2011-07-13T11:52:00Z">
          <w:r w:rsidR="00C3088F" w:rsidDel="002F29C3">
            <w:t xml:space="preserve"> </w:t>
          </w:r>
        </w:ins>
        <w:ins w:id="588" w:author="IO" w:date="2011-07-13T11:45:00Z">
          <w:r w:rsidR="00FA57E6" w:rsidRPr="002B284A" w:rsidDel="002F29C3">
            <w:t>son las áreas prohibidas, restringidas o peligrosas</w:t>
          </w:r>
        </w:ins>
        <w:ins w:id="589" w:author="IO" w:date="2011-07-13T11:53:00Z">
          <w:r w:rsidR="00C3088F" w:rsidDel="002F29C3">
            <w:t>,</w:t>
          </w:r>
        </w:ins>
        <w:ins w:id="590" w:author="IO" w:date="2011-07-13T11:45:00Z">
          <w:r w:rsidR="00FA57E6" w:rsidRPr="002B284A" w:rsidDel="002F29C3">
            <w:t xml:space="preserve"> que son zonas donde el vuelo de aeronaves </w:t>
          </w:r>
        </w:ins>
        <w:ins w:id="591" w:author="IO" w:date="2011-07-13T11:53:00Z">
          <w:r w:rsidR="00C3088F" w:rsidDel="002F29C3">
            <w:t>está limitado</w:t>
          </w:r>
        </w:ins>
        <w:ins w:id="592" w:author="IO" w:date="2011-07-13T11:45:00Z">
          <w:r w:rsidR="00FA57E6" w:rsidRPr="002B284A" w:rsidDel="002F29C3">
            <w:t xml:space="preserve"> en diferentes medidas y por causas diversas.</w:t>
          </w:r>
        </w:ins>
        <w:ins w:id="593" w:author="IO" w:date="2011-07-13T12:00:00Z">
          <w:r w:rsidR="007A61F8" w:rsidDel="002F29C3">
            <w:t xml:space="preserve"> Las FIR</w:t>
          </w:r>
        </w:ins>
        <w:ins w:id="594" w:author="IO" w:date="2011-07-13T15:37:00Z">
          <w:r w:rsidR="008F4A0F" w:rsidDel="002F29C3">
            <w:t>s</w:t>
          </w:r>
        </w:ins>
        <w:ins w:id="595" w:author="IO" w:date="2011-07-13T12:00:00Z">
          <w:r w:rsidR="007A61F8" w:rsidDel="002F29C3">
            <w:t xml:space="preserve"> se subdividen a su vez en </w:t>
          </w:r>
        </w:ins>
        <w:ins w:id="596" w:author="IO" w:date="2011-07-13T12:03:00Z">
          <w:r w:rsidR="007A61F8" w:rsidDel="002F29C3">
            <w:t>S</w:t>
          </w:r>
        </w:ins>
        <w:ins w:id="597" w:author="IO" w:date="2011-07-13T12:00:00Z">
          <w:r w:rsidR="007A61F8" w:rsidDel="002F29C3">
            <w:t xml:space="preserve">ectores </w:t>
          </w:r>
        </w:ins>
        <w:ins w:id="598" w:author="IO" w:date="2011-07-13T12:03:00Z">
          <w:r w:rsidR="007A61F8" w:rsidDel="002F29C3">
            <w:t xml:space="preserve">de Control </w:t>
          </w:r>
        </w:ins>
        <w:ins w:id="599" w:author="IO" w:date="2011-07-13T12:00:00Z">
          <w:r w:rsidR="007A61F8" w:rsidDel="002F29C3">
            <w:t>para la gesti</w:t>
          </w:r>
        </w:ins>
        <w:ins w:id="600" w:author="IO" w:date="2011-07-13T12:01:00Z">
          <w:r w:rsidR="007A61F8" w:rsidDel="002F29C3">
            <w:t>ón de sus vuelos.</w:t>
          </w:r>
        </w:ins>
      </w:moveFrom>
      <w:moveFromRangeEnd w:id="562"/>
      <w:ins w:id="601" w:author="Orion" w:date="2011-07-26T22:13:00Z">
        <w:r w:rsidR="00E54276">
          <w:rPr>
            <w:i/>
            <w:iCs/>
            <w:noProof/>
            <w:color w:val="666666"/>
            <w:lang w:eastAsia="es-ES" w:bidi="ar-SA"/>
            <w:rPrChange w:id="602" w:author="Unknown">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5DAE6E32" w:rsidR="00E237E8" w:rsidRPr="00166C1A" w:rsidRDefault="00E237E8">
      <w:pPr>
        <w:pStyle w:val="Caption"/>
        <w:rPr>
          <w:ins w:id="603" w:author="Orion" w:date="2011-07-26T22:08:00Z"/>
          <w:rFonts w:cs="Times New Roman"/>
        </w:rPr>
        <w:pPrChange w:id="604" w:author="Orion" w:date="2011-07-26T22:19:00Z">
          <w:pPr>
            <w:spacing w:before="240" w:after="120"/>
            <w:ind w:firstLine="284"/>
            <w:jc w:val="both"/>
          </w:pPr>
        </w:pPrChange>
      </w:pPr>
      <w:bookmarkStart w:id="605" w:name="_Toc299483433"/>
      <w:bookmarkStart w:id="606" w:name="_Ref299482133"/>
      <w:ins w:id="607" w:author="Orion" w:date="2011-07-26T22:19:00Z">
        <w:r>
          <w:t xml:space="preserve">Figura </w:t>
        </w:r>
        <w:r>
          <w:fldChar w:fldCharType="begin"/>
        </w:r>
        <w:r>
          <w:instrText xml:space="preserve"> SEQ Figura \* ARABIC </w:instrText>
        </w:r>
      </w:ins>
      <w:r>
        <w:fldChar w:fldCharType="separate"/>
      </w:r>
      <w:ins w:id="608" w:author="Orion" w:date="2011-07-26T22:41:00Z">
        <w:r w:rsidR="000A487B">
          <w:rPr>
            <w:noProof/>
          </w:rPr>
          <w:t>1</w:t>
        </w:r>
      </w:ins>
      <w:bookmarkEnd w:id="605"/>
      <w:ins w:id="609" w:author="Orion" w:date="2011-07-26T22:19:00Z">
        <w:r>
          <w:fldChar w:fldCharType="end"/>
        </w:r>
      </w:ins>
      <w:bookmarkEnd w:id="606"/>
    </w:p>
    <w:p w14:paraId="3F1CCD5D" w14:textId="4500F098" w:rsidR="00E54276" w:rsidRPr="00E54276" w:rsidRDefault="00E237E8" w:rsidP="00E54276">
      <w:pPr>
        <w:spacing w:before="240" w:after="120"/>
        <w:ind w:firstLine="284"/>
        <w:jc w:val="both"/>
        <w:rPr>
          <w:ins w:id="610" w:author="Orion" w:date="2011-07-26T22:14:00Z"/>
          <w:rFonts w:cs="Times New Roman"/>
        </w:rPr>
      </w:pPr>
      <w:ins w:id="611" w:author="Orion" w:date="2011-07-26T22:19:00Z">
        <w:r>
          <w:rPr>
            <w:rFonts w:cs="Times New Roman"/>
          </w:rPr>
          <w:t xml:space="preserve">Como puede observarse en la </w:t>
        </w:r>
      </w:ins>
      <w:ins w:id="612"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613" w:author="Orion" w:date="2011-07-26T22:20:00Z">
        <w:r>
          <w:t xml:space="preserve">Figura </w:t>
        </w:r>
        <w:r>
          <w:rPr>
            <w:noProof/>
          </w:rPr>
          <w:t>1</w:t>
        </w:r>
        <w:r>
          <w:rPr>
            <w:rFonts w:cs="Times New Roman"/>
          </w:rPr>
          <w:fldChar w:fldCharType="end"/>
        </w:r>
        <w:r>
          <w:rPr>
            <w:rFonts w:cs="Times New Roman"/>
          </w:rPr>
          <w:t xml:space="preserve"> c</w:t>
        </w:r>
      </w:ins>
      <w:ins w:id="614" w:author="Orion" w:date="2011-07-26T22:14:00Z">
        <w:r w:rsidR="00E54276" w:rsidRPr="00E54276">
          <w:rPr>
            <w:rFonts w:cs="Times New Roman"/>
          </w:rPr>
          <w:t xml:space="preserve">ada región de información de vuelo se divide verticalmente en dos zonas: un espacio inferior, </w:t>
        </w:r>
      </w:ins>
      <w:ins w:id="615" w:author="Orion" w:date="2011-07-26T22:18:00Z">
        <w:r w:rsidR="00E54276">
          <w:t>Región</w:t>
        </w:r>
        <w:r w:rsidR="00E54276" w:rsidRPr="004E6168">
          <w:t xml:space="preserve"> de Información de Vuelo (FIR, </w:t>
        </w:r>
        <w:r w:rsidR="00E54276" w:rsidRPr="004E6168">
          <w:rPr>
            <w:i/>
          </w:rPr>
          <w:t>Flight Information Region</w:t>
        </w:r>
        <w:r w:rsidR="00E54276" w:rsidRPr="004E6168">
          <w:t>)</w:t>
        </w:r>
        <w:r w:rsidR="00E54276">
          <w:t xml:space="preserve">, </w:t>
        </w:r>
      </w:ins>
      <w:ins w:id="616" w:author="Orion" w:date="2011-07-26T22:14:00Z">
        <w:r w:rsidR="00E54276" w:rsidRPr="00E54276">
          <w:rPr>
            <w:rFonts w:cs="Times New Roman"/>
          </w:rPr>
          <w:t>que incluye el espacio comprendido entre el suelo y el nivel de vuelo FL 245</w:t>
        </w:r>
      </w:ins>
      <w:ins w:id="617" w:author="Orion" w:date="2011-07-26T22:16:00Z">
        <w:r w:rsidR="00E54276">
          <w:rPr>
            <w:rFonts w:cs="Times New Roman"/>
          </w:rPr>
          <w:t xml:space="preserve"> (</w:t>
        </w:r>
      </w:ins>
      <w:ins w:id="618" w:author="Orion" w:date="2011-07-26T22:17:00Z">
        <w:r w:rsidR="00E54276">
          <w:rPr>
            <w:rFonts w:cs="Times New Roman"/>
          </w:rPr>
          <w:t>24500 pies)</w:t>
        </w:r>
      </w:ins>
      <w:ins w:id="619" w:author="Orion" w:date="2011-07-26T22:14:00Z">
        <w:r w:rsidR="00E54276" w:rsidRPr="00E54276">
          <w:rPr>
            <w:rFonts w:cs="Times New Roman"/>
          </w:rPr>
          <w:t>, y un espacio superior,</w:t>
        </w:r>
      </w:ins>
      <w:ins w:id="620" w:author="Orion" w:date="2011-07-26T22:18:00Z">
        <w:r w:rsidR="00E54276">
          <w:rPr>
            <w:rFonts w:cs="Times New Roman"/>
          </w:rPr>
          <w:t xml:space="preserve"> Área Superior de I</w:t>
        </w:r>
        <w:r w:rsidR="00E54276" w:rsidRPr="00E54276">
          <w:rPr>
            <w:rFonts w:cs="Times New Roman"/>
          </w:rPr>
          <w:t>nformación</w:t>
        </w:r>
      </w:ins>
      <w:ins w:id="621" w:author="Orion" w:date="2011-07-26T22:14:00Z">
        <w:r w:rsidR="00E54276" w:rsidRPr="00E54276">
          <w:rPr>
            <w:rFonts w:cs="Times New Roman"/>
          </w:rPr>
          <w:t xml:space="preserve"> </w:t>
        </w:r>
      </w:ins>
      <w:ins w:id="622" w:author="Orion" w:date="2011-07-26T22:18:00Z">
        <w:r w:rsidR="00E54276">
          <w:rPr>
            <w:rFonts w:cs="Times New Roman"/>
          </w:rPr>
          <w:t>(</w:t>
        </w:r>
      </w:ins>
      <w:ins w:id="623" w:author="Orion" w:date="2011-07-26T22:14:00Z">
        <w:r w:rsidR="00E54276" w:rsidRPr="00E54276">
          <w:rPr>
            <w:rFonts w:cs="Times New Roman"/>
          </w:rPr>
          <w:t>UIR</w:t>
        </w:r>
      </w:ins>
      <w:ins w:id="624" w:author="Orion" w:date="2011-07-26T22:18:00Z">
        <w:r w:rsidR="00E54276">
          <w:rPr>
            <w:rFonts w:cs="Times New Roman"/>
          </w:rPr>
          <w:t>,</w:t>
        </w:r>
      </w:ins>
      <w:ins w:id="625" w:author="Orion" w:date="2011-07-26T22:14:00Z">
        <w:r w:rsidR="00E54276">
          <w:rPr>
            <w:rFonts w:cs="Times New Roman"/>
          </w:rPr>
          <w:t xml:space="preserve"> Upper Information Region</w:t>
        </w:r>
      </w:ins>
      <w:ins w:id="626" w:author="Orion" w:date="2011-07-26T22:19:00Z">
        <w:r w:rsidR="00E54276">
          <w:rPr>
            <w:rFonts w:cs="Times New Roman"/>
          </w:rPr>
          <w:t>)</w:t>
        </w:r>
      </w:ins>
      <w:ins w:id="627" w:author="Orion" w:date="2011-07-26T22:14:00Z">
        <w:r w:rsidR="00E54276" w:rsidRPr="00E54276">
          <w:rPr>
            <w:rFonts w:cs="Times New Roman"/>
          </w:rPr>
          <w:t>, que se extiende desde el nivel de vuelo FL 245 hasta una altura ilimitada.</w:t>
        </w:r>
      </w:ins>
      <w:customXmlInsRangeStart w:id="628" w:author="Orion" w:date="2011-07-26T22:23:00Z"/>
      <w:sdt>
        <w:sdtPr>
          <w:rPr>
            <w:rFonts w:cs="Times New Roman"/>
          </w:rPr>
          <w:id w:val="-583766890"/>
          <w:citation/>
        </w:sdtPr>
        <w:sdtContent>
          <w:customXmlInsRangeEnd w:id="628"/>
          <w:ins w:id="629"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BC29DB">
            <w:rPr>
              <w:rFonts w:cs="Times New Roman"/>
              <w:noProof/>
            </w:rPr>
            <w:t xml:space="preserve"> </w:t>
          </w:r>
          <w:r w:rsidR="00BC29DB" w:rsidRPr="00BC29DB">
            <w:rPr>
              <w:rFonts w:cs="Times New Roman"/>
              <w:noProof/>
            </w:rPr>
            <w:t>(26)</w:t>
          </w:r>
          <w:ins w:id="630" w:author="Orion" w:date="2011-07-26T22:23:00Z">
            <w:r w:rsidR="002B1E45">
              <w:rPr>
                <w:rFonts w:cs="Times New Roman"/>
              </w:rPr>
              <w:fldChar w:fldCharType="end"/>
            </w:r>
          </w:ins>
          <w:customXmlInsRangeStart w:id="631" w:author="Orion" w:date="2011-07-26T22:23:00Z"/>
        </w:sdtContent>
      </w:sdt>
      <w:customXmlInsRangeEnd w:id="631"/>
    </w:p>
    <w:p w14:paraId="7EA18C6B" w14:textId="6E33D674" w:rsidR="002F29C3" w:rsidDel="00780A10" w:rsidRDefault="002F29C3" w:rsidP="004F123D">
      <w:pPr>
        <w:spacing w:before="240" w:after="120"/>
        <w:ind w:firstLine="284"/>
        <w:jc w:val="both"/>
        <w:rPr>
          <w:del w:id="632" w:author="Orion" w:date="2011-07-26T22:27:00Z"/>
        </w:rPr>
      </w:pPr>
      <w:moveToRangeStart w:id="633" w:author="Orion" w:date="2011-07-26T22:24:00Z" w:name="move299482427"/>
      <w:moveTo w:id="634" w:author="Orion" w:date="2011-07-26T22:24:00Z">
        <w:del w:id="635"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636" w:author="Orion" w:date="2011-07-26T22:26:00Z">
          <w:r w:rsidRPr="004E6168" w:rsidDel="00780A10">
            <w:delText xml:space="preserve"> </w:delText>
          </w:r>
        </w:del>
        <w:r>
          <w:t xml:space="preserve">Las FIRs contienen </w:t>
        </w:r>
        <w:r w:rsidRPr="002B284A">
          <w:t xml:space="preserve">las áreas terminales de los aeropuertos importantes </w:t>
        </w:r>
        <w:r>
          <w:t xml:space="preserve">y una serie de </w:t>
        </w:r>
        <w:r w:rsidRPr="004E6168">
          <w:rPr>
            <w:i/>
          </w:rPr>
          <w:t>puntos de paso</w:t>
        </w:r>
        <w:r>
          <w:t xml:space="preserve"> (</w:t>
        </w:r>
        <w:r w:rsidRPr="004E6168">
          <w:rPr>
            <w:i/>
          </w:rPr>
          <w:t>waypoints</w:t>
        </w:r>
        <w:r>
          <w:t xml:space="preserve">) tridimensionales controlados para la navegación. Entre estos puntos </w:t>
        </w:r>
        <w:r w:rsidRPr="002B284A">
          <w:t>discurren las aerovías</w:t>
        </w:r>
        <w:r>
          <w:t xml:space="preserve"> (</w:t>
        </w:r>
        <w:r w:rsidRPr="004E6168">
          <w:rPr>
            <w:i/>
          </w:rPr>
          <w:t>airways</w:t>
        </w:r>
        <w:r>
          <w:t>)</w:t>
        </w:r>
        <w:r w:rsidRPr="002B284A">
          <w:t xml:space="preserve">, </w:t>
        </w:r>
        <w:r>
          <w:t xml:space="preserve">que son los </w:t>
        </w:r>
        <w:r w:rsidRPr="002B284A">
          <w:t xml:space="preserve">pasillos por los que circulan las aeronaves. Otros </w:t>
        </w:r>
        <w:r w:rsidRPr="002B284A">
          <w:lastRenderedPageBreak/>
          <w:t xml:space="preserve">elementos </w:t>
        </w:r>
        <w:r>
          <w:t xml:space="preserve">de las FIRs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637" w:author="Orion" w:date="2011-07-26T22:27:00Z">
          <w:r w:rsidDel="00780A10">
            <w:delText>Las FIRs se subdividen a su vez en Sectores de Control para la gestión de sus vuelos.</w:delText>
          </w:r>
        </w:del>
      </w:moveTo>
    </w:p>
    <w:moveToRangeEnd w:id="633"/>
    <w:p w14:paraId="13DC1F18" w14:textId="77777777" w:rsidR="002F29C3" w:rsidRPr="00166C1A" w:rsidRDefault="002F29C3" w:rsidP="00E54276">
      <w:pPr>
        <w:spacing w:before="240" w:after="120"/>
        <w:ind w:firstLine="284"/>
        <w:jc w:val="both"/>
        <w:rPr>
          <w:ins w:id="638" w:author="IO" w:date="2011-07-13T11:53:00Z"/>
          <w:rFonts w:cs="Times New Roman"/>
        </w:rPr>
      </w:pPr>
    </w:p>
    <w:p w14:paraId="47E9670F" w14:textId="2741CE15" w:rsidR="00AC375C" w:rsidRDefault="00FA57E6" w:rsidP="009F0E36">
      <w:pPr>
        <w:spacing w:before="240" w:after="120"/>
        <w:ind w:firstLine="284"/>
        <w:jc w:val="both"/>
        <w:rPr>
          <w:ins w:id="639"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FIR</w:t>
      </w:r>
      <w:r w:rsidR="008F4A0F">
        <w:t>s</w:t>
      </w:r>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Air Traffic Service</w:t>
      </w:r>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r>
        <w:t xml:space="preserve">ATSs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640" w:author="Orion" w:date="2011-07-27T14:45:00Z"/>
        </w:rPr>
      </w:pPr>
    </w:p>
    <w:p w14:paraId="7F6736C4" w14:textId="4D497CF5" w:rsidR="009143CB" w:rsidRDefault="00FA57E6">
      <w:pPr>
        <w:spacing w:before="240" w:after="120"/>
        <w:ind w:firstLine="284"/>
        <w:jc w:val="both"/>
        <w:rPr>
          <w:ins w:id="641" w:author="IO" w:date="2011-07-13T12:34:00Z"/>
        </w:rPr>
        <w:pPrChange w:id="642" w:author="IO" w:date="2011-07-13T15:14:00Z">
          <w:pPr>
            <w:jc w:val="both"/>
          </w:pPr>
        </w:pPrChange>
      </w:pPr>
      <w:ins w:id="643" w:author="IO" w:date="2011-07-13T11:41:00Z">
        <w:del w:id="644" w:author="Orion" w:date="2011-07-27T14:45:00Z">
          <w:r w:rsidDel="0054504D">
            <w:delText>Para realizar estas labores los ATS</w:delText>
          </w:r>
        </w:del>
      </w:ins>
      <w:ins w:id="645" w:author="IO" w:date="2011-07-13T15:38:00Z">
        <w:del w:id="646" w:author="Orion" w:date="2011-07-27T14:45:00Z">
          <w:r w:rsidR="008F4A0F" w:rsidDel="0054504D">
            <w:delText>s</w:delText>
          </w:r>
        </w:del>
      </w:ins>
      <w:ins w:id="647" w:author="IO" w:date="2011-07-13T11:41:00Z">
        <w:del w:id="648" w:author="Orion" w:date="2011-07-27T14:45:00Z">
          <w:r w:rsidDel="0054504D">
            <w:delText xml:space="preserve"> se organizan en varias secciones. </w:delText>
          </w:r>
        </w:del>
      </w:ins>
      <w:ins w:id="649" w:author="Orion" w:date="2011-07-27T14:45:00Z">
        <w:r w:rsidR="0054504D" w:rsidRPr="00E54276">
          <w:rPr>
            <w:rFonts w:cs="Times New Roman"/>
          </w:rPr>
          <w:t>A su vez, para hacer más eficaz el volumen del tráfico aéreo existente, la FIR se subdivide en distintos sectores de gestión: las áreas de control, las zonas de control y las de tránsito de aeródromo.</w:t>
        </w:r>
        <w:r w:rsidR="0054504D" w:rsidRPr="004E6168">
          <w:t xml:space="preserve"> </w:t>
        </w:r>
      </w:ins>
      <w:ins w:id="650" w:author="IO" w:date="2011-07-13T11:44:00Z">
        <w:del w:id="651" w:author="Orion" w:date="2011-07-27T14:54:00Z">
          <w:r w:rsidDel="0019550B">
            <w:delText xml:space="preserve">El </w:delText>
          </w:r>
          <w:r w:rsidRPr="002B284A" w:rsidDel="0019550B">
            <w:delText xml:space="preserve">Centro de Control de Área (ACC, </w:delText>
          </w:r>
          <w:r w:rsidRPr="00C3088F" w:rsidDel="0019550B">
            <w:rPr>
              <w:i/>
              <w:rPrChange w:id="652" w:author="IO" w:date="2011-07-13T11:55:00Z">
                <w:rPr/>
              </w:rPrChange>
            </w:rPr>
            <w:delText>Area Control Cent</w:delText>
          </w:r>
        </w:del>
      </w:ins>
      <w:ins w:id="653" w:author="IO" w:date="2011-07-13T11:56:00Z">
        <w:del w:id="654" w:author="Orion" w:date="2011-07-27T14:54:00Z">
          <w:r w:rsidR="00C3088F" w:rsidDel="0019550B">
            <w:rPr>
              <w:i/>
            </w:rPr>
            <w:delText>er</w:delText>
          </w:r>
        </w:del>
      </w:ins>
      <w:ins w:id="655" w:author="IO" w:date="2011-07-13T11:44:00Z">
        <w:del w:id="656" w:author="Orion" w:date="2011-07-27T14:54:00Z">
          <w:r w:rsidRPr="002B284A" w:rsidDel="0019550B">
            <w:delText>)</w:delText>
          </w:r>
        </w:del>
      </w:ins>
      <w:ins w:id="657" w:author="IO" w:date="2011-07-13T12:02:00Z">
        <w:del w:id="658" w:author="Orion" w:date="2011-07-27T14:54:00Z">
          <w:r w:rsidR="007A61F8" w:rsidDel="0019550B">
            <w:delText xml:space="preserve"> es l</w:delText>
          </w:r>
        </w:del>
      </w:ins>
      <w:ins w:id="659" w:author="IO" w:date="2011-06-09T13:18:00Z">
        <w:del w:id="660" w:author="Orion" w:date="2011-07-27T14:54:00Z">
          <w:r w:rsidR="00784846" w:rsidRPr="00F45FF0" w:rsidDel="0019550B">
            <w:rPr>
              <w:rPrChange w:id="661" w:author="IO" w:date="2011-07-13T11:33:00Z">
                <w:rPr>
                  <w:rStyle w:val="apple-style-span"/>
                  <w:rFonts w:cs="Times New Roman"/>
                  <w:bCs/>
                  <w:color w:val="000000"/>
                </w:rPr>
              </w:rPrChange>
            </w:rPr>
            <w:delText xml:space="preserve">a </w:delText>
          </w:r>
        </w:del>
      </w:ins>
      <w:ins w:id="662" w:author="IO" w:date="2011-07-13T11:41:00Z">
        <w:del w:id="663" w:author="Orion" w:date="2011-07-27T14:54:00Z">
          <w:r w:rsidDel="0019550B">
            <w:delText>u</w:delText>
          </w:r>
        </w:del>
      </w:ins>
      <w:ins w:id="664" w:author="IO" w:date="2011-06-09T13:18:00Z">
        <w:del w:id="665" w:author="Orion" w:date="2011-07-27T14:54:00Z">
          <w:r w:rsidR="00784846" w:rsidRPr="00F45FF0" w:rsidDel="0019550B">
            <w:rPr>
              <w:rPrChange w:id="666" w:author="IO" w:date="2011-07-13T11:33:00Z">
                <w:rPr>
                  <w:rStyle w:val="apple-style-span"/>
                  <w:rFonts w:cs="Times New Roman"/>
                  <w:bCs/>
                  <w:color w:val="000000"/>
                </w:rPr>
              </w:rPrChange>
            </w:rPr>
            <w:delText xml:space="preserve">nidad encargada de entregar el servicio de control </w:delText>
          </w:r>
        </w:del>
      </w:ins>
      <w:ins w:id="667" w:author="IO" w:date="2011-07-13T12:02:00Z">
        <w:del w:id="668" w:author="Orion" w:date="2011-07-27T14:54:00Z">
          <w:r w:rsidR="007A61F8" w:rsidDel="0019550B">
            <w:delText>de</w:delText>
          </w:r>
        </w:del>
      </w:ins>
      <w:ins w:id="669" w:author="IO" w:date="2011-06-09T13:18:00Z">
        <w:del w:id="670" w:author="Orion" w:date="2011-07-27T14:54:00Z">
          <w:r w:rsidR="00784846" w:rsidRPr="00F45FF0" w:rsidDel="0019550B">
            <w:rPr>
              <w:rPrChange w:id="671" w:author="IO" w:date="2011-07-13T11:33:00Z">
                <w:rPr>
                  <w:rStyle w:val="apple-style-span"/>
                  <w:rFonts w:cs="Times New Roman"/>
                  <w:bCs/>
                  <w:color w:val="000000"/>
                </w:rPr>
              </w:rPrChange>
            </w:rPr>
            <w:delText xml:space="preserve"> tráfico aéreo </w:delText>
          </w:r>
        </w:del>
      </w:ins>
      <w:ins w:id="672" w:author="IO" w:date="2011-07-13T12:03:00Z">
        <w:del w:id="673" w:author="Orion" w:date="2011-07-27T14:54:00Z">
          <w:r w:rsidR="007A61F8" w:rsidDel="0019550B">
            <w:delText xml:space="preserve">entre </w:delText>
          </w:r>
        </w:del>
        <w:del w:id="674" w:author="Orion" w:date="2011-07-27T14:14:00Z">
          <w:r w:rsidR="007A61F8" w:rsidDel="00727047">
            <w:delText xml:space="preserve">las distintas </w:delText>
          </w:r>
        </w:del>
        <w:del w:id="675" w:author="Orion" w:date="2011-07-27T14:13:00Z">
          <w:r w:rsidR="007A61F8" w:rsidDel="00727047">
            <w:delText>FIR</w:delText>
          </w:r>
        </w:del>
      </w:ins>
      <w:ins w:id="676" w:author="IO" w:date="2011-07-13T15:38:00Z">
        <w:del w:id="677" w:author="Orion" w:date="2011-07-27T14:13:00Z">
          <w:r w:rsidR="008F4A0F" w:rsidDel="00727047">
            <w:delText>s</w:delText>
          </w:r>
        </w:del>
      </w:ins>
      <w:ins w:id="678" w:author="IO" w:date="2011-07-13T12:03:00Z">
        <w:del w:id="679" w:author="Orion" w:date="2011-07-27T14:13:00Z">
          <w:r w:rsidR="007A61F8" w:rsidDel="00727047">
            <w:delText xml:space="preserve"> </w:delText>
          </w:r>
        </w:del>
        <w:del w:id="680" w:author="Orion" w:date="2011-07-27T14:14:00Z">
          <w:r w:rsidR="007A61F8" w:rsidDel="00727047">
            <w:delText>o los</w:delText>
          </w:r>
        </w:del>
        <w:del w:id="681" w:author="Orion" w:date="2011-07-27T14:54:00Z">
          <w:r w:rsidR="007A61F8" w:rsidDel="0019550B">
            <w:delText xml:space="preserve"> sectores de </w:delText>
          </w:r>
        </w:del>
        <w:del w:id="682" w:author="Orion" w:date="2011-07-27T14:14:00Z">
          <w:r w:rsidR="007A61F8" w:rsidDel="00727047">
            <w:delText>estas</w:delText>
          </w:r>
        </w:del>
      </w:ins>
      <w:ins w:id="683" w:author="IO" w:date="2011-06-09T13:18:00Z">
        <w:del w:id="684" w:author="Orion" w:date="2011-07-27T14:54:00Z">
          <w:r w:rsidR="00784846" w:rsidRPr="00F45FF0" w:rsidDel="0019550B">
            <w:rPr>
              <w:rPrChange w:id="685" w:author="IO" w:date="2011-07-13T11:33:00Z">
                <w:rPr>
                  <w:rStyle w:val="apple-style-span"/>
                  <w:rFonts w:cs="Times New Roman"/>
                  <w:bCs/>
                  <w:color w:val="000000"/>
                </w:rPr>
              </w:rPrChange>
            </w:rPr>
            <w:delText xml:space="preserve">. </w:delText>
          </w:r>
        </w:del>
      </w:ins>
      <w:ins w:id="686" w:author="Orion" w:date="2011-07-27T14:49:00Z">
        <w:r w:rsidR="0019550B">
          <w:t>C</w:t>
        </w:r>
      </w:ins>
      <w:ins w:id="687" w:author="IO" w:date="2011-07-13T12:04:00Z">
        <w:del w:id="688" w:author="Orion" w:date="2011-07-27T14:49:00Z">
          <w:r w:rsidR="007A61F8" w:rsidDel="0019550B">
            <w:delText>A su vez, c</w:delText>
          </w:r>
        </w:del>
        <w:r w:rsidR="007A61F8">
          <w:t xml:space="preserve">ada </w:t>
        </w:r>
      </w:ins>
      <w:ins w:id="689" w:author="Orion" w:date="2011-07-27T14:50:00Z">
        <w:r w:rsidR="0019550B">
          <w:t xml:space="preserve">uno de estos </w:t>
        </w:r>
      </w:ins>
      <w:ins w:id="690" w:author="IO" w:date="2011-07-13T12:04:00Z">
        <w:r w:rsidR="007A61F8">
          <w:t>sector</w:t>
        </w:r>
      </w:ins>
      <w:ins w:id="691" w:author="Orion" w:date="2011-07-27T14:50:00Z">
        <w:r w:rsidR="0019550B">
          <w:t>es</w:t>
        </w:r>
      </w:ins>
      <w:ins w:id="692" w:author="IO" w:date="2011-07-13T12:04:00Z">
        <w:r w:rsidR="007A61F8">
          <w:t xml:space="preserve"> tiene</w:t>
        </w:r>
      </w:ins>
      <w:ins w:id="693" w:author="Orion" w:date="2011-07-27T14:54:00Z">
        <w:r w:rsidR="005C67CA">
          <w:t>n</w:t>
        </w:r>
      </w:ins>
      <w:ins w:id="694" w:author="IO" w:date="2011-07-13T12:04:00Z">
        <w:r w:rsidR="007A61F8">
          <w:t xml:space="preserve"> </w:t>
        </w:r>
        <w:del w:id="695" w:author="Orion" w:date="2011-07-27T14:58:00Z">
          <w:r w:rsidR="007A61F8" w:rsidDel="005C67CA">
            <w:delText>asignad</w:delText>
          </w:r>
        </w:del>
        <w:del w:id="696" w:author="Orion" w:date="2011-07-27T14:50:00Z">
          <w:r w:rsidR="007A61F8" w:rsidDel="0019550B">
            <w:delText>a</w:delText>
          </w:r>
        </w:del>
        <w:del w:id="697" w:author="Orion" w:date="2011-07-27T14:58:00Z">
          <w:r w:rsidR="007A61F8" w:rsidDel="005C67CA">
            <w:delText xml:space="preserve"> </w:delText>
          </w:r>
        </w:del>
        <w:r w:rsidR="007A61F8">
          <w:t>una unidad</w:t>
        </w:r>
      </w:ins>
      <w:ins w:id="698" w:author="Orion" w:date="2011-07-27T14:58:00Z">
        <w:r w:rsidR="005C67CA">
          <w:t>,</w:t>
        </w:r>
      </w:ins>
      <w:ins w:id="699" w:author="IO" w:date="2011-06-09T13:18:00Z">
        <w:r w:rsidR="00784846" w:rsidRPr="00F45FF0">
          <w:rPr>
            <w:rPrChange w:id="700" w:author="IO" w:date="2011-07-13T11:33:00Z">
              <w:rPr>
                <w:rStyle w:val="apple-style-span"/>
                <w:rFonts w:cs="Times New Roman"/>
                <w:bCs/>
                <w:color w:val="000000"/>
              </w:rPr>
            </w:rPrChange>
          </w:rPr>
          <w:t xml:space="preserve"> </w:t>
        </w:r>
      </w:ins>
      <w:ins w:id="701" w:author="Orion" w:date="2011-07-27T14:50:00Z">
        <w:r w:rsidR="0019550B">
          <w:t xml:space="preserve">denominada </w:t>
        </w:r>
      </w:ins>
      <w:ins w:id="702" w:author="Orion" w:date="2011-07-27T14:51:00Z">
        <w:r w:rsidR="0019550B" w:rsidRPr="002B284A">
          <w:t xml:space="preserve">Centro de Control de Área (ACC, </w:t>
        </w:r>
        <w:r w:rsidR="0019550B" w:rsidRPr="00DC7152">
          <w:rPr>
            <w:i/>
          </w:rPr>
          <w:t>Area Control Cent</w:t>
        </w:r>
        <w:r w:rsidR="0019550B">
          <w:rPr>
            <w:i/>
          </w:rPr>
          <w:t>er</w:t>
        </w:r>
        <w:r w:rsidR="0019550B" w:rsidRPr="002B284A">
          <w:t>)</w:t>
        </w:r>
      </w:ins>
      <w:ins w:id="703" w:author="Orion" w:date="2011-07-27T14:58:00Z">
        <w:r w:rsidR="005C67CA">
          <w:t>, asignada</w:t>
        </w:r>
      </w:ins>
      <w:ins w:id="704" w:author="Orion" w:date="2011-07-27T15:49:00Z">
        <w:r w:rsidR="002D1E5C">
          <w:t xml:space="preserve"> </w:t>
        </w:r>
      </w:ins>
      <w:customXmlInsRangeStart w:id="705" w:author="Orion" w:date="2011-07-27T15:49:00Z"/>
      <w:sdt>
        <w:sdtPr>
          <w:id w:val="-2046445556"/>
          <w:citation/>
        </w:sdtPr>
        <w:sdtContent>
          <w:customXmlInsRangeEnd w:id="705"/>
          <w:ins w:id="706" w:author="Orion" w:date="2011-07-27T15:49:00Z">
            <w:r w:rsidR="002D1E5C">
              <w:fldChar w:fldCharType="begin"/>
            </w:r>
            <w:r w:rsidR="002D1E5C">
              <w:instrText xml:space="preserve"> CITATION USF09 \l 3082 </w:instrText>
            </w:r>
            <w:r w:rsidR="002D1E5C">
              <w:fldChar w:fldCharType="separate"/>
            </w:r>
          </w:ins>
          <w:r w:rsidR="00BC29DB">
            <w:rPr>
              <w:noProof/>
            </w:rPr>
            <w:t>(27)</w:t>
          </w:r>
          <w:ins w:id="707" w:author="Orion" w:date="2011-07-27T15:49:00Z">
            <w:r w:rsidR="002D1E5C">
              <w:fldChar w:fldCharType="end"/>
            </w:r>
          </w:ins>
          <w:customXmlInsRangeStart w:id="708" w:author="Orion" w:date="2011-07-27T15:49:00Z"/>
        </w:sdtContent>
      </w:sdt>
      <w:customXmlInsRangeEnd w:id="708"/>
      <w:ins w:id="709" w:author="Orion" w:date="2011-07-27T14:51:00Z">
        <w:r w:rsidR="0019550B">
          <w:t xml:space="preserve">. El </w:t>
        </w:r>
        <w:r w:rsidR="0019550B" w:rsidRPr="002B284A">
          <w:t>ACC</w:t>
        </w:r>
      </w:ins>
      <w:ins w:id="710" w:author="Orion" w:date="2011-07-27T14:53:00Z">
        <w:r w:rsidR="005C67CA">
          <w:t xml:space="preserve"> es</w:t>
        </w:r>
        <w:r w:rsidR="0019550B">
          <w:t xml:space="preserve"> </w:t>
        </w:r>
      </w:ins>
      <w:ins w:id="711" w:author="IO" w:date="2011-07-13T12:04:00Z">
        <w:del w:id="712" w:author="Orion" w:date="2011-07-27T14:53:00Z">
          <w:r w:rsidR="007A61F8" w:rsidDel="0019550B">
            <w:delText xml:space="preserve">que es </w:delText>
          </w:r>
        </w:del>
      </w:ins>
      <w:ins w:id="713" w:author="IO" w:date="2011-06-09T13:18:00Z">
        <w:r w:rsidR="00784846" w:rsidRPr="00F45FF0">
          <w:rPr>
            <w:rPrChange w:id="714" w:author="IO" w:date="2011-07-13T11:33:00Z">
              <w:rPr>
                <w:rStyle w:val="apple-style-span"/>
                <w:rFonts w:cs="Times New Roman"/>
                <w:bCs/>
                <w:color w:val="000000"/>
              </w:rPr>
            </w:rPrChange>
          </w:rPr>
          <w:t>responsable</w:t>
        </w:r>
      </w:ins>
      <w:ins w:id="715" w:author="Orion" w:date="2011-07-27T14:59:00Z">
        <w:r w:rsidR="005C67CA">
          <w:t>,</w:t>
        </w:r>
      </w:ins>
      <w:ins w:id="716" w:author="IO" w:date="2011-06-09T13:18:00Z">
        <w:r w:rsidR="00784846" w:rsidRPr="00F45FF0">
          <w:rPr>
            <w:rPrChange w:id="717" w:author="IO" w:date="2011-07-13T11:33:00Z">
              <w:rPr>
                <w:rStyle w:val="apple-style-span"/>
                <w:rFonts w:cs="Times New Roman"/>
                <w:bCs/>
                <w:color w:val="000000"/>
              </w:rPr>
            </w:rPrChange>
          </w:rPr>
          <w:t xml:space="preserve"> </w:t>
        </w:r>
      </w:ins>
      <w:ins w:id="718" w:author="Orion" w:date="2011-07-27T14:59:00Z">
        <w:r w:rsidR="005C67CA">
          <w:t>por un lado</w:t>
        </w:r>
      </w:ins>
      <w:ins w:id="719" w:author="Orion" w:date="2011-07-27T15:54:00Z">
        <w:r w:rsidR="00F05682">
          <w:t>,</w:t>
        </w:r>
      </w:ins>
      <w:ins w:id="720" w:author="Orion" w:date="2011-07-27T14:59:00Z">
        <w:r w:rsidR="005C67CA">
          <w:t xml:space="preserve"> </w:t>
        </w:r>
      </w:ins>
      <w:ins w:id="721" w:author="Orion" w:date="2011-07-27T14:53:00Z">
        <w:r w:rsidR="0019550B">
          <w:t>del control de los vuelos en su secci</w:t>
        </w:r>
        <w:r w:rsidR="005C67CA">
          <w:t>ón</w:t>
        </w:r>
      </w:ins>
      <w:ins w:id="722" w:author="Orion" w:date="2011-07-27T14:59:00Z">
        <w:r w:rsidR="005C67CA">
          <w:t>, y</w:t>
        </w:r>
      </w:ins>
      <w:ins w:id="723" w:author="Orion" w:date="2011-07-27T15:55:00Z">
        <w:r w:rsidR="00D44B12">
          <w:t>,</w:t>
        </w:r>
      </w:ins>
      <w:ins w:id="724" w:author="Orion" w:date="2011-07-27T14:59:00Z">
        <w:r w:rsidR="005C67CA">
          <w:t xml:space="preserve"> por otro, </w:t>
        </w:r>
      </w:ins>
      <w:ins w:id="725" w:author="Orion" w:date="2011-07-27T15:47:00Z">
        <w:r w:rsidR="002D1E5C">
          <w:t>de transferir</w:t>
        </w:r>
      </w:ins>
      <w:ins w:id="726" w:author="Orion" w:date="2011-07-27T15:55:00Z">
        <w:r w:rsidR="00D44B12" w:rsidRPr="00D44B12">
          <w:t xml:space="preserve"> </w:t>
        </w:r>
        <w:r w:rsidR="00D44B12">
          <w:t>a otro ACC</w:t>
        </w:r>
      </w:ins>
      <w:ins w:id="727" w:author="Orion" w:date="2011-07-27T15:47:00Z">
        <w:r w:rsidR="002D1E5C">
          <w:t xml:space="preserve"> </w:t>
        </w:r>
      </w:ins>
      <w:ins w:id="728" w:author="Orion" w:date="2011-07-27T15:50:00Z">
        <w:r w:rsidR="00BD2C20">
          <w:t>el</w:t>
        </w:r>
      </w:ins>
      <w:ins w:id="729" w:author="Orion" w:date="2011-07-27T15:47:00Z">
        <w:r w:rsidR="002D1E5C">
          <w:t xml:space="preserve"> s</w:t>
        </w:r>
        <w:r w:rsidR="002D1E5C" w:rsidRPr="002D1E5C">
          <w:t>ervicio de control</w:t>
        </w:r>
      </w:ins>
      <w:ins w:id="730" w:author="Orion" w:date="2011-07-27T15:50:00Z">
        <w:r w:rsidR="00BD2C20">
          <w:t xml:space="preserve"> de una aeronave</w:t>
        </w:r>
      </w:ins>
      <w:ins w:id="731" w:author="Orion" w:date="2011-07-27T15:47:00Z">
        <w:r w:rsidR="002D1E5C" w:rsidRPr="002D1E5C">
          <w:t xml:space="preserve"> </w:t>
        </w:r>
        <w:r w:rsidR="002D1E5C">
          <w:t xml:space="preserve">cuando </w:t>
        </w:r>
      </w:ins>
      <w:ins w:id="732" w:author="Orion" w:date="2011-07-27T15:50:00Z">
        <w:r w:rsidR="00BD2C20">
          <w:t>ésta se encuentra</w:t>
        </w:r>
      </w:ins>
      <w:ins w:id="733" w:author="IO" w:date="2011-07-13T12:04:00Z">
        <w:del w:id="734" w:author="Orion" w:date="2011-07-27T14:53:00Z">
          <w:r w:rsidR="007A61F8" w:rsidDel="0019550B">
            <w:delText>de él</w:delText>
          </w:r>
        </w:del>
      </w:ins>
      <w:ins w:id="735" w:author="IO" w:date="2011-06-09T13:18:00Z">
        <w:del w:id="736" w:author="Orion" w:date="2011-07-27T15:47:00Z">
          <w:r w:rsidR="00784846" w:rsidRPr="00F45FF0" w:rsidDel="002D1E5C">
            <w:rPr>
              <w:rPrChange w:id="737" w:author="IO" w:date="2011-07-13T11:33:00Z">
                <w:rPr>
                  <w:rStyle w:val="apple-style-span"/>
                  <w:rFonts w:cs="Times New Roman"/>
                  <w:bCs/>
                  <w:color w:val="000000"/>
                </w:rPr>
              </w:rPrChange>
            </w:rPr>
            <w:delText>. Cuando un avión est</w:delText>
          </w:r>
        </w:del>
        <w:del w:id="738" w:author="Orion" w:date="2011-07-27T15:50:00Z">
          <w:r w:rsidR="00784846" w:rsidRPr="00F45FF0" w:rsidDel="00BD2C20">
            <w:rPr>
              <w:rPrChange w:id="739" w:author="IO" w:date="2011-07-13T11:33:00Z">
                <w:rPr>
                  <w:rStyle w:val="apple-style-span"/>
                  <w:rFonts w:cs="Times New Roman"/>
                  <w:bCs/>
                  <w:color w:val="000000"/>
                </w:rPr>
              </w:rPrChange>
            </w:rPr>
            <w:delText>á</w:delText>
          </w:r>
        </w:del>
        <w:r w:rsidR="00784846" w:rsidRPr="00F45FF0">
          <w:rPr>
            <w:rPrChange w:id="740" w:author="IO" w:date="2011-07-13T11:33:00Z">
              <w:rPr>
                <w:rStyle w:val="apple-style-span"/>
                <w:rFonts w:cs="Times New Roman"/>
                <w:bCs/>
                <w:color w:val="000000"/>
              </w:rPr>
            </w:rPrChange>
          </w:rPr>
          <w:t xml:space="preserve"> a punto de salir de </w:t>
        </w:r>
        <w:del w:id="741" w:author="Orion" w:date="2011-07-27T15:48:00Z">
          <w:r w:rsidR="00784846" w:rsidRPr="00F45FF0" w:rsidDel="002D1E5C">
            <w:rPr>
              <w:rPrChange w:id="742" w:author="IO" w:date="2011-07-13T11:33:00Z">
                <w:rPr>
                  <w:rStyle w:val="apple-style-span"/>
                  <w:rFonts w:cs="Times New Roman"/>
                  <w:bCs/>
                  <w:color w:val="000000"/>
                </w:rPr>
              </w:rPrChange>
            </w:rPr>
            <w:delText>un</w:delText>
          </w:r>
        </w:del>
      </w:ins>
      <w:ins w:id="743" w:author="Orion" w:date="2011-07-27T15:48:00Z">
        <w:r w:rsidR="002D1E5C">
          <w:t xml:space="preserve">su </w:t>
        </w:r>
      </w:ins>
      <w:ins w:id="744" w:author="IO" w:date="2011-06-09T13:18:00Z">
        <w:del w:id="745" w:author="Orion" w:date="2011-07-27T15:48:00Z">
          <w:r w:rsidR="00784846" w:rsidRPr="00F45FF0" w:rsidDel="002D1E5C">
            <w:rPr>
              <w:rPrChange w:id="746" w:author="IO" w:date="2011-07-13T11:33:00Z">
                <w:rPr>
                  <w:rStyle w:val="apple-style-span"/>
                  <w:rFonts w:cs="Times New Roman"/>
                  <w:bCs/>
                  <w:color w:val="000000"/>
                </w:rPr>
              </w:rPrChange>
            </w:rPr>
            <w:delText xml:space="preserve"> </w:delText>
          </w:r>
        </w:del>
        <w:r w:rsidR="00784846" w:rsidRPr="00F45FF0">
          <w:rPr>
            <w:rPrChange w:id="747" w:author="IO" w:date="2011-07-13T11:33:00Z">
              <w:rPr>
                <w:rStyle w:val="apple-style-span"/>
                <w:rFonts w:cs="Times New Roman"/>
                <w:bCs/>
                <w:color w:val="000000"/>
              </w:rPr>
            </w:rPrChange>
          </w:rPr>
          <w:t>sector</w:t>
        </w:r>
      </w:ins>
      <w:ins w:id="748" w:author="IO" w:date="2011-07-13T12:05:00Z">
        <w:del w:id="749" w:author="Orion" w:date="2011-07-27T15:48:00Z">
          <w:r w:rsidR="007A61F8" w:rsidDel="002D1E5C">
            <w:delText xml:space="preserve">, su unidad lo </w:delText>
          </w:r>
        </w:del>
      </w:ins>
      <w:ins w:id="750" w:author="IO" w:date="2011-06-09T13:18:00Z">
        <w:del w:id="751" w:author="Orion" w:date="2011-07-27T15:48:00Z">
          <w:r w:rsidR="00784846" w:rsidRPr="00F45FF0" w:rsidDel="002D1E5C">
            <w:rPr>
              <w:rPrChange w:id="752" w:author="IO" w:date="2011-07-13T11:33:00Z">
                <w:rPr>
                  <w:rStyle w:val="apple-style-span"/>
                  <w:rFonts w:cs="Times New Roman"/>
                  <w:bCs/>
                  <w:color w:val="000000"/>
                </w:rPr>
              </w:rPrChange>
            </w:rPr>
            <w:delText>traspasa</w:delText>
          </w:r>
        </w:del>
      </w:ins>
      <w:ins w:id="753" w:author="IO" w:date="2011-07-13T12:05:00Z">
        <w:del w:id="754" w:author="Orion" w:date="2011-07-27T15:48:00Z">
          <w:r w:rsidR="007A61F8" w:rsidDel="002D1E5C">
            <w:delText xml:space="preserve"> al ACC y éste a la unidad del siguiente</w:delText>
          </w:r>
        </w:del>
      </w:ins>
      <w:ins w:id="755" w:author="IO" w:date="2011-06-09T13:18:00Z">
        <w:del w:id="756" w:author="Orion" w:date="2011-07-27T15:48:00Z">
          <w:r w:rsidR="00784846" w:rsidRPr="00F45FF0" w:rsidDel="002D1E5C">
            <w:rPr>
              <w:rPrChange w:id="757" w:author="IO" w:date="2011-07-13T11:33:00Z">
                <w:rPr>
                  <w:rStyle w:val="apple-style-span"/>
                  <w:rFonts w:cs="Times New Roman"/>
                  <w:bCs/>
                  <w:color w:val="000000"/>
                </w:rPr>
              </w:rPrChange>
            </w:rPr>
            <w:delText xml:space="preserve"> sector, </w:delText>
          </w:r>
        </w:del>
      </w:ins>
      <w:ins w:id="758" w:author="IO" w:date="2011-07-13T12:06:00Z">
        <w:del w:id="759" w:author="Orion" w:date="2011-07-27T15:48:00Z">
          <w:r w:rsidR="007A61F8" w:rsidDel="002D1E5C">
            <w:delText xml:space="preserve">repitiéndose este proceso </w:delText>
          </w:r>
        </w:del>
      </w:ins>
      <w:ins w:id="760" w:author="IO" w:date="2011-06-09T13:18:00Z">
        <w:del w:id="761" w:author="Orion" w:date="2011-07-27T15:48:00Z">
          <w:r w:rsidR="00784846" w:rsidRPr="00F45FF0" w:rsidDel="002D1E5C">
            <w:rPr>
              <w:rPrChange w:id="762" w:author="IO" w:date="2011-07-13T11:33:00Z">
                <w:rPr>
                  <w:rStyle w:val="apple-style-span"/>
                  <w:rFonts w:cs="Times New Roman"/>
                  <w:bCs/>
                  <w:color w:val="000000"/>
                </w:rPr>
              </w:rPrChange>
            </w:rPr>
            <w:delText>hasta el aterrizaje en su destino</w:delText>
          </w:r>
        </w:del>
        <w:r w:rsidR="00784846" w:rsidRPr="00F45FF0">
          <w:rPr>
            <w:rPrChange w:id="763" w:author="IO" w:date="2011-07-13T11:33:00Z">
              <w:rPr>
                <w:rStyle w:val="apple-style-span"/>
                <w:rFonts w:cs="Times New Roman"/>
                <w:bCs/>
                <w:color w:val="000000"/>
              </w:rPr>
            </w:rPrChange>
          </w:rPr>
          <w:t xml:space="preserve">. </w:t>
        </w:r>
      </w:ins>
      <w:ins w:id="764" w:author="IO" w:date="2011-07-13T12:33:00Z">
        <w:r w:rsidR="00E011F0">
          <w:t>Otras unidades</w:t>
        </w:r>
      </w:ins>
      <w:ins w:id="765" w:author="Orion" w:date="2011-07-27T15:48:00Z">
        <w:r w:rsidR="002D1E5C">
          <w:t xml:space="preserve"> son aquellas</w:t>
        </w:r>
      </w:ins>
      <w:ins w:id="766" w:author="IO" w:date="2011-07-13T12:33:00Z">
        <w:del w:id="767" w:author="Orion" w:date="2011-07-27T15:48:00Z">
          <w:r w:rsidR="00E011F0" w:rsidDel="002D1E5C">
            <w:delText>,</w:delText>
          </w:r>
        </w:del>
        <w:r w:rsidR="00E011F0">
          <w:t xml:space="preserve"> centradas en el control de los aeropuertos, donde el movimiento de </w:t>
        </w:r>
      </w:ins>
      <w:ins w:id="768" w:author="Orion" w:date="2011-07-27T15:57:00Z">
        <w:r w:rsidR="00F3420A">
          <w:t xml:space="preserve">los </w:t>
        </w:r>
      </w:ins>
      <w:ins w:id="769" w:author="IO" w:date="2011-07-13T12:33:00Z">
        <w:r w:rsidR="00E011F0">
          <w:t>aviones tiene condiciones particulares</w:t>
        </w:r>
      </w:ins>
      <w:ins w:id="770" w:author="IO" w:date="2011-07-13T12:34:00Z">
        <w:del w:id="771" w:author="Orion" w:date="2011-07-27T15:49:00Z">
          <w:r w:rsidR="00E011F0" w:rsidDel="002D1E5C">
            <w:delText>,</w:delText>
          </w:r>
        </w:del>
      </w:ins>
      <w:ins w:id="772" w:author="IO" w:date="2011-07-13T12:33:00Z">
        <w:del w:id="773" w:author="Orion" w:date="2011-07-27T15:49:00Z">
          <w:r w:rsidR="00E011F0" w:rsidDel="002D1E5C">
            <w:delText xml:space="preserve"> </w:delText>
          </w:r>
        </w:del>
      </w:ins>
      <w:ins w:id="774" w:author="Orion" w:date="2011-07-27T15:49:00Z">
        <w:r w:rsidR="002D1E5C">
          <w:t>. E</w:t>
        </w:r>
      </w:ins>
      <w:ins w:id="775" w:author="Orion" w:date="2011-07-27T15:48:00Z">
        <w:r w:rsidR="002D1E5C">
          <w:t xml:space="preserve">stas unidades </w:t>
        </w:r>
      </w:ins>
      <w:ins w:id="776" w:author="IO" w:date="2011-07-13T12:33:00Z">
        <w:r w:rsidR="00E011F0">
          <w:t xml:space="preserve">son </w:t>
        </w:r>
      </w:ins>
      <w:ins w:id="777" w:author="IO" w:date="2011-07-13T12:34:00Z">
        <w:r w:rsidR="00E011F0">
          <w:t xml:space="preserve">las </w:t>
        </w:r>
      </w:ins>
      <w:ins w:id="778"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779" w:author="IO" w:date="2011-07-13T12:34:00Z">
        <w:r w:rsidR="00E011F0">
          <w:t xml:space="preserve">las </w:t>
        </w:r>
      </w:ins>
      <w:ins w:id="780" w:author="IO" w:date="2011-07-13T12:33:00Z">
        <w:r w:rsidR="00E011F0" w:rsidRPr="002B284A">
          <w:t>Oficina</w:t>
        </w:r>
        <w:r w:rsidR="00E011F0">
          <w:t>s</w:t>
        </w:r>
        <w:r w:rsidR="00E011F0" w:rsidRPr="002B284A">
          <w:t xml:space="preserve"> de Control de Aproximación</w:t>
        </w:r>
        <w:del w:id="781" w:author="Orion" w:date="2011-07-27T14:23:00Z">
          <w:r w:rsidR="00E011F0" w:rsidDel="009864B4">
            <w:delText>.</w:delText>
          </w:r>
        </w:del>
      </w:ins>
      <w:ins w:id="782" w:author="Orion" w:date="2011-07-27T14:23:00Z">
        <w:r w:rsidR="009864B4">
          <w:t>.</w:t>
        </w:r>
      </w:ins>
    </w:p>
    <w:p w14:paraId="60B469BD" w14:textId="03525B27" w:rsidR="00E011F0" w:rsidRPr="002B284A" w:rsidRDefault="00631C72" w:rsidP="00E011F0">
      <w:pPr>
        <w:spacing w:before="240" w:after="120"/>
        <w:ind w:firstLine="284"/>
        <w:jc w:val="both"/>
      </w:pPr>
      <w:ins w:id="783" w:author="Orion" w:date="2011-07-27T15:51:00Z">
        <w:r>
          <w:t xml:space="preserve">Todas </w:t>
        </w:r>
      </w:ins>
      <w:ins w:id="784" w:author="IO" w:date="2011-07-13T12:34:00Z">
        <w:del w:id="785" w:author="Orion" w:date="2011-07-27T15:51:00Z">
          <w:r w:rsidR="00E011F0" w:rsidDel="00631C72">
            <w:delText>E</w:delText>
          </w:r>
        </w:del>
      </w:ins>
      <w:ins w:id="786" w:author="Orion" w:date="2011-07-27T15:51:00Z">
        <w:r>
          <w:t>e</w:t>
        </w:r>
      </w:ins>
      <w:ins w:id="787"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788" w:author="IO" w:date="2011-07-13T15:38:00Z">
            <w:rPr/>
          </w:rPrChange>
        </w:rPr>
        <w:t>Radar</w:t>
      </w:r>
      <w:r w:rsidR="00E011F0" w:rsidRPr="002B284A">
        <w:t xml:space="preserve"> (RDR, </w:t>
      </w:r>
      <w:r w:rsidR="00E011F0" w:rsidRPr="002B284A">
        <w:rPr>
          <w:i/>
        </w:rPr>
        <w:t>Radio Detection and Ranging</w:t>
      </w:r>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789"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790" w:author="IO" w:date="2011-07-13T12:10:00Z">
        <w:r>
          <w:t xml:space="preserve">Los controladores de tráfico aéreo </w:t>
        </w:r>
      </w:ins>
      <w:ins w:id="791" w:author="IO" w:date="2011-07-13T12:35:00Z">
        <w:r w:rsidR="00E011F0">
          <w:t>son el personal que trabaja</w:t>
        </w:r>
      </w:ins>
      <w:ins w:id="792" w:author="IO" w:date="2011-07-13T12:10:00Z">
        <w:r>
          <w:t xml:space="preserve"> </w:t>
        </w:r>
      </w:ins>
      <w:ins w:id="793" w:author="IO" w:date="2011-07-13T12:36:00Z">
        <w:r w:rsidR="00E011F0">
          <w:t>en las</w:t>
        </w:r>
      </w:ins>
      <w:ins w:id="794" w:author="IO" w:date="2011-07-13T12:10:00Z">
        <w:r>
          <w:t xml:space="preserve"> </w:t>
        </w:r>
        <w:del w:id="795" w:author="Orion" w:date="2011-07-27T16:08:00Z">
          <w:r w:rsidDel="009F0E36">
            <w:delText>unidade</w:delText>
          </w:r>
        </w:del>
      </w:ins>
      <w:ins w:id="796" w:author="Orion" w:date="2011-07-27T16:08:00Z">
        <w:r w:rsidR="009F0E36">
          <w:t>instalaciones</w:t>
        </w:r>
      </w:ins>
      <w:ins w:id="797" w:author="IO" w:date="2011-07-13T12:10:00Z">
        <w:del w:id="798" w:author="Orion" w:date="2011-07-27T16:08:00Z">
          <w:r w:rsidDel="009F0E36">
            <w:delText>s</w:delText>
          </w:r>
        </w:del>
        <w:r>
          <w:t xml:space="preserve"> anterior</w:t>
        </w:r>
      </w:ins>
      <w:ins w:id="799" w:author="Orion" w:date="2011-07-27T16:08:00Z">
        <w:r w:rsidR="009F0E36">
          <w:t>mente descritas</w:t>
        </w:r>
      </w:ins>
      <w:ins w:id="800" w:author="IO" w:date="2011-07-13T12:10:00Z">
        <w:del w:id="801"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30138FB9"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xml:space="preserve">, y afecta a </w:t>
      </w:r>
      <w:r>
        <w:lastRenderedPageBreak/>
        <w:t>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ins w:id="802" w:author="Orion" w:date="2011-07-27T16:19:00Z">
        <w:r w:rsidR="00C37A16">
          <w:t xml:space="preserve"> (</w:t>
        </w:r>
        <w:r w:rsidR="00C37A16" w:rsidRPr="00DC7152">
          <w:rPr>
            <w:rFonts w:cs="Times New Roman"/>
            <w:i/>
          </w:rPr>
          <w:t>waypoints</w:t>
        </w:r>
        <w:r w:rsidR="00C37A16">
          <w:t>)</w:t>
        </w:r>
      </w:ins>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r w:rsidRPr="009E02FC">
        <w:rPr>
          <w:i/>
        </w:rPr>
        <w:t>Instrument Flight Rules</w:t>
      </w:r>
      <w:r w:rsidRPr="007A61F8">
        <w:t>).</w:t>
      </w:r>
      <w:r w:rsidR="00417ACD">
        <w:t xml:space="preserve"> </w:t>
      </w:r>
      <w:r w:rsidR="00366B82" w:rsidRPr="007A61F8">
        <w:t>Las</w:t>
      </w:r>
      <w:r w:rsidR="00067307" w:rsidRPr="007A61F8">
        <w:t xml:space="preserve"> VFR</w:t>
      </w:r>
      <w:r w:rsidR="008F4A0F">
        <w:t>s</w:t>
      </w:r>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IFR</w:t>
      </w:r>
      <w:r w:rsidR="008F4A0F">
        <w:t>s</w:t>
      </w:r>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803" w:name="_Toc298344399"/>
      <w:bookmarkStart w:id="804" w:name="_Toc298429456"/>
      <w:bookmarkStart w:id="805" w:name="_Toc298430321"/>
      <w:bookmarkStart w:id="806" w:name="_Toc298516027"/>
      <w:bookmarkStart w:id="807" w:name="_Toc298690976"/>
      <w:bookmarkStart w:id="808" w:name="_Toc298700798"/>
      <w:bookmarkStart w:id="809" w:name="_Toc298752118"/>
      <w:bookmarkStart w:id="810" w:name="_Toc298757498"/>
      <w:bookmarkStart w:id="811" w:name="_Toc298777444"/>
      <w:bookmarkStart w:id="812" w:name="_Toc298787409"/>
      <w:bookmarkStart w:id="813" w:name="_Toc298944572"/>
      <w:bookmarkStart w:id="814" w:name="_Toc298954489"/>
      <w:bookmarkStart w:id="815" w:name="_Toc299007660"/>
      <w:bookmarkStart w:id="816" w:name="_Toc299012018"/>
      <w:bookmarkStart w:id="817" w:name="_Toc299103566"/>
      <w:bookmarkStart w:id="818" w:name="_Toc299103939"/>
      <w:bookmarkStart w:id="819" w:name="_Toc299463764"/>
      <w:bookmarkStart w:id="820" w:name="_Toc299463848"/>
      <w:bookmarkStart w:id="821" w:name="_Ref299115945"/>
      <w:bookmarkStart w:id="822" w:name="_Toc29946384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r w:rsidRPr="00EB451E">
        <w:rPr>
          <w:b w:val="0"/>
          <w:sz w:val="52"/>
          <w:szCs w:val="52"/>
        </w:rPr>
        <w:lastRenderedPageBreak/>
        <w:t>Estado del arte</w:t>
      </w:r>
      <w:bookmarkEnd w:id="821"/>
      <w:bookmarkEnd w:id="822"/>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UAVs,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823" w:name="_Ref298429770"/>
      <w:bookmarkStart w:id="824" w:name="_Toc299463850"/>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823"/>
      <w:bookmarkEnd w:id="824"/>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Content>
          <w:r w:rsidR="002E7F99" w:rsidRPr="00F45FF0">
            <w:fldChar w:fldCharType="begin"/>
          </w:r>
          <w:r w:rsidR="00A26A1E">
            <w:instrText xml:space="preserve">CITATION Hel99 \l 3082 </w:instrText>
          </w:r>
          <w:r w:rsidR="002E7F99" w:rsidRPr="00F45FF0">
            <w:fldChar w:fldCharType="separate"/>
          </w:r>
          <w:r w:rsidR="00BC29DB">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0071557E">
            <w:instrText xml:space="preserve">CITATION Ear88 \l 3082 </w:instrText>
          </w:r>
          <w:r w:rsidRPr="00F45FF0">
            <w:fldChar w:fldCharType="separate"/>
          </w:r>
          <w:r w:rsidR="00BC29DB">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Al describir HF</w:t>
      </w:r>
      <w:r w:rsidR="00FE7837">
        <w:t>s</w:t>
      </w:r>
      <w:r w:rsidRPr="0057098F">
        <w:t xml:space="preserve"> como una tecnología, se hace hincapié en su carácter práctico; se orienta a problemas más que centrarse en la disciplina. La relación entre HF</w:t>
      </w:r>
      <w:r w:rsidR="00FE7837">
        <w:t>s</w:t>
      </w:r>
      <w:r w:rsidRPr="0057098F">
        <w:t xml:space="preserve"> y las ciencias humanas podría compararse con la relación entre ingeniería y ciencias físicas.</w:t>
      </w:r>
      <w:r w:rsidR="0003066C" w:rsidRPr="0003066C">
        <w:t xml:space="preserve"> </w:t>
      </w:r>
      <w:r w:rsidR="0003066C" w:rsidRPr="00B40816">
        <w:t>Las ciencias humanas comprenden los estudios de la estructura y naturaleza del ser humano, sus capacidades y limitaciones, y sus comportamientos ya sea en solitario o en grupo. En común con todas las tecnologías, HF</w:t>
      </w:r>
      <w:r w:rsidR="00FE7837">
        <w:t>s</w:t>
      </w:r>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825"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826" w:author="Orion" w:date="2011-07-27T17:01:00Z"/>
      <w:sdt>
        <w:sdtPr>
          <w:id w:val="-1241168410"/>
          <w:citation/>
        </w:sdtPr>
        <w:sdtContent>
          <w:customXmlInsRangeEnd w:id="826"/>
          <w:ins w:id="827" w:author="Orion" w:date="2011-07-27T17:01:00Z">
            <w:r w:rsidR="0009077D">
              <w:fldChar w:fldCharType="begin"/>
            </w:r>
            <w:r w:rsidR="0009077D">
              <w:instrText xml:space="preserve"> CITATION Coo80 \l 3082 </w:instrText>
            </w:r>
          </w:ins>
          <w:r w:rsidR="0009077D">
            <w:fldChar w:fldCharType="separate"/>
          </w:r>
          <w:r w:rsidR="00BC29DB">
            <w:rPr>
              <w:noProof/>
            </w:rPr>
            <w:t>(30)</w:t>
          </w:r>
          <w:ins w:id="828" w:author="Orion" w:date="2011-07-27T17:01:00Z">
            <w:r w:rsidR="0009077D">
              <w:fldChar w:fldCharType="end"/>
            </w:r>
          </w:ins>
          <w:customXmlInsRangeStart w:id="829" w:author="Orion" w:date="2011-07-27T17:01:00Z"/>
        </w:sdtContent>
      </w:sdt>
      <w:customXmlInsRangeEnd w:id="829"/>
      <w:customXmlDelRangeStart w:id="830" w:author="Orion" w:date="2011-07-27T17:01:00Z"/>
      <w:sdt>
        <w:sdtPr>
          <w:id w:val="1343275894"/>
          <w:citation/>
        </w:sdtPr>
        <w:sdtContent>
          <w:customXmlDelRangeEnd w:id="830"/>
          <w:del w:id="831"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832" w:author="Orion" w:date="2011-07-27T17:01:00Z"/>
        </w:sdtContent>
      </w:sdt>
      <w:customXmlDelRangeEnd w:id="832"/>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r w:rsidRPr="0009077D">
        <w:rPr>
          <w:i/>
        </w:rPr>
        <w:t xml:space="preserve">Crew </w:t>
      </w:r>
      <w:r w:rsidR="009B648C" w:rsidRPr="0009077D">
        <w:rPr>
          <w:i/>
        </w:rPr>
        <w:t>R</w:t>
      </w:r>
      <w:r w:rsidRPr="0009077D">
        <w:rPr>
          <w:i/>
        </w:rPr>
        <w:t xml:space="preserve">esource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0071557E">
            <w:instrText xml:space="preserve">CITATION Tag94 \l 3082 </w:instrText>
          </w:r>
          <w:r w:rsidRPr="00F45FF0">
            <w:fldChar w:fldCharType="separate"/>
          </w:r>
          <w:r w:rsidR="00BC29DB">
            <w:rPr>
              <w:noProof/>
            </w:rPr>
            <w:t xml:space="preserve"> (32)</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00A26A1E">
            <w:instrText xml:space="preserve">CITATION Hel99 \l 3082 </w:instrText>
          </w:r>
          <w:r w:rsidRPr="00F45FF0">
            <w:fldChar w:fldCharType="separate"/>
          </w:r>
          <w:r w:rsidR="00BC29DB">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833" w:author="Orion" w:date="2011-07-27T17:10:00Z">
        <w:r w:rsidR="00D77207">
          <w:t xml:space="preserve"> </w:t>
        </w:r>
      </w:ins>
      <w:customXmlInsRangeStart w:id="834" w:author="Orion" w:date="2011-07-27T17:10:00Z"/>
      <w:sdt>
        <w:sdtPr>
          <w:id w:val="-1268226279"/>
          <w:citation/>
        </w:sdtPr>
        <w:sdtContent>
          <w:customXmlInsRangeEnd w:id="834"/>
          <w:ins w:id="835" w:author="Orion" w:date="2011-07-27T17:10:00Z">
            <w:r w:rsidR="00D77207">
              <w:fldChar w:fldCharType="begin"/>
            </w:r>
            <w:r w:rsidR="00D77207">
              <w:instrText xml:space="preserve"> CITATION Wie95 \l 3082 </w:instrText>
            </w:r>
          </w:ins>
          <w:r w:rsidR="00D77207">
            <w:fldChar w:fldCharType="separate"/>
          </w:r>
          <w:r w:rsidR="00BC29DB">
            <w:rPr>
              <w:noProof/>
            </w:rPr>
            <w:t>(31)</w:t>
          </w:r>
          <w:ins w:id="836" w:author="Orion" w:date="2011-07-27T17:10:00Z">
            <w:r w:rsidR="00D77207">
              <w:fldChar w:fldCharType="end"/>
            </w:r>
          </w:ins>
          <w:customXmlInsRangeStart w:id="837" w:author="Orion" w:date="2011-07-27T17:10:00Z"/>
        </w:sdtContent>
      </w:sdt>
      <w:customXmlInsRangeEnd w:id="837"/>
      <w:r w:rsidRPr="00F45FF0">
        <w:t xml:space="preserve">. De los artículos </w:t>
      </w:r>
      <w:sdt>
        <w:sdtPr>
          <w:id w:val="-583224404"/>
          <w:citation/>
        </w:sdtPr>
        <w:sdtContent>
          <w:r w:rsidRPr="00F45FF0">
            <w:fldChar w:fldCharType="begin"/>
          </w:r>
          <w:r w:rsidR="00697AA0">
            <w:instrText xml:space="preserve">CITATION FAA95 \l 3082 </w:instrText>
          </w:r>
          <w:r w:rsidRPr="00F45FF0">
            <w:fldChar w:fldCharType="separate"/>
          </w:r>
          <w:r w:rsidR="00BC29DB">
            <w:rPr>
              <w:noProof/>
            </w:rPr>
            <w:t>(33)</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BC29DB">
            <w:rPr>
              <w:noProof/>
            </w:rPr>
            <w:t xml:space="preserve"> (34)</w:t>
          </w:r>
          <w:r w:rsidRPr="00F45FF0">
            <w:fldChar w:fldCharType="end"/>
          </w:r>
        </w:sdtContent>
      </w:sdt>
      <w:sdt>
        <w:sdtPr>
          <w:id w:val="1411504170"/>
          <w:citation/>
        </w:sdtPr>
        <w:sdtContent>
          <w:r w:rsidRPr="00F45FF0">
            <w:fldChar w:fldCharType="begin"/>
          </w:r>
          <w:r w:rsidR="00EC733D">
            <w:instrText xml:space="preserve">CITATION TKe97 \l 3082 </w:instrText>
          </w:r>
          <w:r w:rsidRPr="00F45FF0">
            <w:fldChar w:fldCharType="separate"/>
          </w:r>
          <w:r w:rsidR="00BC29DB">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El segundo procedimiento típico de HF</w:t>
      </w:r>
      <w:r w:rsidR="0074398B">
        <w:t>s</w:t>
      </w:r>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Line-Oriented Flight Training</w:t>
      </w:r>
      <w:r w:rsidRPr="00F45FF0">
        <w:t>)</w:t>
      </w:r>
      <w:r w:rsidR="009B648C">
        <w:t xml:space="preserve"> </w:t>
      </w:r>
      <w:sdt>
        <w:sdtPr>
          <w:id w:val="432021834"/>
          <w:citation/>
        </w:sdtPr>
        <w:sdtContent>
          <w:r w:rsidR="00F10AF0">
            <w:fldChar w:fldCharType="begin"/>
          </w:r>
          <w:r w:rsidR="00F10AF0">
            <w:instrText xml:space="preserve"> CITATION Coo80 \l 3082 </w:instrText>
          </w:r>
          <w:r w:rsidR="00F10AF0">
            <w:fldChar w:fldCharType="separate"/>
          </w:r>
          <w:r w:rsidR="00BC29DB">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r w:rsidR="0071557E">
            <w:instrText xml:space="preserve">CITATION Lau81 \l 3082 </w:instrText>
          </w:r>
          <w:r w:rsidRPr="00F45FF0">
            <w:fldChar w:fldCharType="separate"/>
          </w:r>
          <w:r w:rsidR="00BC29DB">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e tipo de estudios, pruebas y entrenamientos HF</w:t>
      </w:r>
      <w:r w:rsidR="00614B59">
        <w:t>s</w:t>
      </w:r>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Content>
          <w:r w:rsidRPr="00F45FF0">
            <w:fldChar w:fldCharType="begin"/>
          </w:r>
          <w:r w:rsidR="009258BC">
            <w:instrText xml:space="preserve">CITATION Chi91 \l 3082 </w:instrText>
          </w:r>
          <w:r w:rsidRPr="00F45FF0">
            <w:fldChar w:fldCharType="separate"/>
          </w:r>
          <w:r w:rsidR="00BC29DB">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838" w:name="_Ref298430372"/>
      <w:bookmarkStart w:id="839" w:name="_Toc299463851"/>
      <w:r w:rsidRPr="00B40816">
        <w:rPr>
          <w:b w:val="0"/>
          <w:sz w:val="44"/>
          <w:szCs w:val="52"/>
        </w:rPr>
        <w:t>UAVs</w:t>
      </w:r>
      <w:bookmarkEnd w:id="838"/>
      <w:bookmarkEnd w:id="839"/>
    </w:p>
    <w:p w14:paraId="6D62DF49" w14:textId="00B8F712" w:rsidR="003C7FF9" w:rsidRPr="00F45FF0" w:rsidRDefault="003C7FF9" w:rsidP="003C7FF9">
      <w:pPr>
        <w:spacing w:after="120"/>
        <w:jc w:val="both"/>
      </w:pPr>
      <w:r>
        <w:t xml:space="preserve">Los UAVs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r w:rsidRPr="007D0DAB">
        <w:t>Eurocontrol</w:t>
      </w:r>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UAVs dentro del espacio aéreo civil</w:t>
      </w:r>
      <w:r>
        <w:t xml:space="preserve">, conjuntamente con vuelos tripulados </w:t>
      </w:r>
      <w:sdt>
        <w:sdtPr>
          <w:id w:val="-1719659068"/>
          <w:citation/>
        </w:sdtPr>
        <w:sdtContent>
          <w:r w:rsidRPr="00F45FF0">
            <w:fldChar w:fldCharType="begin"/>
          </w:r>
          <w:r w:rsidR="00A351F1">
            <w:instrText xml:space="preserve">CITATION EUR07 \l 3082 </w:instrText>
          </w:r>
          <w:r w:rsidRPr="00F45FF0">
            <w:fldChar w:fldCharType="separate"/>
          </w:r>
          <w:r w:rsidR="00BC29DB">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5FE3B479" w:rsidR="003C7FF9" w:rsidRPr="00F45FF0" w:rsidRDefault="003C7FF9" w:rsidP="003C7FF9">
      <w:pPr>
        <w:spacing w:before="240" w:after="120"/>
        <w:ind w:firstLine="284"/>
        <w:jc w:val="both"/>
        <w:rPr>
          <w:ins w:id="840" w:author="IO" w:date="2011-07-15T18:15:00Z"/>
        </w:rPr>
      </w:pPr>
      <w:r>
        <w:lastRenderedPageBreak/>
        <w:t>L</w:t>
      </w:r>
      <w:r w:rsidRPr="00FA57E6">
        <w:t xml:space="preserve">a introducción de UAVs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UAVs. Generar dichas regulaciones y obtener las certificaciones de que se cumplen son en general procesos largos y complejos. </w:t>
      </w:r>
      <w:r w:rsidRPr="00FA57E6">
        <w:t xml:space="preserve">De hecho, la introducción de </w:t>
      </w:r>
      <w:r w:rsidR="00CA65E4">
        <w:t>UAVs</w:t>
      </w:r>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841" w:author="IO" w:date="2011-07-15T18:31:00Z">
        <w:r w:rsidR="00CA65E4">
          <w:t>.</w:t>
        </w:r>
      </w:ins>
      <w:ins w:id="842" w:author="IO" w:date="2011-07-18T11:24:00Z">
        <w:r w:rsidR="004C1D9D">
          <w:t xml:space="preserve"> Ejemplos de estos trabajos son </w:t>
        </w:r>
      </w:ins>
      <w:customXmlInsRangeStart w:id="843" w:author="IO" w:date="2011-07-18T11:24:00Z"/>
      <w:sdt>
        <w:sdtPr>
          <w:id w:val="418532434"/>
          <w:citation/>
        </w:sdtPr>
        <w:sdtContent>
          <w:customXmlInsRangeEnd w:id="843"/>
          <w:ins w:id="844" w:author="IO" w:date="2011-07-18T11:24:00Z">
            <w:r w:rsidR="004C1D9D">
              <w:fldChar w:fldCharType="begin"/>
            </w:r>
            <w:r w:rsidR="004C1D9D">
              <w:instrText xml:space="preserve"> CITATION DeG04 \l 3082 </w:instrText>
            </w:r>
          </w:ins>
          <w:r w:rsidR="004C1D9D">
            <w:fldChar w:fldCharType="separate"/>
          </w:r>
          <w:r w:rsidR="00BC29DB">
            <w:rPr>
              <w:noProof/>
            </w:rPr>
            <w:t>(24)</w:t>
          </w:r>
          <w:ins w:id="845" w:author="IO" w:date="2011-07-18T11:24:00Z">
            <w:r w:rsidR="004C1D9D">
              <w:fldChar w:fldCharType="end"/>
            </w:r>
          </w:ins>
          <w:customXmlInsRangeStart w:id="846" w:author="IO" w:date="2011-07-18T11:24:00Z"/>
        </w:sdtContent>
      </w:sdt>
      <w:customXmlInsRangeEnd w:id="846"/>
      <w:ins w:id="847" w:author="IO" w:date="2011-07-18T11:24:00Z">
        <w:r w:rsidR="004C1D9D">
          <w:t xml:space="preserve"> y</w:t>
        </w:r>
        <w:del w:id="848" w:author="Orion" w:date="2011-07-27T22:13:00Z">
          <w:r w:rsidR="004C1D9D" w:rsidDel="00F0481D">
            <w:delText xml:space="preserve"> .</w:delText>
          </w:r>
        </w:del>
      </w:ins>
      <w:customXmlInsRangeStart w:id="849" w:author="Orion" w:date="2011-07-27T22:14:00Z"/>
      <w:sdt>
        <w:sdtPr>
          <w:id w:val="-708952847"/>
          <w:citation/>
        </w:sdtPr>
        <w:sdtContent>
          <w:customXmlInsRangeEnd w:id="849"/>
          <w:ins w:id="850" w:author="Orion" w:date="2011-07-27T22:14:00Z">
            <w:r w:rsidR="00F0481D">
              <w:fldChar w:fldCharType="begin"/>
            </w:r>
            <w:r w:rsidR="00F0481D">
              <w:instrText xml:space="preserve"> CITATION Adr09 \l 3082 </w:instrText>
            </w:r>
          </w:ins>
          <w:r w:rsidR="00F0481D">
            <w:fldChar w:fldCharType="separate"/>
          </w:r>
          <w:r w:rsidR="00BC29DB">
            <w:rPr>
              <w:noProof/>
            </w:rPr>
            <w:t xml:space="preserve"> (39)</w:t>
          </w:r>
          <w:ins w:id="851" w:author="Orion" w:date="2011-07-27T22:14:00Z">
            <w:r w:rsidR="00F0481D">
              <w:fldChar w:fldCharType="end"/>
            </w:r>
          </w:ins>
          <w:customXmlInsRangeStart w:id="852" w:author="Orion" w:date="2011-07-27T22:14:00Z"/>
        </w:sdtContent>
      </w:sdt>
      <w:customXmlInsRangeEnd w:id="852"/>
      <w:ins w:id="853" w:author="Orion" w:date="2011-07-27T22:23:00Z">
        <w:r w:rsidR="00166317">
          <w:t>.</w:t>
        </w:r>
      </w:ins>
      <w:ins w:id="854" w:author="IO" w:date="2011-07-18T11:28:00Z">
        <w:r w:rsidR="004C1D9D">
          <w:t xml:space="preserve"> En </w:t>
        </w:r>
      </w:ins>
      <w:customXmlInsRangeStart w:id="855" w:author="IO" w:date="2011-07-18T11:28:00Z"/>
      <w:sdt>
        <w:sdtPr>
          <w:id w:val="-1395736903"/>
          <w:citation/>
        </w:sdtPr>
        <w:sdtContent>
          <w:customXmlInsRangeEnd w:id="855"/>
          <w:ins w:id="856" w:author="IO" w:date="2011-07-18T11:28:00Z">
            <w:r w:rsidR="004C1D9D">
              <w:fldChar w:fldCharType="begin"/>
            </w:r>
            <w:r w:rsidR="004C1D9D">
              <w:instrText xml:space="preserve"> CITATION DeG04 \l 3082 </w:instrText>
            </w:r>
            <w:r w:rsidR="004C1D9D">
              <w:fldChar w:fldCharType="separate"/>
            </w:r>
          </w:ins>
          <w:r w:rsidR="00BC29DB">
            <w:rPr>
              <w:noProof/>
            </w:rPr>
            <w:t>(24)</w:t>
          </w:r>
          <w:ins w:id="857" w:author="IO" w:date="2011-07-18T11:28:00Z">
            <w:r w:rsidR="004C1D9D">
              <w:fldChar w:fldCharType="end"/>
            </w:r>
          </w:ins>
          <w:customXmlInsRangeStart w:id="858" w:author="IO" w:date="2011-07-18T11:28:00Z"/>
        </w:sdtContent>
      </w:sdt>
      <w:customXmlInsRangeEnd w:id="858"/>
      <w:ins w:id="859" w:author="Orion" w:date="2011-07-27T22:23:00Z">
        <w:r w:rsidR="00166317">
          <w:t xml:space="preserve"> </w:t>
        </w:r>
      </w:ins>
      <w:ins w:id="860" w:author="IO" w:date="2011-07-18T11:28:00Z">
        <w:r w:rsidR="004C1D9D">
          <w:t xml:space="preserve">se analizan escenarios y requisitos de un futuro espacio aeroespacial donde conviven </w:t>
        </w:r>
      </w:ins>
      <w:ins w:id="861" w:author="IO" w:date="2011-07-18T11:29:00Z">
        <w:r w:rsidR="004C1D9D">
          <w:t>vuelos</w:t>
        </w:r>
      </w:ins>
      <w:ins w:id="862" w:author="IO" w:date="2011-07-18T11:28:00Z">
        <w:r w:rsidR="004C1D9D">
          <w:t xml:space="preserve"> tripulados y no. </w:t>
        </w:r>
      </w:ins>
      <w:ins w:id="863" w:author="IO" w:date="2011-07-18T11:29:00Z">
        <w:r w:rsidR="004C1D9D">
          <w:t xml:space="preserve">Se apuntan aspectos acerca de reducida separación entre vuelos, debido al menor tiempo de respuesta de los UAVs, uso de espacios aéreos cuatridimensionales que tengan en cuenta el tiempo </w:t>
        </w:r>
      </w:ins>
      <w:ins w:id="864" w:author="IO" w:date="2011-07-18T11:30:00Z">
        <w:r w:rsidR="004C1D9D">
          <w:t>con ventanas pequeñas, y un mayor uso de comunicaciones electrónicaas.</w:t>
        </w:r>
      </w:ins>
      <w:ins w:id="865" w:author="IO" w:date="2011-07-15T18:31:00Z">
        <w:r w:rsidR="00CA65E4">
          <w:t xml:space="preserve"> </w:t>
        </w:r>
        <w:commentRangeStart w:id="866"/>
        <w:r w:rsidR="00CA65E4">
          <w:t xml:space="preserve">Un ejemplo de esta investigación es el trabajo en </w:t>
        </w:r>
      </w:ins>
      <w:customXmlInsRangeStart w:id="867" w:author="IO" w:date="2011-07-15T18:15:00Z"/>
      <w:customXmlDelRangeStart w:id="868" w:author="Orion" w:date="2011-07-27T22:21:00Z"/>
      <w:sdt>
        <w:sdtPr>
          <w:id w:val="1558508984"/>
          <w:citation/>
        </w:sdtPr>
        <w:sdtContent>
          <w:customXmlInsRangeEnd w:id="867"/>
          <w:customXmlDelRangeEnd w:id="868"/>
          <w:ins w:id="869" w:author="IO" w:date="2011-07-15T18:15:00Z">
            <w:del w:id="870" w:author="Orion" w:date="2011-07-27T22:21:00Z">
              <w:r w:rsidRPr="00F45FF0" w:rsidDel="00B366E8">
                <w:fldChar w:fldCharType="begin"/>
              </w:r>
            </w:del>
            <w:del w:id="871" w:author="Orion" w:date="2011-07-26T00:00:00Z">
              <w:r w:rsidRPr="007A61F8" w:rsidDel="00A351F1">
                <w:delInstrText xml:space="preserve"> CITATION Adr09 \l 3082 </w:delInstrText>
              </w:r>
            </w:del>
            <w:del w:id="872" w:author="Orion" w:date="2011-07-27T22:21:00Z">
              <w:r w:rsidRPr="00F45FF0" w:rsidDel="00B366E8">
                <w:fldChar w:fldCharType="separate"/>
              </w:r>
            </w:del>
          </w:ins>
          <w:del w:id="873" w:author="Orion" w:date="2011-07-27T22:21:00Z">
            <w:r w:rsidR="00C345B3" w:rsidDel="00B366E8">
              <w:rPr>
                <w:noProof/>
              </w:rPr>
              <w:delText>(39)</w:delText>
            </w:r>
          </w:del>
          <w:ins w:id="874" w:author="IO" w:date="2011-07-15T18:15:00Z">
            <w:del w:id="875" w:author="Orion" w:date="2011-07-27T22:21:00Z">
              <w:r w:rsidRPr="00F45FF0" w:rsidDel="00B366E8">
                <w:fldChar w:fldCharType="end"/>
              </w:r>
            </w:del>
          </w:ins>
          <w:customXmlInsRangeStart w:id="876" w:author="IO" w:date="2011-07-15T18:15:00Z"/>
          <w:customXmlDelRangeStart w:id="877" w:author="Orion" w:date="2011-07-27T22:21:00Z"/>
        </w:sdtContent>
      </w:sdt>
      <w:customXmlInsRangeEnd w:id="876"/>
      <w:customXmlDelRangeEnd w:id="877"/>
      <w:customXmlInsRangeStart w:id="878" w:author="Orion" w:date="2011-07-27T22:21:00Z"/>
      <w:sdt>
        <w:sdtPr>
          <w:id w:val="-606112579"/>
          <w:citation/>
        </w:sdtPr>
        <w:sdtContent>
          <w:customXmlInsRangeEnd w:id="878"/>
          <w:ins w:id="879" w:author="Orion" w:date="2011-07-27T22:21:00Z">
            <w:r w:rsidR="00B366E8">
              <w:fldChar w:fldCharType="begin"/>
            </w:r>
            <w:r w:rsidR="00B366E8">
              <w:instrText xml:space="preserve"> CITATION IAB01 \l 3082 </w:instrText>
            </w:r>
          </w:ins>
          <w:r w:rsidR="00B366E8">
            <w:fldChar w:fldCharType="separate"/>
          </w:r>
          <w:r w:rsidR="00BC29DB">
            <w:rPr>
              <w:noProof/>
            </w:rPr>
            <w:t xml:space="preserve"> (40)</w:t>
          </w:r>
          <w:ins w:id="880" w:author="Orion" w:date="2011-07-27T22:21:00Z">
            <w:r w:rsidR="00B366E8">
              <w:fldChar w:fldCharType="end"/>
            </w:r>
          </w:ins>
          <w:customXmlInsRangeStart w:id="881" w:author="Orion" w:date="2011-07-27T22:21:00Z"/>
        </w:sdtContent>
      </w:sdt>
      <w:customXmlInsRangeEnd w:id="881"/>
      <w:ins w:id="882" w:author="IO" w:date="2011-07-15T18:35:00Z">
        <w:del w:id="883" w:author="Orion" w:date="2011-07-27T22:21:00Z">
          <w:r w:rsidR="00CA65E4" w:rsidDel="00B366E8">
            <w:delText>.</w:delText>
          </w:r>
        </w:del>
        <w:r w:rsidR="00CA65E4">
          <w:t xml:space="preserve"> En él se propone</w:t>
        </w:r>
      </w:ins>
      <w:ins w:id="884" w:author="IO" w:date="2011-07-15T18:15:00Z">
        <w:r w:rsidRPr="00F45FF0">
          <w:t xml:space="preserve"> un sistema ATM</w:t>
        </w:r>
      </w:ins>
      <w:ins w:id="885" w:author="Orion" w:date="2011-07-27T22:18:00Z">
        <w:r w:rsidR="00F0481D">
          <w:t xml:space="preserve"> </w:t>
        </w:r>
        <w:r w:rsidR="00F0481D" w:rsidRPr="00246937">
          <w:rPr>
            <w:rFonts w:cs="Times New Roman"/>
          </w:rPr>
          <w:t>(Gestión del Tráfico Aéreo)</w:t>
        </w:r>
      </w:ins>
      <w:ins w:id="886" w:author="IO" w:date="2011-07-15T18:15:00Z">
        <w:del w:id="887" w:author="Orion" w:date="2011-07-27T22:19:00Z">
          <w:r w:rsidRPr="00F45FF0" w:rsidDel="00F0481D">
            <w:delText xml:space="preserve"> </w:delText>
          </w:r>
        </w:del>
      </w:ins>
      <w:ins w:id="888" w:author="IO" w:date="2011-07-15T18:44:00Z">
        <w:del w:id="889" w:author="Orion" w:date="2011-07-27T22:19:00Z">
          <w:r w:rsidR="00361F1B" w:rsidDel="00F0481D">
            <w:delText>basado en agentes computacionales</w:delText>
          </w:r>
        </w:del>
      </w:ins>
      <w:ins w:id="890"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rPrChange w:id="891" w:author="IO" w:date="2011-07-17T19:44:00Z">
            <w:rPr>
              <w:i/>
            </w:rPr>
          </w:rPrChange>
        </w:rPr>
      </w:pPr>
      <w:r w:rsidRPr="004E79BE">
        <w:rPr>
          <w:rPrChange w:id="892" w:author="IO" w:date="2011-07-17T19:44:00Z">
            <w:rPr>
              <w:i/>
            </w:rPr>
          </w:rPrChange>
        </w:rPr>
        <w:t>Establecimiento de los requisitos de aeronavegabilidad y reglamentos comunes para UAVs.</w:t>
      </w:r>
    </w:p>
    <w:p w14:paraId="56B9CE00" w14:textId="77777777" w:rsidR="003C7FF9" w:rsidRPr="004E79BE" w:rsidRDefault="003C7FF9" w:rsidP="003C7FF9">
      <w:pPr>
        <w:pStyle w:val="ListParagraph"/>
        <w:numPr>
          <w:ilvl w:val="0"/>
          <w:numId w:val="41"/>
        </w:numPr>
        <w:spacing w:before="120" w:after="120"/>
        <w:ind w:left="641" w:hanging="357"/>
        <w:jc w:val="both"/>
        <w:rPr>
          <w:rPrChange w:id="893" w:author="IO" w:date="2011-07-17T19:44:00Z">
            <w:rPr>
              <w:i/>
            </w:rPr>
          </w:rPrChange>
        </w:rPr>
      </w:pPr>
      <w:r w:rsidRPr="004E79BE">
        <w:rPr>
          <w:rPrChange w:id="894" w:author="IO" w:date="2011-07-17T19:44:00Z">
            <w:rPr>
              <w:i/>
            </w:rPr>
          </w:rPrChange>
        </w:rPr>
        <w:t>Establecimiento de la regulación y estandarización del tráfico aéreo y los procedimientos derivados para la integración adecuada de UAVs en el Sistema de Gestión del Tráfico Aéreo</w:t>
      </w:r>
      <w:commentRangeEnd w:id="866"/>
      <w:r w:rsidR="004E79BE">
        <w:rPr>
          <w:rStyle w:val="CommentReference"/>
        </w:rPr>
        <w:commentReference w:id="866"/>
      </w:r>
      <w:r w:rsidRPr="004E79BE">
        <w:rPr>
          <w:rPrChange w:id="895" w:author="IO" w:date="2011-07-17T19:44:00Z">
            <w:rPr>
              <w:i/>
            </w:rPr>
          </w:rPrChange>
        </w:rPr>
        <w:t>.</w:t>
      </w:r>
    </w:p>
    <w:p w14:paraId="0A0177C6" w14:textId="181BB90A" w:rsidR="005C372B" w:rsidRDefault="005C372B" w:rsidP="00FC41AF">
      <w:pPr>
        <w:spacing w:before="240" w:after="120"/>
        <w:ind w:firstLine="284"/>
        <w:jc w:val="both"/>
        <w:rPr>
          <w:ins w:id="896" w:author="Orion" w:date="2011-07-28T00:19:00Z"/>
        </w:rPr>
      </w:pPr>
      <w:ins w:id="897" w:author="Orion" w:date="2011-07-28T00:19:00Z">
        <w:r>
          <w:t xml:space="preserve">Otro trabajo </w:t>
        </w:r>
      </w:ins>
      <w:ins w:id="898" w:author="Orion" w:date="2011-07-28T00:20:00Z">
        <w:r>
          <w:t xml:space="preserve">que es importante resaltar en cuanto al estudio de la </w:t>
        </w:r>
      </w:ins>
      <w:ins w:id="899" w:author="Orion" w:date="2011-07-28T00:35:00Z">
        <w:r>
          <w:t>introducción</w:t>
        </w:r>
      </w:ins>
      <w:ins w:id="900" w:author="Orion" w:date="2011-07-28T00:20:00Z">
        <w:r>
          <w:t xml:space="preserve"> de UAVs en el espacio aéreo civil es el proyect</w:t>
        </w:r>
      </w:ins>
      <w:ins w:id="901" w:author="Orion" w:date="2011-07-28T00:21:00Z">
        <w:r>
          <w:t>o Access 5</w:t>
        </w:r>
      </w:ins>
      <w:customXmlInsRangeStart w:id="902" w:author="Orion" w:date="2011-07-28T12:52:00Z"/>
      <w:sdt>
        <w:sdtPr>
          <w:id w:val="1035473467"/>
          <w:citation/>
        </w:sdtPr>
        <w:sdtContent>
          <w:customXmlInsRangeEnd w:id="902"/>
          <w:ins w:id="903" w:author="Orion" w:date="2011-07-28T12:52:00Z">
            <w:r w:rsidR="00020020">
              <w:fldChar w:fldCharType="begin"/>
            </w:r>
            <w:r w:rsidR="00020020">
              <w:instrText xml:space="preserve"> CITATION NAS03 \l 3082 </w:instrText>
            </w:r>
          </w:ins>
          <w:r w:rsidR="00020020">
            <w:fldChar w:fldCharType="separate"/>
          </w:r>
          <w:r w:rsidR="00BC29DB">
            <w:rPr>
              <w:noProof/>
            </w:rPr>
            <w:t xml:space="preserve"> (41)</w:t>
          </w:r>
          <w:ins w:id="904" w:author="Orion" w:date="2011-07-28T12:52:00Z">
            <w:r w:rsidR="00020020">
              <w:fldChar w:fldCharType="end"/>
            </w:r>
          </w:ins>
          <w:customXmlInsRangeStart w:id="905" w:author="Orion" w:date="2011-07-28T12:52:00Z"/>
        </w:sdtContent>
      </w:sdt>
      <w:customXmlInsRangeEnd w:id="905"/>
      <w:ins w:id="906" w:author="Orion" w:date="2011-07-28T00:21:00Z">
        <w:r>
          <w:t>.</w:t>
        </w:r>
      </w:ins>
      <w:ins w:id="907" w:author="Orion" w:date="2011-07-28T00:23:00Z">
        <w:r>
          <w:t xml:space="preserve"> Access 5 </w:t>
        </w:r>
      </w:ins>
      <w:ins w:id="908" w:author="Orion" w:date="2011-07-28T00:34:00Z">
        <w:r>
          <w:t>fue</w:t>
        </w:r>
      </w:ins>
      <w:ins w:id="909" w:author="Orion" w:date="2011-07-28T00:23:00Z">
        <w:r>
          <w:t xml:space="preserve"> un proyecto</w:t>
        </w:r>
      </w:ins>
      <w:ins w:id="910" w:author="Orion" w:date="2011-07-28T00:34:00Z">
        <w:r>
          <w:t xml:space="preserve"> de cinco años</w:t>
        </w:r>
      </w:ins>
      <w:ins w:id="911" w:author="Orion" w:date="2011-07-28T00:23:00Z">
        <w:r>
          <w:t xml:space="preserve"> dirigido por la NASA </w:t>
        </w:r>
      </w:ins>
      <w:ins w:id="912" w:author="Orion" w:date="2011-07-28T00:25:00Z">
        <w:r>
          <w:t>en colaboración con la FAA, el</w:t>
        </w:r>
      </w:ins>
      <w:ins w:id="913" w:author="Orion" w:date="2011-07-28T00:26:00Z">
        <w:r>
          <w:t xml:space="preserve"> Departamento de Defensa de EE.UU. (DoD,</w:t>
        </w:r>
      </w:ins>
      <w:ins w:id="914" w:author="Orion" w:date="2011-07-28T00:25:00Z">
        <w:r>
          <w:t xml:space="preserve"> </w:t>
        </w:r>
      </w:ins>
      <w:ins w:id="915" w:author="Orion" w:date="2011-07-28T00:26:00Z">
        <w:r w:rsidRPr="005C372B">
          <w:rPr>
            <w:i/>
            <w:rPrChange w:id="916" w:author="Orion" w:date="2011-07-28T00:26:00Z">
              <w:rPr/>
            </w:rPrChange>
          </w:rPr>
          <w:t>United States Department of defense</w:t>
        </w:r>
        <w:r w:rsidRPr="005C372B">
          <w:t>)</w:t>
        </w:r>
      </w:ins>
      <w:ins w:id="917" w:author="Orion" w:date="2011-07-28T00:28:00Z">
        <w:r>
          <w:t xml:space="preserve">, el </w:t>
        </w:r>
        <w:r w:rsidRPr="005C372B">
          <w:t>Departamento de Seguridad Nacional</w:t>
        </w:r>
        <w:r>
          <w:t xml:space="preserve"> de EE.UU </w:t>
        </w:r>
      </w:ins>
      <w:ins w:id="918" w:author="Orion" w:date="2011-07-28T00:59:00Z">
        <w:r w:rsidR="00F67E15">
          <w:t xml:space="preserve">(DHS, </w:t>
        </w:r>
      </w:ins>
      <w:ins w:id="919" w:author="Orion" w:date="2011-07-28T01:00:00Z">
        <w:r w:rsidR="00F67E15" w:rsidRPr="00F67E15">
          <w:t>Department of Homeland Security</w:t>
        </w:r>
      </w:ins>
      <w:ins w:id="920" w:author="Orion" w:date="2011-07-28T00:59:00Z">
        <w:r w:rsidR="00F67E15">
          <w:t xml:space="preserve">) </w:t>
        </w:r>
      </w:ins>
      <w:ins w:id="921" w:author="Orion" w:date="2011-07-28T00:28:00Z">
        <w:r>
          <w:t xml:space="preserve">y </w:t>
        </w:r>
      </w:ins>
      <w:ins w:id="922" w:author="Orion" w:date="2011-07-28T00:29:00Z">
        <w:r>
          <w:t>u</w:t>
        </w:r>
      </w:ins>
      <w:ins w:id="923" w:author="Orion" w:date="2011-07-28T00:31:00Z">
        <w:r>
          <w:t>na</w:t>
        </w:r>
      </w:ins>
      <w:ins w:id="924" w:author="Orion" w:date="2011-07-28T00:29:00Z">
        <w:r>
          <w:t xml:space="preserve"> serie de empresas privadas </w:t>
        </w:r>
      </w:ins>
      <w:ins w:id="925" w:author="Orion" w:date="2011-07-28T00:36:00Z">
        <w:r w:rsidR="00100176">
          <w:t>que empezó en Nov</w:t>
        </w:r>
      </w:ins>
      <w:ins w:id="926" w:author="Orion" w:date="2011-07-28T00:37:00Z">
        <w:r w:rsidR="00100176">
          <w:t>i</w:t>
        </w:r>
      </w:ins>
      <w:ins w:id="927" w:author="Orion" w:date="2011-07-28T00:36:00Z">
        <w:r w:rsidR="00100176">
          <w:t>embre de 2003 y tenía como</w:t>
        </w:r>
      </w:ins>
      <w:ins w:id="928" w:author="Orion" w:date="2011-07-28T00:29:00Z">
        <w:r>
          <w:t xml:space="preserve"> o</w:t>
        </w:r>
      </w:ins>
      <w:ins w:id="929" w:author="Orion" w:date="2011-07-28T00:31:00Z">
        <w:r>
          <w:t>bj</w:t>
        </w:r>
      </w:ins>
      <w:ins w:id="930" w:author="Orion" w:date="2011-07-28T00:29:00Z">
        <w:r>
          <w:t xml:space="preserve">etivo </w:t>
        </w:r>
      </w:ins>
      <w:ins w:id="931" w:author="Orion" w:date="2011-07-28T00:34:00Z">
        <w:r>
          <w:t xml:space="preserve">diseñar una serie de recomendaciones para que la </w:t>
        </w:r>
      </w:ins>
      <w:ins w:id="932" w:author="Orion" w:date="2011-07-28T00:38:00Z">
        <w:r w:rsidR="00100176">
          <w:t>integración</w:t>
        </w:r>
      </w:ins>
      <w:ins w:id="933" w:author="Orion" w:date="2011-07-28T00:34:00Z">
        <w:r>
          <w:t xml:space="preserve"> de los UAVs en el espacio aéro civil </w:t>
        </w:r>
      </w:ins>
      <w:ins w:id="934" w:author="Orion" w:date="2011-07-28T00:35:00Z">
        <w:r>
          <w:t>fuera los más seguro y fiable posible.</w:t>
        </w:r>
      </w:ins>
    </w:p>
    <w:p w14:paraId="6FB8CC34" w14:textId="1E241668" w:rsidR="002E7F99" w:rsidRDefault="00361F1B" w:rsidP="00FC41AF">
      <w:pPr>
        <w:spacing w:before="240" w:after="120"/>
        <w:ind w:firstLine="284"/>
        <w:jc w:val="both"/>
      </w:pPr>
      <w:ins w:id="935" w:author="IO" w:date="2011-07-15T18:46:00Z">
        <w:r>
          <w:t xml:space="preserve">Por supuesto, existen aún </w:t>
        </w:r>
      </w:ins>
      <w:ins w:id="936" w:author="IO" w:date="2011-07-18T11:31:00Z">
        <w:r w:rsidR="00507266">
          <w:t xml:space="preserve">también </w:t>
        </w:r>
      </w:ins>
      <w:ins w:id="937" w:author="IO" w:date="2011-07-15T18:46:00Z">
        <w:r>
          <w:t xml:space="preserve">limitaciones </w:t>
        </w:r>
      </w:ins>
      <w:customXmlInsRangeStart w:id="938" w:author="Orion" w:date="2011-07-28T12:57:00Z"/>
      <w:sdt>
        <w:sdtPr>
          <w:id w:val="2054574972"/>
          <w:citation/>
        </w:sdtPr>
        <w:sdtContent>
          <w:customXmlInsRangeEnd w:id="938"/>
          <w:ins w:id="939" w:author="Orion" w:date="2011-07-28T12:57:00Z">
            <w:r w:rsidR="00D53AEC">
              <w:fldChar w:fldCharType="begin"/>
            </w:r>
            <w:r w:rsidR="00D53AEC">
              <w:instrText xml:space="preserve"> CITATION Wil04 \l 3082 </w:instrText>
            </w:r>
          </w:ins>
          <w:r w:rsidR="00D53AEC">
            <w:fldChar w:fldCharType="separate"/>
          </w:r>
          <w:r w:rsidR="00BC29DB">
            <w:rPr>
              <w:noProof/>
            </w:rPr>
            <w:t>(42)</w:t>
          </w:r>
          <w:ins w:id="940" w:author="Orion" w:date="2011-07-28T12:57:00Z">
            <w:r w:rsidR="00D53AEC">
              <w:fldChar w:fldCharType="end"/>
            </w:r>
          </w:ins>
          <w:customXmlInsRangeStart w:id="941" w:author="Orion" w:date="2011-07-28T12:57:00Z"/>
        </w:sdtContent>
      </w:sdt>
      <w:customXmlInsRangeEnd w:id="941"/>
      <w:ins w:id="942" w:author="Orion" w:date="2011-07-28T01:07:00Z">
        <w:r w:rsidR="00C23D35">
          <w:t xml:space="preserve"> </w:t>
        </w:r>
      </w:ins>
      <w:ins w:id="943" w:author="IO" w:date="2011-07-15T18:46:00Z">
        <w:r>
          <w:t xml:space="preserve">en </w:t>
        </w:r>
      </w:ins>
      <w:ins w:id="944" w:author="IO" w:date="2011-07-15T18:47:00Z">
        <w:r>
          <w:t>el control y navegación de los UAVs</w:t>
        </w:r>
      </w:ins>
      <w:ins w:id="945" w:author="IO" w:date="2011-07-15T18:54:00Z">
        <w:r w:rsidR="000A51F2">
          <w:t xml:space="preserve"> que son objeto de investigación.</w:t>
        </w:r>
      </w:ins>
      <w:ins w:id="946" w:author="IO" w:date="2011-07-15T18:56:00Z">
        <w:r w:rsidR="000A51F2">
          <w:t xml:space="preserve"> </w:t>
        </w:r>
        <w:commentRangeStart w:id="947"/>
        <w:r w:rsidR="000A51F2">
          <w:t>Por ejemplo,</w:t>
        </w:r>
      </w:ins>
      <w:ins w:id="948" w:author="IO" w:date="2011-07-15T19:02:00Z">
        <w:r w:rsidR="00B212CC">
          <w:t xml:space="preserve"> en </w:t>
        </w:r>
      </w:ins>
      <w:customXmlInsRangeStart w:id="949" w:author="IO" w:date="2011-07-15T19:02:00Z"/>
      <w:sdt>
        <w:sdtPr>
          <w:id w:val="-96798010"/>
          <w:citation/>
        </w:sdtPr>
        <w:sdtContent>
          <w:customXmlInsRangeEnd w:id="949"/>
          <w:ins w:id="950"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BC29DB">
            <w:rPr>
              <w:noProof/>
            </w:rPr>
            <w:t>(40)</w:t>
          </w:r>
          <w:ins w:id="951" w:author="IO" w:date="2011-07-15T19:02:00Z">
            <w:r w:rsidR="00B212CC" w:rsidRPr="00F45FF0">
              <w:fldChar w:fldCharType="end"/>
            </w:r>
          </w:ins>
          <w:customXmlInsRangeStart w:id="952" w:author="IO" w:date="2011-07-15T19:02:00Z"/>
        </w:sdtContent>
      </w:sdt>
      <w:customXmlInsRangeEnd w:id="952"/>
      <w:ins w:id="953" w:author="IO" w:date="2011-07-15T19:02:00Z">
        <w:r w:rsidR="00B212CC">
          <w:t xml:space="preserve"> se abordan</w:t>
        </w:r>
      </w:ins>
      <w:ins w:id="954" w:author="IO" w:date="2011-07-15T18:56:00Z">
        <w:r w:rsidR="000A51F2">
          <w:t xml:space="preserve"> </w:t>
        </w:r>
      </w:ins>
      <w:ins w:id="955" w:author="IO" w:date="2011-07-15T19:02:00Z">
        <w:r w:rsidR="00B212CC">
          <w:t xml:space="preserve">los fallos en percepción o maniobra de los UAVs, bien debidos a fallos de sus sistemas o causas externas, que es </w:t>
        </w:r>
      </w:ins>
      <w:ins w:id="956" w:author="IO" w:date="2011-07-15T18:56:00Z">
        <w:r w:rsidR="000A51F2">
          <w:t xml:space="preserve">uno de los asuntos que generan </w:t>
        </w:r>
      </w:ins>
      <w:ins w:id="957" w:author="IO" w:date="2011-07-15T19:02:00Z">
        <w:r w:rsidR="00B212CC">
          <w:t xml:space="preserve">aún </w:t>
        </w:r>
      </w:ins>
      <w:ins w:id="958" w:author="IO" w:date="2011-07-15T18:56:00Z">
        <w:r w:rsidR="000A51F2">
          <w:t xml:space="preserve">reservas </w:t>
        </w:r>
      </w:ins>
      <w:ins w:id="959" w:author="IO" w:date="2011-07-15T19:02:00Z">
        <w:r w:rsidR="00B212CC">
          <w:t>sobre su uso</w:t>
        </w:r>
      </w:ins>
      <w:commentRangeEnd w:id="947"/>
      <w:ins w:id="960" w:author="IO" w:date="2011-07-17T19:44:00Z">
        <w:r w:rsidR="004E79BE">
          <w:rPr>
            <w:rStyle w:val="CommentReference"/>
          </w:rPr>
          <w:commentReference w:id="947"/>
        </w:r>
      </w:ins>
      <w:ins w:id="961" w:author="IO" w:date="2011-07-15T18:15:00Z">
        <w:r w:rsidR="003C7FF9" w:rsidRPr="00F45FF0">
          <w:t>.</w:t>
        </w:r>
      </w:ins>
      <w:ins w:id="962" w:author="IO" w:date="2011-07-17T21:17:00Z">
        <w:r w:rsidR="00E31786" w:rsidRPr="00E31786">
          <w:t xml:space="preserve"> </w:t>
        </w:r>
      </w:ins>
      <w:r w:rsidR="00E31786">
        <w:t>También</w:t>
      </w:r>
      <w:r w:rsidR="00E31786" w:rsidRPr="00FA57E6">
        <w:t xml:space="preserve"> </w:t>
      </w:r>
      <w:sdt>
        <w:sdtPr>
          <w:id w:val="-1599409927"/>
          <w:citation/>
        </w:sdtPr>
        <w:sdtContent>
          <w:r w:rsidR="00A01C3F">
            <w:fldChar w:fldCharType="begin"/>
          </w:r>
          <w:r w:rsidR="00A01C3F">
            <w:instrText xml:space="preserve"> CITATION Edu09 \l 3082 </w:instrText>
          </w:r>
          <w:r w:rsidR="00A01C3F">
            <w:fldChar w:fldCharType="separate"/>
          </w:r>
          <w:r w:rsidR="00BC29DB">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963" w:name="_Ref298334653"/>
      <w:bookmarkStart w:id="964" w:name="_Toc299463852"/>
      <w:r w:rsidRPr="002B284A">
        <w:rPr>
          <w:b w:val="0"/>
          <w:sz w:val="44"/>
          <w:szCs w:val="52"/>
        </w:rPr>
        <w:t>Simulación y Gestión de Tráfico Aéreo</w:t>
      </w:r>
      <w:bookmarkEnd w:id="963"/>
      <w:bookmarkEnd w:id="964"/>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HFs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UAVs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965" w:name="_Ref298335602"/>
      <w:bookmarkStart w:id="966" w:name="_Toc299463853"/>
      <w:r w:rsidRPr="0061212B">
        <w:rPr>
          <w:b w:val="0"/>
          <w:sz w:val="36"/>
          <w:szCs w:val="52"/>
        </w:rPr>
        <w:t>Dinámica del vuelo</w:t>
      </w:r>
      <w:bookmarkEnd w:id="965"/>
      <w:bookmarkEnd w:id="966"/>
    </w:p>
    <w:p w14:paraId="7AFBBA35" w14:textId="3A4F3DB8" w:rsidR="00410B44" w:rsidRDefault="00310C27" w:rsidP="003E72B9">
      <w:pPr>
        <w:spacing w:after="120"/>
        <w:jc w:val="both"/>
      </w:pPr>
      <w:r w:rsidRPr="00FA57E6">
        <w:t>Las simulaciones de aeronaves individuales se centran en los aspectos físicos de su vuelo</w:t>
      </w:r>
      <w:ins w:id="967" w:author="IO" w:date="2011-07-13T16:37:00Z">
        <w:r w:rsidR="00410B44">
          <w:t xml:space="preserve"> </w:t>
        </w:r>
      </w:ins>
      <w:customXmlInsRangeStart w:id="968" w:author="IO" w:date="2011-07-13T16:37:00Z"/>
      <w:sdt>
        <w:sdtPr>
          <w:id w:val="1602676641"/>
          <w:citation/>
        </w:sdtPr>
        <w:sdtContent>
          <w:customXmlInsRangeEnd w:id="968"/>
          <w:ins w:id="969" w:author="IO" w:date="2011-07-13T16:37:00Z">
            <w:r w:rsidR="00410B44" w:rsidRPr="00F45FF0">
              <w:fldChar w:fldCharType="begin"/>
            </w:r>
            <w:r w:rsidR="00410B44" w:rsidRPr="007A61F8">
              <w:instrText xml:space="preserve">CITATION JSB \l 3082 </w:instrText>
            </w:r>
            <w:r w:rsidR="00410B44" w:rsidRPr="00F45FF0">
              <w:fldChar w:fldCharType="separate"/>
            </w:r>
          </w:ins>
          <w:r w:rsidR="00BC29DB">
            <w:rPr>
              <w:noProof/>
            </w:rPr>
            <w:t>(8)</w:t>
          </w:r>
          <w:ins w:id="970" w:author="IO" w:date="2011-07-13T16:37:00Z">
            <w:r w:rsidR="00410B44" w:rsidRPr="00F45FF0">
              <w:fldChar w:fldCharType="end"/>
            </w:r>
          </w:ins>
          <w:customXmlInsRangeStart w:id="971" w:author="IO" w:date="2011-07-13T16:37:00Z"/>
        </w:sdtContent>
      </w:sdt>
      <w:customXmlInsRangeEnd w:id="971"/>
      <w:sdt>
        <w:sdtPr>
          <w:id w:val="62997705"/>
          <w:citation/>
        </w:sdtPr>
        <w:sdtContent>
          <w:r w:rsidR="00410B44" w:rsidRPr="00F45FF0">
            <w:fldChar w:fldCharType="begin"/>
          </w:r>
          <w:r w:rsidR="00410B44">
            <w:instrText xml:space="preserve">CITATION AVI \l 3082 </w:instrText>
          </w:r>
          <w:r w:rsidR="00410B44" w:rsidRPr="00F45FF0">
            <w:fldChar w:fldCharType="separate"/>
          </w:r>
          <w:r w:rsidR="00BC29DB">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Content>
          <w:r w:rsidR="00C35C0A">
            <w:fldChar w:fldCharType="begin"/>
          </w:r>
          <w:r w:rsidR="00C35C0A">
            <w:instrText xml:space="preserve"> CITATION Rol88 \l 3082 </w:instrText>
          </w:r>
          <w:r w:rsidR="00C35C0A">
            <w:fldChar w:fldCharType="separate"/>
          </w:r>
          <w:r w:rsidR="00BC29DB">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r w:rsidR="00CA14F6" w:rsidRPr="001932EA">
        <w:rPr>
          <w:i/>
        </w:rPr>
        <w:t>JSBSim</w:t>
      </w:r>
      <w:sdt>
        <w:sdtPr>
          <w:id w:val="-1234693281"/>
          <w:citation/>
        </w:sdtPr>
        <w:sdtContent>
          <w:r w:rsidR="00CA14F6" w:rsidRPr="00F45FF0">
            <w:fldChar w:fldCharType="begin"/>
          </w:r>
          <w:r w:rsidR="00CA14F6" w:rsidRPr="007A61F8">
            <w:instrText xml:space="preserve">CITATION JSB \l 3082 </w:instrText>
          </w:r>
          <w:r w:rsidR="00CA14F6" w:rsidRPr="00F45FF0">
            <w:fldChar w:fldCharType="separate"/>
          </w:r>
          <w:r w:rsidR="00BC29DB">
            <w:rPr>
              <w:noProof/>
            </w:rPr>
            <w:t xml:space="preserve"> (8)</w:t>
          </w:r>
          <w:r w:rsidR="00CA14F6" w:rsidRPr="00F45FF0">
            <w:fldChar w:fldCharType="end"/>
          </w:r>
        </w:sdtContent>
      </w:sdt>
      <w:r w:rsidR="00CA14F6">
        <w:t xml:space="preserve"> y</w:t>
      </w:r>
      <w:r w:rsidR="00443CC4">
        <w:t xml:space="preserve"> </w:t>
      </w:r>
      <w:r w:rsidR="00443CC4" w:rsidRPr="00F45FF0">
        <w:t>AVDS (</w:t>
      </w:r>
      <w:r w:rsidR="00443CC4" w:rsidRPr="001932EA">
        <w:rPr>
          <w:i/>
        </w:rPr>
        <w:t>Aviator Visual Design Simulator</w:t>
      </w:r>
      <w:r w:rsidR="00443CC4" w:rsidRPr="00F45FF0">
        <w:t>)</w:t>
      </w:r>
      <w:r w:rsidR="00443CC4">
        <w:t xml:space="preserve"> </w:t>
      </w:r>
      <w:sdt>
        <w:sdtPr>
          <w:id w:val="1698899469"/>
          <w:citation/>
        </w:sdtPr>
        <w:sdtContent>
          <w:r w:rsidR="00443CC4">
            <w:fldChar w:fldCharType="begin"/>
          </w:r>
          <w:r w:rsidR="00443CC4">
            <w:instrText xml:space="preserve"> CITATION AVI \l 3082 </w:instrText>
          </w:r>
          <w:r w:rsidR="00443CC4">
            <w:fldChar w:fldCharType="separate"/>
          </w:r>
          <w:r w:rsidR="00BC29DB">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r w:rsidRPr="001932EA">
        <w:rPr>
          <w:i/>
        </w:rPr>
        <w:t>JSBSim</w:t>
      </w:r>
      <w:sdt>
        <w:sdtPr>
          <w:id w:val="735979591"/>
          <w:citation/>
        </w:sdtPr>
        <w:sdtContent>
          <w:r w:rsidRPr="00F45FF0">
            <w:fldChar w:fldCharType="begin"/>
          </w:r>
          <w:r w:rsidRPr="007A61F8">
            <w:instrText xml:space="preserve">CITATION JSB \l 3082 </w:instrText>
          </w:r>
          <w:r w:rsidRPr="00F45FF0">
            <w:fldChar w:fldCharType="separate"/>
          </w:r>
          <w:r w:rsidR="00BC29DB">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r w:rsidRPr="001932EA">
        <w:rPr>
          <w:i/>
        </w:rPr>
        <w:t>FlightGear</w:t>
      </w:r>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BC29DB">
            <w:rPr>
              <w:noProof/>
            </w:rPr>
            <w:t>(9)</w:t>
          </w:r>
          <w:r w:rsidRPr="002B284A">
            <w:fldChar w:fldCharType="end"/>
          </w:r>
        </w:sdtContent>
      </w:sdt>
      <w:r w:rsidR="00CA14F6">
        <w:t xml:space="preserve"> </w:t>
      </w:r>
      <w:r w:rsidR="00CA14F6" w:rsidRPr="002B284A">
        <w:t xml:space="preserve">y </w:t>
      </w:r>
      <w:r w:rsidR="00CA14F6" w:rsidRPr="001932EA">
        <w:rPr>
          <w:i/>
        </w:rPr>
        <w:t>OpenEaagles</w:t>
      </w:r>
      <w:r w:rsidR="00CA14F6" w:rsidRPr="002B284A">
        <w:t xml:space="preserve"> </w:t>
      </w:r>
      <w:sdt>
        <w:sdtPr>
          <w:id w:val="-2088380467"/>
          <w:citation/>
        </w:sdtPr>
        <w:sdtContent>
          <w:r w:rsidR="00CA14F6" w:rsidRPr="002B284A">
            <w:fldChar w:fldCharType="begin"/>
          </w:r>
          <w:r w:rsidR="00CA14F6" w:rsidRPr="007A61F8">
            <w:instrText xml:space="preserve">CITATION Ope \l 3082 </w:instrText>
          </w:r>
          <w:r w:rsidR="00CA14F6" w:rsidRPr="002B284A">
            <w:fldChar w:fldCharType="separate"/>
          </w:r>
          <w:r w:rsidR="00BC29DB">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r w:rsidRPr="001932EA">
        <w:rPr>
          <w:i/>
        </w:rPr>
        <w:t>FlightGear</w:t>
      </w:r>
      <w:r w:rsidRPr="0075199D">
        <w:t xml:space="preserve"> </w:t>
      </w:r>
      <w:sdt>
        <w:sdtPr>
          <w:id w:val="-875389217"/>
          <w:citation/>
        </w:sdtPr>
        <w:sdtContent>
          <w:r w:rsidRPr="00F639C4">
            <w:fldChar w:fldCharType="begin"/>
          </w:r>
          <w:r w:rsidRPr="007C206D">
            <w:instrText xml:space="preserve">CITATION Fli \l 3082 </w:instrText>
          </w:r>
          <w:r w:rsidRPr="00F639C4">
            <w:fldChar w:fldCharType="separate"/>
          </w:r>
          <w:r w:rsidR="00BC29DB">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r w:rsidR="00414340" w:rsidRPr="001932EA">
        <w:rPr>
          <w:i/>
        </w:rPr>
        <w:t>FlightGear</w:t>
      </w:r>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Content>
          <w:r w:rsidR="00414340" w:rsidRPr="001932EA">
            <w:fldChar w:fldCharType="begin"/>
          </w:r>
          <w:r w:rsidR="00414340" w:rsidRPr="007C206D">
            <w:instrText xml:space="preserve">CITATION Ehl03 \l 3082 </w:instrText>
          </w:r>
          <w:r w:rsidR="00414340" w:rsidRPr="001932EA">
            <w:fldChar w:fldCharType="separate"/>
          </w:r>
          <w:r w:rsidR="00BC29DB">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Content>
          <w:r w:rsidR="00414340" w:rsidRPr="001932EA">
            <w:fldChar w:fldCharType="begin"/>
          </w:r>
          <w:r w:rsidR="00414340" w:rsidRPr="007C206D">
            <w:instrText xml:space="preserve">CITATION Gen01 \l 3082 </w:instrText>
          </w:r>
          <w:r w:rsidR="00414340" w:rsidRPr="001932EA">
            <w:fldChar w:fldCharType="separate"/>
          </w:r>
          <w:r w:rsidR="00BC29DB">
            <w:rPr>
              <w:noProof/>
            </w:rPr>
            <w:t>(47)</w:t>
          </w:r>
          <w:r w:rsidR="00414340" w:rsidRPr="001932EA">
            <w:fldChar w:fldCharType="end"/>
          </w:r>
        </w:sdtContent>
      </w:sdt>
      <w:r w:rsidR="00414340" w:rsidRPr="001932EA">
        <w:t>.</w:t>
      </w:r>
    </w:p>
    <w:p w14:paraId="3280D728" w14:textId="64103F88" w:rsidR="00310C27" w:rsidRPr="00C80B83" w:rsidRDefault="00CA14F6" w:rsidP="005F34AB">
      <w:pPr>
        <w:spacing w:before="240" w:after="120"/>
        <w:ind w:firstLine="284"/>
        <w:jc w:val="both"/>
      </w:pPr>
      <w:r w:rsidRPr="00137DCB">
        <w:rPr>
          <w:i/>
        </w:rPr>
        <w:t>OpenEaagles</w:t>
      </w:r>
      <w:r w:rsidRPr="0075199D">
        <w:t xml:space="preserve"> </w:t>
      </w:r>
      <w:sdt>
        <w:sdtPr>
          <w:id w:val="93059130"/>
          <w:citation/>
        </w:sdtPr>
        <w:sdtContent>
          <w:r w:rsidRPr="00F639C4">
            <w:fldChar w:fldCharType="begin"/>
          </w:r>
          <w:r w:rsidRPr="007C206D">
            <w:instrText xml:space="preserve">CITATION Ope \l 3082 </w:instrText>
          </w:r>
          <w:r w:rsidRPr="00F639C4">
            <w:fldChar w:fldCharType="separate"/>
          </w:r>
          <w:r w:rsidR="00BC29DB">
            <w:rPr>
              <w:noProof/>
            </w:rPr>
            <w:t>(10)</w:t>
          </w:r>
          <w:r w:rsidRPr="00F639C4">
            <w:fldChar w:fldCharType="end"/>
          </w:r>
        </w:sdtContent>
      </w:sdt>
      <w:r w:rsidR="00036186" w:rsidRPr="00F26D8A">
        <w:t xml:space="preserve"> es </w:t>
      </w:r>
      <w:r w:rsidR="0075199D">
        <w:t>otro</w:t>
      </w:r>
      <w:r w:rsidR="00036186" w:rsidRPr="0075199D">
        <w:t xml:space="preserve"> un entorno </w:t>
      </w:r>
      <w:r w:rsidR="0075199D">
        <w:t>de simulación</w:t>
      </w:r>
      <w:r w:rsidR="00C220B6" w:rsidRPr="0075199D">
        <w:t>. Proporciona un amplio conjunto de librerías para la definición de los</w:t>
      </w:r>
      <w:r w:rsidR="00310C27" w:rsidRPr="0075199D">
        <w:t xml:space="preserve"> </w:t>
      </w:r>
      <w:commentRangeStart w:id="972"/>
      <w:r w:rsidR="00310C27" w:rsidRPr="0075199D">
        <w:t>instrumentos</w:t>
      </w:r>
      <w:commentRangeEnd w:id="972"/>
      <w:r w:rsidR="00C220B6" w:rsidRPr="00137DCB">
        <w:commentReference w:id="972"/>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973"/>
      <w:r w:rsidR="00C220B6" w:rsidRPr="0075199D">
        <w:t>diseñar simulaciones complejas</w:t>
      </w:r>
      <w:commentRangeEnd w:id="973"/>
      <w:r w:rsidR="00C220B6" w:rsidRPr="00137DCB">
        <w:commentReference w:id="973"/>
      </w:r>
      <w:r w:rsidR="00C220B6" w:rsidRPr="0075199D">
        <w:t xml:space="preserve">. </w:t>
      </w:r>
      <w:r w:rsidR="00310C27" w:rsidRPr="00137DCB">
        <w:rPr>
          <w:i/>
        </w:rPr>
        <w:t>OpenEaagles</w:t>
      </w:r>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r w:rsidR="00310C27" w:rsidRPr="00137DCB">
        <w:rPr>
          <w:i/>
        </w:rPr>
        <w:t>Distributed Interactive Simulation</w:t>
      </w:r>
      <w:r w:rsidR="00310C27" w:rsidRPr="0075199D">
        <w:t xml:space="preserve">), </w:t>
      </w:r>
      <w:r w:rsidR="001F1581" w:rsidRPr="0075199D">
        <w:t xml:space="preserve">del </w:t>
      </w:r>
      <w:r w:rsidR="00310C27" w:rsidRPr="0075199D">
        <w:t>IEEE</w:t>
      </w:r>
      <w:r w:rsidR="001F1581" w:rsidRPr="00137DCB">
        <w:rPr>
          <w:vertAlign w:val="superscript"/>
          <w:rPrChange w:id="974" w:author="Orion" w:date="2011-07-28T15:41:00Z">
            <w:rPr>
              <w:rStyle w:val="FootnoteReference"/>
            </w:rPr>
          </w:rPrChange>
        </w:rPr>
        <w:footnoteReference w:id="7"/>
      </w:r>
      <w:r w:rsidR="00310C27" w:rsidRPr="00137DCB">
        <w:rPr>
          <w:vertAlign w:val="superscript"/>
          <w:rPrChange w:id="975" w:author="Orion" w:date="2011-07-28T15:41:00Z">
            <w:rPr/>
          </w:rPrChange>
        </w:rPr>
        <w:t xml:space="preserve"> </w:t>
      </w:r>
      <w:del w:id="976" w:author="Orion" w:date="2011-07-28T15:40:00Z">
        <w:r w:rsidR="00310C27" w:rsidRPr="0075199D" w:rsidDel="00137DCB">
          <w:delText xml:space="preserve">para </w:delText>
        </w:r>
      </w:del>
      <w:ins w:id="977"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r w:rsidR="00310C27" w:rsidRPr="00137DCB">
        <w:rPr>
          <w:i/>
        </w:rPr>
        <w:t>OpenEaagles</w:t>
      </w:r>
      <w:r w:rsidR="00310C27" w:rsidRPr="0075199D">
        <w:t xml:space="preserve"> son</w:t>
      </w:r>
      <w:r w:rsidR="00000821" w:rsidRPr="0075199D">
        <w:t xml:space="preserve"> </w:t>
      </w:r>
      <w:r w:rsidR="00310C27" w:rsidRPr="0075199D">
        <w:rPr>
          <w:i/>
        </w:rPr>
        <w:t>OpenSpace</w:t>
      </w:r>
      <w:customXmlInsRangeStart w:id="978" w:author="Orion" w:date="2011-07-28T15:50:00Z"/>
      <w:sdt>
        <w:sdtPr>
          <w:rPr>
            <w:i/>
          </w:rPr>
          <w:id w:val="1089577179"/>
          <w:citation/>
        </w:sdtPr>
        <w:sdtContent>
          <w:customXmlInsRangeEnd w:id="978"/>
          <w:ins w:id="979" w:author="Orion" w:date="2011-07-28T15:50:00Z">
            <w:r w:rsidR="00C80B83">
              <w:rPr>
                <w:i/>
              </w:rPr>
              <w:fldChar w:fldCharType="begin"/>
            </w:r>
            <w:r w:rsidR="00C80B83">
              <w:rPr>
                <w:i/>
              </w:rPr>
              <w:instrText xml:space="preserve"> CITATION Ope11 \l 3082 </w:instrText>
            </w:r>
          </w:ins>
          <w:r w:rsidR="00C80B83">
            <w:rPr>
              <w:i/>
            </w:rPr>
            <w:fldChar w:fldCharType="separate"/>
          </w:r>
          <w:r w:rsidR="00BC29DB">
            <w:rPr>
              <w:i/>
              <w:noProof/>
            </w:rPr>
            <w:t xml:space="preserve"> </w:t>
          </w:r>
          <w:r w:rsidR="00BC29DB">
            <w:rPr>
              <w:noProof/>
            </w:rPr>
            <w:t>(48)</w:t>
          </w:r>
          <w:ins w:id="980" w:author="Orion" w:date="2011-07-28T15:50:00Z">
            <w:r w:rsidR="00C80B83">
              <w:rPr>
                <w:i/>
              </w:rPr>
              <w:fldChar w:fldCharType="end"/>
            </w:r>
          </w:ins>
          <w:customXmlInsRangeStart w:id="981" w:author="Orion" w:date="2011-07-28T15:50:00Z"/>
        </w:sdtContent>
      </w:sdt>
      <w:customXmlInsRangeEnd w:id="981"/>
      <w:r w:rsidR="00000821" w:rsidRPr="00C80B83">
        <w:t>, que simula el vuelo de una cápsula luna</w:t>
      </w:r>
      <w:r w:rsidR="00000821" w:rsidRPr="0075199D">
        <w:t>r</w:t>
      </w:r>
      <w:r w:rsidR="00000821" w:rsidRPr="00C80B83">
        <w:t xml:space="preserve"> Apollo, y </w:t>
      </w:r>
      <w:r w:rsidR="00310C27" w:rsidRPr="0075199D">
        <w:rPr>
          <w:i/>
        </w:rPr>
        <w:t>LifeForce</w:t>
      </w:r>
      <w:customXmlInsRangeStart w:id="982" w:author="Orion" w:date="2011-07-28T15:50:00Z"/>
      <w:sdt>
        <w:sdtPr>
          <w:rPr>
            <w:i/>
          </w:rPr>
          <w:id w:val="552043678"/>
          <w:citation/>
        </w:sdtPr>
        <w:sdtContent>
          <w:customXmlInsRangeEnd w:id="982"/>
          <w:ins w:id="983" w:author="Orion" w:date="2011-07-28T15:50:00Z">
            <w:r w:rsidR="00C80B83">
              <w:rPr>
                <w:i/>
              </w:rPr>
              <w:fldChar w:fldCharType="begin"/>
            </w:r>
            <w:r w:rsidR="00C80B83">
              <w:rPr>
                <w:i/>
              </w:rPr>
              <w:instrText xml:space="preserve"> CITATION Ope11 \l 3082 </w:instrText>
            </w:r>
          </w:ins>
          <w:r w:rsidR="00C80B83">
            <w:rPr>
              <w:i/>
            </w:rPr>
            <w:fldChar w:fldCharType="separate"/>
          </w:r>
          <w:r w:rsidR="00BC29DB">
            <w:rPr>
              <w:i/>
              <w:noProof/>
            </w:rPr>
            <w:t xml:space="preserve"> </w:t>
          </w:r>
          <w:r w:rsidR="00BC29DB">
            <w:rPr>
              <w:noProof/>
            </w:rPr>
            <w:t>(48)</w:t>
          </w:r>
          <w:ins w:id="984" w:author="Orion" w:date="2011-07-28T15:50:00Z">
            <w:r w:rsidR="00C80B83">
              <w:rPr>
                <w:i/>
              </w:rPr>
              <w:fldChar w:fldCharType="end"/>
            </w:r>
          </w:ins>
          <w:customXmlInsRangeStart w:id="985" w:author="Orion" w:date="2011-07-28T15:50:00Z"/>
        </w:sdtContent>
      </w:sdt>
      <w:customXmlInsRangeEnd w:id="985"/>
      <w:r w:rsidR="00000821" w:rsidRPr="00C80B83">
        <w:t>, una aplicación de tiro en primera persona (</w:t>
      </w:r>
      <w:r w:rsidR="00310C27" w:rsidRPr="0075199D">
        <w:rPr>
          <w:i/>
        </w:rPr>
        <w:t>First Person Shooter</w:t>
      </w:r>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2690659C"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Content>
          <w:r>
            <w:fldChar w:fldCharType="begin"/>
          </w:r>
          <w:r>
            <w:instrText xml:space="preserve"> CITATION AVI \l 3082 </w:instrText>
          </w:r>
          <w:r>
            <w:fldChar w:fldCharType="separate"/>
          </w:r>
          <w:r w:rsidR="00BC29DB">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Simulink</w:t>
      </w:r>
      <w:sdt>
        <w:sdtPr>
          <w:id w:val="1056040239"/>
          <w:citation/>
        </w:sdtPr>
        <w:sdtContent>
          <w:r w:rsidR="00310C27" w:rsidRPr="00F45FF0">
            <w:fldChar w:fldCharType="begin"/>
          </w:r>
          <w:r w:rsidR="00310C27" w:rsidRPr="007A61F8">
            <w:instrText xml:space="preserve"> CITATION Sim \l 3082 </w:instrText>
          </w:r>
          <w:r w:rsidR="00310C27" w:rsidRPr="00F45FF0">
            <w:fldChar w:fldCharType="separate"/>
          </w:r>
          <w:r w:rsidR="00BC29DB">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de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986" w:name="_Toc298344403"/>
      <w:bookmarkEnd w:id="986"/>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987" w:name="_Ref298335607"/>
      <w:bookmarkStart w:id="988" w:name="_Toc299463854"/>
      <w:r w:rsidRPr="00C3208D">
        <w:rPr>
          <w:b w:val="0"/>
          <w:sz w:val="36"/>
          <w:szCs w:val="52"/>
        </w:rPr>
        <w:t>Navegación aérea</w:t>
      </w:r>
      <w:bookmarkEnd w:id="987"/>
      <w:bookmarkEnd w:id="988"/>
    </w:p>
    <w:p w14:paraId="18010161" w14:textId="75B3815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w:t>
      </w:r>
      <w:del w:id="989" w:author="Orion" w:date="2011-07-28T16:04:00Z">
        <w:r w:rsidR="005A507E" w:rsidDel="00C3208D">
          <w:delText>s</w:delText>
        </w:r>
      </w:del>
      <w:r w:rsidR="005A507E">
        <w:t xml:space="preserve">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Content>
          <w:r w:rsidRPr="00F45FF0">
            <w:fldChar w:fldCharType="begin"/>
          </w:r>
          <w:r w:rsidRPr="007A61F8">
            <w:instrText xml:space="preserve">CITATION Sha09 \l 3082 </w:instrText>
          </w:r>
          <w:r w:rsidRPr="00F45FF0">
            <w:fldChar w:fldCharType="separate"/>
          </w:r>
          <w:r w:rsidR="00BC29DB">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r w:rsidRPr="00C3208D">
        <w:rPr>
          <w:i/>
        </w:rPr>
        <w:t>Ground Delay Program</w:t>
      </w:r>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Content>
          <w:r w:rsidRPr="00F45FF0">
            <w:fldChar w:fldCharType="begin"/>
          </w:r>
          <w:r w:rsidR="009258BC">
            <w:instrText xml:space="preserve">CITATION Ago07 \l 3082 </w:instrText>
          </w:r>
          <w:r w:rsidRPr="00F45FF0">
            <w:fldChar w:fldCharType="separate"/>
          </w:r>
          <w:r w:rsidR="00BC29DB">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r w:rsidRPr="001E6F3A">
        <w:rPr>
          <w:i/>
        </w:rPr>
        <w:t>Airspace Concept Evaluation System</w:t>
      </w:r>
      <w:r w:rsidRPr="00F45FF0">
        <w:t>)</w:t>
      </w:r>
      <w:sdt>
        <w:sdtPr>
          <w:id w:val="-1686124841"/>
          <w:citation/>
        </w:sdtPr>
        <w:sdtContent>
          <w:r w:rsidRPr="00F45FF0">
            <w:fldChar w:fldCharType="begin"/>
          </w:r>
          <w:r w:rsidR="0071557E">
            <w:instrText xml:space="preserve">CITATION Swe02 \l 3082 </w:instrText>
          </w:r>
          <w:r w:rsidRPr="00F45FF0">
            <w:fldChar w:fldCharType="separate"/>
          </w:r>
          <w:r w:rsidR="00BC29DB">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High-Level Architecture</w:t>
      </w:r>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semi-automatizados que reducen la participación humana. Aquí consideramos los trabajos descritos en </w:t>
      </w:r>
      <w:sdt>
        <w:sdtPr>
          <w:id w:val="-1969417137"/>
          <w:citation/>
        </w:sdtPr>
        <w:sdtContent>
          <w:r w:rsidRPr="002B284A">
            <w:fldChar w:fldCharType="begin"/>
          </w:r>
          <w:r w:rsidR="009258BC">
            <w:instrText xml:space="preserve">CITATION Ago07 \l 3082 </w:instrText>
          </w:r>
          <w:r w:rsidRPr="002B284A">
            <w:fldChar w:fldCharType="separate"/>
          </w:r>
          <w:r w:rsidR="00BC29DB">
            <w:rPr>
              <w:noProof/>
            </w:rPr>
            <w:t>(50)</w:t>
          </w:r>
          <w:r w:rsidRPr="002B284A">
            <w:fldChar w:fldCharType="end"/>
          </w:r>
        </w:sdtContent>
      </w:sdt>
      <w:r>
        <w:t xml:space="preserve">, </w:t>
      </w:r>
      <w:sdt>
        <w:sdtPr>
          <w:id w:val="495849763"/>
          <w:citation/>
        </w:sdtPr>
        <w:sdtContent>
          <w:r w:rsidRPr="002B284A">
            <w:fldChar w:fldCharType="begin"/>
          </w:r>
          <w:r w:rsidR="00221333">
            <w:instrText xml:space="preserve">CITATION Tam97 \l 3082 </w:instrText>
          </w:r>
          <w:r w:rsidRPr="002B284A">
            <w:fldChar w:fldCharType="separate"/>
          </w:r>
          <w:r w:rsidR="00BC29DB">
            <w:rPr>
              <w:noProof/>
            </w:rPr>
            <w:t>(52)</w:t>
          </w:r>
          <w:r w:rsidRPr="002B284A">
            <w:fldChar w:fldCharType="end"/>
          </w:r>
        </w:sdtContent>
      </w:sdt>
      <w:r>
        <w:t xml:space="preserve"> y </w:t>
      </w:r>
      <w:sdt>
        <w:sdtPr>
          <w:id w:val="-1584835127"/>
          <w:citation/>
        </w:sdtPr>
        <w:sdtContent>
          <w:r w:rsidRPr="002B284A">
            <w:fldChar w:fldCharType="begin"/>
          </w:r>
          <w:r w:rsidR="00E92E5A">
            <w:instrText xml:space="preserve">CITATION SWo08 \l 3082 </w:instrText>
          </w:r>
          <w:r w:rsidRPr="002B284A">
            <w:fldChar w:fldCharType="separate"/>
          </w:r>
          <w:r w:rsidR="00BC29DB">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Content>
          <w:r w:rsidR="00110F25">
            <w:fldChar w:fldCharType="begin"/>
          </w:r>
          <w:r w:rsidR="00110F25">
            <w:instrText xml:space="preserve"> CITATION Ago07 \l 3082 </w:instrText>
          </w:r>
          <w:r w:rsidR="00110F25">
            <w:fldChar w:fldCharType="separate"/>
          </w:r>
          <w:r w:rsidR="00BC29DB">
            <w:rPr>
              <w:noProof/>
            </w:rPr>
            <w:t>(50)</w:t>
          </w:r>
          <w:r w:rsidR="00110F25">
            <w:fldChar w:fldCharType="end"/>
          </w:r>
        </w:sdtContent>
      </w:sdt>
      <w:ins w:id="990" w:author="Orion" w:date="2011-07-28T16:38:00Z">
        <w:r w:rsidR="00B430A2">
          <w:t xml:space="preserve"> </w:t>
        </w:r>
      </w:ins>
      <w:r>
        <w:t xml:space="preserve">y </w:t>
      </w:r>
      <w:sdt>
        <w:sdtPr>
          <w:id w:val="-219369495"/>
          <w:citation/>
        </w:sdtPr>
        <w:sdtContent>
          <w:r w:rsidR="00313874" w:rsidRPr="002B284A">
            <w:fldChar w:fldCharType="begin"/>
          </w:r>
          <w:r w:rsidR="00313874">
            <w:instrText xml:space="preserve">CITATION SWo08 \l 3082 </w:instrText>
          </w:r>
          <w:r w:rsidR="00313874" w:rsidRPr="002B284A">
            <w:fldChar w:fldCharType="separate"/>
          </w:r>
          <w:r w:rsidR="00BC29DB">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Content>
          <w:r w:rsidR="00892C65" w:rsidRPr="002B284A">
            <w:fldChar w:fldCharType="begin"/>
          </w:r>
          <w:r w:rsidR="009258BC">
            <w:instrText xml:space="preserve">CITATION Ago07 \l 3082 </w:instrText>
          </w:r>
          <w:r w:rsidR="00892C65" w:rsidRPr="002B284A">
            <w:fldChar w:fldCharType="separate"/>
          </w:r>
          <w:r w:rsidR="00BC29DB">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Content>
          <w:r w:rsidR="00313874" w:rsidRPr="002B284A">
            <w:fldChar w:fldCharType="begin"/>
          </w:r>
          <w:r w:rsidR="00313874">
            <w:instrText xml:space="preserve">CITATION SWo08 \l 3082 </w:instrText>
          </w:r>
          <w:r w:rsidR="00313874" w:rsidRPr="002B284A">
            <w:fldChar w:fldCharType="separate"/>
          </w:r>
          <w:r w:rsidR="00BC29DB">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a Shell for TEAMwork</w:t>
      </w:r>
      <w:r w:rsidR="001449E5">
        <w:t>)</w:t>
      </w:r>
      <w:r w:rsidRPr="007A61F8">
        <w:t xml:space="preserve"> </w:t>
      </w:r>
      <w:sdt>
        <w:sdtPr>
          <w:id w:val="1147939106"/>
          <w:citation/>
        </w:sdtPr>
        <w:sdtContent>
          <w:r w:rsidRPr="002B284A">
            <w:fldChar w:fldCharType="begin"/>
          </w:r>
          <w:r w:rsidR="00221333">
            <w:instrText xml:space="preserve">CITATION Tam97 \l 3082 </w:instrText>
          </w:r>
          <w:r w:rsidRPr="002B284A">
            <w:fldChar w:fldCharType="separate"/>
          </w:r>
          <w:r w:rsidR="00BC29DB">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10B12872" w14:textId="5F0DD3EA" w:rsidR="00C31654" w:rsidRPr="002B284A" w:rsidDel="000246C9" w:rsidRDefault="00C31654" w:rsidP="00C31654">
      <w:pPr>
        <w:spacing w:before="240" w:after="120"/>
        <w:ind w:firstLine="284"/>
        <w:jc w:val="both"/>
        <w:rPr>
          <w:del w:id="991" w:author="IO" w:date="2011-07-18T12:45:00Z"/>
        </w:rPr>
      </w:pPr>
      <w:moveToRangeStart w:id="992" w:author="IO" w:date="2011-07-17T21:13:00Z" w:name="move298700514"/>
      <w:moveTo w:id="993" w:author="IO" w:date="2011-07-17T21:13:00Z">
        <w:del w:id="994" w:author="IO" w:date="2011-07-18T12:45:00Z">
          <w:r w:rsidRPr="002B284A" w:rsidDel="000246C9">
            <w:delText xml:space="preserve">Usar BDI para procesos cognitivos explícitos. El paradigma BDI se adapta perfectamente cuando </w:delText>
          </w:r>
          <w:r w:rsidRPr="00F45FF0" w:rsidDel="000246C9">
            <w:delText>se quiere</w:delText>
          </w:r>
          <w:r w:rsidRPr="002B284A" w:rsidDel="000246C9">
            <w:delText xml:space="preserve"> modelar toma de decisiones que están bien definidas.</w:delText>
          </w:r>
        </w:del>
      </w:moveTo>
    </w:p>
    <w:p w14:paraId="77695AED" w14:textId="1435BF97" w:rsidR="00C31654" w:rsidRPr="002B284A" w:rsidDel="00892C65" w:rsidRDefault="00C31654" w:rsidP="00C31654">
      <w:pPr>
        <w:spacing w:before="240" w:after="120"/>
        <w:ind w:firstLine="284"/>
        <w:jc w:val="both"/>
        <w:rPr>
          <w:del w:id="995" w:author="IO" w:date="2011-07-18T13:02:00Z"/>
        </w:rPr>
      </w:pPr>
      <w:moveTo w:id="996" w:author="IO" w:date="2011-07-17T21:13:00Z">
        <w:del w:id="997" w:author="IO" w:date="2011-07-18T12:45:00Z">
          <w:r w:rsidRPr="002B284A" w:rsidDel="000246C9">
            <w:delText>I</w:delText>
          </w:r>
        </w:del>
        <w:del w:id="998" w:author="IO" w:date="2011-07-18T13:02:00Z">
          <w:r w:rsidRPr="002B284A" w:rsidDel="00892C65">
            <w:delText>mportancia del nivel de granularidad</w:delText>
          </w:r>
        </w:del>
        <w:del w:id="999" w:author="IO" w:date="2011-07-18T12:47:00Z">
          <w:r w:rsidRPr="002B284A" w:rsidDel="000246C9">
            <w:delText>. N</w:delText>
          </w:r>
        </w:del>
        <w:del w:id="1000" w:author="IO" w:date="2011-07-18T13:02:00Z">
          <w:r w:rsidRPr="002B284A" w:rsidDel="00892C65">
            <w:delText xml:space="preserve">o hay necesidad de modelar detalles de toma de decisiones cuando uno está más interesado en el resultado que </w:delText>
          </w:r>
          <w:r w:rsidRPr="00F45FF0" w:rsidDel="00892C65">
            <w:delText xml:space="preserve">en </w:delText>
          </w:r>
          <w:r w:rsidRPr="002B284A" w:rsidDel="00892C65">
            <w:delText>el proceso mismo.</w:delText>
          </w:r>
        </w:del>
      </w:moveTo>
    </w:p>
    <w:p w14:paraId="1FD23B2C" w14:textId="4382FF34" w:rsidR="00C31654" w:rsidRPr="00F45FF0" w:rsidDel="00C31654" w:rsidRDefault="00C31654" w:rsidP="00C31654">
      <w:pPr>
        <w:spacing w:before="240" w:after="120"/>
        <w:ind w:firstLine="284"/>
        <w:jc w:val="both"/>
        <w:rPr>
          <w:del w:id="1001" w:author="IO" w:date="2011-07-17T21:13:00Z"/>
        </w:rPr>
      </w:pPr>
      <w:moveTo w:id="1002" w:author="IO" w:date="2011-07-17T21:13:00Z">
        <w:del w:id="1003" w:author="IO" w:date="2011-07-18T13:02:00Z">
          <w:r w:rsidRPr="002B284A" w:rsidDel="00892C65">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moveTo>
    </w:p>
    <w:moveToRangeEnd w:id="992"/>
    <w:p w14:paraId="5BD351C3" w14:textId="1D13BCE4" w:rsidR="005A507E" w:rsidRPr="002B284A" w:rsidRDefault="00D1574B" w:rsidP="00310C27">
      <w:pPr>
        <w:spacing w:before="240" w:after="120"/>
        <w:ind w:firstLine="284"/>
        <w:jc w:val="both"/>
        <w:rPr>
          <w:ins w:id="1004" w:author="IO" w:date="2011-07-17T20:37:00Z"/>
        </w:rPr>
      </w:pPr>
      <w:ins w:id="1005" w:author="IO" w:date="2011-07-17T20:42:00Z">
        <w:r>
          <w:t>Un segundo grupo de herramientas se centra en el propio flujo del tráfico aéreo</w:t>
        </w:r>
      </w:ins>
      <w:ins w:id="1006" w:author="IO" w:date="2011-07-17T20:43:00Z">
        <w:r>
          <w:t>. Aquí vuelve a aparecer FACET</w:t>
        </w:r>
        <w:r w:rsidRPr="007A61F8">
          <w:t xml:space="preserve"> </w:t>
        </w:r>
      </w:ins>
      <w:customXmlInsRangeStart w:id="1007" w:author="IO" w:date="2011-07-17T20:43:00Z"/>
      <w:sdt>
        <w:sdtPr>
          <w:id w:val="-1673413502"/>
          <w:citation/>
        </w:sdtPr>
        <w:sdtContent>
          <w:customXmlInsRangeEnd w:id="1007"/>
          <w:ins w:id="1008" w:author="IO" w:date="2011-07-17T20:43:00Z">
            <w:r w:rsidRPr="00F45FF0">
              <w:fldChar w:fldCharType="begin"/>
            </w:r>
          </w:ins>
          <w:ins w:id="1009" w:author="Orion" w:date="2011-07-26T14:24:00Z">
            <w:r w:rsidR="009258BC">
              <w:instrText xml:space="preserve">CITATION Ago07 \l 3082 </w:instrText>
            </w:r>
          </w:ins>
          <w:ins w:id="1010" w:author="IO" w:date="2011-07-17T20:43:00Z">
            <w:del w:id="1011" w:author="Orion" w:date="2011-07-26T14:24:00Z">
              <w:r w:rsidRPr="007A61F8" w:rsidDel="009258BC">
                <w:delInstrText xml:space="preserve">CITATION Ago07 \l 3082 </w:delInstrText>
              </w:r>
            </w:del>
            <w:r w:rsidRPr="00F45FF0">
              <w:fldChar w:fldCharType="separate"/>
            </w:r>
          </w:ins>
          <w:r w:rsidR="00BC29DB">
            <w:rPr>
              <w:noProof/>
            </w:rPr>
            <w:t>(50)</w:t>
          </w:r>
          <w:ins w:id="1012" w:author="IO" w:date="2011-07-17T20:43:00Z">
            <w:r w:rsidRPr="00F45FF0">
              <w:fldChar w:fldCharType="end"/>
            </w:r>
          </w:ins>
          <w:customXmlInsRangeStart w:id="1013" w:author="IO" w:date="2011-07-17T20:43:00Z"/>
        </w:sdtContent>
      </w:sdt>
      <w:customXmlInsRangeEnd w:id="1013"/>
      <w:ins w:id="1014" w:author="IO" w:date="2011-07-17T20:43:00Z">
        <w:r w:rsidRPr="00F45FF0">
          <w:t xml:space="preserve">. </w:t>
        </w:r>
        <w:r>
          <w:t>Este</w:t>
        </w:r>
        <w:r w:rsidRPr="00F45FF0">
          <w:t xml:space="preserve"> </w:t>
        </w:r>
      </w:ins>
      <w:ins w:id="1015" w:author="IO" w:date="2011-07-17T20:44:00Z">
        <w:r>
          <w:t>simulador</w:t>
        </w:r>
      </w:ins>
      <w:ins w:id="1016" w:author="IO" w:date="2011-07-17T20:43:00Z">
        <w:r w:rsidRPr="002B284A">
          <w:t xml:space="preserve"> contiene herramientas que se centran en el modelado de la trayectoria y del tiempo</w:t>
        </w:r>
      </w:ins>
      <w:ins w:id="1017" w:author="IO" w:date="2011-07-17T20:44:00Z">
        <w:r>
          <w:t xml:space="preserve"> de los vuelos. T</w:t>
        </w:r>
      </w:ins>
      <w:ins w:id="1018" w:author="IO" w:date="2011-07-17T20:43:00Z">
        <w:r w:rsidRPr="002B284A">
          <w:t xml:space="preserve">ambién contiene un modelo de la estructura del espacio aéreo, </w:t>
        </w:r>
      </w:ins>
      <w:ins w:id="1019" w:author="IO" w:date="2011-07-18T13:10:00Z">
        <w:r w:rsidR="006A3EAF">
          <w:t>incluyendo</w:t>
        </w:r>
      </w:ins>
      <w:ins w:id="1020" w:author="IO" w:date="2011-07-17T20:43:00Z">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D1574B">
          <w:rPr>
            <w:i/>
            <w:rPrChange w:id="1021" w:author="IO" w:date="2011-07-17T20:45:00Z">
              <w:rPr/>
            </w:rPrChange>
          </w:rPr>
          <w:t>Flight Explorer</w:t>
        </w:r>
        <w:r w:rsidRPr="002B284A">
          <w:t xml:space="preserve"> </w:t>
        </w:r>
      </w:ins>
      <w:customXmlInsRangeStart w:id="1022" w:author="IO" w:date="2011-07-17T20:43:00Z"/>
      <w:sdt>
        <w:sdtPr>
          <w:id w:val="969023960"/>
          <w:citation/>
        </w:sdtPr>
        <w:sdtContent>
          <w:customXmlInsRangeEnd w:id="1022"/>
          <w:ins w:id="1023" w:author="IO" w:date="2011-07-17T20:43:00Z">
            <w:r w:rsidRPr="002B284A">
              <w:fldChar w:fldCharType="begin"/>
            </w:r>
          </w:ins>
          <w:ins w:id="1024" w:author="Orion" w:date="2011-07-26T14:18:00Z">
            <w:r w:rsidR="00221333">
              <w:instrText xml:space="preserve">CITATION Fli1 \l 3082 </w:instrText>
            </w:r>
          </w:ins>
          <w:ins w:id="1025" w:author="IO" w:date="2011-07-17T20:43:00Z">
            <w:del w:id="1026" w:author="Orion" w:date="2011-07-26T14:18:00Z">
              <w:r w:rsidRPr="002B284A" w:rsidDel="00221333">
                <w:delInstrText xml:space="preserve"> CITATION Fli1 \l 3082 </w:delInstrText>
              </w:r>
            </w:del>
            <w:r w:rsidRPr="002B284A">
              <w:fldChar w:fldCharType="separate"/>
            </w:r>
          </w:ins>
          <w:r w:rsidR="00BC29DB">
            <w:rPr>
              <w:noProof/>
            </w:rPr>
            <w:t>(54)</w:t>
          </w:r>
          <w:ins w:id="1027" w:author="IO" w:date="2011-07-17T20:43:00Z">
            <w:r w:rsidRPr="002B284A">
              <w:fldChar w:fldCharType="end"/>
            </w:r>
          </w:ins>
          <w:customXmlInsRangeStart w:id="1028" w:author="IO" w:date="2011-07-17T20:43:00Z"/>
        </w:sdtContent>
      </w:sdt>
      <w:customXmlInsRangeEnd w:id="1028"/>
      <w:ins w:id="1029" w:author="IO" w:date="2011-07-17T20:43:00Z">
        <w:r w:rsidRPr="002B284A">
          <w:t>, que se usa en la mayoría de las principales compañías aéreas de EE.UU.</w:t>
        </w:r>
      </w:ins>
    </w:p>
    <w:p w14:paraId="576FD123" w14:textId="716499D9" w:rsidR="00310C27" w:rsidRPr="00F45FF0" w:rsidDel="00B3572B" w:rsidRDefault="002F134A" w:rsidP="00310C27">
      <w:pPr>
        <w:spacing w:before="240" w:after="120"/>
        <w:ind w:firstLine="284"/>
        <w:jc w:val="both"/>
        <w:rPr>
          <w:del w:id="1030" w:author="IO" w:date="2011-07-17T21:07:00Z"/>
        </w:rPr>
      </w:pPr>
      <w:ins w:id="1031" w:author="IO" w:date="2011-07-17T20:53:00Z">
        <w:r>
          <w:t xml:space="preserve">En cuanto al paradigma de modelado, existe una amplia utilización de </w:t>
        </w:r>
      </w:ins>
      <w:ins w:id="1032" w:author="IO" w:date="2011-07-18T13:10:00Z">
        <w:r w:rsidR="006A3EAF">
          <w:t>aproximaciones</w:t>
        </w:r>
      </w:ins>
      <w:ins w:id="1033" w:author="IO" w:date="2011-07-17T20:53:00Z">
        <w:r>
          <w:t xml:space="preserve"> generales, como </w:t>
        </w:r>
      </w:ins>
      <w:ins w:id="1034" w:author="IO" w:date="2011-07-18T13:10:00Z">
        <w:r w:rsidR="006A3EAF">
          <w:t>la orientación</w:t>
        </w:r>
      </w:ins>
      <w:ins w:id="1035" w:author="IO" w:date="2011-07-17T20:53:00Z">
        <w:r>
          <w:t xml:space="preserve"> a objetos, y el uso de entornos esp</w:t>
        </w:r>
      </w:ins>
      <w:ins w:id="1036" w:author="IO" w:date="2011-07-17T20:56:00Z">
        <w:r>
          <w:t xml:space="preserve">ecíficos, por ejemplo basados en MATLAB. Resulta </w:t>
        </w:r>
      </w:ins>
      <w:ins w:id="1037" w:author="IO" w:date="2011-07-18T13:10:00Z">
        <w:r w:rsidR="006A3EAF">
          <w:t xml:space="preserve">no obstante </w:t>
        </w:r>
      </w:ins>
      <w:ins w:id="1038" w:author="IO" w:date="2011-07-17T20:56:00Z">
        <w:r>
          <w:t xml:space="preserve">notable el uso de un paradigma menos extendido como es el ABM </w:t>
        </w:r>
      </w:ins>
      <w:customXmlInsRangeStart w:id="1039" w:author="IO" w:date="2011-07-17T20:57:00Z"/>
      <w:sdt>
        <w:sdtPr>
          <w:id w:val="646792532"/>
          <w:citation/>
        </w:sdtPr>
        <w:sdtContent>
          <w:customXmlInsRangeEnd w:id="1039"/>
          <w:ins w:id="1040" w:author="IO" w:date="2011-07-17T20:57:00Z">
            <w:r>
              <w:fldChar w:fldCharType="begin"/>
            </w:r>
            <w:r>
              <w:instrText xml:space="preserve">CITATION Gil05 \l 3082 </w:instrText>
            </w:r>
            <w:r>
              <w:fldChar w:fldCharType="separate"/>
            </w:r>
          </w:ins>
          <w:r w:rsidR="00BC29DB">
            <w:rPr>
              <w:noProof/>
            </w:rPr>
            <w:t>(18)</w:t>
          </w:r>
          <w:ins w:id="1041" w:author="IO" w:date="2011-07-17T20:57:00Z">
            <w:r>
              <w:fldChar w:fldCharType="end"/>
            </w:r>
          </w:ins>
          <w:customXmlInsRangeStart w:id="1042" w:author="IO" w:date="2011-07-17T20:57:00Z"/>
        </w:sdtContent>
      </w:sdt>
      <w:customXmlInsRangeEnd w:id="1042"/>
      <w:ins w:id="1043" w:author="IO" w:date="2011-07-17T20:57:00Z">
        <w:r>
          <w:t xml:space="preserve">, basado </w:t>
        </w:r>
        <w:r>
          <w:lastRenderedPageBreak/>
          <w:t>en agentes y mencionado en la introducción.</w:t>
        </w:r>
      </w:ins>
      <w:ins w:id="1044" w:author="IO" w:date="2011-07-17T21:00:00Z">
        <w:r>
          <w:t xml:space="preserve"> Dentro del enfoque ABM hay que incluir l</w:t>
        </w:r>
      </w:ins>
      <w:ins w:id="1045" w:author="IO" w:date="2011-07-18T13:12:00Z">
        <w:r w:rsidR="006A3EAF">
          <w:t>o</w:t>
        </w:r>
      </w:ins>
      <w:ins w:id="1046" w:author="IO" w:date="2011-07-17T21:07:00Z">
        <w:r w:rsidR="00B3572B">
          <w:t>s</w:t>
        </w:r>
      </w:ins>
      <w:ins w:id="1047" w:author="IO" w:date="2011-07-17T21:00:00Z">
        <w:r>
          <w:t xml:space="preserve"> ya mencionad</w:t>
        </w:r>
      </w:ins>
      <w:ins w:id="1048" w:author="IO" w:date="2011-07-18T13:12:00Z">
        <w:r w:rsidR="006A3EAF">
          <w:t>o</w:t>
        </w:r>
      </w:ins>
      <w:ins w:id="1049" w:author="IO" w:date="2011-07-17T21:07:00Z">
        <w:r w:rsidR="00B3572B">
          <w:t>s</w:t>
        </w:r>
      </w:ins>
      <w:ins w:id="1050" w:author="IO" w:date="2011-07-17T21:00:00Z">
        <w:r>
          <w:t xml:space="preserve"> </w:t>
        </w:r>
      </w:ins>
      <w:ins w:id="1051" w:author="IO" w:date="2011-07-17T21:01:00Z">
        <w:r w:rsidRPr="00FA57E6">
          <w:t>IMPACT</w:t>
        </w:r>
      </w:ins>
      <w:customXmlInsRangeStart w:id="1052" w:author="IO" w:date="2011-07-17T21:01:00Z"/>
      <w:sdt>
        <w:sdtPr>
          <w:id w:val="1913188835"/>
          <w:citation/>
        </w:sdtPr>
        <w:sdtContent>
          <w:customXmlInsRangeEnd w:id="1052"/>
          <w:ins w:id="1053" w:author="IO" w:date="2011-07-17T21:01:00Z">
            <w:r w:rsidRPr="00F45FF0">
              <w:fldChar w:fldCharType="begin"/>
            </w:r>
            <w:r w:rsidRPr="007A61F8">
              <w:instrText xml:space="preserve">CITATION Sha09 \l 3082 </w:instrText>
            </w:r>
            <w:r w:rsidRPr="00F45FF0">
              <w:fldChar w:fldCharType="separate"/>
            </w:r>
          </w:ins>
          <w:r w:rsidR="00BC29DB">
            <w:rPr>
              <w:noProof/>
            </w:rPr>
            <w:t xml:space="preserve"> (12)</w:t>
          </w:r>
          <w:ins w:id="1054" w:author="IO" w:date="2011-07-17T21:01:00Z">
            <w:r w:rsidRPr="00F45FF0">
              <w:fldChar w:fldCharType="end"/>
            </w:r>
          </w:ins>
          <w:customXmlInsRangeStart w:id="1055" w:author="IO" w:date="2011-07-17T21:01:00Z"/>
        </w:sdtContent>
      </w:sdt>
      <w:customXmlInsRangeEnd w:id="1055"/>
      <w:ins w:id="1056" w:author="IO" w:date="2011-07-18T13:12:00Z">
        <w:r w:rsidR="006A3EAF">
          <w:t>,</w:t>
        </w:r>
      </w:ins>
      <w:ins w:id="1057" w:author="IO" w:date="2011-07-17T21:01:00Z">
        <w:r w:rsidRPr="005A507E" w:rsidDel="002F134A">
          <w:t xml:space="preserve"> </w:t>
        </w:r>
        <w:r w:rsidR="00B3572B" w:rsidRPr="00F45FF0">
          <w:t>ACES</w:t>
        </w:r>
      </w:ins>
      <w:customXmlInsRangeStart w:id="1058" w:author="IO" w:date="2011-07-17T21:01:00Z"/>
      <w:sdt>
        <w:sdtPr>
          <w:id w:val="651183251"/>
          <w:citation/>
        </w:sdtPr>
        <w:sdtContent>
          <w:customXmlInsRangeEnd w:id="1058"/>
          <w:ins w:id="1059" w:author="IO" w:date="2011-07-17T21:01:00Z">
            <w:r w:rsidR="00B3572B" w:rsidRPr="00F45FF0">
              <w:fldChar w:fldCharType="begin"/>
            </w:r>
          </w:ins>
          <w:ins w:id="1060" w:author="Orion" w:date="2011-07-26T14:54:00Z">
            <w:r w:rsidR="0071557E">
              <w:instrText xml:space="preserve">CITATION Swe02 \l 3082 </w:instrText>
            </w:r>
          </w:ins>
          <w:ins w:id="1061" w:author="IO" w:date="2011-07-17T21:01:00Z">
            <w:del w:id="1062" w:author="Orion" w:date="2011-07-26T14:16:00Z">
              <w:r w:rsidR="00B3572B" w:rsidRPr="007A61F8" w:rsidDel="00476892">
                <w:delInstrText xml:space="preserve"> CITATION Swe02 \l 3082 </w:delInstrText>
              </w:r>
            </w:del>
            <w:r w:rsidR="00B3572B" w:rsidRPr="00F45FF0">
              <w:fldChar w:fldCharType="separate"/>
            </w:r>
          </w:ins>
          <w:r w:rsidR="00BC29DB">
            <w:rPr>
              <w:noProof/>
            </w:rPr>
            <w:t xml:space="preserve"> (51)</w:t>
          </w:r>
          <w:ins w:id="1063" w:author="IO" w:date="2011-07-17T21:01:00Z">
            <w:r w:rsidR="00B3572B" w:rsidRPr="00F45FF0">
              <w:fldChar w:fldCharType="end"/>
            </w:r>
          </w:ins>
          <w:customXmlInsRangeStart w:id="1064" w:author="IO" w:date="2011-07-17T21:01:00Z"/>
        </w:sdtContent>
      </w:sdt>
      <w:customXmlInsRangeEnd w:id="1064"/>
      <w:ins w:id="1065" w:author="IO" w:date="2011-07-18T13:12:00Z">
        <w:r w:rsidR="006A3EAF">
          <w:t xml:space="preserve"> y </w:t>
        </w:r>
      </w:ins>
      <w:customXmlInsRangeStart w:id="1066" w:author="IO" w:date="2011-07-18T13:12:00Z"/>
      <w:sdt>
        <w:sdtPr>
          <w:id w:val="1048105071"/>
          <w:citation/>
        </w:sdtPr>
        <w:sdtContent>
          <w:customXmlInsRangeEnd w:id="1066"/>
          <w:ins w:id="1067" w:author="IO" w:date="2011-07-18T13:12:00Z">
            <w:r w:rsidR="006A3EAF" w:rsidRPr="002B284A">
              <w:fldChar w:fldCharType="begin"/>
            </w:r>
            <w:r w:rsidR="006A3EAF">
              <w:instrText xml:space="preserve">CITATION SWo08 \l 3082 </w:instrText>
            </w:r>
            <w:r w:rsidR="006A3EAF" w:rsidRPr="002B284A">
              <w:fldChar w:fldCharType="separate"/>
            </w:r>
          </w:ins>
          <w:r w:rsidR="00BC29DB">
            <w:rPr>
              <w:noProof/>
            </w:rPr>
            <w:t>(53)</w:t>
          </w:r>
          <w:ins w:id="1068" w:author="IO" w:date="2011-07-18T13:12:00Z">
            <w:r w:rsidR="006A3EAF" w:rsidRPr="002B284A">
              <w:fldChar w:fldCharType="end"/>
            </w:r>
          </w:ins>
          <w:customXmlInsRangeStart w:id="1069" w:author="IO" w:date="2011-07-18T13:12:00Z"/>
        </w:sdtContent>
      </w:sdt>
      <w:customXmlInsRangeEnd w:id="1069"/>
      <w:ins w:id="1070" w:author="IO" w:date="2011-07-18T13:12:00Z">
        <w:r w:rsidR="005F6D1B">
          <w:t>, y</w:t>
        </w:r>
      </w:ins>
      <w:ins w:id="1071" w:author="IO" w:date="2011-07-18T13:44:00Z">
        <w:r w:rsidR="00313874">
          <w:t xml:space="preserve"> también</w:t>
        </w:r>
      </w:ins>
      <w:ins w:id="1072" w:author="IO" w:date="2011-07-18T13:12:00Z">
        <w:r w:rsidR="005F6D1B">
          <w:t xml:space="preserve"> </w:t>
        </w:r>
      </w:ins>
      <w:customXmlInsRangeStart w:id="1073" w:author="IO" w:date="2011-07-18T13:12:00Z"/>
      <w:sdt>
        <w:sdtPr>
          <w:id w:val="-1889789224"/>
          <w:citation/>
        </w:sdtPr>
        <w:sdtContent>
          <w:customXmlInsRangeEnd w:id="1073"/>
          <w:ins w:id="1074" w:author="IO" w:date="2011-07-18T13:12:00Z">
            <w:r w:rsidR="005F6D1B" w:rsidRPr="005A507E">
              <w:fldChar w:fldCharType="begin"/>
            </w:r>
          </w:ins>
          <w:ins w:id="1075" w:author="Orion" w:date="2011-07-26T14:47:00Z">
            <w:r w:rsidR="0071557E">
              <w:instrText xml:space="preserve">CITATION NHu03 \l 3082 </w:instrText>
            </w:r>
          </w:ins>
          <w:ins w:id="1076" w:author="IO" w:date="2011-07-18T13:12:00Z">
            <w:del w:id="1077" w:author="Orion" w:date="2011-07-26T14:19:00Z">
              <w:r w:rsidR="005F6D1B" w:rsidRPr="001E6F3A" w:rsidDel="002D7414">
                <w:delInstrText xml:space="preserve"> CITATION NHu03 \l 3082 </w:delInstrText>
              </w:r>
            </w:del>
            <w:r w:rsidR="005F6D1B" w:rsidRPr="005A507E">
              <w:fldChar w:fldCharType="separate"/>
            </w:r>
          </w:ins>
          <w:r w:rsidR="00BC29DB">
            <w:rPr>
              <w:noProof/>
            </w:rPr>
            <w:t>(55)</w:t>
          </w:r>
          <w:ins w:id="1078" w:author="IO" w:date="2011-07-18T13:12:00Z">
            <w:r w:rsidR="005F6D1B" w:rsidRPr="005A507E">
              <w:fldChar w:fldCharType="end"/>
            </w:r>
          </w:ins>
          <w:customXmlInsRangeStart w:id="1079" w:author="IO" w:date="2011-07-18T13:12:00Z"/>
        </w:sdtContent>
      </w:sdt>
      <w:customXmlInsRangeEnd w:id="1079"/>
      <w:ins w:id="1080" w:author="IO" w:date="2011-07-17T21:02:00Z">
        <w:r w:rsidR="00B3572B">
          <w:rPr>
            <w:rStyle w:val="CommentReference"/>
          </w:rPr>
          <w:commentReference w:id="1081"/>
        </w:r>
        <w:r w:rsidR="00B3572B">
          <w:t>.</w:t>
        </w:r>
      </w:ins>
      <w:ins w:id="1082" w:author="IO" w:date="2011-07-18T13:14:00Z">
        <w:r w:rsidR="005F6D1B">
          <w:t xml:space="preserve"> Son de particular interés en este punto </w:t>
        </w:r>
      </w:ins>
      <w:ins w:id="1083" w:author="IO" w:date="2011-07-18T13:44:00Z">
        <w:r w:rsidR="00313874">
          <w:t>los dos últimos</w:t>
        </w:r>
      </w:ins>
      <w:ins w:id="1084" w:author="IO" w:date="2011-07-18T13:15:00Z">
        <w:r w:rsidR="005F6D1B">
          <w:t>, que evalúan el impacto de distintas alternativas relacionadas con agentes y la gestión del tráfico aéreo.</w:t>
        </w:r>
      </w:ins>
      <w:ins w:id="1085" w:author="IO" w:date="2011-07-18T13:45:00Z">
        <w:r w:rsidR="00313874">
          <w:t xml:space="preserve"> </w:t>
        </w:r>
      </w:ins>
      <w:ins w:id="1086" w:author="IO" w:date="2011-07-18T13:13:00Z">
        <w:r w:rsidR="005F6D1B">
          <w:t>E</w:t>
        </w:r>
      </w:ins>
      <w:ins w:id="1087" w:author="IO" w:date="2011-07-17T21:07:00Z">
        <w:r w:rsidR="00B3572B">
          <w:t xml:space="preserve">l trabajo en </w:t>
        </w:r>
      </w:ins>
      <w:del w:id="1088" w:author="IO" w:date="2011-07-17T20:58:00Z">
        <w:r w:rsidR="00310C27" w:rsidRPr="005A507E" w:rsidDel="002F134A">
          <w:delText>En cuanto a otras herramientas de simulación en primer lugar se enumerarán una serie de herramientas que tiene en común que comparten un enfoque ABMS (Simulación y Modelado Basado en Agentes)</w:delText>
        </w:r>
      </w:del>
      <w:customXmlDelRangeStart w:id="1089" w:author="IO" w:date="2011-07-17T20:58:00Z"/>
      <w:sdt>
        <w:sdtPr>
          <w:id w:val="-883944556"/>
          <w:citation/>
        </w:sdtPr>
        <w:sdtContent>
          <w:customXmlDelRangeEnd w:id="1089"/>
          <w:del w:id="1090" w:author="IO" w:date="2011-07-17T20:58:00Z">
            <w:r w:rsidR="00310C27" w:rsidRPr="005A507E" w:rsidDel="002F134A">
              <w:fldChar w:fldCharType="begin"/>
            </w:r>
            <w:r w:rsidR="00310C27" w:rsidRPr="002F134A" w:rsidDel="002F134A">
              <w:delInstrText xml:space="preserve"> CITATION Kei00 \l 3082 </w:delInstrText>
            </w:r>
            <w:r w:rsidR="00310C27" w:rsidRPr="005A507E" w:rsidDel="002F134A">
              <w:fldChar w:fldCharType="separate"/>
            </w:r>
          </w:del>
          <w:del w:id="1091" w:author="IO" w:date="2011-07-13T18:17:00Z">
            <w:r w:rsidR="00310C27" w:rsidRPr="002F134A" w:rsidDel="00443CC4">
              <w:rPr>
                <w:noProof/>
              </w:rPr>
              <w:delText xml:space="preserve"> (41)</w:delText>
            </w:r>
          </w:del>
          <w:del w:id="1092" w:author="IO" w:date="2011-07-17T20:58:00Z">
            <w:r w:rsidR="00310C27" w:rsidRPr="005A507E" w:rsidDel="002F134A">
              <w:fldChar w:fldCharType="end"/>
            </w:r>
          </w:del>
          <w:customXmlDelRangeStart w:id="1093" w:author="IO" w:date="2011-07-17T20:58:00Z"/>
        </w:sdtContent>
      </w:sdt>
      <w:customXmlDelRangeEnd w:id="1093"/>
      <w:del w:id="1094" w:author="IO" w:date="2011-07-17T20:58:00Z">
        <w:r w:rsidR="00310C27" w:rsidRPr="005A507E" w:rsidDel="002F134A">
          <w:delText xml:space="preserve">. De este modo se tiene que en el documento </w:delText>
        </w:r>
      </w:del>
      <w:customXmlDelRangeStart w:id="1095" w:author="IO" w:date="2011-07-17T20:59:00Z"/>
      <w:sdt>
        <w:sdtPr>
          <w:id w:val="1736427242"/>
          <w:citation/>
        </w:sdtPr>
        <w:sdtContent>
          <w:customXmlDelRangeEnd w:id="1095"/>
          <w:del w:id="1096" w:author="IO" w:date="2011-07-17T20:59:00Z">
            <w:r w:rsidR="00310C27" w:rsidRPr="005A507E" w:rsidDel="002F134A">
              <w:fldChar w:fldCharType="begin"/>
            </w:r>
            <w:r w:rsidR="00310C27" w:rsidRPr="002F134A" w:rsidDel="002F134A">
              <w:delInstrText xml:space="preserve"> CITATION NHu03 \l 3082 </w:delInstrText>
            </w:r>
            <w:r w:rsidR="00310C27" w:rsidRPr="005A507E" w:rsidDel="002F134A">
              <w:fldChar w:fldCharType="separate"/>
            </w:r>
          </w:del>
          <w:del w:id="1097" w:author="IO" w:date="2011-07-13T18:17:00Z">
            <w:r w:rsidR="00310C27" w:rsidRPr="002F134A" w:rsidDel="00443CC4">
              <w:rPr>
                <w:noProof/>
              </w:rPr>
              <w:delText>(42)</w:delText>
            </w:r>
          </w:del>
          <w:del w:id="1098" w:author="IO" w:date="2011-07-17T20:59:00Z">
            <w:r w:rsidR="00310C27" w:rsidRPr="005A507E" w:rsidDel="002F134A">
              <w:fldChar w:fldCharType="end"/>
            </w:r>
          </w:del>
          <w:customXmlDelRangeStart w:id="1099" w:author="IO" w:date="2011-07-17T20:59:00Z"/>
        </w:sdtContent>
      </w:sdt>
      <w:customXmlDelRangeEnd w:id="1099"/>
      <w:del w:id="1100" w:author="IO" w:date="2011-07-17T20:59:00Z">
        <w:r w:rsidR="00310C27" w:rsidRPr="005A507E" w:rsidDel="002F134A">
          <w:delText xml:space="preserve"> se hace un resumen de los distintos entornos de simulación en el ámbito de la investigación, y cuya finalidad es presentar el diseño y la metodología de una simulación multi-agente de la ATFM (gestión del flujo del tráfico aéreo) usando diferentes estrategias de selección de rutas simples. En dicho trabajo se presenta el concepto CATFM (Gestión del Tráfico Aéreo Colaborativo) que supone la existencia de múltiples entidades independientes con sus propias creencias y deseos. Este concepto aumenta el intercambio de información y distribuye alguno de los elementos de decisión.</w:delText>
        </w:r>
      </w:del>
    </w:p>
    <w:p w14:paraId="77B721E0" w14:textId="17FC171D" w:rsidR="00310C27" w:rsidRPr="00F45FF0" w:rsidDel="00B3572B" w:rsidRDefault="00310C27" w:rsidP="00310C27">
      <w:pPr>
        <w:spacing w:before="240" w:after="120"/>
        <w:ind w:firstLine="284"/>
        <w:jc w:val="both"/>
        <w:rPr>
          <w:del w:id="1101" w:author="IO" w:date="2011-07-17T21:04:00Z"/>
        </w:rPr>
      </w:pPr>
      <w:del w:id="1102" w:author="IO" w:date="2011-07-17T21:04:00Z">
        <w:r w:rsidRPr="00F45FF0" w:rsidDel="00B3572B">
          <w:delText xml:space="preserve">Dentro del enfoque ABMS </w:delText>
        </w:r>
        <w:r w:rsidRPr="007F121F" w:rsidDel="00B3572B">
          <w:delText>también</w:delText>
        </w:r>
        <w:r w:rsidRPr="00FA57E6" w:rsidDel="00B3572B">
          <w:delText xml:space="preserve"> se tiene la herramienta IMPACT</w:delText>
        </w:r>
      </w:del>
      <w:customXmlDelRangeStart w:id="1103" w:author="IO" w:date="2011-07-17T21:04:00Z"/>
      <w:sdt>
        <w:sdtPr>
          <w:id w:val="1741059503"/>
          <w:citation/>
        </w:sdtPr>
        <w:sdtContent>
          <w:customXmlDelRangeEnd w:id="1103"/>
          <w:del w:id="1104" w:author="IO" w:date="2011-07-17T21:04:00Z">
            <w:r w:rsidRPr="00F45FF0" w:rsidDel="00B3572B">
              <w:fldChar w:fldCharType="begin"/>
            </w:r>
            <w:r w:rsidRPr="007A61F8" w:rsidDel="00B3572B">
              <w:delInstrText xml:space="preserve">CITATION Sha09 \l 3082 </w:delInstrText>
            </w:r>
            <w:r w:rsidRPr="00F45FF0" w:rsidDel="00B3572B">
              <w:fldChar w:fldCharType="separate"/>
            </w:r>
          </w:del>
          <w:del w:id="1105" w:author="IO" w:date="2011-07-13T18:17:00Z">
            <w:r w:rsidRPr="002B284A" w:rsidDel="00443CC4">
              <w:rPr>
                <w:noProof/>
              </w:rPr>
              <w:delText xml:space="preserve"> </w:delText>
            </w:r>
            <w:r w:rsidRPr="007A61F8" w:rsidDel="00443CC4">
              <w:rPr>
                <w:noProof/>
              </w:rPr>
              <w:delText>(12)</w:delText>
            </w:r>
          </w:del>
          <w:del w:id="1106" w:author="IO" w:date="2011-07-17T21:04:00Z">
            <w:r w:rsidRPr="00F45FF0" w:rsidDel="00B3572B">
              <w:fldChar w:fldCharType="end"/>
            </w:r>
          </w:del>
          <w:customXmlDelRangeStart w:id="1107" w:author="IO" w:date="2011-07-17T21:04:00Z"/>
        </w:sdtContent>
      </w:sdt>
      <w:customXmlDelRangeEnd w:id="1107"/>
      <w:del w:id="1108" w:author="IO" w:date="2011-07-17T21:04:00Z">
        <w:r w:rsidRPr="00F45FF0" w:rsidDel="00B3572B">
          <w:delText>, donde se modelan los agentes de la FAA y de las aerolíneas. Dicho modelado se hace usando un diseño basado en enjambre y tiene como finalidad evaluar el impacto de tres factores: la planificación anticipada,</w:delText>
        </w:r>
        <w:r w:rsidRPr="007F121F" w:rsidDel="00B3572B">
          <w:delText xml:space="preserve"> los </w:delText>
        </w:r>
        <w:r w:rsidRPr="00FA57E6" w:rsidDel="00B3572B">
          <w:delText xml:space="preserve">programas de retrasos en tierra (GDPs, </w:delText>
        </w:r>
        <w:r w:rsidRPr="002B284A" w:rsidDel="00B3572B">
          <w:delText>Ground Delay Program</w:delText>
        </w:r>
        <w:r w:rsidRPr="00F45FF0" w:rsidDel="00B3572B">
          <w:delText>) sin intercambio de información y los horarios de vuelo compartido</w:delText>
        </w:r>
        <w:r w:rsidRPr="002B284A" w:rsidDel="00B3572B">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B3572B">
          <w:delText xml:space="preserve"> y centrarse principalmente en la gestión de retrasos.</w:delText>
        </w:r>
      </w:del>
    </w:p>
    <w:p w14:paraId="479B795F" w14:textId="0507B15C" w:rsidR="00310C27" w:rsidRPr="00F45FF0" w:rsidDel="00B3572B" w:rsidRDefault="00310C27" w:rsidP="00310C27">
      <w:pPr>
        <w:spacing w:before="240" w:after="120"/>
        <w:ind w:firstLine="284"/>
        <w:jc w:val="both"/>
        <w:rPr>
          <w:del w:id="1109" w:author="IO" w:date="2011-07-17T21:04:00Z"/>
        </w:rPr>
      </w:pPr>
      <w:del w:id="1110" w:author="IO" w:date="2011-07-17T21:04:00Z">
        <w:r w:rsidRPr="00F45FF0" w:rsidDel="00B3572B">
          <w:delText>Otros ejemplos de herramientas ABMS son ACES (Sistema de Evaluación de los Conceptos Aéreos)</w:delText>
        </w:r>
      </w:del>
      <w:customXmlDelRangeStart w:id="1111" w:author="IO" w:date="2011-07-17T21:04:00Z"/>
      <w:sdt>
        <w:sdtPr>
          <w:id w:val="378437394"/>
          <w:citation/>
        </w:sdtPr>
        <w:sdtContent>
          <w:customXmlDelRangeEnd w:id="1111"/>
          <w:del w:id="1112" w:author="IO" w:date="2011-07-17T21:04:00Z">
            <w:r w:rsidRPr="00F45FF0" w:rsidDel="00B3572B">
              <w:fldChar w:fldCharType="begin"/>
            </w:r>
            <w:r w:rsidRPr="007A61F8" w:rsidDel="00B3572B">
              <w:delInstrText xml:space="preserve"> CITATION Swe02 \l 3082 </w:delInstrText>
            </w:r>
            <w:r w:rsidRPr="00F45FF0" w:rsidDel="00B3572B">
              <w:fldChar w:fldCharType="separate"/>
            </w:r>
          </w:del>
          <w:del w:id="1113" w:author="IO" w:date="2011-07-13T18:17:00Z">
            <w:r w:rsidRPr="002B284A" w:rsidDel="00443CC4">
              <w:rPr>
                <w:noProof/>
              </w:rPr>
              <w:delText xml:space="preserve"> </w:delText>
            </w:r>
            <w:r w:rsidRPr="007A61F8" w:rsidDel="00443CC4">
              <w:rPr>
                <w:noProof/>
              </w:rPr>
              <w:delText>(43)</w:delText>
            </w:r>
          </w:del>
          <w:del w:id="1114" w:author="IO" w:date="2011-07-17T21:04:00Z">
            <w:r w:rsidRPr="00F45FF0" w:rsidDel="00B3572B">
              <w:fldChar w:fldCharType="end"/>
            </w:r>
          </w:del>
          <w:customXmlDelRangeStart w:id="1115" w:author="IO" w:date="2011-07-17T21:04:00Z"/>
        </w:sdtContent>
      </w:sdt>
      <w:customXmlDelRangeEnd w:id="1115"/>
      <w:del w:id="1116" w:author="IO" w:date="2011-07-17T21:04:00Z">
        <w:r w:rsidRPr="00F45FF0" w:rsidDel="00B3572B">
          <w:delText xml:space="preserve"> y  MIDAS (Sistema de análisis y diseño integrado de la interacción hombre-máquina).</w:delText>
        </w:r>
      </w:del>
    </w:p>
    <w:p w14:paraId="328C1A0A" w14:textId="2D98F85E" w:rsidR="00310C27" w:rsidRPr="007A61F8" w:rsidDel="00B3572B" w:rsidRDefault="00310C27" w:rsidP="00310C27">
      <w:pPr>
        <w:spacing w:before="240" w:after="120"/>
        <w:ind w:firstLine="284"/>
        <w:jc w:val="both"/>
        <w:rPr>
          <w:del w:id="1117" w:author="IO" w:date="2011-07-17T21:05:00Z"/>
        </w:rPr>
      </w:pPr>
      <w:del w:id="1118" w:author="IO" w:date="2011-07-17T21:05:00Z">
        <w:r w:rsidRPr="00F45FF0" w:rsidDel="00B3572B">
          <w:delText>ACES es una herramienta de simulación basada en agentes distribuidos del NAS (Sistema Nacional Aeroespacial de EE.UU.), que incluye pero no se restringe al ATFM.</w:delText>
        </w:r>
        <w:r w:rsidRPr="007F121F" w:rsidDel="00B3572B">
          <w:delText xml:space="preserve"> El núcleo de ACES se basa en la</w:delText>
        </w:r>
        <w:r w:rsidRPr="00FA57E6" w:rsidDel="00B3572B">
          <w:delText xml:space="preserve"> arquitectura HLA (High-Level Architecture), que es una aproximación para implementar sistemas de </w:delText>
        </w:r>
        <w:r w:rsidRPr="00C3088F" w:rsidDel="00B3572B">
          <w:delText>simulaciones</w:delText>
        </w:r>
        <w:r w:rsidRPr="007A61F8" w:rsidDel="00B3572B">
          <w:delText xml:space="preserve"> distribuidos. En dicho estándar, desarrollado por el Departamento de Defensa de EE.UU., se definen un conjunto de herramientas, reglas y protocolos para implementar estos sistemas de simulación distribuidos. Por otro lado,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p>
    <w:p w14:paraId="43CFB405" w14:textId="5A93FACF" w:rsidR="00310C27" w:rsidRPr="00F45FF0" w:rsidDel="00B3572B" w:rsidRDefault="00310C27" w:rsidP="00310C27">
      <w:pPr>
        <w:spacing w:before="240" w:after="120"/>
        <w:ind w:firstLine="284"/>
        <w:jc w:val="both"/>
        <w:rPr>
          <w:del w:id="1119" w:author="IO" w:date="2011-07-17T21:07:00Z"/>
        </w:rPr>
      </w:pPr>
      <w:del w:id="1120" w:author="IO" w:date="2011-07-17T21:07:00Z">
        <w:r w:rsidRPr="007A61F8" w:rsidDel="00B3572B">
          <w:delText xml:space="preserve">Por último destacar dentro de este tipo de simulaciones, que la NASA ha desarrollado una herramienta denominada FACET </w:delText>
        </w:r>
      </w:del>
      <w:customXmlDelRangeStart w:id="1121" w:author="IO" w:date="2011-07-17T21:07:00Z"/>
      <w:sdt>
        <w:sdtPr>
          <w:id w:val="1062134752"/>
          <w:citation/>
        </w:sdtPr>
        <w:sdtContent>
          <w:customXmlDelRangeEnd w:id="1121"/>
          <w:del w:id="1122" w:author="IO" w:date="2011-07-17T21:07:00Z">
            <w:r w:rsidRPr="00F45FF0" w:rsidDel="00B3572B">
              <w:fldChar w:fldCharType="begin"/>
            </w:r>
            <w:r w:rsidRPr="007A61F8" w:rsidDel="00B3572B">
              <w:delInstrText xml:space="preserve">CITATION Ago07 \l 3082 </w:delInstrText>
            </w:r>
            <w:r w:rsidRPr="00F45FF0" w:rsidDel="00B3572B">
              <w:fldChar w:fldCharType="separate"/>
            </w:r>
          </w:del>
          <w:del w:id="1123" w:author="IO" w:date="2011-07-13T18:17:00Z">
            <w:r w:rsidRPr="00F45FF0" w:rsidDel="00443CC4">
              <w:rPr>
                <w:noProof/>
              </w:rPr>
              <w:delText>(44)</w:delText>
            </w:r>
          </w:del>
          <w:del w:id="1124" w:author="IO" w:date="2011-07-17T21:07:00Z">
            <w:r w:rsidRPr="00F45FF0" w:rsidDel="00B3572B">
              <w:fldChar w:fldCharType="end"/>
            </w:r>
          </w:del>
          <w:customXmlDelRangeStart w:id="1125" w:author="IO" w:date="2011-07-17T21:07:00Z"/>
        </w:sdtContent>
      </w:sdt>
      <w:customXmlDelRangeEnd w:id="1125"/>
      <w:del w:id="1126" w:author="IO" w:date="2011-07-17T21:07:00Z">
        <w:r w:rsidRPr="00F45FF0" w:rsidDel="00B3572B">
          <w:delText xml:space="preserve">. Un sistema que </w:delText>
        </w:r>
        <w:r w:rsidRPr="002B284A" w:rsidDel="00B3572B">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customXmlDelRangeStart w:id="1127" w:author="IO" w:date="2011-07-17T21:07:00Z"/>
      <w:sdt>
        <w:sdtPr>
          <w:id w:val="-2106267022"/>
          <w:citation/>
        </w:sdtPr>
        <w:sdtContent>
          <w:customXmlDelRangeEnd w:id="1127"/>
          <w:del w:id="1128" w:author="IO" w:date="2011-07-17T21:07:00Z">
            <w:r w:rsidRPr="002B284A" w:rsidDel="00B3572B">
              <w:fldChar w:fldCharType="begin"/>
            </w:r>
            <w:r w:rsidRPr="002B284A" w:rsidDel="00B3572B">
              <w:delInstrText xml:space="preserve"> CITATION Fli1 \l 3082 </w:delInstrText>
            </w:r>
            <w:r w:rsidRPr="002B284A" w:rsidDel="00B3572B">
              <w:fldChar w:fldCharType="separate"/>
            </w:r>
          </w:del>
          <w:del w:id="1129" w:author="IO" w:date="2011-07-13T18:17:00Z">
            <w:r w:rsidRPr="007A61F8" w:rsidDel="00443CC4">
              <w:rPr>
                <w:noProof/>
              </w:rPr>
              <w:delText>(45)</w:delText>
            </w:r>
          </w:del>
          <w:del w:id="1130" w:author="IO" w:date="2011-07-17T21:07:00Z">
            <w:r w:rsidRPr="002B284A" w:rsidDel="00B3572B">
              <w:fldChar w:fldCharType="end"/>
            </w:r>
          </w:del>
          <w:customXmlDelRangeStart w:id="1131" w:author="IO" w:date="2011-07-17T21:07:00Z"/>
        </w:sdtContent>
      </w:sdt>
      <w:customXmlDelRangeEnd w:id="1131"/>
      <w:del w:id="1132" w:author="IO" w:date="2011-07-17T21:07:00Z">
        <w:r w:rsidRPr="002B284A" w:rsidDel="00B3572B">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p>
    <w:p w14:paraId="1239FB1C" w14:textId="084AD769" w:rsidR="00310C27" w:rsidDel="00E92E5A" w:rsidRDefault="00C3208D" w:rsidP="00310C27">
      <w:pPr>
        <w:spacing w:before="240" w:after="120"/>
        <w:ind w:firstLine="284"/>
        <w:jc w:val="both"/>
        <w:rPr>
          <w:del w:id="1133" w:author="IO" w:date="2011-07-17T21:13:00Z"/>
        </w:rPr>
      </w:pPr>
      <w:customXmlInsRangeStart w:id="1134" w:author="IO" w:date="2011-07-17T21:01:00Z"/>
      <w:sdt>
        <w:sdtPr>
          <w:id w:val="1817065172"/>
          <w:citation/>
        </w:sdtPr>
        <w:sdtContent>
          <w:customXmlInsRangeEnd w:id="1134"/>
          <w:ins w:id="1135" w:author="IO" w:date="2011-07-17T21:01:00Z">
            <w:r w:rsidR="002F134A" w:rsidRPr="005A507E">
              <w:fldChar w:fldCharType="begin"/>
            </w:r>
          </w:ins>
          <w:ins w:id="1136" w:author="Orion" w:date="2011-07-26T14:47:00Z">
            <w:r w:rsidR="0071557E">
              <w:instrText xml:space="preserve">CITATION NHu03 \l 3082 </w:instrText>
            </w:r>
          </w:ins>
          <w:ins w:id="1137" w:author="IO" w:date="2011-07-17T21:01:00Z">
            <w:del w:id="1138" w:author="Orion" w:date="2011-07-26T14:19:00Z">
              <w:r w:rsidR="002F134A" w:rsidRPr="001E6F3A" w:rsidDel="002D7414">
                <w:delInstrText xml:space="preserve"> CITATION NHu03 \l 3082 </w:delInstrText>
              </w:r>
            </w:del>
            <w:r w:rsidR="002F134A" w:rsidRPr="005A507E">
              <w:fldChar w:fldCharType="separate"/>
            </w:r>
          </w:ins>
          <w:r w:rsidR="00BC29DB">
            <w:rPr>
              <w:noProof/>
            </w:rPr>
            <w:t>(55)</w:t>
          </w:r>
          <w:ins w:id="1139" w:author="IO" w:date="2011-07-17T21:01:00Z">
            <w:r w:rsidR="002F134A" w:rsidRPr="005A507E">
              <w:fldChar w:fldCharType="end"/>
            </w:r>
          </w:ins>
          <w:customXmlInsRangeStart w:id="1140" w:author="IO" w:date="2011-07-17T21:01:00Z"/>
        </w:sdtContent>
      </w:sdt>
      <w:customXmlInsRangeEnd w:id="1140"/>
      <w:ins w:id="1141" w:author="IO" w:date="2011-07-17T21:01:00Z">
        <w:r w:rsidR="002F134A" w:rsidRPr="005A507E">
          <w:t xml:space="preserve"> </w:t>
        </w:r>
      </w:ins>
      <w:ins w:id="1142" w:author="IO" w:date="2011-07-17T21:08:00Z">
        <w:r w:rsidR="00B3572B">
          <w:t>explora la posibilidad de estrategias colaborativas</w:t>
        </w:r>
      </w:ins>
      <w:ins w:id="1143" w:author="IO" w:date="2011-07-17T21:09:00Z">
        <w:r w:rsidR="00B3572B">
          <w:t xml:space="preserve"> y distribuidas</w:t>
        </w:r>
      </w:ins>
      <w:ins w:id="1144" w:author="IO" w:date="2011-07-17T21:01:00Z">
        <w:r w:rsidR="002F134A" w:rsidRPr="005A507E">
          <w:t xml:space="preserve"> de selección de rutas simples</w:t>
        </w:r>
      </w:ins>
      <w:ins w:id="1145" w:author="IO" w:date="2011-07-17T21:09:00Z">
        <w:r w:rsidR="00B3572B">
          <w:t xml:space="preserve"> entre los participantes en el tráfico aéreo.</w:t>
        </w:r>
      </w:ins>
      <w:ins w:id="1146" w:author="IO" w:date="2011-07-18T13:13:00Z">
        <w:r w:rsidR="005F6D1B">
          <w:t xml:space="preserve"> </w:t>
        </w:r>
      </w:ins>
    </w:p>
    <w:p w14:paraId="3E5E624F" w14:textId="0CC403CE" w:rsidR="00310C27" w:rsidRPr="002B284A" w:rsidDel="00C31654" w:rsidRDefault="00313874" w:rsidP="00310C27">
      <w:pPr>
        <w:spacing w:before="240" w:after="120"/>
        <w:ind w:firstLine="284"/>
        <w:jc w:val="both"/>
      </w:pPr>
      <w:ins w:id="1147" w:author="IO" w:date="2011-07-18T13:45:00Z">
        <w:r>
          <w:lastRenderedPageBreak/>
          <w:t>E</w:t>
        </w:r>
      </w:ins>
      <w:ins w:id="1148" w:author="IO" w:date="2011-07-18T12:52:00Z">
        <w:r w:rsidR="00E92E5A" w:rsidRPr="00F45FF0">
          <w:t>l trabajo</w:t>
        </w:r>
        <w:r w:rsidR="00E92E5A">
          <w:t xml:space="preserve"> en</w:t>
        </w:r>
        <w:r w:rsidR="00E92E5A" w:rsidRPr="00F45FF0">
          <w:t xml:space="preserve"> </w:t>
        </w:r>
      </w:ins>
      <w:customXmlInsRangeStart w:id="1149" w:author="IO" w:date="2011-07-18T12:52:00Z"/>
      <w:sdt>
        <w:sdtPr>
          <w:id w:val="-1668170452"/>
          <w:citation/>
        </w:sdtPr>
        <w:sdtContent>
          <w:customXmlInsRangeEnd w:id="1149"/>
          <w:ins w:id="1150" w:author="IO" w:date="2011-07-18T12:52:00Z">
            <w:r w:rsidR="00E92E5A" w:rsidRPr="002B284A">
              <w:fldChar w:fldCharType="begin"/>
            </w:r>
          </w:ins>
          <w:ins w:id="1151" w:author="IO" w:date="2011-07-18T12:58:00Z">
            <w:r w:rsidR="00E92E5A">
              <w:instrText xml:space="preserve">CITATION SWo08 \l 3082 </w:instrText>
            </w:r>
          </w:ins>
          <w:ins w:id="1152" w:author="IO" w:date="2011-07-18T12:52:00Z">
            <w:r w:rsidR="00E92E5A" w:rsidRPr="002B284A">
              <w:fldChar w:fldCharType="separate"/>
            </w:r>
          </w:ins>
          <w:r w:rsidR="00BC29DB">
            <w:rPr>
              <w:noProof/>
            </w:rPr>
            <w:t>(53)</w:t>
          </w:r>
          <w:ins w:id="1153" w:author="IO" w:date="2011-07-18T12:52:00Z">
            <w:r w:rsidR="00E92E5A" w:rsidRPr="002B284A">
              <w:fldChar w:fldCharType="end"/>
            </w:r>
          </w:ins>
          <w:customXmlInsRangeStart w:id="1154" w:author="IO" w:date="2011-07-18T12:52:00Z"/>
        </w:sdtContent>
      </w:sdt>
      <w:customXmlInsRangeEnd w:id="1154"/>
      <w:ins w:id="1155" w:author="IO" w:date="2011-07-18T12:52:00Z">
        <w:r w:rsidR="00E92E5A" w:rsidRPr="00F45FF0">
          <w:t xml:space="preserve"> describe la experiencia de usar una arquitectura de agente BDI (</w:t>
        </w:r>
        <w:r w:rsidR="00E92E5A" w:rsidRPr="00777250">
          <w:rPr>
            <w:i/>
          </w:rPr>
          <w:t>Belief-Desire-Intention</w:t>
        </w:r>
        <w:r w:rsidR="00E92E5A" w:rsidRPr="00F45FF0">
          <w:t>)</w:t>
        </w:r>
      </w:ins>
      <w:customXmlInsRangeStart w:id="1156" w:author="IO" w:date="2011-07-18T12:52:00Z"/>
      <w:sdt>
        <w:sdtPr>
          <w:id w:val="-1790197275"/>
          <w:citation/>
        </w:sdtPr>
        <w:sdtContent>
          <w:customXmlInsRangeEnd w:id="1156"/>
          <w:ins w:id="1157" w:author="IO" w:date="2011-07-18T12:52:00Z">
            <w:r w:rsidR="00E92E5A" w:rsidRPr="00F45FF0">
              <w:fldChar w:fldCharType="begin"/>
            </w:r>
          </w:ins>
          <w:ins w:id="1158" w:author="Orion" w:date="2011-07-26T14:45:00Z">
            <w:r w:rsidR="0071557E">
              <w:instrText xml:space="preserve">CITATION Geo95 \l 3082 </w:instrText>
            </w:r>
          </w:ins>
          <w:ins w:id="1159" w:author="IO" w:date="2011-07-18T12:52:00Z">
            <w:del w:id="1160" w:author="Orion" w:date="2011-07-26T14:45:00Z">
              <w:r w:rsidR="00E92E5A" w:rsidRPr="007A61F8" w:rsidDel="0071557E">
                <w:delInstrText xml:space="preserve"> CITATION Geo95 \l 3082 </w:delInstrText>
              </w:r>
            </w:del>
            <w:r w:rsidR="00E92E5A" w:rsidRPr="00F45FF0">
              <w:fldChar w:fldCharType="separate"/>
            </w:r>
          </w:ins>
          <w:r w:rsidR="00BC29DB">
            <w:rPr>
              <w:noProof/>
            </w:rPr>
            <w:t xml:space="preserve"> (57)</w:t>
          </w:r>
          <w:ins w:id="1161" w:author="IO" w:date="2011-07-18T12:52:00Z">
            <w:r w:rsidR="00E92E5A" w:rsidRPr="00F45FF0">
              <w:fldChar w:fldCharType="end"/>
            </w:r>
          </w:ins>
          <w:customXmlInsRangeStart w:id="1162" w:author="IO" w:date="2011-07-18T12:52:00Z"/>
        </w:sdtContent>
      </w:sdt>
      <w:customXmlInsRangeEnd w:id="1162"/>
      <w:ins w:id="1163" w:author="IO" w:date="2011-07-18T12:52:00Z">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ins>
      <w:ins w:id="1164" w:author="IO" w:date="2011-07-18T13:45:00Z">
        <w:r>
          <w:t>É</w:t>
        </w:r>
      </w:ins>
      <w:ins w:id="1165" w:author="IO" w:date="2011-07-18T12:52:00Z">
        <w:r w:rsidR="00E92E5A">
          <w:t>sta usa componentes</w:t>
        </w:r>
        <w:r w:rsidR="00E92E5A" w:rsidRPr="00F45FF0">
          <w:t xml:space="preserve"> implementados con agentes BDI</w:t>
        </w:r>
        <w:r w:rsidR="00E92E5A">
          <w:t xml:space="preserve"> cuando se requieren procesos cognitivos explícito</w:t>
        </w:r>
      </w:ins>
      <w:ins w:id="1166" w:author="IO" w:date="2011-07-18T13:45:00Z">
        <w:r>
          <w:t>s</w:t>
        </w:r>
      </w:ins>
      <w:ins w:id="1167" w:author="IO" w:date="2011-07-18T12:52:00Z">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resultado que </w:t>
        </w:r>
        <w:r w:rsidR="00E92E5A" w:rsidRPr="00F45FF0">
          <w:t xml:space="preserve">en </w:t>
        </w:r>
        <w:r w:rsidR="00E92E5A" w:rsidRPr="002B284A">
          <w:t>el proceso mismo.</w:t>
        </w:r>
        <w:r w:rsidR="00E92E5A">
          <w:t xml:space="preserve"> Además, los componentes complejos (agentes BDI) resultan más costosos computacionalmente.</w:t>
        </w:r>
      </w:ins>
      <w:moveFromRangeStart w:id="1168" w:author="IO" w:date="2011-07-17T21:13:00Z" w:name="move298700514"/>
      <w:moveFrom w:id="1169" w:author="IO" w:date="2011-07-17T21:13:00Z">
        <w:r w:rsidR="00310C27" w:rsidRPr="002B284A" w:rsidDel="00C31654">
          <w:t xml:space="preserve">Usar BDI para procesos cognitivos explícitos. El paradigma BDI se adapta perfectamente cuando </w:t>
        </w:r>
        <w:r w:rsidR="00310C27" w:rsidRPr="00F45FF0" w:rsidDel="00C31654">
          <w:t>se quiere</w:t>
        </w:r>
        <w:r w:rsidR="00310C27" w:rsidRPr="002B284A" w:rsidDel="00C31654">
          <w:t xml:space="preserve"> modelar toma de decisiones que están bien definidas.</w:t>
        </w:r>
      </w:moveFrom>
    </w:p>
    <w:p w14:paraId="58F19AE4" w14:textId="77777777" w:rsidR="00507266" w:rsidRPr="00777250" w:rsidRDefault="00507266" w:rsidP="00507266">
      <w:pPr>
        <w:pStyle w:val="Heading1"/>
        <w:numPr>
          <w:ilvl w:val="2"/>
          <w:numId w:val="40"/>
        </w:numPr>
        <w:rPr>
          <w:ins w:id="1170" w:author="IO" w:date="2011-07-18T11:32:00Z"/>
          <w:sz w:val="36"/>
          <w:szCs w:val="52"/>
        </w:rPr>
      </w:pPr>
      <w:bookmarkStart w:id="1171" w:name="_Ref298516240"/>
      <w:bookmarkStart w:id="1172" w:name="_Toc299463855"/>
      <w:ins w:id="1173" w:author="IO" w:date="2011-07-18T11:32:00Z">
        <w:r w:rsidRPr="004B2C8B">
          <w:rPr>
            <w:b w:val="0"/>
            <w:sz w:val="36"/>
            <w:szCs w:val="52"/>
          </w:rPr>
          <w:t>Factores humanos</w:t>
        </w:r>
        <w:bookmarkEnd w:id="1171"/>
        <w:bookmarkEnd w:id="1172"/>
      </w:ins>
    </w:p>
    <w:p w14:paraId="47CFF432" w14:textId="306749D7" w:rsidR="00507266" w:rsidRPr="00F45FF0" w:rsidRDefault="00507266" w:rsidP="00507266">
      <w:pPr>
        <w:spacing w:after="120"/>
        <w:jc w:val="both"/>
        <w:rPr>
          <w:ins w:id="1174" w:author="IO" w:date="2011-07-18T11:32:00Z"/>
        </w:rPr>
      </w:pPr>
      <w:ins w:id="1175" w:author="IO" w:date="2011-07-18T11:32:00Z">
        <w:r>
          <w:t>L</w:t>
        </w:r>
        <w:r w:rsidRPr="00F45FF0">
          <w:t xml:space="preserve">os procedimientos </w:t>
        </w:r>
        <w:r>
          <w:t>considerados en HF</w:t>
        </w:r>
        <w:r w:rsidRPr="00F45FF0">
          <w:t xml:space="preserve"> </w:t>
        </w:r>
        <w:r>
          <w:t>suelen analizarse y practicarse en</w:t>
        </w:r>
        <w:r w:rsidRPr="00F45FF0">
          <w:t xml:space="preserve"> simuladores</w:t>
        </w:r>
        <w:r>
          <w:t xml:space="preserve">, que permiten </w:t>
        </w:r>
      </w:ins>
      <w:ins w:id="1176" w:author="IO" w:date="2011-07-18T13:47:00Z">
        <w:r w:rsidR="00C64255">
          <w:t>abordar</w:t>
        </w:r>
      </w:ins>
      <w:ins w:id="1177" w:author="IO" w:date="2011-07-18T11:32:00Z">
        <w:r>
          <w:t xml:space="preserve">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ins>
      <w:ins w:id="1178" w:author="IO" w:date="2011-07-18T13:47:00Z">
        <w:r w:rsidR="00C64255">
          <w:t>s</w:t>
        </w:r>
      </w:ins>
      <w:ins w:id="1179" w:author="IO" w:date="2011-07-18T11:32:00Z">
        <w:r w:rsidRPr="00F45FF0">
          <w:t xml:space="preserve"> de una tripulación. En el artículo</w:t>
        </w:r>
      </w:ins>
      <w:customXmlInsRangeStart w:id="1180" w:author="IO" w:date="2011-07-18T11:32:00Z"/>
      <w:sdt>
        <w:sdtPr>
          <w:id w:val="1509478247"/>
          <w:citation/>
        </w:sdtPr>
        <w:sdtContent>
          <w:customXmlInsRangeEnd w:id="1180"/>
          <w:ins w:id="1181" w:author="IO" w:date="2011-07-18T11:32:00Z">
            <w:r w:rsidRPr="00F45FF0">
              <w:fldChar w:fldCharType="begin"/>
            </w:r>
          </w:ins>
          <w:ins w:id="1182" w:author="Orion" w:date="2011-07-26T14:42:00Z">
            <w:r w:rsidR="0071557E">
              <w:instrText xml:space="preserve">CITATION Dun00 \l 3082 </w:instrText>
            </w:r>
          </w:ins>
          <w:ins w:id="1183" w:author="IO" w:date="2011-07-18T11:32:00Z">
            <w:del w:id="1184" w:author="Orion" w:date="2011-07-26T14:42:00Z">
              <w:r w:rsidRPr="007A61F8" w:rsidDel="0071557E">
                <w:delInstrText xml:space="preserve"> CITATION Dun00 \l 3082 </w:delInstrText>
              </w:r>
            </w:del>
            <w:r w:rsidRPr="00F45FF0">
              <w:fldChar w:fldCharType="separate"/>
            </w:r>
          </w:ins>
          <w:r w:rsidR="00BC29DB">
            <w:rPr>
              <w:noProof/>
            </w:rPr>
            <w:t xml:space="preserve"> (58)</w:t>
          </w:r>
          <w:ins w:id="1185" w:author="IO" w:date="2011-07-18T11:32:00Z">
            <w:r w:rsidRPr="00F45FF0">
              <w:fldChar w:fldCharType="end"/>
            </w:r>
          </w:ins>
          <w:customXmlInsRangeStart w:id="1186" w:author="IO" w:date="2011-07-18T11:32:00Z"/>
        </w:sdtContent>
      </w:sdt>
      <w:customXmlInsRangeEnd w:id="1186"/>
      <w:ins w:id="1187" w:author="IO" w:date="2011-07-18T11:32:00Z">
        <w:r>
          <w:t>,</w:t>
        </w:r>
        <w:r w:rsidRPr="00F45FF0">
          <w:t xml:space="preserve"> además de </w:t>
        </w:r>
        <w:commentRangeStart w:id="1188"/>
        <w:r>
          <w:t>describir</w:t>
        </w:r>
        <w:r w:rsidRPr="00F45FF0">
          <w:t xml:space="preserve"> una herramienta educacional económica</w:t>
        </w:r>
        <w:commentRangeEnd w:id="1188"/>
        <w:r>
          <w:rPr>
            <w:rStyle w:val="CommentReference"/>
          </w:rPr>
          <w:commentReference w:id="1188"/>
        </w:r>
        <w:r w:rsidRPr="00F45FF0">
          <w:t xml:space="preserve"> con la que se pueden enseñar los fundamentos del CRM, se enumeran los beneficios que aportan los simuladores de vuelo a la hora de instruir a los pilotos</w:t>
        </w:r>
        <w:r>
          <w:t>. É</w:t>
        </w:r>
        <w:r w:rsidRPr="00F45FF0">
          <w:t>stos son:</w:t>
        </w:r>
      </w:ins>
    </w:p>
    <w:p w14:paraId="0FD7F410" w14:textId="77777777" w:rsidR="00507266" w:rsidRPr="00777250" w:rsidRDefault="00507266" w:rsidP="00507266">
      <w:pPr>
        <w:pStyle w:val="ListParagraph"/>
        <w:numPr>
          <w:ilvl w:val="0"/>
          <w:numId w:val="41"/>
        </w:numPr>
        <w:spacing w:before="120" w:after="120"/>
        <w:ind w:left="641" w:hanging="357"/>
        <w:jc w:val="both"/>
        <w:rPr>
          <w:ins w:id="1189" w:author="IO" w:date="2011-07-18T11:32:00Z"/>
        </w:rPr>
      </w:pPr>
      <w:ins w:id="1190" w:author="IO" w:date="2011-07-18T11:32:00Z">
        <w:r w:rsidRPr="00777250">
          <w:t>Un entorno físico controlado.</w:t>
        </w:r>
      </w:ins>
    </w:p>
    <w:p w14:paraId="6ABAD1BE" w14:textId="77777777" w:rsidR="00507266" w:rsidRPr="00777250" w:rsidRDefault="00507266" w:rsidP="00507266">
      <w:pPr>
        <w:pStyle w:val="ListParagraph"/>
        <w:numPr>
          <w:ilvl w:val="0"/>
          <w:numId w:val="41"/>
        </w:numPr>
        <w:spacing w:before="120" w:after="120"/>
        <w:ind w:left="641" w:hanging="357"/>
        <w:jc w:val="both"/>
        <w:rPr>
          <w:ins w:id="1191" w:author="IO" w:date="2011-07-18T11:32:00Z"/>
        </w:rPr>
      </w:pPr>
      <w:ins w:id="1192" w:author="IO" w:date="2011-07-18T11:32:00Z">
        <w:r w:rsidRPr="00777250">
          <w:t>Control de la carga de trabajo de la tripulación por parte de un instructor.</w:t>
        </w:r>
      </w:ins>
    </w:p>
    <w:p w14:paraId="1C0D4E40" w14:textId="77777777" w:rsidR="00507266" w:rsidRPr="00777250" w:rsidRDefault="00507266" w:rsidP="00507266">
      <w:pPr>
        <w:pStyle w:val="ListParagraph"/>
        <w:numPr>
          <w:ilvl w:val="0"/>
          <w:numId w:val="41"/>
        </w:numPr>
        <w:spacing w:before="120" w:after="120"/>
        <w:ind w:left="641" w:hanging="357"/>
        <w:jc w:val="both"/>
        <w:rPr>
          <w:ins w:id="1193" w:author="IO" w:date="2011-07-18T11:32:00Z"/>
        </w:rPr>
      </w:pPr>
      <w:ins w:id="1194" w:author="IO" w:date="2011-07-18T11:32:00Z">
        <w:r w:rsidRPr="00777250">
          <w:t>Control de los sistemas de la aeronave por parte del instructor.</w:t>
        </w:r>
      </w:ins>
    </w:p>
    <w:p w14:paraId="457FBA20" w14:textId="77777777" w:rsidR="00507266" w:rsidRPr="00777250" w:rsidRDefault="00507266" w:rsidP="00507266">
      <w:pPr>
        <w:pStyle w:val="ListParagraph"/>
        <w:numPr>
          <w:ilvl w:val="0"/>
          <w:numId w:val="41"/>
        </w:numPr>
        <w:spacing w:before="120" w:after="120"/>
        <w:ind w:left="641" w:hanging="357"/>
        <w:jc w:val="both"/>
        <w:rPr>
          <w:ins w:id="1195" w:author="IO" w:date="2011-07-18T11:32:00Z"/>
        </w:rPr>
      </w:pPr>
      <w:ins w:id="1196" w:author="IO" w:date="2011-07-18T11:32:00Z">
        <w:r w:rsidRPr="00777250">
          <w:t>El simulador puede facilitar escenarios de vuelo que de otra manera serían imposibles o muy arriesgados.</w:t>
        </w:r>
      </w:ins>
    </w:p>
    <w:p w14:paraId="50144566" w14:textId="77777777" w:rsidR="00507266" w:rsidRPr="00777250" w:rsidRDefault="00507266" w:rsidP="00507266">
      <w:pPr>
        <w:pStyle w:val="ListParagraph"/>
        <w:numPr>
          <w:ilvl w:val="0"/>
          <w:numId w:val="41"/>
        </w:numPr>
        <w:spacing w:before="120" w:after="120"/>
        <w:ind w:left="641" w:hanging="357"/>
        <w:jc w:val="both"/>
        <w:rPr>
          <w:ins w:id="1197" w:author="IO" w:date="2011-07-18T11:32:00Z"/>
        </w:rPr>
      </w:pPr>
      <w:ins w:id="1198" w:author="IO" w:date="2011-07-18T11:32:00Z">
        <w:r w:rsidRPr="00777250">
          <w:t>Los simuladores tienen la opción de congelar situaciones y repetirlas permitiendo opiniones y correcciones inmediatas cuando se necesitan.</w:t>
        </w:r>
      </w:ins>
    </w:p>
    <w:p w14:paraId="34B749D9" w14:textId="20599F84" w:rsidR="00507266" w:rsidRPr="00777250" w:rsidRDefault="00507266" w:rsidP="00507266">
      <w:pPr>
        <w:pStyle w:val="ListParagraph"/>
        <w:numPr>
          <w:ilvl w:val="0"/>
          <w:numId w:val="41"/>
        </w:numPr>
        <w:spacing w:before="120" w:after="120"/>
        <w:ind w:left="641" w:hanging="357"/>
        <w:jc w:val="both"/>
        <w:rPr>
          <w:ins w:id="1199" w:author="IO" w:date="2011-07-18T11:32:00Z"/>
        </w:rPr>
      </w:pPr>
      <w:ins w:id="1200" w:author="IO" w:date="2011-07-18T11:32:00Z">
        <w:r w:rsidRPr="00777250">
          <w:t>Muchos de los simuladores pueden proveer opciones de grabación</w:t>
        </w:r>
      </w:ins>
      <w:ins w:id="1201" w:author="IO" w:date="2011-07-18T13:48:00Z">
        <w:r w:rsidR="00D9030C">
          <w:t>,</w:t>
        </w:r>
      </w:ins>
      <w:ins w:id="1202" w:author="IO" w:date="2011-07-18T11:32:00Z">
        <w:r w:rsidRPr="00777250">
          <w:t xml:space="preserve"> lo que permite el posterior análisis crítico de las decisiones tomadas.</w:t>
        </w:r>
      </w:ins>
    </w:p>
    <w:p w14:paraId="7698E3F8" w14:textId="77777777" w:rsidR="00507266" w:rsidRPr="00777250" w:rsidRDefault="00507266" w:rsidP="00507266">
      <w:pPr>
        <w:pStyle w:val="ListParagraph"/>
        <w:numPr>
          <w:ilvl w:val="0"/>
          <w:numId w:val="41"/>
        </w:numPr>
        <w:spacing w:before="120" w:after="120"/>
        <w:ind w:left="641" w:hanging="357"/>
        <w:jc w:val="both"/>
        <w:rPr>
          <w:ins w:id="1203" w:author="IO" w:date="2011-07-18T11:32:00Z"/>
        </w:rPr>
      </w:pPr>
      <w:ins w:id="1204" w:author="IO" w:date="2011-07-18T11:32:00Z">
        <w:r w:rsidRPr="00777250">
          <w:t>Los simuladores proporcionan la posición instantánea de las aeronaves.</w:t>
        </w:r>
      </w:ins>
    </w:p>
    <w:p w14:paraId="626E8EA3" w14:textId="77777777" w:rsidR="00507266" w:rsidRPr="00777250" w:rsidRDefault="00507266" w:rsidP="00507266">
      <w:pPr>
        <w:pStyle w:val="ListParagraph"/>
        <w:numPr>
          <w:ilvl w:val="0"/>
          <w:numId w:val="41"/>
        </w:numPr>
        <w:spacing w:before="120" w:after="120"/>
        <w:ind w:left="641" w:hanging="357"/>
        <w:jc w:val="both"/>
        <w:rPr>
          <w:ins w:id="1205" w:author="IO" w:date="2011-07-18T11:32:00Z"/>
        </w:rPr>
      </w:pPr>
      <w:ins w:id="1206" w:author="IO" w:date="2011-07-18T11:32:00Z">
        <w:r w:rsidRPr="00777250">
          <w:t>Un instructor puede monitorizar fácilmente las conversaciones y acciones de la tripulación sin distraerles.</w:t>
        </w:r>
      </w:ins>
    </w:p>
    <w:p w14:paraId="4662F27C" w14:textId="77777777" w:rsidR="00507266" w:rsidRPr="00777250" w:rsidRDefault="00507266" w:rsidP="00507266">
      <w:pPr>
        <w:pStyle w:val="ListParagraph"/>
        <w:numPr>
          <w:ilvl w:val="0"/>
          <w:numId w:val="41"/>
        </w:numPr>
        <w:spacing w:before="120" w:after="120"/>
        <w:ind w:left="641" w:hanging="357"/>
        <w:jc w:val="both"/>
        <w:rPr>
          <w:ins w:id="1207" w:author="IO" w:date="2011-07-18T11:32:00Z"/>
        </w:rPr>
      </w:pPr>
      <w:ins w:id="1208" w:author="IO" w:date="2011-07-18T11:32:00Z">
        <w:r w:rsidRPr="00777250">
          <w:t>Los simuladores pueden suministrar distintos tipos de aviones, sistemas de control de las aeronaves y otro equipamiento que no esté disponible, sea económicamente fácil de adquirir o apropiado usarse en entrenamientos.</w:t>
        </w:r>
      </w:ins>
    </w:p>
    <w:p w14:paraId="5CFD4EC5" w14:textId="77777777" w:rsidR="00507266" w:rsidRPr="00777250" w:rsidRDefault="00507266" w:rsidP="00507266">
      <w:pPr>
        <w:pStyle w:val="ListParagraph"/>
        <w:numPr>
          <w:ilvl w:val="0"/>
          <w:numId w:val="41"/>
        </w:numPr>
        <w:spacing w:before="120" w:after="120"/>
        <w:ind w:left="641" w:hanging="357"/>
        <w:jc w:val="both"/>
        <w:rPr>
          <w:ins w:id="1209" w:author="IO" w:date="2011-07-18T11:32:00Z"/>
        </w:rPr>
      </w:pPr>
      <w:ins w:id="1210" w:author="IO" w:date="2011-07-18T11:32:00Z">
        <w:r w:rsidRPr="00777250">
          <w:t>La personalización de controles y cabinas se puede reconfigurar fácilmente.</w:t>
        </w:r>
      </w:ins>
    </w:p>
    <w:p w14:paraId="7CC3BF98" w14:textId="77777777" w:rsidR="00507266" w:rsidRPr="00777250" w:rsidRDefault="00507266" w:rsidP="00507266">
      <w:pPr>
        <w:pStyle w:val="ListParagraph"/>
        <w:numPr>
          <w:ilvl w:val="0"/>
          <w:numId w:val="41"/>
        </w:numPr>
        <w:spacing w:before="120" w:after="120"/>
        <w:ind w:left="641" w:hanging="357"/>
        <w:jc w:val="both"/>
        <w:rPr>
          <w:ins w:id="1211" w:author="IO" w:date="2011-07-18T11:32:00Z"/>
        </w:rPr>
      </w:pPr>
      <w:ins w:id="1212" w:author="IO" w:date="2011-07-18T11:32:00Z">
        <w:r w:rsidRPr="00777250">
          <w:t>La configuración de las aeronaves y las características de los vuelos es programable.</w:t>
        </w:r>
      </w:ins>
    </w:p>
    <w:p w14:paraId="7C9A16DD" w14:textId="77777777" w:rsidR="00507266" w:rsidRPr="00777250" w:rsidRDefault="00507266" w:rsidP="00507266">
      <w:pPr>
        <w:pStyle w:val="ListParagraph"/>
        <w:numPr>
          <w:ilvl w:val="0"/>
          <w:numId w:val="41"/>
        </w:numPr>
        <w:spacing w:before="120" w:after="120"/>
        <w:ind w:left="641" w:hanging="357"/>
        <w:jc w:val="both"/>
        <w:rPr>
          <w:ins w:id="1213" w:author="IO" w:date="2011-07-18T11:32:00Z"/>
        </w:rPr>
      </w:pPr>
      <w:ins w:id="1214" w:author="IO" w:date="2011-07-18T11:32:00Z">
        <w:r w:rsidRPr="00777250">
          <w:t>Una variedad de ayudas electrónicas a la navegación pueden ser simuladas.</w:t>
        </w:r>
      </w:ins>
    </w:p>
    <w:p w14:paraId="45EE46B8" w14:textId="02F88751" w:rsidR="00310C27" w:rsidRPr="002B284A" w:rsidDel="00507266" w:rsidRDefault="00507266" w:rsidP="00310C27">
      <w:pPr>
        <w:spacing w:before="240" w:after="120"/>
        <w:ind w:firstLine="284"/>
        <w:jc w:val="both"/>
        <w:rPr>
          <w:del w:id="1215" w:author="IO" w:date="2011-07-18T11:32:00Z"/>
        </w:rPr>
      </w:pPr>
      <w:ins w:id="1216" w:author="IO" w:date="2011-07-18T11:32:00Z">
        <w:r>
          <w:t>Un ejemplo de simulador para el estudio de HF</w:t>
        </w:r>
      </w:ins>
      <w:ins w:id="1217" w:author="IO" w:date="2011-07-18T13:49:00Z">
        <w:r w:rsidR="00D9030C">
          <w:t>s</w:t>
        </w:r>
      </w:ins>
      <w:ins w:id="1218" w:author="IO" w:date="2011-07-18T11:32:00Z">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1219"/>
        <w:r>
          <w:t>MIDAS</w:t>
        </w:r>
        <w:commentRangeEnd w:id="1219"/>
        <w:r>
          <w:rPr>
            <w:rStyle w:val="CommentReference"/>
          </w:rPr>
          <w:commentReference w:id="1219"/>
        </w:r>
        <w:r>
          <w:t xml:space="preserve">, </w:t>
        </w:r>
        <w:r w:rsidRPr="001E6F3A">
          <w:rPr>
            <w:i/>
          </w:rPr>
          <w:t xml:space="preserve">Man-machine Integrated Design and Analysis </w:t>
        </w:r>
        <w:commentRangeStart w:id="1220"/>
        <w:commentRangeStart w:id="1221"/>
        <w:r w:rsidRPr="001E6F3A">
          <w:rPr>
            <w:i/>
          </w:rPr>
          <w:t>System</w:t>
        </w:r>
        <w:commentRangeEnd w:id="1220"/>
        <w:r>
          <w:rPr>
            <w:rStyle w:val="CommentReference"/>
          </w:rPr>
          <w:commentReference w:id="1220"/>
        </w:r>
        <w:commentRangeEnd w:id="1221"/>
        <w:r>
          <w:rPr>
            <w:rStyle w:val="CommentReference"/>
          </w:rPr>
          <w:commentReference w:id="1221"/>
        </w:r>
        <w:r w:rsidRPr="00F45FF0">
          <w:t>)</w:t>
        </w:r>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ins>
      <w:ins w:id="1222" w:author="IO" w:date="2011-07-18T13:49:00Z">
        <w:r w:rsidR="00D9030C">
          <w:rPr>
            <w:rFonts w:cs="Times New Roman"/>
          </w:rPr>
          <w:t xml:space="preserve">hay </w:t>
        </w:r>
        <w:r w:rsidR="00D9030C" w:rsidRPr="00246937">
          <w:rPr>
            <w:rFonts w:cs="Times New Roman"/>
          </w:rPr>
          <w:t>interaccion</w:t>
        </w:r>
        <w:r w:rsidR="00D9030C">
          <w:rPr>
            <w:rFonts w:cs="Times New Roman"/>
          </w:rPr>
          <w:t>es</w:t>
        </w:r>
      </w:ins>
      <w:ins w:id="1223" w:author="IO" w:date="2011-07-18T11:32:00Z">
        <w:r w:rsidRPr="00246937">
          <w:rPr>
            <w:rFonts w:cs="Times New Roman"/>
          </w:rPr>
          <w:t xml:space="preserve"> con interfaces máquina. Esta h</w:t>
        </w:r>
        <w:r>
          <w:rPr>
            <w:rFonts w:cs="Times New Roman"/>
          </w:rPr>
          <w:t xml:space="preserve">erramienta ha sido usada </w:t>
        </w:r>
      </w:ins>
      <w:ins w:id="1224" w:author="IO" w:date="2011-07-18T13:49:00Z">
        <w:r w:rsidR="00D9030C">
          <w:rPr>
            <w:rFonts w:cs="Times New Roman"/>
          </w:rPr>
          <w:t>para</w:t>
        </w:r>
      </w:ins>
      <w:ins w:id="1225" w:author="IO" w:date="2011-07-18T11:32:00Z">
        <w:r>
          <w:rPr>
            <w:rFonts w:cs="Times New Roman"/>
          </w:rPr>
          <w:t xml:space="preserve">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ins>
      <w:moveFrom w:id="1226" w:author="IO" w:date="2011-07-17T21:13:00Z">
        <w:del w:id="1227" w:author="IO" w:date="2011-07-18T11:32:00Z">
          <w:r w:rsidR="00310C27" w:rsidRPr="002B284A" w:rsidDel="00507266">
            <w:delText xml:space="preserve">Importancia del nivel de granularidad. No hay necesidad de modelar detalles de toma de decisiones cuando uno está más interesado en el resultado que </w:delText>
          </w:r>
          <w:r w:rsidR="00310C27" w:rsidRPr="00F45FF0" w:rsidDel="00507266">
            <w:delText xml:space="preserve">en </w:delText>
          </w:r>
          <w:r w:rsidR="00310C27" w:rsidRPr="002B284A" w:rsidDel="00507266">
            <w:delText>el proceso mismo.</w:delText>
          </w:r>
        </w:del>
      </w:moveFrom>
    </w:p>
    <w:p w14:paraId="611BD3DD" w14:textId="36788963" w:rsidR="00310C27" w:rsidRPr="00F45FF0" w:rsidDel="00507266" w:rsidRDefault="00310C27" w:rsidP="00310C27">
      <w:pPr>
        <w:spacing w:before="240" w:after="120"/>
        <w:ind w:firstLine="284"/>
        <w:jc w:val="both"/>
        <w:rPr>
          <w:del w:id="1228" w:author="IO" w:date="2011-07-18T11:32:00Z"/>
        </w:rPr>
      </w:pPr>
      <w:moveFrom w:id="1229" w:author="IO" w:date="2011-07-17T21:13:00Z">
        <w:r w:rsidRPr="002B284A" w:rsidDel="00C31654">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w:t>
        </w:r>
        <w:del w:id="1230" w:author="IO" w:date="2011-07-18T11:32:00Z">
          <w:r w:rsidRPr="002B284A" w:rsidDel="00507266">
            <w:delText>te.</w:delText>
          </w:r>
        </w:del>
      </w:moveFrom>
    </w:p>
    <w:moveFromRangeEnd w:id="1168"/>
    <w:p w14:paraId="738BACE4" w14:textId="20D2E9EB" w:rsidR="00E22278" w:rsidRPr="00F45FF0" w:rsidDel="0025253E" w:rsidRDefault="00E22278">
      <w:pPr>
        <w:spacing w:before="240" w:after="120"/>
        <w:jc w:val="both"/>
        <w:rPr>
          <w:ins w:id="1231" w:author="Orion" w:date="2011-05-03T12:54:00Z"/>
          <w:del w:id="1232" w:author="IO" w:date="2011-07-14T18:08:00Z"/>
          <w:rPrChange w:id="1233" w:author="IO" w:date="2011-07-13T11:34:00Z">
            <w:rPr>
              <w:ins w:id="1234" w:author="Orion" w:date="2011-05-03T12:54:00Z"/>
              <w:del w:id="1235" w:author="IO" w:date="2011-07-14T18:08:00Z"/>
              <w:rFonts w:eastAsia="Times New Roman" w:cs="Times New Roman"/>
            </w:rPr>
          </w:rPrChange>
        </w:rPr>
        <w:pPrChange w:id="1236" w:author="IO" w:date="2011-07-18T11:32:00Z">
          <w:pPr>
            <w:jc w:val="both"/>
          </w:pPr>
        </w:pPrChange>
      </w:pPr>
    </w:p>
    <w:p w14:paraId="733E0D39" w14:textId="77777777" w:rsidR="00680DCF" w:rsidRPr="00246937" w:rsidRDefault="00680DCF" w:rsidP="002F7A91">
      <w:pPr>
        <w:spacing w:before="240" w:after="120"/>
        <w:ind w:firstLine="284"/>
        <w:jc w:val="both"/>
      </w:pPr>
      <w:bookmarkStart w:id="1237" w:name="_Toc298344405"/>
      <w:bookmarkEnd w:id="1237"/>
    </w:p>
    <w:p w14:paraId="77C6C19D" w14:textId="017A52AD" w:rsidR="00AE5A4C" w:rsidRPr="0024432B" w:rsidRDefault="00AE5A4C" w:rsidP="0024432B">
      <w:pPr>
        <w:pStyle w:val="Heading1"/>
        <w:numPr>
          <w:ilvl w:val="2"/>
          <w:numId w:val="40"/>
        </w:numPr>
        <w:rPr>
          <w:sz w:val="36"/>
          <w:szCs w:val="52"/>
        </w:rPr>
      </w:pPr>
      <w:bookmarkStart w:id="1238" w:name="_Toc298344407"/>
      <w:bookmarkStart w:id="1239" w:name="_Toc298429462"/>
      <w:bookmarkStart w:id="1240" w:name="_Toc298430328"/>
      <w:bookmarkStart w:id="1241" w:name="_Toc298516034"/>
      <w:bookmarkStart w:id="1242" w:name="_Toc298690983"/>
      <w:bookmarkStart w:id="1243" w:name="_Toc298700805"/>
      <w:bookmarkStart w:id="1244" w:name="_Toc298752126"/>
      <w:bookmarkStart w:id="1245" w:name="_Toc298757506"/>
      <w:bookmarkStart w:id="1246" w:name="_Toc298777452"/>
      <w:bookmarkStart w:id="1247" w:name="_Toc298787417"/>
      <w:bookmarkStart w:id="1248" w:name="_Toc298944580"/>
      <w:bookmarkStart w:id="1249" w:name="_Toc298954497"/>
      <w:bookmarkStart w:id="1250" w:name="_Toc299007668"/>
      <w:bookmarkStart w:id="1251" w:name="_Toc299012026"/>
      <w:bookmarkStart w:id="1252" w:name="_Toc299103574"/>
      <w:bookmarkStart w:id="1253" w:name="_Toc299103947"/>
      <w:bookmarkStart w:id="1254" w:name="_Toc299463772"/>
      <w:bookmarkStart w:id="1255" w:name="_Toc299463856"/>
      <w:bookmarkStart w:id="1256" w:name="_Toc298344408"/>
      <w:bookmarkStart w:id="1257" w:name="_Toc298429463"/>
      <w:bookmarkStart w:id="1258" w:name="_Toc298430329"/>
      <w:bookmarkStart w:id="1259" w:name="_Toc298516035"/>
      <w:bookmarkStart w:id="1260" w:name="_Toc298690984"/>
      <w:bookmarkStart w:id="1261" w:name="_Toc298700806"/>
      <w:bookmarkStart w:id="1262" w:name="_Toc298752127"/>
      <w:bookmarkStart w:id="1263" w:name="_Toc298757507"/>
      <w:bookmarkStart w:id="1264" w:name="_Toc298777453"/>
      <w:bookmarkStart w:id="1265" w:name="_Toc298787418"/>
      <w:bookmarkStart w:id="1266" w:name="_Toc298944581"/>
      <w:bookmarkStart w:id="1267" w:name="_Toc298954498"/>
      <w:bookmarkStart w:id="1268" w:name="_Toc299007669"/>
      <w:bookmarkStart w:id="1269" w:name="_Toc299012027"/>
      <w:bookmarkStart w:id="1270" w:name="_Toc299103575"/>
      <w:bookmarkStart w:id="1271" w:name="_Toc299103948"/>
      <w:bookmarkStart w:id="1272" w:name="_Toc299463773"/>
      <w:bookmarkStart w:id="1273" w:name="_Toc299463857"/>
      <w:bookmarkStart w:id="1274" w:name="_Ref298334922"/>
      <w:bookmarkStart w:id="1275" w:name="_Ref298520042"/>
      <w:bookmarkStart w:id="1276" w:name="_Toc299463858"/>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r w:rsidRPr="0024432B">
        <w:rPr>
          <w:b w:val="0"/>
          <w:sz w:val="36"/>
          <w:szCs w:val="52"/>
        </w:rPr>
        <w:t>UAVs</w:t>
      </w:r>
      <w:bookmarkEnd w:id="1274"/>
      <w:bookmarkEnd w:id="1275"/>
      <w:bookmarkEnd w:id="1276"/>
    </w:p>
    <w:p w14:paraId="2A82EA9C" w14:textId="670BF659" w:rsidR="00477B5B" w:rsidRPr="00F45FF0" w:rsidRDefault="00477B5B">
      <w:pPr>
        <w:spacing w:after="120"/>
        <w:jc w:val="both"/>
        <w:rPr>
          <w:ins w:id="1277" w:author="IO" w:date="2011-06-09T15:26:00Z"/>
        </w:rPr>
        <w:pPrChange w:id="1278" w:author="IO" w:date="2011-07-17T21:14:00Z">
          <w:pPr>
            <w:jc w:val="both"/>
          </w:pPr>
        </w:pPrChange>
      </w:pPr>
      <w:ins w:id="1279" w:author="IO" w:date="2011-06-09T15:26:00Z">
        <w:r w:rsidRPr="00F45FF0">
          <w:t>Con vistas a analizar el comportamiento de los UAVs, tanto en vuelo con tráfico tripulado como en otras situaciones, se ha recurrido a simulaciones. Al igual que en los casos de vuelos tripulados</w:t>
        </w:r>
      </w:ins>
      <w:ins w:id="1280" w:author="IO" w:date="2011-07-17T21:14:00Z">
        <w:r w:rsidR="00C31654">
          <w:t>,</w:t>
        </w:r>
      </w:ins>
      <w:ins w:id="1281" w:author="IO" w:date="2011-06-09T15:26:00Z">
        <w:r w:rsidRPr="00F45FF0">
          <w:t xml:space="preserve"> existen ejemplos centrados en el vuelo de UAVs individuales y en la gesti</w:t>
        </w:r>
      </w:ins>
      <w:ins w:id="1282" w:author="IO" w:date="2011-06-09T15:27:00Z">
        <w:r w:rsidRPr="00F45FF0">
          <w:t>ón de grupos de estos.</w:t>
        </w:r>
      </w:ins>
    </w:p>
    <w:p w14:paraId="20F99680" w14:textId="339C5254" w:rsidR="00CF3F4C" w:rsidRPr="00F45FF0" w:rsidDel="003E7AA6" w:rsidRDefault="00A85A65">
      <w:pPr>
        <w:spacing w:before="240" w:after="120"/>
        <w:ind w:firstLine="284"/>
        <w:jc w:val="both"/>
        <w:rPr>
          <w:ins w:id="1283" w:author="Orion" w:date="2011-05-03T17:52:00Z"/>
          <w:del w:id="1284" w:author="IO" w:date="2011-07-17T21:22:00Z"/>
        </w:rPr>
        <w:pPrChange w:id="1285" w:author="IO" w:date="2011-07-17T21:25:00Z">
          <w:pPr>
            <w:jc w:val="both"/>
          </w:pPr>
        </w:pPrChange>
      </w:pPr>
      <w:commentRangeStart w:id="1286"/>
      <w:ins w:id="1287" w:author="Orion" w:date="2011-06-18T21:10:00Z">
        <w:r w:rsidRPr="00F45FF0">
          <w:t>En cuando al estudio de UAVs como elementos individuales</w:t>
        </w:r>
      </w:ins>
      <w:ins w:id="1288" w:author="Orion" w:date="2011-05-03T12:50:00Z">
        <w:r w:rsidR="00AE5A4C" w:rsidRPr="00F45FF0">
          <w:t xml:space="preserve"> destacar una serie de trabajos que se centran en modelar</w:t>
        </w:r>
      </w:ins>
      <w:ins w:id="1289" w:author="Orion" w:date="2011-05-03T17:51:00Z">
        <w:r w:rsidR="00135BE9" w:rsidRPr="00F45FF0">
          <w:t xml:space="preserve"> la</w:t>
        </w:r>
        <w:r w:rsidR="000B1C5C" w:rsidRPr="007F121F">
          <w:t xml:space="preserve">s características físicas de </w:t>
        </w:r>
      </w:ins>
      <w:ins w:id="1290" w:author="Orion" w:date="2011-06-18T21:10:00Z">
        <w:r w:rsidR="000B1C5C" w:rsidRPr="00FA57E6">
          <w:t>estos</w:t>
        </w:r>
      </w:ins>
      <w:ins w:id="1291" w:author="Orion" w:date="2011-05-03T12:50:00Z">
        <w:r w:rsidR="00AE5A4C" w:rsidRPr="00FA57E6">
          <w:t>.</w:t>
        </w:r>
      </w:ins>
      <w:ins w:id="1292" w:author="IO" w:date="2011-07-17T21:23:00Z">
        <w:r w:rsidR="003E7AA6">
          <w:t xml:space="preserve"> Aquí se encuentra una va</w:t>
        </w:r>
      </w:ins>
      <w:ins w:id="1293" w:author="IO" w:date="2011-07-17T21:24:00Z">
        <w:r w:rsidR="003E7AA6">
          <w:t xml:space="preserve">riedad de propuestas, incluyendo modelos </w:t>
        </w:r>
        <w:commentRangeStart w:id="1294"/>
        <w:r w:rsidR="003E7AA6">
          <w:t>analíticos</w:t>
        </w:r>
      </w:ins>
      <w:ins w:id="1295" w:author="IO" w:date="2011-07-17T21:25:00Z">
        <w:r w:rsidR="003E7AA6">
          <w:t>,</w:t>
        </w:r>
      </w:ins>
      <w:ins w:id="1296" w:author="IO" w:date="2011-07-17T21:24:00Z">
        <w:r w:rsidR="003E7AA6">
          <w:t xml:space="preserve"> basados en técnicas generales de simulación</w:t>
        </w:r>
        <w:commentRangeEnd w:id="1294"/>
        <w:r w:rsidR="003E7AA6">
          <w:rPr>
            <w:rStyle w:val="CommentReference"/>
          </w:rPr>
          <w:commentReference w:id="1294"/>
        </w:r>
        <w:r w:rsidR="003E7AA6">
          <w:t xml:space="preserve"> y ABM.</w:t>
        </w:r>
      </w:ins>
      <w:ins w:id="1297" w:author="IO" w:date="2011-07-17T21:25:00Z">
        <w:r w:rsidR="003E7AA6">
          <w:t xml:space="preserve"> Por ejemplo, dentro de los ABM encontramos</w:t>
        </w:r>
      </w:ins>
      <w:ins w:id="1298" w:author="Orion" w:date="2011-05-03T12:50:00Z">
        <w:del w:id="1299" w:author="IO" w:date="2011-07-17T21:14:00Z">
          <w:r w:rsidR="00AE5A4C" w:rsidRPr="00FA57E6" w:rsidDel="00C31654">
            <w:delText xml:space="preserve"> Así por ejemplo</w:delText>
          </w:r>
        </w:del>
      </w:ins>
      <w:ins w:id="1300" w:author="Orion" w:date="2011-05-03T14:11:00Z">
        <w:del w:id="1301" w:author="IO" w:date="2011-07-17T21:14:00Z">
          <w:r w:rsidR="00360FD2" w:rsidRPr="00FA57E6" w:rsidDel="00C31654">
            <w:delText xml:space="preserve"> es importante destacar que los sistemas de percepci</w:delText>
          </w:r>
        </w:del>
      </w:ins>
      <w:ins w:id="1302" w:author="Orion" w:date="2011-05-03T14:12:00Z">
        <w:del w:id="1303" w:author="IO" w:date="2011-07-17T21:14:00Z">
          <w:r w:rsidR="00360FD2" w:rsidRPr="00FA57E6" w:rsidDel="00C31654">
            <w:delText>ón de los UAVs pueden sufrir algún tipo de limitaci</w:delText>
          </w:r>
        </w:del>
      </w:ins>
      <w:ins w:id="1304" w:author="Orion" w:date="2011-05-03T14:13:00Z">
        <w:del w:id="1305" w:author="IO" w:date="2011-07-17T21:14:00Z">
          <w:r w:rsidR="00360FD2" w:rsidRPr="00FA57E6" w:rsidDel="00C31654">
            <w:delText>ón debida a posibles oclusiones</w:delText>
          </w:r>
        </w:del>
      </w:ins>
      <w:ins w:id="1306" w:author="Orion" w:date="2011-05-03T17:51:00Z">
        <w:del w:id="1307" w:author="IO" w:date="2011-07-17T21:14:00Z">
          <w:r w:rsidR="00AA3D90" w:rsidRPr="00FA57E6" w:rsidDel="00C31654">
            <w:delText>,</w:delText>
          </w:r>
        </w:del>
      </w:ins>
      <w:ins w:id="1308" w:author="Orion" w:date="2011-05-03T14:13:00Z">
        <w:del w:id="1309" w:author="IO" w:date="2011-07-17T21:14:00Z">
          <w:r w:rsidR="00360FD2" w:rsidRPr="00FA57E6" w:rsidDel="00C31654">
            <w:delText xml:space="preserve"> es por ello, por lo que en </w:delText>
          </w:r>
        </w:del>
      </w:ins>
      <w:customXmlInsRangeStart w:id="1310" w:author="Orion" w:date="2011-05-03T12:50:00Z"/>
      <w:customXmlDelRangeStart w:id="1311" w:author="IO" w:date="2011-07-17T21:14:00Z"/>
      <w:sdt>
        <w:sdtPr>
          <w:id w:val="-488634923"/>
          <w:citation/>
        </w:sdtPr>
        <w:sdtContent>
          <w:customXmlInsRangeEnd w:id="1310"/>
          <w:customXmlDelRangeEnd w:id="1311"/>
          <w:ins w:id="1312" w:author="Orion" w:date="2011-05-03T12:50:00Z">
            <w:del w:id="1313" w:author="IO" w:date="2011-07-17T21:14:00Z">
              <w:r w:rsidR="00AE5A4C" w:rsidRPr="00F45FF0" w:rsidDel="00C31654">
                <w:fldChar w:fldCharType="begin"/>
              </w:r>
              <w:r w:rsidR="00AE5A4C" w:rsidRPr="007A61F8" w:rsidDel="00C31654">
                <w:delInstrText xml:space="preserve"> CITATION IAB01 \l 3082 </w:delInstrText>
              </w:r>
              <w:r w:rsidR="00AE5A4C" w:rsidRPr="00F45FF0" w:rsidDel="00C31654">
                <w:fldChar w:fldCharType="separate"/>
              </w:r>
            </w:del>
          </w:ins>
          <w:del w:id="1314" w:author="IO" w:date="2011-07-12T12:37:00Z">
            <w:r w:rsidR="00C1157B" w:rsidRPr="00443CC4" w:rsidDel="00545B0D">
              <w:rPr>
                <w:noProof/>
              </w:rPr>
              <w:delText>(38)</w:delText>
            </w:r>
          </w:del>
          <w:ins w:id="1315" w:author="Orion" w:date="2011-05-03T12:50:00Z">
            <w:del w:id="1316" w:author="IO" w:date="2011-07-17T21:14:00Z">
              <w:r w:rsidR="00AE5A4C" w:rsidRPr="00F45FF0" w:rsidDel="00C31654">
                <w:fldChar w:fldCharType="end"/>
              </w:r>
            </w:del>
          </w:ins>
          <w:customXmlInsRangeStart w:id="1317" w:author="Orion" w:date="2011-05-03T12:50:00Z"/>
          <w:customXmlDelRangeStart w:id="1318" w:author="IO" w:date="2011-07-17T21:14:00Z"/>
        </w:sdtContent>
      </w:sdt>
      <w:customXmlInsRangeEnd w:id="1317"/>
      <w:customXmlDelRangeEnd w:id="1318"/>
      <w:ins w:id="1319" w:author="Orion" w:date="2011-05-03T12:50:00Z">
        <w:del w:id="1320" w:author="IO" w:date="2011-07-17T21:14:00Z">
          <w:r w:rsidR="00AE5A4C" w:rsidRPr="00F45FF0" w:rsidDel="00C31654">
            <w:delText xml:space="preserve"> se propone un algoritmo para solucionar </w:delText>
          </w:r>
        </w:del>
      </w:ins>
      <w:ins w:id="1321" w:author="Orion" w:date="2011-05-03T14:14:00Z">
        <w:del w:id="1322" w:author="IO" w:date="2011-07-17T21:14:00Z">
          <w:r w:rsidR="00360FD2" w:rsidRPr="00F45FF0" w:rsidDel="00C31654">
            <w:delText>este problema</w:delText>
          </w:r>
        </w:del>
      </w:ins>
      <w:ins w:id="1323" w:author="Orion" w:date="2011-05-03T12:50:00Z">
        <w:del w:id="1324" w:author="IO" w:date="2011-07-17T21:14:00Z">
          <w:r w:rsidR="00AE5A4C" w:rsidRPr="00F45FF0" w:rsidDel="00C31654">
            <w:delText>. Dicho algoritm</w:delText>
          </w:r>
          <w:bookmarkStart w:id="1325" w:name="_GoBack"/>
          <w:bookmarkEnd w:id="1325"/>
          <w:r w:rsidR="00AE5A4C" w:rsidRPr="00F45FF0" w:rsidDel="00C31654">
            <w:delText>o modela las limitaciones de los vuelos de estos vehículos de una manera más realista a lo existente anteriormente, y nos confirma la importancia de la oclusión a la hora de la planificación de rutas en el vuelo.</w:delText>
          </w:r>
        </w:del>
      </w:ins>
      <w:ins w:id="1326" w:author="Orion" w:date="2011-05-03T17:52:00Z">
        <w:del w:id="1327" w:author="IO" w:date="2011-07-17T21:14:00Z">
          <w:r w:rsidR="007C0583" w:rsidRPr="00F45FF0" w:rsidDel="00C31654">
            <w:delText xml:space="preserve"> </w:delText>
          </w:r>
        </w:del>
      </w:ins>
      <w:commentRangeEnd w:id="1286"/>
      <w:del w:id="1328" w:author="IO" w:date="2011-07-17T21:25:00Z">
        <w:r w:rsidR="00C31654" w:rsidDel="003E7AA6">
          <w:rPr>
            <w:rStyle w:val="CommentReference"/>
          </w:rPr>
          <w:commentReference w:id="1286"/>
        </w:r>
      </w:del>
    </w:p>
    <w:p w14:paraId="220F654C" w14:textId="08862DAA" w:rsidR="00AE5A4C" w:rsidRPr="00F45FF0" w:rsidDel="00E31786" w:rsidRDefault="00AE5A4C">
      <w:pPr>
        <w:spacing w:before="240" w:after="120"/>
        <w:ind w:firstLine="284"/>
        <w:jc w:val="both"/>
        <w:rPr>
          <w:ins w:id="1329" w:author="Orion" w:date="2011-05-03T12:50:00Z"/>
          <w:del w:id="1330" w:author="IO" w:date="2011-07-17T21:17:00Z"/>
        </w:rPr>
        <w:pPrChange w:id="1331" w:author="IO" w:date="2011-07-17T21:25:00Z">
          <w:pPr>
            <w:jc w:val="both"/>
          </w:pPr>
        </w:pPrChange>
      </w:pPr>
      <w:ins w:id="1332" w:author="Orion" w:date="2011-05-03T12:50:00Z">
        <w:del w:id="1333" w:author="IO" w:date="2011-07-17T21:17:00Z">
          <w:r w:rsidRPr="00F45FF0" w:rsidDel="00E31786">
            <w:delText xml:space="preserve">Otro modelo de UAV </w:delText>
          </w:r>
        </w:del>
      </w:ins>
      <w:ins w:id="1334" w:author="Orion" w:date="2011-05-03T17:52:00Z">
        <w:del w:id="1335" w:author="IO" w:date="2011-07-17T21:17:00Z">
          <w:r w:rsidR="007C0583" w:rsidRPr="00F45FF0" w:rsidDel="00E31786">
            <w:delText xml:space="preserve">que sigue este </w:delText>
          </w:r>
          <w:r w:rsidR="001A3263" w:rsidRPr="00F45FF0" w:rsidDel="00E31786">
            <w:delText xml:space="preserve">tipo de </w:delText>
          </w:r>
          <w:r w:rsidR="007C0583" w:rsidRPr="007F121F" w:rsidDel="00E31786">
            <w:delText xml:space="preserve">enfoque </w:delText>
          </w:r>
          <w:r w:rsidR="00B409CB" w:rsidRPr="00FA57E6" w:rsidDel="00E31786">
            <w:delText xml:space="preserve">físico </w:delText>
          </w:r>
        </w:del>
      </w:ins>
      <w:ins w:id="1336" w:author="Orion" w:date="2011-05-03T12:50:00Z">
        <w:del w:id="1337" w:author="IO" w:date="2011-07-17T21:17:00Z">
          <w:r w:rsidRPr="00FA57E6" w:rsidDel="00E31786">
            <w:delText xml:space="preserve">puede verse en </w:delText>
          </w:r>
        </w:del>
      </w:ins>
      <w:customXmlInsRangeStart w:id="1338" w:author="Orion" w:date="2011-05-03T12:50:00Z"/>
      <w:customXmlDelRangeStart w:id="1339" w:author="IO" w:date="2011-07-17T21:17:00Z"/>
      <w:sdt>
        <w:sdtPr>
          <w:id w:val="800426571"/>
          <w:citation/>
        </w:sdtPr>
        <w:sdtContent>
          <w:customXmlInsRangeEnd w:id="1338"/>
          <w:customXmlDelRangeEnd w:id="1339"/>
          <w:ins w:id="1340" w:author="Orion" w:date="2011-05-03T12:50:00Z">
            <w:del w:id="1341" w:author="IO" w:date="2011-07-17T21:17:00Z">
              <w:r w:rsidRPr="00F45FF0" w:rsidDel="00E31786">
                <w:fldChar w:fldCharType="begin"/>
              </w:r>
              <w:r w:rsidRPr="007A61F8" w:rsidDel="00E31786">
                <w:delInstrText xml:space="preserve"> CITATION Edu09 \l 3082 </w:delInstrText>
              </w:r>
              <w:r w:rsidRPr="00F45FF0" w:rsidDel="00E31786">
                <w:fldChar w:fldCharType="separate"/>
              </w:r>
            </w:del>
          </w:ins>
          <w:del w:id="1342" w:author="IO" w:date="2011-07-12T12:37:00Z">
            <w:r w:rsidR="00C1157B" w:rsidRPr="00443CC4" w:rsidDel="00545B0D">
              <w:rPr>
                <w:noProof/>
              </w:rPr>
              <w:delText>(39)</w:delText>
            </w:r>
          </w:del>
          <w:ins w:id="1343" w:author="Orion" w:date="2011-05-03T12:50:00Z">
            <w:del w:id="1344" w:author="IO" w:date="2011-07-17T21:17:00Z">
              <w:r w:rsidRPr="00F45FF0" w:rsidDel="00E31786">
                <w:fldChar w:fldCharType="end"/>
              </w:r>
            </w:del>
          </w:ins>
          <w:customXmlInsRangeStart w:id="1345" w:author="Orion" w:date="2011-05-03T12:50:00Z"/>
          <w:customXmlDelRangeStart w:id="1346" w:author="IO" w:date="2011-07-17T21:17:00Z"/>
        </w:sdtContent>
      </w:sdt>
      <w:customXmlInsRangeEnd w:id="1345"/>
      <w:customXmlDelRangeEnd w:id="1346"/>
      <w:ins w:id="1347" w:author="Orion" w:date="2011-05-03T12:50:00Z">
        <w:del w:id="1348" w:author="IO" w:date="2011-07-17T21:17:00Z">
          <w:r w:rsidRPr="00F45FF0" w:rsidDel="00E31786">
            <w:delTex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delText>
          </w:r>
        </w:del>
      </w:ins>
    </w:p>
    <w:p w14:paraId="43ADE24F" w14:textId="4D576D76" w:rsidR="00AE5A4C" w:rsidRDefault="00AE5A4C" w:rsidP="009258BC">
      <w:pPr>
        <w:spacing w:before="240" w:after="120"/>
        <w:ind w:firstLine="284"/>
        <w:jc w:val="both"/>
        <w:rPr>
          <w:ins w:id="1349" w:author="IO" w:date="2011-07-18T13:54:00Z"/>
        </w:rPr>
      </w:pPr>
      <w:ins w:id="1350" w:author="Orion" w:date="2011-05-03T12:50:00Z">
        <w:del w:id="1351" w:author="IO" w:date="2011-07-17T21:22:00Z">
          <w:r w:rsidRPr="00F45FF0" w:rsidDel="003E7AA6">
            <w:delText xml:space="preserve">Por otra </w:delText>
          </w:r>
        </w:del>
      </w:ins>
      <w:ins w:id="1352" w:author="Orion" w:date="2011-06-18T21:09:00Z">
        <w:del w:id="1353" w:author="IO" w:date="2011-07-17T21:22:00Z">
          <w:r w:rsidR="00A85A65" w:rsidRPr="00F45FF0" w:rsidDel="003E7AA6">
            <w:delText>lado</w:delText>
          </w:r>
        </w:del>
      </w:ins>
      <w:ins w:id="1354" w:author="Orion" w:date="2011-05-03T12:50:00Z">
        <w:del w:id="1355" w:author="IO" w:date="2011-07-17T21:22:00Z">
          <w:r w:rsidRPr="00F45FF0" w:rsidDel="003E7AA6">
            <w:delText xml:space="preserve">, </w:delText>
          </w:r>
        </w:del>
      </w:ins>
      <w:ins w:id="1356" w:author="Orion" w:date="2011-06-18T21:09:00Z">
        <w:del w:id="1357" w:author="IO" w:date="2011-07-17T21:22:00Z">
          <w:r w:rsidR="00A85A65" w:rsidRPr="00F45FF0" w:rsidDel="003E7AA6">
            <w:delText xml:space="preserve">el enfoque basado en agentes también </w:delText>
          </w:r>
        </w:del>
      </w:ins>
      <w:ins w:id="1358" w:author="Orion" w:date="2011-06-18T21:11:00Z">
        <w:del w:id="1359" w:author="IO" w:date="2011-07-17T21:22:00Z">
          <w:r w:rsidR="009214D0" w:rsidRPr="00F45FF0" w:rsidDel="003E7AA6">
            <w:delText>se ha intentado aplicar en el tecnología de lo UAVs. Así se puede ver como</w:delText>
          </w:r>
        </w:del>
      </w:ins>
      <w:ins w:id="1360" w:author="Orion" w:date="2011-06-18T21:09:00Z">
        <w:del w:id="1361" w:author="IO" w:date="2011-07-17T21:22:00Z">
          <w:r w:rsidR="00A85A65" w:rsidRPr="00F45FF0" w:rsidDel="003E7AA6">
            <w:delText xml:space="preserve"> </w:delText>
          </w:r>
        </w:del>
      </w:ins>
      <w:ins w:id="1362" w:author="Orion" w:date="2011-05-03T12:50:00Z">
        <w:del w:id="1363" w:author="IO" w:date="2011-07-17T21:25:00Z">
          <w:r w:rsidRPr="00F45FF0" w:rsidDel="003E7AA6">
            <w:delText>el trabajo</w:delText>
          </w:r>
        </w:del>
        <w:r w:rsidRPr="00F45FF0">
          <w:t xml:space="preserve"> </w:t>
        </w:r>
      </w:ins>
      <w:customXmlInsRangeStart w:id="1364" w:author="Orion" w:date="2011-05-03T12:50:00Z"/>
      <w:sdt>
        <w:sdtPr>
          <w:id w:val="-1590698168"/>
          <w:citation/>
        </w:sdtPr>
        <w:sdtContent>
          <w:customXmlInsRangeEnd w:id="1364"/>
          <w:ins w:id="1365" w:author="Orion" w:date="2011-05-03T12:50:00Z">
            <w:r w:rsidRPr="00F45FF0">
              <w:fldChar w:fldCharType="begin"/>
            </w:r>
          </w:ins>
          <w:ins w:id="1366" w:author="Orion" w:date="2011-07-26T14:26:00Z">
            <w:r w:rsidR="009258BC">
              <w:instrText xml:space="preserve">CITATION Che09 \l 3082 </w:instrText>
            </w:r>
          </w:ins>
          <w:ins w:id="1367" w:author="Orion" w:date="2011-05-03T12:50:00Z">
            <w:r w:rsidRPr="00F45FF0">
              <w:fldChar w:fldCharType="separate"/>
            </w:r>
          </w:ins>
          <w:r w:rsidR="00BC29DB">
            <w:rPr>
              <w:noProof/>
            </w:rPr>
            <w:t>(59)</w:t>
          </w:r>
          <w:ins w:id="1368" w:author="Orion" w:date="2011-05-03T12:50:00Z">
            <w:r w:rsidRPr="00F45FF0">
              <w:fldChar w:fldCharType="end"/>
            </w:r>
          </w:ins>
          <w:customXmlInsRangeStart w:id="1369" w:author="Orion" w:date="2011-05-03T12:50:00Z"/>
        </w:sdtContent>
      </w:sdt>
      <w:customXmlInsRangeEnd w:id="1369"/>
      <w:ins w:id="1370" w:author="Orion" w:date="2011-05-03T12:50:00Z">
        <w:del w:id="1371" w:author="IO" w:date="2011-07-17T21:23:00Z">
          <w:r w:rsidRPr="00F45FF0" w:rsidDel="003E7AA6">
            <w:delText xml:space="preserve"> </w:delText>
          </w:r>
        </w:del>
      </w:ins>
      <w:ins w:id="1372" w:author="IO" w:date="2011-07-17T21:23:00Z">
        <w:r w:rsidR="003E7AA6">
          <w:t>. Éste</w:t>
        </w:r>
      </w:ins>
      <w:ins w:id="1373" w:author="IO" w:date="2011-07-17T21:25:00Z">
        <w:r w:rsidR="003E7AA6">
          <w:t xml:space="preserve"> trabajo</w:t>
        </w:r>
      </w:ins>
      <w:ins w:id="1374" w:author="IO" w:date="2011-07-17T21:23:00Z">
        <w:r w:rsidR="003E7AA6">
          <w:t xml:space="preserve"> </w:t>
        </w:r>
      </w:ins>
      <w:ins w:id="1375" w:author="Orion" w:date="2011-05-03T12:50:00Z">
        <w:r w:rsidRPr="00F45FF0">
          <w:t xml:space="preserve">presenta un </w:t>
        </w:r>
        <w:del w:id="1376" w:author="IO" w:date="2011-07-17T21:23:00Z">
          <w:r w:rsidRPr="00F45FF0" w:rsidDel="003E7AA6">
            <w:delText>framework</w:delText>
          </w:r>
        </w:del>
      </w:ins>
      <w:ins w:id="1377" w:author="IO" w:date="2011-07-17T21:23:00Z">
        <w:r w:rsidR="003E7AA6">
          <w:t xml:space="preserve">marco de modelado </w:t>
        </w:r>
      </w:ins>
      <w:ins w:id="1378" w:author="Orion" w:date="2011-05-03T12:50:00Z">
        <w:del w:id="1379" w:author="IO" w:date="2011-07-17T21:25:00Z">
          <w:r w:rsidRPr="00F45FF0" w:rsidDel="003E7AA6">
            <w:delText xml:space="preserve"> </w:delText>
          </w:r>
        </w:del>
        <w:del w:id="1380" w:author="IO" w:date="2011-07-17T21:23:00Z">
          <w:r w:rsidRPr="00F45FF0" w:rsidDel="003E7AA6">
            <w:delText xml:space="preserve">basado en agentes para modelar UAVs, en </w:delText>
          </w:r>
        </w:del>
        <w:r w:rsidRPr="00F45FF0">
          <w:t xml:space="preserve">donde cada vehículo </w:t>
        </w:r>
        <w:del w:id="1381" w:author="IO" w:date="2011-07-17T21:23:00Z">
          <w:r w:rsidRPr="00F45FF0" w:rsidDel="003E7AA6">
            <w:delText xml:space="preserve">de este tipo </w:delText>
          </w:r>
        </w:del>
        <w:r w:rsidRPr="00F45FF0">
          <w:t>se descompone en una serie de niveles controlados por agentes. Los principales agentes s</w:t>
        </w:r>
      </w:ins>
      <w:ins w:id="1382" w:author="IO" w:date="2011-07-17T21:25:00Z">
        <w:r w:rsidR="003E7AA6">
          <w:t>o</w:t>
        </w:r>
      </w:ins>
      <w:ins w:id="1383" w:author="Orion" w:date="2011-05-03T12:50:00Z">
        <w:del w:id="1384" w:author="IO" w:date="2011-07-17T21:25:00Z">
          <w:r w:rsidRPr="00F45FF0" w:rsidDel="003E7AA6">
            <w:delText>erá</w:delText>
          </w:r>
        </w:del>
        <w:r w:rsidRPr="00F45FF0">
          <w:t xml:space="preserve">n el físico y el lógico. El agente físico </w:t>
        </w:r>
        <w:del w:id="1385" w:author="IO" w:date="2011-07-17T21:25:00Z">
          <w:r w:rsidRPr="00F45FF0" w:rsidDel="003E7AA6">
            <w:delText>será</w:delText>
          </w:r>
        </w:del>
      </w:ins>
      <w:ins w:id="1386" w:author="IO" w:date="2011-07-17T21:25:00Z">
        <w:r w:rsidR="003E7AA6">
          <w:t>es</w:t>
        </w:r>
      </w:ins>
      <w:ins w:id="1387" w:author="Orion" w:date="2011-05-03T12:50:00Z">
        <w:r w:rsidRPr="00F45FF0">
          <w:t xml:space="preserve"> el principal responsable de las interacciones físicas del UAV, como pueden ser maniobras hacia el siguiente </w:t>
        </w:r>
        <w:del w:id="1388" w:author="IO" w:date="2011-07-17T21:25:00Z">
          <w:r w:rsidRPr="00F45FF0" w:rsidDel="003E7AA6">
            <w:delText>waypoint (</w:delText>
          </w:r>
        </w:del>
        <w:r w:rsidRPr="00F45FF0">
          <w:t xml:space="preserve">punto </w:t>
        </w:r>
        <w:del w:id="1389" w:author="IO" w:date="2011-07-17T21:25:00Z">
          <w:r w:rsidRPr="00F45FF0" w:rsidDel="003E7AA6">
            <w:delText>inte</w:delText>
          </w:r>
        </w:del>
      </w:ins>
      <w:ins w:id="1390" w:author="IO" w:date="2011-07-17T21:25:00Z">
        <w:r w:rsidR="003E7AA6">
          <w:t>de paso</w:t>
        </w:r>
      </w:ins>
      <w:ins w:id="1391" w:author="Orion" w:date="2011-05-03T12:50:00Z">
        <w:del w:id="1392" w:author="IO" w:date="2011-07-17T21:25:00Z">
          <w:r w:rsidRPr="00F45FF0" w:rsidDel="003E7AA6">
            <w:delText>rme</w:delText>
          </w:r>
        </w:del>
        <w:del w:id="1393" w:author="IO" w:date="2011-07-17T21:26:00Z">
          <w:r w:rsidRPr="00F45FF0" w:rsidDel="003E7AA6">
            <w:delText>dio)</w:delText>
          </w:r>
        </w:del>
        <w:r w:rsidRPr="00F45FF0">
          <w:t xml:space="preserve">, </w:t>
        </w:r>
      </w:ins>
      <w:ins w:id="1394" w:author="IO" w:date="2011-07-17T21:26:00Z">
        <w:r w:rsidR="003E7AA6">
          <w:t xml:space="preserve">las </w:t>
        </w:r>
      </w:ins>
      <w:ins w:id="1395" w:author="Orion" w:date="2011-05-03T12:50:00Z">
        <w:r w:rsidRPr="00F45FF0">
          <w:t xml:space="preserve">comprobaciones </w:t>
        </w:r>
        <w:del w:id="1396" w:author="IO" w:date="2011-07-17T21:26:00Z">
          <w:r w:rsidRPr="00F45FF0" w:rsidDel="003E7AA6">
            <w:delText>para asegurarse que no va a colisionar con ningún objeto</w:delText>
          </w:r>
        </w:del>
      </w:ins>
      <w:ins w:id="1397" w:author="IO" w:date="2011-07-17T21:26:00Z">
        <w:r w:rsidR="003E7AA6">
          <w:t>sobre posibles colisiones</w:t>
        </w:r>
      </w:ins>
      <w:ins w:id="1398" w:author="Orion" w:date="2011-05-03T12:50:00Z">
        <w:r w:rsidRPr="00F45FF0">
          <w:t xml:space="preserve">, </w:t>
        </w:r>
      </w:ins>
      <w:ins w:id="1399" w:author="IO" w:date="2011-07-17T21:26:00Z">
        <w:r w:rsidR="003E7AA6">
          <w:t xml:space="preserve">la </w:t>
        </w:r>
      </w:ins>
      <w:ins w:id="1400" w:author="Orion" w:date="2011-05-03T12:50:00Z">
        <w:r w:rsidRPr="00F45FF0">
          <w:t xml:space="preserve">actualización del estado del combustible, </w:t>
        </w:r>
      </w:ins>
      <w:ins w:id="1401" w:author="IO" w:date="2011-07-17T21:26:00Z">
        <w:r w:rsidR="003E7AA6">
          <w:t xml:space="preserve">la </w:t>
        </w:r>
      </w:ins>
      <w:ins w:id="1402" w:author="Orion" w:date="2011-05-03T12:50:00Z">
        <w:r w:rsidRPr="00F45FF0">
          <w:t>comprobación de los sensores</w:t>
        </w:r>
      </w:ins>
      <w:ins w:id="1403" w:author="IO" w:date="2011-07-17T21:26:00Z">
        <w:r w:rsidR="003E7AA6">
          <w:t xml:space="preserve"> o la</w:t>
        </w:r>
      </w:ins>
      <w:ins w:id="1404" w:author="Orion" w:date="2011-05-03T12:50:00Z">
        <w:del w:id="1405" w:author="IO" w:date="2011-07-17T21:26:00Z">
          <w:r w:rsidRPr="00F45FF0" w:rsidDel="003E7AA6">
            <w:delText>,</w:delText>
          </w:r>
        </w:del>
        <w:r w:rsidRPr="00F45FF0">
          <w:t xml:space="preserve"> transmisión de mensajes pendientes</w:t>
        </w:r>
        <w:del w:id="1406" w:author="IO" w:date="2011-07-17T21:26:00Z">
          <w:r w:rsidRPr="00F45FF0" w:rsidDel="003E7AA6">
            <w:delText>, et</w:delText>
          </w:r>
        </w:del>
        <w:del w:id="1407" w:author="IO" w:date="2011-07-17T21:27:00Z">
          <w:r w:rsidRPr="00F45FF0" w:rsidDel="003E7AA6">
            <w:delText>c</w:delText>
          </w:r>
        </w:del>
        <w:r w:rsidRPr="00F45FF0">
          <w:t xml:space="preserve">. Por otro lado, el agente lógico es el responsable de generar la lista de </w:t>
        </w:r>
        <w:del w:id="1408" w:author="IO" w:date="2011-07-17T21:27:00Z">
          <w:r w:rsidRPr="00F45FF0" w:rsidDel="003E7AA6">
            <w:delText>waypoints</w:delText>
          </w:r>
        </w:del>
      </w:ins>
      <w:ins w:id="1409" w:author="IO" w:date="2011-07-17T21:27:00Z">
        <w:r w:rsidR="003E7AA6">
          <w:t>puntos de paso</w:t>
        </w:r>
      </w:ins>
      <w:ins w:id="1410" w:author="Orion" w:date="2011-05-03T12:50:00Z">
        <w:r w:rsidRPr="00F45FF0">
          <w:t xml:space="preserve"> y </w:t>
        </w:r>
      </w:ins>
      <w:ins w:id="1411" w:author="IO" w:date="2011-07-17T21:27:00Z">
        <w:r w:rsidR="003E7AA6">
          <w:t>solicitar el envío de mensajes</w:t>
        </w:r>
      </w:ins>
      <w:ins w:id="1412" w:author="Orion" w:date="2011-05-03T12:50:00Z">
        <w:del w:id="1413" w:author="IO" w:date="2011-07-17T21:27:00Z">
          <w:r w:rsidRPr="00F45FF0" w:rsidDel="003E7AA6">
            <w:delText>mandársela al agente físico, y tiene una serie de tareas como decirle a un agente físico transmisor que mande un determinado mensaje</w:delText>
          </w:r>
        </w:del>
        <w:r w:rsidRPr="00F45FF0">
          <w:t>.</w:t>
        </w:r>
      </w:ins>
    </w:p>
    <w:p w14:paraId="1518FF50" w14:textId="2B213F39" w:rsidR="00F26D8A" w:rsidRPr="00F45FF0" w:rsidRDefault="00F26D8A" w:rsidP="002D7414">
      <w:pPr>
        <w:spacing w:before="240" w:after="120"/>
        <w:ind w:firstLine="284"/>
        <w:jc w:val="both"/>
        <w:rPr>
          <w:ins w:id="1414" w:author="Orion" w:date="2011-05-03T12:50:00Z"/>
        </w:rPr>
      </w:pPr>
      <w:ins w:id="1415" w:author="IO" w:date="2011-07-18T13:54:00Z">
        <w:r>
          <w:t xml:space="preserve">En cuanto a los simuladores que analizan el vuelo combinado de múltiples UAVs ya se han revisado algunos </w:t>
        </w:r>
      </w:ins>
      <w:ins w:id="1416" w:author="IO" w:date="2011-07-18T14:08:00Z">
        <w:r w:rsidR="00D95065">
          <w:t>casos</w:t>
        </w:r>
      </w:ins>
      <w:ins w:id="1417" w:author="IO" w:date="2011-07-18T13:54:00Z">
        <w:r>
          <w:t xml:space="preserve"> en las secciones anteriores. </w:t>
        </w:r>
      </w:ins>
      <w:ins w:id="1418" w:author="IO" w:date="2011-07-18T14:08:00Z">
        <w:r w:rsidR="00D95065">
          <w:t xml:space="preserve">Por ejemplo </w:t>
        </w:r>
      </w:ins>
      <w:customXmlInsRangeStart w:id="1419" w:author="IO" w:date="2011-07-18T14:08:00Z"/>
      <w:sdt>
        <w:sdtPr>
          <w:id w:val="-579292922"/>
          <w:citation/>
        </w:sdtPr>
        <w:sdtContent>
          <w:customXmlInsRangeEnd w:id="1419"/>
          <w:ins w:id="1420" w:author="IO" w:date="2011-07-18T14:08:00Z">
            <w:r w:rsidR="00D95065" w:rsidRPr="005A507E">
              <w:fldChar w:fldCharType="begin"/>
            </w:r>
          </w:ins>
          <w:ins w:id="1421" w:author="Orion" w:date="2011-07-26T14:47:00Z">
            <w:r w:rsidR="0071557E">
              <w:instrText xml:space="preserve">CITATION NHu03 \l 3082 </w:instrText>
            </w:r>
          </w:ins>
          <w:ins w:id="1422" w:author="IO" w:date="2011-07-18T14:08:00Z">
            <w:del w:id="1423" w:author="Orion" w:date="2011-07-26T14:19:00Z">
              <w:r w:rsidR="00D95065" w:rsidRPr="001E6F3A" w:rsidDel="002D7414">
                <w:delInstrText xml:space="preserve"> CITATION NHu03 \l 3082 </w:delInstrText>
              </w:r>
            </w:del>
            <w:r w:rsidR="00D95065" w:rsidRPr="005A507E">
              <w:fldChar w:fldCharType="separate"/>
            </w:r>
          </w:ins>
          <w:r w:rsidR="00BC29DB">
            <w:rPr>
              <w:noProof/>
            </w:rPr>
            <w:t>(55)</w:t>
          </w:r>
          <w:ins w:id="1424" w:author="IO" w:date="2011-07-18T14:08:00Z">
            <w:r w:rsidR="00D95065" w:rsidRPr="005A507E">
              <w:fldChar w:fldCharType="end"/>
            </w:r>
          </w:ins>
          <w:customXmlInsRangeStart w:id="1425" w:author="IO" w:date="2011-07-18T14:08:00Z"/>
        </w:sdtContent>
      </w:sdt>
      <w:customXmlInsRangeEnd w:id="1425"/>
      <w:ins w:id="1426" w:author="IO" w:date="2011-07-18T14:09:00Z">
        <w:r w:rsidR="00D95065">
          <w:t xml:space="preserve">, </w:t>
        </w:r>
      </w:ins>
      <w:ins w:id="1427" w:author="IO" w:date="2011-07-18T14:10:00Z">
        <w:r w:rsidR="00D95065">
          <w:t>considera</w:t>
        </w:r>
      </w:ins>
      <w:ins w:id="1428" w:author="IO" w:date="2011-07-18T14:09:00Z">
        <w:r w:rsidR="00D95065">
          <w:t xml:space="preserve"> </w:t>
        </w:r>
      </w:ins>
      <w:ins w:id="1429" w:author="IO" w:date="2011-07-18T14:10:00Z">
        <w:r w:rsidR="00D95065">
          <w:t>principalmente el control de agentes individuales pero también aborda cómo será el paso de mensajes entre UAVs para volar en espacios compartidos.</w:t>
        </w:r>
      </w:ins>
      <w:ins w:id="1430" w:author="IO" w:date="2011-07-18T14:11:00Z">
        <w:r w:rsidR="00D95065">
          <w:t xml:space="preserve"> </w:t>
        </w:r>
      </w:ins>
      <w:ins w:id="1431" w:author="IO" w:date="2011-07-18T18:10:00Z">
        <w:r w:rsidR="00960BC3">
          <w:t xml:space="preserve">También son populares los trabajos que como </w:t>
        </w:r>
      </w:ins>
      <w:customXmlInsRangeStart w:id="1432" w:author="IO" w:date="2011-07-18T18:10:00Z"/>
      <w:sdt>
        <w:sdtPr>
          <w:id w:val="-517239922"/>
          <w:citation/>
        </w:sdtPr>
        <w:sdtContent>
          <w:customXmlInsRangeEnd w:id="1432"/>
          <w:ins w:id="1433" w:author="IO" w:date="2011-07-18T18:10:00Z">
            <w:r w:rsidR="00960BC3">
              <w:fldChar w:fldCharType="begin"/>
            </w:r>
            <w:r w:rsidR="00960BC3">
              <w:instrText xml:space="preserve"> CITATION Bea03 \l 3082 </w:instrText>
            </w:r>
          </w:ins>
          <w:r w:rsidR="00960BC3">
            <w:fldChar w:fldCharType="separate"/>
          </w:r>
          <w:r w:rsidR="00BC29DB">
            <w:rPr>
              <w:noProof/>
            </w:rPr>
            <w:t>(60)</w:t>
          </w:r>
          <w:ins w:id="1434" w:author="IO" w:date="2011-07-18T18:10:00Z">
            <w:r w:rsidR="00960BC3">
              <w:fldChar w:fldCharType="end"/>
            </w:r>
          </w:ins>
          <w:customXmlInsRangeStart w:id="1435" w:author="IO" w:date="2011-07-18T18:10:00Z"/>
        </w:sdtContent>
      </w:sdt>
      <w:customXmlInsRangeEnd w:id="1435"/>
      <w:ins w:id="1436" w:author="IO" w:date="2011-07-18T18:10:00Z">
        <w:r w:rsidR="00960BC3">
          <w:t xml:space="preserve"> consideran aspectos de auto-organización en enjambres de UAVs para alcanzar objetivos globales.</w:t>
        </w:r>
      </w:ins>
    </w:p>
    <w:p w14:paraId="7E75E2EE" w14:textId="77777777" w:rsidR="003045BC" w:rsidRDefault="003045BC">
      <w:pPr>
        <w:spacing w:before="240" w:after="120"/>
        <w:ind w:firstLine="284"/>
        <w:jc w:val="both"/>
        <w:rPr>
          <w:ins w:id="1437" w:author="IO" w:date="2011-07-17T21:35:00Z"/>
        </w:rPr>
      </w:pPr>
    </w:p>
    <w:p w14:paraId="3343393F" w14:textId="77777777" w:rsidR="003045BC" w:rsidRDefault="003045BC">
      <w:pPr>
        <w:spacing w:before="240" w:after="120"/>
        <w:ind w:firstLine="284"/>
        <w:jc w:val="both"/>
        <w:rPr>
          <w:ins w:id="1438" w:author="IO" w:date="2011-07-17T21:35:00Z"/>
        </w:rPr>
        <w:sectPr w:rsidR="003045BC" w:rsidSect="009143CB">
          <w:type w:val="oddPage"/>
          <w:pgSz w:w="11906" w:h="16838"/>
          <w:pgMar w:top="1134" w:right="1134" w:bottom="1134" w:left="1134" w:header="720" w:footer="720" w:gutter="0"/>
          <w:cols w:space="720"/>
          <w:docGrid w:linePitch="360"/>
        </w:sectPr>
      </w:pPr>
    </w:p>
    <w:p w14:paraId="28076F62" w14:textId="57175504" w:rsidR="003045BC" w:rsidRPr="00F45FF0" w:rsidDel="003045BC" w:rsidRDefault="003045BC">
      <w:pPr>
        <w:spacing w:before="240" w:after="120"/>
        <w:ind w:firstLine="284"/>
        <w:jc w:val="both"/>
        <w:rPr>
          <w:ins w:id="1439" w:author="Orion" w:date="2011-05-05T17:38:00Z"/>
          <w:del w:id="1440" w:author="IO" w:date="2011-07-17T21:35:00Z"/>
        </w:rPr>
        <w:pPrChange w:id="1441" w:author="IO" w:date="2011-07-13T11:34:00Z">
          <w:pPr/>
        </w:pPrChange>
      </w:pPr>
      <w:bookmarkStart w:id="1442" w:name="_Toc298752129"/>
      <w:bookmarkStart w:id="1443" w:name="_Toc298757509"/>
      <w:bookmarkStart w:id="1444" w:name="_Toc298777455"/>
      <w:bookmarkStart w:id="1445" w:name="_Toc298787420"/>
      <w:bookmarkStart w:id="1446" w:name="_Toc298944583"/>
      <w:bookmarkStart w:id="1447" w:name="_Toc298954500"/>
      <w:bookmarkStart w:id="1448" w:name="_Toc299007671"/>
      <w:bookmarkStart w:id="1449" w:name="_Toc299012029"/>
      <w:bookmarkStart w:id="1450" w:name="_Toc299103577"/>
      <w:bookmarkStart w:id="1451" w:name="_Toc299103950"/>
      <w:bookmarkStart w:id="1452" w:name="_Toc299463775"/>
      <w:bookmarkStart w:id="1453" w:name="_Toc299463859"/>
      <w:bookmarkEnd w:id="1442"/>
      <w:bookmarkEnd w:id="1443"/>
      <w:bookmarkEnd w:id="1444"/>
      <w:bookmarkEnd w:id="1445"/>
      <w:bookmarkEnd w:id="1446"/>
      <w:bookmarkEnd w:id="1447"/>
      <w:bookmarkEnd w:id="1448"/>
      <w:bookmarkEnd w:id="1449"/>
      <w:bookmarkEnd w:id="1450"/>
      <w:bookmarkEnd w:id="1451"/>
      <w:bookmarkEnd w:id="1452"/>
      <w:bookmarkEnd w:id="1453"/>
    </w:p>
    <w:p w14:paraId="40ADA9E1" w14:textId="77777777" w:rsidR="00B937FD" w:rsidRPr="00F14235" w:rsidRDefault="00B937FD">
      <w:pPr>
        <w:pStyle w:val="Heading1"/>
        <w:numPr>
          <w:ilvl w:val="0"/>
          <w:numId w:val="40"/>
        </w:numPr>
        <w:rPr>
          <w:ins w:id="1454" w:author="Orion" w:date="2011-05-05T17:38:00Z"/>
          <w:szCs w:val="52"/>
        </w:rPr>
        <w:pPrChange w:id="1455" w:author="IO" w:date="2011-07-17T21:35:00Z">
          <w:pPr>
            <w:pStyle w:val="Title"/>
            <w:outlineLvl w:val="0"/>
          </w:pPr>
        </w:pPrChange>
      </w:pPr>
      <w:bookmarkStart w:id="1456" w:name="_Ref299015025"/>
      <w:bookmarkStart w:id="1457" w:name="_Toc299463860"/>
      <w:ins w:id="1458" w:author="Orion" w:date="2011-05-05T17:38:00Z">
        <w:r w:rsidRPr="009143CB">
          <w:rPr>
            <w:b w:val="0"/>
            <w:sz w:val="52"/>
            <w:szCs w:val="52"/>
            <w:rPrChange w:id="1459" w:author="IO" w:date="2011-07-13T15:17:00Z">
              <w:rPr>
                <w:rFonts w:cs="Times New Roman"/>
                <w:b/>
                <w:bCs/>
              </w:rPr>
            </w:rPrChange>
          </w:rPr>
          <w:t>Requisitos</w:t>
        </w:r>
      </w:ins>
      <w:ins w:id="1460" w:author="Orion" w:date="2011-05-05T18:20:00Z">
        <w:r w:rsidR="00E70231" w:rsidRPr="009143CB">
          <w:rPr>
            <w:b w:val="0"/>
            <w:sz w:val="52"/>
            <w:szCs w:val="52"/>
            <w:rPrChange w:id="1461" w:author="IO" w:date="2011-07-13T15:17:00Z">
              <w:rPr>
                <w:rFonts w:cs="Times New Roman"/>
                <w:b/>
                <w:bCs/>
              </w:rPr>
            </w:rPrChange>
          </w:rPr>
          <w:t xml:space="preserve"> del Sistema</w:t>
        </w:r>
      </w:ins>
      <w:bookmarkEnd w:id="1456"/>
      <w:bookmarkEnd w:id="1457"/>
    </w:p>
    <w:p w14:paraId="4D9362EE" w14:textId="0C913055" w:rsidR="004117D6" w:rsidRDefault="006A1F8D">
      <w:pPr>
        <w:spacing w:after="120"/>
        <w:jc w:val="both"/>
        <w:rPr>
          <w:ins w:id="1462" w:author="IO" w:date="2011-07-20T17:06:00Z"/>
        </w:rPr>
        <w:pPrChange w:id="1463" w:author="IO" w:date="2011-07-18T18:38:00Z">
          <w:pPr>
            <w:jc w:val="both"/>
          </w:pPr>
        </w:pPrChange>
      </w:pPr>
      <w:ins w:id="1464" w:author="Orion" w:date="2011-05-05T18:21:00Z">
        <w:r w:rsidRPr="00277823">
          <w:t xml:space="preserve">En este apartado se van a especificar los requisitos básicos que </w:t>
        </w:r>
      </w:ins>
      <w:ins w:id="1465" w:author="Orion" w:date="2011-05-09T00:33:00Z">
        <w:r w:rsidR="009F1FA7" w:rsidRPr="00277823">
          <w:t>el</w:t>
        </w:r>
      </w:ins>
      <w:ins w:id="1466" w:author="Orion" w:date="2011-05-05T18:21:00Z">
        <w:r w:rsidRPr="00277823">
          <w:t xml:space="preserve"> sistema</w:t>
        </w:r>
      </w:ins>
      <w:ins w:id="1467" w:author="Orion" w:date="2011-05-09T00:33:00Z">
        <w:r w:rsidR="009F1FA7" w:rsidRPr="00277823">
          <w:t xml:space="preserve"> debe cumplir</w:t>
        </w:r>
      </w:ins>
      <w:ins w:id="1468" w:author="Orion" w:date="2011-05-05T18:22:00Z">
        <w:r w:rsidRPr="00277823">
          <w:t>.</w:t>
        </w:r>
      </w:ins>
      <w:ins w:id="1469" w:author="Orion" w:date="2011-05-05T18:43:00Z">
        <w:r w:rsidR="001A6151" w:rsidRPr="00277823">
          <w:t xml:space="preserve"> </w:t>
        </w:r>
      </w:ins>
      <w:ins w:id="1470" w:author="IO" w:date="2011-07-20T17:10:00Z">
        <w:r w:rsidR="00326FD6">
          <w:t>S</w:t>
        </w:r>
      </w:ins>
      <w:ins w:id="1471" w:author="IO" w:date="2011-07-20T17:09:00Z">
        <w:r w:rsidR="004117D6">
          <w:t xml:space="preserve">e descompone en dos partes. La Sección </w:t>
        </w:r>
        <w:r w:rsidR="004117D6">
          <w:fldChar w:fldCharType="begin"/>
        </w:r>
        <w:r w:rsidR="004117D6">
          <w:instrText xml:space="preserve"> REF _Ref298945119 \r \h </w:instrText>
        </w:r>
      </w:ins>
      <w:r w:rsidR="004117D6">
        <w:fldChar w:fldCharType="separate"/>
      </w:r>
      <w:ins w:id="1472" w:author="IO" w:date="2011-07-22T13:16:00Z">
        <w:r w:rsidR="00416FF6">
          <w:t>4.1</w:t>
        </w:r>
      </w:ins>
      <w:ins w:id="1473" w:author="IO" w:date="2011-07-20T17:09:00Z">
        <w:r w:rsidR="004117D6">
          <w:fldChar w:fldCharType="end"/>
        </w:r>
        <w:r w:rsidR="004117D6">
          <w:t xml:space="preserve"> está dedicada a los aspectos del tráfico aéreo que han de cubrir los modelos a realizar</w:t>
        </w:r>
      </w:ins>
      <w:ins w:id="1474" w:author="IO" w:date="2011-07-20T17:10:00Z">
        <w:r w:rsidR="004117D6">
          <w:t xml:space="preserve">. La Sección </w:t>
        </w:r>
        <w:r w:rsidR="004117D6">
          <w:fldChar w:fldCharType="begin"/>
        </w:r>
        <w:r w:rsidR="004117D6">
          <w:instrText xml:space="preserve"> REF _Ref298945139 \r \h </w:instrText>
        </w:r>
      </w:ins>
      <w:r w:rsidR="004117D6">
        <w:fldChar w:fldCharType="separate"/>
      </w:r>
      <w:ins w:id="1475" w:author="IO" w:date="2011-07-22T13:16:00Z">
        <w:r w:rsidR="00416FF6">
          <w:t>4.2</w:t>
        </w:r>
      </w:ins>
      <w:ins w:id="1476" w:author="IO" w:date="2011-07-20T17:10:00Z">
        <w:r w:rsidR="004117D6">
          <w:fldChar w:fldCharType="end"/>
        </w:r>
        <w:r w:rsidR="004117D6">
          <w:t xml:space="preserve"> se centra en la infraestructura metodológica y de herramientas usada para el desarrollo dirigido por modelos de la simulación.</w:t>
        </w:r>
      </w:ins>
    </w:p>
    <w:p w14:paraId="05E95B92" w14:textId="4833D506" w:rsidR="004117D6" w:rsidRPr="004117D6" w:rsidRDefault="004117D6">
      <w:pPr>
        <w:pStyle w:val="Heading1"/>
        <w:numPr>
          <w:ilvl w:val="1"/>
          <w:numId w:val="40"/>
        </w:numPr>
        <w:rPr>
          <w:ins w:id="1477" w:author="IO" w:date="2011-07-20T17:06:00Z"/>
          <w:sz w:val="44"/>
          <w:szCs w:val="52"/>
          <w:rPrChange w:id="1478" w:author="IO" w:date="2011-07-20T17:06:00Z">
            <w:rPr>
              <w:ins w:id="1479" w:author="IO" w:date="2011-07-20T17:06:00Z"/>
            </w:rPr>
          </w:rPrChange>
        </w:rPr>
        <w:pPrChange w:id="1480" w:author="IO" w:date="2011-07-20T17:06:00Z">
          <w:pPr>
            <w:jc w:val="both"/>
          </w:pPr>
        </w:pPrChange>
      </w:pPr>
      <w:bookmarkStart w:id="1481" w:name="_Ref298945119"/>
      <w:bookmarkStart w:id="1482" w:name="_Toc299463861"/>
      <w:ins w:id="1483" w:author="IO" w:date="2011-07-20T17:06:00Z">
        <w:r w:rsidRPr="004117D6">
          <w:rPr>
            <w:b w:val="0"/>
            <w:sz w:val="44"/>
            <w:szCs w:val="52"/>
            <w:rPrChange w:id="1484" w:author="IO" w:date="2011-07-20T17:06:00Z">
              <w:rPr>
                <w:b/>
                <w:bCs/>
              </w:rPr>
            </w:rPrChange>
          </w:rPr>
          <w:t>Aspectos del tráfico aéreo</w:t>
        </w:r>
        <w:bookmarkEnd w:id="1481"/>
        <w:bookmarkEnd w:id="1482"/>
      </w:ins>
    </w:p>
    <w:p w14:paraId="21B03A9A" w14:textId="5EDFDFA3" w:rsidR="005E29D8" w:rsidRPr="00277823" w:rsidDel="00277823" w:rsidRDefault="009F1FA7">
      <w:pPr>
        <w:spacing w:after="120"/>
        <w:jc w:val="both"/>
        <w:rPr>
          <w:ins w:id="1485" w:author="Orion" w:date="2011-06-10T12:46:00Z"/>
          <w:del w:id="1486" w:author="IO" w:date="2011-07-18T18:38:00Z"/>
        </w:rPr>
        <w:pPrChange w:id="1487" w:author="IO" w:date="2011-07-18T18:38:00Z">
          <w:pPr/>
        </w:pPrChange>
      </w:pPr>
      <w:ins w:id="1488" w:author="Orion" w:date="2011-05-09T00:33:00Z">
        <w:r w:rsidRPr="00277823">
          <w:t>El</w:t>
        </w:r>
      </w:ins>
      <w:ins w:id="1489" w:author="Orion" w:date="2011-05-05T18:43:00Z">
        <w:r w:rsidR="001A6151" w:rsidRPr="00277823">
          <w:t xml:space="preserve"> objetivo es </w:t>
        </w:r>
        <w:del w:id="1490" w:author="IO" w:date="2011-06-09T17:23:00Z">
          <w:r w:rsidR="001A6151" w:rsidRPr="00277823" w:rsidDel="005E29D8">
            <w:delText>representar</w:delText>
          </w:r>
        </w:del>
      </w:ins>
      <w:ins w:id="1491" w:author="IO" w:date="2011-06-09T17:23:00Z">
        <w:r w:rsidR="005E29D8" w:rsidRPr="00277823">
          <w:t>obtener</w:t>
        </w:r>
      </w:ins>
      <w:ins w:id="1492" w:author="Orion" w:date="2011-05-05T18:43:00Z">
        <w:r w:rsidR="001A6151" w:rsidRPr="00277823">
          <w:t xml:space="preserve"> una simulaci</w:t>
        </w:r>
      </w:ins>
      <w:ins w:id="1493" w:author="Orion" w:date="2011-05-05T18:44:00Z">
        <w:r w:rsidR="001A6151" w:rsidRPr="00277823">
          <w:t xml:space="preserve">ón del espacio aéreo </w:t>
        </w:r>
      </w:ins>
      <w:ins w:id="1494" w:author="IO" w:date="2011-06-09T17:23:00Z">
        <w:r w:rsidR="005E29D8" w:rsidRPr="00277823">
          <w:t xml:space="preserve">suficientemente fidedigna para modelar fenómenos que </w:t>
        </w:r>
      </w:ins>
      <w:ins w:id="1495" w:author="IO" w:date="2011-06-09T17:24:00Z">
        <w:r w:rsidR="005E29D8" w:rsidRPr="00277823">
          <w:t xml:space="preserve">involucran a varios actores y flexible para adaptarse a nuevos </w:t>
        </w:r>
      </w:ins>
      <w:ins w:id="1496" w:author="IO" w:date="2011-06-09T17:25:00Z">
        <w:r w:rsidR="005E29D8" w:rsidRPr="00277823">
          <w:t xml:space="preserve">o modificados </w:t>
        </w:r>
      </w:ins>
      <w:ins w:id="1497" w:author="IO" w:date="2011-06-09T17:24:00Z">
        <w:r w:rsidR="005E29D8" w:rsidRPr="00277823">
          <w:t xml:space="preserve">elementos en el </w:t>
        </w:r>
      </w:ins>
      <w:ins w:id="1498" w:author="IO" w:date="2011-06-09T17:25:00Z">
        <w:r w:rsidR="005E29D8" w:rsidRPr="00277823">
          <w:t xml:space="preserve">dominio. </w:t>
        </w:r>
      </w:ins>
      <w:ins w:id="1499" w:author="IO" w:date="2011-07-18T18:43:00Z">
        <w:r w:rsidR="00277823">
          <w:t>Esta simulación cubrirá los elementos esenciales de la gestión del tráfico a</w:t>
        </w:r>
      </w:ins>
      <w:ins w:id="1500" w:author="IO" w:date="2011-07-18T18:44:00Z">
        <w:r w:rsidR="00277823">
          <w:t xml:space="preserve">éreo (interacciones controladores-pilotos) y de la navegación aérea (interacciones controladores-pilotos y pilotos-aeronaves) </w:t>
        </w:r>
      </w:ins>
      <w:ins w:id="1501" w:author="IO" w:date="2011-06-09T17:25:00Z">
        <w:r w:rsidR="005E29D8" w:rsidRPr="00277823">
          <w:t>Para este fin</w:t>
        </w:r>
      </w:ins>
      <w:ins w:id="1502" w:author="IO" w:date="2011-06-09T17:26:00Z">
        <w:r w:rsidR="005E29D8" w:rsidRPr="00277823">
          <w:t>,</w:t>
        </w:r>
      </w:ins>
      <w:ins w:id="1503" w:author="IO" w:date="2011-06-09T17:25:00Z">
        <w:r w:rsidR="005E29D8" w:rsidRPr="00277823">
          <w:t xml:space="preserve"> y en funci</w:t>
        </w:r>
      </w:ins>
      <w:ins w:id="1504" w:author="IO" w:date="2011-06-09T17:26:00Z">
        <w:r w:rsidR="005E29D8" w:rsidRPr="00277823">
          <w:t xml:space="preserve">ón del estudio del estado del arte </w:t>
        </w:r>
        <w:del w:id="1505" w:author="Orion" w:date="2011-06-20T11:08:00Z">
          <w:r w:rsidR="005E29D8" w:rsidRPr="00277823" w:rsidDel="00F92397">
            <w:delText>en</w:delText>
          </w:r>
        </w:del>
      </w:ins>
      <w:ins w:id="1506" w:author="Orion" w:date="2011-06-20T11:08:00Z">
        <w:r w:rsidR="00F92397" w:rsidRPr="00277823">
          <w:t>de</w:t>
        </w:r>
      </w:ins>
      <w:ins w:id="1507" w:author="IO" w:date="2011-06-09T17:26:00Z">
        <w:r w:rsidR="005E29D8" w:rsidRPr="00277823">
          <w:t xml:space="preserve"> la </w:t>
        </w:r>
        <w:del w:id="1508" w:author="Orion" w:date="2011-06-20T11:08:00Z">
          <w:r w:rsidR="005E29D8" w:rsidRPr="00277823" w:rsidDel="00AE5DF6">
            <w:delText>sección</w:delText>
          </w:r>
        </w:del>
      </w:ins>
      <w:ins w:id="1509" w:author="Orion" w:date="2011-06-20T11:08:00Z">
        <w:del w:id="1510" w:author="IO" w:date="2011-07-18T18:27:00Z">
          <w:r w:rsidR="00AE5DF6" w:rsidRPr="00277823" w:rsidDel="006E40E8">
            <w:delText xml:space="preserve">anterior </w:delText>
          </w:r>
        </w:del>
        <w:r w:rsidR="00AE5DF6" w:rsidRPr="00277823">
          <w:t>sección</w:t>
        </w:r>
      </w:ins>
      <w:ins w:id="1511" w:author="IO" w:date="2011-06-09T17:26:00Z">
        <w:del w:id="1512" w:author="Orion" w:date="2011-06-20T11:08:00Z">
          <w:r w:rsidR="005E29D8" w:rsidRPr="00277823" w:rsidDel="00AE5DF6">
            <w:delText xml:space="preserve"> ¿??,</w:delText>
          </w:r>
        </w:del>
        <w:r w:rsidR="005E29D8" w:rsidRPr="00277823">
          <w:t xml:space="preserve"> </w:t>
        </w:r>
      </w:ins>
      <w:ins w:id="1513" w:author="IO" w:date="2011-07-18T18:27:00Z">
        <w:r w:rsidR="006E40E8" w:rsidRPr="00277823">
          <w:t>anterior</w:t>
        </w:r>
      </w:ins>
      <w:ins w:id="1514" w:author="IO" w:date="2011-07-18T18:28:00Z">
        <w:r w:rsidR="006E40E8" w:rsidRPr="00277823">
          <w:t>,</w:t>
        </w:r>
      </w:ins>
      <w:ins w:id="1515" w:author="IO" w:date="2011-07-18T18:27:00Z">
        <w:r w:rsidR="006E40E8" w:rsidRPr="00277823">
          <w:t xml:space="preserve"> </w:t>
        </w:r>
      </w:ins>
      <w:ins w:id="1516" w:author="IO" w:date="2011-06-09T17:26:00Z">
        <w:r w:rsidR="005E29D8" w:rsidRPr="00277823">
          <w:t xml:space="preserve">se plantean los requisitos discutidos en esta sección. </w:t>
        </w:r>
      </w:ins>
      <w:ins w:id="1517" w:author="IO" w:date="2011-06-09T17:27:00Z">
        <w:r w:rsidR="005E29D8" w:rsidRPr="00277823">
          <w:t>Estos se organizan</w:t>
        </w:r>
      </w:ins>
      <w:ins w:id="1518" w:author="IO" w:date="2011-07-18T21:30:00Z">
        <w:r w:rsidR="00431889">
          <w:t xml:space="preserve"> en</w:t>
        </w:r>
      </w:ins>
      <w:ins w:id="1519" w:author="IO" w:date="2011-06-09T17:27:00Z">
        <w:r w:rsidR="005E29D8" w:rsidRPr="00277823">
          <w:t xml:space="preserve"> secciones</w:t>
        </w:r>
      </w:ins>
      <w:ins w:id="1520" w:author="IO" w:date="2011-07-18T18:28:00Z">
        <w:r w:rsidR="006E40E8" w:rsidRPr="00277823">
          <w:t xml:space="preserve"> relativas </w:t>
        </w:r>
      </w:ins>
      <w:ins w:id="1521" w:author="Orion" w:date="2011-06-10T13:02:00Z">
        <w:del w:id="1522" w:author="IO" w:date="2011-07-18T18:28:00Z">
          <w:r w:rsidR="00510691" w:rsidRPr="00277823" w:rsidDel="006E40E8">
            <w:delText>e</w:delText>
          </w:r>
        </w:del>
      </w:ins>
      <w:ins w:id="1523" w:author="IO" w:date="2011-07-18T18:28:00Z">
        <w:r w:rsidR="006E40E8" w:rsidRPr="00277823">
          <w:t>a</w:t>
        </w:r>
      </w:ins>
      <w:ins w:id="1524" w:author="Orion" w:date="2011-06-10T13:02:00Z">
        <w:r w:rsidR="00510691" w:rsidRPr="00277823">
          <w:t>l vuelo</w:t>
        </w:r>
      </w:ins>
      <w:ins w:id="1525" w:author="IO" w:date="2011-07-18T18:28:00Z">
        <w:r w:rsidR="006E40E8" w:rsidRPr="00277823">
          <w:t xml:space="preserve"> (ver Sección </w:t>
        </w:r>
      </w:ins>
      <w:ins w:id="1526" w:author="IO" w:date="2011-07-18T18:29:00Z">
        <w:r w:rsidR="006E40E8" w:rsidRPr="00277823">
          <w:fldChar w:fldCharType="begin"/>
        </w:r>
        <w:r w:rsidR="006E40E8" w:rsidRPr="007C206D">
          <w:instrText xml:space="preserve"> REF _Ref298777070 \r \h </w:instrText>
        </w:r>
      </w:ins>
      <w:r w:rsidR="00277823">
        <w:instrText xml:space="preserve"> \* MERGEFORMAT </w:instrText>
      </w:r>
      <w:r w:rsidR="006E40E8" w:rsidRPr="00277823">
        <w:fldChar w:fldCharType="separate"/>
      </w:r>
      <w:ins w:id="1527" w:author="IO" w:date="2011-07-22T13:16:00Z">
        <w:r w:rsidR="00416FF6">
          <w:t>4.1.1</w:t>
        </w:r>
      </w:ins>
      <w:ins w:id="1528" w:author="IO" w:date="2011-07-18T18:29:00Z">
        <w:r w:rsidR="006E40E8" w:rsidRPr="00277823">
          <w:fldChar w:fldCharType="end"/>
        </w:r>
        <w:r w:rsidR="006E40E8" w:rsidRPr="00277823">
          <w:t>)</w:t>
        </w:r>
      </w:ins>
      <w:ins w:id="1529" w:author="Orion" w:date="2011-06-10T13:02:00Z">
        <w:r w:rsidR="00510691" w:rsidRPr="00277823">
          <w:t>, las aeronaves</w:t>
        </w:r>
      </w:ins>
      <w:ins w:id="1530" w:author="IO" w:date="2011-07-18T18:29:00Z">
        <w:r w:rsidR="006E40E8" w:rsidRPr="00277823">
          <w:t xml:space="preserve"> (ver Sección</w:t>
        </w:r>
      </w:ins>
      <w:ins w:id="1531" w:author="IO" w:date="2011-07-18T18:34:00Z">
        <w:r w:rsidR="006E40E8" w:rsidRPr="00277823">
          <w:t xml:space="preserve"> </w:t>
        </w:r>
        <w:r w:rsidR="006E40E8" w:rsidRPr="00277823">
          <w:fldChar w:fldCharType="begin"/>
        </w:r>
        <w:r w:rsidR="006E40E8" w:rsidRPr="007C206D">
          <w:instrText xml:space="preserve"> REF _Ref298777398 \r \h </w:instrText>
        </w:r>
      </w:ins>
      <w:r w:rsidR="00277823">
        <w:instrText xml:space="preserve"> \* MERGEFORMAT </w:instrText>
      </w:r>
      <w:r w:rsidR="006E40E8" w:rsidRPr="00277823">
        <w:fldChar w:fldCharType="separate"/>
      </w:r>
      <w:ins w:id="1532" w:author="IO" w:date="2011-07-22T13:16:00Z">
        <w:r w:rsidR="00416FF6">
          <w:t>4.1.2</w:t>
        </w:r>
      </w:ins>
      <w:ins w:id="1533" w:author="IO" w:date="2011-07-18T18:34:00Z">
        <w:r w:rsidR="006E40E8" w:rsidRPr="00277823">
          <w:fldChar w:fldCharType="end"/>
        </w:r>
      </w:ins>
      <w:ins w:id="1534" w:author="IO" w:date="2011-07-18T18:29:00Z">
        <w:r w:rsidR="006E40E8" w:rsidRPr="00277823">
          <w:t>)</w:t>
        </w:r>
      </w:ins>
      <w:ins w:id="1535" w:author="Orion" w:date="2011-06-10T13:02:00Z">
        <w:r w:rsidR="00510691" w:rsidRPr="00277823">
          <w:t xml:space="preserve">, los pilotos </w:t>
        </w:r>
      </w:ins>
      <w:ins w:id="1536" w:author="IO" w:date="2011-07-18T18:34:00Z">
        <w:r w:rsidR="006E40E8" w:rsidRPr="00277823">
          <w:t xml:space="preserve">(ver Sección </w:t>
        </w:r>
        <w:r w:rsidR="006E40E8" w:rsidRPr="00277823">
          <w:fldChar w:fldCharType="begin"/>
        </w:r>
        <w:r w:rsidR="006E40E8" w:rsidRPr="007C206D">
          <w:instrText xml:space="preserve"> REF _Ref298777391 \r \h </w:instrText>
        </w:r>
      </w:ins>
      <w:r w:rsidR="00277823">
        <w:instrText xml:space="preserve"> \* MERGEFORMAT </w:instrText>
      </w:r>
      <w:r w:rsidR="006E40E8" w:rsidRPr="00277823">
        <w:fldChar w:fldCharType="separate"/>
      </w:r>
      <w:ins w:id="1537" w:author="IO" w:date="2011-07-22T13:16:00Z">
        <w:r w:rsidR="00416FF6">
          <w:t>4.1.3</w:t>
        </w:r>
      </w:ins>
      <w:ins w:id="1538" w:author="IO" w:date="2011-07-18T18:34:00Z">
        <w:r w:rsidR="006E40E8" w:rsidRPr="00277823">
          <w:fldChar w:fldCharType="end"/>
        </w:r>
        <w:r w:rsidR="006E40E8" w:rsidRPr="00277823">
          <w:t xml:space="preserve">) </w:t>
        </w:r>
      </w:ins>
      <w:ins w:id="1539" w:author="Orion" w:date="2011-06-10T13:02:00Z">
        <w:r w:rsidR="00510691" w:rsidRPr="00277823">
          <w:t>y los controladores</w:t>
        </w:r>
      </w:ins>
      <w:ins w:id="1540" w:author="IO" w:date="2011-07-18T18:34:00Z">
        <w:r w:rsidR="006E40E8" w:rsidRPr="00277823">
          <w:t xml:space="preserve"> (ver Sección </w:t>
        </w:r>
        <w:r w:rsidR="006E40E8" w:rsidRPr="00277823">
          <w:fldChar w:fldCharType="begin"/>
        </w:r>
        <w:r w:rsidR="006E40E8" w:rsidRPr="007C206D">
          <w:instrText xml:space="preserve"> REF _Ref298777410 \r \h </w:instrText>
        </w:r>
      </w:ins>
      <w:r w:rsidR="00277823">
        <w:instrText xml:space="preserve"> \* MERGEFORMAT </w:instrText>
      </w:r>
      <w:r w:rsidR="006E40E8" w:rsidRPr="00277823">
        <w:fldChar w:fldCharType="separate"/>
      </w:r>
      <w:ins w:id="1541" w:author="IO" w:date="2011-07-22T13:16:00Z">
        <w:r w:rsidR="00416FF6">
          <w:t>4.1.4</w:t>
        </w:r>
      </w:ins>
      <w:ins w:id="1542" w:author="IO" w:date="2011-07-18T18:34:00Z">
        <w:r w:rsidR="006E40E8" w:rsidRPr="00277823">
          <w:fldChar w:fldCharType="end"/>
        </w:r>
        <w:r w:rsidR="006E40E8" w:rsidRPr="00277823">
          <w:t>)</w:t>
        </w:r>
      </w:ins>
      <w:ins w:id="1543" w:author="Orion" w:date="2011-06-10T13:02:00Z">
        <w:r w:rsidR="00510691" w:rsidRPr="00277823">
          <w:t>.</w:t>
        </w:r>
      </w:ins>
    </w:p>
    <w:p w14:paraId="35755B31" w14:textId="77777777" w:rsidR="005B24B1" w:rsidRPr="00277823" w:rsidDel="00160F80" w:rsidRDefault="005B24B1">
      <w:pPr>
        <w:spacing w:after="120"/>
        <w:jc w:val="both"/>
        <w:rPr>
          <w:ins w:id="1544" w:author="IO" w:date="2011-06-09T17:27:00Z"/>
          <w:del w:id="1545" w:author="Orion" w:date="2011-06-10T13:33:00Z"/>
        </w:rPr>
        <w:pPrChange w:id="1546" w:author="IO" w:date="2011-07-18T18:38:00Z">
          <w:pPr/>
        </w:pPrChange>
      </w:pPr>
    </w:p>
    <w:p w14:paraId="00C4FC7E" w14:textId="46037CFE" w:rsidR="005E29D8" w:rsidRPr="00277823" w:rsidDel="00160F80" w:rsidRDefault="005E29D8">
      <w:pPr>
        <w:spacing w:after="120"/>
        <w:jc w:val="both"/>
        <w:rPr>
          <w:ins w:id="1547" w:author="IO" w:date="2011-06-09T17:27:00Z"/>
          <w:del w:id="1548" w:author="Orion" w:date="2011-06-10T13:33:00Z"/>
        </w:rPr>
        <w:pPrChange w:id="1549" w:author="IO" w:date="2011-07-18T18:38:00Z">
          <w:pPr/>
        </w:pPrChange>
      </w:pPr>
    </w:p>
    <w:p w14:paraId="424E85BC" w14:textId="618942AD" w:rsidR="007A3596" w:rsidRPr="00277823" w:rsidRDefault="006B0FAB">
      <w:pPr>
        <w:spacing w:after="120"/>
        <w:jc w:val="both"/>
        <w:rPr>
          <w:ins w:id="1550" w:author="Orion" w:date="2011-06-10T12:48:00Z"/>
        </w:rPr>
        <w:pPrChange w:id="1551" w:author="IO" w:date="2011-07-18T18:38:00Z">
          <w:pPr>
            <w:jc w:val="both"/>
          </w:pPr>
        </w:pPrChange>
      </w:pPr>
      <w:ins w:id="1552" w:author="IO" w:date="2011-05-13T12:30:00Z">
        <w:del w:id="1553" w:author="Orion" w:date="2011-06-10T13:33:00Z">
          <w:r w:rsidRPr="00277823" w:rsidDel="00160F80">
            <w:delText>ss</w:delText>
          </w:r>
        </w:del>
      </w:ins>
    </w:p>
    <w:p w14:paraId="596D532A" w14:textId="3DB6B3F9" w:rsidR="007A3596" w:rsidRPr="004117D6" w:rsidRDefault="00A918A4">
      <w:pPr>
        <w:pStyle w:val="Heading1"/>
        <w:numPr>
          <w:ilvl w:val="2"/>
          <w:numId w:val="40"/>
        </w:numPr>
        <w:rPr>
          <w:ins w:id="1554" w:author="Orion" w:date="2011-06-10T12:48:00Z"/>
          <w:sz w:val="36"/>
          <w:szCs w:val="52"/>
          <w:rPrChange w:id="1555" w:author="IO" w:date="2011-07-20T17:07:00Z">
            <w:rPr>
              <w:ins w:id="1556" w:author="Orion" w:date="2011-06-10T12:48:00Z"/>
            </w:rPr>
          </w:rPrChange>
        </w:rPr>
        <w:pPrChange w:id="1557" w:author="IO" w:date="2011-07-20T17:07:00Z">
          <w:pPr/>
        </w:pPrChange>
      </w:pPr>
      <w:bookmarkStart w:id="1558" w:name="_Ref298777070"/>
      <w:ins w:id="1559" w:author="Orion" w:date="2011-06-10T13:03:00Z">
        <w:del w:id="1560" w:author="IO" w:date="2011-07-18T18:38:00Z">
          <w:r w:rsidRPr="004117D6" w:rsidDel="00277823">
            <w:rPr>
              <w:b w:val="0"/>
              <w:sz w:val="36"/>
              <w:szCs w:val="52"/>
              <w:rPrChange w:id="1561" w:author="IO" w:date="2011-07-20T17:07:00Z">
                <w:rPr/>
              </w:rPrChange>
            </w:rPr>
            <w:delText>El</w:delText>
          </w:r>
        </w:del>
      </w:ins>
      <w:ins w:id="1562" w:author="Orion" w:date="2011-06-10T12:48:00Z">
        <w:del w:id="1563" w:author="IO" w:date="2011-07-18T18:38:00Z">
          <w:r w:rsidR="007A3596" w:rsidRPr="004117D6" w:rsidDel="00277823">
            <w:rPr>
              <w:b w:val="0"/>
              <w:sz w:val="36"/>
              <w:szCs w:val="52"/>
              <w:rPrChange w:id="1564" w:author="IO" w:date="2011-07-20T17:07:00Z">
                <w:rPr/>
              </w:rPrChange>
            </w:rPr>
            <w:delText xml:space="preserve"> v</w:delText>
          </w:r>
        </w:del>
      </w:ins>
      <w:bookmarkStart w:id="1565" w:name="_Ref298944077"/>
      <w:bookmarkStart w:id="1566" w:name="_Ref298944496"/>
      <w:bookmarkStart w:id="1567" w:name="_Toc299463862"/>
      <w:ins w:id="1568" w:author="IO" w:date="2011-07-18T18:38:00Z">
        <w:r w:rsidR="00277823" w:rsidRPr="004117D6">
          <w:rPr>
            <w:b w:val="0"/>
            <w:sz w:val="36"/>
            <w:szCs w:val="52"/>
            <w:rPrChange w:id="1569" w:author="IO" w:date="2011-07-20T17:07:00Z">
              <w:rPr>
                <w:bCs/>
                <w:sz w:val="44"/>
                <w:szCs w:val="52"/>
              </w:rPr>
            </w:rPrChange>
          </w:rPr>
          <w:t>V</w:t>
        </w:r>
      </w:ins>
      <w:ins w:id="1570" w:author="Orion" w:date="2011-06-10T12:48:00Z">
        <w:r w:rsidR="007A3596" w:rsidRPr="004117D6">
          <w:rPr>
            <w:b w:val="0"/>
            <w:sz w:val="36"/>
            <w:szCs w:val="52"/>
            <w:rPrChange w:id="1571" w:author="IO" w:date="2011-07-20T17:07:00Z">
              <w:rPr/>
            </w:rPrChange>
          </w:rPr>
          <w:t>uelo</w:t>
        </w:r>
        <w:bookmarkEnd w:id="1565"/>
        <w:bookmarkEnd w:id="1566"/>
        <w:bookmarkEnd w:id="1567"/>
        <w:del w:id="1572" w:author="IO" w:date="2011-07-18T18:38:00Z">
          <w:r w:rsidR="007A3596" w:rsidRPr="004117D6" w:rsidDel="00277823">
            <w:rPr>
              <w:b w:val="0"/>
              <w:sz w:val="36"/>
              <w:szCs w:val="52"/>
              <w:rPrChange w:id="1573" w:author="IO" w:date="2011-07-20T17:07:00Z">
                <w:rPr/>
              </w:rPrChange>
            </w:rPr>
            <w:delText>:</w:delText>
          </w:r>
        </w:del>
        <w:bookmarkEnd w:id="1558"/>
      </w:ins>
    </w:p>
    <w:p w14:paraId="258DEF72" w14:textId="60E0C9C8" w:rsidR="00154CF7" w:rsidRPr="00277823" w:rsidRDefault="00431889">
      <w:pPr>
        <w:spacing w:after="120"/>
        <w:jc w:val="both"/>
        <w:rPr>
          <w:ins w:id="1574" w:author="Orion" w:date="2011-06-10T13:04:00Z"/>
        </w:rPr>
        <w:pPrChange w:id="1575" w:author="IO" w:date="2011-07-18T18:39:00Z">
          <w:pPr>
            <w:jc w:val="both"/>
          </w:pPr>
        </w:pPrChange>
      </w:pPr>
      <w:ins w:id="1576" w:author="IO" w:date="2011-07-18T21:31:00Z">
        <w:r>
          <w:t>El vuelo requiere una fase de planificación previa y otra de ejecución. En la planificación se describe</w:t>
        </w:r>
      </w:ins>
      <w:ins w:id="1577" w:author="IO" w:date="2011-07-18T21:32:00Z">
        <w:r>
          <w:t xml:space="preserve">n </w:t>
        </w:r>
      </w:ins>
      <w:ins w:id="1578" w:author="Orion" w:date="2011-06-10T12:48:00Z">
        <w:del w:id="1579" w:author="IO" w:date="2011-07-18T21:32:00Z">
          <w:r w:rsidR="007A3596" w:rsidDel="00431889">
            <w:delText>L</w:delText>
          </w:r>
        </w:del>
      </w:ins>
      <w:ins w:id="1580" w:author="IO" w:date="2011-07-18T21:32:00Z">
        <w:r>
          <w:t>l</w:t>
        </w:r>
      </w:ins>
      <w:ins w:id="1581" w:author="Orion" w:date="2011-06-10T12:48:00Z">
        <w:r w:rsidR="007A3596">
          <w:t xml:space="preserve">os planes de vuelos </w:t>
        </w:r>
      </w:ins>
      <w:ins w:id="1582" w:author="IO" w:date="2011-07-18T21:32:00Z">
        <w:r>
          <w:t xml:space="preserve">que </w:t>
        </w:r>
      </w:ins>
      <w:ins w:id="1583" w:author="Orion" w:date="2011-06-10T12:48:00Z">
        <w:r w:rsidR="007A3596">
          <w:t>son los informes que contienen toda la información referente a un vuelo</w:t>
        </w:r>
      </w:ins>
      <w:ins w:id="1584" w:author="IO" w:date="2011-07-18T18:43:00Z">
        <w:r w:rsidR="00277823">
          <w:t xml:space="preserve">. Las compañías se los entregan </w:t>
        </w:r>
      </w:ins>
      <w:ins w:id="1585" w:author="Orion" w:date="2011-06-10T12:48:00Z">
        <w:del w:id="1586" w:author="IO" w:date="2011-07-18T18:43:00Z">
          <w:r w:rsidR="007A3596" w:rsidDel="00277823">
            <w:delText xml:space="preserve"> y que son suministrados por las compañías </w:delText>
          </w:r>
        </w:del>
        <w:r w:rsidR="007A3596">
          <w:t>a los pilotos antes de iniciar el vuelo</w:t>
        </w:r>
      </w:ins>
      <w:ins w:id="1587" w:author="IO" w:date="2011-07-18T21:32:00Z">
        <w:r>
          <w:t xml:space="preserve"> y estos junto con su tripulación se encargan de llevarlos a cabo con una </w:t>
        </w:r>
      </w:ins>
      <w:ins w:id="1588" w:author="IO" w:date="2011-07-18T21:33:00Z">
        <w:r>
          <w:t>a</w:t>
        </w:r>
      </w:ins>
      <w:ins w:id="1589" w:author="IO" w:date="2011-07-18T21:32:00Z">
        <w:r>
          <w:t>eronave</w:t>
        </w:r>
      </w:ins>
      <w:ins w:id="1590" w:author="Orion" w:date="2011-06-10T12:48:00Z">
        <w:r w:rsidR="007A3596">
          <w:t>.</w:t>
        </w:r>
      </w:ins>
      <w:ins w:id="1591" w:author="Orion" w:date="2011-06-10T13:04:00Z">
        <w:del w:id="1592" w:author="IO" w:date="2011-07-18T21:33:00Z">
          <w:r w:rsidR="00154CF7" w:rsidDel="00431889">
            <w:delText xml:space="preserve"> De este modo </w:delText>
          </w:r>
        </w:del>
      </w:ins>
      <w:ins w:id="1593" w:author="Orion" w:date="2011-06-10T13:05:00Z">
        <w:del w:id="1594" w:author="IO" w:date="2011-07-18T21:33:00Z">
          <w:r w:rsidR="00154CF7" w:rsidDel="00431889">
            <w:delText>h</w:delText>
          </w:r>
        </w:del>
      </w:ins>
      <w:ins w:id="1595" w:author="Orion" w:date="2011-06-10T13:04:00Z">
        <w:del w:id="1596" w:author="IO" w:date="2011-07-18T21:33:00Z">
          <w:r w:rsidR="00154CF7" w:rsidDel="00431889">
            <w:delText xml:space="preserve">abrá unas entidades encargadas </w:delText>
          </w:r>
        </w:del>
      </w:ins>
      <w:ins w:id="1597" w:author="Orion" w:date="2011-06-10T13:06:00Z">
        <w:del w:id="1598" w:author="IO" w:date="2011-07-18T21:33:00Z">
          <w:r w:rsidR="00A06FE5" w:rsidDel="00431889">
            <w:delText xml:space="preserve">de </w:delText>
          </w:r>
        </w:del>
      </w:ins>
      <w:ins w:id="1599" w:author="Orion" w:date="2011-06-10T13:04:00Z">
        <w:del w:id="1600" w:author="IO" w:date="2011-07-18T21:33:00Z">
          <w:r w:rsidR="00154CF7" w:rsidDel="00431889">
            <w:delText>crear los planes de vuelo que enviará</w:delText>
          </w:r>
          <w:r w:rsidR="00E52C6F" w:rsidDel="00431889">
            <w:delText xml:space="preserve">n estos </w:delText>
          </w:r>
        </w:del>
        <w:del w:id="1601" w:author="IO" w:date="2011-07-18T18:42:00Z">
          <w:r w:rsidR="00E52C6F" w:rsidDel="00277823">
            <w:delText xml:space="preserve">planes </w:delText>
          </w:r>
        </w:del>
        <w:del w:id="1602" w:author="IO" w:date="2011-07-18T21:33:00Z">
          <w:r w:rsidR="00E52C6F" w:rsidDel="00431889">
            <w:delText>a los pilotos</w:delText>
          </w:r>
        </w:del>
      </w:ins>
      <w:ins w:id="1603" w:author="Orion" w:date="2011-06-10T13:05:00Z">
        <w:del w:id="1604" w:author="IO" w:date="2011-07-18T21:33:00Z">
          <w:r w:rsidR="00E52C6F" w:rsidDel="00431889">
            <w:delText xml:space="preserve"> c</w:delText>
          </w:r>
        </w:del>
      </w:ins>
      <w:ins w:id="1605" w:author="Orion" w:date="2011-06-10T13:04:00Z">
        <w:del w:id="1606" w:author="IO" w:date="2011-07-18T21:33:00Z">
          <w:r w:rsidR="00154CF7" w:rsidDel="00431889">
            <w:delText>orrespondientes para que inicien el vuelo.</w:delText>
          </w:r>
        </w:del>
      </w:ins>
    </w:p>
    <w:p w14:paraId="521C523D" w14:textId="02BBBB09" w:rsidR="007A3596" w:rsidRPr="00277823" w:rsidRDefault="007A3596">
      <w:pPr>
        <w:spacing w:before="240" w:after="120"/>
        <w:ind w:firstLine="284"/>
        <w:jc w:val="both"/>
        <w:rPr>
          <w:ins w:id="1607" w:author="Orion" w:date="2011-06-10T12:48:00Z"/>
        </w:rPr>
        <w:pPrChange w:id="1608" w:author="IO" w:date="2011-07-18T18:39:00Z">
          <w:pPr>
            <w:jc w:val="both"/>
          </w:pPr>
        </w:pPrChange>
      </w:pPr>
      <w:ins w:id="1609" w:author="Orion" w:date="2011-06-10T12:48:00Z">
        <w:r w:rsidRPr="00277823">
          <w:t xml:space="preserve">Los planes de vuelo oficiales </w:t>
        </w:r>
      </w:ins>
      <w:ins w:id="1610" w:author="IO" w:date="2011-07-18T18:45:00Z">
        <w:r w:rsidR="00277823">
          <w:t xml:space="preserve">contienen información completa acerca de cómo realizar el vuelo. Para la propuesta de este trabajo no es necesaria toda ella, sino que sólo </w:t>
        </w:r>
      </w:ins>
      <w:ins w:id="1611" w:author="Orion" w:date="2011-06-10T12:48:00Z">
        <w:del w:id="1612" w:author="IO" w:date="2011-07-18T18:45:00Z">
          <w:r w:rsidRPr="00277823" w:rsidDel="00277823">
            <w:delText xml:space="preserve">suelen contener numerosa información pero </w:delText>
          </w:r>
        </w:del>
        <w:r w:rsidRPr="00277823">
          <w:t xml:space="preserve">se </w:t>
        </w:r>
        <w:del w:id="1613" w:author="IO" w:date="2011-07-18T21:34:00Z">
          <w:r w:rsidRPr="00277823" w:rsidDel="0010727F">
            <w:delText xml:space="preserve">va a </w:delText>
          </w:r>
        </w:del>
        <w:del w:id="1614" w:author="IO" w:date="2011-07-18T18:45:00Z">
          <w:r w:rsidRPr="00277823" w:rsidDel="00277823">
            <w:delText>restringir a</w:delText>
          </w:r>
        </w:del>
      </w:ins>
      <w:ins w:id="1615" w:author="IO" w:date="2011-07-18T18:45:00Z">
        <w:r w:rsidR="00277823">
          <w:t>utilizar</w:t>
        </w:r>
      </w:ins>
      <w:ins w:id="1616" w:author="IO" w:date="2011-07-18T21:34:00Z">
        <w:r w:rsidR="0010727F">
          <w:t>án</w:t>
        </w:r>
      </w:ins>
      <w:ins w:id="1617" w:author="Orion" w:date="2011-06-10T12:48:00Z">
        <w:r w:rsidRPr="00277823">
          <w:t xml:space="preserve"> los datos que son imprescindibles para realizar el vuelo. Estos datos son:</w:t>
        </w:r>
        <w:del w:id="1618" w:author="IO" w:date="2011-07-18T21:34:00Z">
          <w:r w:rsidRPr="00277823" w:rsidDel="0010727F">
            <w:delText xml:space="preserve"> </w:delText>
          </w:r>
        </w:del>
      </w:ins>
    </w:p>
    <w:p w14:paraId="238BE227" w14:textId="77777777" w:rsidR="007A3596" w:rsidRPr="00277823" w:rsidRDefault="007A3596">
      <w:pPr>
        <w:pStyle w:val="ListParagraph"/>
        <w:numPr>
          <w:ilvl w:val="0"/>
          <w:numId w:val="41"/>
        </w:numPr>
        <w:spacing w:before="120" w:after="120"/>
        <w:ind w:left="641" w:hanging="357"/>
        <w:jc w:val="both"/>
        <w:rPr>
          <w:ins w:id="1619" w:author="Orion" w:date="2011-06-10T12:48:00Z"/>
        </w:rPr>
        <w:pPrChange w:id="1620" w:author="IO" w:date="2011-07-18T18:39:00Z">
          <w:pPr>
            <w:pStyle w:val="ListParagraph"/>
            <w:numPr>
              <w:numId w:val="14"/>
            </w:numPr>
            <w:ind w:left="787" w:hanging="360"/>
            <w:jc w:val="both"/>
          </w:pPr>
        </w:pPrChange>
      </w:pPr>
      <w:ins w:id="1621" w:author="Orion" w:date="2011-06-10T12:48:00Z">
        <w:r w:rsidRPr="00277823">
          <w:t>El aeropuerto de origen.</w:t>
        </w:r>
      </w:ins>
    </w:p>
    <w:p w14:paraId="486FAC89" w14:textId="77777777" w:rsidR="007A3596" w:rsidRPr="00277823" w:rsidRDefault="007A3596">
      <w:pPr>
        <w:pStyle w:val="ListParagraph"/>
        <w:numPr>
          <w:ilvl w:val="0"/>
          <w:numId w:val="41"/>
        </w:numPr>
        <w:spacing w:before="120" w:after="120"/>
        <w:ind w:left="641" w:hanging="357"/>
        <w:jc w:val="both"/>
        <w:rPr>
          <w:ins w:id="1622" w:author="Orion" w:date="2011-06-10T12:48:00Z"/>
        </w:rPr>
        <w:pPrChange w:id="1623" w:author="IO" w:date="2011-07-18T18:39:00Z">
          <w:pPr>
            <w:pStyle w:val="ListParagraph"/>
            <w:numPr>
              <w:numId w:val="14"/>
            </w:numPr>
            <w:ind w:left="787" w:hanging="360"/>
            <w:jc w:val="both"/>
          </w:pPr>
        </w:pPrChange>
      </w:pPr>
      <w:ins w:id="1624" w:author="Orion" w:date="2011-06-10T12:48:00Z">
        <w:r w:rsidRPr="00277823">
          <w:t>El aeropuerto de destino.</w:t>
        </w:r>
      </w:ins>
    </w:p>
    <w:p w14:paraId="7F3AF0B6" w14:textId="77777777" w:rsidR="007A3596" w:rsidRPr="007C206D" w:rsidRDefault="007A3596">
      <w:pPr>
        <w:pStyle w:val="ListParagraph"/>
        <w:numPr>
          <w:ilvl w:val="0"/>
          <w:numId w:val="41"/>
        </w:numPr>
        <w:spacing w:before="120" w:after="120"/>
        <w:ind w:left="641" w:hanging="357"/>
        <w:jc w:val="both"/>
        <w:rPr>
          <w:ins w:id="1625" w:author="Orion" w:date="2011-06-10T12:48:00Z"/>
        </w:rPr>
        <w:pPrChange w:id="1626" w:author="IO" w:date="2011-07-18T18:39:00Z">
          <w:pPr>
            <w:pStyle w:val="ListParagraph"/>
            <w:numPr>
              <w:numId w:val="14"/>
            </w:numPr>
            <w:ind w:left="787" w:hanging="360"/>
            <w:jc w:val="both"/>
          </w:pPr>
        </w:pPrChange>
      </w:pPr>
      <w:ins w:id="1627" w:author="Orion" w:date="2011-06-10T12:48:00Z">
        <w:r w:rsidRPr="007C206D">
          <w:t>La hora de despegue.</w:t>
        </w:r>
      </w:ins>
    </w:p>
    <w:p w14:paraId="13317A5E" w14:textId="66559EDC" w:rsidR="007A3596" w:rsidRPr="00277823" w:rsidRDefault="007A3596">
      <w:pPr>
        <w:pStyle w:val="ListParagraph"/>
        <w:numPr>
          <w:ilvl w:val="0"/>
          <w:numId w:val="41"/>
        </w:numPr>
        <w:spacing w:before="120" w:after="120"/>
        <w:ind w:left="641" w:hanging="357"/>
        <w:jc w:val="both"/>
        <w:rPr>
          <w:ins w:id="1628" w:author="Orion" w:date="2011-06-10T12:48:00Z"/>
        </w:rPr>
        <w:pPrChange w:id="1629" w:author="IO" w:date="2011-07-18T18:39:00Z">
          <w:pPr>
            <w:pStyle w:val="ListParagraph"/>
            <w:numPr>
              <w:numId w:val="14"/>
            </w:numPr>
            <w:ind w:left="787" w:hanging="360"/>
            <w:jc w:val="both"/>
          </w:pPr>
        </w:pPrChange>
      </w:pPr>
      <w:ins w:id="1630" w:author="Orion" w:date="2011-06-10T12:48:00Z">
        <w:r w:rsidRPr="007C206D">
          <w:t>La velocidad de crucero del avión</w:t>
        </w:r>
      </w:ins>
      <w:ins w:id="1631" w:author="IO" w:date="2011-07-18T18:46:00Z">
        <w:r w:rsidR="00277823">
          <w:t xml:space="preserve">, que es determinada </w:t>
        </w:r>
      </w:ins>
      <w:ins w:id="1632" w:author="Orion" w:date="2011-06-10T12:48:00Z">
        <w:del w:id="1633" w:author="IO" w:date="2011-07-18T18:46:00Z">
          <w:r w:rsidRPr="00277823" w:rsidDel="00277823">
            <w:delText xml:space="preserve">. (determinado </w:delText>
          </w:r>
        </w:del>
        <w:r w:rsidRPr="00277823">
          <w:t>por el modelo del avión</w:t>
        </w:r>
        <w:del w:id="1634" w:author="IO" w:date="2011-07-18T18:46:00Z">
          <w:r w:rsidRPr="00277823" w:rsidDel="00277823">
            <w:delText>)</w:delText>
          </w:r>
        </w:del>
      </w:ins>
      <w:ins w:id="1635" w:author="IO" w:date="2011-07-18T18:46:00Z">
        <w:r w:rsidR="00277823">
          <w:t>.</w:t>
        </w:r>
      </w:ins>
    </w:p>
    <w:p w14:paraId="6C30328D" w14:textId="77777777" w:rsidR="007A3596" w:rsidRPr="007C206D" w:rsidRDefault="007A3596">
      <w:pPr>
        <w:pStyle w:val="ListParagraph"/>
        <w:numPr>
          <w:ilvl w:val="0"/>
          <w:numId w:val="41"/>
        </w:numPr>
        <w:spacing w:before="120" w:after="120"/>
        <w:ind w:left="641" w:hanging="357"/>
        <w:jc w:val="both"/>
        <w:rPr>
          <w:ins w:id="1636" w:author="Orion" w:date="2011-06-10T12:48:00Z"/>
        </w:rPr>
        <w:pPrChange w:id="1637" w:author="IO" w:date="2011-07-18T18:39:00Z">
          <w:pPr>
            <w:pStyle w:val="ListParagraph"/>
            <w:numPr>
              <w:numId w:val="14"/>
            </w:numPr>
            <w:ind w:left="787" w:hanging="360"/>
            <w:jc w:val="both"/>
          </w:pPr>
        </w:pPrChange>
      </w:pPr>
      <w:ins w:id="1638" w:author="Orion" w:date="2011-06-10T12:48:00Z">
        <w:r w:rsidRPr="007C206D">
          <w:t>La altura de crucero del avión.</w:t>
        </w:r>
      </w:ins>
    </w:p>
    <w:p w14:paraId="1010333A" w14:textId="05A5DA8F" w:rsidR="007A3596" w:rsidRPr="00277823" w:rsidRDefault="007A3596">
      <w:pPr>
        <w:pStyle w:val="ListParagraph"/>
        <w:numPr>
          <w:ilvl w:val="0"/>
          <w:numId w:val="41"/>
        </w:numPr>
        <w:spacing w:before="120" w:after="120"/>
        <w:ind w:left="641" w:hanging="357"/>
        <w:jc w:val="both"/>
        <w:rPr>
          <w:ins w:id="1639" w:author="Orion" w:date="2011-06-10T12:48:00Z"/>
        </w:rPr>
        <w:pPrChange w:id="1640" w:author="IO" w:date="2011-07-18T18:39:00Z">
          <w:pPr>
            <w:pStyle w:val="ListParagraph"/>
            <w:numPr>
              <w:numId w:val="14"/>
            </w:numPr>
            <w:ind w:left="787" w:hanging="360"/>
            <w:jc w:val="both"/>
          </w:pPr>
        </w:pPrChange>
      </w:pPr>
      <w:ins w:id="1641" w:author="Orion" w:date="2011-06-10T12:48:00Z">
        <w:r w:rsidRPr="007C206D">
          <w:t>La</w:t>
        </w:r>
        <w:del w:id="1642" w:author="IO" w:date="2011-07-18T18:46:00Z">
          <w:r w:rsidRPr="007C206D" w:rsidDel="00277823">
            <w:delText xml:space="preserve"> </w:delText>
          </w:r>
        </w:del>
        <w:r w:rsidRPr="007C206D">
          <w:t xml:space="preserve"> lista de </w:t>
        </w:r>
        <w:del w:id="1643" w:author="IO" w:date="2011-07-18T18:46:00Z">
          <w:r w:rsidRPr="007C206D" w:rsidDel="00277823">
            <w:delText>waypoints</w:delText>
          </w:r>
        </w:del>
      </w:ins>
      <w:ins w:id="1644" w:author="IO" w:date="2011-07-18T18:46:00Z">
        <w:r w:rsidR="00277823">
          <w:t>puntos de paso</w:t>
        </w:r>
      </w:ins>
      <w:ins w:id="1645" w:author="Orion" w:date="2011-06-10T12:48:00Z">
        <w:r w:rsidRPr="00277823">
          <w:t xml:space="preserve"> por los que tiene que pasar el avión antes de llegar al destino.</w:t>
        </w:r>
      </w:ins>
    </w:p>
    <w:p w14:paraId="5889F00A" w14:textId="77777777" w:rsidR="007A3596" w:rsidRPr="007C206D" w:rsidRDefault="007A3596">
      <w:pPr>
        <w:pStyle w:val="ListParagraph"/>
        <w:numPr>
          <w:ilvl w:val="0"/>
          <w:numId w:val="41"/>
        </w:numPr>
        <w:spacing w:before="120" w:after="120"/>
        <w:ind w:left="641" w:hanging="357"/>
        <w:jc w:val="both"/>
        <w:rPr>
          <w:ins w:id="1646" w:author="Orion" w:date="2011-06-10T12:48:00Z"/>
        </w:rPr>
        <w:pPrChange w:id="1647" w:author="IO" w:date="2011-07-18T18:39:00Z">
          <w:pPr>
            <w:pStyle w:val="ListParagraph"/>
            <w:numPr>
              <w:numId w:val="14"/>
            </w:numPr>
            <w:ind w:left="787" w:hanging="360"/>
            <w:jc w:val="both"/>
          </w:pPr>
        </w:pPrChange>
      </w:pPr>
      <w:ins w:id="1648" w:author="Orion" w:date="2011-06-10T12:48:00Z">
        <w:r w:rsidRPr="007C206D">
          <w:t>Aeropuerto alternativo de destino.</w:t>
        </w:r>
      </w:ins>
    </w:p>
    <w:p w14:paraId="3ECAA3C6" w14:textId="77777777" w:rsidR="007A3596" w:rsidRPr="007C206D" w:rsidRDefault="007A3596">
      <w:pPr>
        <w:pStyle w:val="ListParagraph"/>
        <w:numPr>
          <w:ilvl w:val="0"/>
          <w:numId w:val="41"/>
        </w:numPr>
        <w:spacing w:before="120" w:after="120"/>
        <w:ind w:left="641" w:hanging="357"/>
        <w:jc w:val="both"/>
        <w:rPr>
          <w:ins w:id="1649" w:author="Orion" w:date="2011-06-10T12:48:00Z"/>
        </w:rPr>
        <w:pPrChange w:id="1650" w:author="IO" w:date="2011-07-18T18:39:00Z">
          <w:pPr>
            <w:pStyle w:val="ListParagraph"/>
            <w:numPr>
              <w:numId w:val="14"/>
            </w:numPr>
            <w:ind w:left="787" w:hanging="360"/>
            <w:jc w:val="both"/>
          </w:pPr>
        </w:pPrChange>
      </w:pPr>
      <w:ins w:id="1651" w:author="Orion" w:date="2011-06-10T12:48:00Z">
        <w:r w:rsidRPr="007C206D">
          <w:t>El piloto al que se le asigna el plan de vuelo.</w:t>
        </w:r>
      </w:ins>
    </w:p>
    <w:p w14:paraId="7EF9AB3B" w14:textId="77777777" w:rsidR="007A3596" w:rsidRPr="007C206D" w:rsidRDefault="007A3596">
      <w:pPr>
        <w:pStyle w:val="ListParagraph"/>
        <w:numPr>
          <w:ilvl w:val="0"/>
          <w:numId w:val="41"/>
        </w:numPr>
        <w:spacing w:before="120" w:after="120"/>
        <w:ind w:left="641" w:hanging="357"/>
        <w:jc w:val="both"/>
        <w:rPr>
          <w:ins w:id="1652" w:author="Orion" w:date="2011-06-10T12:48:00Z"/>
        </w:rPr>
        <w:pPrChange w:id="1653" w:author="IO" w:date="2011-07-18T18:39:00Z">
          <w:pPr>
            <w:pStyle w:val="ListParagraph"/>
            <w:numPr>
              <w:numId w:val="14"/>
            </w:numPr>
            <w:ind w:left="787" w:hanging="360"/>
            <w:jc w:val="both"/>
          </w:pPr>
        </w:pPrChange>
      </w:pPr>
      <w:ins w:id="1654" w:author="Orion" w:date="2011-06-10T12:48:00Z">
        <w:r w:rsidRPr="007C206D">
          <w:t>El avión al que va dirigido este plan de vuelo.</w:t>
        </w:r>
      </w:ins>
    </w:p>
    <w:p w14:paraId="4B2B0180" w14:textId="59A0C174" w:rsidR="007A3596" w:rsidRPr="00277823" w:rsidDel="00277823" w:rsidRDefault="007C206D">
      <w:pPr>
        <w:spacing w:before="240" w:after="120"/>
        <w:ind w:firstLine="284"/>
        <w:jc w:val="both"/>
        <w:rPr>
          <w:ins w:id="1655" w:author="Orion" w:date="2011-06-10T12:48:00Z"/>
          <w:del w:id="1656" w:author="IO" w:date="2011-07-18T18:46:00Z"/>
        </w:rPr>
        <w:pPrChange w:id="1657" w:author="IO" w:date="2011-07-18T18:39:00Z">
          <w:pPr>
            <w:jc w:val="both"/>
          </w:pPr>
        </w:pPrChange>
      </w:pPr>
      <w:ins w:id="1658" w:author="IO" w:date="2011-07-18T19:19:00Z">
        <w:r>
          <w:t xml:space="preserve">Entre los datos anteriores, algunos corresponden a </w:t>
        </w:r>
      </w:ins>
    </w:p>
    <w:p w14:paraId="42516C3B" w14:textId="6F029910" w:rsidR="007C206D" w:rsidRDefault="007A3596">
      <w:pPr>
        <w:spacing w:before="240" w:after="120"/>
        <w:ind w:firstLine="284"/>
        <w:jc w:val="both"/>
        <w:rPr>
          <w:ins w:id="1659" w:author="IO" w:date="2011-07-18T19:21:00Z"/>
        </w:rPr>
        <w:pPrChange w:id="1660" w:author="IO" w:date="2011-07-18T18:39:00Z">
          <w:pPr>
            <w:jc w:val="both"/>
          </w:pPr>
        </w:pPrChange>
      </w:pPr>
      <w:ins w:id="1661" w:author="Orion" w:date="2011-06-10T12:48:00Z">
        <w:del w:id="1662" w:author="IO" w:date="2011-07-18T19:19:00Z">
          <w:r w:rsidRPr="00277823" w:rsidDel="007C206D">
            <w:lastRenderedPageBreak/>
            <w:delText>L</w:delText>
          </w:r>
        </w:del>
      </w:ins>
      <w:ins w:id="1663" w:author="IO" w:date="2011-07-18T19:19:00Z">
        <w:r w:rsidR="007C206D">
          <w:t>l</w:t>
        </w:r>
      </w:ins>
      <w:ins w:id="1664" w:author="Orion" w:date="2011-06-10T12:48:00Z">
        <w:r w:rsidRPr="00277823">
          <w:t>a creación y coordinación de planes de vuelo</w:t>
        </w:r>
      </w:ins>
      <w:ins w:id="1665" w:author="IO" w:date="2011-07-18T21:36:00Z">
        <w:r w:rsidR="0010727F">
          <w:t xml:space="preserve"> </w:t>
        </w:r>
      </w:ins>
      <w:ins w:id="1666" w:author="Orion" w:date="2011-06-10T12:48:00Z">
        <w:r w:rsidRPr="00277823">
          <w:t>s</w:t>
        </w:r>
      </w:ins>
      <w:ins w:id="1667" w:author="IO" w:date="2011-07-18T21:36:00Z">
        <w:r w:rsidR="0010727F">
          <w:t>egún las necesidades de transporte y la disponibilidad en los aeropuertos</w:t>
        </w:r>
      </w:ins>
      <w:ins w:id="1668" w:author="IO" w:date="2011-07-18T19:19:00Z">
        <w:r w:rsidR="007C206D">
          <w:t>. Este</w:t>
        </w:r>
      </w:ins>
      <w:ins w:id="1669" w:author="Orion" w:date="2011-06-10T12:48:00Z">
        <w:r w:rsidRPr="00277823">
          <w:t xml:space="preserve"> es un proceso </w:t>
        </w:r>
        <w:del w:id="1670" w:author="IO" w:date="2011-07-18T21:36:00Z">
          <w:r w:rsidRPr="00277823" w:rsidDel="0010727F">
            <w:delText xml:space="preserve">bastante </w:delText>
          </w:r>
        </w:del>
        <w:r w:rsidRPr="00277823">
          <w:t xml:space="preserve">costoso </w:t>
        </w:r>
      </w:ins>
      <w:ins w:id="1671" w:author="IO" w:date="2011-07-18T19:20:00Z">
        <w:r w:rsidR="007C206D">
          <w:t xml:space="preserve">y </w:t>
        </w:r>
      </w:ins>
      <w:ins w:id="1672" w:author="Orion" w:date="2011-06-10T12:48:00Z">
        <w:r w:rsidRPr="00277823">
          <w:t xml:space="preserve">que no es objeto de estudio en este trabajo. </w:t>
        </w:r>
      </w:ins>
      <w:ins w:id="1673" w:author="IO" w:date="2011-07-18T18:47:00Z">
        <w:r w:rsidR="00277823">
          <w:t>Por ello</w:t>
        </w:r>
      </w:ins>
      <w:ins w:id="1674" w:author="IO" w:date="2011-07-18T19:20:00Z">
        <w:r w:rsidR="007C206D">
          <w:t>,</w:t>
        </w:r>
      </w:ins>
      <w:ins w:id="1675" w:author="IO" w:date="2011-07-18T18:47:00Z">
        <w:r w:rsidR="00277823">
          <w:t xml:space="preserve"> </w:t>
        </w:r>
      </w:ins>
      <w:ins w:id="1676" w:author="IO" w:date="2011-07-18T21:37:00Z">
        <w:r w:rsidR="0010727F">
          <w:t>esta</w:t>
        </w:r>
      </w:ins>
      <w:ins w:id="1677" w:author="IO" w:date="2011-07-18T18:47:00Z">
        <w:r w:rsidR="00277823">
          <w:t xml:space="preserve"> </w:t>
        </w:r>
      </w:ins>
      <w:ins w:id="1678" w:author="IO" w:date="2011-07-18T19:20:00Z">
        <w:r w:rsidR="007C206D">
          <w:t xml:space="preserve">parte de los datos del plan de vuelo </w:t>
        </w:r>
      </w:ins>
      <w:ins w:id="1679" w:author="IO" w:date="2011-07-18T19:21:00Z">
        <w:r w:rsidR="0010727F">
          <w:t>será</w:t>
        </w:r>
      </w:ins>
      <w:ins w:id="1680" w:author="IO" w:date="2011-07-18T19:20:00Z">
        <w:r w:rsidR="007C206D">
          <w:t xml:space="preserve"> suministrad</w:t>
        </w:r>
      </w:ins>
      <w:ins w:id="1681" w:author="IO" w:date="2011-07-18T21:37:00Z">
        <w:r w:rsidR="0010727F">
          <w:t>a</w:t>
        </w:r>
      </w:ins>
      <w:ins w:id="1682" w:author="IO" w:date="2011-07-18T19:20:00Z">
        <w:r w:rsidR="007C206D">
          <w:t xml:space="preserve"> </w:t>
        </w:r>
      </w:ins>
      <w:ins w:id="1683" w:author="IO" w:date="2011-07-18T19:24:00Z">
        <w:r w:rsidR="007C206D">
          <w:t>por el usuario</w:t>
        </w:r>
      </w:ins>
      <w:ins w:id="1684" w:author="IO" w:date="2011-07-18T19:21:00Z">
        <w:r w:rsidR="007C206D">
          <w:t>, y el resto tratados por los agentes de la simulación. Los parámetros suministrados externamente serán:</w:t>
        </w:r>
      </w:ins>
    </w:p>
    <w:p w14:paraId="3A30F3A5" w14:textId="51B6EDFA" w:rsidR="007C206D" w:rsidRDefault="007A3596">
      <w:pPr>
        <w:pStyle w:val="ListParagraph"/>
        <w:numPr>
          <w:ilvl w:val="0"/>
          <w:numId w:val="41"/>
        </w:numPr>
        <w:spacing w:before="120" w:after="120"/>
        <w:ind w:left="641" w:hanging="357"/>
        <w:jc w:val="both"/>
        <w:rPr>
          <w:ins w:id="1685" w:author="IO" w:date="2011-07-18T19:21:00Z"/>
        </w:rPr>
        <w:pPrChange w:id="1686" w:author="IO" w:date="2011-07-18T19:23:00Z">
          <w:pPr>
            <w:jc w:val="both"/>
          </w:pPr>
        </w:pPrChange>
      </w:pPr>
      <w:ins w:id="1687" w:author="Orion" w:date="2011-06-10T12:48:00Z">
        <w:del w:id="1688" w:author="IO" w:date="2011-07-18T18:47:00Z">
          <w:r w:rsidRPr="00277823" w:rsidDel="00277823">
            <w:delText>Es por ello</w:delText>
          </w:r>
        </w:del>
      </w:ins>
      <w:ins w:id="1689" w:author="Orion" w:date="2011-06-10T13:24:00Z">
        <w:del w:id="1690" w:author="IO" w:date="2011-07-18T18:47:00Z">
          <w:r w:rsidR="004C05E6" w:rsidRPr="00277823" w:rsidDel="00277823">
            <w:delText>, por lo que</w:delText>
          </w:r>
        </w:del>
      </w:ins>
      <w:ins w:id="1691" w:author="Orion" w:date="2011-06-10T12:48:00Z">
        <w:del w:id="1692" w:author="IO" w:date="2011-07-18T18:47:00Z">
          <w:r w:rsidRPr="00277823" w:rsidDel="00277823">
            <w:delText>,</w:delText>
          </w:r>
        </w:del>
      </w:ins>
      <w:ins w:id="1693" w:author="Orion" w:date="2011-06-10T13:24:00Z">
        <w:del w:id="1694" w:author="IO" w:date="2011-07-18T18:47:00Z">
          <w:r w:rsidR="004C05E6" w:rsidRPr="00277823" w:rsidDel="00277823">
            <w:delText xml:space="preserve"> para simplificar este proceso,</w:delText>
          </w:r>
        </w:del>
      </w:ins>
      <w:ins w:id="1695" w:author="Orion" w:date="2011-06-10T12:48:00Z">
        <w:del w:id="1696" w:author="IO" w:date="2011-07-18T18:47:00Z">
          <w:r w:rsidRPr="00277823" w:rsidDel="00277823">
            <w:delText xml:space="preserve"> la asignación</w:delText>
          </w:r>
        </w:del>
        <w:del w:id="1697" w:author="IO" w:date="2011-07-18T19:21:00Z">
          <w:r w:rsidRPr="00277823" w:rsidDel="007C206D">
            <w:delText xml:space="preserve"> tanto </w:delText>
          </w:r>
        </w:del>
      </w:ins>
      <w:ins w:id="1698" w:author="IO" w:date="2011-07-18T19:21:00Z">
        <w:r w:rsidR="007C206D">
          <w:t>L</w:t>
        </w:r>
      </w:ins>
      <w:ins w:id="1699" w:author="IO" w:date="2011-07-18T18:47:00Z">
        <w:r w:rsidR="00277823">
          <w:t xml:space="preserve">os aeropuertos </w:t>
        </w:r>
      </w:ins>
      <w:ins w:id="1700" w:author="IO" w:date="2011-07-18T21:38:00Z">
        <w:r w:rsidR="0010727F">
          <w:t xml:space="preserve">de </w:t>
        </w:r>
      </w:ins>
      <w:ins w:id="1701" w:author="Orion" w:date="2011-06-10T12:48:00Z">
        <w:del w:id="1702" w:author="IO" w:date="2011-07-18T18:47:00Z">
          <w:r w:rsidRPr="00277823" w:rsidDel="00277823">
            <w:delText xml:space="preserve">del </w:delText>
          </w:r>
        </w:del>
        <w:r w:rsidRPr="00277823">
          <w:t xml:space="preserve">origen </w:t>
        </w:r>
        <w:del w:id="1703" w:author="IO" w:date="2011-07-18T18:47:00Z">
          <w:r w:rsidRPr="00277823" w:rsidDel="00277823">
            <w:delText>como</w:delText>
          </w:r>
        </w:del>
      </w:ins>
      <w:ins w:id="1704" w:author="IO" w:date="2011-07-18T18:47:00Z">
        <w:r w:rsidR="00277823">
          <w:t>y</w:t>
        </w:r>
      </w:ins>
      <w:ins w:id="1705" w:author="Orion" w:date="2011-06-10T12:48:00Z">
        <w:del w:id="1706" w:author="IO" w:date="2011-07-18T18:47:00Z">
          <w:r w:rsidRPr="00277823" w:rsidDel="00277823">
            <w:delText xml:space="preserve"> del</w:delText>
          </w:r>
        </w:del>
        <w:r w:rsidRPr="00277823">
          <w:t xml:space="preserve"> destino</w:t>
        </w:r>
      </w:ins>
      <w:ins w:id="1707" w:author="IO" w:date="2011-07-18T19:21:00Z">
        <w:r w:rsidR="007C206D">
          <w:t>.</w:t>
        </w:r>
      </w:ins>
    </w:p>
    <w:p w14:paraId="7A485CD5" w14:textId="77777777" w:rsidR="007C206D" w:rsidRDefault="007C206D">
      <w:pPr>
        <w:pStyle w:val="ListParagraph"/>
        <w:numPr>
          <w:ilvl w:val="0"/>
          <w:numId w:val="41"/>
        </w:numPr>
        <w:spacing w:before="120" w:after="120"/>
        <w:ind w:left="641" w:hanging="357"/>
        <w:jc w:val="both"/>
        <w:rPr>
          <w:ins w:id="1708" w:author="IO" w:date="2011-07-18T19:21:00Z"/>
        </w:rPr>
        <w:pPrChange w:id="1709" w:author="IO" w:date="2011-07-18T19:23:00Z">
          <w:pPr>
            <w:jc w:val="both"/>
          </w:pPr>
        </w:pPrChange>
      </w:pPr>
      <w:ins w:id="1710" w:author="IO" w:date="2011-07-18T19:21:00Z">
        <w:r>
          <w:t>Las</w:t>
        </w:r>
      </w:ins>
      <w:ins w:id="1711" w:author="Orion" w:date="2011-06-10T12:48:00Z">
        <w:del w:id="1712" w:author="IO" w:date="2011-07-18T19:21:00Z">
          <w:r w:rsidR="007A3596" w:rsidRPr="00277823" w:rsidDel="007C206D">
            <w:delText xml:space="preserve"> </w:delText>
          </w:r>
        </w:del>
      </w:ins>
      <w:ins w:id="1713" w:author="IO" w:date="2011-07-18T18:47:00Z">
        <w:r w:rsidR="00277823">
          <w:t xml:space="preserve"> horas de salida y llegada</w:t>
        </w:r>
      </w:ins>
      <w:ins w:id="1714" w:author="IO" w:date="2011-07-18T19:21:00Z">
        <w:r>
          <w:t>.</w:t>
        </w:r>
      </w:ins>
    </w:p>
    <w:p w14:paraId="70A8DC62" w14:textId="07C58DF9" w:rsidR="007C206D" w:rsidRDefault="007C206D">
      <w:pPr>
        <w:pStyle w:val="ListParagraph"/>
        <w:numPr>
          <w:ilvl w:val="0"/>
          <w:numId w:val="41"/>
        </w:numPr>
        <w:spacing w:before="120" w:after="120"/>
        <w:ind w:left="641" w:hanging="357"/>
        <w:jc w:val="both"/>
        <w:rPr>
          <w:ins w:id="1715" w:author="IO" w:date="2011-07-18T19:22:00Z"/>
        </w:rPr>
        <w:pPrChange w:id="1716" w:author="IO" w:date="2011-07-18T19:23:00Z">
          <w:pPr>
            <w:jc w:val="both"/>
          </w:pPr>
        </w:pPrChange>
      </w:pPr>
      <w:ins w:id="1717" w:author="IO" w:date="2011-07-18T19:22:00Z">
        <w:r>
          <w:t xml:space="preserve">El número de puntos paso. Esta cifra </w:t>
        </w:r>
      </w:ins>
      <w:ins w:id="1718" w:author="Orion" w:date="2011-06-10T12:48:00Z">
        <w:del w:id="1719" w:author="IO" w:date="2011-07-18T19:22:00Z">
          <w:r w:rsidR="007A3596" w:rsidRPr="00277823" w:rsidDel="007C206D">
            <w:delText xml:space="preserve">de un plan de vuelo se </w:delText>
          </w:r>
        </w:del>
        <w:del w:id="1720" w:author="IO" w:date="2011-07-18T18:48:00Z">
          <w:r w:rsidR="007A3596" w:rsidRPr="00277823" w:rsidDel="00277823">
            <w:delText xml:space="preserve">hará </w:delText>
          </w:r>
        </w:del>
      </w:ins>
      <w:ins w:id="1721" w:author="Orion" w:date="2011-06-27T19:47:00Z">
        <w:del w:id="1722" w:author="IO" w:date="2011-07-18T18:48:00Z">
          <w:r w:rsidR="009B4AE3" w:rsidRPr="00277823" w:rsidDel="00277823">
            <w:delText xml:space="preserve">a partir de un fichero de configuración xml </w:delText>
          </w:r>
        </w:del>
      </w:ins>
      <w:ins w:id="1723" w:author="Orion" w:date="2011-06-10T12:48:00Z">
        <w:del w:id="1724" w:author="IO" w:date="2011-07-18T18:48:00Z">
          <w:r w:rsidR="007A3596" w:rsidRPr="00277823" w:rsidDel="00277823">
            <w:delText>de manera</w:delText>
          </w:r>
        </w:del>
      </w:ins>
      <w:ins w:id="1725" w:author="Orion" w:date="2011-06-10T13:23:00Z">
        <w:del w:id="1726" w:author="IO" w:date="2011-07-18T18:48:00Z">
          <w:r w:rsidR="009B4AE3" w:rsidRPr="00277823" w:rsidDel="00277823">
            <w:delText xml:space="preserve"> automática</w:delText>
          </w:r>
        </w:del>
      </w:ins>
      <w:ins w:id="1727" w:author="Orion" w:date="2011-06-10T12:48:00Z">
        <w:del w:id="1728" w:author="IO" w:date="2011-07-18T19:22:00Z">
          <w:r w:rsidR="007A3596" w:rsidRPr="00277823" w:rsidDel="007C206D">
            <w:delText xml:space="preserve">. Del mismo modo </w:delText>
          </w:r>
        </w:del>
      </w:ins>
      <w:ins w:id="1729" w:author="Orion" w:date="2011-06-27T19:48:00Z">
        <w:del w:id="1730" w:author="IO" w:date="2011-07-18T19:22:00Z">
          <w:r w:rsidR="009B4AE3" w:rsidRPr="00277823" w:rsidDel="007C206D">
            <w:delText xml:space="preserve">el número de </w:delText>
          </w:r>
        </w:del>
      </w:ins>
      <w:ins w:id="1731" w:author="Orion" w:date="2011-06-10T12:48:00Z">
        <w:del w:id="1732" w:author="IO" w:date="2011-07-18T19:16:00Z">
          <w:r w:rsidR="007A3596" w:rsidRPr="00277823" w:rsidDel="007C206D">
            <w:delText>waypoints</w:delText>
          </w:r>
        </w:del>
        <w:del w:id="1733" w:author="IO" w:date="2011-07-18T19:22:00Z">
          <w:r w:rsidR="007A3596" w:rsidRPr="00277823" w:rsidDel="007C206D">
            <w:delText xml:space="preserve"> también será</w:delText>
          </w:r>
        </w:del>
        <w:del w:id="1734" w:author="IO" w:date="2011-07-18T19:16:00Z">
          <w:r w:rsidR="007A3596" w:rsidRPr="00277823" w:rsidDel="007C206D">
            <w:delText>n</w:delText>
          </w:r>
        </w:del>
        <w:del w:id="1735" w:author="IO" w:date="2011-07-18T19:22:00Z">
          <w:r w:rsidR="007A3596" w:rsidRPr="00277823" w:rsidDel="007C206D">
            <w:delText xml:space="preserve"> </w:delText>
          </w:r>
        </w:del>
      </w:ins>
      <w:ins w:id="1736" w:author="Orion" w:date="2011-06-27T19:48:00Z">
        <w:del w:id="1737" w:author="IO" w:date="2011-07-18T19:22:00Z">
          <w:r w:rsidR="009B4AE3" w:rsidRPr="00277823" w:rsidDel="007C206D">
            <w:delText>configurado</w:delText>
          </w:r>
        </w:del>
        <w:del w:id="1738" w:author="IO" w:date="2011-07-18T19:17:00Z">
          <w:r w:rsidR="009B4AE3" w:rsidRPr="00277823" w:rsidDel="007C206D">
            <w:delText>s</w:delText>
          </w:r>
        </w:del>
        <w:del w:id="1739" w:author="IO" w:date="2011-07-18T19:22:00Z">
          <w:r w:rsidR="009B4AE3" w:rsidRPr="00277823" w:rsidDel="007C206D">
            <w:delText xml:space="preserve"> </w:delText>
          </w:r>
        </w:del>
      </w:ins>
      <w:ins w:id="1740" w:author="IO" w:date="2011-07-18T19:17:00Z">
        <w:r>
          <w:t xml:space="preserve">se considerará indicativa. </w:t>
        </w:r>
      </w:ins>
      <w:ins w:id="1741" w:author="Orion" w:date="2011-06-27T19:48:00Z">
        <w:del w:id="1742" w:author="IO" w:date="2011-07-18T19:17:00Z">
          <w:r w:rsidR="009B4AE3" w:rsidRPr="00277823" w:rsidDel="007C206D">
            <w:delText xml:space="preserve">desde este fichero pero </w:delText>
          </w:r>
        </w:del>
      </w:ins>
      <w:ins w:id="1743" w:author="Orion" w:date="2011-06-27T19:49:00Z">
        <w:del w:id="1744" w:author="IO" w:date="2011-07-18T19:17:00Z">
          <w:r w:rsidR="009B4AE3" w:rsidRPr="00277823" w:rsidDel="007C206D">
            <w:delText>a la hora de asignar estos waypoints e</w:delText>
          </w:r>
        </w:del>
      </w:ins>
      <w:ins w:id="1745" w:author="IO" w:date="2011-07-18T19:17:00Z">
        <w:r>
          <w:t>E</w:t>
        </w:r>
      </w:ins>
      <w:ins w:id="1746" w:author="Orion" w:date="2011-06-27T19:49:00Z">
        <w:r w:rsidR="009B4AE3" w:rsidRPr="00277823">
          <w:t>l sistema establecerá</w:t>
        </w:r>
      </w:ins>
      <w:ins w:id="1747" w:author="Orion" w:date="2011-06-10T12:48:00Z">
        <w:r w:rsidR="007A3596" w:rsidRPr="00277823">
          <w:t xml:space="preserve"> </w:t>
        </w:r>
        <w:del w:id="1748" w:author="IO" w:date="2011-07-18T19:17:00Z">
          <w:r w:rsidR="007A3596" w:rsidRPr="00277823" w:rsidDel="007C206D">
            <w:delText xml:space="preserve">alguna </w:delText>
          </w:r>
        </w:del>
        <w:r w:rsidR="007A3596" w:rsidRPr="00277823">
          <w:t>restricci</w:t>
        </w:r>
      </w:ins>
      <w:ins w:id="1749" w:author="IO" w:date="2011-07-18T19:17:00Z">
        <w:r>
          <w:t>o</w:t>
        </w:r>
      </w:ins>
      <w:ins w:id="1750" w:author="Orion" w:date="2011-06-10T12:48:00Z">
        <w:del w:id="1751" w:author="IO" w:date="2011-07-18T19:17:00Z">
          <w:r w:rsidR="007A3596" w:rsidRPr="00277823" w:rsidDel="007C206D">
            <w:delText>ó</w:delText>
          </w:r>
        </w:del>
        <w:r w:rsidR="007A3596" w:rsidRPr="00277823">
          <w:t>n</w:t>
        </w:r>
      </w:ins>
      <w:ins w:id="1752" w:author="IO" w:date="2011-07-18T19:17:00Z">
        <w:r>
          <w:t>es</w:t>
        </w:r>
      </w:ins>
      <w:ins w:id="1753" w:author="Orion" w:date="2011-06-10T12:48:00Z">
        <w:del w:id="1754" w:author="IO" w:date="2011-07-18T19:17:00Z">
          <w:r w:rsidR="007A3596" w:rsidRPr="00277823" w:rsidDel="007C206D">
            <w:delText>,</w:delText>
          </w:r>
        </w:del>
        <w:r w:rsidR="007A3596" w:rsidRPr="00277823">
          <w:t xml:space="preserve"> con el objetivo de que un avión no se desvié </w:t>
        </w:r>
        <w:del w:id="1755" w:author="IO" w:date="2011-07-18T19:17:00Z">
          <w:r w:rsidR="007A3596" w:rsidRPr="00277823" w:rsidDel="007C206D">
            <w:delText>mucho</w:delText>
          </w:r>
        </w:del>
      </w:ins>
      <w:ins w:id="1756" w:author="IO" w:date="2011-07-18T19:17:00Z">
        <w:r>
          <w:t>demasiado</w:t>
        </w:r>
      </w:ins>
      <w:ins w:id="1757" w:author="Orion" w:date="2011-06-10T12:48:00Z">
        <w:r w:rsidR="007A3596" w:rsidRPr="00277823">
          <w:t xml:space="preserve"> de la ruta más corta</w:t>
        </w:r>
      </w:ins>
      <w:ins w:id="1758" w:author="IO" w:date="2011-07-18T21:44:00Z">
        <w:r w:rsidR="00CD2614">
          <w:t xml:space="preserve"> entre origen y destino</w:t>
        </w:r>
      </w:ins>
      <w:ins w:id="1759" w:author="IO" w:date="2011-07-18T19:17:00Z">
        <w:r>
          <w:t>, lo cual no sería</w:t>
        </w:r>
      </w:ins>
      <w:ins w:id="1760" w:author="Orion" w:date="2011-06-10T13:25:00Z">
        <w:del w:id="1761" w:author="IO" w:date="2011-07-18T19:17:00Z">
          <w:r w:rsidR="004C05E6" w:rsidRPr="00277823" w:rsidDel="007C206D">
            <w:delText xml:space="preserve"> y sea un poco más</w:delText>
          </w:r>
        </w:del>
        <w:r w:rsidR="004C05E6" w:rsidRPr="00277823">
          <w:t xml:space="preserve"> realista</w:t>
        </w:r>
      </w:ins>
      <w:ins w:id="1762" w:author="Orion" w:date="2011-06-10T12:48:00Z">
        <w:r w:rsidR="007A3596" w:rsidRPr="00277823">
          <w:t xml:space="preserve">. </w:t>
        </w:r>
        <w:commentRangeStart w:id="1763"/>
        <w:r w:rsidR="007A3596" w:rsidRPr="00277823">
          <w:t>Dicha restricción es que, a la hora de elegir un nuevo waypoint, la distancia recorrida por el avión pasando el nuevo waypoint no será mayor de 1.5 veces a la distancia que se recorrería si no se tuviera que pasar por ese waypoint.</w:t>
        </w:r>
      </w:ins>
      <w:commentRangeEnd w:id="1763"/>
      <w:r w:rsidRPr="007C206D">
        <w:rPr>
          <w:rPrChange w:id="1764" w:author="IO" w:date="2011-07-18T19:23:00Z">
            <w:rPr>
              <w:rStyle w:val="CommentReference"/>
            </w:rPr>
          </w:rPrChange>
        </w:rPr>
        <w:commentReference w:id="1763"/>
      </w:r>
      <w:ins w:id="1765" w:author="Orion" w:date="2011-06-27T19:50:00Z">
        <w:del w:id="1766" w:author="IO" w:date="2011-07-18T19:22:00Z">
          <w:r w:rsidR="00E92261" w:rsidRPr="00277823" w:rsidDel="007C206D">
            <w:delText xml:space="preserve"> </w:delText>
          </w:r>
        </w:del>
      </w:ins>
    </w:p>
    <w:p w14:paraId="4BE56A22" w14:textId="191B91FE" w:rsidR="007A3596" w:rsidRPr="00277823" w:rsidRDefault="00E92261">
      <w:pPr>
        <w:spacing w:before="240" w:after="120"/>
        <w:ind w:firstLine="284"/>
        <w:jc w:val="both"/>
        <w:rPr>
          <w:ins w:id="1767" w:author="Orion" w:date="2011-06-10T12:48:00Z"/>
        </w:rPr>
        <w:pPrChange w:id="1768" w:author="IO" w:date="2011-07-18T18:39:00Z">
          <w:pPr>
            <w:jc w:val="both"/>
          </w:pPr>
        </w:pPrChange>
      </w:pPr>
      <w:commentRangeStart w:id="1769"/>
      <w:ins w:id="1770" w:author="Orion" w:date="2011-06-27T19:50:00Z">
        <w:r w:rsidRPr="00277823">
          <w:t>Otro parámetro configurable desde este archivo de configuración será</w:t>
        </w:r>
      </w:ins>
      <w:ins w:id="1771" w:author="Orion" w:date="2011-06-27T23:48:00Z">
        <w:r w:rsidR="00F679C7" w:rsidRPr="00277823">
          <w:t xml:space="preserve"> el tiempo que ha de pasar después de arrancar el sistema</w:t>
        </w:r>
      </w:ins>
      <w:ins w:id="1772" w:author="Orion" w:date="2011-06-27T19:50:00Z">
        <w:r w:rsidRPr="00277823">
          <w:t xml:space="preserve"> </w:t>
        </w:r>
      </w:ins>
      <w:ins w:id="1773" w:author="Orion" w:date="2011-06-27T23:48:00Z">
        <w:r w:rsidR="00F679C7" w:rsidRPr="00277823">
          <w:t xml:space="preserve">para que </w:t>
        </w:r>
      </w:ins>
      <w:ins w:id="1774" w:author="Orion" w:date="2011-06-27T19:50:00Z">
        <w:r w:rsidR="00F679C7" w:rsidRPr="00277823">
          <w:t xml:space="preserve">despegue </w:t>
        </w:r>
        <w:r w:rsidRPr="00277823">
          <w:t>el</w:t>
        </w:r>
      </w:ins>
      <w:ins w:id="1775" w:author="Orion" w:date="2011-06-27T19:51:00Z">
        <w:r w:rsidRPr="00277823">
          <w:t xml:space="preserve"> </w:t>
        </w:r>
      </w:ins>
      <w:ins w:id="1776" w:author="Orion" w:date="2011-06-27T19:50:00Z">
        <w:r w:rsidRPr="00277823">
          <w:t>avi</w:t>
        </w:r>
      </w:ins>
      <w:ins w:id="1777" w:author="Orion" w:date="2011-06-27T19:51:00Z">
        <w:r w:rsidRPr="00277823">
          <w:t>ón, siendo responsabilidad del usuario que no haya vuelos que despeguen del mismo aeropuerto a la misma hora</w:t>
        </w:r>
        <w:commentRangeStart w:id="1778"/>
        <w:r w:rsidRPr="00277823">
          <w:t>.</w:t>
        </w:r>
      </w:ins>
      <w:ins w:id="1779" w:author="Orion" w:date="2011-06-27T23:47:00Z">
        <w:r w:rsidR="00F679C7" w:rsidRPr="00277823">
          <w:t xml:space="preserve"> Todo esto vendrá configurado en </w:t>
        </w:r>
      </w:ins>
      <w:ins w:id="1780" w:author="Orion" w:date="2011-06-27T23:49:00Z">
        <w:r w:rsidR="00F679C7" w:rsidRPr="00277823">
          <w:t>un</w:t>
        </w:r>
      </w:ins>
      <w:ins w:id="1781" w:author="Orion" w:date="2011-06-27T23:47:00Z">
        <w:r w:rsidR="00F679C7" w:rsidRPr="00277823">
          <w:t xml:space="preserve"> fichero de configuración dentro de la carpeta “/config”</w:t>
        </w:r>
      </w:ins>
      <w:commentRangeEnd w:id="1778"/>
      <w:r w:rsidR="007C206D">
        <w:rPr>
          <w:rStyle w:val="CommentReference"/>
        </w:rPr>
        <w:commentReference w:id="1778"/>
      </w:r>
      <w:ins w:id="1782" w:author="Orion" w:date="2011-06-27T23:47:00Z">
        <w:r w:rsidR="00F679C7" w:rsidRPr="00277823">
          <w:t>.</w:t>
        </w:r>
      </w:ins>
      <w:commentRangeEnd w:id="1769"/>
      <w:r w:rsidR="007C206D">
        <w:rPr>
          <w:rStyle w:val="CommentReference"/>
        </w:rPr>
        <w:commentReference w:id="1769"/>
      </w:r>
    </w:p>
    <w:p w14:paraId="3B258400" w14:textId="30C18DA3" w:rsidR="007A3596" w:rsidRPr="00277823" w:rsidRDefault="007A3596" w:rsidP="00626A30">
      <w:pPr>
        <w:spacing w:before="240" w:after="120"/>
        <w:ind w:firstLine="284"/>
        <w:jc w:val="both"/>
        <w:rPr>
          <w:ins w:id="1783" w:author="Orion" w:date="2011-06-10T12:48:00Z"/>
        </w:rPr>
      </w:pPr>
      <w:ins w:id="1784" w:author="Orion" w:date="2011-06-10T12:48:00Z">
        <w:r w:rsidRPr="007C206D">
          <w:t xml:space="preserve">En cuanto a la velocidad y altura de crucero estarán establecidas siempre a un valor por defecto que </w:t>
        </w:r>
      </w:ins>
      <w:ins w:id="1785" w:author="Orion" w:date="2011-06-10T13:27:00Z">
        <w:r w:rsidR="00BB443A" w:rsidRPr="007C206D">
          <w:t>vendrá</w:t>
        </w:r>
      </w:ins>
      <w:ins w:id="1786" w:author="Orion" w:date="2011-06-10T12:48:00Z">
        <w:r w:rsidRPr="007C206D">
          <w:t xml:space="preserve"> determinado</w:t>
        </w:r>
        <w:del w:id="1787" w:author="IO" w:date="2011-07-18T21:47:00Z">
          <w:r w:rsidRPr="007C206D" w:rsidDel="00472327">
            <w:delText>s</w:delText>
          </w:r>
        </w:del>
        <w:r w:rsidRPr="007C206D">
          <w:t xml:space="preserve"> por las especificaciones técnicas de los aviones</w:t>
        </w:r>
      </w:ins>
      <w:ins w:id="1788" w:author="Orion" w:date="2011-06-10T13:26:00Z">
        <w:r w:rsidR="00BB443A" w:rsidRPr="007C206D">
          <w:t>. Así</w:t>
        </w:r>
      </w:ins>
      <w:ins w:id="1789" w:author="IO" w:date="2011-07-18T19:24:00Z">
        <w:r w:rsidR="006950AA">
          <w:t>,</w:t>
        </w:r>
      </w:ins>
      <w:ins w:id="1790" w:author="Orion" w:date="2011-06-10T13:26:00Z">
        <w:r w:rsidR="00BB443A" w:rsidRPr="007C206D">
          <w:t xml:space="preserve"> por ejemplo</w:t>
        </w:r>
      </w:ins>
      <w:ins w:id="1791" w:author="Orion" w:date="2011-06-10T13:27:00Z">
        <w:r w:rsidR="00BB443A" w:rsidRPr="007C206D">
          <w:t>,</w:t>
        </w:r>
      </w:ins>
      <w:ins w:id="1792" w:author="Orion" w:date="2011-06-10T13:26:00Z">
        <w:r w:rsidR="00BB443A" w:rsidRPr="007C206D">
          <w:t xml:space="preserve"> </w:t>
        </w:r>
      </w:ins>
      <w:ins w:id="1793" w:author="Orion" w:date="2011-06-20T12:25:00Z">
        <w:r w:rsidR="00E50EB8" w:rsidRPr="007C206D">
          <w:t>cómo</w:t>
        </w:r>
      </w:ins>
      <w:ins w:id="1794" w:author="Orion" w:date="2011-06-10T13:26:00Z">
        <w:r w:rsidR="00BB443A" w:rsidRPr="007C206D">
          <w:t xml:space="preserve"> podemos ver en los documentos</w:t>
        </w:r>
      </w:ins>
      <w:ins w:id="1795" w:author="Orion" w:date="2011-06-10T12:48:00Z">
        <w:r w:rsidRPr="007C206D">
          <w:t xml:space="preserve"> </w:t>
        </w:r>
      </w:ins>
      <w:customXmlInsRangeStart w:id="1796" w:author="Orion" w:date="2011-06-10T12:48:00Z"/>
      <w:sdt>
        <w:sdtPr>
          <w:id w:val="-1043589710"/>
          <w:citation/>
        </w:sdtPr>
        <w:sdtContent>
          <w:customXmlInsRangeEnd w:id="1796"/>
          <w:ins w:id="1797" w:author="Orion" w:date="2011-06-10T12:48:00Z">
            <w:r w:rsidRPr="00277823">
              <w:fldChar w:fldCharType="begin"/>
            </w:r>
          </w:ins>
          <w:ins w:id="1798" w:author="Orion" w:date="2011-07-26T16:18:00Z">
            <w:r w:rsidR="00626A30">
              <w:instrText xml:space="preserve">CITATION Dim \l 3082 </w:instrText>
            </w:r>
          </w:ins>
          <w:ins w:id="1799" w:author="Orion" w:date="2011-06-10T12:48:00Z">
            <w:r w:rsidRPr="00277823">
              <w:fldChar w:fldCharType="separate"/>
            </w:r>
          </w:ins>
          <w:r w:rsidR="00BC29DB">
            <w:rPr>
              <w:noProof/>
            </w:rPr>
            <w:t>(61)</w:t>
          </w:r>
          <w:ins w:id="1800" w:author="Orion" w:date="2011-06-10T12:48:00Z">
            <w:r w:rsidRPr="00277823">
              <w:fldChar w:fldCharType="end"/>
            </w:r>
          </w:ins>
          <w:customXmlInsRangeStart w:id="1801" w:author="Orion" w:date="2011-06-10T12:48:00Z"/>
        </w:sdtContent>
      </w:sdt>
      <w:customXmlInsRangeEnd w:id="1801"/>
      <w:ins w:id="1802" w:author="Orion" w:date="2011-06-10T12:48:00Z">
        <w:r w:rsidRPr="00277823">
          <w:t xml:space="preserve"> </w:t>
        </w:r>
      </w:ins>
      <w:customXmlInsRangeStart w:id="1803" w:author="Orion" w:date="2011-06-10T12:48:00Z"/>
      <w:sdt>
        <w:sdtPr>
          <w:id w:val="1158422407"/>
          <w:citation/>
        </w:sdtPr>
        <w:sdtContent>
          <w:customXmlInsRangeEnd w:id="1803"/>
          <w:ins w:id="1804" w:author="Orion" w:date="2011-06-10T12:48:00Z">
            <w:r w:rsidRPr="00277823">
              <w:fldChar w:fldCharType="begin"/>
            </w:r>
          </w:ins>
          <w:ins w:id="1805" w:author="Orion" w:date="2011-07-26T16:33:00Z">
            <w:r w:rsidR="00697AA0">
              <w:instrText xml:space="preserve">CITATION Air05 \l 3082 </w:instrText>
            </w:r>
          </w:ins>
          <w:ins w:id="1806" w:author="Orion" w:date="2011-06-10T12:48:00Z">
            <w:r w:rsidRPr="00277823">
              <w:fldChar w:fldCharType="separate"/>
            </w:r>
          </w:ins>
          <w:r w:rsidR="00BC29DB">
            <w:rPr>
              <w:noProof/>
            </w:rPr>
            <w:t>(62)</w:t>
          </w:r>
          <w:ins w:id="1807" w:author="Orion" w:date="2011-06-10T12:48:00Z">
            <w:r w:rsidRPr="00277823">
              <w:fldChar w:fldCharType="end"/>
            </w:r>
          </w:ins>
          <w:customXmlInsRangeStart w:id="1808" w:author="Orion" w:date="2011-06-10T12:48:00Z"/>
        </w:sdtContent>
      </w:sdt>
      <w:customXmlInsRangeEnd w:id="1808"/>
      <w:ins w:id="1809" w:author="Orion" w:date="2011-06-10T12:48:00Z">
        <w:r w:rsidRPr="00277823">
          <w:t xml:space="preserve">, </w:t>
        </w:r>
      </w:ins>
      <w:ins w:id="1810" w:author="Orion" w:date="2011-06-10T13:27:00Z">
        <w:r w:rsidR="00BB443A" w:rsidRPr="00277823">
          <w:t xml:space="preserve">para los Airbus A-320 dichos valores </w:t>
        </w:r>
        <w:del w:id="1811" w:author="IO" w:date="2011-07-18T19:24:00Z">
          <w:r w:rsidR="00BB443A" w:rsidRPr="00277823" w:rsidDel="006950AA">
            <w:delText>se corresponderían</w:delText>
          </w:r>
        </w:del>
      </w:ins>
      <w:ins w:id="1812" w:author="Orion" w:date="2011-06-10T12:48:00Z">
        <w:del w:id="1813" w:author="IO" w:date="2011-07-18T19:24:00Z">
          <w:r w:rsidRPr="00277823" w:rsidDel="006950AA">
            <w:delText xml:space="preserve"> c</w:delText>
          </w:r>
        </w:del>
      </w:ins>
      <w:ins w:id="1814" w:author="IO" w:date="2011-07-18T19:24:00Z">
        <w:r w:rsidR="006950AA">
          <w:t>s</w:t>
        </w:r>
      </w:ins>
      <w:ins w:id="1815" w:author="Orion" w:date="2011-06-10T12:48:00Z">
        <w:r w:rsidRPr="00277823">
          <w:t>on:</w:t>
        </w:r>
      </w:ins>
    </w:p>
    <w:p w14:paraId="2945D230" w14:textId="77777777" w:rsidR="007A3596" w:rsidRPr="00277823" w:rsidRDefault="007A3596">
      <w:pPr>
        <w:pStyle w:val="ListParagraph"/>
        <w:numPr>
          <w:ilvl w:val="0"/>
          <w:numId w:val="41"/>
        </w:numPr>
        <w:spacing w:before="120" w:after="120"/>
        <w:ind w:left="641" w:hanging="357"/>
        <w:jc w:val="both"/>
        <w:rPr>
          <w:ins w:id="1816" w:author="Orion" w:date="2011-06-10T12:48:00Z"/>
        </w:rPr>
        <w:pPrChange w:id="1817" w:author="IO" w:date="2011-07-18T18:39:00Z">
          <w:pPr>
            <w:pStyle w:val="ListParagraph"/>
            <w:numPr>
              <w:numId w:val="16"/>
            </w:numPr>
            <w:ind w:hanging="360"/>
            <w:jc w:val="both"/>
          </w:pPr>
        </w:pPrChange>
      </w:pPr>
      <w:ins w:id="1818" w:author="Orion" w:date="2011-06-10T12:48:00Z">
        <w:r w:rsidRPr="00277823">
          <w:t>Velocidad de crucero: Mach 0.76 (930 Km/h)</w:t>
        </w:r>
      </w:ins>
    </w:p>
    <w:p w14:paraId="769D3B46" w14:textId="77777777" w:rsidR="007A3596" w:rsidRPr="007C206D" w:rsidRDefault="007A3596">
      <w:pPr>
        <w:pStyle w:val="ListParagraph"/>
        <w:numPr>
          <w:ilvl w:val="0"/>
          <w:numId w:val="41"/>
        </w:numPr>
        <w:spacing w:before="120" w:after="120"/>
        <w:ind w:left="641" w:hanging="357"/>
        <w:jc w:val="both"/>
        <w:rPr>
          <w:ins w:id="1819" w:author="Orion" w:date="2011-06-10T12:48:00Z"/>
        </w:rPr>
        <w:pPrChange w:id="1820" w:author="IO" w:date="2011-07-18T18:39:00Z">
          <w:pPr>
            <w:pStyle w:val="ListParagraph"/>
            <w:numPr>
              <w:numId w:val="16"/>
            </w:numPr>
            <w:ind w:hanging="360"/>
            <w:jc w:val="both"/>
          </w:pPr>
        </w:pPrChange>
      </w:pPr>
      <w:ins w:id="1821" w:author="Orion" w:date="2011-06-10T12:48:00Z">
        <w:r w:rsidRPr="007C206D">
          <w:t>Altura de crucero: 36000 feet (11000 Km)</w:t>
        </w:r>
      </w:ins>
    </w:p>
    <w:p w14:paraId="5CB7B864" w14:textId="67EDE083" w:rsidR="00311117" w:rsidRPr="00277823" w:rsidRDefault="007A3596">
      <w:pPr>
        <w:spacing w:before="240" w:after="120"/>
        <w:ind w:firstLine="284"/>
        <w:jc w:val="both"/>
        <w:rPr>
          <w:ins w:id="1822" w:author="Orion" w:date="2011-06-10T13:20:00Z"/>
        </w:rPr>
        <w:pPrChange w:id="1823" w:author="IO" w:date="2011-07-18T18:39:00Z">
          <w:pPr>
            <w:jc w:val="both"/>
          </w:pPr>
        </w:pPrChange>
      </w:pPr>
      <w:ins w:id="1824" w:author="Orion" w:date="2011-06-10T12:48:00Z">
        <w:r w:rsidRPr="00277823">
          <w:t xml:space="preserve">Por último, tanto el piloto como el avión asignados a </w:t>
        </w:r>
        <w:del w:id="1825" w:author="IO" w:date="2011-07-18T21:47:00Z">
          <w:r w:rsidRPr="00277823" w:rsidDel="00472327">
            <w:delText>este</w:delText>
          </w:r>
        </w:del>
      </w:ins>
      <w:ins w:id="1826" w:author="IO" w:date="2011-07-18T21:47:00Z">
        <w:r w:rsidR="00472327">
          <w:t>un</w:t>
        </w:r>
      </w:ins>
      <w:ins w:id="1827" w:author="Orion" w:date="2011-06-10T12:48:00Z">
        <w:r w:rsidRPr="00277823">
          <w:t xml:space="preserve"> plan se corresponderán con los primeros que el sistema </w:t>
        </w:r>
        <w:del w:id="1828" w:author="IO" w:date="2011-07-18T19:25:00Z">
          <w:r w:rsidRPr="00277823" w:rsidDel="006950AA">
            <w:delText>vea</w:delText>
          </w:r>
        </w:del>
      </w:ins>
      <w:ins w:id="1829" w:author="IO" w:date="2011-07-18T19:25:00Z">
        <w:r w:rsidR="006950AA">
          <w:t>tenga</w:t>
        </w:r>
      </w:ins>
      <w:ins w:id="1830" w:author="Orion" w:date="2011-06-10T12:48:00Z">
        <w:r w:rsidRPr="00277823">
          <w:t xml:space="preserve"> disponibles, es decir, que no </w:t>
        </w:r>
        <w:del w:id="1831" w:author="IO" w:date="2011-07-18T19:25:00Z">
          <w:r w:rsidRPr="00277823" w:rsidDel="006950AA">
            <w:delText>tengan</w:delText>
          </w:r>
        </w:del>
      </w:ins>
      <w:ins w:id="1832" w:author="IO" w:date="2011-07-18T19:25:00Z">
        <w:r w:rsidR="006950AA">
          <w:t>estén asignados a</w:t>
        </w:r>
      </w:ins>
      <w:ins w:id="1833" w:author="Orion" w:date="2011-06-10T12:48:00Z">
        <w:r w:rsidRPr="00277823">
          <w:t xml:space="preserve"> otro plan</w:t>
        </w:r>
        <w:del w:id="1834" w:author="IO" w:date="2011-07-18T19:25:00Z">
          <w:r w:rsidRPr="00277823" w:rsidDel="006950AA">
            <w:delText xml:space="preserve"> asignado</w:delText>
          </w:r>
        </w:del>
        <w:r w:rsidRPr="00277823">
          <w:t>.</w:t>
        </w:r>
      </w:ins>
      <w:ins w:id="1835" w:author="IO" w:date="2011-07-18T19:27:00Z">
        <w:r w:rsidR="00707DF0">
          <w:t xml:space="preserve"> Una vez realizada esta asignación podrá comenzar el vuelo en sí.</w:t>
        </w:r>
      </w:ins>
    </w:p>
    <w:p w14:paraId="29F853A1" w14:textId="53D36BE2" w:rsidR="004C05E6" w:rsidRPr="00277823" w:rsidDel="006950AA" w:rsidRDefault="00707DF0">
      <w:pPr>
        <w:spacing w:before="240" w:after="120"/>
        <w:ind w:firstLine="284"/>
        <w:jc w:val="both"/>
        <w:rPr>
          <w:ins w:id="1836" w:author="Orion" w:date="2011-06-10T13:07:00Z"/>
          <w:del w:id="1837" w:author="IO" w:date="2011-07-18T19:25:00Z"/>
          <w:rPrChange w:id="1838" w:author="IO" w:date="2011-07-18T18:39:00Z">
            <w:rPr>
              <w:ins w:id="1839" w:author="Orion" w:date="2011-06-10T13:07:00Z"/>
              <w:del w:id="1840" w:author="IO" w:date="2011-07-18T19:25:00Z"/>
              <w:rFonts w:asciiTheme="majorHAnsi" w:eastAsiaTheme="majorEastAsia" w:hAnsiTheme="majorHAnsi"/>
              <w:spacing w:val="15"/>
              <w:szCs w:val="21"/>
            </w:rPr>
          </w:rPrChange>
        </w:rPr>
        <w:pPrChange w:id="1841" w:author="IO" w:date="2011-07-18T19:48:00Z">
          <w:pPr>
            <w:jc w:val="both"/>
          </w:pPr>
        </w:pPrChange>
      </w:pPr>
      <w:ins w:id="1842" w:author="IO" w:date="2011-07-18T19:30:00Z">
        <w:r>
          <w:t>La simulación del vuelo</w:t>
        </w:r>
      </w:ins>
      <w:ins w:id="1843" w:author="IO" w:date="2011-07-18T19:27:00Z">
        <w:r>
          <w:t xml:space="preserve"> </w:t>
        </w:r>
      </w:ins>
      <w:ins w:id="1844" w:author="IO" w:date="2011-07-18T19:28:00Z">
        <w:r>
          <w:t>considerará únicamente el tiempo que el avión pasa en el aire. El despegue y el aterrizaje son actividades con características particulares y muy dependiente</w:t>
        </w:r>
      </w:ins>
      <w:ins w:id="1845" w:author="IO" w:date="2011-07-18T21:47:00Z">
        <w:r w:rsidR="00472327">
          <w:t>s</w:t>
        </w:r>
      </w:ins>
      <w:ins w:id="1846" w:author="IO" w:date="2011-07-18T19:28:00Z">
        <w:r>
          <w:t xml:space="preserve"> del propio aeropuerto y tráfico del momento. </w:t>
        </w:r>
      </w:ins>
      <w:ins w:id="1847" w:author="IO" w:date="2011-07-18T19:29:00Z">
        <w:r>
          <w:t>Su estudio se deja para una fase siguiente de la propuesta.</w:t>
        </w:r>
      </w:ins>
      <w:ins w:id="1848" w:author="IO" w:date="2011-07-18T19:48:00Z">
        <w:r w:rsidR="00A52A01">
          <w:t xml:space="preserve"> Esta simplificación </w:t>
        </w:r>
      </w:ins>
      <w:ins w:id="1849" w:author="IO" w:date="2011-07-18T19:40:00Z">
        <w:r w:rsidR="00FD683F">
          <w:t xml:space="preserve">lleva a imponer ciertas restricciones a las simulaciones. A fin de que dotar de una cierta uniformidad a todos los vuelos respecto </w:t>
        </w:r>
      </w:ins>
      <w:ins w:id="1850" w:author="IO" w:date="2011-07-18T19:41:00Z">
        <w:r w:rsidR="00FD683F">
          <w:t>a</w:t>
        </w:r>
      </w:ins>
      <w:ins w:id="1851" w:author="IO" w:date="2011-07-18T19:40:00Z">
        <w:r w:rsidR="00FD683F">
          <w:t xml:space="preserve"> las fases iniciales y finales del vuelo</w:t>
        </w:r>
      </w:ins>
      <w:ins w:id="1852" w:author="IO" w:date="2011-07-18T19:41:00Z">
        <w:r w:rsidR="00FD683F">
          <w:t>,</w:t>
        </w:r>
      </w:ins>
      <w:ins w:id="1853" w:author="IO" w:date="2011-07-18T19:40:00Z">
        <w:r w:rsidR="00FD683F">
          <w:t xml:space="preserve"> y omitir consideraciones sobre la orientaci</w:t>
        </w:r>
      </w:ins>
      <w:ins w:id="1854" w:author="IO" w:date="2011-07-18T19:41:00Z">
        <w:r w:rsidR="00FD683F">
          <w:t xml:space="preserve">ón de las pistas en los distintos aeropuertos, se </w:t>
        </w:r>
      </w:ins>
      <w:ins w:id="1855" w:author="IO" w:date="2011-07-18T19:39:00Z">
        <w:r w:rsidR="00FD683F">
          <w:t xml:space="preserve">considerará </w:t>
        </w:r>
      </w:ins>
    </w:p>
    <w:p w14:paraId="75ED0C62" w14:textId="4B973D8C" w:rsidR="00AC33B1" w:rsidRPr="007C206D" w:rsidDel="00A52A01" w:rsidRDefault="00311117">
      <w:pPr>
        <w:spacing w:before="240" w:after="120"/>
        <w:ind w:firstLine="284"/>
        <w:jc w:val="both"/>
        <w:rPr>
          <w:ins w:id="1856" w:author="Orion" w:date="2011-06-10T12:49:00Z"/>
          <w:del w:id="1857" w:author="IO" w:date="2011-07-18T19:50:00Z"/>
        </w:rPr>
        <w:pPrChange w:id="1858" w:author="IO" w:date="2011-07-18T19:39:00Z">
          <w:pPr>
            <w:jc w:val="both"/>
          </w:pPr>
        </w:pPrChange>
      </w:pPr>
      <w:ins w:id="1859" w:author="Orion" w:date="2011-06-10T13:07:00Z">
        <w:del w:id="1860" w:author="IO" w:date="2011-07-18T19:29:00Z">
          <w:r w:rsidRPr="00277823" w:rsidDel="00707DF0">
            <w:delText xml:space="preserve">Una vez los pilotos </w:delText>
          </w:r>
        </w:del>
      </w:ins>
      <w:ins w:id="1861" w:author="Orion" w:date="2011-06-10T13:08:00Z">
        <w:del w:id="1862" w:author="IO" w:date="2011-07-18T19:29:00Z">
          <w:r w:rsidRPr="00277823" w:rsidDel="00707DF0">
            <w:delText>dispongan de su plan de vuelo y se dispongan a realizar sus respectivos trayectos</w:delText>
          </w:r>
        </w:del>
      </w:ins>
      <w:ins w:id="1863" w:author="Orion" w:date="2011-06-10T13:07:00Z">
        <w:del w:id="1864" w:author="IO" w:date="2011-07-18T19:29:00Z">
          <w:r w:rsidRPr="00277823" w:rsidDel="00707DF0">
            <w:delText xml:space="preserve"> n</w:delText>
          </w:r>
        </w:del>
      </w:ins>
      <w:ins w:id="1865" w:author="Orion" w:date="2011-06-10T12:49:00Z">
        <w:del w:id="1866" w:author="IO" w:date="2011-07-18T19:29:00Z">
          <w:r w:rsidR="00AC33B1" w:rsidRPr="00277823" w:rsidDel="00707DF0">
            <w:delText>o se van a considerar ni el despegue ni el aterrizaje de los aviones</w:delText>
          </w:r>
        </w:del>
      </w:ins>
      <w:ins w:id="1867" w:author="Orion" w:date="2011-06-10T13:09:00Z">
        <w:del w:id="1868" w:author="IO" w:date="2011-07-18T19:29:00Z">
          <w:r w:rsidRPr="00277823" w:rsidDel="00707DF0">
            <w:delText>,</w:delText>
          </w:r>
        </w:del>
      </w:ins>
      <w:ins w:id="1869" w:author="Orion" w:date="2011-06-10T12:49:00Z">
        <w:del w:id="1870" w:author="IO" w:date="2011-07-18T19:29:00Z">
          <w:r w:rsidR="00AC33B1" w:rsidRPr="00277823" w:rsidDel="00707DF0">
            <w:delText xml:space="preserve"> ya que no son m</w:delText>
          </w:r>
          <w:r w:rsidRPr="00277823" w:rsidDel="00707DF0">
            <w:delText>uy relevantes para este estudio</w:delText>
          </w:r>
        </w:del>
      </w:ins>
      <w:ins w:id="1871" w:author="Orion" w:date="2011-06-10T13:09:00Z">
        <w:del w:id="1872" w:author="IO" w:date="2011-07-18T19:29:00Z">
          <w:r w:rsidRPr="007C206D" w:rsidDel="00707DF0">
            <w:delText xml:space="preserve">. </w:delText>
          </w:r>
        </w:del>
      </w:ins>
      <w:ins w:id="1873" w:author="Orion" w:date="2011-06-28T17:34:00Z">
        <w:del w:id="1874" w:author="IO" w:date="2011-07-18T19:39:00Z">
          <w:r w:rsidR="00B46A9D" w:rsidRPr="007C206D" w:rsidDel="00FD683F">
            <w:delText xml:space="preserve">De este modo, para </w:delText>
          </w:r>
        </w:del>
        <w:del w:id="1875" w:author="IO" w:date="2011-07-18T19:29:00Z">
          <w:r w:rsidR="00B46A9D" w:rsidRPr="007C206D" w:rsidDel="00707DF0">
            <w:delText>normalizar</w:delText>
          </w:r>
        </w:del>
        <w:del w:id="1876" w:author="IO" w:date="2011-07-18T19:30:00Z">
          <w:r w:rsidR="00B46A9D" w:rsidRPr="007C206D" w:rsidDel="00707DF0">
            <w:delText xml:space="preserve">, </w:delText>
          </w:r>
        </w:del>
        <w:del w:id="1877" w:author="IO" w:date="2011-07-18T19:39:00Z">
          <w:r w:rsidR="00B46A9D" w:rsidRPr="007C206D" w:rsidDel="00FD683F">
            <w:delText xml:space="preserve">se </w:delText>
          </w:r>
        </w:del>
        <w:del w:id="1878" w:author="IO" w:date="2011-07-18T19:30:00Z">
          <w:r w:rsidR="00B46A9D" w:rsidRPr="007C206D" w:rsidDel="00707DF0">
            <w:delText>establecerá</w:delText>
          </w:r>
        </w:del>
        <w:del w:id="1879" w:author="IO" w:date="2011-07-18T19:39:00Z">
          <w:r w:rsidR="00B46A9D" w:rsidRPr="007C206D" w:rsidDel="00FD683F">
            <w:delText xml:space="preserve"> </w:delText>
          </w:r>
        </w:del>
        <w:r w:rsidR="00B46A9D" w:rsidRPr="007C206D">
          <w:t>que tod</w:t>
        </w:r>
      </w:ins>
      <w:ins w:id="1880" w:author="IO" w:date="2011-07-18T19:48:00Z">
        <w:r w:rsidR="00A52A01">
          <w:t>a</w:t>
        </w:r>
      </w:ins>
      <w:ins w:id="1881" w:author="Orion" w:date="2011-06-28T17:34:00Z">
        <w:del w:id="1882" w:author="IO" w:date="2011-07-18T19:48:00Z">
          <w:r w:rsidR="00B46A9D" w:rsidRPr="007C206D" w:rsidDel="00A52A01">
            <w:delText>o</w:delText>
          </w:r>
        </w:del>
        <w:r w:rsidR="00B46A9D" w:rsidRPr="007C206D">
          <w:t>s l</w:t>
        </w:r>
        <w:del w:id="1883" w:author="IO" w:date="2011-07-18T19:41:00Z">
          <w:r w:rsidR="00B46A9D" w:rsidRPr="007C206D" w:rsidDel="00FD683F">
            <w:delText>o</w:delText>
          </w:r>
        </w:del>
      </w:ins>
      <w:ins w:id="1884" w:author="IO" w:date="2011-07-18T19:41:00Z">
        <w:r w:rsidR="00FD683F">
          <w:t>a</w:t>
        </w:r>
      </w:ins>
      <w:ins w:id="1885" w:author="Orion" w:date="2011-06-28T17:34:00Z">
        <w:r w:rsidR="00B46A9D" w:rsidRPr="007C206D">
          <w:t xml:space="preserve">s </w:t>
        </w:r>
        <w:del w:id="1886" w:author="IO" w:date="2011-07-18T19:41:00Z">
          <w:r w:rsidR="00B46A9D" w:rsidRPr="007C206D" w:rsidDel="00FD683F">
            <w:delText>aeropuertos</w:delText>
          </w:r>
        </w:del>
      </w:ins>
      <w:ins w:id="1887" w:author="IO" w:date="2011-07-18T19:41:00Z">
        <w:r w:rsidR="00FD683F">
          <w:t>pistas</w:t>
        </w:r>
      </w:ins>
      <w:ins w:id="1888" w:author="Orion" w:date="2011-06-28T17:34:00Z">
        <w:r w:rsidR="00B46A9D" w:rsidRPr="007C206D">
          <w:t xml:space="preserve"> están orientados hacia el norte</w:t>
        </w:r>
      </w:ins>
      <w:ins w:id="1889" w:author="IO" w:date="2011-07-18T19:41:00Z">
        <w:r w:rsidR="00FD683F">
          <w:t xml:space="preserve">. Como no se considera la fase de despegue en sí, </w:t>
        </w:r>
      </w:ins>
      <w:ins w:id="1890" w:author="IO" w:date="2011-07-18T19:42:00Z">
        <w:r w:rsidR="00FD683F">
          <w:t>todos</w:t>
        </w:r>
      </w:ins>
      <w:ins w:id="1891" w:author="Orion" w:date="2011-06-28T17:34:00Z">
        <w:del w:id="1892" w:author="IO" w:date="2011-07-18T19:42:00Z">
          <w:r w:rsidR="00B46A9D" w:rsidRPr="007C206D" w:rsidDel="00FD683F">
            <w:delText xml:space="preserve"> y que</w:delText>
          </w:r>
        </w:del>
        <w:r w:rsidR="00B46A9D" w:rsidRPr="007C206D">
          <w:t xml:space="preserve"> los aviones </w:t>
        </w:r>
        <w:del w:id="1893" w:author="IO" w:date="2011-07-18T19:30:00Z">
          <w:r w:rsidR="00B46A9D" w:rsidRPr="007C206D" w:rsidDel="00707DF0">
            <w:delText>comenzar</w:delText>
          </w:r>
        </w:del>
      </w:ins>
      <w:ins w:id="1894" w:author="Orion" w:date="2011-06-28T17:35:00Z">
        <w:del w:id="1895" w:author="IO" w:date="2011-07-18T19:30:00Z">
          <w:r w:rsidR="00B46A9D" w:rsidRPr="007C206D" w:rsidDel="00707DF0">
            <w:delText>án</w:delText>
          </w:r>
        </w:del>
      </w:ins>
      <w:ins w:id="1896" w:author="IO" w:date="2011-07-18T19:30:00Z">
        <w:r w:rsidR="00707DF0">
          <w:t>comenza</w:t>
        </w:r>
      </w:ins>
      <w:ins w:id="1897" w:author="IO" w:date="2011-07-18T19:42:00Z">
        <w:r w:rsidR="00FD683F">
          <w:t>rá</w:t>
        </w:r>
      </w:ins>
      <w:ins w:id="1898" w:author="IO" w:date="2011-07-18T19:30:00Z">
        <w:r w:rsidR="00707DF0">
          <w:t xml:space="preserve">n su </w:t>
        </w:r>
      </w:ins>
      <w:ins w:id="1899" w:author="IO" w:date="2011-07-18T19:42:00Z">
        <w:r w:rsidR="00FD683F">
          <w:t>vuelo</w:t>
        </w:r>
      </w:ins>
      <w:ins w:id="1900" w:author="Orion" w:date="2011-06-28T17:35:00Z">
        <w:r w:rsidR="00B46A9D" w:rsidRPr="007C206D">
          <w:t xml:space="preserve"> con una velocidad </w:t>
        </w:r>
        <w:del w:id="1901" w:author="IO" w:date="2011-07-18T19:42:00Z">
          <w:r w:rsidR="00B46A9D" w:rsidRPr="007C206D" w:rsidDel="00FD683F">
            <w:delText xml:space="preserve">inicial </w:delText>
          </w:r>
        </w:del>
        <w:r w:rsidR="00B46A9D" w:rsidRPr="007C206D">
          <w:t>de unos 300 Km/h, que es la velocidad aproximada a la que una aeronave despega de tierra.</w:t>
        </w:r>
      </w:ins>
      <w:ins w:id="1902" w:author="IO" w:date="2011-07-18T19:49:00Z">
        <w:r w:rsidR="00A52A01">
          <w:t xml:space="preserve"> El vuelo en sí </w:t>
        </w:r>
      </w:ins>
      <w:ins w:id="1903" w:author="Orion" w:date="2011-06-28T17:35:00Z">
        <w:del w:id="1904" w:author="IO" w:date="2011-07-18T19:42:00Z">
          <w:r w:rsidR="00B46A9D" w:rsidRPr="007C206D" w:rsidDel="00FD683F">
            <w:delText xml:space="preserve"> </w:delText>
          </w:r>
        </w:del>
      </w:ins>
      <w:ins w:id="1905" w:author="Orion" w:date="2011-06-10T13:09:00Z">
        <w:del w:id="1906" w:author="IO" w:date="2011-07-18T19:42:00Z">
          <w:r w:rsidRPr="007C206D" w:rsidDel="00FD683F">
            <w:delText>Por lo tanto,</w:delText>
          </w:r>
        </w:del>
      </w:ins>
      <w:ins w:id="1907" w:author="Orion" w:date="2011-06-10T12:57:00Z">
        <w:del w:id="1908" w:author="IO" w:date="2011-07-18T19:42:00Z">
          <w:r w:rsidR="004D5116" w:rsidRPr="007C206D" w:rsidDel="00FD683F">
            <w:delText xml:space="preserve"> la simulación se centrará</w:delText>
          </w:r>
        </w:del>
      </w:ins>
      <w:ins w:id="1909" w:author="Orion" w:date="2011-06-10T12:49:00Z">
        <w:del w:id="1910" w:author="IO" w:date="2011-07-18T19:42:00Z">
          <w:r w:rsidR="00AC33B1" w:rsidRPr="007C206D" w:rsidDel="00FD683F">
            <w:delText xml:space="preserve"> más en el vuelo y las características de los aviones durante</w:delText>
          </w:r>
        </w:del>
      </w:ins>
      <w:ins w:id="1911" w:author="Orion" w:date="2011-06-10T13:10:00Z">
        <w:del w:id="1912" w:author="IO" w:date="2011-07-18T19:42:00Z">
          <w:r w:rsidRPr="007C206D" w:rsidDel="00FD683F">
            <w:delText xml:space="preserve"> las</w:delText>
          </w:r>
        </w:del>
      </w:ins>
      <w:ins w:id="1913" w:author="Orion" w:date="2011-06-10T12:49:00Z">
        <w:del w:id="1914" w:author="IO" w:date="2011-07-18T19:42:00Z">
          <w:r w:rsidR="00AC33B1" w:rsidRPr="007C206D" w:rsidDel="00FD683F">
            <w:delText xml:space="preserve"> </w:delText>
          </w:r>
        </w:del>
      </w:ins>
      <w:ins w:id="1915" w:author="Orion" w:date="2011-06-10T13:10:00Z">
        <w:del w:id="1916" w:author="IO" w:date="2011-07-18T19:42:00Z">
          <w:r w:rsidRPr="007C206D" w:rsidDel="00FD683F">
            <w:delText>rutas de vuelo</w:delText>
          </w:r>
        </w:del>
      </w:ins>
      <w:ins w:id="1917" w:author="Orion" w:date="2011-06-10T12:49:00Z">
        <w:del w:id="1918" w:author="IO" w:date="2011-07-18T19:42:00Z">
          <w:r w:rsidR="00AC33B1" w:rsidRPr="007C206D" w:rsidDel="00FD683F">
            <w:delText>.</w:delText>
          </w:r>
        </w:del>
      </w:ins>
      <w:ins w:id="1919" w:author="Orion" w:date="2011-06-10T12:50:00Z">
        <w:del w:id="1920" w:author="IO" w:date="2011-07-18T19:42:00Z">
          <w:r w:rsidR="00AC33B1" w:rsidRPr="007C206D" w:rsidDel="00FD683F">
            <w:delText xml:space="preserve"> </w:delText>
          </w:r>
        </w:del>
      </w:ins>
      <w:ins w:id="1921" w:author="Orion" w:date="2011-06-10T13:10:00Z">
        <w:del w:id="1922" w:author="IO" w:date="2011-07-18T19:49:00Z">
          <w:r w:rsidRPr="007C206D" w:rsidDel="00A52A01">
            <w:delText>Éstas</w:delText>
          </w:r>
        </w:del>
      </w:ins>
      <w:ins w:id="1923" w:author="Orion" w:date="2011-06-10T12:50:00Z">
        <w:del w:id="1924" w:author="IO" w:date="2011-07-18T19:49:00Z">
          <w:r w:rsidR="00AC33B1" w:rsidRPr="007C206D" w:rsidDel="00A52A01">
            <w:delText xml:space="preserve"> </w:delText>
          </w:r>
        </w:del>
        <w:r w:rsidR="00AC33B1" w:rsidRPr="007C206D">
          <w:t>consistirá</w:t>
        </w:r>
        <w:del w:id="1925" w:author="IO" w:date="2011-07-18T19:49:00Z">
          <w:r w:rsidR="00AC33B1" w:rsidRPr="007C206D" w:rsidDel="00A52A01">
            <w:delText>n</w:delText>
          </w:r>
        </w:del>
        <w:r w:rsidR="00AC33B1" w:rsidRPr="007C206D">
          <w:t xml:space="preserve"> en </w:t>
        </w:r>
      </w:ins>
      <w:ins w:id="1926" w:author="Orion" w:date="2011-06-10T12:51:00Z">
        <w:del w:id="1927" w:author="IO" w:date="2011-07-18T19:49:00Z">
          <w:r w:rsidR="00AC33B1" w:rsidRPr="007C206D" w:rsidDel="00A52A01">
            <w:delText>realizar el</w:delText>
          </w:r>
        </w:del>
      </w:ins>
      <w:ins w:id="1928" w:author="IO" w:date="2011-07-18T19:49:00Z">
        <w:r w:rsidR="00A52A01">
          <w:t>un</w:t>
        </w:r>
      </w:ins>
      <w:ins w:id="1929" w:author="Orion" w:date="2011-06-10T12:51:00Z">
        <w:r w:rsidR="00AC33B1" w:rsidRPr="007C206D">
          <w:t xml:space="preserve"> trayecto desde el </w:t>
        </w:r>
      </w:ins>
      <w:ins w:id="1930" w:author="Orion" w:date="2011-06-10T12:52:00Z">
        <w:r w:rsidR="00AC33B1" w:rsidRPr="007C206D">
          <w:t>aeropuerto</w:t>
        </w:r>
      </w:ins>
      <w:ins w:id="1931" w:author="Orion" w:date="2011-06-10T12:51:00Z">
        <w:r w:rsidR="00AC33B1" w:rsidRPr="007C206D">
          <w:t xml:space="preserve"> de inicio al de destino pasando por los </w:t>
        </w:r>
      </w:ins>
      <w:ins w:id="1932" w:author="Orion" w:date="2011-06-10T13:13:00Z">
        <w:del w:id="1933" w:author="IO" w:date="2011-07-18T19:49:00Z">
          <w:r w:rsidR="00E25721" w:rsidRPr="007C206D" w:rsidDel="00A52A01">
            <w:delText>waypoints</w:delText>
          </w:r>
        </w:del>
      </w:ins>
      <w:ins w:id="1934" w:author="IO" w:date="2011-07-18T19:49:00Z">
        <w:r w:rsidR="00A52A01">
          <w:t>puntos de paso</w:t>
        </w:r>
      </w:ins>
      <w:ins w:id="1935" w:author="Orion" w:date="2011-06-10T13:13:00Z">
        <w:r w:rsidR="00E25721" w:rsidRPr="007C206D">
          <w:t xml:space="preserve"> </w:t>
        </w:r>
      </w:ins>
      <w:ins w:id="1936" w:author="Orion" w:date="2011-06-10T12:51:00Z">
        <w:r w:rsidR="00AC33B1" w:rsidRPr="007C206D">
          <w:t>que vengan determinado</w:t>
        </w:r>
      </w:ins>
      <w:ins w:id="1937" w:author="Orion" w:date="2011-06-10T12:52:00Z">
        <w:r w:rsidR="00AC33B1" w:rsidRPr="007C206D">
          <w:t>s</w:t>
        </w:r>
      </w:ins>
      <w:ins w:id="1938" w:author="Orion" w:date="2011-06-10T12:51:00Z">
        <w:r w:rsidR="00AC33B1" w:rsidRPr="007C206D">
          <w:t xml:space="preserve"> en el plan de vuelo</w:t>
        </w:r>
      </w:ins>
      <w:ins w:id="1939" w:author="IO" w:date="2011-07-18T19:49:00Z">
        <w:r w:rsidR="00A52A01">
          <w:t xml:space="preserve">. </w:t>
        </w:r>
      </w:ins>
      <w:ins w:id="1940" w:author="Orion" w:date="2011-06-10T13:21:00Z">
        <w:del w:id="1941" w:author="IO" w:date="2011-07-18T19:49:00Z">
          <w:r w:rsidR="004C05E6" w:rsidRPr="007C206D" w:rsidDel="00A52A01">
            <w:delText>,</w:delText>
          </w:r>
        </w:del>
      </w:ins>
      <w:ins w:id="1942" w:author="Orion" w:date="2011-06-10T12:52:00Z">
        <w:del w:id="1943" w:author="IO" w:date="2011-07-18T19:49:00Z">
          <w:r w:rsidR="00AC33B1" w:rsidRPr="007C206D" w:rsidDel="00A52A01">
            <w:delText xml:space="preserve"> sin </w:delText>
          </w:r>
        </w:del>
        <w:del w:id="1944" w:author="IO" w:date="2011-07-18T19:50:00Z">
          <w:r w:rsidR="00AC33B1" w:rsidRPr="007C206D" w:rsidDel="00A52A01">
            <w:delText xml:space="preserve">que </w:delText>
          </w:r>
        </w:del>
      </w:ins>
      <w:ins w:id="1945" w:author="Orion" w:date="2011-06-10T12:53:00Z">
        <w:del w:id="1946" w:author="IO" w:date="2011-07-18T19:50:00Z">
          <w:r w:rsidR="00AC33B1" w:rsidRPr="007C206D" w:rsidDel="00A52A01">
            <w:delText>se produzca ningún incidente grave</w:delText>
          </w:r>
        </w:del>
      </w:ins>
      <w:ins w:id="1947" w:author="Orion" w:date="2011-06-10T13:21:00Z">
        <w:del w:id="1948" w:author="IO" w:date="2011-07-18T19:50:00Z">
          <w:r w:rsidR="004C05E6" w:rsidRPr="007C206D" w:rsidDel="00A52A01">
            <w:delText xml:space="preserve"> durante el trayecto</w:delText>
          </w:r>
        </w:del>
      </w:ins>
      <w:ins w:id="1949" w:author="Orion" w:date="2011-06-10T12:58:00Z">
        <w:del w:id="1950" w:author="IO" w:date="2011-07-18T19:50:00Z">
          <w:r w:rsidR="0089728B" w:rsidRPr="007C206D" w:rsidDel="00A52A01">
            <w:delText xml:space="preserve"> como pueden ser colisiones con otras aeronaves</w:delText>
          </w:r>
        </w:del>
      </w:ins>
      <w:ins w:id="1951" w:author="Orion" w:date="2011-06-10T12:53:00Z">
        <w:del w:id="1952" w:author="IO" w:date="2011-07-18T19:50:00Z">
          <w:r w:rsidR="00AC33B1" w:rsidRPr="007C206D" w:rsidDel="00A52A01">
            <w:delText>.</w:delText>
          </w:r>
        </w:del>
      </w:ins>
    </w:p>
    <w:p w14:paraId="36A99ED7" w14:textId="4DE86026" w:rsidR="001A6151" w:rsidRPr="00277823" w:rsidDel="00A52A01" w:rsidRDefault="00AC33B1" w:rsidP="00697AA0">
      <w:pPr>
        <w:spacing w:before="240" w:after="120"/>
        <w:ind w:firstLine="284"/>
        <w:jc w:val="both"/>
        <w:rPr>
          <w:ins w:id="1953" w:author="Orion" w:date="2011-05-06T19:35:00Z"/>
          <w:del w:id="1954" w:author="IO" w:date="2011-07-18T19:52:00Z"/>
        </w:rPr>
      </w:pPr>
      <w:ins w:id="1955" w:author="Orion" w:date="2011-06-10T12:54:00Z">
        <w:r w:rsidRPr="007C206D">
          <w:lastRenderedPageBreak/>
          <w:t xml:space="preserve">En </w:t>
        </w:r>
      </w:ins>
      <w:ins w:id="1956" w:author="IO" w:date="2011-07-18T19:50:00Z">
        <w:r w:rsidR="00A52A01">
          <w:t xml:space="preserve">la actualidad </w:t>
        </w:r>
      </w:ins>
      <w:ins w:id="1957" w:author="Orion" w:date="2011-06-10T12:54:00Z">
        <w:del w:id="1958" w:author="IO" w:date="2011-07-18T19:51:00Z">
          <w:r w:rsidRPr="007C206D" w:rsidDel="00A52A01">
            <w:delText>cuanto a los datos que se usarán en este ámbito</w:delText>
          </w:r>
        </w:del>
      </w:ins>
      <w:ins w:id="1959" w:author="Orion" w:date="2011-06-10T12:56:00Z">
        <w:del w:id="1960" w:author="IO" w:date="2011-07-18T19:51:00Z">
          <w:r w:rsidR="00F0054E" w:rsidRPr="007C206D" w:rsidDel="00A52A01">
            <w:delText>,</w:delText>
          </w:r>
        </w:del>
      </w:ins>
      <w:ins w:id="1961" w:author="Orion" w:date="2011-06-10T12:54:00Z">
        <w:del w:id="1962" w:author="IO" w:date="2011-07-18T19:51:00Z">
          <w:r w:rsidRPr="007C206D" w:rsidDel="00A52A01">
            <w:delText xml:space="preserve"> y teniendo en cuenta que </w:delText>
          </w:r>
        </w:del>
      </w:ins>
      <w:ins w:id="1963" w:author="Orion" w:date="2011-06-10T12:55:00Z">
        <w:del w:id="1964" w:author="IO" w:date="2011-07-18T19:51:00Z">
          <w:r w:rsidR="00AC5A43" w:rsidRPr="007C206D" w:rsidDel="00A52A01">
            <w:delText xml:space="preserve">el </w:delText>
          </w:r>
        </w:del>
      </w:ins>
      <w:ins w:id="1965" w:author="Orion" w:date="2011-05-05T18:45:00Z">
        <w:del w:id="1966" w:author="IO" w:date="2011-07-18T19:51:00Z">
          <w:r w:rsidR="001A6151" w:rsidRPr="007C206D" w:rsidDel="00A52A01">
            <w:delText>modelo es</w:delText>
          </w:r>
        </w:del>
      </w:ins>
      <w:ins w:id="1967" w:author="Orion" w:date="2011-06-10T12:55:00Z">
        <w:del w:id="1968" w:author="IO" w:date="2011-07-18T19:51:00Z">
          <w:r w:rsidRPr="007C206D" w:rsidDel="00A52A01">
            <w:delText xml:space="preserve"> </w:delText>
          </w:r>
        </w:del>
      </w:ins>
      <w:ins w:id="1969" w:author="Orion" w:date="2011-06-10T13:10:00Z">
        <w:del w:id="1970" w:author="IO" w:date="2011-07-18T19:51:00Z">
          <w:r w:rsidR="00F32CA1" w:rsidRPr="007C206D" w:rsidDel="00A52A01">
            <w:delText>fácilmente</w:delText>
          </w:r>
        </w:del>
      </w:ins>
      <w:ins w:id="1971" w:author="Orion" w:date="2011-05-05T18:45:00Z">
        <w:del w:id="1972" w:author="IO" w:date="2011-07-18T19:51:00Z">
          <w:r w:rsidR="001A6151" w:rsidRPr="007C206D" w:rsidDel="00A52A01">
            <w:delText xml:space="preserve"> extensible a todo el mundo</w:delText>
          </w:r>
        </w:del>
      </w:ins>
      <w:ins w:id="1973" w:author="Orion" w:date="2011-06-10T12:56:00Z">
        <w:del w:id="1974" w:author="IO" w:date="2011-07-18T19:51:00Z">
          <w:r w:rsidR="00F0054E" w:rsidRPr="007C206D" w:rsidDel="00A52A01">
            <w:delText>,</w:delText>
          </w:r>
        </w:del>
      </w:ins>
      <w:ins w:id="1975" w:author="Orion" w:date="2011-05-05T18:45:00Z">
        <w:del w:id="1976" w:author="IO" w:date="2011-07-18T19:51:00Z">
          <w:r w:rsidR="001A6151" w:rsidRPr="007C206D" w:rsidDel="00A52A01">
            <w:delText xml:space="preserve"> </w:delText>
          </w:r>
        </w:del>
      </w:ins>
      <w:ins w:id="1977" w:author="Orion" w:date="2011-05-09T00:34:00Z">
        <w:r w:rsidR="00572D5D" w:rsidRPr="007C206D">
          <w:t xml:space="preserve">se </w:t>
        </w:r>
        <w:del w:id="1978" w:author="IO" w:date="2011-07-18T19:51:00Z">
          <w:r w:rsidR="00572D5D" w:rsidRPr="007C206D" w:rsidDel="00A52A01">
            <w:delText>va</w:delText>
          </w:r>
        </w:del>
      </w:ins>
      <w:ins w:id="1979" w:author="Orion" w:date="2011-05-05T18:45:00Z">
        <w:del w:id="1980" w:author="IO" w:date="2011-07-18T19:51:00Z">
          <w:r w:rsidR="00871CB9" w:rsidRPr="007C206D" w:rsidDel="00A52A01">
            <w:delText xml:space="preserve"> a </w:delText>
          </w:r>
        </w:del>
        <w:r w:rsidR="00871CB9" w:rsidRPr="007C206D">
          <w:t>restring</w:t>
        </w:r>
        <w:del w:id="1981" w:author="IO" w:date="2011-07-18T19:51:00Z">
          <w:r w:rsidR="00871CB9" w:rsidRPr="007C206D" w:rsidDel="00A52A01">
            <w:delText>ir</w:delText>
          </w:r>
        </w:del>
      </w:ins>
      <w:ins w:id="1982" w:author="IO" w:date="2011-07-18T19:51:00Z">
        <w:r w:rsidR="00A52A01">
          <w:t>e</w:t>
        </w:r>
      </w:ins>
      <w:ins w:id="1983" w:author="Orion" w:date="2011-05-09T00:34:00Z">
        <w:r w:rsidR="00871CB9" w:rsidRPr="007C206D">
          <w:t xml:space="preserve"> el entorno a</w:t>
        </w:r>
      </w:ins>
      <w:ins w:id="1984" w:author="Orion" w:date="2011-05-05T18:46:00Z">
        <w:r w:rsidR="001A6151" w:rsidRPr="007C206D">
          <w:t xml:space="preserve"> los</w:t>
        </w:r>
      </w:ins>
      <w:ins w:id="1985" w:author="Orion" w:date="2011-05-05T18:47:00Z">
        <w:r w:rsidR="001A6151" w:rsidRPr="007C206D">
          <w:t xml:space="preserve"> principales</w:t>
        </w:r>
      </w:ins>
      <w:ins w:id="1986" w:author="Orion" w:date="2011-05-05T18:46:00Z">
        <w:r w:rsidR="001A6151" w:rsidRPr="007C206D">
          <w:t xml:space="preserve"> aeropuertos </w:t>
        </w:r>
      </w:ins>
      <w:ins w:id="1987" w:author="Orion" w:date="2011-06-10T13:12:00Z">
        <w:r w:rsidR="00E25721" w:rsidRPr="007C206D">
          <w:t xml:space="preserve">y </w:t>
        </w:r>
      </w:ins>
      <w:ins w:id="1988" w:author="IO" w:date="2011-07-18T19:51:00Z">
        <w:r w:rsidR="00A52A01">
          <w:t>puntos de paso</w:t>
        </w:r>
        <w:r w:rsidR="00A52A01" w:rsidRPr="007C206D">
          <w:t xml:space="preserve"> </w:t>
        </w:r>
      </w:ins>
      <w:ins w:id="1989" w:author="Orion" w:date="2011-06-10T13:12:00Z">
        <w:del w:id="1990" w:author="IO" w:date="2011-07-18T19:51:00Z">
          <w:r w:rsidR="00E25721" w:rsidRPr="007C206D" w:rsidDel="00A52A01">
            <w:delText xml:space="preserve">waypoints </w:delText>
          </w:r>
        </w:del>
      </w:ins>
      <w:ins w:id="1991" w:author="Orion" w:date="2011-05-05T18:46:00Z">
        <w:r w:rsidR="001A6151" w:rsidRPr="007C206D">
          <w:t>españoles</w:t>
        </w:r>
      </w:ins>
      <w:ins w:id="1992" w:author="Orion" w:date="2011-05-05T18:47:00Z">
        <w:r w:rsidR="001A6151" w:rsidRPr="007C206D">
          <w:t xml:space="preserve"> </w:t>
        </w:r>
        <w:r w:rsidR="00545758" w:rsidRPr="007C206D">
          <w:t xml:space="preserve">de la </w:t>
        </w:r>
        <w:del w:id="1993" w:author="IO" w:date="2011-07-18T19:52:00Z">
          <w:r w:rsidR="00545758" w:rsidRPr="007C206D" w:rsidDel="00A52A01">
            <w:delText>p</w:delText>
          </w:r>
        </w:del>
      </w:ins>
      <w:ins w:id="1994" w:author="IO" w:date="2011-07-18T19:52:00Z">
        <w:r w:rsidR="00A52A01">
          <w:t>P</w:t>
        </w:r>
      </w:ins>
      <w:ins w:id="1995" w:author="Orion" w:date="2011-05-05T18:47:00Z">
        <w:r w:rsidR="00545758" w:rsidRPr="007C206D">
          <w:t>enínsula</w:t>
        </w:r>
      </w:ins>
      <w:ins w:id="1996" w:author="Orion" w:date="2011-06-10T13:12:00Z">
        <w:r w:rsidR="00E25721" w:rsidRPr="007C206D">
          <w:t xml:space="preserve"> </w:t>
        </w:r>
      </w:ins>
      <w:ins w:id="1997" w:author="Orion" w:date="2011-05-05T18:50:00Z">
        <w:del w:id="1998" w:author="IO" w:date="2011-07-18T19:51:00Z">
          <w:r w:rsidR="001A6151" w:rsidRPr="007C206D" w:rsidDel="00A52A01">
            <w:delText>i</w:delText>
          </w:r>
        </w:del>
      </w:ins>
      <w:ins w:id="1999" w:author="IO" w:date="2011-07-18T19:51:00Z">
        <w:r w:rsidR="00A52A01">
          <w:t>I</w:t>
        </w:r>
      </w:ins>
      <w:ins w:id="2000" w:author="Orion" w:date="2011-05-05T18:50:00Z">
        <w:r w:rsidR="001A6151" w:rsidRPr="007C206D">
          <w:t>bérica</w:t>
        </w:r>
      </w:ins>
      <w:ins w:id="2001" w:author="Orion" w:date="2011-05-06T13:15:00Z">
        <w:r w:rsidR="00744445" w:rsidRPr="007C206D">
          <w:t xml:space="preserve"> </w:t>
        </w:r>
      </w:ins>
      <w:customXmlInsRangeStart w:id="2002" w:author="Orion" w:date="2011-05-06T13:15:00Z"/>
      <w:sdt>
        <w:sdtPr>
          <w:id w:val="-809938376"/>
          <w:citation/>
        </w:sdtPr>
        <w:sdtContent>
          <w:customXmlInsRangeEnd w:id="2002"/>
          <w:ins w:id="2003" w:author="Orion" w:date="2011-05-06T13:15:00Z">
            <w:r w:rsidR="00744445" w:rsidRPr="00277823">
              <w:fldChar w:fldCharType="begin"/>
            </w:r>
          </w:ins>
          <w:ins w:id="2004" w:author="Orion" w:date="2011-07-26T16:35:00Z">
            <w:r w:rsidR="00697AA0">
              <w:instrText xml:space="preserve">CITATION Dir \l 3082 </w:instrText>
            </w:r>
          </w:ins>
          <w:r w:rsidR="00744445" w:rsidRPr="00277823">
            <w:fldChar w:fldCharType="separate"/>
          </w:r>
          <w:r w:rsidR="00BC29DB">
            <w:rPr>
              <w:noProof/>
            </w:rPr>
            <w:t>(63)</w:t>
          </w:r>
          <w:ins w:id="2005" w:author="Orion" w:date="2011-05-06T13:15:00Z">
            <w:r w:rsidR="00744445" w:rsidRPr="00277823">
              <w:fldChar w:fldCharType="end"/>
            </w:r>
          </w:ins>
          <w:customXmlInsRangeStart w:id="2006" w:author="Orion" w:date="2011-05-06T13:15:00Z"/>
        </w:sdtContent>
      </w:sdt>
      <w:customXmlInsRangeEnd w:id="2006"/>
      <w:ins w:id="2007" w:author="Orion" w:date="2011-05-05T18:50:00Z">
        <w:r w:rsidR="001A6151" w:rsidRPr="00277823">
          <w:t>.</w:t>
        </w:r>
      </w:ins>
      <w:ins w:id="2008" w:author="IO" w:date="2011-07-18T19:50:00Z">
        <w:r w:rsidR="00A52A01" w:rsidRPr="00A52A01">
          <w:t xml:space="preserve"> </w:t>
        </w:r>
      </w:ins>
      <w:ins w:id="2009" w:author="IO" w:date="2011-07-18T19:52:00Z">
        <w:r w:rsidR="00A52A01">
          <w:t>Durante los vuelos, p</w:t>
        </w:r>
      </w:ins>
      <w:ins w:id="2010" w:author="IO" w:date="2011-07-18T19:50:00Z">
        <w:r w:rsidR="00A52A01">
          <w:t xml:space="preserve">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ins>
      <w:ins w:id="2011" w:author="IO" w:date="2011-07-18T19:52:00Z">
        <w:r w:rsidR="00A52A01">
          <w:t>entre</w:t>
        </w:r>
      </w:ins>
      <w:ins w:id="2012" w:author="IO" w:date="2011-07-18T19:50:00Z">
        <w:r w:rsidR="00A52A01" w:rsidRPr="007C206D">
          <w:t xml:space="preserve"> aeronave</w:t>
        </w:r>
      </w:ins>
      <w:ins w:id="2013" w:author="IO" w:date="2011-07-18T19:52:00Z">
        <w:r w:rsidR="00A52A01">
          <w:t>s</w:t>
        </w:r>
      </w:ins>
      <w:ins w:id="2014" w:author="IO" w:date="2011-07-18T19:50:00Z">
        <w:r w:rsidR="00A52A01" w:rsidRPr="007C206D">
          <w:t>.</w:t>
        </w:r>
      </w:ins>
    </w:p>
    <w:p w14:paraId="243F71CD" w14:textId="77777777" w:rsidR="00AF5BED" w:rsidRPr="00277823" w:rsidRDefault="00AF5BED">
      <w:pPr>
        <w:spacing w:before="240" w:after="120"/>
        <w:ind w:firstLine="284"/>
        <w:jc w:val="both"/>
        <w:rPr>
          <w:ins w:id="2015" w:author="Orion" w:date="2011-05-06T19:35:00Z"/>
        </w:rPr>
        <w:pPrChange w:id="2016" w:author="IO" w:date="2011-07-18T18:39:00Z">
          <w:pPr/>
        </w:pPrChange>
      </w:pPr>
    </w:p>
    <w:p w14:paraId="30FD9B31" w14:textId="6A6B48C0" w:rsidR="00AF5BED" w:rsidRPr="004117D6" w:rsidRDefault="00545194">
      <w:pPr>
        <w:pStyle w:val="Heading1"/>
        <w:numPr>
          <w:ilvl w:val="2"/>
          <w:numId w:val="40"/>
        </w:numPr>
        <w:rPr>
          <w:ins w:id="2017" w:author="Orion" w:date="2011-05-06T19:35:00Z"/>
          <w:sz w:val="36"/>
          <w:szCs w:val="52"/>
          <w:rPrChange w:id="2018" w:author="IO" w:date="2011-07-20T17:07:00Z">
            <w:rPr>
              <w:ins w:id="2019" w:author="Orion" w:date="2011-05-06T19:35:00Z"/>
            </w:rPr>
          </w:rPrChange>
        </w:rPr>
        <w:pPrChange w:id="2020" w:author="IO" w:date="2011-07-20T17:07:00Z">
          <w:pPr/>
        </w:pPrChange>
      </w:pPr>
      <w:bookmarkStart w:id="2021" w:name="_Ref298777398"/>
      <w:ins w:id="2022" w:author="Orion" w:date="2011-06-10T13:35:00Z">
        <w:del w:id="2023" w:author="IO" w:date="2011-07-20T17:08:00Z">
          <w:r w:rsidRPr="004117D6" w:rsidDel="004117D6">
            <w:rPr>
              <w:b w:val="0"/>
              <w:sz w:val="36"/>
              <w:szCs w:val="52"/>
              <w:rPrChange w:id="2024" w:author="IO" w:date="2011-07-20T17:07:00Z">
                <w:rPr/>
              </w:rPrChange>
            </w:rPr>
            <w:delText>Las a</w:delText>
          </w:r>
        </w:del>
      </w:ins>
      <w:bookmarkStart w:id="2025" w:name="_Ref299018906"/>
      <w:bookmarkStart w:id="2026" w:name="_Ref299031320"/>
      <w:bookmarkStart w:id="2027" w:name="_Toc299463863"/>
      <w:ins w:id="2028" w:author="IO" w:date="2011-07-20T17:08:00Z">
        <w:r w:rsidR="004117D6">
          <w:rPr>
            <w:b w:val="0"/>
            <w:sz w:val="36"/>
            <w:szCs w:val="52"/>
          </w:rPr>
          <w:t>A</w:t>
        </w:r>
      </w:ins>
      <w:ins w:id="2029" w:author="Orion" w:date="2011-06-10T12:46:00Z">
        <w:r w:rsidR="005B24B1" w:rsidRPr="004117D6">
          <w:rPr>
            <w:b w:val="0"/>
            <w:sz w:val="36"/>
            <w:szCs w:val="52"/>
            <w:rPrChange w:id="2030" w:author="IO" w:date="2011-07-20T17:07:00Z">
              <w:rPr/>
            </w:rPrChange>
          </w:rPr>
          <w:t>e</w:t>
        </w:r>
      </w:ins>
      <w:ins w:id="2031" w:author="Orion" w:date="2011-06-10T12:44:00Z">
        <w:r w:rsidR="005B24B1" w:rsidRPr="004117D6">
          <w:rPr>
            <w:b w:val="0"/>
            <w:sz w:val="36"/>
            <w:szCs w:val="52"/>
            <w:rPrChange w:id="2032" w:author="IO" w:date="2011-07-20T17:07:00Z">
              <w:rPr/>
            </w:rPrChange>
          </w:rPr>
          <w:t>ronaves</w:t>
        </w:r>
      </w:ins>
      <w:bookmarkEnd w:id="2025"/>
      <w:bookmarkEnd w:id="2026"/>
      <w:bookmarkEnd w:id="2027"/>
      <w:ins w:id="2033" w:author="Orion" w:date="2011-05-06T19:35:00Z">
        <w:del w:id="2034" w:author="IO" w:date="2011-07-20T17:08:00Z">
          <w:r w:rsidR="00AF5BED" w:rsidRPr="004117D6" w:rsidDel="004117D6">
            <w:rPr>
              <w:b w:val="0"/>
              <w:sz w:val="36"/>
              <w:szCs w:val="52"/>
              <w:rPrChange w:id="2035" w:author="IO" w:date="2011-07-20T17:07:00Z">
                <w:rPr/>
              </w:rPrChange>
            </w:rPr>
            <w:delText>:</w:delText>
          </w:r>
        </w:del>
        <w:bookmarkEnd w:id="2021"/>
      </w:ins>
    </w:p>
    <w:p w14:paraId="48AFC78A" w14:textId="6805BDF9" w:rsidR="00753875" w:rsidRPr="00317CAD" w:rsidRDefault="00317CAD">
      <w:pPr>
        <w:spacing w:after="120"/>
        <w:jc w:val="both"/>
        <w:rPr>
          <w:ins w:id="2036" w:author="IO" w:date="2011-06-09T17:44:00Z"/>
        </w:rPr>
        <w:pPrChange w:id="2037" w:author="IO" w:date="2011-07-18T22:17:00Z">
          <w:pPr/>
        </w:pPrChange>
      </w:pPr>
      <w:ins w:id="2038" w:author="IO" w:date="2011-07-18T22:13:00Z">
        <w:r w:rsidRPr="00317CAD">
          <w:t xml:space="preserve">La descripción de las aeronaves en este trabajo se centra en las características que describen su vuelo. </w:t>
        </w:r>
      </w:ins>
      <w:ins w:id="2039" w:author="Orion" w:date="2011-06-10T18:06:00Z">
        <w:del w:id="2040" w:author="IO" w:date="2011-07-18T22:13:00Z">
          <w:r w:rsidR="006B6639" w:rsidRPr="00317CAD" w:rsidDel="00317CAD">
            <w:delText>Dentro de los factores a tener en cuenta de un avión l</w:delText>
          </w:r>
        </w:del>
      </w:ins>
      <w:ins w:id="2041" w:author="Orion" w:date="2011-05-09T00:24:00Z">
        <w:del w:id="2042" w:author="IO" w:date="2011-07-18T22:13:00Z">
          <w:r w:rsidR="00DB4D1B" w:rsidRPr="00317CAD" w:rsidDel="00317CAD">
            <w:delText>as características</w:delText>
          </w:r>
        </w:del>
      </w:ins>
      <w:ins w:id="2043" w:author="Orion" w:date="2011-06-10T18:06:00Z">
        <w:del w:id="2044" w:author="IO" w:date="2011-07-18T22:13:00Z">
          <w:r w:rsidR="006B6639" w:rsidRPr="00317CAD" w:rsidDel="00317CAD">
            <w:delText xml:space="preserve"> más</w:delText>
          </w:r>
        </w:del>
      </w:ins>
      <w:ins w:id="2045" w:author="Orion" w:date="2011-05-09T00:24:00Z">
        <w:del w:id="2046" w:author="IO" w:date="2011-07-18T22:13:00Z">
          <w:r w:rsidR="00DB4D1B" w:rsidRPr="00317CAD" w:rsidDel="00317CAD">
            <w:delText xml:space="preserve"> </w:delText>
          </w:r>
        </w:del>
      </w:ins>
      <w:ins w:id="2047" w:author="Orion" w:date="2011-06-10T18:06:00Z">
        <w:del w:id="2048" w:author="IO" w:date="2011-07-18T22:13:00Z">
          <w:r w:rsidR="006B6639" w:rsidRPr="00317CAD" w:rsidDel="00317CAD">
            <w:delText>aquellas</w:delText>
          </w:r>
        </w:del>
      </w:ins>
      <w:ins w:id="2049" w:author="IO" w:date="2011-07-18T22:13:00Z">
        <w:r w:rsidRPr="00317CAD">
          <w:t xml:space="preserve">Por supuesto, todas las características mencionadas en las Secciones </w:t>
        </w:r>
      </w:ins>
      <w:ins w:id="2050" w:author="IO" w:date="2011-07-18T22:14:00Z">
        <w:r w:rsidRPr="00317CAD">
          <w:fldChar w:fldCharType="begin"/>
        </w:r>
        <w:r w:rsidRPr="00317CAD">
          <w:instrText xml:space="preserve"> REF _Ref298790584 \r \h </w:instrText>
        </w:r>
      </w:ins>
      <w:r>
        <w:instrText xml:space="preserve"> \* MERGEFORMAT </w:instrText>
      </w:r>
      <w:r w:rsidRPr="00317CAD">
        <w:fldChar w:fldCharType="separate"/>
      </w:r>
      <w:ins w:id="2051" w:author="IO" w:date="2011-07-22T13:16:00Z">
        <w:r w:rsidR="00416FF6">
          <w:t>2</w:t>
        </w:r>
      </w:ins>
      <w:ins w:id="2052" w:author="IO" w:date="2011-07-18T22:14:00Z">
        <w:r w:rsidRPr="00317CAD">
          <w:fldChar w:fldCharType="end"/>
        </w:r>
        <w:r w:rsidRPr="00317CAD">
          <w:t xml:space="preserve">, </w:t>
        </w:r>
        <w:r w:rsidRPr="00317CAD">
          <w:fldChar w:fldCharType="begin"/>
        </w:r>
        <w:r w:rsidRPr="00317CAD">
          <w:instrText xml:space="preserve"> REF _Ref298335602 \r \h </w:instrText>
        </w:r>
      </w:ins>
      <w:r>
        <w:instrText xml:space="preserve"> \* MERGEFORMAT </w:instrText>
      </w:r>
      <w:r w:rsidRPr="00317CAD">
        <w:fldChar w:fldCharType="separate"/>
      </w:r>
      <w:ins w:id="2053" w:author="IO" w:date="2011-07-22T13:16:00Z">
        <w:r w:rsidR="00416FF6">
          <w:t>3.3.1</w:t>
        </w:r>
      </w:ins>
      <w:ins w:id="2054" w:author="IO" w:date="2011-07-18T22:14:00Z">
        <w:r w:rsidRPr="00317CAD">
          <w:fldChar w:fldCharType="end"/>
        </w:r>
        <w:r w:rsidRPr="00317CAD">
          <w:t xml:space="preserve"> y </w:t>
        </w:r>
        <w:r w:rsidRPr="00317CAD">
          <w:fldChar w:fldCharType="begin"/>
        </w:r>
        <w:r w:rsidRPr="00317CAD">
          <w:instrText xml:space="preserve"> REF _Ref298335607 \r \h </w:instrText>
        </w:r>
      </w:ins>
      <w:r>
        <w:instrText xml:space="preserve"> \* MERGEFORMAT </w:instrText>
      </w:r>
      <w:r w:rsidRPr="00317CAD">
        <w:fldChar w:fldCharType="separate"/>
      </w:r>
      <w:ins w:id="2055" w:author="IO" w:date="2011-07-22T13:16:00Z">
        <w:r w:rsidR="00416FF6">
          <w:t>3.3.2</w:t>
        </w:r>
      </w:ins>
      <w:ins w:id="2056" w:author="IO" w:date="2011-07-18T22:14:00Z">
        <w:r w:rsidRPr="00317CAD">
          <w:fldChar w:fldCharType="end"/>
        </w:r>
        <w:r w:rsidRPr="00317CAD">
          <w:t xml:space="preserve"> influyen en el vuelo de la aeronave, pero muchas de ellas son </w:t>
        </w:r>
      </w:ins>
      <w:ins w:id="2057" w:author="IO" w:date="2011-07-18T22:18:00Z">
        <w:r w:rsidR="00F41187" w:rsidRPr="00317CAD">
          <w:t>irrelevantes</w:t>
        </w:r>
      </w:ins>
      <w:ins w:id="2058" w:author="IO" w:date="2011-07-18T22:14:00Z">
        <w:r w:rsidRPr="00317CAD">
          <w:t xml:space="preserve"> desde el punto de vista del comportamiento percibido. </w:t>
        </w:r>
      </w:ins>
      <w:ins w:id="2059" w:author="IO" w:date="2011-07-18T22:15:00Z">
        <w:r w:rsidRPr="00317CAD">
          <w:t>Por ejemplo, para alcanzar una cierta velocidad, la potencia que han de suministrar los motores variará según el peso del aparato, pero sólo la velocidad ser</w:t>
        </w:r>
      </w:ins>
      <w:ins w:id="2060" w:author="IO" w:date="2011-07-18T22:16:00Z">
        <w:r w:rsidRPr="00317CAD">
          <w:t>á observada y por tanto describirá el vuelo</w:t>
        </w:r>
      </w:ins>
      <w:ins w:id="2061" w:author="IO" w:date="2011-07-18T22:19:00Z">
        <w:r w:rsidR="00C14D79">
          <w:t xml:space="preserve"> en la simulación</w:t>
        </w:r>
      </w:ins>
      <w:ins w:id="2062" w:author="IO" w:date="2011-07-18T22:16:00Z">
        <w:r w:rsidRPr="00317CAD">
          <w:t>.</w:t>
        </w:r>
      </w:ins>
      <w:ins w:id="2063" w:author="IO" w:date="2011-07-18T22:15:00Z">
        <w:r w:rsidRPr="00317CAD">
          <w:t xml:space="preserve"> </w:t>
        </w:r>
      </w:ins>
      <w:ins w:id="2064" w:author="IO" w:date="2011-07-18T22:16:00Z">
        <w:r w:rsidRPr="00317CAD">
          <w:t xml:space="preserve">Entre estas características observables </w:t>
        </w:r>
      </w:ins>
      <w:ins w:id="2065" w:author="Orion" w:date="2011-06-10T18:07:00Z">
        <w:del w:id="2066" w:author="IO" w:date="2011-07-18T22:16:00Z">
          <w:r w:rsidR="00BE21DB" w:rsidRPr="00317CAD" w:rsidDel="00317CAD">
            <w:delText>S</w:delText>
          </w:r>
        </w:del>
      </w:ins>
      <w:ins w:id="2067" w:author="IO" w:date="2011-07-18T22:16:00Z">
        <w:r w:rsidRPr="00317CAD">
          <w:t>s</w:t>
        </w:r>
      </w:ins>
      <w:ins w:id="2068" w:author="Orion" w:date="2011-06-10T18:07:00Z">
        <w:r w:rsidR="00BE21DB" w:rsidRPr="00317CAD">
          <w:t>e puede</w:t>
        </w:r>
      </w:ins>
      <w:ins w:id="2069" w:author="Orion" w:date="2011-06-10T17:34:00Z">
        <w:r w:rsidR="00D90BA4" w:rsidRPr="00317CAD">
          <w:t xml:space="preserve"> </w:t>
        </w:r>
      </w:ins>
      <w:ins w:id="2070" w:author="Orion" w:date="2011-06-10T17:35:00Z">
        <w:del w:id="2071" w:author="IO" w:date="2011-07-18T22:19:00Z">
          <w:r w:rsidR="00D90BA4" w:rsidRPr="00317CAD" w:rsidDel="00C14D79">
            <w:delText xml:space="preserve">hacer una </w:delText>
          </w:r>
        </w:del>
        <w:r w:rsidR="00D90BA4" w:rsidRPr="00317CAD">
          <w:t>diferencia</w:t>
        </w:r>
      </w:ins>
      <w:ins w:id="2072" w:author="IO" w:date="2011-07-18T22:19:00Z">
        <w:r w:rsidR="00C14D79">
          <w:t>r</w:t>
        </w:r>
      </w:ins>
      <w:ins w:id="2073" w:author="Orion" w:date="2011-06-10T17:35:00Z">
        <w:del w:id="2074" w:author="IO" w:date="2011-07-18T22:19:00Z">
          <w:r w:rsidR="00D90BA4" w:rsidRPr="00317CAD" w:rsidDel="00C14D79">
            <w:delText>ción</w:delText>
          </w:r>
        </w:del>
        <w:r w:rsidR="00D90BA4" w:rsidRPr="00317CAD">
          <w:t xml:space="preserve"> entre </w:t>
        </w:r>
      </w:ins>
      <w:ins w:id="2075" w:author="IO" w:date="2011-06-09T17:39:00Z">
        <w:del w:id="2076" w:author="Orion" w:date="2011-06-10T17:35:00Z">
          <w:r w:rsidR="00753875" w:rsidRPr="00317CAD" w:rsidDel="00D90BA4">
            <w:delText xml:space="preserve">Entre estas características hay que distinguir </w:delText>
          </w:r>
        </w:del>
      </w:ins>
      <w:ins w:id="2077" w:author="IO" w:date="2011-06-09T17:40:00Z">
        <w:r w:rsidR="00753875" w:rsidRPr="00317CAD">
          <w:t>aquellas ligadas a</w:t>
        </w:r>
      </w:ins>
      <w:ins w:id="2078" w:author="IO" w:date="2011-06-09T17:39:00Z">
        <w:r w:rsidR="00753875" w:rsidRPr="00317CAD">
          <w:t xml:space="preserve">l tipo de avión y </w:t>
        </w:r>
      </w:ins>
      <w:ins w:id="2079" w:author="IO" w:date="2011-06-09T17:40:00Z">
        <w:r w:rsidR="00753875" w:rsidRPr="00317CAD">
          <w:t>las que lo están al vuelo.</w:t>
        </w:r>
      </w:ins>
    </w:p>
    <w:p w14:paraId="027B39A3" w14:textId="4F156E17" w:rsidR="006C100C" w:rsidRPr="00317CAD" w:rsidRDefault="00D90BA4" w:rsidP="00626A30">
      <w:pPr>
        <w:spacing w:before="240" w:after="120"/>
        <w:ind w:firstLine="284"/>
        <w:jc w:val="both"/>
        <w:rPr>
          <w:ins w:id="2080" w:author="IO" w:date="2011-06-09T17:48:00Z"/>
        </w:rPr>
      </w:pPr>
      <w:ins w:id="2081" w:author="Orion" w:date="2011-06-10T17:45:00Z">
        <w:r w:rsidRPr="00317CAD">
          <w:t xml:space="preserve">En cuanto a </w:t>
        </w:r>
      </w:ins>
      <w:ins w:id="2082" w:author="IO" w:date="2011-06-09T17:40:00Z">
        <w:del w:id="2083" w:author="Orion" w:date="2011-06-10T17:45:00Z">
          <w:r w:rsidR="00753875" w:rsidRPr="00317CAD" w:rsidDel="00D90BA4">
            <w:delText>L</w:delText>
          </w:r>
        </w:del>
      </w:ins>
      <w:ins w:id="2084" w:author="Orion" w:date="2011-06-10T17:45:00Z">
        <w:r w:rsidRPr="00317CAD">
          <w:t>l</w:t>
        </w:r>
      </w:ins>
      <w:ins w:id="2085" w:author="IO" w:date="2011-06-09T17:40:00Z">
        <w:r w:rsidR="00753875" w:rsidRPr="00317CAD">
          <w:t xml:space="preserve">as </w:t>
        </w:r>
      </w:ins>
      <w:ins w:id="2086" w:author="IO" w:date="2011-06-09T17:44:00Z">
        <w:r w:rsidR="00753875" w:rsidRPr="00317CAD">
          <w:t>características ligadas al tipo de avión</w:t>
        </w:r>
      </w:ins>
      <w:ins w:id="2087" w:author="Orion" w:date="2011-06-10T17:45:00Z">
        <w:r w:rsidRPr="00317CAD">
          <w:t xml:space="preserve"> se puede decir</w:t>
        </w:r>
      </w:ins>
      <w:ins w:id="2088" w:author="Orion" w:date="2011-06-10T17:46:00Z">
        <w:r w:rsidRPr="00317CAD">
          <w:t xml:space="preserve"> que</w:t>
        </w:r>
      </w:ins>
      <w:ins w:id="2089" w:author="IO" w:date="2011-06-09T17:40:00Z">
        <w:r w:rsidR="00753875" w:rsidRPr="00317CAD">
          <w:t xml:space="preserve"> </w:t>
        </w:r>
      </w:ins>
      <w:ins w:id="2090" w:author="Orion" w:date="2011-06-10T17:50:00Z">
        <w:r w:rsidR="00D43D29" w:rsidRPr="00317CAD">
          <w:t xml:space="preserve">son aquellas que </w:t>
        </w:r>
      </w:ins>
      <w:ins w:id="2091" w:author="IO" w:date="2011-06-09T17:40:00Z">
        <w:r w:rsidR="00753875" w:rsidRPr="00317CAD">
          <w:t xml:space="preserve">limitan </w:t>
        </w:r>
      </w:ins>
      <w:ins w:id="2092" w:author="IO" w:date="2011-06-09T17:42:00Z">
        <w:r w:rsidR="00753875" w:rsidRPr="00317CAD">
          <w:t xml:space="preserve">las </w:t>
        </w:r>
      </w:ins>
      <w:ins w:id="2093" w:author="IO" w:date="2011-06-09T17:40:00Z">
        <w:r w:rsidR="00753875" w:rsidRPr="00317CAD">
          <w:t>capacidades fí</w:t>
        </w:r>
      </w:ins>
      <w:ins w:id="2094" w:author="IO" w:date="2011-06-09T17:41:00Z">
        <w:r w:rsidR="00753875" w:rsidRPr="00317CAD">
          <w:t>sicas del vuelo</w:t>
        </w:r>
      </w:ins>
      <w:ins w:id="2095" w:author="Orion" w:date="2011-06-10T17:54:00Z">
        <w:r w:rsidR="00D43D29" w:rsidRPr="00317CAD">
          <w:t xml:space="preserve">. </w:t>
        </w:r>
      </w:ins>
      <w:ins w:id="2096" w:author="IO" w:date="2011-07-18T22:20:00Z">
        <w:r w:rsidR="00C14D79">
          <w:t xml:space="preserve">Se trata de la </w:t>
        </w:r>
        <w:r w:rsidR="00C14D79" w:rsidRPr="00C14D79">
          <w:rPr>
            <w:i/>
            <w:rPrChange w:id="2097" w:author="IO" w:date="2011-07-18T22:20:00Z">
              <w:rPr/>
            </w:rPrChange>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2098" w:author="IO" w:date="2011-07-18T22:20:00Z">
        <w:r w:rsidR="00C14D79" w:rsidRPr="00317CAD">
          <w:fldChar w:fldCharType="separate"/>
        </w:r>
      </w:ins>
      <w:ins w:id="2099" w:author="IO" w:date="2011-07-22T13:16:00Z">
        <w:r w:rsidR="00416FF6">
          <w:t>3.3.1</w:t>
        </w:r>
      </w:ins>
      <w:ins w:id="2100" w:author="IO" w:date="2011-07-18T22:20:00Z">
        <w:r w:rsidR="00C14D79" w:rsidRPr="00317CAD">
          <w:fldChar w:fldCharType="end"/>
        </w:r>
        <w:r w:rsidR="00C14D79">
          <w:t xml:space="preserve">. </w:t>
        </w:r>
      </w:ins>
      <w:ins w:id="2101" w:author="Orion" w:date="2011-06-10T17:54:00Z">
        <w:r w:rsidR="00D43D29" w:rsidRPr="00317CAD">
          <w:t>Dentro de este tipo de características</w:t>
        </w:r>
      </w:ins>
      <w:ins w:id="2102" w:author="Orion" w:date="2011-06-10T18:07:00Z">
        <w:del w:id="2103" w:author="IO" w:date="2011-07-18T22:21:00Z">
          <w:r w:rsidR="00BE21DB" w:rsidRPr="00317CAD" w:rsidDel="00C14D79">
            <w:delText>,</w:delText>
          </w:r>
        </w:del>
      </w:ins>
      <w:ins w:id="2104" w:author="Orion" w:date="2011-06-10T17:50:00Z">
        <w:del w:id="2105" w:author="IO" w:date="2011-07-18T22:21:00Z">
          <w:r w:rsidR="00D43D29" w:rsidRPr="00317CAD" w:rsidDel="00C14D79">
            <w:delText>para esta aprox</w:delText>
          </w:r>
        </w:del>
      </w:ins>
      <w:ins w:id="2106" w:author="Orion" w:date="2011-06-10T17:51:00Z">
        <w:del w:id="2107" w:author="IO" w:date="2011-07-18T22:21:00Z">
          <w:r w:rsidR="00D43D29" w:rsidRPr="00317CAD" w:rsidDel="00C14D79">
            <w:delText>imación</w:delText>
          </w:r>
        </w:del>
        <w:r w:rsidR="00D43D29" w:rsidRPr="00317CAD">
          <w:t xml:space="preserve"> se han tenido en cuenta</w:t>
        </w:r>
      </w:ins>
      <w:ins w:id="2108" w:author="Orion" w:date="2011-06-10T17:54:00Z">
        <w:r w:rsidR="00D43D29" w:rsidRPr="00317CAD">
          <w:t xml:space="preserve"> la</w:t>
        </w:r>
      </w:ins>
      <w:ins w:id="2109" w:author="IO" w:date="2011-06-09T17:41:00Z">
        <w:del w:id="2110" w:author="Orion" w:date="2011-06-10T17:51:00Z">
          <w:r w:rsidR="00753875" w:rsidRPr="00317CAD" w:rsidDel="00D43D29">
            <w:delText>ej.</w:delText>
          </w:r>
        </w:del>
        <w:r w:rsidR="00753875" w:rsidRPr="00317CAD">
          <w:t xml:space="preserve"> velocidad </w:t>
        </w:r>
        <w:del w:id="2111" w:author="Orion" w:date="2011-06-10T19:03:00Z">
          <w:r w:rsidR="00753875" w:rsidRPr="00317CAD" w:rsidDel="00403105">
            <w:delText xml:space="preserve">de crucero </w:delText>
          </w:r>
        </w:del>
        <w:r w:rsidR="00753875" w:rsidRPr="00317CAD">
          <w:t>y</w:t>
        </w:r>
      </w:ins>
      <w:ins w:id="2112" w:author="Orion" w:date="2011-06-10T17:54:00Z">
        <w:r w:rsidR="00D43D29" w:rsidRPr="00317CAD">
          <w:t xml:space="preserve"> la</w:t>
        </w:r>
      </w:ins>
      <w:ins w:id="2113" w:author="IO" w:date="2011-06-09T17:41:00Z">
        <w:r w:rsidR="00753875" w:rsidRPr="00317CAD">
          <w:t xml:space="preserve"> altitud. </w:t>
        </w:r>
      </w:ins>
      <w:ins w:id="2114" w:author="IO" w:date="2011-06-09T17:42:00Z">
        <w:r w:rsidR="00753875" w:rsidRPr="00317CAD">
          <w:t>El tipo de avión limita estas características con valores máximos y mínimos</w:t>
        </w:r>
      </w:ins>
      <w:ins w:id="2115" w:author="IO" w:date="2011-07-18T22:23:00Z">
        <w:r w:rsidR="00C14D79">
          <w:t>. E</w:t>
        </w:r>
      </w:ins>
      <w:ins w:id="2116" w:author="IO" w:date="2011-06-09T17:42:00Z">
        <w:r w:rsidR="00753875" w:rsidRPr="00317CAD">
          <w:t xml:space="preserve">n algunos casos </w:t>
        </w:r>
      </w:ins>
      <w:ins w:id="2117" w:author="IO" w:date="2011-07-18T22:23:00Z">
        <w:r w:rsidR="00C14D79">
          <w:t xml:space="preserve">se puede prescindir de </w:t>
        </w:r>
      </w:ins>
      <w:ins w:id="2118" w:author="IO" w:date="2011-06-09T17:42:00Z">
        <w:r w:rsidR="00753875" w:rsidRPr="00317CAD">
          <w:t xml:space="preserve">uno de estos límites </w:t>
        </w:r>
      </w:ins>
      <w:ins w:id="2119" w:author="IO" w:date="2011-07-18T22:23:00Z">
        <w:r w:rsidR="00C14D79">
          <w:t>y considerar sólo</w:t>
        </w:r>
      </w:ins>
      <w:ins w:id="2120" w:author="Orion" w:date="2011-06-10T19:08:00Z">
        <w:del w:id="2121" w:author="IO" w:date="2011-07-18T22:23:00Z">
          <w:r w:rsidR="004C00D3" w:rsidRPr="00317CAD" w:rsidDel="00C14D79">
            <w:delText>,</w:delText>
          </w:r>
        </w:del>
      </w:ins>
      <w:ins w:id="2122" w:author="Orion" w:date="2011-06-10T19:07:00Z">
        <w:del w:id="2123" w:author="IO" w:date="2011-07-18T22:23:00Z">
          <w:r w:rsidR="004C00D3" w:rsidRPr="00317CAD" w:rsidDel="00C14D79">
            <w:delText xml:space="preserve"> y establece</w:delText>
          </w:r>
        </w:del>
        <w:r w:rsidR="004C00D3" w:rsidRPr="00317CAD">
          <w:t xml:space="preserve"> un valor de crucero</w:t>
        </w:r>
      </w:ins>
      <w:ins w:id="2124" w:author="Orion" w:date="2011-06-10T19:08:00Z">
        <w:r w:rsidR="004C00D3" w:rsidRPr="00317CAD">
          <w:t xml:space="preserve"> recomendado</w:t>
        </w:r>
      </w:ins>
      <w:ins w:id="2125" w:author="IO" w:date="2011-06-09T17:42:00Z">
        <w:r w:rsidR="00753875" w:rsidRPr="00317CAD">
          <w:t xml:space="preserve">. </w:t>
        </w:r>
      </w:ins>
      <w:ins w:id="2126" w:author="IO" w:date="2011-06-09T17:43:00Z">
        <w:r w:rsidR="00753875" w:rsidRPr="00317CAD">
          <w:t xml:space="preserve">Un avión tendrá </w:t>
        </w:r>
      </w:ins>
      <w:ins w:id="2127" w:author="IO" w:date="2011-07-18T22:23:00Z">
        <w:r w:rsidR="00C14D79">
          <w:t xml:space="preserve">durante el vuelo </w:t>
        </w:r>
      </w:ins>
      <w:ins w:id="2128" w:author="IO" w:date="2011-06-09T17:43:00Z">
        <w:r w:rsidR="00753875" w:rsidRPr="00317CAD">
          <w:t>un valor actual de cada una de estas características entre los límites fijados por su tipo de avión</w:t>
        </w:r>
        <w:del w:id="2129" w:author="Orion" w:date="2011-06-10T19:09:00Z">
          <w:r w:rsidR="00753875" w:rsidRPr="00317CAD" w:rsidDel="00125E39">
            <w:delText xml:space="preserve"> </w:delText>
          </w:r>
        </w:del>
      </w:ins>
      <w:ins w:id="2130" w:author="IO" w:date="2011-06-09T17:38:00Z">
        <w:del w:id="2131" w:author="Orion" w:date="2011-06-10T19:09:00Z">
          <w:r w:rsidR="00753875" w:rsidRPr="00317CAD" w:rsidDel="00125E39">
            <w:delText xml:space="preserve">Las características consideradas actualmente son </w:delText>
          </w:r>
        </w:del>
      </w:ins>
      <w:ins w:id="2132" w:author="IO" w:date="2011-06-09T17:43:00Z">
        <w:del w:id="2133" w:author="Orion" w:date="2011-06-10T19:09:00Z">
          <w:r w:rsidR="00753875" w:rsidRPr="00317CAD" w:rsidDel="00125E39">
            <w:delText>la altura, la velocidad y la cantidad de combustible disponible.</w:delText>
          </w:r>
        </w:del>
      </w:ins>
      <w:ins w:id="2134" w:author="IO" w:date="2011-07-18T22:24:00Z">
        <w:r w:rsidR="00C14D79" w:rsidRPr="00317CAD">
          <w:t xml:space="preserve">. </w:t>
        </w:r>
        <w:r w:rsidR="00C14D79">
          <w:t>Se trata de l</w:t>
        </w:r>
      </w:ins>
      <w:ins w:id="2135" w:author="IO" w:date="2011-07-18T22:25:00Z">
        <w:r w:rsidR="00C14D79">
          <w:t>o</w:t>
        </w:r>
      </w:ins>
      <w:ins w:id="2136" w:author="IO" w:date="2011-07-18T22:24:00Z">
        <w:r w:rsidR="00C14D79">
          <w:t xml:space="preserve">s </w:t>
        </w:r>
      </w:ins>
      <w:ins w:id="2137" w:author="IO" w:date="2011-07-18T22:25:00Z">
        <w:r w:rsidR="00C14D79">
          <w:rPr>
            <w:i/>
          </w:rPr>
          <w:t>parámetros</w:t>
        </w:r>
      </w:ins>
      <w:ins w:id="2138" w:author="IO" w:date="2011-07-18T22:24:00Z">
        <w:r w:rsidR="00C14D79">
          <w:rPr>
            <w:i/>
          </w:rPr>
          <w:t xml:space="preserve">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2139" w:author="IO" w:date="2011-07-18T22:24:00Z">
        <w:r w:rsidR="00C14D79" w:rsidRPr="00317CAD">
          <w:fldChar w:fldCharType="separate"/>
        </w:r>
      </w:ins>
      <w:ins w:id="2140" w:author="IO" w:date="2011-07-22T13:16:00Z">
        <w:r w:rsidR="00416FF6">
          <w:t>3.3.1</w:t>
        </w:r>
      </w:ins>
      <w:ins w:id="2141" w:author="IO" w:date="2011-07-18T22:24:00Z">
        <w:r w:rsidR="00C14D79" w:rsidRPr="00317CAD">
          <w:fldChar w:fldCharType="end"/>
        </w:r>
        <w:r w:rsidR="00C14D79">
          <w:t>.</w:t>
        </w:r>
      </w:ins>
      <w:ins w:id="2142" w:author="IO" w:date="2011-07-18T22:27:00Z">
        <w:r w:rsidR="001B7D70">
          <w:t xml:space="preserve"> </w:t>
        </w:r>
      </w:ins>
      <w:ins w:id="2143" w:author="IO" w:date="2011-06-09T17:48:00Z">
        <w:r w:rsidR="006C100C" w:rsidRPr="00317CAD">
          <w:t>A modo de ejemplo de tipo de avión se incluye el Airbus A-320</w:t>
        </w:r>
      </w:ins>
      <w:ins w:id="2144" w:author="Orion" w:date="2011-06-10T14:26:00Z">
        <w:r w:rsidR="00A35B8F" w:rsidRPr="00317CAD">
          <w:t xml:space="preserve"> </w:t>
        </w:r>
      </w:ins>
      <w:ins w:id="2145" w:author="Orion" w:date="2011-06-10T19:04:00Z">
        <w:r w:rsidR="00403105" w:rsidRPr="00317CAD">
          <w:t xml:space="preserve">cuyas características se pueden ver en </w:t>
        </w:r>
      </w:ins>
      <w:ins w:id="2146" w:author="IO" w:date="2011-06-09T17:48:00Z">
        <w:r w:rsidR="006C100C" w:rsidRPr="00317CAD">
          <w:t xml:space="preserve"> </w:t>
        </w:r>
      </w:ins>
      <w:customXmlInsRangeStart w:id="2147" w:author="IO" w:date="2011-06-09T17:48:00Z"/>
      <w:sdt>
        <w:sdtPr>
          <w:id w:val="111411251"/>
          <w:citation/>
        </w:sdtPr>
        <w:sdtContent>
          <w:customXmlInsRangeEnd w:id="2147"/>
          <w:ins w:id="2148" w:author="IO" w:date="2011-06-09T17:48:00Z">
            <w:r w:rsidR="006C100C" w:rsidRPr="00317CAD">
              <w:fldChar w:fldCharType="begin"/>
            </w:r>
          </w:ins>
          <w:ins w:id="2149" w:author="Orion" w:date="2011-07-26T16:18:00Z">
            <w:r w:rsidR="00626A30">
              <w:instrText xml:space="preserve">CITATION Dim \l 3082 </w:instrText>
            </w:r>
          </w:ins>
          <w:ins w:id="2150" w:author="IO" w:date="2011-06-09T17:48:00Z">
            <w:del w:id="2151" w:author="Orion" w:date="2011-07-26T16:18:00Z">
              <w:r w:rsidR="006C100C" w:rsidRPr="00317CAD" w:rsidDel="00626A30">
                <w:delInstrText xml:space="preserve"> CITATION Dim \l 3082 </w:delInstrText>
              </w:r>
            </w:del>
            <w:r w:rsidR="006C100C" w:rsidRPr="00317CAD">
              <w:fldChar w:fldCharType="separate"/>
            </w:r>
          </w:ins>
          <w:r w:rsidR="00BC29DB">
            <w:rPr>
              <w:noProof/>
            </w:rPr>
            <w:t>(61)</w:t>
          </w:r>
          <w:ins w:id="2152" w:author="IO" w:date="2011-06-09T17:48:00Z">
            <w:r w:rsidR="006C100C" w:rsidRPr="00317CAD">
              <w:fldChar w:fldCharType="end"/>
            </w:r>
          </w:ins>
          <w:customXmlInsRangeStart w:id="2153" w:author="IO" w:date="2011-06-09T17:48:00Z"/>
        </w:sdtContent>
      </w:sdt>
      <w:customXmlInsRangeEnd w:id="2153"/>
      <w:ins w:id="2154" w:author="IO" w:date="2011-06-09T17:48:00Z">
        <w:r w:rsidR="006C100C" w:rsidRPr="00317CAD">
          <w:t xml:space="preserve"> </w:t>
        </w:r>
      </w:ins>
      <w:customXmlInsRangeStart w:id="2155" w:author="IO" w:date="2011-06-09T17:48:00Z"/>
      <w:sdt>
        <w:sdtPr>
          <w:id w:val="-280486870"/>
          <w:citation/>
        </w:sdtPr>
        <w:sdtContent>
          <w:customXmlInsRangeEnd w:id="2155"/>
          <w:ins w:id="2156" w:author="IO" w:date="2011-06-09T17:48:00Z">
            <w:r w:rsidR="006C100C" w:rsidRPr="00317CAD">
              <w:fldChar w:fldCharType="begin"/>
            </w:r>
          </w:ins>
          <w:ins w:id="2157" w:author="Orion" w:date="2011-07-26T16:33:00Z">
            <w:r w:rsidR="00697AA0">
              <w:instrText xml:space="preserve">CITATION Air05 \l 3082 </w:instrText>
            </w:r>
          </w:ins>
          <w:ins w:id="2158" w:author="IO" w:date="2011-06-09T17:48:00Z">
            <w:del w:id="2159" w:author="Orion" w:date="2011-07-26T16:18:00Z">
              <w:r w:rsidR="006C100C" w:rsidRPr="00317CAD" w:rsidDel="00626A30">
                <w:delInstrText xml:space="preserve"> CITATION Air05 \l 3082 </w:delInstrText>
              </w:r>
            </w:del>
            <w:r w:rsidR="006C100C" w:rsidRPr="00317CAD">
              <w:fldChar w:fldCharType="separate"/>
            </w:r>
          </w:ins>
          <w:r w:rsidR="00BC29DB">
            <w:rPr>
              <w:noProof/>
            </w:rPr>
            <w:t>(62)</w:t>
          </w:r>
          <w:ins w:id="2160" w:author="IO" w:date="2011-06-09T17:48:00Z">
            <w:r w:rsidR="006C100C" w:rsidRPr="00317CAD">
              <w:fldChar w:fldCharType="end"/>
            </w:r>
          </w:ins>
          <w:customXmlInsRangeStart w:id="2161" w:author="IO" w:date="2011-06-09T17:48:00Z"/>
        </w:sdtContent>
      </w:sdt>
      <w:customXmlInsRangeEnd w:id="2161"/>
      <w:ins w:id="2162" w:author="Orion" w:date="2011-06-10T19:10:00Z">
        <w:r w:rsidR="0013747B" w:rsidRPr="00317CAD">
          <w:t>.</w:t>
        </w:r>
      </w:ins>
      <w:ins w:id="2163" w:author="IO" w:date="2011-06-09T17:48:00Z">
        <w:del w:id="2164" w:author="Orion" w:date="2011-06-10T19:10:00Z">
          <w:r w:rsidR="006C100C" w:rsidRPr="00317CAD" w:rsidDel="0013747B">
            <w:delText>,</w:delText>
          </w:r>
        </w:del>
      </w:ins>
      <w:ins w:id="2165" w:author="Orion" w:date="2011-06-10T19:09:00Z">
        <w:r w:rsidR="00D509B7" w:rsidRPr="00317CAD">
          <w:t xml:space="preserve"> </w:t>
        </w:r>
      </w:ins>
      <w:ins w:id="2166" w:author="Orion" w:date="2011-06-10T19:10:00Z">
        <w:r w:rsidR="0013747B" w:rsidRPr="00317CAD">
          <w:t>D</w:t>
        </w:r>
      </w:ins>
      <w:ins w:id="2167" w:author="Orion" w:date="2011-06-10T19:09:00Z">
        <w:r w:rsidR="00D509B7" w:rsidRPr="00317CAD">
          <w:t>icho modelo de avión</w:t>
        </w:r>
      </w:ins>
      <w:ins w:id="2168" w:author="IO" w:date="2011-06-09T17:48:00Z">
        <w:del w:id="2169" w:author="Orion" w:date="2011-06-10T19:09:00Z">
          <w:r w:rsidR="006C100C" w:rsidRPr="00317CAD" w:rsidDel="00D509B7">
            <w:delText xml:space="preserve"> que</w:delText>
          </w:r>
        </w:del>
        <w:r w:rsidR="006C100C" w:rsidRPr="00317CAD">
          <w:t xml:space="preserve"> es el </w:t>
        </w:r>
        <w:del w:id="2170" w:author="Orion" w:date="2011-06-10T19:04:00Z">
          <w:r w:rsidR="006C100C" w:rsidRPr="00317CAD" w:rsidDel="00266CFB">
            <w:delText>tipo</w:delText>
          </w:r>
        </w:del>
        <w:del w:id="2171" w:author="Orion" w:date="2011-06-10T19:10:00Z">
          <w:r w:rsidR="006C100C" w:rsidRPr="00317CAD" w:rsidDel="00D509B7">
            <w:delText xml:space="preserve"> de avión </w:delText>
          </w:r>
        </w:del>
        <w:r w:rsidR="006C100C" w:rsidRPr="00317CAD">
          <w:t xml:space="preserve">más utilizado por Iberia, la </w:t>
        </w:r>
      </w:ins>
      <w:ins w:id="2172" w:author="IO" w:date="2011-06-09T17:49:00Z">
        <w:r w:rsidR="006C100C" w:rsidRPr="00317CAD">
          <w:t xml:space="preserve">mayor </w:t>
        </w:r>
      </w:ins>
      <w:ins w:id="2173" w:author="IO" w:date="2011-06-09T17:48:00Z">
        <w:r w:rsidR="006C100C" w:rsidRPr="00317CAD">
          <w:t xml:space="preserve">compañía </w:t>
        </w:r>
      </w:ins>
      <w:ins w:id="2174" w:author="IO" w:date="2011-06-09T17:49:00Z">
        <w:r w:rsidR="006C100C" w:rsidRPr="00317CAD">
          <w:t>aérea</w:t>
        </w:r>
      </w:ins>
      <w:ins w:id="2175" w:author="IO" w:date="2011-06-09T17:48:00Z">
        <w:r w:rsidR="006C100C" w:rsidRPr="00317CAD">
          <w:t xml:space="preserve"> española</w:t>
        </w:r>
      </w:ins>
      <w:customXmlInsRangeStart w:id="2176" w:author="Orion" w:date="2011-06-10T13:36:00Z"/>
      <w:sdt>
        <w:sdtPr>
          <w:id w:val="-983390893"/>
          <w:citation/>
        </w:sdtPr>
        <w:sdtContent>
          <w:customXmlInsRangeEnd w:id="2176"/>
          <w:ins w:id="2177" w:author="Orion" w:date="2011-06-10T13:36:00Z">
            <w:r w:rsidR="00BA1340" w:rsidRPr="00317CAD">
              <w:fldChar w:fldCharType="begin"/>
            </w:r>
          </w:ins>
          <w:ins w:id="2178" w:author="Orion" w:date="2011-07-26T16:40:00Z">
            <w:r w:rsidR="00697AA0">
              <w:instrText xml:space="preserve">CITATION Flo \l 3082 </w:instrText>
            </w:r>
          </w:ins>
          <w:ins w:id="2179" w:author="Orion" w:date="2011-06-10T13:36:00Z">
            <w:r w:rsidR="00BA1340" w:rsidRPr="00317CAD">
              <w:fldChar w:fldCharType="separate"/>
            </w:r>
          </w:ins>
          <w:r w:rsidR="00BC29DB">
            <w:rPr>
              <w:noProof/>
            </w:rPr>
            <w:t xml:space="preserve"> (64)</w:t>
          </w:r>
          <w:ins w:id="2180" w:author="Orion" w:date="2011-06-10T13:36:00Z">
            <w:r w:rsidR="00BA1340" w:rsidRPr="00317CAD">
              <w:fldChar w:fldCharType="end"/>
            </w:r>
          </w:ins>
          <w:customXmlInsRangeStart w:id="2181" w:author="Orion" w:date="2011-06-10T13:36:00Z"/>
        </w:sdtContent>
      </w:sdt>
      <w:customXmlInsRangeEnd w:id="2181"/>
      <w:ins w:id="2182" w:author="IO" w:date="2011-06-09T17:48:00Z">
        <w:r w:rsidR="006C100C" w:rsidRPr="00317CAD">
          <w:t>.</w:t>
        </w:r>
      </w:ins>
    </w:p>
    <w:p w14:paraId="4EF796E9" w14:textId="51BF7F07" w:rsidR="006C100C" w:rsidRPr="00317CAD" w:rsidRDefault="00753875">
      <w:pPr>
        <w:spacing w:before="240" w:after="120"/>
        <w:ind w:firstLine="284"/>
        <w:jc w:val="both"/>
        <w:rPr>
          <w:ins w:id="2183" w:author="IO" w:date="2011-06-09T17:46:00Z"/>
        </w:rPr>
        <w:pPrChange w:id="2184" w:author="IO" w:date="2011-07-18T22:17:00Z">
          <w:pPr/>
        </w:pPrChange>
      </w:pPr>
      <w:ins w:id="2185" w:author="IO" w:date="2011-06-09T17:44:00Z">
        <w:r w:rsidRPr="00317CAD">
          <w:t>Las características ligadas al vuelo identifican aspectos que no est</w:t>
        </w:r>
      </w:ins>
      <w:ins w:id="2186" w:author="IO" w:date="2011-06-09T17:45:00Z">
        <w:r w:rsidRPr="00317CAD">
          <w:t>án limitados por el tipo de avión.</w:t>
        </w:r>
      </w:ins>
      <w:ins w:id="2187" w:author="Orion" w:date="2011-06-10T19:15:00Z">
        <w:r w:rsidR="007508B1" w:rsidRPr="00317CAD">
          <w:t xml:space="preserve"> Ejemplos de </w:t>
        </w:r>
      </w:ins>
      <w:ins w:id="2188" w:author="Orion" w:date="2011-06-10T19:17:00Z">
        <w:r w:rsidR="007508B1" w:rsidRPr="00317CAD">
          <w:t>estas</w:t>
        </w:r>
      </w:ins>
      <w:ins w:id="2189" w:author="Orion" w:date="2011-06-10T19:15:00Z">
        <w:r w:rsidR="007508B1" w:rsidRPr="00317CAD">
          <w:t xml:space="preserve"> características</w:t>
        </w:r>
      </w:ins>
      <w:ins w:id="2190" w:author="Orion" w:date="2011-06-10T19:17:00Z">
        <w:r w:rsidR="007508B1" w:rsidRPr="00317CAD">
          <w:t>,</w:t>
        </w:r>
      </w:ins>
      <w:ins w:id="2191" w:author="Orion" w:date="2011-06-10T19:15:00Z">
        <w:r w:rsidR="007508B1" w:rsidRPr="00317CAD">
          <w:t xml:space="preserve"> que se tendrán en cuenta en este sistema</w:t>
        </w:r>
      </w:ins>
      <w:ins w:id="2192" w:author="Orion" w:date="2011-06-10T19:17:00Z">
        <w:r w:rsidR="007508B1" w:rsidRPr="00317CAD">
          <w:t>,</w:t>
        </w:r>
      </w:ins>
      <w:ins w:id="2193" w:author="IO" w:date="2011-06-09T17:45:00Z">
        <w:del w:id="2194" w:author="Orion" w:date="2011-06-10T19:15:00Z">
          <w:r w:rsidRPr="00317CAD" w:rsidDel="007508B1">
            <w:delText xml:space="preserve"> </w:delText>
          </w:r>
        </w:del>
      </w:ins>
      <w:ins w:id="2195" w:author="Orion" w:date="2011-05-09T00:24:00Z">
        <w:del w:id="2196" w:author="IO" w:date="2011-06-09T17:45:00Z">
          <w:r w:rsidR="00DB4D1B" w:rsidRPr="00317CAD">
            <w:delText>que se van a tener en cuenta de estos aviones van a ser:</w:delText>
          </w:r>
        </w:del>
      </w:ins>
      <w:ins w:id="2197" w:author="IO" w:date="2011-06-09T17:45:00Z">
        <w:del w:id="2198" w:author="Orion" w:date="2011-06-10T19:15:00Z">
          <w:r w:rsidRPr="00317CAD" w:rsidDel="007508B1">
            <w:delText>En</w:delText>
          </w:r>
        </w:del>
      </w:ins>
      <w:ins w:id="2199" w:author="Orion" w:date="2011-06-10T19:15:00Z">
        <w:r w:rsidR="007508B1" w:rsidRPr="00317CAD">
          <w:t xml:space="preserve"> serán</w:t>
        </w:r>
      </w:ins>
      <w:ins w:id="2200" w:author="IO" w:date="2011-06-09T17:45:00Z">
        <w:del w:id="2201" w:author="Orion" w:date="2011-06-10T19:15:00Z">
          <w:r w:rsidRPr="00317CAD" w:rsidDel="007508B1">
            <w:delText xml:space="preserve"> este caso son</w:delText>
          </w:r>
        </w:del>
      </w:ins>
      <w:ins w:id="2202" w:author="Orion" w:date="2011-05-09T00:24:00Z">
        <w:r w:rsidR="00DB4D1B" w:rsidRPr="00317CAD">
          <w:t xml:space="preserve"> el rumbo</w:t>
        </w:r>
        <w:del w:id="2203" w:author="IO" w:date="2011-06-09T17:45:00Z">
          <w:r w:rsidR="00DB4D1B" w:rsidRPr="00317CAD">
            <w:delText>, la altura</w:delText>
          </w:r>
        </w:del>
      </w:ins>
      <w:ins w:id="2204" w:author="Orion" w:date="2011-05-09T00:25:00Z">
        <w:del w:id="2205" w:author="IO" w:date="2011-06-09T17:45:00Z">
          <w:r w:rsidR="004D1B77" w:rsidRPr="00317CAD">
            <w:delText xml:space="preserve">, la velocidad, la cantidad de combustible </w:delText>
          </w:r>
        </w:del>
      </w:ins>
      <w:ins w:id="2206" w:author="Orion" w:date="2011-05-09T00:26:00Z">
        <w:del w:id="2207" w:author="IO" w:date="2011-06-09T17:45:00Z">
          <w:r w:rsidR="004D1B77" w:rsidRPr="00317CAD">
            <w:delText>disponible</w:delText>
          </w:r>
        </w:del>
        <w:r w:rsidR="004D1B77" w:rsidRPr="00317CAD">
          <w:t xml:space="preserve"> y la posición actual</w:t>
        </w:r>
        <w:del w:id="2208" w:author="IO" w:date="2011-06-09T17:45:00Z">
          <w:r w:rsidR="004D1B77" w:rsidRPr="00317CAD">
            <w:delText xml:space="preserve"> de la aeronave</w:delText>
          </w:r>
        </w:del>
        <w:r w:rsidR="004D1B77" w:rsidRPr="00317CAD">
          <w:t>.</w:t>
        </w:r>
      </w:ins>
      <w:ins w:id="2209" w:author="Orion" w:date="2011-05-09T00:27:00Z">
        <w:del w:id="2210" w:author="IO" w:date="2011-06-09T17:46:00Z">
          <w:r w:rsidR="004D1B77" w:rsidRPr="00317CAD">
            <w:delText xml:space="preserve"> </w:delText>
          </w:r>
        </w:del>
      </w:ins>
    </w:p>
    <w:p w14:paraId="4723F2B3" w14:textId="121A7582" w:rsidR="008B712C" w:rsidRPr="00317CAD" w:rsidRDefault="006C100C">
      <w:pPr>
        <w:spacing w:before="240" w:after="120"/>
        <w:ind w:firstLine="284"/>
        <w:jc w:val="both"/>
        <w:rPr>
          <w:ins w:id="2211" w:author="Orion" w:date="2011-05-09T00:14:00Z"/>
          <w:del w:id="2212" w:author="IO" w:date="2011-06-09T17:48:00Z"/>
        </w:rPr>
        <w:pPrChange w:id="2213" w:author="IO" w:date="2011-07-18T22:17:00Z">
          <w:pPr/>
        </w:pPrChange>
      </w:pPr>
      <w:ins w:id="2214" w:author="IO" w:date="2011-06-09T17:46:00Z">
        <w:r w:rsidRPr="00317CAD">
          <w:t xml:space="preserve">Las posibles maniobras </w:t>
        </w:r>
      </w:ins>
      <w:ins w:id="2215" w:author="IO" w:date="2011-07-18T22:27:00Z">
        <w:r w:rsidR="001B7D70">
          <w:t xml:space="preserve">que </w:t>
        </w:r>
      </w:ins>
      <w:ins w:id="2216" w:author="IO" w:date="2011-06-09T17:46:00Z">
        <w:r w:rsidRPr="00317CAD">
          <w:t xml:space="preserve">se pueden realizar sobre los aviones se </w:t>
        </w:r>
      </w:ins>
      <w:ins w:id="2217" w:author="Orion" w:date="2011-05-09T00:28:00Z">
        <w:del w:id="2218" w:author="IO" w:date="2011-06-09T17:46:00Z">
          <w:r w:rsidR="004D1B77" w:rsidRPr="00317CAD">
            <w:delText>Abstrayéndose</w:delText>
          </w:r>
        </w:del>
      </w:ins>
      <w:ins w:id="2219" w:author="Orion" w:date="2011-05-09T00:27:00Z">
        <w:del w:id="2220" w:author="IO" w:date="2011-06-09T17:46:00Z">
          <w:r w:rsidR="004D1B77" w:rsidRPr="00317CAD">
            <w:delText xml:space="preserve"> todas las maniobras</w:delText>
          </w:r>
        </w:del>
      </w:ins>
      <w:ins w:id="2221" w:author="Orion" w:date="2011-05-09T00:29:00Z">
        <w:del w:id="2222" w:author="IO" w:date="2011-06-09T17:46:00Z">
          <w:r w:rsidR="004D1B77" w:rsidRPr="00317CAD">
            <w:delText xml:space="preserve"> que se pueden realizar sobre</w:delText>
          </w:r>
        </w:del>
      </w:ins>
      <w:ins w:id="2223" w:author="Orion" w:date="2011-05-09T00:27:00Z">
        <w:del w:id="2224" w:author="IO" w:date="2011-06-09T17:46:00Z">
          <w:r w:rsidR="004D1B77" w:rsidRPr="00317CAD">
            <w:delText xml:space="preserve"> </w:delText>
          </w:r>
        </w:del>
      </w:ins>
      <w:ins w:id="2225" w:author="Orion" w:date="2011-05-09T00:35:00Z">
        <w:del w:id="2226" w:author="IO" w:date="2011-06-09T17:46:00Z">
          <w:r w:rsidR="001836F1" w:rsidRPr="00317CAD">
            <w:delText>los</w:delText>
          </w:r>
        </w:del>
      </w:ins>
      <w:ins w:id="2227" w:author="Orion" w:date="2011-05-09T00:27:00Z">
        <w:del w:id="2228" w:author="IO" w:date="2011-06-09T17:46:00Z">
          <w:r w:rsidR="004D1B77" w:rsidRPr="00317CAD">
            <w:delText xml:space="preserve"> </w:delText>
          </w:r>
          <w:r w:rsidR="004D1B77" w:rsidRPr="00317CAD" w:rsidDel="006C100C">
            <w:delText>aviones</w:delText>
          </w:r>
        </w:del>
      </w:ins>
      <w:ins w:id="2229" w:author="IO" w:date="2011-06-09T17:46:00Z">
        <w:r w:rsidRPr="00317CAD">
          <w:t>abstraen como</w:t>
        </w:r>
      </w:ins>
      <w:ins w:id="2230" w:author="Orion" w:date="2011-05-09T00:27:00Z">
        <w:del w:id="2231" w:author="IO" w:date="2011-06-09T17:46:00Z">
          <w:r w:rsidR="004D1B77" w:rsidRPr="00317CAD" w:rsidDel="006C100C">
            <w:delText xml:space="preserve"> </w:delText>
          </w:r>
        </w:del>
        <w:r w:rsidR="004D1B77" w:rsidRPr="00317CAD">
          <w:t xml:space="preserve"> </w:t>
        </w:r>
        <w:del w:id="2232" w:author="IO" w:date="2011-06-09T17:46:00Z">
          <w:r w:rsidR="004D1B77" w:rsidRPr="00317CAD">
            <w:delText>a posib</w:delText>
          </w:r>
        </w:del>
        <w:r w:rsidR="004D1B77" w:rsidRPr="00317CAD">
          <w:t xml:space="preserve">modificaciones de </w:t>
        </w:r>
        <w:del w:id="2233" w:author="IO" w:date="2011-06-09T17:46:00Z">
          <w:r w:rsidR="004D1B77" w:rsidRPr="00317CAD" w:rsidDel="006C100C">
            <w:delText>est</w:delText>
          </w:r>
        </w:del>
      </w:ins>
      <w:ins w:id="2234" w:author="IO" w:date="2011-06-09T17:46:00Z">
        <w:r w:rsidRPr="00317CAD">
          <w:t>l</w:t>
        </w:r>
      </w:ins>
      <w:ins w:id="2235" w:author="Orion" w:date="2011-05-09T00:27:00Z">
        <w:r w:rsidR="004D1B77" w:rsidRPr="00317CAD">
          <w:t>os</w:t>
        </w:r>
      </w:ins>
      <w:ins w:id="2236" w:author="Orion" w:date="2011-06-10T19:12:00Z">
        <w:r w:rsidR="00A77426" w:rsidRPr="00317CAD">
          <w:t xml:space="preserve"> </w:t>
        </w:r>
      </w:ins>
      <w:ins w:id="2237" w:author="Orion" w:date="2011-05-09T00:27:00Z">
        <w:r w:rsidR="004D1B77" w:rsidRPr="00317CAD">
          <w:t>valores</w:t>
        </w:r>
      </w:ins>
      <w:ins w:id="2238" w:author="IO" w:date="2011-06-09T17:46:00Z">
        <w:r w:rsidRPr="00317CAD">
          <w:t xml:space="preserve"> de </w:t>
        </w:r>
      </w:ins>
      <w:ins w:id="2239" w:author="IO" w:date="2011-06-09T17:47:00Z">
        <w:r w:rsidRPr="00317CAD">
          <w:t>algunos de lo</w:t>
        </w:r>
      </w:ins>
      <w:ins w:id="2240" w:author="IO" w:date="2011-06-09T17:46:00Z">
        <w:r w:rsidRPr="00317CAD">
          <w:t>s atributos</w:t>
        </w:r>
      </w:ins>
      <w:ins w:id="2241" w:author="IO" w:date="2011-06-09T17:47:00Z">
        <w:r w:rsidRPr="00317CAD">
          <w:t xml:space="preserve"> previos</w:t>
        </w:r>
      </w:ins>
      <w:ins w:id="2242" w:author="Orion" w:date="2011-05-09T00:28:00Z">
        <w:r w:rsidR="004D1B77" w:rsidRPr="00317CAD">
          <w:t>, en concreto del rumbo, la altura y la velocidad</w:t>
        </w:r>
      </w:ins>
      <w:ins w:id="2243" w:author="IO" w:date="2011-06-09T17:47:00Z">
        <w:r w:rsidRPr="00317CAD">
          <w:t xml:space="preserve">. El resto de los valores de atributos </w:t>
        </w:r>
      </w:ins>
      <w:ins w:id="2244" w:author="Orion" w:date="2011-05-09T00:29:00Z">
        <w:del w:id="2245" w:author="IO" w:date="2011-06-09T17:47:00Z">
          <w:r w:rsidR="004D1B77" w:rsidRPr="00317CAD">
            <w:delText xml:space="preserve">, ya que el resto </w:delText>
          </w:r>
        </w:del>
        <w:r w:rsidR="004D1B77" w:rsidRPr="00317CAD">
          <w:t xml:space="preserve">se </w:t>
        </w:r>
      </w:ins>
      <w:ins w:id="2246" w:author="Orion" w:date="2011-05-09T00:31:00Z">
        <w:r w:rsidR="00D44A88" w:rsidRPr="00317CAD">
          <w:t>actualizarán</w:t>
        </w:r>
      </w:ins>
      <w:ins w:id="2247" w:author="Orion" w:date="2011-05-09T00:29:00Z">
        <w:r w:rsidR="004D1B77" w:rsidRPr="00317CAD">
          <w:t xml:space="preserve"> automáticamente</w:t>
        </w:r>
      </w:ins>
      <w:ins w:id="2248" w:author="IO" w:date="2011-06-09T17:47:00Z">
        <w:r w:rsidRPr="00317CAD">
          <w:t xml:space="preserve"> a partir de los ya mencionados.</w:t>
        </w:r>
      </w:ins>
      <w:ins w:id="2249" w:author="Orion" w:date="2011-05-09T00:29:00Z">
        <w:del w:id="2250" w:author="IO" w:date="2011-06-09T17:47:00Z">
          <w:r w:rsidR="004D1B77" w:rsidRPr="00317CAD">
            <w:delText>.</w:delText>
          </w:r>
        </w:del>
      </w:ins>
      <w:ins w:id="2251" w:author="Orion" w:date="2011-05-09T00:30:00Z">
        <w:del w:id="2252" w:author="IO" w:date="2011-06-09T17:47:00Z">
          <w:r w:rsidR="00D44A88" w:rsidRPr="00317CAD">
            <w:delText xml:space="preserve"> </w:delText>
          </w:r>
        </w:del>
        <w:del w:id="2253" w:author="IO" w:date="2011-06-09T17:48:00Z">
          <w:r w:rsidR="00D44A88" w:rsidRPr="00317CAD">
            <w:delText>Para ello también se tendrá en cuenta las limitaciones o especificaciones técn</w:delText>
          </w:r>
        </w:del>
      </w:ins>
      <w:ins w:id="2254" w:author="Orion" w:date="2011-05-09T00:31:00Z">
        <w:del w:id="2255" w:author="IO" w:date="2011-06-09T17:48:00Z">
          <w:r w:rsidR="00D44A88" w:rsidRPr="00317CAD">
            <w:delText xml:space="preserve">icas del modelo de avión Airbus A-320 </w:delText>
          </w:r>
        </w:del>
      </w:ins>
      <w:customXmlInsRangeStart w:id="2256" w:author="Orion" w:date="2011-05-09T00:31:00Z"/>
      <w:customXmlDelRangeStart w:id="2257" w:author="IO" w:date="2011-06-09T17:48:00Z"/>
      <w:sdt>
        <w:sdtPr>
          <w:id w:val="555510808"/>
          <w:citation/>
        </w:sdtPr>
        <w:sdtContent>
          <w:customXmlInsRangeEnd w:id="2256"/>
          <w:customXmlDelRangeEnd w:id="2257"/>
          <w:ins w:id="2258" w:author="Orion" w:date="2011-05-09T00:31:00Z">
            <w:del w:id="2259" w:author="IO" w:date="2011-06-09T17:48:00Z">
              <w:r w:rsidR="00D44A88" w:rsidRPr="00317CAD">
                <w:fldChar w:fldCharType="begin"/>
              </w:r>
              <w:r w:rsidR="00D44A88" w:rsidRPr="00317CAD">
                <w:delInstrText xml:space="preserve"> CITATION Dim \l 3082 </w:delInstrText>
              </w:r>
              <w:r w:rsidR="00D44A88" w:rsidRPr="00317CAD">
                <w:fldChar w:fldCharType="separate"/>
              </w:r>
            </w:del>
          </w:ins>
          <w:del w:id="2260" w:author="IO" w:date="2011-06-09T17:48:00Z">
            <w:r w:rsidR="002B2B1D" w:rsidRPr="00317CAD">
              <w:rPr>
                <w:rPrChange w:id="2261" w:author="IO" w:date="2011-07-18T22:17:00Z">
                  <w:rPr>
                    <w:rFonts w:cs="Times New Roman"/>
                    <w:noProof/>
                  </w:rPr>
                </w:rPrChange>
              </w:rPr>
              <w:delText>(40)</w:delText>
            </w:r>
          </w:del>
          <w:ins w:id="2262" w:author="Orion" w:date="2011-05-09T00:31:00Z">
            <w:del w:id="2263" w:author="IO" w:date="2011-06-09T17:48:00Z">
              <w:r w:rsidR="00D44A88" w:rsidRPr="00317CAD">
                <w:fldChar w:fldCharType="end"/>
              </w:r>
            </w:del>
          </w:ins>
          <w:customXmlInsRangeStart w:id="2264" w:author="Orion" w:date="2011-05-09T00:31:00Z"/>
          <w:customXmlDelRangeStart w:id="2265" w:author="IO" w:date="2011-06-09T17:48:00Z"/>
        </w:sdtContent>
      </w:sdt>
      <w:customXmlInsRangeEnd w:id="2264"/>
      <w:customXmlDelRangeEnd w:id="2265"/>
      <w:ins w:id="2266" w:author="Orion" w:date="2011-05-09T00:31:00Z">
        <w:del w:id="2267" w:author="IO" w:date="2011-06-09T17:48:00Z">
          <w:r w:rsidR="00D44A88" w:rsidRPr="00317CAD">
            <w:delText xml:space="preserve"> </w:delText>
          </w:r>
        </w:del>
      </w:ins>
      <w:customXmlInsRangeStart w:id="2268" w:author="Orion" w:date="2011-05-09T00:31:00Z"/>
      <w:customXmlDelRangeStart w:id="2269" w:author="IO" w:date="2011-06-09T17:48:00Z"/>
      <w:sdt>
        <w:sdtPr>
          <w:id w:val="515128216"/>
          <w:citation/>
        </w:sdtPr>
        <w:sdtContent>
          <w:customXmlInsRangeEnd w:id="2268"/>
          <w:customXmlDelRangeEnd w:id="2269"/>
          <w:ins w:id="2270" w:author="Orion" w:date="2011-05-09T00:31:00Z">
            <w:del w:id="2271" w:author="IO" w:date="2011-06-09T17:48:00Z">
              <w:r w:rsidR="00D44A88" w:rsidRPr="00317CAD">
                <w:fldChar w:fldCharType="begin"/>
              </w:r>
              <w:r w:rsidR="00D44A88" w:rsidRPr="00317CAD">
                <w:delInstrText xml:space="preserve"> CITATION Air05 \l 3082 </w:delInstrText>
              </w:r>
              <w:r w:rsidR="00D44A88" w:rsidRPr="00317CAD">
                <w:fldChar w:fldCharType="separate"/>
              </w:r>
            </w:del>
          </w:ins>
          <w:del w:id="2272" w:author="IO" w:date="2011-06-09T17:48:00Z">
            <w:r w:rsidR="002B2B1D" w:rsidRPr="00317CAD">
              <w:rPr>
                <w:rPrChange w:id="2273" w:author="IO" w:date="2011-07-18T22:17:00Z">
                  <w:rPr>
                    <w:rFonts w:cs="Times New Roman"/>
                    <w:noProof/>
                  </w:rPr>
                </w:rPrChange>
              </w:rPr>
              <w:delText>(41)</w:delText>
            </w:r>
          </w:del>
          <w:ins w:id="2274" w:author="Orion" w:date="2011-05-09T00:31:00Z">
            <w:del w:id="2275" w:author="IO" w:date="2011-06-09T17:48:00Z">
              <w:r w:rsidR="00D44A88" w:rsidRPr="00317CAD">
                <w:fldChar w:fldCharType="end"/>
              </w:r>
            </w:del>
          </w:ins>
          <w:customXmlInsRangeStart w:id="2276" w:author="Orion" w:date="2011-05-09T00:31:00Z"/>
          <w:customXmlDelRangeStart w:id="2277" w:author="IO" w:date="2011-06-09T17:48:00Z"/>
        </w:sdtContent>
      </w:sdt>
      <w:customXmlInsRangeEnd w:id="2276"/>
      <w:customXmlDelRangeEnd w:id="2277"/>
      <w:ins w:id="2278" w:author="Orion" w:date="2011-05-09T00:31:00Z">
        <w:del w:id="2279" w:author="IO" w:date="2011-06-09T17:48:00Z">
          <w:r w:rsidR="00D44A88" w:rsidRPr="00317CAD">
            <w:delText>.</w:delText>
          </w:r>
        </w:del>
      </w:ins>
    </w:p>
    <w:p w14:paraId="216A2864" w14:textId="75BA4195" w:rsidR="001836F1" w:rsidRPr="00317CAD" w:rsidRDefault="006016DF">
      <w:pPr>
        <w:spacing w:before="240" w:after="120"/>
        <w:ind w:firstLine="284"/>
        <w:jc w:val="both"/>
        <w:rPr>
          <w:ins w:id="2280" w:author="Orion" w:date="2011-05-05T18:45:00Z"/>
        </w:rPr>
        <w:pPrChange w:id="2281" w:author="IO" w:date="2011-07-18T22:17:00Z">
          <w:pPr/>
        </w:pPrChange>
      </w:pPr>
      <w:ins w:id="2282" w:author="IO" w:date="2011-05-13T12:35:00Z">
        <w:del w:id="2283" w:author="Orion" w:date="2011-06-10T12:48:00Z">
          <w:r w:rsidRPr="00317CAD" w:rsidDel="007A3596">
            <w:delText>á</w:delText>
          </w:r>
        </w:del>
      </w:ins>
    </w:p>
    <w:p w14:paraId="009C461F" w14:textId="31CEED1D" w:rsidR="001A6151" w:rsidRPr="004117D6" w:rsidRDefault="00261312">
      <w:pPr>
        <w:pStyle w:val="Heading1"/>
        <w:numPr>
          <w:ilvl w:val="2"/>
          <w:numId w:val="40"/>
        </w:numPr>
        <w:rPr>
          <w:ins w:id="2284" w:author="Orion" w:date="2011-05-09T00:39:00Z"/>
          <w:sz w:val="36"/>
          <w:szCs w:val="52"/>
          <w:rPrChange w:id="2285" w:author="IO" w:date="2011-07-20T17:07:00Z">
            <w:rPr>
              <w:ins w:id="2286" w:author="Orion" w:date="2011-05-09T00:39:00Z"/>
            </w:rPr>
          </w:rPrChange>
        </w:rPr>
        <w:pPrChange w:id="2287" w:author="IO" w:date="2011-07-20T17:07:00Z">
          <w:pPr/>
        </w:pPrChange>
      </w:pPr>
      <w:bookmarkStart w:id="2288" w:name="_Ref298777391"/>
      <w:commentRangeStart w:id="2289"/>
      <w:ins w:id="2290" w:author="Orion" w:date="2011-05-09T00:39:00Z">
        <w:del w:id="2291" w:author="IO" w:date="2011-07-20T17:08:00Z">
          <w:r w:rsidRPr="004117D6" w:rsidDel="004117D6">
            <w:rPr>
              <w:b w:val="0"/>
              <w:sz w:val="36"/>
              <w:szCs w:val="52"/>
              <w:rPrChange w:id="2292" w:author="IO" w:date="2011-07-20T17:07:00Z">
                <w:rPr/>
              </w:rPrChange>
            </w:rPr>
            <w:delText>Requisitos de los p</w:delText>
          </w:r>
        </w:del>
      </w:ins>
      <w:bookmarkStart w:id="2293" w:name="_Ref299119056"/>
      <w:bookmarkStart w:id="2294" w:name="_Toc299463864"/>
      <w:ins w:id="2295" w:author="IO" w:date="2011-07-20T17:08:00Z">
        <w:r w:rsidR="004117D6">
          <w:rPr>
            <w:b w:val="0"/>
            <w:sz w:val="36"/>
            <w:szCs w:val="52"/>
          </w:rPr>
          <w:t>P</w:t>
        </w:r>
      </w:ins>
      <w:ins w:id="2296" w:author="Orion" w:date="2011-05-09T00:39:00Z">
        <w:r w:rsidRPr="004117D6">
          <w:rPr>
            <w:b w:val="0"/>
            <w:sz w:val="36"/>
            <w:szCs w:val="52"/>
            <w:rPrChange w:id="2297" w:author="IO" w:date="2011-07-20T17:07:00Z">
              <w:rPr/>
            </w:rPrChange>
          </w:rPr>
          <w:t>ilotos</w:t>
        </w:r>
        <w:del w:id="2298" w:author="IO" w:date="2011-07-20T17:08:00Z">
          <w:r w:rsidRPr="004117D6" w:rsidDel="004117D6">
            <w:rPr>
              <w:b w:val="0"/>
              <w:sz w:val="36"/>
              <w:szCs w:val="52"/>
              <w:rPrChange w:id="2299" w:author="IO" w:date="2011-07-20T17:07:00Z">
                <w:rPr/>
              </w:rPrChange>
            </w:rPr>
            <w:delText>:</w:delText>
          </w:r>
        </w:del>
      </w:ins>
      <w:bookmarkEnd w:id="2288"/>
      <w:commentRangeEnd w:id="2289"/>
      <w:r w:rsidR="00A07C51" w:rsidRPr="004117D6">
        <w:rPr>
          <w:sz w:val="36"/>
          <w:szCs w:val="52"/>
          <w:rPrChange w:id="2300" w:author="IO" w:date="2011-07-20T17:07:00Z">
            <w:rPr>
              <w:rStyle w:val="CommentReference"/>
            </w:rPr>
          </w:rPrChange>
        </w:rPr>
        <w:commentReference w:id="2289"/>
      </w:r>
      <w:bookmarkEnd w:id="2293"/>
      <w:bookmarkEnd w:id="2294"/>
    </w:p>
    <w:p w14:paraId="5F5D8675" w14:textId="77777777" w:rsidR="00A321D8" w:rsidRDefault="00261312">
      <w:pPr>
        <w:spacing w:after="120"/>
        <w:jc w:val="both"/>
        <w:rPr>
          <w:ins w:id="2301" w:author="IO" w:date="2011-07-18T22:44:00Z"/>
        </w:rPr>
        <w:pPrChange w:id="2302" w:author="IO" w:date="2011-07-18T22:31:00Z">
          <w:pPr/>
        </w:pPrChange>
      </w:pPr>
      <w:ins w:id="2303" w:author="Orion" w:date="2011-05-09T00:40:00Z">
        <w:r w:rsidRPr="005E7CE4">
          <w:t xml:space="preserve">Los pilotos son las entidades encargadas de manejar </w:t>
        </w:r>
      </w:ins>
      <w:ins w:id="2304" w:author="IO" w:date="2011-07-18T22:31:00Z">
        <w:r w:rsidR="004A3736" w:rsidRPr="005E7CE4">
          <w:t>los aviones</w:t>
        </w:r>
      </w:ins>
      <w:ins w:id="2305" w:author="IO" w:date="2011-07-18T22:34:00Z">
        <w:r w:rsidR="004A3736" w:rsidRPr="00A613A1">
          <w:t xml:space="preserve">: dan órdenes a estos </w:t>
        </w:r>
      </w:ins>
      <w:ins w:id="2306" w:author="Orion" w:date="2011-05-09T00:40:00Z">
        <w:del w:id="2307" w:author="IO" w:date="2011-07-18T22:34:00Z">
          <w:r w:rsidRPr="00A613A1" w:rsidDel="004A3736">
            <w:delText>y</w:delText>
          </w:r>
        </w:del>
        <w:del w:id="2308" w:author="IO" w:date="2011-07-18T22:31:00Z">
          <w:r w:rsidRPr="00A613A1" w:rsidDel="004A3736">
            <w:delText>,</w:delText>
          </w:r>
        </w:del>
        <w:del w:id="2309" w:author="IO" w:date="2011-07-18T22:34:00Z">
          <w:r w:rsidRPr="00A613A1" w:rsidDel="004A3736">
            <w:delText xml:space="preserve"> por tanto</w:delText>
          </w:r>
        </w:del>
        <w:del w:id="2310" w:author="IO" w:date="2011-07-18T22:32:00Z">
          <w:r w:rsidRPr="00A613A1" w:rsidDel="004A3736">
            <w:delText>,</w:delText>
          </w:r>
        </w:del>
        <w:del w:id="2311" w:author="IO" w:date="2011-07-18T22:34:00Z">
          <w:r w:rsidRPr="00A613A1" w:rsidDel="004A3736">
            <w:delText xml:space="preserve"> dar instrucciones </w:delText>
          </w:r>
        </w:del>
        <w:r w:rsidRPr="00A613A1">
          <w:t xml:space="preserve">a </w:t>
        </w:r>
        <w:del w:id="2312" w:author="IO" w:date="2011-07-18T22:32:00Z">
          <w:r w:rsidRPr="00A613A1" w:rsidDel="004A3736">
            <w:delText>los aviones que estén pilotando</w:delText>
          </w:r>
        </w:del>
      </w:ins>
      <w:ins w:id="2313" w:author="IO" w:date="2011-07-18T22:32:00Z">
        <w:r w:rsidR="004A3736" w:rsidRPr="00A613A1">
          <w:t xml:space="preserve">través de los </w:t>
        </w:r>
        <w:r w:rsidR="004A3736" w:rsidRPr="00004449">
          <w:t>correspondientes controles</w:t>
        </w:r>
      </w:ins>
      <w:ins w:id="2314" w:author="IO" w:date="2011-07-18T22:34:00Z">
        <w:r w:rsidR="004A3736" w:rsidRPr="00004449">
          <w:t xml:space="preserve"> y reciben información desde sus sensores</w:t>
        </w:r>
      </w:ins>
      <w:ins w:id="2315" w:author="Orion" w:date="2011-05-09T00:40:00Z">
        <w:r w:rsidRPr="00004449">
          <w:t>.</w:t>
        </w:r>
      </w:ins>
      <w:ins w:id="2316" w:author="Orion" w:date="2011-05-09T00:41:00Z">
        <w:r w:rsidRPr="00004449">
          <w:t xml:space="preserve"> </w:t>
        </w:r>
      </w:ins>
      <w:ins w:id="2317" w:author="Orion" w:date="2011-05-09T00:43:00Z">
        <w:r w:rsidRPr="0055401D">
          <w:t xml:space="preserve">Los pilotos </w:t>
        </w:r>
      </w:ins>
      <w:ins w:id="2318" w:author="Orion" w:date="2011-05-09T00:46:00Z">
        <w:r w:rsidR="003E2ECA" w:rsidRPr="0055401D">
          <w:t>deben ser</w:t>
        </w:r>
      </w:ins>
      <w:ins w:id="2319" w:author="Orion" w:date="2011-05-09T00:43:00Z">
        <w:r w:rsidR="00B170A4" w:rsidRPr="004117D6">
          <w:t xml:space="preserve"> conscientes de su plan de </w:t>
        </w:r>
        <w:r w:rsidRPr="004117D6">
          <w:t>vuelo</w:t>
        </w:r>
      </w:ins>
      <w:ins w:id="2320" w:author="Orion" w:date="2011-05-09T00:45:00Z">
        <w:r w:rsidR="00B170A4" w:rsidRPr="004117D6">
          <w:t xml:space="preserve"> durante todo el trayecto</w:t>
        </w:r>
      </w:ins>
      <w:ins w:id="2321" w:author="Orion" w:date="2011-05-09T00:43:00Z">
        <w:r w:rsidRPr="004117D6">
          <w:t xml:space="preserve">, pero deberán acatar las </w:t>
        </w:r>
      </w:ins>
      <w:ins w:id="2322" w:author="Orion" w:date="2011-05-09T00:44:00Z">
        <w:r w:rsidRPr="004117D6">
          <w:t>órdenes</w:t>
        </w:r>
      </w:ins>
      <w:ins w:id="2323" w:author="Orion" w:date="2011-05-09T00:43:00Z">
        <w:r w:rsidRPr="004117D6">
          <w:t xml:space="preserve"> </w:t>
        </w:r>
      </w:ins>
      <w:ins w:id="2324" w:author="IO" w:date="2011-07-18T22:38:00Z">
        <w:r w:rsidR="005C095E" w:rsidRPr="004117D6">
          <w:t xml:space="preserve">que </w:t>
        </w:r>
      </w:ins>
      <w:ins w:id="2325" w:author="Orion" w:date="2011-05-09T00:43:00Z">
        <w:r w:rsidRPr="004117D6">
          <w:t xml:space="preserve">les puedan </w:t>
        </w:r>
      </w:ins>
      <w:ins w:id="2326" w:author="Orion" w:date="2011-05-09T00:44:00Z">
        <w:r w:rsidR="00B170A4" w:rsidRPr="004117D6">
          <w:t>dar</w:t>
        </w:r>
      </w:ins>
      <w:ins w:id="2327" w:author="Orion" w:date="2011-05-09T00:43:00Z">
        <w:r w:rsidRPr="004117D6">
          <w:t xml:space="preserve"> los controladores</w:t>
        </w:r>
      </w:ins>
      <w:ins w:id="2328" w:author="Orion" w:date="2011-05-09T00:47:00Z">
        <w:r w:rsidR="00991DBD" w:rsidRPr="004117D6">
          <w:t xml:space="preserve"> </w:t>
        </w:r>
        <w:del w:id="2329" w:author="IO" w:date="2011-07-18T22:38:00Z">
          <w:r w:rsidR="00991DBD" w:rsidRPr="004117D6" w:rsidDel="005C095E">
            <w:delText xml:space="preserve">que </w:delText>
          </w:r>
        </w:del>
        <w:r w:rsidR="00991DBD" w:rsidRPr="004117D6">
          <w:t>en un momento dado</w:t>
        </w:r>
      </w:ins>
      <w:ins w:id="2330" w:author="Orion" w:date="2011-05-09T00:43:00Z">
        <w:r w:rsidRPr="004117D6">
          <w:t xml:space="preserve">. </w:t>
        </w:r>
      </w:ins>
      <w:ins w:id="2331" w:author="IO" w:date="2011-07-18T22:44:00Z">
        <w:r w:rsidR="00A321D8" w:rsidRPr="004117D6">
          <w:t xml:space="preserve">Los UAV serán representados como aeronaves donde los pilotos son sistemas </w:t>
        </w:r>
        <w:r w:rsidR="00A321D8" w:rsidRPr="004117D6">
          <w:lastRenderedPageBreak/>
          <w:t>automáticos.</w:t>
        </w:r>
      </w:ins>
    </w:p>
    <w:p w14:paraId="063AB2CF" w14:textId="3545DD5C" w:rsidR="00261312" w:rsidRPr="004A3736" w:rsidRDefault="00DA2DBD">
      <w:pPr>
        <w:spacing w:before="240" w:after="120"/>
        <w:ind w:firstLine="284"/>
        <w:jc w:val="both"/>
        <w:rPr>
          <w:ins w:id="2332" w:author="Orion" w:date="2011-05-09T00:45:00Z"/>
        </w:rPr>
        <w:pPrChange w:id="2333" w:author="IO" w:date="2011-07-18T22:44:00Z">
          <w:pPr/>
        </w:pPrChange>
      </w:pPr>
      <w:ins w:id="2334" w:author="Orion" w:date="2011-05-09T00:45:00Z">
        <w:r w:rsidRPr="004A3736">
          <w:t>P</w:t>
        </w:r>
      </w:ins>
      <w:ins w:id="2335" w:author="IO" w:date="2011-07-18T22:44:00Z">
        <w:r w:rsidR="00A321D8">
          <w:t xml:space="preserve">ara los pilotos </w:t>
        </w:r>
      </w:ins>
      <w:ins w:id="2336" w:author="Orion" w:date="2011-05-09T00:45:00Z">
        <w:del w:id="2337" w:author="IO" w:date="2011-07-18T22:44:00Z">
          <w:r w:rsidRPr="004A3736" w:rsidDel="00A321D8">
            <w:delText xml:space="preserve">or otro lado, </w:delText>
          </w:r>
        </w:del>
        <w:r w:rsidRPr="004A3736">
          <w:t>s</w:t>
        </w:r>
      </w:ins>
      <w:ins w:id="2338" w:author="Orion" w:date="2011-05-09T00:41:00Z">
        <w:r w:rsidR="00261312" w:rsidRPr="004A3736">
          <w:t xml:space="preserve">e </w:t>
        </w:r>
      </w:ins>
      <w:ins w:id="2339" w:author="Orion" w:date="2011-05-09T00:50:00Z">
        <w:r w:rsidR="00BF3A84" w:rsidRPr="004A3736">
          <w:t>tendr</w:t>
        </w:r>
      </w:ins>
      <w:ins w:id="2340" w:author="Orion" w:date="2011-05-09T00:51:00Z">
        <w:r w:rsidR="00BF3A84" w:rsidRPr="004A3736">
          <w:t>án</w:t>
        </w:r>
      </w:ins>
      <w:ins w:id="2341" w:author="Orion" w:date="2011-05-09T00:41:00Z">
        <w:r w:rsidR="00261312" w:rsidRPr="004A3736">
          <w:t xml:space="preserve"> en cuenta </w:t>
        </w:r>
        <w:del w:id="2342" w:author="IO" w:date="2011-07-18T22:44:00Z">
          <w:r w:rsidR="00261312" w:rsidRPr="004A3736" w:rsidDel="00A321D8">
            <w:delText xml:space="preserve">algunas </w:delText>
          </w:r>
        </w:del>
        <w:r w:rsidR="00261312" w:rsidRPr="004A3736">
          <w:t xml:space="preserve">características de su comportamiento como pueden ser la experiencia, el </w:t>
        </w:r>
      </w:ins>
      <w:ins w:id="2343" w:author="Orion" w:date="2011-05-09T00:42:00Z">
        <w:r w:rsidR="00261312" w:rsidRPr="004A3736">
          <w:t>estrés</w:t>
        </w:r>
      </w:ins>
      <w:ins w:id="2344" w:author="Orion" w:date="2011-05-09T00:41:00Z">
        <w:r w:rsidRPr="004A3736">
          <w:t>, la fatiga</w:t>
        </w:r>
      </w:ins>
      <w:ins w:id="2345" w:author="Orion" w:date="2011-05-09T00:45:00Z">
        <w:r w:rsidRPr="004A3736">
          <w:t xml:space="preserve"> o </w:t>
        </w:r>
        <w:del w:id="2346" w:author="IO" w:date="2011-07-18T22:45:00Z">
          <w:r w:rsidRPr="004A3736" w:rsidDel="00A321D8">
            <w:delText>el tipo de</w:delText>
          </w:r>
        </w:del>
      </w:ins>
      <w:ins w:id="2347" w:author="IO" w:date="2011-07-18T22:45:00Z">
        <w:r w:rsidR="00A321D8">
          <w:t>la</w:t>
        </w:r>
      </w:ins>
      <w:ins w:id="2348" w:author="Orion" w:date="2011-05-09T00:45:00Z">
        <w:r w:rsidRPr="004A3736">
          <w:t xml:space="preserve"> agresividad a la hora de ejecutar las maniobras.</w:t>
        </w:r>
      </w:ins>
      <w:ins w:id="2349" w:author="IO" w:date="2011-07-18T22:38:00Z">
        <w:r w:rsidR="005C095E">
          <w:t xml:space="preserve"> </w:t>
        </w:r>
      </w:ins>
      <w:ins w:id="2350" w:author="IO" w:date="2011-07-18T22:45:00Z">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ins>
      <w:ins w:id="2351" w:author="IO" w:date="2011-07-18T22:38:00Z">
        <w:r w:rsidR="005C095E">
          <w:t xml:space="preserve">stas </w:t>
        </w:r>
      </w:ins>
      <w:ins w:id="2352" w:author="IO" w:date="2011-07-18T22:39:00Z">
        <w:r w:rsidR="005C095E">
          <w:t xml:space="preserve">características incidirán sobre todo en </w:t>
        </w:r>
      </w:ins>
      <w:ins w:id="2353" w:author="IO" w:date="2011-07-18T22:46:00Z">
        <w:r w:rsidR="00A321D8">
          <w:t>el</w:t>
        </w:r>
      </w:ins>
      <w:ins w:id="2354" w:author="IO" w:date="2011-07-18T22:39:00Z">
        <w:r w:rsidR="005C095E">
          <w:t xml:space="preserve"> tiempo de respuesta pata tomar decisiones y ejecutar las maniobras.</w:t>
        </w:r>
      </w:ins>
    </w:p>
    <w:p w14:paraId="14EA74BD" w14:textId="682B3D71" w:rsidR="006A1F8D" w:rsidRPr="004117D6" w:rsidDel="004A3736" w:rsidRDefault="00BF3A84">
      <w:pPr>
        <w:numPr>
          <w:ilvl w:val="2"/>
          <w:numId w:val="40"/>
        </w:numPr>
        <w:spacing w:before="240" w:after="120"/>
        <w:jc w:val="both"/>
        <w:rPr>
          <w:ins w:id="2355" w:author="Orion" w:date="2011-05-06T20:44:00Z"/>
          <w:del w:id="2356" w:author="IO" w:date="2011-07-18T22:31:00Z"/>
          <w:sz w:val="36"/>
          <w:szCs w:val="52"/>
          <w:rPrChange w:id="2357" w:author="IO" w:date="2011-07-20T17:07:00Z">
            <w:rPr>
              <w:ins w:id="2358" w:author="Orion" w:date="2011-05-06T20:44:00Z"/>
              <w:del w:id="2359" w:author="IO" w:date="2011-07-18T22:31:00Z"/>
            </w:rPr>
          </w:rPrChange>
        </w:rPr>
        <w:pPrChange w:id="2360" w:author="IO" w:date="2011-07-20T17:07:00Z">
          <w:pPr/>
        </w:pPrChange>
      </w:pPr>
      <w:ins w:id="2361" w:author="Orion" w:date="2011-05-09T00:49:00Z">
        <w:del w:id="2362" w:author="IO" w:date="2011-07-18T22:44:00Z">
          <w:r w:rsidRPr="004117D6" w:rsidDel="00A321D8">
            <w:rPr>
              <w:sz w:val="36"/>
              <w:szCs w:val="52"/>
              <w:rPrChange w:id="2363" w:author="IO" w:date="2011-07-20T17:07:00Z">
                <w:rPr/>
              </w:rPrChange>
            </w:rPr>
            <w:delText xml:space="preserve">Los UAV serán representados como pilotos </w:delText>
          </w:r>
        </w:del>
        <w:del w:id="2364" w:author="IO" w:date="2011-07-18T22:42:00Z">
          <w:r w:rsidRPr="004117D6" w:rsidDel="00A321D8">
            <w:rPr>
              <w:sz w:val="36"/>
              <w:szCs w:val="52"/>
              <w:rPrChange w:id="2365" w:author="IO" w:date="2011-07-20T17:07:00Z">
                <w:rPr/>
              </w:rPrChange>
            </w:rPr>
            <w:delText>donde</w:delText>
          </w:r>
        </w:del>
      </w:ins>
      <w:ins w:id="2366" w:author="Orion" w:date="2011-05-09T00:51:00Z">
        <w:del w:id="2367" w:author="IO" w:date="2011-07-18T22:42:00Z">
          <w:r w:rsidRPr="004117D6" w:rsidDel="00A321D8">
            <w:rPr>
              <w:sz w:val="36"/>
              <w:szCs w:val="52"/>
              <w:rPrChange w:id="2368" w:author="IO" w:date="2011-07-20T17:07:00Z">
                <w:rPr/>
              </w:rPrChange>
            </w:rPr>
            <w:delText>,</w:delText>
          </w:r>
        </w:del>
      </w:ins>
      <w:ins w:id="2369" w:author="Orion" w:date="2011-05-09T00:49:00Z">
        <w:del w:id="2370" w:author="IO" w:date="2011-07-18T22:42:00Z">
          <w:r w:rsidRPr="004117D6" w:rsidDel="00A321D8">
            <w:rPr>
              <w:sz w:val="36"/>
              <w:szCs w:val="52"/>
              <w:rPrChange w:id="2371" w:author="IO" w:date="2011-07-20T17:07:00Z">
                <w:rPr/>
              </w:rPrChange>
            </w:rPr>
            <w:delText xml:space="preserve"> por ejemplo</w:delText>
          </w:r>
        </w:del>
      </w:ins>
      <w:ins w:id="2372" w:author="Orion" w:date="2011-05-09T00:51:00Z">
        <w:del w:id="2373" w:author="IO" w:date="2011-07-18T22:42:00Z">
          <w:r w:rsidRPr="004117D6" w:rsidDel="00A321D8">
            <w:rPr>
              <w:sz w:val="36"/>
              <w:szCs w:val="52"/>
              <w:rPrChange w:id="2374" w:author="IO" w:date="2011-07-20T17:07:00Z">
                <w:rPr/>
              </w:rPrChange>
            </w:rPr>
            <w:delText>,</w:delText>
          </w:r>
        </w:del>
      </w:ins>
      <w:ins w:id="2375" w:author="Orion" w:date="2011-05-09T00:49:00Z">
        <w:del w:id="2376" w:author="IO" w:date="2011-07-18T22:42:00Z">
          <w:r w:rsidRPr="004117D6" w:rsidDel="00A321D8">
            <w:rPr>
              <w:sz w:val="36"/>
              <w:szCs w:val="52"/>
              <w:rPrChange w:id="2377" w:author="IO" w:date="2011-07-20T17:07:00Z">
                <w:rPr/>
              </w:rPrChange>
            </w:rPr>
            <w:delText xml:space="preserve"> ta</w:delText>
          </w:r>
        </w:del>
        <w:del w:id="2378" w:author="IO" w:date="2011-07-18T22:43:00Z">
          <w:r w:rsidRPr="004117D6" w:rsidDel="00A321D8">
            <w:rPr>
              <w:sz w:val="36"/>
              <w:szCs w:val="52"/>
              <w:rPrChange w:id="2379" w:author="IO" w:date="2011-07-20T17:07:00Z">
                <w:rPr/>
              </w:rPrChange>
            </w:rPr>
            <w:delText xml:space="preserve">nto la </w:delText>
          </w:r>
        </w:del>
        <w:del w:id="2380" w:author="IO" w:date="2011-07-18T22:45:00Z">
          <w:r w:rsidRPr="004117D6" w:rsidDel="00A321D8">
            <w:rPr>
              <w:sz w:val="36"/>
              <w:szCs w:val="52"/>
              <w:rPrChange w:id="2381" w:author="IO" w:date="2011-07-20T17:07:00Z">
                <w:rPr/>
              </w:rPrChange>
            </w:rPr>
            <w:delText xml:space="preserve">fatiga </w:delText>
          </w:r>
        </w:del>
        <w:del w:id="2382" w:author="IO" w:date="2011-07-18T22:43:00Z">
          <w:r w:rsidRPr="004117D6" w:rsidDel="00A321D8">
            <w:rPr>
              <w:sz w:val="36"/>
              <w:szCs w:val="52"/>
              <w:rPrChange w:id="2383" w:author="IO" w:date="2011-07-20T17:07:00Z">
                <w:rPr/>
              </w:rPrChange>
            </w:rPr>
            <w:delText>como el</w:delText>
          </w:r>
        </w:del>
        <w:del w:id="2384" w:author="IO" w:date="2011-07-18T22:45:00Z">
          <w:r w:rsidRPr="004117D6" w:rsidDel="00A321D8">
            <w:rPr>
              <w:sz w:val="36"/>
              <w:szCs w:val="52"/>
              <w:rPrChange w:id="2385" w:author="IO" w:date="2011-07-20T17:07:00Z">
                <w:rPr/>
              </w:rPrChange>
            </w:rPr>
            <w:delText xml:space="preserve"> estrés</w:delText>
          </w:r>
        </w:del>
        <w:del w:id="2386" w:author="IO" w:date="2011-07-18T22:43:00Z">
          <w:r w:rsidRPr="004117D6" w:rsidDel="00A321D8">
            <w:rPr>
              <w:sz w:val="36"/>
              <w:szCs w:val="52"/>
              <w:rPrChange w:id="2387" w:author="IO" w:date="2011-07-20T17:07:00Z">
                <w:rPr/>
              </w:rPrChange>
            </w:rPr>
            <w:delText xml:space="preserve"> será</w:delText>
          </w:r>
        </w:del>
      </w:ins>
      <w:ins w:id="2388" w:author="Orion" w:date="2011-05-09T00:51:00Z">
        <w:del w:id="2389" w:author="IO" w:date="2011-07-18T22:43:00Z">
          <w:r w:rsidRPr="004117D6" w:rsidDel="00A321D8">
            <w:rPr>
              <w:sz w:val="36"/>
              <w:szCs w:val="52"/>
              <w:rPrChange w:id="2390" w:author="IO" w:date="2011-07-20T17:07:00Z">
                <w:rPr/>
              </w:rPrChange>
            </w:rPr>
            <w:delText>n</w:delText>
          </w:r>
        </w:del>
      </w:ins>
      <w:ins w:id="2391" w:author="Orion" w:date="2011-05-09T00:49:00Z">
        <w:del w:id="2392" w:author="IO" w:date="2011-07-18T22:43:00Z">
          <w:r w:rsidRPr="004117D6" w:rsidDel="00A321D8">
            <w:rPr>
              <w:sz w:val="36"/>
              <w:szCs w:val="52"/>
              <w:rPrChange w:id="2393" w:author="IO" w:date="2011-07-20T17:07:00Z">
                <w:rPr/>
              </w:rPrChange>
            </w:rPr>
            <w:delText xml:space="preserve"> siempre </w:delText>
          </w:r>
        </w:del>
      </w:ins>
      <w:ins w:id="2394" w:author="Orion" w:date="2011-05-09T00:50:00Z">
        <w:del w:id="2395" w:author="IO" w:date="2011-07-18T22:43:00Z">
          <w:r w:rsidRPr="004117D6" w:rsidDel="00A321D8">
            <w:rPr>
              <w:sz w:val="36"/>
              <w:szCs w:val="52"/>
              <w:rPrChange w:id="2396" w:author="IO" w:date="2011-07-20T17:07:00Z">
                <w:rPr/>
              </w:rPrChange>
            </w:rPr>
            <w:delText xml:space="preserve">cero y no se incrementará por muchas horas de vuelo que </w:delText>
          </w:r>
        </w:del>
      </w:ins>
      <w:ins w:id="2397" w:author="Orion" w:date="2011-05-09T00:51:00Z">
        <w:del w:id="2398" w:author="IO" w:date="2011-07-18T22:43:00Z">
          <w:r w:rsidRPr="004117D6" w:rsidDel="00A321D8">
            <w:rPr>
              <w:sz w:val="36"/>
              <w:szCs w:val="52"/>
              <w:rPrChange w:id="2399" w:author="IO" w:date="2011-07-20T17:07:00Z">
                <w:rPr/>
              </w:rPrChange>
            </w:rPr>
            <w:delText>vayan acumulando. Lo cual no será así para los pilotos que son representados por personas</w:delText>
          </w:r>
        </w:del>
      </w:ins>
      <w:ins w:id="2400" w:author="Orion" w:date="2011-05-09T00:55:00Z">
        <w:del w:id="2401" w:author="IO" w:date="2011-07-18T22:43:00Z">
          <w:r w:rsidR="00A42AE3" w:rsidRPr="004117D6" w:rsidDel="00A321D8">
            <w:rPr>
              <w:sz w:val="36"/>
              <w:szCs w:val="52"/>
              <w:rPrChange w:id="2402" w:author="IO" w:date="2011-07-20T17:07:00Z">
                <w:rPr/>
              </w:rPrChange>
            </w:rPr>
            <w:delText>,</w:delText>
          </w:r>
        </w:del>
      </w:ins>
      <w:ins w:id="2403" w:author="Orion" w:date="2011-05-09T00:53:00Z">
        <w:del w:id="2404" w:author="IO" w:date="2011-07-18T22:43:00Z">
          <w:r w:rsidRPr="004117D6" w:rsidDel="00A321D8">
            <w:rPr>
              <w:sz w:val="36"/>
              <w:szCs w:val="52"/>
              <w:rPrChange w:id="2405" w:author="IO" w:date="2011-07-20T17:07:00Z">
                <w:rPr/>
              </w:rPrChange>
            </w:rPr>
            <w:delText xml:space="preserve"> donde estos valores</w:delText>
          </w:r>
        </w:del>
      </w:ins>
      <w:ins w:id="2406" w:author="Orion" w:date="2011-05-10T09:28:00Z">
        <w:del w:id="2407" w:author="IO" w:date="2011-07-18T22:43:00Z">
          <w:r w:rsidR="005E4FAC" w:rsidRPr="004117D6" w:rsidDel="00A321D8">
            <w:rPr>
              <w:sz w:val="36"/>
              <w:szCs w:val="52"/>
              <w:rPrChange w:id="2408" w:author="IO" w:date="2011-07-20T17:07:00Z">
                <w:rPr/>
              </w:rPrChange>
            </w:rPr>
            <w:delText xml:space="preserve">, asignados </w:delText>
          </w:r>
        </w:del>
      </w:ins>
      <w:ins w:id="2409" w:author="Orion" w:date="2011-06-29T10:50:00Z">
        <w:del w:id="2410" w:author="IO" w:date="2011-07-18T22:43:00Z">
          <w:r w:rsidR="00EF606A" w:rsidRPr="004117D6" w:rsidDel="00A321D8">
            <w:rPr>
              <w:sz w:val="36"/>
              <w:szCs w:val="52"/>
              <w:rPrChange w:id="2411" w:author="IO" w:date="2011-07-20T17:07:00Z">
                <w:rPr/>
              </w:rPrChange>
            </w:rPr>
            <w:delText>a partir de un fichero xml que se encontrar</w:delText>
          </w:r>
        </w:del>
      </w:ins>
      <w:ins w:id="2412" w:author="Orion" w:date="2011-06-29T10:51:00Z">
        <w:del w:id="2413" w:author="IO" w:date="2011-07-18T22:43:00Z">
          <w:r w:rsidR="00EF606A" w:rsidRPr="004117D6" w:rsidDel="00A321D8">
            <w:rPr>
              <w:sz w:val="36"/>
              <w:szCs w:val="52"/>
              <w:rPrChange w:id="2414" w:author="IO" w:date="2011-07-20T17:07:00Z">
                <w:rPr/>
              </w:rPrChange>
            </w:rPr>
            <w:delText>á en la carpeta “./config”</w:delText>
          </w:r>
        </w:del>
      </w:ins>
      <w:ins w:id="2415" w:author="Orion" w:date="2011-05-10T09:28:00Z">
        <w:del w:id="2416" w:author="IO" w:date="2011-07-18T22:43:00Z">
          <w:r w:rsidR="005E4FAC" w:rsidRPr="004117D6" w:rsidDel="00A321D8">
            <w:rPr>
              <w:sz w:val="36"/>
              <w:szCs w:val="52"/>
              <w:rPrChange w:id="2417" w:author="IO" w:date="2011-07-20T17:07:00Z">
                <w:rPr/>
              </w:rPrChange>
            </w:rPr>
            <w:delText>,</w:delText>
          </w:r>
        </w:del>
      </w:ins>
      <w:ins w:id="2418" w:author="Orion" w:date="2011-05-09T00:53:00Z">
        <w:del w:id="2419" w:author="IO" w:date="2011-07-18T22:43:00Z">
          <w:r w:rsidRPr="004117D6" w:rsidDel="00A321D8">
            <w:rPr>
              <w:sz w:val="36"/>
              <w:szCs w:val="52"/>
              <w:rPrChange w:id="2420" w:author="IO" w:date="2011-07-20T17:07:00Z">
                <w:rPr/>
              </w:rPrChange>
            </w:rPr>
            <w:delText xml:space="preserve"> irán incrementando durante el tiempo </w:delText>
          </w:r>
        </w:del>
      </w:ins>
      <w:ins w:id="2421" w:author="Orion" w:date="2011-05-09T00:55:00Z">
        <w:del w:id="2422" w:author="IO" w:date="2011-07-18T22:43:00Z">
          <w:r w:rsidR="00375556" w:rsidRPr="004117D6" w:rsidDel="00A321D8">
            <w:rPr>
              <w:sz w:val="36"/>
              <w:szCs w:val="52"/>
              <w:rPrChange w:id="2423" w:author="IO" w:date="2011-07-20T17:07:00Z">
                <w:rPr/>
              </w:rPrChange>
            </w:rPr>
            <w:delText>e</w:delText>
          </w:r>
        </w:del>
      </w:ins>
      <w:ins w:id="2424" w:author="Orion" w:date="2011-05-09T00:53:00Z">
        <w:del w:id="2425" w:author="IO" w:date="2011-07-18T22:43:00Z">
          <w:r w:rsidRPr="004117D6" w:rsidDel="00A321D8">
            <w:rPr>
              <w:sz w:val="36"/>
              <w:szCs w:val="52"/>
              <w:rPrChange w:id="2426" w:author="IO" w:date="2011-07-20T17:07:00Z">
                <w:rPr/>
              </w:rPrChange>
            </w:rPr>
            <w:delText xml:space="preserve"> </w:delText>
          </w:r>
        </w:del>
      </w:ins>
      <w:ins w:id="2427" w:author="Orion" w:date="2011-05-09T00:55:00Z">
        <w:del w:id="2428" w:author="IO" w:date="2011-07-18T22:43:00Z">
          <w:r w:rsidR="00161E38" w:rsidRPr="004117D6" w:rsidDel="00A321D8">
            <w:rPr>
              <w:sz w:val="36"/>
              <w:szCs w:val="52"/>
              <w:rPrChange w:id="2429" w:author="IO" w:date="2011-07-20T17:07:00Z">
                <w:rPr/>
              </w:rPrChange>
            </w:rPr>
            <w:delText>influirán</w:delText>
          </w:r>
        </w:del>
      </w:ins>
      <w:ins w:id="2430" w:author="Orion" w:date="2011-05-09T00:53:00Z">
        <w:del w:id="2431" w:author="IO" w:date="2011-07-18T22:43:00Z">
          <w:r w:rsidRPr="004117D6" w:rsidDel="00A321D8">
            <w:rPr>
              <w:sz w:val="36"/>
              <w:szCs w:val="52"/>
              <w:rPrChange w:id="2432" w:author="IO" w:date="2011-07-20T17:07:00Z">
                <w:rPr/>
              </w:rPrChange>
            </w:rPr>
            <w:delText xml:space="preserve"> negativamente en la toma de decisiones o </w:delText>
          </w:r>
        </w:del>
      </w:ins>
      <w:ins w:id="2433" w:author="Orion" w:date="2011-05-09T00:54:00Z">
        <w:del w:id="2434" w:author="IO" w:date="2011-07-18T22:43:00Z">
          <w:r w:rsidRPr="004117D6" w:rsidDel="00A321D8">
            <w:rPr>
              <w:sz w:val="36"/>
              <w:szCs w:val="52"/>
              <w:rPrChange w:id="2435" w:author="IO" w:date="2011-07-20T17:07:00Z">
                <w:rPr/>
              </w:rPrChange>
            </w:rPr>
            <w:delText xml:space="preserve">a la hora de mandar </w:delText>
          </w:r>
        </w:del>
      </w:ins>
      <w:ins w:id="2436" w:author="Orion" w:date="2011-05-09T00:53:00Z">
        <w:del w:id="2437" w:author="IO" w:date="2011-07-18T22:43:00Z">
          <w:r w:rsidRPr="004117D6" w:rsidDel="00A321D8">
            <w:rPr>
              <w:sz w:val="36"/>
              <w:szCs w:val="52"/>
              <w:rPrChange w:id="2438" w:author="IO" w:date="2011-07-20T17:07:00Z">
                <w:rPr/>
              </w:rPrChange>
            </w:rPr>
            <w:delText>ciertas instrucciones</w:delText>
          </w:r>
        </w:del>
      </w:ins>
      <w:ins w:id="2439" w:author="Orion" w:date="2011-05-09T00:54:00Z">
        <w:del w:id="2440" w:author="IO" w:date="2011-07-18T22:43:00Z">
          <w:r w:rsidRPr="004117D6" w:rsidDel="00A321D8">
            <w:rPr>
              <w:sz w:val="36"/>
              <w:szCs w:val="52"/>
              <w:rPrChange w:id="2441" w:author="IO" w:date="2011-07-20T17:07:00Z">
                <w:rPr/>
              </w:rPrChange>
            </w:rPr>
            <w:delText xml:space="preserve"> al avión</w:delText>
          </w:r>
        </w:del>
      </w:ins>
      <w:ins w:id="2442" w:author="Orion" w:date="2011-05-09T00:51:00Z">
        <w:del w:id="2443" w:author="IO" w:date="2011-07-18T22:43:00Z">
          <w:r w:rsidRPr="004117D6" w:rsidDel="00A321D8">
            <w:rPr>
              <w:sz w:val="36"/>
              <w:szCs w:val="52"/>
              <w:rPrChange w:id="2444" w:author="IO" w:date="2011-07-20T17:07:00Z">
                <w:rPr/>
              </w:rPrChange>
            </w:rPr>
            <w:delText>.</w:delText>
          </w:r>
        </w:del>
      </w:ins>
      <w:bookmarkStart w:id="2445" w:name="_Toc298944588"/>
      <w:bookmarkStart w:id="2446" w:name="_Toc298954506"/>
      <w:bookmarkStart w:id="2447" w:name="_Toc299007677"/>
      <w:bookmarkStart w:id="2448" w:name="_Toc299012035"/>
      <w:bookmarkStart w:id="2449" w:name="_Toc299103583"/>
      <w:bookmarkStart w:id="2450" w:name="_Toc299103956"/>
      <w:bookmarkStart w:id="2451" w:name="_Toc299463781"/>
      <w:bookmarkStart w:id="2452" w:name="_Toc299463865"/>
      <w:bookmarkEnd w:id="2445"/>
      <w:bookmarkEnd w:id="2446"/>
      <w:bookmarkEnd w:id="2447"/>
      <w:bookmarkEnd w:id="2448"/>
      <w:bookmarkEnd w:id="2449"/>
      <w:bookmarkEnd w:id="2450"/>
      <w:bookmarkEnd w:id="2451"/>
      <w:bookmarkEnd w:id="2452"/>
    </w:p>
    <w:p w14:paraId="018D24DA" w14:textId="5DE10ED0" w:rsidR="002810B1" w:rsidRPr="004117D6" w:rsidDel="00A321D8" w:rsidRDefault="002810B1">
      <w:pPr>
        <w:numPr>
          <w:ilvl w:val="2"/>
          <w:numId w:val="40"/>
        </w:numPr>
        <w:spacing w:before="240" w:after="120"/>
        <w:jc w:val="both"/>
        <w:rPr>
          <w:ins w:id="2453" w:author="Orion" w:date="2011-05-09T00:55:00Z"/>
          <w:del w:id="2454" w:author="IO" w:date="2011-07-18T22:45:00Z"/>
          <w:sz w:val="36"/>
          <w:szCs w:val="52"/>
          <w:rPrChange w:id="2455" w:author="IO" w:date="2011-07-20T17:07:00Z">
            <w:rPr>
              <w:ins w:id="2456" w:author="Orion" w:date="2011-05-09T00:55:00Z"/>
              <w:del w:id="2457" w:author="IO" w:date="2011-07-18T22:45:00Z"/>
            </w:rPr>
          </w:rPrChange>
        </w:rPr>
        <w:pPrChange w:id="2458" w:author="IO" w:date="2011-07-20T17:07:00Z">
          <w:pPr/>
        </w:pPrChange>
      </w:pPr>
      <w:bookmarkStart w:id="2459" w:name="_Toc298944589"/>
      <w:bookmarkStart w:id="2460" w:name="_Toc298954507"/>
      <w:bookmarkStart w:id="2461" w:name="_Toc299007678"/>
      <w:bookmarkStart w:id="2462" w:name="_Toc299012036"/>
      <w:bookmarkStart w:id="2463" w:name="_Toc299103584"/>
      <w:bookmarkStart w:id="2464" w:name="_Toc299103957"/>
      <w:bookmarkStart w:id="2465" w:name="_Toc299463782"/>
      <w:bookmarkStart w:id="2466" w:name="_Toc299463866"/>
      <w:bookmarkEnd w:id="2459"/>
      <w:bookmarkEnd w:id="2460"/>
      <w:bookmarkEnd w:id="2461"/>
      <w:bookmarkEnd w:id="2462"/>
      <w:bookmarkEnd w:id="2463"/>
      <w:bookmarkEnd w:id="2464"/>
      <w:bookmarkEnd w:id="2465"/>
      <w:bookmarkEnd w:id="2466"/>
    </w:p>
    <w:p w14:paraId="1ECB7D85" w14:textId="45AF52F9" w:rsidR="002C624F" w:rsidRPr="004117D6" w:rsidRDefault="002C624F">
      <w:pPr>
        <w:pStyle w:val="Heading1"/>
        <w:numPr>
          <w:ilvl w:val="2"/>
          <w:numId w:val="40"/>
        </w:numPr>
        <w:rPr>
          <w:ins w:id="2467" w:author="Orion" w:date="2011-05-09T00:56:00Z"/>
          <w:sz w:val="36"/>
          <w:szCs w:val="52"/>
          <w:rPrChange w:id="2468" w:author="IO" w:date="2011-07-20T17:07:00Z">
            <w:rPr>
              <w:ins w:id="2469" w:author="Orion" w:date="2011-05-09T00:56:00Z"/>
            </w:rPr>
          </w:rPrChange>
        </w:rPr>
        <w:pPrChange w:id="2470" w:author="IO" w:date="2011-07-20T17:07:00Z">
          <w:pPr/>
        </w:pPrChange>
      </w:pPr>
      <w:bookmarkStart w:id="2471" w:name="_Ref298777410"/>
      <w:commentRangeStart w:id="2472"/>
      <w:ins w:id="2473" w:author="Orion" w:date="2011-05-09T00:56:00Z">
        <w:del w:id="2474" w:author="IO" w:date="2011-07-20T17:08:00Z">
          <w:r w:rsidRPr="004117D6" w:rsidDel="004117D6">
            <w:rPr>
              <w:b w:val="0"/>
              <w:sz w:val="36"/>
              <w:szCs w:val="52"/>
              <w:rPrChange w:id="2475" w:author="IO" w:date="2011-07-20T17:07:00Z">
                <w:rPr/>
              </w:rPrChange>
            </w:rPr>
            <w:delText>Requisitos de los c</w:delText>
          </w:r>
        </w:del>
      </w:ins>
      <w:bookmarkStart w:id="2476" w:name="_Ref299028198"/>
      <w:bookmarkStart w:id="2477" w:name="_Ref299031333"/>
      <w:bookmarkStart w:id="2478" w:name="_Toc299463867"/>
      <w:ins w:id="2479" w:author="IO" w:date="2011-07-20T17:08:00Z">
        <w:r w:rsidR="004117D6">
          <w:rPr>
            <w:b w:val="0"/>
            <w:sz w:val="36"/>
            <w:szCs w:val="52"/>
          </w:rPr>
          <w:t>C</w:t>
        </w:r>
      </w:ins>
      <w:ins w:id="2480" w:author="Orion" w:date="2011-05-09T00:56:00Z">
        <w:r w:rsidRPr="004117D6">
          <w:rPr>
            <w:b w:val="0"/>
            <w:sz w:val="36"/>
            <w:szCs w:val="52"/>
            <w:rPrChange w:id="2481" w:author="IO" w:date="2011-07-20T17:07:00Z">
              <w:rPr/>
            </w:rPrChange>
          </w:rPr>
          <w:t>ontroladores</w:t>
        </w:r>
        <w:bookmarkEnd w:id="2476"/>
        <w:bookmarkEnd w:id="2477"/>
        <w:bookmarkEnd w:id="2478"/>
        <w:del w:id="2482" w:author="IO" w:date="2011-07-20T17:08:00Z">
          <w:r w:rsidRPr="004117D6" w:rsidDel="004117D6">
            <w:rPr>
              <w:b w:val="0"/>
              <w:sz w:val="36"/>
              <w:szCs w:val="52"/>
              <w:rPrChange w:id="2483" w:author="IO" w:date="2011-07-20T17:07:00Z">
                <w:rPr/>
              </w:rPrChange>
            </w:rPr>
            <w:delText>:</w:delText>
          </w:r>
        </w:del>
        <w:bookmarkEnd w:id="2471"/>
      </w:ins>
    </w:p>
    <w:p w14:paraId="7F9B176F" w14:textId="2296EC6A" w:rsidR="00D7658E" w:rsidRPr="00A613A1" w:rsidRDefault="002C624F">
      <w:pPr>
        <w:spacing w:after="120"/>
        <w:jc w:val="both"/>
        <w:rPr>
          <w:ins w:id="2484" w:author="Orion" w:date="2011-05-27T23:32:00Z"/>
        </w:rPr>
        <w:pPrChange w:id="2485" w:author="IO" w:date="2011-07-20T16:49:00Z">
          <w:pPr/>
        </w:pPrChange>
      </w:pPr>
      <w:ins w:id="2486" w:author="Orion" w:date="2011-05-09T00:56:00Z">
        <w:r w:rsidRPr="00A613A1">
          <w:t>Los controladores se limitarán</w:t>
        </w:r>
        <w:del w:id="2487" w:author="IO" w:date="2011-07-20T16:50:00Z">
          <w:r w:rsidRPr="00A613A1" w:rsidDel="00A613A1">
            <w:delText>,</w:delText>
          </w:r>
        </w:del>
        <w:r w:rsidRPr="00A613A1">
          <w:t xml:space="preserve"> en esta primera aproximación</w:t>
        </w:r>
        <w:del w:id="2488" w:author="IO" w:date="2011-07-20T16:50:00Z">
          <w:r w:rsidRPr="00A613A1" w:rsidDel="00A613A1">
            <w:delText>,</w:delText>
          </w:r>
        </w:del>
        <w:r w:rsidRPr="00A613A1">
          <w:t xml:space="preserve"> a </w:t>
        </w:r>
      </w:ins>
      <w:ins w:id="2489" w:author="IO" w:date="2011-07-20T16:50:00Z">
        <w:r w:rsidR="00A613A1">
          <w:t xml:space="preserve">dos tareas: comunicar el plan de vuelo a los pilotos y </w:t>
        </w:r>
      </w:ins>
      <w:ins w:id="2490" w:author="Orion" w:date="2011-05-09T00:56:00Z">
        <w:r w:rsidRPr="00A613A1">
          <w:t>gestionar l</w:t>
        </w:r>
      </w:ins>
      <w:ins w:id="2491" w:author="Orion" w:date="2011-05-09T00:57:00Z">
        <w:r w:rsidRPr="00A613A1">
          <w:t>a</w:t>
        </w:r>
      </w:ins>
      <w:ins w:id="2492" w:author="Orion" w:date="2011-05-09T00:56:00Z">
        <w:r w:rsidRPr="00A613A1">
          <w:t xml:space="preserve">s posibles </w:t>
        </w:r>
      </w:ins>
      <w:ins w:id="2493" w:author="Orion" w:date="2011-05-09T00:57:00Z">
        <w:r w:rsidRPr="00A613A1">
          <w:t>colisiones</w:t>
        </w:r>
      </w:ins>
      <w:ins w:id="2494" w:author="Orion" w:date="2011-05-09T00:56:00Z">
        <w:r w:rsidRPr="00A613A1">
          <w:t xml:space="preserve"> que puedan surgir entre aviones</w:t>
        </w:r>
      </w:ins>
      <w:ins w:id="2495" w:author="Orion" w:date="2011-05-09T00:57:00Z">
        <w:r w:rsidRPr="00A613A1">
          <w:t>.</w:t>
        </w:r>
      </w:ins>
      <w:ins w:id="2496" w:author="Orion" w:date="2011-05-27T23:22:00Z">
        <w:r w:rsidR="006E3841" w:rsidRPr="00A613A1">
          <w:t xml:space="preserve"> </w:t>
        </w:r>
      </w:ins>
      <w:ins w:id="2497" w:author="IO" w:date="2011-07-20T16:52:00Z">
        <w:r w:rsidR="003768F5">
          <w:t xml:space="preserve">Sobre el plan de vuelo ya se ha discutido en la Sección </w:t>
        </w:r>
        <w:r w:rsidR="003768F5">
          <w:fldChar w:fldCharType="begin"/>
        </w:r>
        <w:r w:rsidR="003768F5">
          <w:instrText xml:space="preserve"> REF _Ref298944077 \r \h </w:instrText>
        </w:r>
      </w:ins>
      <w:r w:rsidR="003768F5">
        <w:fldChar w:fldCharType="separate"/>
      </w:r>
      <w:ins w:id="2498" w:author="IO" w:date="2011-07-22T13:16:00Z">
        <w:r w:rsidR="00416FF6">
          <w:t>4.1.1</w:t>
        </w:r>
      </w:ins>
      <w:ins w:id="2499" w:author="IO" w:date="2011-07-20T16:52:00Z">
        <w:r w:rsidR="003768F5">
          <w:fldChar w:fldCharType="end"/>
        </w:r>
        <w:r w:rsidR="003768F5">
          <w:t xml:space="preserve">. En cuanto a la resolución de situaciones de peligro de colisión </w:t>
        </w:r>
      </w:ins>
      <w:ins w:id="2500" w:author="IO" w:date="2011-07-20T16:53:00Z">
        <w:r w:rsidR="003768F5">
          <w:t>se</w:t>
        </w:r>
      </w:ins>
      <w:ins w:id="2501" w:author="Orion" w:date="2011-05-27T23:25:00Z">
        <w:del w:id="2502" w:author="IO" w:date="2011-07-20T16:53:00Z">
          <w:r w:rsidR="006E3841" w:rsidRPr="00A613A1" w:rsidDel="003768F5">
            <w:delText>Dichas gestiones las</w:delText>
          </w:r>
        </w:del>
        <w:r w:rsidR="006E3841" w:rsidRPr="00A613A1">
          <w:t xml:space="preserve"> hará</w:t>
        </w:r>
        <w:del w:id="2503" w:author="IO" w:date="2011-07-20T16:53:00Z">
          <w:r w:rsidR="006E3841" w:rsidRPr="00A613A1" w:rsidDel="003768F5">
            <w:delText>n</w:delText>
          </w:r>
        </w:del>
        <w:r w:rsidR="006E3841" w:rsidRPr="00A613A1">
          <w:t xml:space="preserve"> basándose en </w:t>
        </w:r>
      </w:ins>
      <w:ins w:id="2504" w:author="Orion" w:date="2011-05-27T23:26:00Z">
        <w:r w:rsidR="006E3841" w:rsidRPr="00A613A1">
          <w:t xml:space="preserve">las regulaciones y procedimientos descritos en el documento </w:t>
        </w:r>
      </w:ins>
      <w:customXmlInsRangeStart w:id="2505" w:author="Orion" w:date="2011-05-27T23:30:00Z"/>
      <w:sdt>
        <w:sdtPr>
          <w:id w:val="-1021317923"/>
          <w:citation/>
        </w:sdtPr>
        <w:sdtContent>
          <w:customXmlInsRangeEnd w:id="2505"/>
          <w:ins w:id="2506" w:author="Orion" w:date="2011-05-27T23:30:00Z">
            <w:r w:rsidR="006E3841" w:rsidRPr="00A613A1">
              <w:fldChar w:fldCharType="begin"/>
            </w:r>
            <w:r w:rsidR="006E3841" w:rsidRPr="000A7C4A">
              <w:instrText xml:space="preserve"> CITATION Fed10 \l 3082 </w:instrText>
            </w:r>
          </w:ins>
          <w:r w:rsidR="006E3841" w:rsidRPr="00A613A1">
            <w:fldChar w:fldCharType="separate"/>
          </w:r>
          <w:r w:rsidR="00BC29DB">
            <w:rPr>
              <w:noProof/>
            </w:rPr>
            <w:t>(65)</w:t>
          </w:r>
          <w:ins w:id="2507" w:author="Orion" w:date="2011-05-27T23:30:00Z">
            <w:r w:rsidR="006E3841" w:rsidRPr="00A613A1">
              <w:fldChar w:fldCharType="end"/>
            </w:r>
          </w:ins>
          <w:customXmlInsRangeStart w:id="2508" w:author="Orion" w:date="2011-05-27T23:30:00Z"/>
        </w:sdtContent>
      </w:sdt>
      <w:customXmlInsRangeEnd w:id="2508"/>
      <w:ins w:id="2509" w:author="IO" w:date="2011-07-20T16:53:00Z">
        <w:r w:rsidR="003768F5">
          <w:t xml:space="preserve">. En él </w:t>
        </w:r>
      </w:ins>
      <w:ins w:id="2510" w:author="Orion" w:date="2011-05-27T23:32:00Z">
        <w:del w:id="2511" w:author="IO" w:date="2011-07-20T16:53:00Z">
          <w:r w:rsidR="00D7658E" w:rsidRPr="00A613A1" w:rsidDel="003768F5">
            <w:delText xml:space="preserve">, donde </w:delText>
          </w:r>
        </w:del>
        <w:r w:rsidR="00D7658E" w:rsidRPr="00A613A1">
          <w:t xml:space="preserve">se </w:t>
        </w:r>
      </w:ins>
      <w:ins w:id="2512" w:author="Orion" w:date="2011-05-27T23:40:00Z">
        <w:r w:rsidR="005730EA" w:rsidRPr="00A613A1">
          <w:t>establecen</w:t>
        </w:r>
      </w:ins>
      <w:ins w:id="2513" w:author="Orion" w:date="2011-05-27T23:32:00Z">
        <w:r w:rsidR="00D7658E" w:rsidRPr="00A613A1">
          <w:t xml:space="preserve"> los siguientes valores </w:t>
        </w:r>
      </w:ins>
      <w:ins w:id="2514" w:author="Orion" w:date="2011-05-27T23:40:00Z">
        <w:r w:rsidR="005730EA" w:rsidRPr="00A613A1">
          <w:t>mínimos</w:t>
        </w:r>
      </w:ins>
      <w:ins w:id="2515" w:author="Orion" w:date="2011-05-27T23:32:00Z">
        <w:r w:rsidR="00D7658E" w:rsidRPr="00A613A1">
          <w:t xml:space="preserve"> de separación</w:t>
        </w:r>
      </w:ins>
      <w:ins w:id="2516" w:author="Orion" w:date="2011-05-27T23:44:00Z">
        <w:r w:rsidR="007B3980" w:rsidRPr="00A613A1">
          <w:t xml:space="preserve"> entre aviones</w:t>
        </w:r>
      </w:ins>
      <w:ins w:id="2517" w:author="Orion" w:date="2011-05-27T23:32:00Z">
        <w:r w:rsidR="00D7658E" w:rsidRPr="00A613A1">
          <w:t>:</w:t>
        </w:r>
      </w:ins>
    </w:p>
    <w:p w14:paraId="7BDEFD13" w14:textId="77777777" w:rsidR="00D7658E" w:rsidRPr="00A613A1" w:rsidRDefault="00D7658E">
      <w:pPr>
        <w:pStyle w:val="ListParagraph"/>
        <w:numPr>
          <w:ilvl w:val="0"/>
          <w:numId w:val="41"/>
        </w:numPr>
        <w:spacing w:before="120" w:after="120"/>
        <w:ind w:left="641" w:hanging="357"/>
        <w:jc w:val="both"/>
        <w:rPr>
          <w:ins w:id="2518" w:author="Orion" w:date="2011-05-27T23:33:00Z"/>
        </w:rPr>
        <w:pPrChange w:id="2519" w:author="IO" w:date="2011-07-20T16:49:00Z">
          <w:pPr/>
        </w:pPrChange>
      </w:pPr>
      <w:ins w:id="2520" w:author="Orion" w:date="2011-05-27T23:33:00Z">
        <w:r w:rsidRPr="00A613A1">
          <w:t>Separación vertical:</w:t>
        </w:r>
      </w:ins>
    </w:p>
    <w:p w14:paraId="349FB691" w14:textId="77777777" w:rsidR="00D7658E" w:rsidRPr="00A613A1" w:rsidRDefault="00D7658E">
      <w:pPr>
        <w:pStyle w:val="ListParagraph"/>
        <w:numPr>
          <w:ilvl w:val="1"/>
          <w:numId w:val="41"/>
        </w:numPr>
        <w:spacing w:before="120" w:after="120"/>
        <w:jc w:val="both"/>
        <w:rPr>
          <w:ins w:id="2521" w:author="Orion" w:date="2011-05-27T23:38:00Z"/>
        </w:rPr>
        <w:pPrChange w:id="2522" w:author="IO" w:date="2011-07-20T16:49:00Z">
          <w:pPr/>
        </w:pPrChange>
      </w:pPr>
      <w:ins w:id="2523" w:author="Orion" w:date="2011-05-27T23:38:00Z">
        <w:r w:rsidRPr="00A613A1">
          <w:t>1000 pies</w:t>
        </w:r>
      </w:ins>
      <w:ins w:id="2524" w:author="Orion" w:date="2011-05-27T23:39:00Z">
        <w:r w:rsidRPr="00A613A1">
          <w:t xml:space="preserve"> </w:t>
        </w:r>
      </w:ins>
      <w:ins w:id="2525" w:author="Orion" w:date="2011-05-27T23:38:00Z">
        <w:r w:rsidRPr="00A613A1">
          <w:t>(</w:t>
        </w:r>
      </w:ins>
      <w:ins w:id="2526" w:author="Orion" w:date="2011-05-27T23:39:00Z">
        <w:r w:rsidRPr="00A613A1">
          <w:t>305 metros</w:t>
        </w:r>
      </w:ins>
      <w:ins w:id="2527" w:author="Orion" w:date="2011-05-27T23:38:00Z">
        <w:r w:rsidRPr="00A613A1">
          <w:t>) cuando se vuela p</w:t>
        </w:r>
      </w:ins>
      <w:ins w:id="2528" w:author="Orion" w:date="2011-05-27T23:35:00Z">
        <w:r w:rsidRPr="00A613A1">
          <w:t>or debajo de los 29</w:t>
        </w:r>
      </w:ins>
      <w:ins w:id="2529" w:author="Orion" w:date="2011-05-27T23:39:00Z">
        <w:r w:rsidRPr="00A613A1">
          <w:t>.</w:t>
        </w:r>
      </w:ins>
      <w:ins w:id="2530" w:author="Orion" w:date="2011-05-27T23:35:00Z">
        <w:r w:rsidRPr="00A613A1">
          <w:t>000 pies (</w:t>
        </w:r>
      </w:ins>
      <w:ins w:id="2531" w:author="Orion" w:date="2011-05-27T23:37:00Z">
        <w:r w:rsidRPr="00A613A1">
          <w:t>8</w:t>
        </w:r>
      </w:ins>
      <w:ins w:id="2532" w:author="Orion" w:date="2011-05-27T23:39:00Z">
        <w:r w:rsidRPr="00A613A1">
          <w:t>.</w:t>
        </w:r>
      </w:ins>
      <w:ins w:id="2533" w:author="Orion" w:date="2011-05-27T23:37:00Z">
        <w:r w:rsidRPr="00A613A1">
          <w:t>839 m</w:t>
        </w:r>
      </w:ins>
      <w:ins w:id="2534" w:author="Orion" w:date="2011-05-27T23:38:00Z">
        <w:r w:rsidRPr="00A613A1">
          <w:t>etros)</w:t>
        </w:r>
      </w:ins>
      <w:ins w:id="2535" w:author="Orion" w:date="2011-05-27T23:39:00Z">
        <w:r w:rsidRPr="00A613A1">
          <w:t>.</w:t>
        </w:r>
      </w:ins>
    </w:p>
    <w:p w14:paraId="6E2BAB78" w14:textId="27C935C6" w:rsidR="00D7658E" w:rsidRPr="00A613A1" w:rsidRDefault="00D7658E">
      <w:pPr>
        <w:pStyle w:val="ListParagraph"/>
        <w:numPr>
          <w:ilvl w:val="1"/>
          <w:numId w:val="41"/>
        </w:numPr>
        <w:spacing w:before="120" w:after="120"/>
        <w:jc w:val="both"/>
        <w:rPr>
          <w:ins w:id="2536" w:author="Orion" w:date="2011-05-27T23:33:00Z"/>
        </w:rPr>
        <w:pPrChange w:id="2537" w:author="IO" w:date="2011-07-20T16:49:00Z">
          <w:pPr/>
        </w:pPrChange>
      </w:pPr>
      <w:ins w:id="2538" w:author="Orion" w:date="2011-05-27T23:39:00Z">
        <w:r w:rsidRPr="00A613A1">
          <w:t>2000 pies (610 metros) cuando se vuela por encima de los 29.000 pies</w:t>
        </w:r>
        <w:del w:id="2539" w:author="IO" w:date="2011-07-20T17:01:00Z">
          <w:r w:rsidRPr="00A613A1" w:rsidDel="0055401D">
            <w:delText xml:space="preserve"> (8.839</w:delText>
          </w:r>
        </w:del>
      </w:ins>
      <w:ins w:id="2540" w:author="Orion" w:date="2011-05-27T23:40:00Z">
        <w:del w:id="2541" w:author="IO" w:date="2011-07-20T17:01:00Z">
          <w:r w:rsidRPr="00A613A1" w:rsidDel="00004449">
            <w:delText>.</w:delText>
          </w:r>
        </w:del>
      </w:ins>
      <w:ins w:id="2542" w:author="Orion" w:date="2011-05-27T23:39:00Z">
        <w:del w:id="2543" w:author="IO" w:date="2011-07-20T17:01:00Z">
          <w:r w:rsidRPr="00A613A1" w:rsidDel="0055401D">
            <w:delText>metros)</w:delText>
          </w:r>
        </w:del>
      </w:ins>
      <w:ins w:id="2544" w:author="IO" w:date="2011-07-20T17:01:00Z">
        <w:r w:rsidR="0055401D">
          <w:t>.</w:t>
        </w:r>
      </w:ins>
    </w:p>
    <w:p w14:paraId="1C5E0FC9" w14:textId="77777777" w:rsidR="00D7658E" w:rsidRPr="00A613A1" w:rsidRDefault="00D7658E">
      <w:pPr>
        <w:pStyle w:val="ListParagraph"/>
        <w:numPr>
          <w:ilvl w:val="0"/>
          <w:numId w:val="41"/>
        </w:numPr>
        <w:spacing w:before="120" w:after="120"/>
        <w:ind w:left="641" w:hanging="357"/>
        <w:jc w:val="both"/>
        <w:rPr>
          <w:ins w:id="2545" w:author="Orion" w:date="2011-05-27T23:32:00Z"/>
        </w:rPr>
        <w:pPrChange w:id="2546" w:author="IO" w:date="2011-07-20T16:49:00Z">
          <w:pPr/>
        </w:pPrChange>
      </w:pPr>
      <w:ins w:id="2547" w:author="Orion" w:date="2011-05-27T23:34:00Z">
        <w:r w:rsidRPr="00A613A1">
          <w:t>Separación longitudinal:</w:t>
        </w:r>
      </w:ins>
      <w:ins w:id="2548" w:author="Orion" w:date="2011-05-27T23:40:00Z">
        <w:r w:rsidR="005730EA" w:rsidRPr="00A613A1">
          <w:t xml:space="preserve"> 5</w:t>
        </w:r>
      </w:ins>
      <w:ins w:id="2549" w:author="Orion" w:date="2011-05-27T23:43:00Z">
        <w:r w:rsidR="00C337A2" w:rsidRPr="00A613A1">
          <w:t>-10</w:t>
        </w:r>
      </w:ins>
      <w:ins w:id="2550" w:author="Orion" w:date="2011-05-27T23:40:00Z">
        <w:r w:rsidR="005730EA" w:rsidRPr="00A613A1">
          <w:t xml:space="preserve"> millas </w:t>
        </w:r>
      </w:ins>
      <w:ins w:id="2551" w:author="Orion" w:date="2011-05-27T23:41:00Z">
        <w:r w:rsidR="005730EA" w:rsidRPr="00A613A1">
          <w:t>náuticas (9.260</w:t>
        </w:r>
      </w:ins>
      <w:ins w:id="2552" w:author="Orion" w:date="2011-05-27T23:43:00Z">
        <w:r w:rsidR="00830438" w:rsidRPr="00A613A1">
          <w:t xml:space="preserve"> - 18520</w:t>
        </w:r>
      </w:ins>
      <w:ins w:id="2553" w:author="Orion" w:date="2011-05-27T23:41:00Z">
        <w:r w:rsidR="005730EA" w:rsidRPr="00A613A1">
          <w:t xml:space="preserve"> metros).</w:t>
        </w:r>
      </w:ins>
    </w:p>
    <w:p w14:paraId="271281F1" w14:textId="00160F74" w:rsidR="005E18F7" w:rsidRDefault="005E18F7">
      <w:pPr>
        <w:spacing w:before="240" w:after="120"/>
        <w:ind w:firstLine="284"/>
        <w:jc w:val="both"/>
        <w:rPr>
          <w:ins w:id="2554" w:author="IO" w:date="2011-07-21T16:11:00Z"/>
        </w:rPr>
        <w:pPrChange w:id="2555" w:author="IO" w:date="2011-07-20T16:49:00Z">
          <w:pPr/>
        </w:pPrChange>
      </w:pPr>
      <w:ins w:id="2556" w:author="IO" w:date="2011-07-21T16:11:00Z">
        <w:r>
          <w:t>Cuando no se resptena estas distancias de separación se produce un conflicto, que podría degenerar en una colisión. Los conflictos se resuelven logrando que las aeronaves involucradas vuelvan a volar dentro de los m</w:t>
        </w:r>
      </w:ins>
      <w:ins w:id="2557" w:author="IO" w:date="2011-07-21T16:12:00Z">
        <w:r>
          <w:t xml:space="preserve">árgenes seguros. Para ello, los controladores dan órdenes de maniobra a los pilotos que estos deben acatar obligatoriamente y de forma prioritaria. Para los controladores estas tareas de resolución de </w:t>
        </w:r>
      </w:ins>
      <w:ins w:id="2558" w:author="IO" w:date="2011-07-21T16:13:00Z">
        <w:r>
          <w:t>conflictos</w:t>
        </w:r>
      </w:ins>
      <w:ins w:id="2559" w:author="IO" w:date="2011-07-21T16:12:00Z">
        <w:r>
          <w:t xml:space="preserve"> tambi</w:t>
        </w:r>
      </w:ins>
      <w:ins w:id="2560" w:author="IO" w:date="2011-07-21T16:13:00Z">
        <w:r>
          <w:t>én son prioritarias sobre cualquier otra.</w:t>
        </w:r>
      </w:ins>
      <w:ins w:id="2561" w:author="IO" w:date="2011-07-21T16:12:00Z">
        <w:r>
          <w:t>.</w:t>
        </w:r>
      </w:ins>
    </w:p>
    <w:p w14:paraId="5F9048CA" w14:textId="18D5FE19" w:rsidR="002C624F" w:rsidRPr="00A613A1" w:rsidDel="00A613A1" w:rsidRDefault="0093428E">
      <w:pPr>
        <w:spacing w:before="240" w:after="120"/>
        <w:ind w:firstLine="284"/>
        <w:jc w:val="both"/>
        <w:rPr>
          <w:ins w:id="2562" w:author="Orion" w:date="2011-05-09T00:57:00Z"/>
          <w:del w:id="2563" w:author="IO" w:date="2011-07-20T16:49:00Z"/>
        </w:rPr>
        <w:pPrChange w:id="2564" w:author="IO" w:date="2011-07-20T16:49:00Z">
          <w:pPr/>
        </w:pPrChange>
      </w:pPr>
      <w:ins w:id="2565" w:author="Orion" w:date="2011-05-27T23:45:00Z">
        <w:del w:id="2566" w:author="IO" w:date="2011-07-20T16:57:00Z">
          <w:r w:rsidRPr="003768F5" w:rsidDel="003768F5">
            <w:delText xml:space="preserve">No </w:delText>
          </w:r>
        </w:del>
      </w:ins>
      <w:ins w:id="2567" w:author="Orion" w:date="2011-06-10T21:32:00Z">
        <w:del w:id="2568" w:author="IO" w:date="2011-07-20T16:57:00Z">
          <w:r w:rsidR="003E54EC" w:rsidRPr="003768F5" w:rsidDel="003768F5">
            <w:delText>considerándose</w:delText>
          </w:r>
        </w:del>
      </w:ins>
      <w:ins w:id="2569" w:author="Orion" w:date="2011-05-09T00:58:00Z">
        <w:del w:id="2570" w:author="IO" w:date="2011-07-20T16:57:00Z">
          <w:r w:rsidR="002C624F" w:rsidRPr="003768F5" w:rsidDel="003768F5">
            <w:delText xml:space="preserve"> muy relevantes para el estudio de este </w:delText>
          </w:r>
        </w:del>
      </w:ins>
      <w:ins w:id="2571" w:author="Orion" w:date="2011-05-16T11:37:00Z">
        <w:del w:id="2572" w:author="IO" w:date="2011-07-20T16:57:00Z">
          <w:r w:rsidR="00482521" w:rsidRPr="003768F5" w:rsidDel="003768F5">
            <w:delText>trabajo</w:delText>
          </w:r>
        </w:del>
      </w:ins>
      <w:ins w:id="2573" w:author="Orion" w:date="2011-05-09T00:59:00Z">
        <w:del w:id="2574" w:author="IO" w:date="2011-07-20T16:57:00Z">
          <w:r w:rsidR="002C624F" w:rsidRPr="003768F5" w:rsidDel="003768F5">
            <w:delText xml:space="preserve"> </w:delText>
          </w:r>
        </w:del>
      </w:ins>
      <w:ins w:id="2575" w:author="Orion" w:date="2011-05-09T00:57:00Z">
        <w:del w:id="2576" w:author="IO" w:date="2011-07-20T16:57:00Z">
          <w:r w:rsidR="002C624F" w:rsidRPr="003768F5" w:rsidDel="003768F5">
            <w:delText xml:space="preserve">otras posibles tareas que </w:delText>
          </w:r>
        </w:del>
      </w:ins>
      <w:ins w:id="2577" w:author="Orion" w:date="2011-05-27T23:31:00Z">
        <w:del w:id="2578" w:author="IO" w:date="2011-07-20T16:57:00Z">
          <w:r w:rsidR="006E3841" w:rsidRPr="003768F5" w:rsidDel="003768F5">
            <w:delText xml:space="preserve">los controladores </w:delText>
          </w:r>
        </w:del>
      </w:ins>
      <w:ins w:id="2579" w:author="Orion" w:date="2011-05-09T00:57:00Z">
        <w:del w:id="2580" w:author="IO" w:date="2011-07-20T16:57:00Z">
          <w:r w:rsidR="002C624F" w:rsidRPr="003768F5" w:rsidDel="003768F5">
            <w:delText>suelen tener en la realidad</w:delText>
          </w:r>
        </w:del>
      </w:ins>
      <w:ins w:id="2581" w:author="IO" w:date="2011-07-20T16:57:00Z">
        <w:r w:rsidR="003768F5">
          <w:t xml:space="preserve">Otras tareas de los controladores </w:t>
        </w:r>
      </w:ins>
      <w:ins w:id="2582" w:author="IO" w:date="2011-07-20T16:58:00Z">
        <w:r w:rsidR="003768F5">
          <w:t>se dejan para posteriores versiones de estos modelos. Por</w:t>
        </w:r>
      </w:ins>
      <w:ins w:id="2583" w:author="IO" w:date="2011-07-20T16:57:00Z">
        <w:r w:rsidR="003768F5">
          <w:t xml:space="preserve"> ejemplo</w:t>
        </w:r>
      </w:ins>
      <w:ins w:id="2584" w:author="Orion" w:date="2011-05-09T01:02:00Z">
        <w:r w:rsidR="00BE436B" w:rsidRPr="003768F5">
          <w:t>,</w:t>
        </w:r>
      </w:ins>
      <w:ins w:id="2585" w:author="Orion" w:date="2011-05-09T00:59:00Z">
        <w:r w:rsidR="002C624F" w:rsidRPr="003768F5">
          <w:t xml:space="preserve"> </w:t>
        </w:r>
        <w:del w:id="2586" w:author="IO" w:date="2011-07-20T16:58:00Z">
          <w:r w:rsidR="002C624F" w:rsidRPr="003768F5" w:rsidDel="003768F5">
            <w:delText xml:space="preserve">como pueden ser </w:delText>
          </w:r>
        </w:del>
        <w:r w:rsidR="002C624F" w:rsidRPr="003768F5">
          <w:t xml:space="preserve">la gestión de las aproximaciones a los aeropuertos o </w:t>
        </w:r>
        <w:del w:id="2587" w:author="IO" w:date="2011-07-20T16:58:00Z">
          <w:r w:rsidR="002C624F" w:rsidRPr="003768F5" w:rsidDel="003768F5">
            <w:delText>la gesti</w:delText>
          </w:r>
        </w:del>
      </w:ins>
      <w:ins w:id="2588" w:author="Orion" w:date="2011-05-09T01:00:00Z">
        <w:del w:id="2589" w:author="IO" w:date="2011-07-20T16:58:00Z">
          <w:r w:rsidR="002C624F" w:rsidRPr="003768F5" w:rsidDel="003768F5">
            <w:delText xml:space="preserve">ón </w:delText>
          </w:r>
        </w:del>
        <w:r w:rsidR="002C624F" w:rsidRPr="003768F5">
          <w:t xml:space="preserve">de </w:t>
        </w:r>
      </w:ins>
      <w:ins w:id="2590" w:author="IO" w:date="2011-07-20T16:58:00Z">
        <w:r w:rsidR="003768F5">
          <w:t xml:space="preserve">los </w:t>
        </w:r>
      </w:ins>
      <w:ins w:id="2591" w:author="Orion" w:date="2011-05-09T01:00:00Z">
        <w:r w:rsidR="002C624F" w:rsidRPr="003768F5">
          <w:t>aterrizajes y despegues</w:t>
        </w:r>
      </w:ins>
      <w:ins w:id="2592" w:author="IO" w:date="2011-07-20T16:58:00Z">
        <w:r w:rsidR="003768F5">
          <w:t xml:space="preserve"> no está </w:t>
        </w:r>
      </w:ins>
      <w:ins w:id="2593" w:author="IO" w:date="2011-07-20T17:05:00Z">
        <w:r w:rsidR="004117D6">
          <w:t>contemplada</w:t>
        </w:r>
      </w:ins>
      <w:ins w:id="2594" w:author="IO" w:date="2011-07-20T16:58:00Z">
        <w:r w:rsidR="003768F5">
          <w:t>, ya que estas son fases del vuelo no incluidas en la actual especificaci</w:t>
        </w:r>
      </w:ins>
      <w:ins w:id="2595" w:author="IO" w:date="2011-07-20T16:59:00Z">
        <w:r w:rsidR="003768F5">
          <w:t xml:space="preserve">ón como se ha comentado en la Sección </w:t>
        </w:r>
        <w:r w:rsidR="003768F5">
          <w:fldChar w:fldCharType="begin"/>
        </w:r>
        <w:r w:rsidR="003768F5">
          <w:instrText xml:space="preserve"> REF _Ref298944496 \r \h </w:instrText>
        </w:r>
      </w:ins>
      <w:r w:rsidR="003768F5">
        <w:fldChar w:fldCharType="separate"/>
      </w:r>
      <w:ins w:id="2596" w:author="IO" w:date="2011-07-22T13:16:00Z">
        <w:r w:rsidR="00416FF6">
          <w:t>4.1.1</w:t>
        </w:r>
      </w:ins>
      <w:ins w:id="2597" w:author="IO" w:date="2011-07-20T16:59:00Z">
        <w:r w:rsidR="003768F5">
          <w:fldChar w:fldCharType="end"/>
        </w:r>
      </w:ins>
      <w:ins w:id="2598" w:author="Orion" w:date="2011-05-09T01:00:00Z">
        <w:r w:rsidR="002C624F" w:rsidRPr="003768F5">
          <w:t>.</w:t>
        </w:r>
      </w:ins>
      <w:commentRangeEnd w:id="2472"/>
      <w:r w:rsidR="006016DF" w:rsidRPr="00A613A1">
        <w:rPr>
          <w:rPrChange w:id="2599" w:author="IO" w:date="2011-07-20T16:49:00Z">
            <w:rPr>
              <w:rStyle w:val="CommentReference"/>
            </w:rPr>
          </w:rPrChange>
        </w:rPr>
        <w:commentReference w:id="2472"/>
      </w:r>
    </w:p>
    <w:p w14:paraId="3D45651E" w14:textId="77777777" w:rsidR="002F3025" w:rsidRPr="00A613A1" w:rsidRDefault="002F3025">
      <w:pPr>
        <w:spacing w:before="240" w:after="120"/>
        <w:ind w:firstLine="284"/>
        <w:jc w:val="both"/>
        <w:rPr>
          <w:ins w:id="2600" w:author="Orion" w:date="2011-05-09T01:00:00Z"/>
        </w:rPr>
        <w:pPrChange w:id="2601" w:author="IO" w:date="2011-07-20T16:49:00Z">
          <w:pPr/>
        </w:pPrChange>
      </w:pPr>
    </w:p>
    <w:p w14:paraId="2A4513C8" w14:textId="0BB692BD" w:rsidR="0015736B" w:rsidRPr="004117D6" w:rsidRDefault="001D2364">
      <w:pPr>
        <w:pStyle w:val="Heading1"/>
        <w:numPr>
          <w:ilvl w:val="1"/>
          <w:numId w:val="40"/>
        </w:numPr>
        <w:rPr>
          <w:ins w:id="2602" w:author="Orion" w:date="2011-05-05T17:42:00Z"/>
          <w:sz w:val="44"/>
          <w:szCs w:val="52"/>
          <w:rPrChange w:id="2603" w:author="IO" w:date="2011-07-20T17:08:00Z">
            <w:rPr>
              <w:ins w:id="2604" w:author="Orion" w:date="2011-05-05T17:42:00Z"/>
              <w:rFonts w:cs="Times New Roman"/>
            </w:rPr>
          </w:rPrChange>
        </w:rPr>
        <w:pPrChange w:id="2605" w:author="IO" w:date="2011-07-20T17:08:00Z">
          <w:pPr>
            <w:outlineLvl w:val="1"/>
          </w:pPr>
        </w:pPrChange>
      </w:pPr>
      <w:bookmarkStart w:id="2606" w:name="_Ref298945139"/>
      <w:bookmarkStart w:id="2607" w:name="_Ref298953220"/>
      <w:commentRangeStart w:id="2608"/>
      <w:ins w:id="2609" w:author="Orion" w:date="2011-05-17T18:34:00Z">
        <w:del w:id="2610" w:author="IO" w:date="2011-07-21T11:20:00Z">
          <w:r w:rsidRPr="004117D6" w:rsidDel="00A93BC7">
            <w:rPr>
              <w:b w:val="0"/>
              <w:sz w:val="44"/>
              <w:szCs w:val="52"/>
              <w:rPrChange w:id="2611" w:author="IO" w:date="2011-07-20T17:08:00Z">
                <w:rPr>
                  <w:b/>
                  <w:bCs/>
                </w:rPr>
              </w:rPrChange>
            </w:rPr>
            <w:lastRenderedPageBreak/>
            <w:delText>Infraestructura y d</w:delText>
          </w:r>
        </w:del>
      </w:ins>
      <w:bookmarkStart w:id="2612" w:name="_Ref299011114"/>
      <w:bookmarkStart w:id="2613" w:name="_Toc299463868"/>
      <w:ins w:id="2614" w:author="IO" w:date="2011-07-21T11:20:00Z">
        <w:r w:rsidR="00A93BC7">
          <w:rPr>
            <w:b w:val="0"/>
            <w:sz w:val="44"/>
            <w:szCs w:val="52"/>
          </w:rPr>
          <w:t>D</w:t>
        </w:r>
      </w:ins>
      <w:ins w:id="2615" w:author="Orion" w:date="2011-05-17T18:34:00Z">
        <w:r w:rsidRPr="004117D6">
          <w:rPr>
            <w:b w:val="0"/>
            <w:sz w:val="44"/>
            <w:szCs w:val="52"/>
            <w:rPrChange w:id="2616" w:author="IO" w:date="2011-07-20T17:08:00Z">
              <w:rPr>
                <w:b/>
                <w:bCs/>
              </w:rPr>
            </w:rPrChange>
          </w:rPr>
          <w:t>esarroll</w:t>
        </w:r>
      </w:ins>
      <w:ins w:id="2617" w:author="Orion" w:date="2011-05-17T18:35:00Z">
        <w:r w:rsidRPr="004117D6">
          <w:rPr>
            <w:b w:val="0"/>
            <w:sz w:val="44"/>
            <w:szCs w:val="52"/>
            <w:rPrChange w:id="2618" w:author="IO" w:date="2011-07-20T17:08:00Z">
              <w:rPr>
                <w:b/>
                <w:bCs/>
              </w:rPr>
            </w:rPrChange>
          </w:rPr>
          <w:t>o</w:t>
        </w:r>
      </w:ins>
      <w:bookmarkEnd w:id="2606"/>
      <w:bookmarkEnd w:id="2607"/>
      <w:bookmarkEnd w:id="2612"/>
      <w:bookmarkEnd w:id="2613"/>
    </w:p>
    <w:p w14:paraId="30682AA1" w14:textId="09E05D7F" w:rsidR="004E3CA1" w:rsidRDefault="0083202F">
      <w:pPr>
        <w:spacing w:after="120"/>
        <w:jc w:val="both"/>
        <w:rPr>
          <w:ins w:id="2619" w:author="IO" w:date="2011-07-20T17:22:00Z"/>
        </w:rPr>
        <w:pPrChange w:id="2620" w:author="IO" w:date="2011-07-20T17:20:00Z">
          <w:pPr>
            <w:spacing w:before="120"/>
            <w:jc w:val="both"/>
          </w:pPr>
        </w:pPrChange>
      </w:pPr>
      <w:ins w:id="2621" w:author="Orion" w:date="2011-05-09T11:57:00Z">
        <w:r>
          <w:t xml:space="preserve">La </w:t>
        </w:r>
      </w:ins>
      <w:ins w:id="2622" w:author="IO" w:date="2011-07-20T17:12:00Z">
        <w:r w:rsidR="00F7189A">
          <w:t>propuesta de este trabajo combina el ABM</w:t>
        </w:r>
      </w:ins>
      <w:ins w:id="2623" w:author="IO" w:date="2011-07-20T17:13:00Z">
        <w:r w:rsidR="00F7189A">
          <w:t xml:space="preserve"> </w:t>
        </w:r>
      </w:ins>
      <w:customXmlInsRangeStart w:id="2624" w:author="IO" w:date="2011-07-20T17:13:00Z"/>
      <w:sdt>
        <w:sdtPr>
          <w:id w:val="1455910317"/>
          <w:citation/>
        </w:sdtPr>
        <w:sdtContent>
          <w:customXmlInsRangeEnd w:id="2624"/>
          <w:ins w:id="2625" w:author="IO" w:date="2011-07-20T17:13:00Z">
            <w:r w:rsidR="00F7189A">
              <w:fldChar w:fldCharType="begin"/>
            </w:r>
            <w:r w:rsidR="00F7189A">
              <w:instrText xml:space="preserve">CITATION Gil05 \l 3082 </w:instrText>
            </w:r>
            <w:r w:rsidR="00F7189A">
              <w:fldChar w:fldCharType="separate"/>
            </w:r>
          </w:ins>
          <w:r w:rsidR="00BC29DB">
            <w:rPr>
              <w:noProof/>
            </w:rPr>
            <w:t>(18)</w:t>
          </w:r>
          <w:ins w:id="2626" w:author="IO" w:date="2011-07-20T17:13:00Z">
            <w:r w:rsidR="00F7189A">
              <w:fldChar w:fldCharType="end"/>
            </w:r>
          </w:ins>
          <w:customXmlInsRangeStart w:id="2627" w:author="IO" w:date="2011-07-20T17:13:00Z"/>
        </w:sdtContent>
      </w:sdt>
      <w:customXmlInsRangeEnd w:id="2627"/>
      <w:ins w:id="2628" w:author="IO" w:date="2011-07-20T17:12:00Z">
        <w:r w:rsidR="00F7189A">
          <w:t xml:space="preserve"> con MDE</w:t>
        </w:r>
      </w:ins>
      <w:ins w:id="2629" w:author="IO" w:date="2011-07-20T17:14:00Z">
        <w:r w:rsidR="00F7189A">
          <w:t xml:space="preserve"> </w:t>
        </w:r>
      </w:ins>
      <w:customXmlInsRangeStart w:id="2630" w:author="IO" w:date="2011-07-20T17:14:00Z"/>
      <w:sdt>
        <w:sdtPr>
          <w:id w:val="1821774627"/>
          <w:citation/>
        </w:sdtPr>
        <w:sdtContent>
          <w:customXmlInsRangeEnd w:id="2630"/>
          <w:ins w:id="2631" w:author="IO" w:date="2011-07-20T17:14:00Z">
            <w:r w:rsidR="00F7189A" w:rsidRPr="00BB6D94">
              <w:fldChar w:fldCharType="begin"/>
            </w:r>
            <w:r w:rsidR="00F7189A">
              <w:instrText xml:space="preserve">CITATION Fra03 \l 3082 </w:instrText>
            </w:r>
            <w:r w:rsidR="00F7189A" w:rsidRPr="00BB6D94">
              <w:fldChar w:fldCharType="separate"/>
            </w:r>
          </w:ins>
          <w:r w:rsidR="00BC29DB">
            <w:rPr>
              <w:noProof/>
            </w:rPr>
            <w:t>(17)</w:t>
          </w:r>
          <w:ins w:id="2632" w:author="IO" w:date="2011-07-20T17:14:00Z">
            <w:r w:rsidR="00F7189A" w:rsidRPr="00BB6D94">
              <w:fldChar w:fldCharType="end"/>
            </w:r>
          </w:ins>
          <w:customXmlInsRangeStart w:id="2633" w:author="IO" w:date="2011-07-20T17:14:00Z"/>
        </w:sdtContent>
      </w:sdt>
      <w:customXmlInsRangeEnd w:id="2633"/>
      <w:ins w:id="2634" w:author="IO" w:date="2011-07-20T17:12:00Z">
        <w:r w:rsidR="00F7189A">
          <w:t>, usando una metodología de AOSE, INGENIAS</w:t>
        </w:r>
      </w:ins>
      <w:ins w:id="2635" w:author="IO" w:date="2011-07-20T17:14:00Z">
        <w:r w:rsidR="00F7189A">
          <w:t xml:space="preserve"> </w:t>
        </w:r>
      </w:ins>
      <w:customXmlInsRangeStart w:id="2636" w:author="IO" w:date="2011-07-20T17:14:00Z"/>
      <w:sdt>
        <w:sdtPr>
          <w:id w:val="862794566"/>
          <w:citation/>
        </w:sdtPr>
        <w:sdtContent>
          <w:customXmlInsRangeEnd w:id="2636"/>
          <w:ins w:id="2637" w:author="IO" w:date="2011-07-20T17:14:00Z">
            <w:r w:rsidR="00F7189A">
              <w:fldChar w:fldCharType="begin"/>
            </w:r>
            <w:r w:rsidR="00F7189A">
              <w:instrText xml:space="preserve">CITATION Pav05 \l 3082 </w:instrText>
            </w:r>
            <w:r w:rsidR="00F7189A">
              <w:fldChar w:fldCharType="separate"/>
            </w:r>
          </w:ins>
          <w:r w:rsidR="00BC29DB">
            <w:rPr>
              <w:noProof/>
            </w:rPr>
            <w:t>(20)</w:t>
          </w:r>
          <w:ins w:id="2638" w:author="IO" w:date="2011-07-20T17:14:00Z">
            <w:r w:rsidR="00F7189A">
              <w:fldChar w:fldCharType="end"/>
            </w:r>
          </w:ins>
          <w:customXmlInsRangeStart w:id="2639" w:author="IO" w:date="2011-07-20T17:14:00Z"/>
        </w:sdtContent>
      </w:sdt>
      <w:customXmlInsRangeEnd w:id="2639"/>
      <w:ins w:id="2640" w:author="IO" w:date="2011-07-20T17:12:00Z">
        <w:r w:rsidR="00F7189A">
          <w:t xml:space="preserve">, como elemento integrador de estas </w:t>
        </w:r>
      </w:ins>
      <w:ins w:id="2641" w:author="IO" w:date="2011-07-20T17:14:00Z">
        <w:r w:rsidR="00F7189A">
          <w:t>aproximaciones</w:t>
        </w:r>
      </w:ins>
      <w:ins w:id="2642" w:author="IO" w:date="2011-07-20T17:12:00Z">
        <w:r w:rsidR="00F7189A">
          <w:t>.</w:t>
        </w:r>
      </w:ins>
      <w:ins w:id="2643" w:author="IO" w:date="2011-07-20T17:23:00Z">
        <w:r w:rsidR="004E3CA1">
          <w:t xml:space="preserve"> El objetivo es facilitar el desarrollo de las simulaciones a los propios expertos del dominio, de forma que sean altamente independientes de la plataforma final de simulación.</w:t>
        </w:r>
      </w:ins>
    </w:p>
    <w:p w14:paraId="2AD7136A" w14:textId="3BD8319E" w:rsidR="004E3CA1" w:rsidRDefault="004E3CA1" w:rsidP="003C556D">
      <w:pPr>
        <w:spacing w:before="240" w:after="120"/>
        <w:ind w:firstLine="284"/>
        <w:jc w:val="both"/>
        <w:rPr>
          <w:ins w:id="2644" w:author="IO" w:date="2011-07-20T17:30:00Z"/>
        </w:rPr>
      </w:pPr>
      <w:ins w:id="2645" w:author="IO" w:date="2011-07-20T17:30:00Z">
        <w:r>
          <w:t xml:space="preserve">Como se comentó en la introducción, </w:t>
        </w:r>
      </w:ins>
      <w:ins w:id="2646" w:author="IO" w:date="2011-07-20T19:11:00Z">
        <w:r w:rsidR="009B599B">
          <w:t xml:space="preserve">ABM </w:t>
        </w:r>
      </w:ins>
      <w:customXmlInsRangeStart w:id="2647" w:author="IO" w:date="2011-07-20T19:11:00Z"/>
      <w:sdt>
        <w:sdtPr>
          <w:id w:val="-212348901"/>
          <w:citation/>
        </w:sdtPr>
        <w:sdtContent>
          <w:customXmlInsRangeEnd w:id="2647"/>
          <w:ins w:id="2648" w:author="IO" w:date="2011-07-20T19:11:00Z">
            <w:r w:rsidR="009B599B">
              <w:fldChar w:fldCharType="begin"/>
            </w:r>
          </w:ins>
          <w:ins w:id="2649" w:author="Orion" w:date="2011-07-26T16:43:00Z">
            <w:r w:rsidR="003C556D">
              <w:instrText xml:space="preserve">CITATION Mac10 \l 3082 </w:instrText>
            </w:r>
          </w:ins>
          <w:ins w:id="2650" w:author="IO" w:date="2011-07-20T19:11:00Z">
            <w:del w:id="2651" w:author="Orion" w:date="2011-07-26T16:43:00Z">
              <w:r w:rsidR="009B599B" w:rsidDel="003C556D">
                <w:delInstrText xml:space="preserve"> CITATION Mac10 \l 3082 </w:delInstrText>
              </w:r>
            </w:del>
            <w:r w:rsidR="009B599B">
              <w:fldChar w:fldCharType="separate"/>
            </w:r>
          </w:ins>
          <w:r w:rsidR="00BC29DB">
            <w:rPr>
              <w:noProof/>
            </w:rPr>
            <w:t>(66)</w:t>
          </w:r>
          <w:ins w:id="2652" w:author="IO" w:date="2011-07-20T19:11:00Z">
            <w:r w:rsidR="009B599B">
              <w:fldChar w:fldCharType="end"/>
            </w:r>
          </w:ins>
          <w:customXmlInsRangeStart w:id="2653" w:author="IO" w:date="2011-07-20T19:11:00Z"/>
        </w:sdtContent>
      </w:sdt>
      <w:customXmlInsRangeEnd w:id="2653"/>
      <w:ins w:id="2654" w:author="IO" w:date="2011-07-20T19:11:00Z">
        <w:r w:rsidR="009B599B">
          <w:t xml:space="preserve"> y AOSE </w:t>
        </w:r>
      </w:ins>
      <w:customXmlInsRangeStart w:id="2655" w:author="IO" w:date="2011-07-20T19:11:00Z"/>
      <w:sdt>
        <w:sdtPr>
          <w:id w:val="-12848360"/>
          <w:citation/>
        </w:sdtPr>
        <w:sdtContent>
          <w:customXmlInsRangeEnd w:id="2655"/>
          <w:ins w:id="2656" w:author="IO" w:date="2011-07-20T19:11:00Z">
            <w:r w:rsidR="009B599B">
              <w:fldChar w:fldCharType="begin"/>
            </w:r>
            <w:r w:rsidR="009B599B">
              <w:instrText xml:space="preserve"> CITATION Hen051 \l 3082 </w:instrText>
            </w:r>
            <w:r w:rsidR="009B599B">
              <w:fldChar w:fldCharType="separate"/>
            </w:r>
          </w:ins>
          <w:r w:rsidR="00BC29DB">
            <w:rPr>
              <w:noProof/>
            </w:rPr>
            <w:t>(21)</w:t>
          </w:r>
          <w:ins w:id="2657" w:author="IO" w:date="2011-07-20T19:11:00Z">
            <w:r w:rsidR="009B599B">
              <w:fldChar w:fldCharType="end"/>
            </w:r>
          </w:ins>
          <w:customXmlInsRangeStart w:id="2658" w:author="IO" w:date="2011-07-20T19:11:00Z"/>
        </w:sdtContent>
      </w:sdt>
      <w:customXmlInsRangeEnd w:id="2658"/>
      <w:ins w:id="2659" w:author="IO" w:date="2011-07-20T19:11:00Z">
        <w:r w:rsidR="009B599B">
          <w:t xml:space="preserve"> </w:t>
        </w:r>
      </w:ins>
      <w:ins w:id="2660" w:author="IO" w:date="2011-07-20T17:30:00Z">
        <w:r>
          <w:t xml:space="preserve">comparten la utilización de </w:t>
        </w:r>
      </w:ins>
      <w:ins w:id="2661" w:author="IO" w:date="2011-07-20T17:31:00Z">
        <w:r>
          <w:t xml:space="preserve">conceptos de </w:t>
        </w:r>
      </w:ins>
      <w:ins w:id="2662" w:author="IO" w:date="2011-07-20T17:30:00Z">
        <w:r>
          <w:t>agentes</w:t>
        </w:r>
      </w:ins>
      <w:ins w:id="2663" w:author="IO" w:date="2011-07-20T17:31:00Z">
        <w:r>
          <w:t xml:space="preserve"> para la especificación de sus sistemas. </w:t>
        </w:r>
        <w:r w:rsidR="00AB3728">
          <w:t xml:space="preserve">Ambas aproximaciones consideran los agentes como entidades intencionales y sociales. </w:t>
        </w:r>
      </w:ins>
      <w:ins w:id="2664" w:author="IO" w:date="2011-07-20T17:32:00Z">
        <w:r w:rsidR="00AB3728">
          <w:t>La intencionalidad supone que los agentes se definen como entidades que persiguen objetivos. Los agentes pueden alcanzar estos objetivos gracias a una serie de capacidades (posibilidad de ejecutar acciones) que pueden cambiar su estado interno (o estado mental) o el externo (</w:t>
        </w:r>
      </w:ins>
      <w:ins w:id="2665" w:author="IO" w:date="2011-07-20T17:33:00Z">
        <w:r w:rsidR="00AB3728">
          <w:t xml:space="preserve">bien de otros agentes o del </w:t>
        </w:r>
      </w:ins>
      <w:ins w:id="2666" w:author="IO" w:date="2011-07-20T17:32:00Z">
        <w:r w:rsidR="00AB3728">
          <w:t>ento</w:t>
        </w:r>
      </w:ins>
      <w:ins w:id="2667" w:author="IO" w:date="2011-07-20T17:33:00Z">
        <w:r w:rsidR="00AB3728">
          <w:t>r</w:t>
        </w:r>
      </w:ins>
      <w:ins w:id="2668" w:author="IO" w:date="2011-07-20T17:32:00Z">
        <w:r w:rsidR="00AB3728">
          <w:t>no</w:t>
        </w:r>
      </w:ins>
      <w:ins w:id="2669" w:author="IO" w:date="2011-07-20T17:33:00Z">
        <w:r w:rsidR="00AB3728">
          <w:t>). La decisi</w:t>
        </w:r>
        <w:r w:rsidR="00A33446">
          <w:t>ón de qu</w:t>
        </w:r>
      </w:ins>
      <w:ins w:id="2670" w:author="IO" w:date="2011-07-20T19:11:00Z">
        <w:r w:rsidR="00A33446">
          <w:t>é</w:t>
        </w:r>
      </w:ins>
      <w:ins w:id="2671" w:author="IO" w:date="2011-07-20T17:33:00Z">
        <w:r w:rsidR="00AB3728">
          <w:t xml:space="preserve"> tareas abordar y la </w:t>
        </w:r>
      </w:ins>
      <w:ins w:id="2672" w:author="IO" w:date="2011-07-20T17:34:00Z">
        <w:r w:rsidR="00AB3728">
          <w:t xml:space="preserve">propia </w:t>
        </w:r>
      </w:ins>
      <w:ins w:id="2673" w:author="IO" w:date="2011-07-20T17:33:00Z">
        <w:r w:rsidR="00AB3728">
          <w:t>ejecución d</w:t>
        </w:r>
      </w:ins>
      <w:ins w:id="2674" w:author="IO" w:date="2011-07-20T17:34:00Z">
        <w:r w:rsidR="00AB3728">
          <w:t>e estas dependen de la información de la que dispone el agente y del entorno. Los agentes son además sociales porque parte de estas acciones requieren la participaci</w:t>
        </w:r>
      </w:ins>
      <w:ins w:id="2675" w:author="IO" w:date="2011-07-20T17:35:00Z">
        <w:r w:rsidR="00AB3728">
          <w:t xml:space="preserve">ón de otros agentes para su compleción. </w:t>
        </w:r>
      </w:ins>
      <w:ins w:id="2676" w:author="IO" w:date="2011-07-20T19:12:00Z">
        <w:r w:rsidR="00A33446">
          <w:t>Estos agentes</w:t>
        </w:r>
      </w:ins>
      <w:ins w:id="2677" w:author="IO" w:date="2011-07-20T19:13:00Z">
        <w:r w:rsidR="00A33446" w:rsidRPr="00A33446">
          <w:t xml:space="preserve"> </w:t>
        </w:r>
        <w:r w:rsidR="00A33446">
          <w:t>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w:t>
        </w:r>
      </w:ins>
      <w:ins w:id="2678" w:author="IO" w:date="2011-07-20T19:14:00Z">
        <w:r w:rsidR="00A33446">
          <w:t xml:space="preserve"> </w:t>
        </w:r>
      </w:ins>
      <w:ins w:id="2679" w:author="IO" w:date="2011-07-20T17:35:00Z">
        <w:r w:rsidR="00AB3728">
          <w:t xml:space="preserve">A pesar de estas similitudes, ABM </w:t>
        </w:r>
      </w:ins>
      <w:ins w:id="2680" w:author="IO" w:date="2011-07-20T19:12:00Z">
        <w:r w:rsidR="00A33446">
          <w:t xml:space="preserve">y AOSE </w:t>
        </w:r>
      </w:ins>
      <w:ins w:id="2681" w:author="IO" w:date="2011-07-20T17:35:00Z">
        <w:r w:rsidR="00AB3728">
          <w:t xml:space="preserve">trabajan </w:t>
        </w:r>
      </w:ins>
      <w:ins w:id="2682" w:author="IO" w:date="2011-07-20T19:12:00Z">
        <w:r w:rsidR="00A33446">
          <w:t>con distintas orientaciones, lo cual influye en los modelos que generan</w:t>
        </w:r>
      </w:ins>
      <w:ins w:id="2683" w:author="IO" w:date="2011-07-20T17:35:00Z">
        <w:r w:rsidR="00AB3728">
          <w:t>. ABM trabaja con simulaciones y su uso de agentes est</w:t>
        </w:r>
      </w:ins>
      <w:ins w:id="2684" w:author="IO" w:date="2011-07-20T17:36:00Z">
        <w:r w:rsidR="00AB3728">
          <w:t>á próximo a los dominios modelados; por el contrario, AOSE trabaja con sistemas informáticos por lo que sus agentes están m</w:t>
        </w:r>
      </w:ins>
      <w:ins w:id="2685" w:author="IO" w:date="2011-07-20T17:37:00Z">
        <w:r w:rsidR="00AB3728">
          <w:t>ás próximas a abstracciones computacionales. En todo caso y pese a</w:t>
        </w:r>
      </w:ins>
      <w:ins w:id="2686" w:author="IO" w:date="2011-07-20T18:38:00Z">
        <w:r w:rsidR="007353C8">
          <w:t xml:space="preserve"> </w:t>
        </w:r>
      </w:ins>
      <w:ins w:id="2687" w:author="IO" w:date="2011-07-20T17:37:00Z">
        <w:r w:rsidR="00AB3728">
          <w:t xml:space="preserve">las diferencias, el hecho de trabajar con la abstracción común de agente facilita establecer conexiones entre los modelos de ABM y AOSE, como por ejemplo </w:t>
        </w:r>
      </w:ins>
      <w:ins w:id="2688" w:author="IO" w:date="2011-07-20T19:14:00Z">
        <w:r w:rsidR="003448BF">
          <w:t xml:space="preserve">han </w:t>
        </w:r>
        <w:r w:rsidR="00A33446">
          <w:t xml:space="preserve">mostrado </w:t>
        </w:r>
      </w:ins>
      <w:ins w:id="2689" w:author="IO" w:date="2011-07-20T17:37:00Z">
        <w:r w:rsidR="00AB3728">
          <w:t xml:space="preserve">trabajos con INGENIAS </w:t>
        </w:r>
      </w:ins>
      <w:customXmlInsRangeStart w:id="2690" w:author="IO" w:date="2011-07-20T17:38:00Z"/>
      <w:sdt>
        <w:sdtPr>
          <w:id w:val="1556733659"/>
          <w:citation/>
        </w:sdtPr>
        <w:sdtContent>
          <w:customXmlInsRangeEnd w:id="2690"/>
          <w:ins w:id="2691" w:author="IO" w:date="2011-07-20T17:38:00Z">
            <w:r w:rsidR="00AB3728">
              <w:fldChar w:fldCharType="begin"/>
            </w:r>
            <w:r w:rsidR="00AB3728">
              <w:instrText xml:space="preserve"> CITATION Has09 \l 3082 </w:instrText>
            </w:r>
          </w:ins>
          <w:r w:rsidR="00AB3728">
            <w:fldChar w:fldCharType="separate"/>
          </w:r>
          <w:r w:rsidR="00BC29DB">
            <w:rPr>
              <w:noProof/>
            </w:rPr>
            <w:t>(22)</w:t>
          </w:r>
          <w:ins w:id="2692" w:author="IO" w:date="2011-07-20T17:38:00Z">
            <w:r w:rsidR="00AB3728">
              <w:fldChar w:fldCharType="end"/>
            </w:r>
          </w:ins>
          <w:customXmlInsRangeStart w:id="2693" w:author="IO" w:date="2011-07-20T17:38:00Z"/>
        </w:sdtContent>
      </w:sdt>
      <w:customXmlInsRangeEnd w:id="2693"/>
      <w:ins w:id="2694" w:author="IO" w:date="2011-07-20T17:38:00Z">
        <w:r w:rsidR="00AB3728">
          <w:t>.</w:t>
        </w:r>
      </w:ins>
    </w:p>
    <w:p w14:paraId="37149801" w14:textId="47BB7FAD" w:rsidR="0083202F" w:rsidRDefault="0083202F" w:rsidP="0071557E">
      <w:pPr>
        <w:spacing w:before="240" w:after="120"/>
        <w:ind w:firstLine="284"/>
        <w:jc w:val="both"/>
        <w:rPr>
          <w:ins w:id="2695" w:author="IO" w:date="2011-07-21T11:20:00Z"/>
        </w:rPr>
      </w:pPr>
      <w:ins w:id="2696" w:author="Orion" w:date="2011-05-09T11:57:00Z">
        <w:del w:id="2697" w:author="IO" w:date="2011-07-20T17:20:00Z">
          <w:r w:rsidDel="00F7189A">
            <w:delText xml:space="preserve">aplicación ha sido desarrollada siguiendo la metodología INGENIAS </w:delText>
          </w:r>
        </w:del>
      </w:ins>
      <w:customXmlInsRangeStart w:id="2698" w:author="Orion" w:date="2011-05-09T12:15:00Z"/>
      <w:customXmlDelRangeStart w:id="2699" w:author="IO" w:date="2011-07-20T17:20:00Z"/>
      <w:sdt>
        <w:sdtPr>
          <w:id w:val="1913111022"/>
          <w:citation/>
        </w:sdtPr>
        <w:sdtContent>
          <w:customXmlInsRangeEnd w:id="2698"/>
          <w:customXmlDelRangeEnd w:id="2699"/>
          <w:ins w:id="2700" w:author="Orion" w:date="2011-05-09T12:15:00Z">
            <w:del w:id="2701" w:author="IO" w:date="2011-07-20T17:20:00Z">
              <w:r w:rsidR="00EA225F" w:rsidDel="00F7189A">
                <w:fldChar w:fldCharType="begin"/>
              </w:r>
            </w:del>
            <w:del w:id="2702" w:author="IO" w:date="2011-07-12T17:49:00Z">
              <w:r w:rsidR="00EA225F" w:rsidDel="00DD0E79">
                <w:delInstrText xml:space="preserve"> CITATION Pav05 \l 3082 </w:delInstrText>
              </w:r>
            </w:del>
          </w:ins>
          <w:del w:id="2703" w:author="IO" w:date="2011-07-20T17:20:00Z">
            <w:r w:rsidR="00EA225F" w:rsidDel="00F7189A">
              <w:fldChar w:fldCharType="separate"/>
            </w:r>
          </w:del>
          <w:del w:id="2704" w:author="IO" w:date="2011-07-12T12:37:00Z">
            <w:r w:rsidR="00C1157B" w:rsidDel="00545B0D">
              <w:delText>(46)</w:delText>
            </w:r>
          </w:del>
          <w:ins w:id="2705" w:author="Orion" w:date="2011-05-09T12:15:00Z">
            <w:del w:id="2706" w:author="IO" w:date="2011-07-20T17:20:00Z">
              <w:r w:rsidR="00EA225F" w:rsidDel="00F7189A">
                <w:fldChar w:fldCharType="end"/>
              </w:r>
            </w:del>
          </w:ins>
          <w:customXmlInsRangeStart w:id="2707" w:author="Orion" w:date="2011-05-09T12:15:00Z"/>
          <w:customXmlDelRangeStart w:id="2708" w:author="IO" w:date="2011-07-20T17:20:00Z"/>
        </w:sdtContent>
      </w:sdt>
      <w:customXmlInsRangeEnd w:id="2707"/>
      <w:customXmlDelRangeEnd w:id="2708"/>
      <w:customXmlInsRangeStart w:id="2709" w:author="Orion" w:date="2011-05-09T12:15:00Z"/>
      <w:customXmlDelRangeStart w:id="2710" w:author="IO" w:date="2011-07-20T17:20:00Z"/>
      <w:sdt>
        <w:sdtPr>
          <w:id w:val="-416102767"/>
          <w:citation/>
        </w:sdtPr>
        <w:sdtContent>
          <w:customXmlInsRangeEnd w:id="2709"/>
          <w:customXmlDelRangeEnd w:id="2710"/>
          <w:ins w:id="2711" w:author="Orion" w:date="2011-05-09T12:15:00Z">
            <w:del w:id="2712" w:author="IO" w:date="2011-07-20T17:20:00Z">
              <w:r w:rsidR="00EA225F" w:rsidDel="00F7189A">
                <w:fldChar w:fldCharType="begin"/>
              </w:r>
              <w:r w:rsidR="00EA225F" w:rsidDel="00F7189A">
                <w:delInstrText xml:space="preserve"> CITATION Bot08 \l 3082 </w:delInstrText>
              </w:r>
            </w:del>
          </w:ins>
          <w:del w:id="2713" w:author="IO" w:date="2011-07-20T17:20:00Z">
            <w:r w:rsidR="00EA225F" w:rsidDel="00F7189A">
              <w:fldChar w:fldCharType="separate"/>
            </w:r>
          </w:del>
          <w:del w:id="2714" w:author="IO" w:date="2011-07-12T12:37:00Z">
            <w:r w:rsidR="00C1157B" w:rsidDel="00545B0D">
              <w:delText xml:space="preserve"> (47)</w:delText>
            </w:r>
          </w:del>
          <w:ins w:id="2715" w:author="Orion" w:date="2011-05-09T12:15:00Z">
            <w:del w:id="2716" w:author="IO" w:date="2011-07-20T17:20:00Z">
              <w:r w:rsidR="00EA225F" w:rsidDel="00F7189A">
                <w:fldChar w:fldCharType="end"/>
              </w:r>
            </w:del>
          </w:ins>
          <w:customXmlInsRangeStart w:id="2717" w:author="Orion" w:date="2011-05-09T12:15:00Z"/>
          <w:customXmlDelRangeStart w:id="2718" w:author="IO" w:date="2011-07-20T17:20:00Z"/>
        </w:sdtContent>
      </w:sdt>
      <w:customXmlInsRangeEnd w:id="2717"/>
      <w:customXmlDelRangeEnd w:id="2718"/>
      <w:ins w:id="2719" w:author="Orion" w:date="2011-05-09T11:57:00Z">
        <w:del w:id="2720" w:author="IO" w:date="2011-07-20T17:20:00Z">
          <w:r w:rsidDel="00F7189A">
            <w:delText xml:space="preserve"> y usando JAVA como lenguaje de programación.</w:delText>
          </w:r>
        </w:del>
        <w:del w:id="2721" w:author="IO" w:date="2011-07-20T17:22:00Z">
          <w:r w:rsidDel="004E3CA1">
            <w:delText xml:space="preserve"> </w:delText>
          </w:r>
        </w:del>
        <w:r>
          <w:t xml:space="preserve">INGENIAS </w:t>
        </w:r>
      </w:ins>
      <w:ins w:id="2722" w:author="IO" w:date="2011-07-20T17:39:00Z">
        <w:r w:rsidR="00120C76">
          <w:t xml:space="preserve">es una metodología MDE de AOSE. </w:t>
        </w:r>
      </w:ins>
      <w:ins w:id="2723" w:author="Orion" w:date="2011-05-09T11:57:00Z">
        <w:del w:id="2724" w:author="IO" w:date="2011-07-20T17:39:00Z">
          <w:r w:rsidDel="00120C76">
            <w:delText>p</w:delText>
          </w:r>
        </w:del>
        <w:del w:id="2725" w:author="IO" w:date="2011-07-20T17:45:00Z">
          <w:r w:rsidDel="00985670">
            <w:delText>roporciona un lenguaje de modelado y un proceso</w:delText>
          </w:r>
        </w:del>
      </w:ins>
      <w:ins w:id="2726" w:author="IO" w:date="2011-07-20T17:40:00Z">
        <w:r w:rsidR="00120C76">
          <w:t xml:space="preserve">Las propuestas MDE </w:t>
        </w:r>
        <w:r w:rsidR="00120C76" w:rsidRPr="001C3D91">
          <w:t>se centra</w:t>
        </w:r>
      </w:ins>
      <w:ins w:id="2727" w:author="IO" w:date="2011-07-20T17:45:00Z">
        <w:r w:rsidR="00985670">
          <w:t>n</w:t>
        </w:r>
      </w:ins>
      <w:ins w:id="2728" w:author="IO" w:date="2011-07-20T17:40:00Z">
        <w:r w:rsidR="00120C76" w:rsidRPr="001C3D91">
          <w:t xml:space="preserve"> en la creación y explotación de modelos de dominio</w:t>
        </w:r>
      </w:ins>
      <w:ins w:id="2729" w:author="IO" w:date="2011-07-20T17:45:00Z">
        <w:r w:rsidR="00985670">
          <w:t xml:space="preserve"> como base del desarrollo. Estos modelos son</w:t>
        </w:r>
      </w:ins>
      <w:ins w:id="2730" w:author="IO" w:date="2011-07-20T17:40:00Z">
        <w:r w:rsidR="00120C76" w:rsidRPr="001C3D91">
          <w:t xml:space="preserve"> representaciones abstractas de los conocimientos y actividades que rigen un dominio de aplicación particular</w:t>
        </w:r>
      </w:ins>
      <w:customXmlInsRangeStart w:id="2731" w:author="IO" w:date="2011-07-20T17:40:00Z"/>
      <w:sdt>
        <w:sdtPr>
          <w:id w:val="-1555539562"/>
          <w:citation/>
        </w:sdtPr>
        <w:sdtContent>
          <w:customXmlInsRangeEnd w:id="2731"/>
          <w:ins w:id="2732" w:author="IO" w:date="2011-07-20T17:40:00Z">
            <w:r w:rsidR="00120C76" w:rsidRPr="001C3D91">
              <w:fldChar w:fldCharType="begin"/>
            </w:r>
            <w:r w:rsidR="00120C76" w:rsidRPr="001C3D91">
              <w:instrText xml:space="preserve">CITATION Fra03 \l 3082 </w:instrText>
            </w:r>
            <w:r w:rsidR="00120C76" w:rsidRPr="001C3D91">
              <w:fldChar w:fldCharType="separate"/>
            </w:r>
          </w:ins>
          <w:r w:rsidR="00BC29DB">
            <w:rPr>
              <w:noProof/>
            </w:rPr>
            <w:t xml:space="preserve"> (17)</w:t>
          </w:r>
          <w:ins w:id="2733" w:author="IO" w:date="2011-07-20T17:40:00Z">
            <w:r w:rsidR="00120C76" w:rsidRPr="001C3D91">
              <w:fldChar w:fldCharType="end"/>
            </w:r>
          </w:ins>
          <w:customXmlInsRangeStart w:id="2734" w:author="IO" w:date="2011-07-20T17:40:00Z"/>
        </w:sdtContent>
      </w:sdt>
      <w:customXmlInsRangeEnd w:id="2734"/>
      <w:ins w:id="2735" w:author="IO" w:date="2011-07-20T17:40:00Z">
        <w:r w:rsidR="00120C76" w:rsidRPr="001C3D91">
          <w:t xml:space="preserve">. </w:t>
        </w:r>
      </w:ins>
      <w:ins w:id="2736" w:author="IO" w:date="2011-07-20T17:46:00Z">
        <w:r w:rsidR="00985670">
          <w:t>En base a estos modelos se generan de forma semi-automática el resto de productos del desarrollo, como c</w:t>
        </w:r>
      </w:ins>
      <w:ins w:id="2737" w:author="IO" w:date="2011-07-20T17:47:00Z">
        <w:r w:rsidR="00985670">
          <w:t>ódigo, documentación u otros modelos.</w:t>
        </w:r>
      </w:ins>
      <w:ins w:id="2738" w:author="IO" w:date="2011-07-20T17:50:00Z">
        <w:r w:rsidR="00985670">
          <w:t xml:space="preserve"> </w:t>
        </w:r>
      </w:ins>
      <w:ins w:id="2739" w:author="IO" w:date="2011-07-20T17:47:00Z">
        <w:r w:rsidR="00985670">
          <w:t xml:space="preserve">Siguiendo esta línea INGENIAS incluye </w:t>
        </w:r>
      </w:ins>
      <w:ins w:id="2740" w:author="IO" w:date="2011-07-20T17:48:00Z">
        <w:r w:rsidR="00985670">
          <w:t>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ins>
      <w:ins w:id="2741" w:author="IO" w:date="2011-07-20T17:52:00Z">
        <w:r w:rsidR="00985670">
          <w:t>pseudo-</w:t>
        </w:r>
      </w:ins>
      <w:ins w:id="2742" w:author="IO" w:date="2011-07-20T17:48:00Z">
        <w:r w:rsidR="00985670">
          <w:t>código</w:t>
        </w:r>
      </w:ins>
      <w:ins w:id="2743" w:author="IO" w:date="2011-07-20T17:52:00Z">
        <w:r w:rsidR="00985670">
          <w:t xml:space="preserve"> o código</w:t>
        </w:r>
      </w:ins>
      <w:ins w:id="2744" w:author="IO" w:date="2011-07-20T17:48:00Z">
        <w:r w:rsidR="00985670">
          <w:t xml:space="preserve"> </w:t>
        </w:r>
      </w:ins>
      <w:customXmlInsRangeStart w:id="2745" w:author="IO" w:date="2011-07-20T17:48:00Z"/>
      <w:sdt>
        <w:sdtPr>
          <w:id w:val="503020582"/>
          <w:citation/>
        </w:sdtPr>
        <w:sdtContent>
          <w:customXmlInsRangeEnd w:id="2745"/>
          <w:ins w:id="2746" w:author="IO" w:date="2011-07-20T17:48:00Z">
            <w:r w:rsidR="00985670">
              <w:fldChar w:fldCharType="begin"/>
            </w:r>
          </w:ins>
          <w:ins w:id="2747" w:author="Orion" w:date="2011-07-26T14:54:00Z">
            <w:r w:rsidR="0071557E">
              <w:instrText xml:space="preserve">CITATION Sot06 \l 3082 </w:instrText>
            </w:r>
          </w:ins>
          <w:ins w:id="2748" w:author="IO" w:date="2011-07-20T17:48:00Z">
            <w:del w:id="2749" w:author="Orion" w:date="2011-07-26T14:54:00Z">
              <w:r w:rsidR="00985670" w:rsidDel="0071557E">
                <w:delInstrText xml:space="preserve"> CITATION Sot06 \l 3082 </w:delInstrText>
              </w:r>
            </w:del>
            <w:r w:rsidR="00985670">
              <w:fldChar w:fldCharType="separate"/>
            </w:r>
          </w:ins>
          <w:r w:rsidR="00BC29DB">
            <w:rPr>
              <w:noProof/>
            </w:rPr>
            <w:t>(68)</w:t>
          </w:r>
          <w:ins w:id="2750" w:author="IO" w:date="2011-07-20T17:48:00Z">
            <w:r w:rsidR="00985670">
              <w:fldChar w:fldCharType="end"/>
            </w:r>
          </w:ins>
          <w:customXmlInsRangeStart w:id="2751" w:author="IO" w:date="2011-07-20T17:48:00Z"/>
        </w:sdtContent>
      </w:sdt>
      <w:customXmlInsRangeEnd w:id="2751"/>
      <w:ins w:id="2752" w:author="IO" w:date="2011-07-20T17:48:00Z">
        <w:r w:rsidR="00985670">
          <w:t>.</w:t>
        </w:r>
      </w:ins>
      <w:ins w:id="2753" w:author="IO" w:date="2011-07-20T17:49:00Z">
        <w:r w:rsidR="00985670">
          <w:t xml:space="preserve"> </w:t>
        </w:r>
      </w:ins>
      <w:ins w:id="2754" w:author="IO" w:date="2011-07-20T17:50:00Z">
        <w:r w:rsidR="00985670">
          <w:t>Por ejemplo, las acciones d</w:t>
        </w:r>
      </w:ins>
      <w:ins w:id="2755" w:author="IO" w:date="2011-07-20T17:51:00Z">
        <w:r w:rsidR="00985670">
          <w:t>i</w:t>
        </w:r>
      </w:ins>
      <w:ins w:id="2756" w:author="IO" w:date="2011-07-20T17:50:00Z">
        <w:r w:rsidR="00985670">
          <w:t>sponibles para un agente</w:t>
        </w:r>
      </w:ins>
      <w:ins w:id="2757" w:author="IO" w:date="2011-07-20T17:51:00Z">
        <w:r w:rsidR="00985670">
          <w:t>, así como los elementos de información que emplean, se especifican gráficamente, pero el algoritmo de procesamiento concreto se describe con código</w:t>
        </w:r>
      </w:ins>
      <w:ins w:id="2758" w:author="IO" w:date="2011-07-20T17:52:00Z">
        <w:r w:rsidR="00985670">
          <w:t>.</w:t>
        </w:r>
      </w:ins>
      <w:ins w:id="2759" w:author="IO" w:date="2011-07-20T17:50:00Z">
        <w:r w:rsidR="00985670">
          <w:t xml:space="preserve"> </w:t>
        </w:r>
      </w:ins>
      <w:ins w:id="2760" w:author="IO" w:date="2011-07-20T17:49:00Z">
        <w:r w:rsidR="00985670">
          <w:t>Un proceso de desarrollo en INGENIAS indica cómo realizar tal especificación</w:t>
        </w:r>
      </w:ins>
      <w:ins w:id="2761" w:author="IO" w:date="2011-07-20T17:53:00Z">
        <w:r w:rsidR="00985670">
          <w:t xml:space="preserve"> para generar después código</w:t>
        </w:r>
      </w:ins>
      <w:ins w:id="2762" w:author="IO" w:date="2011-07-20T17:54:00Z">
        <w:r w:rsidR="00985670">
          <w:t>. Tanto el modelado como la generación de código se realizan con la</w:t>
        </w:r>
      </w:ins>
      <w:ins w:id="2763" w:author="Orion" w:date="2011-05-09T11:57:00Z">
        <w:del w:id="2764" w:author="IO" w:date="2011-07-20T17:26:00Z">
          <w:r w:rsidDel="004E3CA1">
            <w:delText xml:space="preserve"> </w:delText>
          </w:r>
        </w:del>
        <w:del w:id="2765" w:author="IO" w:date="2011-07-20T17:21:00Z">
          <w:r w:rsidDel="00F7189A">
            <w:delText xml:space="preserve">software </w:delText>
          </w:r>
        </w:del>
        <w:del w:id="2766" w:author="IO" w:date="2011-07-20T17:26:00Z">
          <w:r w:rsidDel="004E3CA1">
            <w:delText xml:space="preserve">para la especificación </w:delText>
          </w:r>
        </w:del>
        <w:del w:id="2767" w:author="IO" w:date="2011-07-20T17:54:00Z">
          <w:r w:rsidDel="00985670">
            <w:delText>de</w:delText>
          </w:r>
        </w:del>
        <w:del w:id="2768" w:author="IO" w:date="2011-07-20T17:26:00Z">
          <w:r w:rsidDel="004E3CA1">
            <w:delText xml:space="preserve"> </w:delText>
          </w:r>
          <w:r w:rsidRPr="00877C7B" w:rsidDel="004E3CA1">
            <w:delText>los</w:delText>
          </w:r>
        </w:del>
        <w:del w:id="2769" w:author="IO" w:date="2011-07-20T17:54:00Z">
          <w:r w:rsidRPr="00877C7B" w:rsidDel="00985670">
            <w:delText xml:space="preserve"> agentes</w:delText>
          </w:r>
        </w:del>
        <w:del w:id="2770" w:author="IO" w:date="2011-07-20T17:26:00Z">
          <w:r w:rsidDel="004E3CA1">
            <w:delText>,</w:delText>
          </w:r>
        </w:del>
        <w:del w:id="2771" w:author="IO" w:date="2011-07-20T17:54:00Z">
          <w:r w:rsidRPr="00877C7B" w:rsidDel="00985670">
            <w:delText xml:space="preserve"> </w:delText>
          </w:r>
          <w:r w:rsidDel="00985670">
            <w:delText>su entorno,</w:delText>
          </w:r>
          <w:r w:rsidRPr="00877C7B" w:rsidDel="00985670">
            <w:delText xml:space="preserve"> </w:delText>
          </w:r>
        </w:del>
        <w:del w:id="2772" w:author="IO" w:date="2011-07-20T17:26:00Z">
          <w:r w:rsidDel="004E3CA1">
            <w:delText>y el</w:delText>
          </w:r>
        </w:del>
        <w:del w:id="2773" w:author="IO" w:date="2011-07-20T17:54:00Z">
          <w:r w:rsidDel="00985670">
            <w:delText xml:space="preserve"> código</w:delText>
          </w:r>
        </w:del>
        <w:del w:id="2774" w:author="IO" w:date="2011-07-20T17:26:00Z">
          <w:r w:rsidDel="004E3CA1">
            <w:delText xml:space="preserve"> asociado</w:delText>
          </w:r>
        </w:del>
        <w:del w:id="2775" w:author="IO" w:date="2011-07-20T17:54:00Z">
          <w:r w:rsidDel="00985670">
            <w:delText xml:space="preserve"> </w:delText>
          </w:r>
        </w:del>
      </w:ins>
      <w:customXmlInsRangeStart w:id="2776" w:author="Orion" w:date="2011-05-09T12:15:00Z"/>
      <w:customXmlDelRangeStart w:id="2777" w:author="IO" w:date="2011-07-20T17:54:00Z"/>
      <w:sdt>
        <w:sdtPr>
          <w:id w:val="-1027635427"/>
          <w:citation/>
        </w:sdtPr>
        <w:sdtContent>
          <w:customXmlInsRangeEnd w:id="2776"/>
          <w:customXmlDelRangeEnd w:id="2777"/>
          <w:ins w:id="2778" w:author="Orion" w:date="2011-05-09T12:15:00Z">
            <w:del w:id="2779" w:author="IO" w:date="2011-07-20T17:54:00Z">
              <w:r w:rsidR="00EA225F" w:rsidDel="00985670">
                <w:fldChar w:fldCharType="begin"/>
              </w:r>
              <w:r w:rsidR="00EA225F" w:rsidDel="00985670">
                <w:delInstrText xml:space="preserve"> CITATION Sot06 \l 3082 </w:delInstrText>
              </w:r>
            </w:del>
          </w:ins>
          <w:del w:id="2780" w:author="IO" w:date="2011-07-20T17:54:00Z">
            <w:r w:rsidR="00EA225F" w:rsidDel="00985670">
              <w:fldChar w:fldCharType="separate"/>
            </w:r>
          </w:del>
          <w:del w:id="2781" w:author="IO" w:date="2011-07-12T12:37:00Z">
            <w:r w:rsidR="00C1157B" w:rsidDel="00545B0D">
              <w:delText>(48)</w:delText>
            </w:r>
          </w:del>
          <w:ins w:id="2782" w:author="Orion" w:date="2011-05-09T12:15:00Z">
            <w:del w:id="2783" w:author="IO" w:date="2011-07-20T17:54:00Z">
              <w:r w:rsidR="00EA225F" w:rsidDel="00985670">
                <w:fldChar w:fldCharType="end"/>
              </w:r>
            </w:del>
          </w:ins>
          <w:customXmlInsRangeStart w:id="2784" w:author="Orion" w:date="2011-05-09T12:15:00Z"/>
          <w:customXmlDelRangeStart w:id="2785" w:author="IO" w:date="2011-07-20T17:54:00Z"/>
        </w:sdtContent>
      </w:sdt>
      <w:customXmlInsRangeEnd w:id="2784"/>
      <w:customXmlDelRangeEnd w:id="2785"/>
      <w:ins w:id="2786" w:author="Orion" w:date="2011-05-09T12:15:00Z">
        <w:del w:id="2787" w:author="IO" w:date="2011-07-20T17:54:00Z">
          <w:r w:rsidR="00EA225F" w:rsidDel="00985670">
            <w:delText>.</w:delText>
          </w:r>
        </w:del>
      </w:ins>
      <w:ins w:id="2788" w:author="Orion" w:date="2011-05-09T11:57:00Z">
        <w:del w:id="2789" w:author="IO" w:date="2011-07-20T17:54:00Z">
          <w:r w:rsidDel="00985670">
            <w:delText xml:space="preserve"> </w:delText>
          </w:r>
        </w:del>
      </w:ins>
      <w:ins w:id="2790" w:author="IO" w:date="2011-07-20T17:27:00Z">
        <w:r w:rsidR="004E3CA1">
          <w:t xml:space="preserve"> </w:t>
        </w:r>
      </w:ins>
      <w:ins w:id="2791" w:author="Orion" w:date="2011-05-09T11:57:00Z">
        <w:del w:id="2792" w:author="IO" w:date="2011-07-20T17:27:00Z">
          <w:r w:rsidDel="004E3CA1">
            <w:delText xml:space="preserve">Además dispone de la </w:delText>
          </w:r>
        </w:del>
        <w:r>
          <w:t>herramienta</w:t>
        </w:r>
      </w:ins>
      <w:ins w:id="2793" w:author="IO" w:date="2011-07-20T17:27:00Z">
        <w:r w:rsidR="004E3CA1">
          <w:t xml:space="preserve"> de desarrollo denominada</w:t>
        </w:r>
      </w:ins>
      <w:ins w:id="2794" w:author="Orion" w:date="2011-05-09T11:57:00Z">
        <w:r>
          <w:t xml:space="preserve"> IDK</w:t>
        </w:r>
      </w:ins>
      <w:ins w:id="2795" w:author="IO" w:date="2011-07-20T17:28:00Z">
        <w:r w:rsidR="004E3CA1">
          <w:t xml:space="preserve"> (</w:t>
        </w:r>
        <w:r w:rsidR="004E3CA1" w:rsidRPr="004E3CA1">
          <w:rPr>
            <w:i/>
            <w:rPrChange w:id="2796" w:author="IO" w:date="2011-07-20T17:29:00Z">
              <w:rPr/>
            </w:rPrChange>
          </w:rPr>
          <w:t>INGENIAS Development Kit</w:t>
        </w:r>
      </w:ins>
      <w:ins w:id="2797" w:author="IO" w:date="2011-07-20T17:29:00Z">
        <w:r w:rsidR="004E3CA1">
          <w:t>)</w:t>
        </w:r>
      </w:ins>
      <w:ins w:id="2798" w:author="IO" w:date="2011-07-20T17:56:00Z">
        <w:r w:rsidR="002B409D">
          <w:t xml:space="preserve">. Ésta soporta también </w:t>
        </w:r>
      </w:ins>
      <w:ins w:id="2799" w:author="Orion" w:date="2011-05-09T13:25:00Z">
        <w:del w:id="2800" w:author="IO" w:date="2011-07-20T17:56:00Z">
          <w:r w:rsidR="0096144B" w:rsidDel="002B409D">
            <w:delText>,</w:delText>
          </w:r>
        </w:del>
      </w:ins>
      <w:ins w:id="2801" w:author="Orion" w:date="2011-05-09T13:24:00Z">
        <w:del w:id="2802" w:author="IO" w:date="2011-07-20T17:56:00Z">
          <w:r w:rsidR="00DC5C66" w:rsidDel="002B409D">
            <w:delText xml:space="preserve"> </w:delText>
          </w:r>
        </w:del>
      </w:ins>
      <w:ins w:id="2803" w:author="Orion" w:date="2011-05-09T11:57:00Z">
        <w:del w:id="2804" w:author="IO" w:date="2011-07-20T17:56:00Z">
          <w:r w:rsidDel="002B409D">
            <w:delText>la cual soporta tanto el modelado</w:delText>
          </w:r>
          <w:r w:rsidRPr="00877C7B" w:rsidDel="002B409D">
            <w:delText xml:space="preserve"> </w:delText>
          </w:r>
          <w:r w:rsidDel="002B409D">
            <w:delText xml:space="preserve">como </w:delText>
          </w:r>
        </w:del>
        <w:r w:rsidRPr="00877C7B">
          <w:t xml:space="preserve">la generación </w:t>
        </w:r>
      </w:ins>
      <w:ins w:id="2805" w:author="IO" w:date="2011-07-20T17:57:00Z">
        <w:r w:rsidR="002B409D">
          <w:t>automática</w:t>
        </w:r>
        <w:r w:rsidR="002B409D" w:rsidRPr="00877C7B">
          <w:t xml:space="preserve"> </w:t>
        </w:r>
      </w:ins>
      <w:ins w:id="2806" w:author="Orion" w:date="2011-05-09T11:57:00Z">
        <w:r w:rsidRPr="00877C7B">
          <w:t xml:space="preserve">de </w:t>
        </w:r>
        <w:del w:id="2807" w:author="IO" w:date="2011-07-20T17:57:00Z">
          <w:r w:rsidRPr="00877C7B" w:rsidDel="002B409D">
            <w:delText xml:space="preserve">código </w:delText>
          </w:r>
        </w:del>
        <w:del w:id="2808" w:author="IO" w:date="2011-07-20T17:28:00Z">
          <w:r w:rsidRPr="00877C7B" w:rsidDel="004E3CA1">
            <w:delText xml:space="preserve">de manera automática </w:delText>
          </w:r>
          <w:r w:rsidDel="004E3CA1">
            <w:delText xml:space="preserve">además de la </w:delText>
          </w:r>
          <w:r w:rsidRPr="00877C7B" w:rsidDel="004E3CA1">
            <w:delText>creación de</w:delText>
          </w:r>
        </w:del>
        <w:del w:id="2809" w:author="IO" w:date="2011-07-20T17:57:00Z">
          <w:r w:rsidRPr="00877C7B" w:rsidDel="002B409D">
            <w:delText xml:space="preserve"> </w:delText>
          </w:r>
        </w:del>
        <w:r w:rsidRPr="00877C7B">
          <w:t>documentación HTML.</w:t>
        </w:r>
      </w:ins>
    </w:p>
    <w:p w14:paraId="41E05CE9" w14:textId="1092324F" w:rsidR="00A93BC7" w:rsidRDefault="00A93BC7">
      <w:pPr>
        <w:spacing w:before="240" w:after="120"/>
        <w:ind w:firstLine="284"/>
        <w:jc w:val="both"/>
        <w:rPr>
          <w:ins w:id="2810" w:author="IO" w:date="2011-07-21T11:23:00Z"/>
        </w:rPr>
        <w:pPrChange w:id="2811" w:author="IO" w:date="2011-07-20T17:54:00Z">
          <w:pPr>
            <w:spacing w:before="120"/>
            <w:jc w:val="both"/>
          </w:pPr>
        </w:pPrChange>
      </w:pPr>
      <w:ins w:id="2812" w:author="IO" w:date="2011-07-21T11:21:00Z">
        <w:r>
          <w:t xml:space="preserve">El lenguaje de modelado de INGENIAS se organiza en torno a los agentes. Lor principales conceptos que se usan en los diagramas de este trabajo pueden verse en la </w:t>
        </w:r>
      </w:ins>
      <w:commentRangeStart w:id="2813"/>
      <w:ins w:id="2814" w:author="IO" w:date="2011-07-21T11:22:00Z">
        <w:r>
          <w:t>Tabla 1</w:t>
        </w:r>
      </w:ins>
      <w:commentRangeEnd w:id="2813"/>
      <w:ins w:id="2815" w:author="IO" w:date="2011-07-21T11:23:00Z">
        <w:r>
          <w:rPr>
            <w:rStyle w:val="CommentReference"/>
          </w:rPr>
          <w:commentReference w:id="2813"/>
        </w:r>
      </w:ins>
      <w:ins w:id="2816" w:author="IO" w:date="2011-07-21T11:21:00Z">
        <w:r>
          <w:t>.</w:t>
        </w:r>
      </w:ins>
    </w:p>
    <w:tbl>
      <w:tblPr>
        <w:tblStyle w:val="TableGrid"/>
        <w:tblW w:w="0" w:type="auto"/>
        <w:tblLook w:val="04A0" w:firstRow="1" w:lastRow="0" w:firstColumn="1" w:lastColumn="0" w:noHBand="0" w:noVBand="1"/>
        <w:tblPrChange w:id="2817" w:author="IO" w:date="2011-07-21T11:24:00Z">
          <w:tblPr>
            <w:tblStyle w:val="TableGrid"/>
            <w:tblW w:w="0" w:type="auto"/>
            <w:tblLook w:val="04A0" w:firstRow="1" w:lastRow="0" w:firstColumn="1" w:lastColumn="0" w:noHBand="0" w:noVBand="1"/>
          </w:tblPr>
        </w:tblPrChange>
      </w:tblPr>
      <w:tblGrid>
        <w:gridCol w:w="1668"/>
        <w:gridCol w:w="6378"/>
        <w:gridCol w:w="1732"/>
        <w:tblGridChange w:id="2818">
          <w:tblGrid>
            <w:gridCol w:w="3259"/>
            <w:gridCol w:w="3259"/>
            <w:gridCol w:w="3260"/>
          </w:tblGrid>
        </w:tblGridChange>
      </w:tblGrid>
      <w:tr w:rsidR="00A93BC7" w14:paraId="1A29A7D1" w14:textId="77777777" w:rsidTr="00A93BC7">
        <w:trPr>
          <w:ins w:id="2819" w:author="IO" w:date="2011-07-21T11:23:00Z"/>
        </w:trPr>
        <w:tc>
          <w:tcPr>
            <w:tcW w:w="1668" w:type="dxa"/>
            <w:tcPrChange w:id="2820" w:author="IO" w:date="2011-07-21T11:24:00Z">
              <w:tcPr>
                <w:tcW w:w="3259" w:type="dxa"/>
              </w:tcPr>
            </w:tcPrChange>
          </w:tcPr>
          <w:p w14:paraId="7A3B4080" w14:textId="56781EDE" w:rsidR="00A93BC7" w:rsidRPr="00A93BC7" w:rsidRDefault="00A93BC7">
            <w:pPr>
              <w:spacing w:before="240" w:after="120"/>
              <w:jc w:val="both"/>
              <w:rPr>
                <w:ins w:id="2821" w:author="IO" w:date="2011-07-21T11:23:00Z"/>
                <w:b/>
                <w:sz w:val="28"/>
                <w:rPrChange w:id="2822" w:author="IO" w:date="2011-07-21T11:23:00Z">
                  <w:rPr>
                    <w:ins w:id="2823" w:author="IO" w:date="2011-07-21T11:23:00Z"/>
                  </w:rPr>
                </w:rPrChange>
              </w:rPr>
            </w:pPr>
            <w:ins w:id="2824" w:author="IO" w:date="2011-07-21T11:23:00Z">
              <w:r w:rsidRPr="00A93BC7">
                <w:rPr>
                  <w:b/>
                  <w:sz w:val="28"/>
                  <w:rPrChange w:id="2825" w:author="IO" w:date="2011-07-21T11:23:00Z">
                    <w:rPr/>
                  </w:rPrChange>
                </w:rPr>
                <w:t>Concepto</w:t>
              </w:r>
            </w:ins>
          </w:p>
        </w:tc>
        <w:tc>
          <w:tcPr>
            <w:tcW w:w="6378" w:type="dxa"/>
            <w:tcPrChange w:id="2826" w:author="IO" w:date="2011-07-21T11:24:00Z">
              <w:tcPr>
                <w:tcW w:w="3259" w:type="dxa"/>
              </w:tcPr>
            </w:tcPrChange>
          </w:tcPr>
          <w:p w14:paraId="4E2675D2" w14:textId="4249CE61" w:rsidR="00A93BC7" w:rsidRPr="00A93BC7" w:rsidRDefault="00A93BC7">
            <w:pPr>
              <w:spacing w:before="240" w:after="120"/>
              <w:jc w:val="both"/>
              <w:rPr>
                <w:ins w:id="2827" w:author="IO" w:date="2011-07-21T11:23:00Z"/>
                <w:b/>
                <w:sz w:val="28"/>
                <w:rPrChange w:id="2828" w:author="IO" w:date="2011-07-21T11:23:00Z">
                  <w:rPr>
                    <w:ins w:id="2829" w:author="IO" w:date="2011-07-21T11:23:00Z"/>
                  </w:rPr>
                </w:rPrChange>
              </w:rPr>
            </w:pPr>
            <w:ins w:id="2830" w:author="IO" w:date="2011-07-21T11:23:00Z">
              <w:r w:rsidRPr="00A93BC7">
                <w:rPr>
                  <w:b/>
                  <w:sz w:val="28"/>
                  <w:rPrChange w:id="2831" w:author="IO" w:date="2011-07-21T11:23:00Z">
                    <w:rPr/>
                  </w:rPrChange>
                </w:rPr>
                <w:t>Descripción</w:t>
              </w:r>
            </w:ins>
          </w:p>
        </w:tc>
        <w:tc>
          <w:tcPr>
            <w:tcW w:w="1732" w:type="dxa"/>
            <w:tcPrChange w:id="2832" w:author="IO" w:date="2011-07-21T11:24:00Z">
              <w:tcPr>
                <w:tcW w:w="3260" w:type="dxa"/>
              </w:tcPr>
            </w:tcPrChange>
          </w:tcPr>
          <w:p w14:paraId="3482D4C7" w14:textId="3AFDC0DF" w:rsidR="00A93BC7" w:rsidRPr="00A93BC7" w:rsidRDefault="00A93BC7">
            <w:pPr>
              <w:spacing w:before="240" w:after="120"/>
              <w:jc w:val="both"/>
              <w:rPr>
                <w:ins w:id="2833" w:author="IO" w:date="2011-07-21T11:23:00Z"/>
                <w:b/>
                <w:sz w:val="28"/>
                <w:rPrChange w:id="2834" w:author="IO" w:date="2011-07-21T11:23:00Z">
                  <w:rPr>
                    <w:ins w:id="2835" w:author="IO" w:date="2011-07-21T11:23:00Z"/>
                  </w:rPr>
                </w:rPrChange>
              </w:rPr>
            </w:pPr>
            <w:ins w:id="2836" w:author="IO" w:date="2011-07-21T11:23:00Z">
              <w:r w:rsidRPr="00A93BC7">
                <w:rPr>
                  <w:b/>
                  <w:sz w:val="28"/>
                  <w:rPrChange w:id="2837" w:author="IO" w:date="2011-07-21T11:23:00Z">
                    <w:rPr/>
                  </w:rPrChange>
                </w:rPr>
                <w:t>Icono</w:t>
              </w:r>
            </w:ins>
          </w:p>
        </w:tc>
      </w:tr>
      <w:tr w:rsidR="00A93BC7" w14:paraId="27BD6680" w14:textId="77777777" w:rsidTr="00A93BC7">
        <w:trPr>
          <w:ins w:id="2838" w:author="IO" w:date="2011-07-21T11:23:00Z"/>
        </w:trPr>
        <w:tc>
          <w:tcPr>
            <w:tcW w:w="1668" w:type="dxa"/>
            <w:tcPrChange w:id="2839" w:author="IO" w:date="2011-07-21T11:24:00Z">
              <w:tcPr>
                <w:tcW w:w="3259" w:type="dxa"/>
              </w:tcPr>
            </w:tcPrChange>
          </w:tcPr>
          <w:p w14:paraId="4B17C861" w14:textId="77777777" w:rsidR="00A93BC7" w:rsidRDefault="00A93BC7">
            <w:pPr>
              <w:spacing w:before="240" w:after="120"/>
              <w:jc w:val="both"/>
              <w:rPr>
                <w:ins w:id="2840" w:author="IO" w:date="2011-07-21T11:23:00Z"/>
              </w:rPr>
            </w:pPr>
          </w:p>
        </w:tc>
        <w:tc>
          <w:tcPr>
            <w:tcW w:w="6378" w:type="dxa"/>
            <w:tcPrChange w:id="2841" w:author="IO" w:date="2011-07-21T11:24:00Z">
              <w:tcPr>
                <w:tcW w:w="3259" w:type="dxa"/>
              </w:tcPr>
            </w:tcPrChange>
          </w:tcPr>
          <w:p w14:paraId="6A6F07B4" w14:textId="77777777" w:rsidR="00A93BC7" w:rsidRDefault="00A93BC7">
            <w:pPr>
              <w:spacing w:before="240" w:after="120"/>
              <w:jc w:val="both"/>
              <w:rPr>
                <w:ins w:id="2842" w:author="IO" w:date="2011-07-21T11:23:00Z"/>
              </w:rPr>
            </w:pPr>
          </w:p>
        </w:tc>
        <w:tc>
          <w:tcPr>
            <w:tcW w:w="1732" w:type="dxa"/>
            <w:tcPrChange w:id="2843" w:author="IO" w:date="2011-07-21T11:24:00Z">
              <w:tcPr>
                <w:tcW w:w="3260" w:type="dxa"/>
              </w:tcPr>
            </w:tcPrChange>
          </w:tcPr>
          <w:p w14:paraId="408775C2" w14:textId="77777777" w:rsidR="00A93BC7" w:rsidRDefault="00A93BC7">
            <w:pPr>
              <w:spacing w:before="240" w:after="120"/>
              <w:jc w:val="both"/>
              <w:rPr>
                <w:ins w:id="2844" w:author="IO" w:date="2011-07-21T11:23:00Z"/>
              </w:rPr>
            </w:pPr>
          </w:p>
        </w:tc>
      </w:tr>
    </w:tbl>
    <w:p w14:paraId="522C0219" w14:textId="3C646A34" w:rsidR="00A93BC7" w:rsidRDefault="00A93BC7">
      <w:pPr>
        <w:pStyle w:val="Caption"/>
        <w:rPr>
          <w:ins w:id="2845" w:author="IO" w:date="2011-07-20T18:40:00Z"/>
        </w:rPr>
        <w:pPrChange w:id="2846" w:author="IO" w:date="2011-07-21T11:22:00Z">
          <w:pPr>
            <w:spacing w:before="120"/>
            <w:jc w:val="both"/>
          </w:pPr>
        </w:pPrChange>
      </w:pPr>
      <w:commentRangeStart w:id="2847"/>
      <w:ins w:id="2848" w:author="IO" w:date="2011-07-21T11:22:00Z">
        <w:r>
          <w:lastRenderedPageBreak/>
          <w:t xml:space="preserve">Tabla </w:t>
        </w:r>
        <w:r>
          <w:fldChar w:fldCharType="begin"/>
        </w:r>
        <w:r>
          <w:instrText xml:space="preserve"> SEQ Tabla \* ARABIC </w:instrText>
        </w:r>
      </w:ins>
      <w:r>
        <w:fldChar w:fldCharType="separate"/>
      </w:r>
      <w:ins w:id="2849" w:author="IO" w:date="2011-07-22T13:16:00Z">
        <w:r w:rsidR="00416FF6">
          <w:rPr>
            <w:noProof/>
          </w:rPr>
          <w:t>1</w:t>
        </w:r>
      </w:ins>
      <w:ins w:id="2850" w:author="IO" w:date="2011-07-21T11:22:00Z">
        <w:r>
          <w:fldChar w:fldCharType="end"/>
        </w:r>
        <w:r>
          <w:t>. Principales conceptos del lenguaje de modelado de INGENIAS.</w:t>
        </w:r>
      </w:ins>
      <w:commentRangeEnd w:id="2847"/>
      <w:ins w:id="2851" w:author="IO" w:date="2011-07-21T11:25:00Z">
        <w:r>
          <w:rPr>
            <w:rStyle w:val="CommentReference"/>
            <w:i w:val="0"/>
            <w:iCs w:val="0"/>
          </w:rPr>
          <w:commentReference w:id="2847"/>
        </w:r>
      </w:ins>
    </w:p>
    <w:p w14:paraId="4465E8D3" w14:textId="77777777" w:rsidR="007353C8" w:rsidRDefault="007353C8" w:rsidP="00985670">
      <w:pPr>
        <w:spacing w:before="240" w:after="120"/>
        <w:ind w:firstLine="284"/>
        <w:jc w:val="both"/>
        <w:rPr>
          <w:ins w:id="2852" w:author="IO" w:date="2011-07-20T18:40:00Z"/>
        </w:rPr>
      </w:pPr>
    </w:p>
    <w:p w14:paraId="5B9E4518" w14:textId="77777777" w:rsidR="007353C8" w:rsidRDefault="007353C8" w:rsidP="00985670">
      <w:pPr>
        <w:spacing w:before="240" w:after="120"/>
        <w:ind w:firstLine="284"/>
        <w:jc w:val="both"/>
        <w:rPr>
          <w:ins w:id="2853" w:author="IO" w:date="2011-07-20T18:39:00Z"/>
        </w:rPr>
        <w:sectPr w:rsidR="007353C8" w:rsidSect="009143CB">
          <w:type w:val="oddPage"/>
          <w:pgSz w:w="11906" w:h="16838"/>
          <w:pgMar w:top="1134" w:right="1134" w:bottom="1134" w:left="1134" w:header="720" w:footer="720" w:gutter="0"/>
          <w:cols w:space="720"/>
          <w:docGrid w:linePitch="360"/>
        </w:sectPr>
      </w:pPr>
    </w:p>
    <w:p w14:paraId="1E67EB77" w14:textId="62F57254" w:rsidR="007353C8" w:rsidDel="007353C8" w:rsidRDefault="007353C8">
      <w:pPr>
        <w:spacing w:before="240" w:after="120"/>
        <w:ind w:firstLine="284"/>
        <w:jc w:val="both"/>
        <w:rPr>
          <w:ins w:id="2854" w:author="Orion" w:date="2011-05-09T11:57:00Z"/>
          <w:del w:id="2855" w:author="IO" w:date="2011-07-20T18:39:00Z"/>
        </w:rPr>
        <w:pPrChange w:id="2856" w:author="IO" w:date="2011-07-20T17:54:00Z">
          <w:pPr>
            <w:spacing w:before="120"/>
            <w:jc w:val="both"/>
          </w:pPr>
        </w:pPrChange>
      </w:pPr>
      <w:bookmarkStart w:id="2857" w:name="_Toc298954510"/>
      <w:bookmarkStart w:id="2858" w:name="_Toc299007681"/>
      <w:bookmarkStart w:id="2859" w:name="_Toc299012039"/>
      <w:bookmarkStart w:id="2860" w:name="_Toc299103587"/>
      <w:bookmarkStart w:id="2861" w:name="_Toc299103960"/>
      <w:bookmarkStart w:id="2862" w:name="_Toc299463785"/>
      <w:bookmarkStart w:id="2863" w:name="_Toc299463869"/>
      <w:bookmarkEnd w:id="2857"/>
      <w:bookmarkEnd w:id="2858"/>
      <w:bookmarkEnd w:id="2859"/>
      <w:bookmarkEnd w:id="2860"/>
      <w:bookmarkEnd w:id="2861"/>
      <w:bookmarkEnd w:id="2862"/>
      <w:bookmarkEnd w:id="2863"/>
    </w:p>
    <w:p w14:paraId="2C18289E" w14:textId="16643A33" w:rsidR="0015736B" w:rsidRPr="007353C8" w:rsidDel="000F09C4" w:rsidRDefault="00C757E1">
      <w:pPr>
        <w:numPr>
          <w:ilvl w:val="0"/>
          <w:numId w:val="40"/>
        </w:numPr>
        <w:spacing w:before="240" w:after="120"/>
        <w:jc w:val="both"/>
        <w:rPr>
          <w:ins w:id="2864" w:author="Orion" w:date="2011-05-17T18:39:00Z"/>
          <w:del w:id="2865" w:author="IO" w:date="2011-07-20T17:57:00Z"/>
          <w:sz w:val="52"/>
          <w:szCs w:val="52"/>
          <w:rPrChange w:id="2866" w:author="IO" w:date="2011-07-20T18:39:00Z">
            <w:rPr>
              <w:ins w:id="2867" w:author="Orion" w:date="2011-05-17T18:39:00Z"/>
              <w:del w:id="2868" w:author="IO" w:date="2011-07-20T17:57:00Z"/>
              <w:rStyle w:val="apple-style-span"/>
              <w:rFonts w:cs="Times New Roman"/>
              <w:color w:val="000000"/>
            </w:rPr>
          </w:rPrChange>
        </w:rPr>
        <w:pPrChange w:id="2869" w:author="IO" w:date="2011-07-20T18:39:00Z">
          <w:pPr/>
        </w:pPrChange>
      </w:pPr>
      <w:ins w:id="2870" w:author="Orion" w:date="2011-05-09T12:19:00Z">
        <w:del w:id="2871" w:author="IO" w:date="2011-07-20T17:57:00Z">
          <w:r w:rsidRPr="007353C8" w:rsidDel="000F09C4">
            <w:rPr>
              <w:sz w:val="52"/>
              <w:szCs w:val="52"/>
              <w:rPrChange w:id="2872" w:author="IO" w:date="2011-07-20T18:39:00Z">
                <w:rPr/>
              </w:rPrChange>
            </w:rPr>
            <w:delText xml:space="preserve">Las últimas versiones de </w:delText>
          </w:r>
        </w:del>
      </w:ins>
      <w:ins w:id="2873" w:author="Orion" w:date="2011-05-09T12:17:00Z">
        <w:del w:id="2874" w:author="IO" w:date="2011-07-20T17:57:00Z">
          <w:r w:rsidR="002E2310" w:rsidRPr="007353C8" w:rsidDel="000F09C4">
            <w:rPr>
              <w:sz w:val="52"/>
              <w:szCs w:val="52"/>
              <w:rPrChange w:id="2875" w:author="IO" w:date="2011-07-20T18:39:00Z">
                <w:rPr/>
              </w:rPrChange>
            </w:rPr>
            <w:delText>INGENIAS se basa</w:delText>
          </w:r>
        </w:del>
      </w:ins>
      <w:ins w:id="2876" w:author="Orion" w:date="2011-05-09T12:19:00Z">
        <w:del w:id="2877" w:author="IO" w:date="2011-07-20T17:57:00Z">
          <w:r w:rsidRPr="007353C8" w:rsidDel="000F09C4">
            <w:rPr>
              <w:sz w:val="52"/>
              <w:szCs w:val="52"/>
              <w:rPrChange w:id="2878" w:author="IO" w:date="2011-07-20T18:39:00Z">
                <w:rPr/>
              </w:rPrChange>
            </w:rPr>
            <w:delText>n</w:delText>
          </w:r>
        </w:del>
      </w:ins>
      <w:ins w:id="2879" w:author="Orion" w:date="2011-05-09T12:17:00Z">
        <w:del w:id="2880" w:author="IO" w:date="2011-07-20T17:57:00Z">
          <w:r w:rsidR="002E2310" w:rsidRPr="007353C8" w:rsidDel="000F09C4">
            <w:rPr>
              <w:sz w:val="52"/>
              <w:szCs w:val="52"/>
              <w:rPrChange w:id="2881" w:author="IO" w:date="2011-07-20T18:39:00Z">
                <w:rPr/>
              </w:rPrChange>
            </w:rPr>
            <w:delText xml:space="preserve"> en la </w:delText>
          </w:r>
        </w:del>
        <w:del w:id="2882" w:author="IO" w:date="2011-05-13T12:50:00Z">
          <w:r w:rsidR="002E2310" w:rsidRPr="007353C8" w:rsidDel="004B5D0F">
            <w:rPr>
              <w:sz w:val="52"/>
              <w:szCs w:val="52"/>
              <w:rPrChange w:id="2883" w:author="IO" w:date="2011-07-20T18:39:00Z">
                <w:rPr/>
              </w:rPrChange>
            </w:rPr>
            <w:delText>metodología</w:delText>
          </w:r>
        </w:del>
      </w:ins>
      <w:ins w:id="2884" w:author="Orion" w:date="2011-05-09T12:25:00Z">
        <w:del w:id="2885" w:author="IO" w:date="2011-07-20T17:57:00Z">
          <w:r w:rsidRPr="007353C8" w:rsidDel="000F09C4">
            <w:rPr>
              <w:sz w:val="52"/>
              <w:szCs w:val="52"/>
              <w:rPrChange w:id="2886" w:author="IO" w:date="2011-07-20T18:39:00Z">
                <w:rPr/>
              </w:rPrChange>
            </w:rPr>
            <w:delText xml:space="preserve"> MDE</w:delText>
          </w:r>
        </w:del>
      </w:ins>
      <w:ins w:id="2887" w:author="Orion" w:date="2011-05-09T12:19:00Z">
        <w:del w:id="2888" w:author="IO" w:date="2011-07-20T17:57:00Z">
          <w:r w:rsidRPr="007353C8" w:rsidDel="000F09C4">
            <w:rPr>
              <w:sz w:val="52"/>
              <w:szCs w:val="52"/>
              <w:rPrChange w:id="2889" w:author="IO" w:date="2011-07-20T18:39:00Z">
                <w:rPr/>
              </w:rPrChange>
            </w:rPr>
            <w:delText xml:space="preserve">, que es un paradigma de desarrollo de software que </w:delText>
          </w:r>
        </w:del>
      </w:ins>
      <w:ins w:id="2890" w:author="Orion" w:date="2011-05-09T12:21:00Z">
        <w:del w:id="2891" w:author="IO" w:date="2011-07-20T17:57:00Z">
          <w:r w:rsidRPr="007353C8" w:rsidDel="000F09C4">
            <w:rPr>
              <w:sz w:val="52"/>
              <w:szCs w:val="52"/>
              <w:rPrChange w:id="2892" w:author="IO" w:date="2011-07-20T18:39:00Z">
                <w:rPr>
                  <w:rStyle w:val="apple-style-span"/>
                  <w:rFonts w:ascii="Arial" w:hAnsi="Arial" w:cs="Arial"/>
                  <w:color w:val="000000"/>
                  <w:sz w:val="20"/>
                  <w:szCs w:val="20"/>
                </w:rPr>
              </w:rPrChange>
            </w:rPr>
            <w:delText>se centra en la creación y explotación de modelos de dominio (es decir, representaciones abstractas de los conocimientos y actividades que rigen un dominio de aplicación particular), más que en conceptos informáticos (o algoritmos)</w:delText>
          </w:r>
        </w:del>
      </w:ins>
      <w:customXmlInsRangeStart w:id="2893" w:author="Orion" w:date="2011-05-09T12:35:00Z"/>
      <w:customXmlDelRangeStart w:id="2894" w:author="IO" w:date="2011-07-20T17:57:00Z"/>
      <w:sdt>
        <w:sdtPr>
          <w:rPr>
            <w:sz w:val="52"/>
            <w:szCs w:val="52"/>
          </w:rPr>
          <w:id w:val="1080033518"/>
          <w:citation/>
        </w:sdtPr>
        <w:sdtContent>
          <w:customXmlInsRangeEnd w:id="2893"/>
          <w:customXmlDelRangeEnd w:id="2894"/>
          <w:ins w:id="2895" w:author="Orion" w:date="2011-05-09T12:35:00Z">
            <w:del w:id="2896" w:author="IO" w:date="2011-07-20T17:57:00Z">
              <w:r w:rsidR="006920FF" w:rsidRPr="007353C8" w:rsidDel="000F09C4">
                <w:rPr>
                  <w:sz w:val="52"/>
                  <w:szCs w:val="52"/>
                  <w:rPrChange w:id="2897" w:author="IO" w:date="2011-07-20T18:39:00Z">
                    <w:rPr>
                      <w:rStyle w:val="apple-style-span"/>
                      <w:rFonts w:cs="Times New Roman"/>
                      <w:color w:val="000000"/>
                    </w:rPr>
                  </w:rPrChange>
                </w:rPr>
                <w:fldChar w:fldCharType="begin"/>
              </w:r>
            </w:del>
            <w:del w:id="2898" w:author="IO" w:date="2011-07-12T14:22:00Z">
              <w:r w:rsidR="006920FF" w:rsidRPr="007353C8" w:rsidDel="002A3258">
                <w:rPr>
                  <w:sz w:val="52"/>
                  <w:szCs w:val="52"/>
                  <w:rPrChange w:id="2899" w:author="IO" w:date="2011-07-20T18:39:00Z">
                    <w:rPr>
                      <w:rStyle w:val="apple-style-span"/>
                      <w:rFonts w:cs="Times New Roman"/>
                      <w:color w:val="000000"/>
                    </w:rPr>
                  </w:rPrChange>
                </w:rPr>
                <w:delInstrText xml:space="preserve"> CITATION Fra03 \l 3082 </w:delInstrText>
              </w:r>
            </w:del>
          </w:ins>
          <w:del w:id="2900" w:author="IO" w:date="2011-07-20T17:57:00Z">
            <w:r w:rsidR="006920FF" w:rsidRPr="007353C8" w:rsidDel="000F09C4">
              <w:rPr>
                <w:sz w:val="52"/>
                <w:szCs w:val="52"/>
                <w:rPrChange w:id="2901" w:author="IO" w:date="2011-07-20T18:39:00Z">
                  <w:rPr>
                    <w:rStyle w:val="apple-style-span"/>
                    <w:rFonts w:cs="Times New Roman"/>
                    <w:color w:val="000000"/>
                  </w:rPr>
                </w:rPrChange>
              </w:rPr>
              <w:fldChar w:fldCharType="separate"/>
            </w:r>
          </w:del>
          <w:del w:id="2902" w:author="IO" w:date="2011-07-12T12:37:00Z">
            <w:r w:rsidR="00C1157B" w:rsidRPr="007353C8" w:rsidDel="00545B0D">
              <w:rPr>
                <w:sz w:val="52"/>
                <w:szCs w:val="52"/>
                <w:rPrChange w:id="2903" w:author="IO" w:date="2011-07-20T18:39:00Z">
                  <w:rPr>
                    <w:rStyle w:val="apple-style-span"/>
                    <w:rFonts w:cs="Times New Roman"/>
                    <w:noProof/>
                    <w:color w:val="000000"/>
                  </w:rPr>
                </w:rPrChange>
              </w:rPr>
              <w:delText xml:space="preserve"> (11)</w:delText>
            </w:r>
          </w:del>
          <w:ins w:id="2904" w:author="Orion" w:date="2011-05-09T12:35:00Z">
            <w:del w:id="2905" w:author="IO" w:date="2011-07-20T17:57:00Z">
              <w:r w:rsidR="006920FF" w:rsidRPr="007353C8" w:rsidDel="000F09C4">
                <w:rPr>
                  <w:sz w:val="52"/>
                  <w:szCs w:val="52"/>
                  <w:rPrChange w:id="2906" w:author="IO" w:date="2011-07-20T18:39:00Z">
                    <w:rPr>
                      <w:rStyle w:val="apple-style-span"/>
                      <w:rFonts w:cs="Times New Roman"/>
                      <w:color w:val="000000"/>
                    </w:rPr>
                  </w:rPrChange>
                </w:rPr>
                <w:fldChar w:fldCharType="end"/>
              </w:r>
            </w:del>
          </w:ins>
          <w:customXmlInsRangeStart w:id="2907" w:author="Orion" w:date="2011-05-09T12:35:00Z"/>
          <w:customXmlDelRangeStart w:id="2908" w:author="IO" w:date="2011-07-20T17:57:00Z"/>
        </w:sdtContent>
      </w:sdt>
      <w:customXmlInsRangeEnd w:id="2907"/>
      <w:customXmlDelRangeEnd w:id="2908"/>
      <w:ins w:id="2909" w:author="Orion" w:date="2011-05-09T12:21:00Z">
        <w:del w:id="2910" w:author="IO" w:date="2011-07-20T17:57:00Z">
          <w:r w:rsidRPr="007353C8" w:rsidDel="000F09C4">
            <w:rPr>
              <w:sz w:val="52"/>
              <w:szCs w:val="52"/>
              <w:rPrChange w:id="2911" w:author="IO" w:date="2011-07-20T18:39:00Z">
                <w:rPr>
                  <w:rStyle w:val="apple-style-span"/>
                  <w:rFonts w:ascii="Arial" w:hAnsi="Arial" w:cs="Arial"/>
                  <w:color w:val="000000"/>
                  <w:sz w:val="20"/>
                  <w:szCs w:val="20"/>
                </w:rPr>
              </w:rPrChange>
            </w:rPr>
            <w:delText xml:space="preserve">. </w:delText>
          </w:r>
        </w:del>
      </w:ins>
      <w:ins w:id="2912" w:author="Orion" w:date="2011-05-09T12:42:00Z">
        <w:del w:id="2913" w:author="IO" w:date="2011-07-20T17:57:00Z">
          <w:r w:rsidR="00B8369E" w:rsidRPr="007353C8" w:rsidDel="000F09C4">
            <w:rPr>
              <w:sz w:val="52"/>
              <w:szCs w:val="52"/>
              <w:rPrChange w:id="2914" w:author="IO" w:date="2011-07-20T18:39:00Z">
                <w:rPr>
                  <w:rStyle w:val="apple-style-span"/>
                  <w:rFonts w:cs="Times New Roman"/>
                  <w:color w:val="000000"/>
                </w:rPr>
              </w:rPrChange>
            </w:rPr>
            <w:delText xml:space="preserve">Por lo tanto, </w:delText>
          </w:r>
        </w:del>
      </w:ins>
      <w:ins w:id="2915" w:author="Orion" w:date="2011-05-09T12:38:00Z">
        <w:del w:id="2916" w:author="IO" w:date="2011-07-20T17:57:00Z">
          <w:r w:rsidR="00B8369E" w:rsidRPr="007353C8" w:rsidDel="000F09C4">
            <w:rPr>
              <w:sz w:val="52"/>
              <w:szCs w:val="52"/>
              <w:rPrChange w:id="2917" w:author="IO" w:date="2011-07-20T18:39:00Z">
                <w:rPr>
                  <w:rStyle w:val="apple-style-span"/>
                  <w:rFonts w:cs="Times New Roman"/>
                  <w:color w:val="000000"/>
                </w:rPr>
              </w:rPrChange>
            </w:rPr>
            <w:delText>INGENIAS se basa en la programaci</w:delText>
          </w:r>
        </w:del>
      </w:ins>
      <w:ins w:id="2918" w:author="Orion" w:date="2011-05-09T12:39:00Z">
        <w:del w:id="2919" w:author="IO" w:date="2011-07-20T17:57:00Z">
          <w:r w:rsidR="00B8369E" w:rsidRPr="007353C8" w:rsidDel="000F09C4">
            <w:rPr>
              <w:sz w:val="52"/>
              <w:szCs w:val="52"/>
              <w:rPrChange w:id="2920" w:author="IO" w:date="2011-07-20T18:39:00Z">
                <w:rPr>
                  <w:rStyle w:val="apple-style-span"/>
                  <w:rFonts w:cs="Times New Roman"/>
                  <w:color w:val="000000"/>
                </w:rPr>
              </w:rPrChange>
            </w:rPr>
            <w:delText>ón por modelos como principal forma de expresión</w:delText>
          </w:r>
        </w:del>
      </w:ins>
      <w:ins w:id="2921" w:author="Orion" w:date="2011-05-09T12:47:00Z">
        <w:del w:id="2922" w:author="IO" w:date="2011-07-20T17:57:00Z">
          <w:r w:rsidR="00B8369E" w:rsidRPr="007353C8" w:rsidDel="000F09C4">
            <w:rPr>
              <w:sz w:val="52"/>
              <w:szCs w:val="52"/>
              <w:rPrChange w:id="2923" w:author="IO" w:date="2011-07-20T18:39:00Z">
                <w:rPr>
                  <w:rStyle w:val="apple-style-span"/>
                  <w:rFonts w:cs="Times New Roman"/>
                  <w:color w:val="000000"/>
                </w:rPr>
              </w:rPrChange>
            </w:rPr>
            <w:delText>. E</w:delText>
          </w:r>
        </w:del>
      </w:ins>
      <w:ins w:id="2924" w:author="Orion" w:date="2011-05-09T12:40:00Z">
        <w:del w:id="2925" w:author="IO" w:date="2011-07-20T17:57:00Z">
          <w:r w:rsidR="00B8369E" w:rsidRPr="007353C8" w:rsidDel="000F09C4">
            <w:rPr>
              <w:sz w:val="52"/>
              <w:szCs w:val="52"/>
              <w:rPrChange w:id="2926" w:author="IO" w:date="2011-07-20T18:39:00Z">
                <w:rPr>
                  <w:rStyle w:val="apple-style-span"/>
                  <w:rFonts w:cs="Times New Roman"/>
                  <w:color w:val="000000"/>
                </w:rPr>
              </w:rPrChange>
            </w:rPr>
            <w:delText>stos modelos son creados incluyendo acciones de ejecuci</w:delText>
          </w:r>
        </w:del>
      </w:ins>
      <w:ins w:id="2927" w:author="Orion" w:date="2011-05-09T12:41:00Z">
        <w:del w:id="2928" w:author="IO" w:date="2011-07-20T17:57:00Z">
          <w:r w:rsidR="00B8369E" w:rsidRPr="007353C8" w:rsidDel="000F09C4">
            <w:rPr>
              <w:sz w:val="52"/>
              <w:szCs w:val="52"/>
              <w:rPrChange w:id="2929" w:author="IO" w:date="2011-07-20T18:39:00Z">
                <w:rPr>
                  <w:rStyle w:val="apple-style-span"/>
                  <w:rFonts w:cs="Times New Roman"/>
                  <w:color w:val="000000"/>
                </w:rPr>
              </w:rPrChange>
            </w:rPr>
            <w:delText xml:space="preserve">ón </w:delText>
          </w:r>
        </w:del>
      </w:ins>
      <w:ins w:id="2930" w:author="Orion" w:date="2011-05-09T12:44:00Z">
        <w:del w:id="2931" w:author="IO" w:date="2011-07-20T17:57:00Z">
          <w:r w:rsidR="00B8369E" w:rsidRPr="007353C8" w:rsidDel="000F09C4">
            <w:rPr>
              <w:sz w:val="52"/>
              <w:szCs w:val="52"/>
              <w:rPrChange w:id="2932" w:author="IO" w:date="2011-07-20T18:39:00Z">
                <w:rPr>
                  <w:rStyle w:val="apple-style-span"/>
                  <w:rFonts w:cs="Times New Roman"/>
                  <w:color w:val="000000"/>
                </w:rPr>
              </w:rPrChange>
            </w:rPr>
            <w:delText xml:space="preserve">y </w:delText>
          </w:r>
        </w:del>
      </w:ins>
      <w:ins w:id="2933" w:author="Orion" w:date="2011-05-09T12:48:00Z">
        <w:del w:id="2934" w:author="IO" w:date="2011-07-20T17:57:00Z">
          <w:r w:rsidR="00B8369E" w:rsidRPr="007353C8" w:rsidDel="000F09C4">
            <w:rPr>
              <w:sz w:val="52"/>
              <w:szCs w:val="52"/>
              <w:rPrChange w:id="2935" w:author="IO" w:date="2011-07-20T18:39:00Z">
                <w:rPr>
                  <w:rStyle w:val="apple-style-span"/>
                  <w:rFonts w:cs="Times New Roman"/>
                  <w:color w:val="000000"/>
                </w:rPr>
              </w:rPrChange>
            </w:rPr>
            <w:delText xml:space="preserve">a partir de </w:delText>
          </w:r>
        </w:del>
      </w:ins>
      <w:ins w:id="2936" w:author="Orion" w:date="2011-05-09T12:50:00Z">
        <w:del w:id="2937" w:author="IO" w:date="2011-07-20T17:57:00Z">
          <w:r w:rsidR="00A276BA" w:rsidRPr="007353C8" w:rsidDel="000F09C4">
            <w:rPr>
              <w:sz w:val="52"/>
              <w:szCs w:val="52"/>
              <w:rPrChange w:id="2938" w:author="IO" w:date="2011-07-20T18:39:00Z">
                <w:rPr>
                  <w:rStyle w:val="apple-style-span"/>
                  <w:rFonts w:cs="Times New Roman"/>
                  <w:color w:val="000000"/>
                </w:rPr>
              </w:rPrChange>
            </w:rPr>
            <w:delText>ellos</w:delText>
          </w:r>
        </w:del>
      </w:ins>
      <w:ins w:id="2939" w:author="Orion" w:date="2011-05-09T12:48:00Z">
        <w:del w:id="2940" w:author="IO" w:date="2011-07-20T17:57:00Z">
          <w:r w:rsidR="00B8369E" w:rsidRPr="007353C8" w:rsidDel="000F09C4">
            <w:rPr>
              <w:sz w:val="52"/>
              <w:szCs w:val="52"/>
              <w:rPrChange w:id="2941" w:author="IO" w:date="2011-07-20T18:39:00Z">
                <w:rPr>
                  <w:rStyle w:val="apple-style-span"/>
                  <w:rFonts w:cs="Times New Roman"/>
                  <w:color w:val="000000"/>
                </w:rPr>
              </w:rPrChange>
            </w:rPr>
            <w:delText xml:space="preserve"> </w:delText>
          </w:r>
        </w:del>
      </w:ins>
      <w:ins w:id="2942" w:author="Orion" w:date="2011-05-09T12:44:00Z">
        <w:del w:id="2943" w:author="IO" w:date="2011-07-20T17:57:00Z">
          <w:r w:rsidR="00B8369E" w:rsidRPr="007353C8" w:rsidDel="000F09C4">
            <w:rPr>
              <w:sz w:val="52"/>
              <w:szCs w:val="52"/>
              <w:rPrChange w:id="2944" w:author="IO" w:date="2011-07-20T18:39:00Z">
                <w:rPr>
                  <w:rStyle w:val="apple-style-span"/>
                  <w:rFonts w:cs="Times New Roman"/>
                  <w:color w:val="000000"/>
                </w:rPr>
              </w:rPrChange>
            </w:rPr>
            <w:delText xml:space="preserve">se </w:delText>
          </w:r>
        </w:del>
      </w:ins>
      <w:ins w:id="2945" w:author="Orion" w:date="2011-05-09T12:42:00Z">
        <w:del w:id="2946" w:author="IO" w:date="2011-07-20T17:57:00Z">
          <w:r w:rsidR="00B8369E" w:rsidRPr="007353C8" w:rsidDel="000F09C4">
            <w:rPr>
              <w:sz w:val="52"/>
              <w:szCs w:val="52"/>
              <w:rPrChange w:id="2947" w:author="IO" w:date="2011-07-20T18:39:00Z">
                <w:rPr>
                  <w:rStyle w:val="apple-style-span"/>
                  <w:rFonts w:cs="Times New Roman"/>
                  <w:color w:val="000000"/>
                </w:rPr>
              </w:rPrChange>
            </w:rPr>
            <w:delText>genera</w:delText>
          </w:r>
        </w:del>
      </w:ins>
      <w:ins w:id="2948" w:author="Orion" w:date="2011-05-09T12:41:00Z">
        <w:del w:id="2949" w:author="IO" w:date="2011-07-20T17:57:00Z">
          <w:r w:rsidR="00B8369E" w:rsidRPr="007353C8" w:rsidDel="000F09C4">
            <w:rPr>
              <w:sz w:val="52"/>
              <w:szCs w:val="52"/>
              <w:rPrChange w:id="2950" w:author="IO" w:date="2011-07-20T18:39:00Z">
                <w:rPr>
                  <w:rStyle w:val="apple-style-span"/>
                  <w:rFonts w:cs="Times New Roman"/>
                  <w:color w:val="000000"/>
                </w:rPr>
              </w:rPrChange>
            </w:rPr>
            <w:delText xml:space="preserve"> el código</w:delText>
          </w:r>
        </w:del>
      </w:ins>
      <w:ins w:id="2951" w:author="Orion" w:date="2011-05-09T12:44:00Z">
        <w:del w:id="2952" w:author="IO" w:date="2011-07-20T17:57:00Z">
          <w:r w:rsidR="00B8369E" w:rsidRPr="007353C8" w:rsidDel="000F09C4">
            <w:rPr>
              <w:sz w:val="52"/>
              <w:szCs w:val="52"/>
              <w:rPrChange w:id="2953" w:author="IO" w:date="2011-07-20T18:39:00Z">
                <w:rPr>
                  <w:rStyle w:val="apple-style-span"/>
                  <w:rFonts w:cs="Times New Roman"/>
                  <w:color w:val="000000"/>
                </w:rPr>
              </w:rPrChange>
            </w:rPr>
            <w:delText xml:space="preserve">, pudiéndose modificar o añadir </w:delText>
          </w:r>
        </w:del>
      </w:ins>
      <w:ins w:id="2954" w:author="Orion" w:date="2011-05-09T12:45:00Z">
        <w:del w:id="2955" w:author="IO" w:date="2011-07-20T17:57:00Z">
          <w:r w:rsidR="00B8369E" w:rsidRPr="007353C8" w:rsidDel="000F09C4">
            <w:rPr>
              <w:sz w:val="52"/>
              <w:szCs w:val="52"/>
              <w:rPrChange w:id="2956" w:author="IO" w:date="2011-07-20T18:39:00Z">
                <w:rPr>
                  <w:rStyle w:val="apple-style-span"/>
                  <w:rFonts w:cs="Times New Roman"/>
                  <w:color w:val="000000"/>
                </w:rPr>
              </w:rPrChange>
            </w:rPr>
            <w:delText>código</w:delText>
          </w:r>
        </w:del>
      </w:ins>
      <w:ins w:id="2957" w:author="Orion" w:date="2011-05-09T12:44:00Z">
        <w:del w:id="2958" w:author="IO" w:date="2011-07-20T17:57:00Z">
          <w:r w:rsidR="00B8369E" w:rsidRPr="007353C8" w:rsidDel="000F09C4">
            <w:rPr>
              <w:sz w:val="52"/>
              <w:szCs w:val="52"/>
              <w:rPrChange w:id="2959" w:author="IO" w:date="2011-07-20T18:39:00Z">
                <w:rPr>
                  <w:rStyle w:val="apple-style-span"/>
                  <w:rFonts w:cs="Times New Roman"/>
                  <w:color w:val="000000"/>
                </w:rPr>
              </w:rPrChange>
            </w:rPr>
            <w:delText xml:space="preserve"> a mano</w:delText>
          </w:r>
        </w:del>
      </w:ins>
      <w:ins w:id="2960" w:author="Orion" w:date="2011-05-09T12:51:00Z">
        <w:del w:id="2961" w:author="IO" w:date="2011-07-20T17:57:00Z">
          <w:r w:rsidR="000572CC" w:rsidRPr="007353C8" w:rsidDel="000F09C4">
            <w:rPr>
              <w:sz w:val="52"/>
              <w:szCs w:val="52"/>
              <w:rPrChange w:id="2962" w:author="IO" w:date="2011-07-20T18:39:00Z">
                <w:rPr>
                  <w:rStyle w:val="apple-style-span"/>
                  <w:rFonts w:cs="Times New Roman"/>
                  <w:color w:val="000000"/>
                </w:rPr>
              </w:rPrChange>
            </w:rPr>
            <w:delText xml:space="preserve"> a posteriori</w:delText>
          </w:r>
        </w:del>
      </w:ins>
      <w:ins w:id="2963" w:author="Orion" w:date="2011-05-09T12:45:00Z">
        <w:del w:id="2964" w:author="IO" w:date="2011-07-20T17:57:00Z">
          <w:r w:rsidR="00B8369E" w:rsidRPr="007353C8" w:rsidDel="000F09C4">
            <w:rPr>
              <w:sz w:val="52"/>
              <w:szCs w:val="52"/>
              <w:rPrChange w:id="2965" w:author="IO" w:date="2011-07-20T18:39:00Z">
                <w:rPr>
                  <w:rStyle w:val="apple-style-span"/>
                  <w:rFonts w:cs="Times New Roman"/>
                  <w:color w:val="000000"/>
                </w:rPr>
              </w:rPrChange>
            </w:rPr>
            <w:delText xml:space="preserve"> para </w:delText>
          </w:r>
        </w:del>
      </w:ins>
      <w:ins w:id="2966" w:author="Orion" w:date="2011-05-09T12:47:00Z">
        <w:del w:id="2967" w:author="IO" w:date="2011-07-20T17:57:00Z">
          <w:r w:rsidR="00B8369E" w:rsidRPr="007353C8" w:rsidDel="000F09C4">
            <w:rPr>
              <w:sz w:val="52"/>
              <w:szCs w:val="52"/>
              <w:rPrChange w:id="2968" w:author="IO" w:date="2011-07-20T18:39:00Z">
                <w:rPr>
                  <w:rStyle w:val="apple-style-span"/>
                  <w:rFonts w:cs="Times New Roman"/>
                  <w:color w:val="000000"/>
                </w:rPr>
              </w:rPrChange>
            </w:rPr>
            <w:delText>especificar acciones concretas</w:delText>
          </w:r>
        </w:del>
      </w:ins>
      <w:ins w:id="2969" w:author="Orion" w:date="2011-05-09T12:40:00Z">
        <w:del w:id="2970" w:author="IO" w:date="2011-07-20T17:57:00Z">
          <w:r w:rsidR="00B8369E" w:rsidRPr="007353C8" w:rsidDel="000F09C4">
            <w:rPr>
              <w:sz w:val="52"/>
              <w:szCs w:val="52"/>
              <w:rPrChange w:id="2971" w:author="IO" w:date="2011-07-20T18:39:00Z">
                <w:rPr>
                  <w:rStyle w:val="apple-style-span"/>
                  <w:rFonts w:cs="Times New Roman"/>
                  <w:color w:val="000000"/>
                </w:rPr>
              </w:rPrChange>
            </w:rPr>
            <w:delText>.</w:delText>
          </w:r>
        </w:del>
      </w:ins>
      <w:ins w:id="2972" w:author="Orion" w:date="2011-05-09T12:42:00Z">
        <w:del w:id="2973" w:author="IO" w:date="2011-07-20T17:57:00Z">
          <w:r w:rsidR="00B8369E" w:rsidRPr="007353C8" w:rsidDel="000F09C4">
            <w:rPr>
              <w:sz w:val="52"/>
              <w:szCs w:val="52"/>
              <w:rPrChange w:id="2974" w:author="IO" w:date="2011-07-20T18:39:00Z">
                <w:rPr>
                  <w:rStyle w:val="apple-style-span"/>
                  <w:rFonts w:cs="Times New Roman"/>
                  <w:color w:val="000000"/>
                </w:rPr>
              </w:rPrChange>
            </w:rPr>
            <w:delText xml:space="preserve"> </w:delText>
          </w:r>
        </w:del>
      </w:ins>
      <w:bookmarkStart w:id="2975" w:name="_Toc298954511"/>
      <w:bookmarkStart w:id="2976" w:name="_Toc299007682"/>
      <w:bookmarkStart w:id="2977" w:name="_Toc299012040"/>
      <w:bookmarkStart w:id="2978" w:name="_Toc299103588"/>
      <w:bookmarkStart w:id="2979" w:name="_Toc299103961"/>
      <w:bookmarkStart w:id="2980" w:name="_Toc299463786"/>
      <w:bookmarkStart w:id="2981" w:name="_Toc299463870"/>
      <w:bookmarkEnd w:id="2975"/>
      <w:bookmarkEnd w:id="2976"/>
      <w:bookmarkEnd w:id="2977"/>
      <w:bookmarkEnd w:id="2978"/>
      <w:bookmarkEnd w:id="2979"/>
      <w:bookmarkEnd w:id="2980"/>
      <w:bookmarkEnd w:id="2981"/>
    </w:p>
    <w:p w14:paraId="35DB0F77" w14:textId="1E1983B5" w:rsidR="00DA06DD" w:rsidRPr="007353C8" w:rsidDel="000F09C4" w:rsidRDefault="00DA06DD">
      <w:pPr>
        <w:numPr>
          <w:ilvl w:val="0"/>
          <w:numId w:val="40"/>
        </w:numPr>
        <w:spacing w:before="240" w:after="120"/>
        <w:jc w:val="both"/>
        <w:rPr>
          <w:ins w:id="2982" w:author="Orion" w:date="2011-05-10T18:21:00Z"/>
          <w:del w:id="2983" w:author="IO" w:date="2011-07-20T17:57:00Z"/>
          <w:sz w:val="52"/>
          <w:szCs w:val="52"/>
          <w:rPrChange w:id="2984" w:author="IO" w:date="2011-07-20T18:39:00Z">
            <w:rPr>
              <w:ins w:id="2985" w:author="Orion" w:date="2011-05-10T18:21:00Z"/>
              <w:del w:id="2986" w:author="IO" w:date="2011-07-20T17:57:00Z"/>
              <w:rStyle w:val="apple-style-span"/>
              <w:rFonts w:cs="Times New Roman"/>
              <w:color w:val="000000"/>
            </w:rPr>
          </w:rPrChange>
        </w:rPr>
        <w:pPrChange w:id="2987" w:author="IO" w:date="2011-07-20T18:39:00Z">
          <w:pPr/>
        </w:pPrChange>
      </w:pPr>
      <w:bookmarkStart w:id="2988" w:name="_Toc298954512"/>
      <w:bookmarkStart w:id="2989" w:name="_Toc299007683"/>
      <w:bookmarkStart w:id="2990" w:name="_Toc299012041"/>
      <w:bookmarkStart w:id="2991" w:name="_Toc299103589"/>
      <w:bookmarkStart w:id="2992" w:name="_Toc299103962"/>
      <w:bookmarkStart w:id="2993" w:name="_Toc299463787"/>
      <w:bookmarkStart w:id="2994" w:name="_Toc299463871"/>
      <w:bookmarkEnd w:id="2988"/>
      <w:bookmarkEnd w:id="2989"/>
      <w:bookmarkEnd w:id="2990"/>
      <w:bookmarkEnd w:id="2991"/>
      <w:bookmarkEnd w:id="2992"/>
      <w:bookmarkEnd w:id="2993"/>
      <w:bookmarkEnd w:id="2994"/>
    </w:p>
    <w:p w14:paraId="78BEE0DC" w14:textId="1D0789A9" w:rsidR="004117D6" w:rsidRPr="007353C8" w:rsidDel="007353C8" w:rsidRDefault="00DA06DD">
      <w:pPr>
        <w:numPr>
          <w:ilvl w:val="0"/>
          <w:numId w:val="40"/>
        </w:numPr>
        <w:jc w:val="both"/>
        <w:rPr>
          <w:ins w:id="2995" w:author="Orion" w:date="2011-05-10T18:26:00Z"/>
          <w:del w:id="2996" w:author="IO" w:date="2011-07-20T18:39:00Z"/>
          <w:sz w:val="52"/>
          <w:szCs w:val="52"/>
          <w:rPrChange w:id="2997" w:author="IO" w:date="2011-07-20T18:39:00Z">
            <w:rPr>
              <w:ins w:id="2998" w:author="Orion" w:date="2011-05-10T18:26:00Z"/>
              <w:del w:id="2999" w:author="IO" w:date="2011-07-20T18:39:00Z"/>
              <w:rFonts w:cs="Times New Roman"/>
            </w:rPr>
          </w:rPrChange>
        </w:rPr>
        <w:pPrChange w:id="3000" w:author="IO" w:date="2011-07-20T18:39:00Z">
          <w:pPr/>
        </w:pPrChange>
      </w:pPr>
      <w:ins w:id="3001" w:author="Orion" w:date="2011-05-17T18:39:00Z">
        <w:del w:id="3002" w:author="IO" w:date="2011-07-20T18:39:00Z">
          <w:r w:rsidRPr="007353C8" w:rsidDel="007353C8">
            <w:rPr>
              <w:sz w:val="52"/>
              <w:szCs w:val="52"/>
              <w:rPrChange w:id="3003" w:author="IO" w:date="2011-07-20T18:39:00Z">
                <w:rPr/>
              </w:rPrChange>
            </w:rPr>
            <w:delText xml:space="preserve">De esta forma </w:delText>
          </w:r>
        </w:del>
      </w:ins>
      <w:ins w:id="3004" w:author="Orion" w:date="2011-05-10T18:28:00Z">
        <w:del w:id="3005" w:author="IO" w:date="2011-05-13T12:52:00Z">
          <w:r w:rsidR="00F256A8" w:rsidRPr="007353C8" w:rsidDel="004B5D0F">
            <w:rPr>
              <w:sz w:val="52"/>
              <w:szCs w:val="52"/>
              <w:rPrChange w:id="3006" w:author="IO" w:date="2011-07-20T18:39:00Z">
                <w:rPr/>
              </w:rPrChange>
            </w:rPr>
            <w:delText>Esta metodolog</w:delText>
          </w:r>
        </w:del>
      </w:ins>
      <w:ins w:id="3007" w:author="Orion" w:date="2011-05-10T18:29:00Z">
        <w:del w:id="3008" w:author="IO" w:date="2011-05-13T12:52:00Z">
          <w:r w:rsidR="00F256A8" w:rsidRPr="007353C8" w:rsidDel="004B5D0F">
            <w:rPr>
              <w:sz w:val="52"/>
              <w:szCs w:val="52"/>
              <w:rPrChange w:id="3009" w:author="IO" w:date="2011-07-20T18:39:00Z">
                <w:rPr/>
              </w:rPrChange>
            </w:rPr>
            <w:delText xml:space="preserve">ía nos </w:delText>
          </w:r>
        </w:del>
        <w:del w:id="3010" w:author="IO" w:date="2011-07-20T18:39:00Z">
          <w:r w:rsidR="00F256A8" w:rsidRPr="007353C8" w:rsidDel="007353C8">
            <w:rPr>
              <w:sz w:val="52"/>
              <w:szCs w:val="52"/>
              <w:rPrChange w:id="3011" w:author="IO" w:date="2011-07-20T18:39:00Z">
                <w:rPr/>
              </w:rPrChange>
            </w:rPr>
            <w:delText>permite</w:delText>
          </w:r>
        </w:del>
      </w:ins>
      <w:ins w:id="3012" w:author="Orion" w:date="2011-05-10T18:27:00Z">
        <w:del w:id="3013" w:author="IO" w:date="2011-07-20T18:39:00Z">
          <w:r w:rsidR="00F256A8" w:rsidRPr="007353C8" w:rsidDel="007353C8">
            <w:rPr>
              <w:sz w:val="52"/>
              <w:szCs w:val="52"/>
              <w:rPrChange w:id="3014" w:author="IO" w:date="2011-07-20T18:39:00Z">
                <w:rPr/>
              </w:rPrChange>
            </w:rPr>
            <w:delText xml:space="preserve"> desarrollar sistemas distribuidos complejos </w:delText>
          </w:r>
        </w:del>
      </w:ins>
      <w:ins w:id="3015" w:author="Orion" w:date="2011-05-10T18:28:00Z">
        <w:del w:id="3016" w:author="IO" w:date="2011-07-20T18:39:00Z">
          <w:r w:rsidR="00F256A8" w:rsidRPr="007353C8" w:rsidDel="007353C8">
            <w:rPr>
              <w:sz w:val="52"/>
              <w:szCs w:val="52"/>
              <w:rPrChange w:id="3017" w:author="IO" w:date="2011-07-20T18:39:00Z">
                <w:rPr/>
              </w:rPrChange>
            </w:rPr>
            <w:delText>y</w:delText>
          </w:r>
        </w:del>
      </w:ins>
      <w:ins w:id="3018" w:author="Orion" w:date="2011-05-10T18:27:00Z">
        <w:del w:id="3019" w:author="IO" w:date="2011-07-20T18:39:00Z">
          <w:r w:rsidR="00F256A8" w:rsidRPr="007353C8" w:rsidDel="007353C8">
            <w:rPr>
              <w:sz w:val="52"/>
              <w:szCs w:val="52"/>
              <w:rPrChange w:id="3020" w:author="IO" w:date="2011-07-20T18:39:00Z">
                <w:rPr/>
              </w:rPrChange>
            </w:rPr>
            <w:delText xml:space="preserve"> din</w:delText>
          </w:r>
        </w:del>
      </w:ins>
      <w:ins w:id="3021" w:author="Orion" w:date="2011-05-10T18:28:00Z">
        <w:del w:id="3022" w:author="IO" w:date="2011-07-20T18:39:00Z">
          <w:r w:rsidR="00F256A8" w:rsidRPr="007353C8" w:rsidDel="007353C8">
            <w:rPr>
              <w:sz w:val="52"/>
              <w:szCs w:val="52"/>
              <w:rPrChange w:id="3023" w:author="IO" w:date="2011-07-20T18:39:00Z">
                <w:rPr/>
              </w:rPrChange>
            </w:rPr>
            <w:delText>ámicos usando el paradigma de agentes.</w:delText>
          </w:r>
        </w:del>
      </w:ins>
      <w:ins w:id="3024" w:author="Orion" w:date="2011-05-10T18:30:00Z">
        <w:del w:id="3025" w:author="IO" w:date="2011-07-20T18:39:00Z">
          <w:r w:rsidR="00F256A8" w:rsidRPr="007353C8" w:rsidDel="007353C8">
            <w:rPr>
              <w:sz w:val="52"/>
              <w:szCs w:val="52"/>
              <w:rPrChange w:id="3026" w:author="IO" w:date="2011-07-20T18:39:00Z">
                <w:rPr/>
              </w:rPrChange>
            </w:rPr>
            <w:delText xml:space="preserve"> Un agente es una entidad software </w:delText>
          </w:r>
          <w:r w:rsidR="00F256A8" w:rsidRPr="007353C8" w:rsidDel="007353C8">
            <w:rPr>
              <w:sz w:val="52"/>
              <w:szCs w:val="52"/>
              <w:rPrChange w:id="3027" w:author="IO" w:date="2011-07-20T18:39:00Z">
                <w:rPr/>
              </w:rPrChange>
            </w:rPr>
            <w:lastRenderedPageBreak/>
            <w:delText xml:space="preserve">que contiene su propio hilo de control y esta modelada </w:delText>
          </w:r>
        </w:del>
      </w:ins>
      <w:ins w:id="3028" w:author="Orion" w:date="2011-05-10T18:39:00Z">
        <w:del w:id="3029" w:author="IO" w:date="2011-07-20T18:39:00Z">
          <w:r w:rsidR="00B57D58" w:rsidRPr="007353C8" w:rsidDel="007353C8">
            <w:rPr>
              <w:sz w:val="52"/>
              <w:szCs w:val="52"/>
              <w:rPrChange w:id="3030" w:author="IO" w:date="2011-07-20T18:39:00Z">
                <w:rPr/>
              </w:rPrChange>
            </w:rPr>
            <w:delText xml:space="preserve">en </w:delText>
          </w:r>
        </w:del>
      </w:ins>
      <w:ins w:id="3031" w:author="Orion" w:date="2011-05-10T18:30:00Z">
        <w:del w:id="3032" w:author="IO" w:date="2011-07-20T18:39:00Z">
          <w:r w:rsidR="00F256A8" w:rsidRPr="007353C8" w:rsidDel="007353C8">
            <w:rPr>
              <w:sz w:val="52"/>
              <w:szCs w:val="52"/>
              <w:rPrChange w:id="3033" w:author="IO" w:date="2011-07-20T18:39:00Z">
                <w:rPr/>
              </w:rPrChange>
            </w:rPr>
            <w:delText>cuanto a su comportamiento y conceptos sociales como objetivos, intenciones, tareas, roles, etc</w:delText>
          </w:r>
        </w:del>
      </w:ins>
      <w:ins w:id="3034" w:author="Orion" w:date="2011-05-10T18:40:00Z">
        <w:del w:id="3035" w:author="IO" w:date="2011-07-20T18:39:00Z">
          <w:r w:rsidR="00927826" w:rsidRPr="007353C8" w:rsidDel="007353C8">
            <w:rPr>
              <w:sz w:val="52"/>
              <w:szCs w:val="52"/>
              <w:rPrChange w:id="3036" w:author="IO" w:date="2011-07-20T18:39:00Z">
                <w:rPr/>
              </w:rPrChange>
            </w:rPr>
            <w:delText>.</w:delText>
          </w:r>
        </w:del>
      </w:ins>
      <w:ins w:id="3037" w:author="Orion" w:date="2011-05-10T18:41:00Z">
        <w:del w:id="3038" w:author="IO" w:date="2011-07-20T18:39:00Z">
          <w:r w:rsidR="00927826" w:rsidRPr="007353C8" w:rsidDel="007353C8">
            <w:rPr>
              <w:sz w:val="52"/>
              <w:szCs w:val="52"/>
              <w:rPrChange w:id="3039" w:author="IO" w:date="2011-07-20T18:39:00Z">
                <w:rPr/>
              </w:rPrChange>
            </w:rPr>
            <w:delText xml:space="preserve"> </w:delText>
          </w:r>
        </w:del>
      </w:ins>
      <w:ins w:id="3040" w:author="Orion" w:date="2011-05-10T18:40:00Z">
        <w:del w:id="3041" w:author="IO" w:date="2011-07-20T18:39:00Z">
          <w:r w:rsidR="00927826" w:rsidRPr="007353C8" w:rsidDel="007353C8">
            <w:rPr>
              <w:sz w:val="52"/>
              <w:szCs w:val="52"/>
              <w:rPrChange w:id="3042" w:author="IO" w:date="2011-07-20T18:39:00Z">
                <w:rPr/>
              </w:rPrChange>
            </w:rPr>
            <w:delText xml:space="preserve">Todos estos conceptos serán representados </w:delText>
          </w:r>
        </w:del>
      </w:ins>
      <w:ins w:id="3043" w:author="Orion" w:date="2011-05-10T18:41:00Z">
        <w:del w:id="3044" w:author="IO" w:date="2011-07-20T18:39:00Z">
          <w:r w:rsidR="00927826" w:rsidRPr="007353C8" w:rsidDel="007353C8">
            <w:rPr>
              <w:sz w:val="52"/>
              <w:szCs w:val="52"/>
              <w:rPrChange w:id="3045" w:author="IO" w:date="2011-07-20T18:39:00Z">
                <w:rPr/>
              </w:rPrChange>
            </w:rPr>
            <w:delText>como ciertos componentes que se pueden añadir a los modelos</w:delText>
          </w:r>
        </w:del>
      </w:ins>
      <w:ins w:id="3046" w:author="Orion" w:date="2011-05-10T18:30:00Z">
        <w:del w:id="3047" w:author="IO" w:date="2011-07-20T18:39:00Z">
          <w:r w:rsidR="00F256A8" w:rsidRPr="007353C8" w:rsidDel="007353C8">
            <w:rPr>
              <w:sz w:val="52"/>
              <w:szCs w:val="52"/>
              <w:rPrChange w:id="3048" w:author="IO" w:date="2011-07-20T18:39:00Z">
                <w:rPr/>
              </w:rPrChange>
            </w:rPr>
            <w:delText>.</w:delText>
          </w:r>
        </w:del>
      </w:ins>
      <w:ins w:id="3049" w:author="Orion" w:date="2011-05-10T18:32:00Z">
        <w:del w:id="3050" w:author="IO" w:date="2011-07-20T18:39:00Z">
          <w:r w:rsidR="00F256A8" w:rsidRPr="007353C8" w:rsidDel="007353C8">
            <w:rPr>
              <w:sz w:val="52"/>
              <w:szCs w:val="52"/>
              <w:rPrChange w:id="3051" w:author="IO" w:date="2011-07-20T18:39:00Z">
                <w:rPr>
                  <w:rFonts w:cs="Times New Roman"/>
                </w:rPr>
              </w:rPrChange>
            </w:rPr>
            <w:delText xml:space="preserve"> </w:delText>
          </w:r>
          <w:commentRangeStart w:id="3052"/>
          <w:r w:rsidR="00F256A8" w:rsidRPr="007353C8" w:rsidDel="007353C8">
            <w:rPr>
              <w:sz w:val="52"/>
              <w:szCs w:val="52"/>
              <w:rPrChange w:id="3053" w:author="IO" w:date="2011-07-20T18:39:00Z">
                <w:rPr>
                  <w:rFonts w:cs="Times New Roman"/>
                </w:rPr>
              </w:rPrChange>
            </w:rPr>
            <w:delText xml:space="preserve">El hecho de usar los conceptos de modelado de agentes hace que el </w:delText>
          </w:r>
        </w:del>
      </w:ins>
      <w:ins w:id="3054" w:author="Orion" w:date="2011-05-10T18:33:00Z">
        <w:del w:id="3055" w:author="IO" w:date="2011-07-20T18:39:00Z">
          <w:r w:rsidR="00F256A8" w:rsidRPr="007353C8" w:rsidDel="007353C8">
            <w:rPr>
              <w:sz w:val="52"/>
              <w:szCs w:val="52"/>
              <w:rPrChange w:id="3056" w:author="IO" w:date="2011-07-20T18:39:00Z">
                <w:rPr>
                  <w:rFonts w:cs="Times New Roman"/>
                </w:rPr>
              </w:rPrChange>
            </w:rPr>
            <w:delText>diseño</w:delText>
          </w:r>
        </w:del>
      </w:ins>
      <w:ins w:id="3057" w:author="Orion" w:date="2011-05-10T18:32:00Z">
        <w:del w:id="3058" w:author="IO" w:date="2011-07-20T18:39:00Z">
          <w:r w:rsidR="00F256A8" w:rsidRPr="007353C8" w:rsidDel="007353C8">
            <w:rPr>
              <w:sz w:val="52"/>
              <w:szCs w:val="52"/>
              <w:rPrChange w:id="3059" w:author="IO" w:date="2011-07-20T18:39:00Z">
                <w:rPr>
                  <w:rFonts w:cs="Times New Roman"/>
                </w:rPr>
              </w:rPrChange>
            </w:rPr>
            <w:delText xml:space="preserve"> </w:delText>
          </w:r>
        </w:del>
      </w:ins>
      <w:ins w:id="3060" w:author="Orion" w:date="2011-05-10T18:33:00Z">
        <w:del w:id="3061" w:author="IO" w:date="2011-07-20T18:39:00Z">
          <w:r w:rsidR="00F256A8" w:rsidRPr="007353C8" w:rsidDel="007353C8">
            <w:rPr>
              <w:sz w:val="52"/>
              <w:szCs w:val="52"/>
              <w:rPrChange w:id="3062" w:author="IO" w:date="2011-07-20T18:39:00Z">
                <w:rPr>
                  <w:rFonts w:cs="Times New Roman"/>
                </w:rPr>
              </w:rPrChange>
            </w:rPr>
            <w:delText>y el análisis sean más fáciles de entender ya que estos conceptos son más cercanos a los comportamientos humanos</w:delText>
          </w:r>
        </w:del>
      </w:ins>
      <w:ins w:id="3063" w:author="Orion" w:date="2011-05-10T18:29:00Z">
        <w:del w:id="3064" w:author="IO" w:date="2011-07-20T18:39:00Z">
          <w:r w:rsidR="00F256A8" w:rsidRPr="007353C8" w:rsidDel="007353C8">
            <w:rPr>
              <w:sz w:val="52"/>
              <w:szCs w:val="52"/>
              <w:rPrChange w:id="3065" w:author="IO" w:date="2011-07-20T18:39:00Z">
                <w:rPr>
                  <w:rFonts w:cs="Times New Roman"/>
                </w:rPr>
              </w:rPrChange>
            </w:rPr>
            <w:delText xml:space="preserve"> </w:delText>
          </w:r>
        </w:del>
      </w:ins>
      <w:customXmlInsRangeStart w:id="3066" w:author="Orion" w:date="2011-05-10T18:37:00Z"/>
      <w:customXmlDelRangeStart w:id="3067" w:author="IO" w:date="2011-07-20T18:39:00Z"/>
      <w:sdt>
        <w:sdtPr>
          <w:rPr>
            <w:sz w:val="52"/>
            <w:szCs w:val="52"/>
          </w:rPr>
          <w:id w:val="564761202"/>
          <w:citation/>
        </w:sdtPr>
        <w:sdtContent>
          <w:customXmlInsRangeEnd w:id="3066"/>
          <w:customXmlDelRangeEnd w:id="3067"/>
          <w:ins w:id="3068" w:author="Orion" w:date="2011-05-10T18:37:00Z">
            <w:del w:id="3069" w:author="IO" w:date="2011-07-20T18:39:00Z">
              <w:r w:rsidR="009F3DCC" w:rsidRPr="007353C8" w:rsidDel="007353C8">
                <w:rPr>
                  <w:sz w:val="52"/>
                  <w:szCs w:val="52"/>
                  <w:rPrChange w:id="3070" w:author="IO" w:date="2011-07-20T18:39:00Z">
                    <w:rPr/>
                  </w:rPrChange>
                </w:rPr>
                <w:fldChar w:fldCharType="begin"/>
              </w:r>
              <w:r w:rsidR="009F3DCC" w:rsidRPr="007353C8" w:rsidDel="007353C8">
                <w:rPr>
                  <w:sz w:val="52"/>
                  <w:szCs w:val="52"/>
                  <w:rPrChange w:id="3071" w:author="IO" w:date="2011-07-20T18:39:00Z">
                    <w:rPr/>
                  </w:rPrChange>
                </w:rPr>
                <w:delInstrText xml:space="preserve"> CITATION Pav06 \l 3082 </w:delInstrText>
              </w:r>
            </w:del>
          </w:ins>
          <w:del w:id="3072" w:author="IO" w:date="2011-07-20T18:39:00Z">
            <w:r w:rsidR="009F3DCC" w:rsidRPr="007353C8" w:rsidDel="007353C8">
              <w:rPr>
                <w:sz w:val="52"/>
                <w:szCs w:val="52"/>
                <w:rPrChange w:id="3073" w:author="IO" w:date="2011-07-20T18:39:00Z">
                  <w:rPr/>
                </w:rPrChange>
              </w:rPr>
              <w:fldChar w:fldCharType="separate"/>
            </w:r>
          </w:del>
          <w:del w:id="3074" w:author="IO" w:date="2011-07-12T12:37:00Z">
            <w:r w:rsidR="00C1157B" w:rsidRPr="007353C8" w:rsidDel="00545B0D">
              <w:rPr>
                <w:sz w:val="52"/>
                <w:szCs w:val="52"/>
                <w:rPrChange w:id="3075" w:author="IO" w:date="2011-07-20T18:39:00Z">
                  <w:rPr>
                    <w:rFonts w:cs="Times New Roman"/>
                    <w:noProof/>
                  </w:rPr>
                </w:rPrChange>
              </w:rPr>
              <w:delText>(49)</w:delText>
            </w:r>
          </w:del>
          <w:ins w:id="3076" w:author="Orion" w:date="2011-05-10T18:37:00Z">
            <w:del w:id="3077" w:author="IO" w:date="2011-07-20T18:39:00Z">
              <w:r w:rsidR="009F3DCC" w:rsidRPr="007353C8" w:rsidDel="007353C8">
                <w:rPr>
                  <w:sz w:val="52"/>
                  <w:szCs w:val="52"/>
                  <w:rPrChange w:id="3078" w:author="IO" w:date="2011-07-20T18:39:00Z">
                    <w:rPr/>
                  </w:rPrChange>
                </w:rPr>
                <w:fldChar w:fldCharType="end"/>
              </w:r>
            </w:del>
          </w:ins>
          <w:customXmlInsRangeStart w:id="3079" w:author="Orion" w:date="2011-05-10T18:37:00Z"/>
          <w:customXmlDelRangeStart w:id="3080" w:author="IO" w:date="2011-07-20T18:39:00Z"/>
        </w:sdtContent>
      </w:sdt>
      <w:customXmlInsRangeEnd w:id="3079"/>
      <w:customXmlDelRangeEnd w:id="3080"/>
      <w:ins w:id="3081" w:author="Orion" w:date="2011-05-10T18:37:00Z">
        <w:del w:id="3082" w:author="IO" w:date="2011-07-20T18:39:00Z">
          <w:r w:rsidR="009F3DCC" w:rsidRPr="007353C8" w:rsidDel="007353C8">
            <w:rPr>
              <w:sz w:val="52"/>
              <w:szCs w:val="52"/>
              <w:rPrChange w:id="3083" w:author="IO" w:date="2011-07-20T18:39:00Z">
                <w:rPr/>
              </w:rPrChange>
            </w:rPr>
            <w:delText>.</w:delText>
          </w:r>
        </w:del>
      </w:ins>
      <w:ins w:id="3084" w:author="Orion" w:date="2011-05-10T18:38:00Z">
        <w:del w:id="3085" w:author="IO" w:date="2011-07-20T18:39:00Z">
          <w:r w:rsidR="009F3DCC" w:rsidRPr="007353C8" w:rsidDel="007353C8">
            <w:rPr>
              <w:sz w:val="52"/>
              <w:szCs w:val="52"/>
              <w:rPrChange w:id="3086" w:author="IO" w:date="2011-07-20T18:39:00Z">
                <w:rPr/>
              </w:rPrChange>
            </w:rPr>
            <w:delText xml:space="preserve"> </w:delText>
          </w:r>
        </w:del>
      </w:ins>
      <w:commentRangeEnd w:id="3052"/>
      <w:del w:id="3087" w:author="IO" w:date="2011-07-20T18:39:00Z">
        <w:r w:rsidR="004B5D0F" w:rsidRPr="007353C8" w:rsidDel="007353C8">
          <w:rPr>
            <w:sz w:val="52"/>
            <w:szCs w:val="52"/>
            <w:rPrChange w:id="3088" w:author="IO" w:date="2011-07-20T18:39:00Z">
              <w:rPr>
                <w:rStyle w:val="CommentReference"/>
              </w:rPr>
            </w:rPrChange>
          </w:rPr>
          <w:commentReference w:id="3052"/>
        </w:r>
      </w:del>
      <w:ins w:id="3089" w:author="Orion" w:date="2011-05-10T18:38:00Z">
        <w:del w:id="3090" w:author="IO" w:date="2011-07-20T18:39:00Z">
          <w:r w:rsidR="009F3DCC" w:rsidRPr="007353C8" w:rsidDel="007353C8">
            <w:rPr>
              <w:sz w:val="52"/>
              <w:szCs w:val="52"/>
              <w:rPrChange w:id="3091" w:author="IO" w:date="2011-07-20T18:39:00Z">
                <w:rPr/>
              </w:rPrChange>
            </w:rPr>
            <w:delText>De esta manera en INGENIAS cuando un determinado agente puede satisfacer un objetivo, es decir, se dan todas las condiciones para que un objetivo pueda ser cumplido, entonces la correspondiente tarea</w:delText>
          </w:r>
        </w:del>
      </w:ins>
      <w:ins w:id="3092" w:author="Orion" w:date="2011-05-10T18:42:00Z">
        <w:del w:id="3093" w:author="IO" w:date="2011-07-20T18:39:00Z">
          <w:r w:rsidR="00927826" w:rsidRPr="007353C8" w:rsidDel="007353C8">
            <w:rPr>
              <w:sz w:val="52"/>
              <w:szCs w:val="52"/>
              <w:rPrChange w:id="3094" w:author="IO" w:date="2011-07-20T18:39:00Z">
                <w:rPr/>
              </w:rPrChange>
            </w:rPr>
            <w:delText xml:space="preserve">, </w:delText>
          </w:r>
        </w:del>
      </w:ins>
      <w:ins w:id="3095" w:author="Orion" w:date="2011-05-10T18:38:00Z">
        <w:del w:id="3096" w:author="IO" w:date="2011-07-20T18:39:00Z">
          <w:r w:rsidR="009F3DCC" w:rsidRPr="007353C8" w:rsidDel="007353C8">
            <w:rPr>
              <w:sz w:val="52"/>
              <w:szCs w:val="52"/>
              <w:rPrChange w:id="3097" w:author="IO" w:date="2011-07-20T18:39:00Z">
                <w:rPr/>
              </w:rPrChange>
            </w:rPr>
            <w:delText>que</w:delText>
          </w:r>
        </w:del>
      </w:ins>
      <w:ins w:id="3098" w:author="Orion" w:date="2011-05-17T18:41:00Z">
        <w:del w:id="3099" w:author="IO" w:date="2011-07-20T18:39:00Z">
          <w:r w:rsidRPr="007353C8" w:rsidDel="007353C8">
            <w:rPr>
              <w:sz w:val="52"/>
              <w:szCs w:val="52"/>
              <w:rPrChange w:id="3100" w:author="IO" w:date="2011-07-20T18:39:00Z">
                <w:rPr/>
              </w:rPrChange>
            </w:rPr>
            <w:delText xml:space="preserve"> tiene asociada el agente en el modelo y</w:delText>
          </w:r>
        </w:del>
      </w:ins>
      <w:ins w:id="3101" w:author="Orion" w:date="2011-05-17T18:40:00Z">
        <w:del w:id="3102" w:author="IO" w:date="2011-07-20T18:39:00Z">
          <w:r w:rsidRPr="007353C8" w:rsidDel="007353C8">
            <w:rPr>
              <w:sz w:val="52"/>
              <w:szCs w:val="52"/>
              <w:rPrChange w:id="3103" w:author="IO" w:date="2011-07-20T18:39:00Z">
                <w:rPr/>
              </w:rPrChange>
            </w:rPr>
            <w:delText xml:space="preserve"> puede </w:delText>
          </w:r>
        </w:del>
      </w:ins>
      <w:ins w:id="3104" w:author="Orion" w:date="2011-05-10T18:38:00Z">
        <w:del w:id="3105" w:author="IO" w:date="2011-07-20T18:39:00Z">
          <w:r w:rsidR="009F3DCC" w:rsidRPr="007353C8" w:rsidDel="007353C8">
            <w:rPr>
              <w:sz w:val="52"/>
              <w:szCs w:val="52"/>
              <w:rPrChange w:id="3106" w:author="IO" w:date="2011-07-20T18:39:00Z">
                <w:rPr/>
              </w:rPrChange>
            </w:rPr>
            <w:delText>satisface</w:delText>
          </w:r>
        </w:del>
      </w:ins>
      <w:ins w:id="3107" w:author="Orion" w:date="2011-05-17T18:40:00Z">
        <w:del w:id="3108" w:author="IO" w:date="2011-07-20T18:39:00Z">
          <w:r w:rsidRPr="007353C8" w:rsidDel="007353C8">
            <w:rPr>
              <w:sz w:val="52"/>
              <w:szCs w:val="52"/>
              <w:rPrChange w:id="3109" w:author="IO" w:date="2011-07-20T18:39:00Z">
                <w:rPr/>
              </w:rPrChange>
            </w:rPr>
            <w:delText>r</w:delText>
          </w:r>
        </w:del>
      </w:ins>
      <w:ins w:id="3110" w:author="Orion" w:date="2011-05-10T18:38:00Z">
        <w:del w:id="3111" w:author="IO" w:date="2011-07-20T18:39:00Z">
          <w:r w:rsidR="009F3DCC" w:rsidRPr="007353C8" w:rsidDel="007353C8">
            <w:rPr>
              <w:sz w:val="52"/>
              <w:szCs w:val="52"/>
              <w:rPrChange w:id="3112" w:author="IO" w:date="2011-07-20T18:39:00Z">
                <w:rPr/>
              </w:rPrChange>
            </w:rPr>
            <w:delText xml:space="preserve"> ese objetivo</w:delText>
          </w:r>
        </w:del>
      </w:ins>
      <w:ins w:id="3113" w:author="Orion" w:date="2011-05-17T18:40:00Z">
        <w:del w:id="3114" w:author="IO" w:date="2011-07-20T18:39:00Z">
          <w:r w:rsidRPr="007353C8" w:rsidDel="007353C8">
            <w:rPr>
              <w:sz w:val="52"/>
              <w:szCs w:val="52"/>
              <w:rPrChange w:id="3115" w:author="IO" w:date="2011-07-20T18:39:00Z">
                <w:rPr/>
              </w:rPrChange>
            </w:rPr>
            <w:delText xml:space="preserve"> potencialmente</w:delText>
          </w:r>
        </w:del>
      </w:ins>
      <w:ins w:id="3116" w:author="Orion" w:date="2011-05-10T18:42:00Z">
        <w:del w:id="3117" w:author="IO" w:date="2011-07-20T18:39:00Z">
          <w:r w:rsidR="00927826" w:rsidRPr="007353C8" w:rsidDel="007353C8">
            <w:rPr>
              <w:sz w:val="52"/>
              <w:szCs w:val="52"/>
              <w:rPrChange w:id="3118" w:author="IO" w:date="2011-07-20T18:39:00Z">
                <w:rPr/>
              </w:rPrChange>
            </w:rPr>
            <w:delText>,</w:delText>
          </w:r>
        </w:del>
      </w:ins>
      <w:ins w:id="3119" w:author="Orion" w:date="2011-05-10T18:38:00Z">
        <w:del w:id="3120" w:author="IO" w:date="2011-07-20T18:39:00Z">
          <w:r w:rsidR="009F3DCC" w:rsidRPr="007353C8" w:rsidDel="007353C8">
            <w:rPr>
              <w:sz w:val="52"/>
              <w:szCs w:val="52"/>
              <w:rPrChange w:id="3121" w:author="IO" w:date="2011-07-20T18:39:00Z">
                <w:rPr/>
              </w:rPrChange>
            </w:rPr>
            <w:delText xml:space="preserve"> es ejecutada.</w:delText>
          </w:r>
        </w:del>
      </w:ins>
      <w:commentRangeEnd w:id="2608"/>
      <w:del w:id="3122" w:author="IO" w:date="2011-07-20T18:39:00Z">
        <w:r w:rsidR="00B7162E" w:rsidRPr="007353C8" w:rsidDel="007353C8">
          <w:rPr>
            <w:sz w:val="52"/>
            <w:szCs w:val="52"/>
            <w:rPrChange w:id="3123" w:author="IO" w:date="2011-07-20T18:39:00Z">
              <w:rPr>
                <w:rStyle w:val="CommentReference"/>
              </w:rPr>
            </w:rPrChange>
          </w:rPr>
          <w:commentReference w:id="2608"/>
        </w:r>
      </w:del>
      <w:bookmarkStart w:id="3124" w:name="_Toc298954513"/>
      <w:bookmarkStart w:id="3125" w:name="_Toc299007684"/>
      <w:bookmarkStart w:id="3126" w:name="_Toc299012042"/>
      <w:bookmarkStart w:id="3127" w:name="_Toc299103590"/>
      <w:bookmarkStart w:id="3128" w:name="_Toc299103963"/>
      <w:bookmarkStart w:id="3129" w:name="_Toc299463788"/>
      <w:bookmarkStart w:id="3130" w:name="_Toc299463872"/>
      <w:bookmarkEnd w:id="3124"/>
      <w:bookmarkEnd w:id="3125"/>
      <w:bookmarkEnd w:id="3126"/>
      <w:bookmarkEnd w:id="3127"/>
      <w:bookmarkEnd w:id="3128"/>
      <w:bookmarkEnd w:id="3129"/>
      <w:bookmarkEnd w:id="3130"/>
    </w:p>
    <w:p w14:paraId="3369CA71" w14:textId="1B6E1495" w:rsidR="00B937FD" w:rsidRPr="007353C8" w:rsidDel="009143CB" w:rsidRDefault="00B937FD">
      <w:pPr>
        <w:pStyle w:val="Heading1"/>
        <w:numPr>
          <w:ilvl w:val="0"/>
          <w:numId w:val="40"/>
        </w:numPr>
        <w:rPr>
          <w:ins w:id="3131" w:author="Orion" w:date="2011-05-04T19:48:00Z"/>
          <w:del w:id="3132" w:author="IO" w:date="2011-07-13T15:17:00Z"/>
          <w:sz w:val="52"/>
          <w:szCs w:val="52"/>
          <w:rPrChange w:id="3133" w:author="IO" w:date="2011-07-20T18:39:00Z">
            <w:rPr>
              <w:ins w:id="3134" w:author="Orion" w:date="2011-05-04T19:48:00Z"/>
              <w:del w:id="3135" w:author="IO" w:date="2011-07-13T15:17:00Z"/>
              <w:rFonts w:cs="Times New Roman"/>
            </w:rPr>
          </w:rPrChange>
        </w:rPr>
        <w:pPrChange w:id="3136" w:author="IO" w:date="2011-07-20T18:39:00Z">
          <w:pPr/>
        </w:pPrChange>
      </w:pPr>
      <w:bookmarkStart w:id="3137" w:name="_Toc298344412"/>
      <w:bookmarkStart w:id="3138" w:name="_Toc298429467"/>
      <w:bookmarkStart w:id="3139" w:name="_Toc298430333"/>
      <w:bookmarkStart w:id="3140" w:name="_Toc298516039"/>
      <w:bookmarkStart w:id="3141" w:name="_Toc298690989"/>
      <w:bookmarkStart w:id="3142" w:name="_Toc298700811"/>
      <w:bookmarkStart w:id="3143" w:name="_Toc298752132"/>
      <w:bookmarkStart w:id="3144" w:name="_Toc298757512"/>
      <w:bookmarkStart w:id="3145" w:name="_Toc298777462"/>
      <w:bookmarkStart w:id="3146" w:name="_Toc298787427"/>
      <w:bookmarkStart w:id="3147" w:name="_Toc298944592"/>
      <w:bookmarkStart w:id="3148" w:name="_Toc298954514"/>
      <w:bookmarkStart w:id="3149" w:name="_Toc299007685"/>
      <w:bookmarkStart w:id="3150" w:name="_Toc299012043"/>
      <w:bookmarkStart w:id="3151" w:name="_Toc299103591"/>
      <w:bookmarkStart w:id="3152" w:name="_Toc299103964"/>
      <w:bookmarkStart w:id="3153" w:name="_Toc299463789"/>
      <w:bookmarkStart w:id="3154" w:name="_Toc299463873"/>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p>
    <w:p w14:paraId="7C882065" w14:textId="2DCFF1F2" w:rsidR="00CE1499" w:rsidRPr="003C4F7E" w:rsidRDefault="00B937FD">
      <w:pPr>
        <w:pStyle w:val="Heading1"/>
        <w:numPr>
          <w:ilvl w:val="0"/>
          <w:numId w:val="40"/>
        </w:numPr>
        <w:rPr>
          <w:szCs w:val="52"/>
        </w:rPr>
        <w:pPrChange w:id="3155" w:author="IO" w:date="2011-07-20T18:39:00Z">
          <w:pPr>
            <w:pStyle w:val="Title"/>
            <w:outlineLvl w:val="0"/>
          </w:pPr>
        </w:pPrChange>
      </w:pPr>
      <w:del w:id="3156" w:author="IO" w:date="2011-07-20T18:41:00Z">
        <w:r w:rsidRPr="009143CB" w:rsidDel="007353C8">
          <w:rPr>
            <w:b w:val="0"/>
            <w:sz w:val="52"/>
            <w:szCs w:val="52"/>
            <w:rPrChange w:id="3157" w:author="IO" w:date="2011-07-13T15:17:00Z">
              <w:rPr>
                <w:rFonts w:cs="Times New Roman"/>
                <w:b/>
                <w:bCs/>
              </w:rPr>
            </w:rPrChange>
          </w:rPr>
          <w:delText>Plataforma</w:delText>
        </w:r>
      </w:del>
      <w:bookmarkStart w:id="3158" w:name="_Ref299107503"/>
      <w:bookmarkStart w:id="3159" w:name="_Toc299463874"/>
      <w:ins w:id="3160" w:author="IO" w:date="2011-07-20T18:41:00Z">
        <w:r w:rsidR="007353C8">
          <w:rPr>
            <w:b w:val="0"/>
            <w:sz w:val="52"/>
            <w:szCs w:val="52"/>
          </w:rPr>
          <w:t>Entorno de simulación</w:t>
        </w:r>
      </w:ins>
      <w:bookmarkEnd w:id="3158"/>
      <w:bookmarkEnd w:id="3159"/>
    </w:p>
    <w:p w14:paraId="38124BEB" w14:textId="511DFC8C" w:rsidR="00ED0467" w:rsidDel="003C4F7E" w:rsidRDefault="00F14C11" w:rsidP="003C556D">
      <w:pPr>
        <w:spacing w:after="120"/>
        <w:jc w:val="both"/>
        <w:rPr>
          <w:del w:id="3161" w:author="IO" w:date="2011-07-21T09:31:00Z"/>
        </w:rPr>
      </w:pPr>
      <w:r>
        <w:t>D</w:t>
      </w:r>
      <w:del w:id="3162" w:author="IO" w:date="2011-07-20T18:40:00Z">
        <w:r w:rsidDel="007353C8">
          <w:delText>a</w:delText>
        </w:r>
      </w:del>
      <w:ins w:id="3163" w:author="IO" w:date="2011-07-20T18:40:00Z">
        <w:r w:rsidR="007353C8">
          <w:t>es</w:t>
        </w:r>
      </w:ins>
      <w:r>
        <w:t>d</w:t>
      </w:r>
      <w:del w:id="3164" w:author="IO" w:date="2011-07-20T18:40:00Z">
        <w:r w:rsidDel="007353C8">
          <w:delText>a</w:delText>
        </w:r>
      </w:del>
      <w:ins w:id="3165" w:author="IO" w:date="2011-07-20T18:40:00Z">
        <w:r w:rsidR="007353C8">
          <w:t>e</w:t>
        </w:r>
      </w:ins>
      <w:r>
        <w:t xml:space="preserve"> la aproximación MDE y ABM adoptada, el trabajo </w:t>
      </w:r>
      <w:ins w:id="3166" w:author="IO" w:date="2011-07-20T18:40:00Z">
        <w:r w:rsidR="007353C8">
          <w:t>realizado</w:t>
        </w:r>
      </w:ins>
      <w:del w:id="3167" w:author="IO" w:date="2011-07-20T18:40:00Z">
        <w:r w:rsidDel="007353C8">
          <w:delText>propuesto</w:delText>
        </w:r>
      </w:del>
      <w:r>
        <w:t xml:space="preserve"> tiene como elemento </w:t>
      </w:r>
      <w:del w:id="3168" w:author="IO" w:date="2011-07-20T18:41:00Z">
        <w:r w:rsidDel="007353C8">
          <w:delText xml:space="preserve">clave </w:delText>
        </w:r>
      </w:del>
      <w:ins w:id="3169" w:author="IO" w:date="2011-07-20T18:41:00Z">
        <w:r w:rsidR="007353C8">
          <w:t xml:space="preserve">central </w:t>
        </w:r>
      </w:ins>
      <w:r>
        <w:t>los modelos bas</w:t>
      </w:r>
      <w:r w:rsidR="00ED0467">
        <w:t>ados en agentes de</w:t>
      </w:r>
      <w:ins w:id="3170" w:author="IO" w:date="2011-07-20T18:41:00Z">
        <w:r w:rsidR="007353C8">
          <w:t>l tráfico aéreo</w:t>
        </w:r>
      </w:ins>
      <w:del w:id="3171" w:author="IO" w:date="2011-07-20T18:41:00Z">
        <w:r w:rsidR="00ED0467" w:rsidDel="007353C8">
          <w:delText xml:space="preserve"> estos sistemas</w:delText>
        </w:r>
      </w:del>
      <w:r w:rsidR="00ED0467">
        <w:t xml:space="preserve">. </w:t>
      </w:r>
      <w:ins w:id="3172" w:author="IO" w:date="2011-07-20T18:50:00Z">
        <w:r w:rsidR="00C171D6">
          <w:t>Como se comentó en la sección anterior, estos modelos se especifican usando el lenguaje de INGENIAS</w:t>
        </w:r>
      </w:ins>
      <w:ins w:id="3173" w:author="IO" w:date="2011-07-20T18:58:00Z">
        <w:r w:rsidR="00C171D6">
          <w:t xml:space="preserve"> </w:t>
        </w:r>
      </w:ins>
      <w:customXmlInsRangeStart w:id="3174" w:author="IO" w:date="2011-07-20T18:58:00Z"/>
      <w:sdt>
        <w:sdtPr>
          <w:id w:val="312453252"/>
          <w:citation/>
        </w:sdtPr>
        <w:sdtContent>
          <w:customXmlInsRangeEnd w:id="3174"/>
          <w:ins w:id="3175" w:author="IO" w:date="2011-07-20T18:58:00Z">
            <w:r w:rsidR="00C171D6">
              <w:fldChar w:fldCharType="begin"/>
            </w:r>
            <w:r w:rsidR="00C171D6">
              <w:instrText xml:space="preserve">CITATION Pav05 \l 3082 </w:instrText>
            </w:r>
            <w:r w:rsidR="00C171D6">
              <w:fldChar w:fldCharType="separate"/>
            </w:r>
          </w:ins>
          <w:r w:rsidR="00BC29DB">
            <w:rPr>
              <w:noProof/>
            </w:rPr>
            <w:t>(20)</w:t>
          </w:r>
          <w:ins w:id="3176" w:author="IO" w:date="2011-07-20T18:58:00Z">
            <w:r w:rsidR="00C171D6">
              <w:fldChar w:fldCharType="end"/>
            </w:r>
          </w:ins>
          <w:customXmlInsRangeStart w:id="3177" w:author="IO" w:date="2011-07-20T18:58:00Z"/>
        </w:sdtContent>
      </w:sdt>
      <w:customXmlInsRangeEnd w:id="3177"/>
      <w:ins w:id="3178" w:author="IO" w:date="2011-07-20T18:50:00Z">
        <w:r w:rsidR="00C171D6">
          <w:t xml:space="preserve"> y cubren las actividades e interacciones básicas de pilotos, controladore</w:t>
        </w:r>
      </w:ins>
      <w:ins w:id="3179" w:author="IO" w:date="2011-07-20T18:51:00Z">
        <w:r w:rsidR="00C171D6">
          <w:t xml:space="preserve">s y aviones. Todos ellos se </w:t>
        </w:r>
        <w:r w:rsidR="00C171D6">
          <w:lastRenderedPageBreak/>
          <w:t>consideran agentes. Aunque los aviones no son entes animados, se ha encontrado</w:t>
        </w:r>
      </w:ins>
      <w:ins w:id="3180" w:author="IO" w:date="2011-07-20T18:52:00Z">
        <w:r w:rsidR="00C171D6">
          <w:t xml:space="preserve"> </w:t>
        </w:r>
      </w:ins>
      <w:ins w:id="3181" w:author="IO" w:date="2011-07-20T18:59:00Z">
        <w:r w:rsidR="00174544">
          <w:t>adecuado</w:t>
        </w:r>
      </w:ins>
      <w:ins w:id="3182" w:author="IO" w:date="2011-07-20T18:51:00Z">
        <w:r w:rsidR="00C171D6">
          <w:t xml:space="preserve"> </w:t>
        </w:r>
      </w:ins>
      <w:ins w:id="3183" w:author="IO" w:date="2011-07-20T18:53:00Z">
        <w:r w:rsidR="00C171D6">
          <w:t>especificarlos con agentes para representar su intercambio de informaci</w:t>
        </w:r>
      </w:ins>
      <w:ins w:id="3184" w:author="IO" w:date="2011-07-20T18:54:00Z">
        <w:r w:rsidR="00C171D6">
          <w:t>ón con los pilotos.</w:t>
        </w:r>
      </w:ins>
      <w:ins w:id="3185" w:author="IO" w:date="2011-07-20T18:59:00Z">
        <w:r w:rsidR="00174544">
          <w:t xml:space="preserve"> Este tipo de decisión es común en ABM</w:t>
        </w:r>
      </w:ins>
      <w:ins w:id="3186" w:author="IO" w:date="2011-07-20T19:25:00Z">
        <w:r w:rsidR="00D2330D">
          <w:t xml:space="preserve"> </w:t>
        </w:r>
      </w:ins>
      <w:customXmlInsRangeStart w:id="3187" w:author="IO" w:date="2011-07-20T19:25:00Z"/>
      <w:sdt>
        <w:sdtPr>
          <w:id w:val="426394033"/>
          <w:citation/>
        </w:sdtPr>
        <w:sdtContent>
          <w:customXmlInsRangeEnd w:id="3187"/>
          <w:ins w:id="3188" w:author="IO" w:date="2011-07-20T19:25:00Z">
            <w:r w:rsidR="00D2330D">
              <w:fldChar w:fldCharType="begin"/>
            </w:r>
          </w:ins>
          <w:ins w:id="3189" w:author="Orion" w:date="2011-07-26T16:43:00Z">
            <w:r w:rsidR="003C556D">
              <w:instrText xml:space="preserve">CITATION Mac10 \l 3082 </w:instrText>
            </w:r>
          </w:ins>
          <w:ins w:id="3190" w:author="IO" w:date="2011-07-20T19:25:00Z">
            <w:del w:id="3191" w:author="Orion" w:date="2011-07-26T16:43:00Z">
              <w:r w:rsidR="00D2330D" w:rsidDel="003C556D">
                <w:delInstrText xml:space="preserve"> CITATION Mac10 \l 3082 </w:delInstrText>
              </w:r>
            </w:del>
            <w:r w:rsidR="00D2330D">
              <w:fldChar w:fldCharType="separate"/>
            </w:r>
          </w:ins>
          <w:r w:rsidR="00BC29DB">
            <w:rPr>
              <w:noProof/>
            </w:rPr>
            <w:t>(66)</w:t>
          </w:r>
          <w:ins w:id="3192" w:author="IO" w:date="2011-07-20T19:25:00Z">
            <w:r w:rsidR="00D2330D">
              <w:fldChar w:fldCharType="end"/>
            </w:r>
          </w:ins>
          <w:customXmlInsRangeStart w:id="3193" w:author="IO" w:date="2011-07-20T19:25:00Z"/>
        </w:sdtContent>
      </w:sdt>
      <w:customXmlInsRangeEnd w:id="3193"/>
      <w:ins w:id="3194" w:author="IO" w:date="2011-07-20T19:24:00Z">
        <w:r w:rsidR="00D2330D">
          <w:t xml:space="preserve"> como también se señaló en la Sección </w:t>
        </w:r>
        <w:r w:rsidR="00D2330D">
          <w:fldChar w:fldCharType="begin"/>
        </w:r>
        <w:r w:rsidR="00D2330D">
          <w:instrText xml:space="preserve"> REF _Ref298953220 \r \h </w:instrText>
        </w:r>
      </w:ins>
      <w:r w:rsidR="00D2330D">
        <w:fldChar w:fldCharType="separate"/>
      </w:r>
      <w:ins w:id="3195" w:author="IO" w:date="2011-07-22T13:16:00Z">
        <w:r w:rsidR="00416FF6">
          <w:t>4.2</w:t>
        </w:r>
      </w:ins>
      <w:ins w:id="3196" w:author="IO" w:date="2011-07-20T19:24:00Z">
        <w:r w:rsidR="00D2330D">
          <w:fldChar w:fldCharType="end"/>
        </w:r>
        <w:r w:rsidR="00D2330D">
          <w:t>.</w:t>
        </w:r>
      </w:ins>
      <w:ins w:id="3197" w:author="IO" w:date="2011-07-20T18:59:00Z">
        <w:r w:rsidR="00174544">
          <w:t xml:space="preserve"> </w:t>
        </w:r>
      </w:ins>
      <w:r w:rsidR="00ED0467">
        <w:t>A partir de estas especificaciones se genera la simulación en sí</w:t>
      </w:r>
      <w:ins w:id="3198" w:author="IO" w:date="2011-07-20T18:54:00Z">
        <w:r w:rsidR="00C171D6">
          <w:t>. El</w:t>
        </w:r>
      </w:ins>
      <w:ins w:id="3199" w:author="IO" w:date="2011-07-20T18:58:00Z">
        <w:r w:rsidR="00C171D6">
          <w:t xml:space="preserve"> </w:t>
        </w:r>
      </w:ins>
      <w:del w:id="3200" w:author="IO" w:date="2011-07-20T18:54:00Z">
        <w:r w:rsidR="00ED0467" w:rsidDel="00C171D6">
          <w:delText xml:space="preserve">, cuyo </w:delText>
        </w:r>
      </w:del>
      <w:r w:rsidR="00ED0467">
        <w:t>diseño</w:t>
      </w:r>
      <w:ins w:id="3201" w:author="IO" w:date="2011-07-20T18:54:00Z">
        <w:r w:rsidR="00C171D6">
          <w:t xml:space="preserve"> de ésta</w:t>
        </w:r>
      </w:ins>
      <w:r w:rsidR="00ED0467">
        <w:t xml:space="preserve"> se basa en una arquitectura</w:t>
      </w:r>
      <w:r w:rsidR="003D1DFD">
        <w:t xml:space="preserve"> </w:t>
      </w:r>
      <w:ins w:id="3202" w:author="Orion" w:date="2011-06-10T12:22:00Z">
        <w:r w:rsidR="003D1DFD">
          <w:t>Modelo-Vista-Controlador (</w:t>
        </w:r>
        <w:r w:rsidR="003D1DFD" w:rsidRPr="00440F66">
          <w:t>MVC</w:t>
        </w:r>
        <w:r w:rsidR="003D1DFD">
          <w:t xml:space="preserve">, </w:t>
        </w:r>
        <w:r w:rsidR="003D1DFD" w:rsidRPr="007353C8">
          <w:rPr>
            <w:i/>
            <w:rPrChange w:id="3203" w:author="IO" w:date="2011-07-20T18:41:00Z">
              <w:rPr/>
            </w:rPrChange>
          </w:rPr>
          <w:t>Model–</w:t>
        </w:r>
        <w:del w:id="3204" w:author="IO" w:date="2011-07-20T18:41:00Z">
          <w:r w:rsidR="003D1DFD" w:rsidRPr="007353C8" w:rsidDel="007353C8">
            <w:rPr>
              <w:i/>
              <w:rPrChange w:id="3205" w:author="IO" w:date="2011-07-20T18:41:00Z">
                <w:rPr/>
              </w:rPrChange>
            </w:rPr>
            <w:delText>v</w:delText>
          </w:r>
        </w:del>
      </w:ins>
      <w:ins w:id="3206" w:author="IO" w:date="2011-07-20T18:41:00Z">
        <w:r w:rsidR="007353C8" w:rsidRPr="007353C8">
          <w:rPr>
            <w:i/>
            <w:rPrChange w:id="3207" w:author="IO" w:date="2011-07-20T18:41:00Z">
              <w:rPr/>
            </w:rPrChange>
          </w:rPr>
          <w:t>V</w:t>
        </w:r>
      </w:ins>
      <w:ins w:id="3208" w:author="Orion" w:date="2011-06-10T12:22:00Z">
        <w:r w:rsidR="003D1DFD" w:rsidRPr="007353C8">
          <w:rPr>
            <w:i/>
            <w:rPrChange w:id="3209" w:author="IO" w:date="2011-07-20T18:41:00Z">
              <w:rPr/>
            </w:rPrChange>
          </w:rPr>
          <w:t>iew–</w:t>
        </w:r>
        <w:del w:id="3210" w:author="IO" w:date="2011-07-20T18:41:00Z">
          <w:r w:rsidR="003D1DFD" w:rsidRPr="007353C8" w:rsidDel="007353C8">
            <w:rPr>
              <w:i/>
              <w:rPrChange w:id="3211" w:author="IO" w:date="2011-07-20T18:41:00Z">
                <w:rPr/>
              </w:rPrChange>
            </w:rPr>
            <w:delText>c</w:delText>
          </w:r>
        </w:del>
      </w:ins>
      <w:ins w:id="3212" w:author="IO" w:date="2011-07-20T18:41:00Z">
        <w:r w:rsidR="007353C8" w:rsidRPr="007353C8">
          <w:rPr>
            <w:i/>
            <w:rPrChange w:id="3213" w:author="IO" w:date="2011-07-20T18:41:00Z">
              <w:rPr/>
            </w:rPrChange>
          </w:rPr>
          <w:t>C</w:t>
        </w:r>
      </w:ins>
      <w:ins w:id="3214" w:author="Orion" w:date="2011-06-10T12:22:00Z">
        <w:r w:rsidR="003D1DFD" w:rsidRPr="007353C8">
          <w:rPr>
            <w:i/>
            <w:rPrChange w:id="3215" w:author="IO" w:date="2011-07-20T18:41:00Z">
              <w:rPr/>
            </w:rPrChange>
          </w:rPr>
          <w:t>ontroller</w:t>
        </w:r>
        <w:r w:rsidR="003D1DFD">
          <w:t>)</w:t>
        </w:r>
      </w:ins>
      <w:customXmlInsRangeStart w:id="3216" w:author="Orion" w:date="2011-06-10T12:22:00Z"/>
      <w:sdt>
        <w:sdtPr>
          <w:id w:val="-1454016864"/>
          <w:citation/>
        </w:sdtPr>
        <w:sdtContent>
          <w:customXmlInsRangeEnd w:id="3216"/>
          <w:ins w:id="3217" w:author="Orion" w:date="2011-06-10T12:22:00Z">
            <w:r w:rsidR="003D1DFD">
              <w:fldChar w:fldCharType="begin"/>
            </w:r>
          </w:ins>
          <w:ins w:id="3218" w:author="Orion" w:date="2011-07-26T16:45:00Z">
            <w:r w:rsidR="003C556D">
              <w:instrText xml:space="preserve">CITATION TMH \l 3082 </w:instrText>
            </w:r>
          </w:ins>
          <w:ins w:id="3219" w:author="Orion" w:date="2011-06-10T12:22:00Z">
            <w:r w:rsidR="003D1DFD">
              <w:fldChar w:fldCharType="separate"/>
            </w:r>
          </w:ins>
          <w:r w:rsidR="00BC29DB">
            <w:rPr>
              <w:noProof/>
            </w:rPr>
            <w:t xml:space="preserve"> (70)</w:t>
          </w:r>
          <w:ins w:id="3220" w:author="Orion" w:date="2011-06-10T12:22:00Z">
            <w:r w:rsidR="003D1DFD">
              <w:fldChar w:fldCharType="end"/>
            </w:r>
          </w:ins>
          <w:customXmlInsRangeStart w:id="3221" w:author="Orion" w:date="2011-06-10T12:22:00Z"/>
        </w:sdtContent>
      </w:sdt>
      <w:customXmlInsRangeEnd w:id="3221"/>
      <w:ins w:id="3222" w:author="IO" w:date="2011-06-09T18:26:00Z">
        <w:r w:rsidR="00ED0467">
          <w:t xml:space="preserve"> </w:t>
        </w:r>
      </w:ins>
      <w:r w:rsidR="00ED0467">
        <w:t xml:space="preserve">de tres capas: lógica, directamente relacionada con los anteriores </w:t>
      </w:r>
      <w:commentRangeStart w:id="3223"/>
      <w:r w:rsidR="00ED0467">
        <w:t>modelos</w:t>
      </w:r>
      <w:commentRangeEnd w:id="3223"/>
      <w:r w:rsidR="000A7C4A">
        <w:rPr>
          <w:rStyle w:val="CommentReference"/>
        </w:rPr>
        <w:commentReference w:id="3223"/>
      </w:r>
      <w:r w:rsidR="00ED0467">
        <w:t xml:space="preserve">; visualización, dependiente de la plataforma </w:t>
      </w:r>
      <w:ins w:id="3224" w:author="IO" w:date="2011-07-21T09:43:00Z">
        <w:r w:rsidR="000A7C4A">
          <w:t xml:space="preserve">gráfica </w:t>
        </w:r>
      </w:ins>
      <w:r w:rsidR="00ED0467">
        <w:t>de destino; controlador, que sincroniza a los anteriores. Las siguientes secciones detallan estos componentes</w:t>
      </w:r>
      <w:ins w:id="3225" w:author="IO" w:date="2011-07-20T19:33:00Z">
        <w:r w:rsidR="00D2330D">
          <w:t xml:space="preserve">, con la Sección </w:t>
        </w:r>
        <w:r w:rsidR="00D2330D">
          <w:fldChar w:fldCharType="begin"/>
        </w:r>
        <w:r w:rsidR="00D2330D">
          <w:instrText xml:space="preserve"> REF _Ref298953724 \r \h </w:instrText>
        </w:r>
      </w:ins>
      <w:r w:rsidR="00D2330D">
        <w:fldChar w:fldCharType="separate"/>
      </w:r>
      <w:ins w:id="3226" w:author="IO" w:date="2011-07-22T13:16:00Z">
        <w:r w:rsidR="00416FF6">
          <w:t>5.1</w:t>
        </w:r>
      </w:ins>
      <w:ins w:id="3227" w:author="IO" w:date="2011-07-20T19:33:00Z">
        <w:r w:rsidR="00D2330D">
          <w:fldChar w:fldCharType="end"/>
        </w:r>
        <w:r w:rsidR="00D2330D">
          <w:t xml:space="preserve"> dedicada a los modelos y la Sección </w:t>
        </w:r>
        <w:r w:rsidR="00D2330D">
          <w:fldChar w:fldCharType="begin"/>
        </w:r>
        <w:r w:rsidR="00D2330D">
          <w:instrText xml:space="preserve"> REF _Ref298953739 \r \h </w:instrText>
        </w:r>
      </w:ins>
      <w:r w:rsidR="00D2330D">
        <w:fldChar w:fldCharType="separate"/>
      </w:r>
      <w:ins w:id="3228" w:author="IO" w:date="2011-07-22T13:16:00Z">
        <w:r w:rsidR="00416FF6">
          <w:t>5.2</w:t>
        </w:r>
      </w:ins>
      <w:ins w:id="3229" w:author="IO" w:date="2011-07-20T19:33:00Z">
        <w:r w:rsidR="00D2330D">
          <w:fldChar w:fldCharType="end"/>
        </w:r>
        <w:r w:rsidR="00D2330D">
          <w:t xml:space="preserve"> a la arquitectura de la aplicación de simulación</w:t>
        </w:r>
      </w:ins>
      <w:r w:rsidR="00ED0467">
        <w:t>.</w:t>
      </w:r>
    </w:p>
    <w:p w14:paraId="208F2397" w14:textId="1F04AA5E" w:rsidR="00175D94" w:rsidRPr="00440F66" w:rsidDel="00D2330D" w:rsidRDefault="00E8071A">
      <w:pPr>
        <w:spacing w:after="120"/>
        <w:jc w:val="both"/>
        <w:pPrChange w:id="3230" w:author="IO" w:date="2011-07-21T09:31:00Z">
          <w:pPr>
            <w:spacing w:before="120"/>
            <w:jc w:val="both"/>
          </w:pPr>
        </w:pPrChange>
      </w:pPr>
      <w:moveFromRangeStart w:id="3231" w:author="IO" w:date="2011-07-20T19:32:00Z" w:name="move298953704"/>
      <w:moveFrom w:id="3232" w:author="IO" w:date="2011-07-20T19:32:00Z">
        <w:r w:rsidDel="00D2330D">
          <w:t>En esta sección se presenta</w:t>
        </w:r>
        <w:r w:rsidR="008707D8" w:rsidDel="00D2330D">
          <w:t>n</w:t>
        </w:r>
        <w:r w:rsidDel="00D2330D">
          <w:t xml:space="preserve"> los distintos diagramas del modelo diseñado en el IDK</w:t>
        </w:r>
        <w:r w:rsidR="008707D8" w:rsidDel="00D2330D">
          <w:t xml:space="preserve"> y la </w:t>
        </w:r>
        <w:r w:rsidDel="00D2330D">
          <w:t xml:space="preserve"> arquitectura del programa global y su interacción con la simulación. </w:t>
        </w:r>
        <w:r w:rsidR="00CF2357" w:rsidDel="00D2330D">
          <w:t>En primer lugar</w:t>
        </w:r>
        <w:r w:rsidR="00A22736" w:rsidDel="00D2330D">
          <w:t xml:space="preserve"> indica</w:t>
        </w:r>
        <w:r w:rsidR="00CF2357" w:rsidDel="00D2330D">
          <w:t>r</w:t>
        </w:r>
        <w:r w:rsidR="00A22736" w:rsidDel="00D2330D">
          <w:t xml:space="preserve"> que el sistema desarrollado</w:t>
        </w:r>
        <w:r w:rsidR="00A22736" w:rsidRPr="00440F66" w:rsidDel="00D2330D">
          <w:t xml:space="preserve"> </w:t>
        </w:r>
        <w:r w:rsidR="00A22736" w:rsidDel="00D2330D">
          <w:t xml:space="preserve">es un </w:t>
        </w:r>
        <w:r w:rsidR="008419B7" w:rsidDel="00D2330D">
          <w:t>MAS,</w:t>
        </w:r>
        <w:r w:rsidR="00CF1DC9" w:rsidRPr="007353C8" w:rsidDel="00D2330D">
          <w:rPr>
            <w:rPrChange w:id="3233" w:author="IO" w:date="2011-07-20T18:40:00Z">
              <w:rPr>
                <w:rFonts w:eastAsia="Times New Roman" w:cs="Times New Roman"/>
              </w:rPr>
            </w:rPrChange>
          </w:rPr>
          <w:t xml:space="preserve"> por lo que los diagramas</w:t>
        </w:r>
        <w:r w:rsidR="008707D8" w:rsidRPr="007353C8" w:rsidDel="00D2330D">
          <w:rPr>
            <w:rPrChange w:id="3234" w:author="IO" w:date="2011-07-20T18:40:00Z">
              <w:rPr>
                <w:rFonts w:eastAsia="Times New Roman" w:cs="Times New Roman"/>
              </w:rPr>
            </w:rPrChange>
          </w:rPr>
          <w:t xml:space="preserve"> </w:t>
        </w:r>
        <w:r w:rsidR="00CF1DC9" w:rsidRPr="007353C8" w:rsidDel="00D2330D">
          <w:rPr>
            <w:rPrChange w:id="3235" w:author="IO" w:date="2011-07-20T18:40:00Z">
              <w:rPr>
                <w:rFonts w:eastAsia="Times New Roman" w:cs="Times New Roman"/>
              </w:rPr>
            </w:rPrChange>
          </w:rPr>
          <w:t>se centran principalmente en como los agentes realizan las distintas operaciones</w:t>
        </w:r>
        <w:r w:rsidR="00A22736" w:rsidDel="00D2330D">
          <w:t>.</w:t>
        </w:r>
        <w:r w:rsidR="00CE1B22" w:rsidDel="00D2330D">
          <w:t xml:space="preserve"> </w:t>
        </w:r>
        <w:r w:rsidR="008707D8" w:rsidDel="00D2330D">
          <w:t xml:space="preserve">Con la herramienta de IDK se ha generado una especificación donde se pueden ver y modificar todos estos diagramas. En el siguiente apartado de esta sección </w:t>
        </w:r>
        <w:r w:rsidR="0096700B" w:rsidDel="00D2330D">
          <w:t>se entrará</w:t>
        </w:r>
        <w:r w:rsidR="008707D8" w:rsidDel="00D2330D">
          <w:t xml:space="preserve"> más en detalle en la especificación y en la explicación de cada uno de los diagramas.</w:t>
        </w:r>
        <w:r w:rsidR="003D1DFD" w:rsidDel="00D2330D">
          <w:t xml:space="preserve"> </w:t>
        </w:r>
      </w:moveFrom>
      <w:bookmarkStart w:id="3236" w:name="_Toc298954516"/>
      <w:bookmarkEnd w:id="3236"/>
    </w:p>
    <w:p w14:paraId="2E5511A0" w14:textId="110899B7" w:rsidR="00A22736" w:rsidRPr="007353C8" w:rsidDel="00D2330D" w:rsidRDefault="00A22736">
      <w:pPr>
        <w:spacing w:before="240" w:after="120"/>
        <w:ind w:firstLine="284"/>
        <w:jc w:val="both"/>
        <w:rPr>
          <w:del w:id="3237" w:author="IO" w:date="2011-07-20T19:32:00Z"/>
        </w:rPr>
        <w:pPrChange w:id="3238" w:author="IO" w:date="2011-07-20T18:40:00Z">
          <w:pPr/>
        </w:pPrChange>
      </w:pPr>
      <w:bookmarkStart w:id="3239" w:name="_Toc298954517"/>
      <w:bookmarkStart w:id="3240" w:name="_Toc299007687"/>
      <w:bookmarkStart w:id="3241" w:name="_Toc299012045"/>
      <w:bookmarkStart w:id="3242" w:name="_Toc299103593"/>
      <w:bookmarkStart w:id="3243" w:name="_Toc299103966"/>
      <w:bookmarkStart w:id="3244" w:name="_Toc299463791"/>
      <w:bookmarkStart w:id="3245" w:name="_Toc299463875"/>
      <w:bookmarkEnd w:id="3239"/>
      <w:bookmarkEnd w:id="3240"/>
      <w:bookmarkEnd w:id="3241"/>
      <w:bookmarkEnd w:id="3242"/>
      <w:bookmarkEnd w:id="3243"/>
      <w:bookmarkEnd w:id="3244"/>
      <w:bookmarkEnd w:id="3245"/>
      <w:moveFromRangeEnd w:id="3231"/>
    </w:p>
    <w:p w14:paraId="109202B1" w14:textId="11FDB27D" w:rsidR="00B937FD" w:rsidRPr="00D2330D" w:rsidDel="00D2330D" w:rsidRDefault="00B937FD">
      <w:pPr>
        <w:spacing w:before="240" w:after="120"/>
        <w:ind w:firstLine="284"/>
        <w:jc w:val="both"/>
        <w:rPr>
          <w:del w:id="3246" w:author="IO" w:date="2011-07-20T19:32:00Z"/>
        </w:rPr>
        <w:pPrChange w:id="3247" w:author="IO" w:date="2011-07-20T18:40:00Z">
          <w:pPr/>
        </w:pPrChange>
      </w:pPr>
      <w:bookmarkStart w:id="3248" w:name="_Toc298954518"/>
      <w:bookmarkStart w:id="3249" w:name="_Toc299007688"/>
      <w:bookmarkStart w:id="3250" w:name="_Toc299012046"/>
      <w:bookmarkStart w:id="3251" w:name="_Toc299103594"/>
      <w:bookmarkStart w:id="3252" w:name="_Toc299103967"/>
      <w:bookmarkStart w:id="3253" w:name="_Toc299463792"/>
      <w:bookmarkStart w:id="3254" w:name="_Toc299463876"/>
      <w:bookmarkEnd w:id="3248"/>
      <w:bookmarkEnd w:id="3249"/>
      <w:bookmarkEnd w:id="3250"/>
      <w:bookmarkEnd w:id="3251"/>
      <w:bookmarkEnd w:id="3252"/>
      <w:bookmarkEnd w:id="3253"/>
      <w:bookmarkEnd w:id="3254"/>
    </w:p>
    <w:p w14:paraId="4C7DF26D" w14:textId="77777777" w:rsidR="00B937FD" w:rsidRPr="00D2330D" w:rsidRDefault="00B937FD">
      <w:pPr>
        <w:pStyle w:val="Heading1"/>
        <w:numPr>
          <w:ilvl w:val="1"/>
          <w:numId w:val="40"/>
        </w:numPr>
        <w:rPr>
          <w:sz w:val="44"/>
          <w:szCs w:val="52"/>
          <w:rPrChange w:id="3255" w:author="IO" w:date="2011-07-20T19:25:00Z">
            <w:rPr>
              <w:rFonts w:cs="Times New Roman"/>
            </w:rPr>
          </w:rPrChange>
        </w:rPr>
        <w:pPrChange w:id="3256" w:author="IO" w:date="2011-07-20T19:25:00Z">
          <w:pPr>
            <w:outlineLvl w:val="1"/>
          </w:pPr>
        </w:pPrChange>
      </w:pPr>
      <w:bookmarkStart w:id="3257" w:name="_Ref298953724"/>
      <w:bookmarkStart w:id="3258" w:name="_Toc299463877"/>
      <w:r w:rsidRPr="00D2330D">
        <w:rPr>
          <w:b w:val="0"/>
          <w:sz w:val="44"/>
          <w:szCs w:val="52"/>
          <w:rPrChange w:id="3259" w:author="IO" w:date="2011-07-20T19:25:00Z">
            <w:rPr>
              <w:rFonts w:cs="Times New Roman"/>
              <w:b/>
              <w:bCs/>
            </w:rPr>
          </w:rPrChange>
        </w:rPr>
        <w:t>Especificación</w:t>
      </w:r>
      <w:bookmarkEnd w:id="3257"/>
      <w:bookmarkEnd w:id="3258"/>
    </w:p>
    <w:p w14:paraId="1A99D5B2" w14:textId="7ED60BCD" w:rsidR="00D2330D" w:rsidDel="007E2F0B" w:rsidRDefault="00C91DD8">
      <w:pPr>
        <w:spacing w:after="120"/>
        <w:jc w:val="both"/>
        <w:rPr>
          <w:del w:id="3260" w:author="IO" w:date="2011-07-20T19:37:00Z"/>
        </w:rPr>
        <w:pPrChange w:id="3261" w:author="IO" w:date="2011-07-20T19:33:00Z">
          <w:pPr>
            <w:spacing w:before="240" w:after="120"/>
            <w:ind w:firstLine="284"/>
            <w:jc w:val="both"/>
          </w:pPr>
        </w:pPrChange>
      </w:pPr>
      <w:ins w:id="3262" w:author="Orion" w:date="2011-06-22T18:58:00Z">
        <w:del w:id="3263" w:author="IO" w:date="2011-07-20T19:33:00Z">
          <w:r w:rsidRPr="00D2330D" w:rsidDel="00D2330D">
            <w:delText xml:space="preserve">En esta sección </w:delText>
          </w:r>
        </w:del>
      </w:ins>
      <w:ins w:id="3264" w:author="Orion" w:date="2011-06-22T18:59:00Z">
        <w:del w:id="3265" w:author="IO" w:date="2011-07-20T19:33:00Z">
          <w:r w:rsidRPr="00D2330D" w:rsidDel="00D2330D">
            <w:delText>se presentarán</w:delText>
          </w:r>
        </w:del>
      </w:ins>
      <w:ins w:id="3266" w:author="Orion" w:date="2011-06-22T18:58:00Z">
        <w:del w:id="3267" w:author="IO" w:date="2011-07-20T19:33:00Z">
          <w:r w:rsidRPr="00D2330D" w:rsidDel="00D2330D">
            <w:delText xml:space="preserve"> los flujos y diagramas más importantes, </w:delText>
          </w:r>
        </w:del>
      </w:ins>
      <w:ins w:id="3268" w:author="Orion" w:date="2011-06-22T18:59:00Z">
        <w:del w:id="3269" w:author="IO" w:date="2011-07-20T19:33:00Z">
          <w:r w:rsidRPr="00D2330D" w:rsidDel="00D2330D">
            <w:delText>con el objetivo de que se pueda tener una idea bastante detallada del funcionamiento del sistema</w:delText>
          </w:r>
        </w:del>
      </w:ins>
      <w:ins w:id="3270" w:author="Orion" w:date="2011-06-22T19:00:00Z">
        <w:del w:id="3271" w:author="IO" w:date="2011-07-20T19:33:00Z">
          <w:r w:rsidRPr="00D2330D" w:rsidDel="00D2330D">
            <w:delText>.</w:delText>
          </w:r>
        </w:del>
      </w:ins>
      <w:moveToRangeStart w:id="3272" w:author="IO" w:date="2011-07-20T19:32:00Z" w:name="move298953704"/>
      <w:moveTo w:id="3273" w:author="IO" w:date="2011-07-20T19:32:00Z">
        <w:r w:rsidR="00D2330D">
          <w:t xml:space="preserve">En esta sección se presentan los distintos diagramas </w:t>
        </w:r>
        <w:del w:id="3274" w:author="IO" w:date="2011-07-20T19:34:00Z">
          <w:r w:rsidR="00D2330D" w:rsidDel="007E2F0B">
            <w:delText>del modelo diseñado en el IDK</w:delText>
          </w:r>
        </w:del>
      </w:moveTo>
      <w:ins w:id="3275" w:author="IO" w:date="2011-07-20T19:34:00Z">
        <w:r w:rsidR="007E2F0B">
          <w:t>para el tráfico aéreo.</w:t>
        </w:r>
      </w:ins>
      <w:moveTo w:id="3276" w:author="IO" w:date="2011-07-20T19:32:00Z">
        <w:r w:rsidR="00D2330D">
          <w:t xml:space="preserve"> </w:t>
        </w:r>
        <w:del w:id="3277" w:author="IO" w:date="2011-07-20T19:35:00Z">
          <w:r w:rsidR="00D2330D" w:rsidDel="007E2F0B">
            <w:delText>y la  arquitectura del programa global y su interacción con la simulación. En primer lugar indicar que el sistema desarrollado</w:delText>
          </w:r>
          <w:r w:rsidR="00D2330D" w:rsidRPr="00440F66" w:rsidDel="007E2F0B">
            <w:delText xml:space="preserve"> </w:delText>
          </w:r>
          <w:r w:rsidR="00D2330D" w:rsidDel="007E2F0B">
            <w:delText>es un MAS</w:delText>
          </w:r>
        </w:del>
      </w:moveTo>
      <w:ins w:id="3278" w:author="IO" w:date="2011-07-20T19:35:00Z">
        <w:r w:rsidR="007E2F0B">
          <w:t>Al tratarse de una especificación orientada a agentes</w:t>
        </w:r>
      </w:ins>
      <w:ins w:id="3279" w:author="IO" w:date="2011-07-20T19:36:00Z">
        <w:r w:rsidR="007E2F0B">
          <w:t>,</w:t>
        </w:r>
      </w:ins>
      <w:moveTo w:id="3280" w:author="IO" w:date="2011-07-20T19:32:00Z">
        <w:del w:id="3281" w:author="IO" w:date="2011-07-20T19:35:00Z">
          <w:r w:rsidR="00D2330D" w:rsidDel="007E2F0B">
            <w:delText>,</w:delText>
          </w:r>
          <w:r w:rsidR="00D2330D" w:rsidRPr="001C3D91" w:rsidDel="007E2F0B">
            <w:delText xml:space="preserve"> por lo q</w:delText>
          </w:r>
        </w:del>
        <w:del w:id="3282" w:author="IO" w:date="2011-07-20T19:36:00Z">
          <w:r w:rsidR="00D2330D" w:rsidRPr="001C3D91" w:rsidDel="007E2F0B">
            <w:delText>ue</w:delText>
          </w:r>
        </w:del>
        <w:r w:rsidR="00D2330D" w:rsidRPr="001C3D91">
          <w:t xml:space="preserve"> los diagramas se centran principalmente en c</w:t>
        </w:r>
      </w:moveTo>
      <w:ins w:id="3283" w:author="IO" w:date="2011-07-20T19:36:00Z">
        <w:r w:rsidR="007E2F0B">
          <w:t>ó</w:t>
        </w:r>
      </w:ins>
      <w:moveTo w:id="3284" w:author="IO" w:date="2011-07-20T19:32:00Z">
        <w:del w:id="3285" w:author="IO" w:date="2011-07-20T19:36:00Z">
          <w:r w:rsidR="00D2330D" w:rsidRPr="001C3D91" w:rsidDel="007E2F0B">
            <w:delText>o</w:delText>
          </w:r>
        </w:del>
        <w:r w:rsidR="00D2330D" w:rsidRPr="001C3D91">
          <w:t xml:space="preserve">mo </w:t>
        </w:r>
        <w:del w:id="3286" w:author="IO" w:date="2011-07-21T09:45:00Z">
          <w:r w:rsidR="00D2330D" w:rsidRPr="001C3D91" w:rsidDel="000A7C4A">
            <w:delText>los</w:delText>
          </w:r>
        </w:del>
      </w:moveTo>
      <w:ins w:id="3287" w:author="IO" w:date="2011-07-21T09:45:00Z">
        <w:r w:rsidR="000A7C4A">
          <w:t>estos</w:t>
        </w:r>
      </w:ins>
      <w:moveTo w:id="3288" w:author="IO" w:date="2011-07-20T19:32:00Z">
        <w:r w:rsidR="00D2330D" w:rsidRPr="001C3D91">
          <w:t xml:space="preserve"> agentes realizan las distintas operaciones</w:t>
        </w:r>
      </w:moveTo>
      <w:ins w:id="3289" w:author="IO" w:date="2011-07-20T19:36:00Z">
        <w:r w:rsidR="007E2F0B">
          <w:t>: objetivos perseguidos, recolección de información, toma de decisiones, y ejecución de acciones</w:t>
        </w:r>
      </w:ins>
      <w:moveTo w:id="3290" w:author="IO" w:date="2011-07-20T19:32:00Z">
        <w:del w:id="3291" w:author="IO" w:date="2011-07-20T19:36:00Z">
          <w:r w:rsidR="00D2330D" w:rsidDel="007E2F0B">
            <w:delText>. Con la herramienta de IDK se ha generado una especificación donde se pueden ver y modificar todos estos diagramas. En el siguiente apartado de esta sección se entrará más en detalle en la especificación y en la explicación de cada uno de los diagramas.</w:delText>
          </w:r>
        </w:del>
        <w:del w:id="3292" w:author="IO" w:date="2011-07-20T19:37:00Z">
          <w:r w:rsidR="00D2330D" w:rsidDel="007E2F0B">
            <w:delText xml:space="preserve"> </w:delText>
          </w:r>
        </w:del>
      </w:moveTo>
      <w:ins w:id="3293" w:author="IO" w:date="2011-07-20T19:37:00Z">
        <w:r w:rsidR="007E2F0B">
          <w:t>.</w:t>
        </w:r>
      </w:ins>
      <w:ins w:id="3294" w:author="IO" w:date="2011-07-20T19:41:00Z">
        <w:r w:rsidR="007E2F0B">
          <w:t xml:space="preserve"> </w:t>
        </w:r>
      </w:ins>
    </w:p>
    <w:p w14:paraId="385BB520" w14:textId="24C93E0C" w:rsidR="00C91DD8" w:rsidRPr="00D2330D" w:rsidDel="00D2330D" w:rsidRDefault="007E2F0B">
      <w:pPr>
        <w:spacing w:after="120"/>
        <w:jc w:val="both"/>
        <w:rPr>
          <w:ins w:id="3295" w:author="Orion" w:date="2011-06-22T18:57:00Z"/>
          <w:del w:id="3296" w:author="IO" w:date="2011-07-20T19:32:00Z"/>
        </w:rPr>
        <w:pPrChange w:id="3297" w:author="IO" w:date="2011-07-20T19:32:00Z">
          <w:pPr>
            <w:keepNext/>
            <w:jc w:val="both"/>
          </w:pPr>
        </w:pPrChange>
      </w:pPr>
      <w:ins w:id="3298" w:author="IO" w:date="2011-07-20T19:37:00Z">
        <w:r>
          <w:t>La</w:t>
        </w:r>
      </w:ins>
      <w:ins w:id="3299" w:author="IO" w:date="2011-07-20T19:41:00Z">
        <w:r>
          <w:t>s secciones se organizan siguiendo esta división</w:t>
        </w:r>
      </w:ins>
      <w:ins w:id="3300" w:author="IO" w:date="2011-07-20T19:42:00Z">
        <w:r>
          <w:t xml:space="preserve">. La Sección </w:t>
        </w:r>
        <w:r>
          <w:fldChar w:fldCharType="begin"/>
        </w:r>
        <w:r>
          <w:instrText xml:space="preserve"> REF _Ref298954304 \r \h </w:instrText>
        </w:r>
      </w:ins>
      <w:r>
        <w:fldChar w:fldCharType="separate"/>
      </w:r>
      <w:ins w:id="3301" w:author="IO" w:date="2011-07-22T13:16:00Z">
        <w:r w:rsidR="00416FF6">
          <w:t>5.1.1</w:t>
        </w:r>
      </w:ins>
      <w:ins w:id="3302" w:author="IO" w:date="2011-07-20T19:42:00Z">
        <w:r>
          <w:fldChar w:fldCharType="end"/>
        </w:r>
        <w:r>
          <w:t xml:space="preserve"> describe los </w:t>
        </w:r>
      </w:ins>
      <w:ins w:id="3303" w:author="IO" w:date="2011-07-20T19:43:00Z">
        <w:r>
          <w:t>principales</w:t>
        </w:r>
      </w:ins>
      <w:ins w:id="3304" w:author="IO" w:date="2011-07-20T19:42:00Z">
        <w:r>
          <w:t xml:space="preserve"> casos de uso del tr</w:t>
        </w:r>
      </w:ins>
      <w:ins w:id="3305" w:author="IO" w:date="2011-07-20T19:43:00Z">
        <w:r>
          <w:t xml:space="preserve">áfico aéreo. Después, la Sección </w:t>
        </w:r>
        <w:r>
          <w:fldChar w:fldCharType="begin"/>
        </w:r>
        <w:r>
          <w:instrText xml:space="preserve"> REF _Ref298954332 \r \h </w:instrText>
        </w:r>
      </w:ins>
      <w:r>
        <w:fldChar w:fldCharType="separate"/>
      </w:r>
      <w:ins w:id="3306" w:author="IO" w:date="2011-07-22T13:16:00Z">
        <w:r w:rsidR="00416FF6">
          <w:t>5.1.2</w:t>
        </w:r>
      </w:ins>
      <w:ins w:id="3307" w:author="IO" w:date="2011-07-20T19:43:00Z">
        <w:r>
          <w:fldChar w:fldCharType="end"/>
        </w:r>
        <w:r>
          <w:t xml:space="preserve"> especifica los principales objetivos involucrados. Las secciones </w:t>
        </w:r>
      </w:ins>
      <w:ins w:id="3308" w:author="IO" w:date="2011-07-20T19:44:00Z">
        <w:r w:rsidR="00CF639A">
          <w:t xml:space="preserve">sucesivas, </w:t>
        </w:r>
        <w:r w:rsidR="00CF639A">
          <w:fldChar w:fldCharType="begin"/>
        </w:r>
        <w:r w:rsidR="00CF639A">
          <w:instrText xml:space="preserve"> REF _Ref298954399 \r \h </w:instrText>
        </w:r>
      </w:ins>
      <w:r w:rsidR="00CF639A">
        <w:fldChar w:fldCharType="separate"/>
      </w:r>
      <w:ins w:id="3309" w:author="IO" w:date="2011-07-22T13:16:00Z">
        <w:r w:rsidR="00416FF6">
          <w:t>5.1.3</w:t>
        </w:r>
      </w:ins>
      <w:ins w:id="3310" w:author="IO" w:date="2011-07-20T19:44:00Z">
        <w:r w:rsidR="00CF639A">
          <w:fldChar w:fldCharType="end"/>
        </w:r>
        <w:r w:rsidR="00CF639A">
          <w:t xml:space="preserve">, </w:t>
        </w:r>
        <w:r w:rsidR="00CF639A">
          <w:fldChar w:fldCharType="begin"/>
        </w:r>
        <w:r w:rsidR="00CF639A">
          <w:instrText xml:space="preserve"> REF _Ref298954407 \r \h </w:instrText>
        </w:r>
      </w:ins>
      <w:r w:rsidR="00CF639A">
        <w:fldChar w:fldCharType="separate"/>
      </w:r>
      <w:ins w:id="3311" w:author="IO" w:date="2011-07-22T13:16:00Z">
        <w:r w:rsidR="00416FF6">
          <w:t>5.1.4</w:t>
        </w:r>
      </w:ins>
      <w:ins w:id="3312" w:author="IO" w:date="2011-07-20T19:44:00Z">
        <w:r w:rsidR="00CF639A">
          <w:fldChar w:fldCharType="end"/>
        </w:r>
        <w:r w:rsidR="00CF639A">
          <w:t xml:space="preserve"> y </w:t>
        </w:r>
        <w:r w:rsidR="00CF639A">
          <w:fldChar w:fldCharType="begin"/>
        </w:r>
        <w:r w:rsidR="00CF639A">
          <w:instrText xml:space="preserve"> REF _Ref298954408 \r \h </w:instrText>
        </w:r>
      </w:ins>
      <w:r w:rsidR="00CF639A">
        <w:fldChar w:fldCharType="separate"/>
      </w:r>
      <w:ins w:id="3313" w:author="IO" w:date="2011-07-22T13:16:00Z">
        <w:r w:rsidR="00416FF6">
          <w:t>5.1.5</w:t>
        </w:r>
      </w:ins>
      <w:ins w:id="3314" w:author="IO" w:date="2011-07-20T19:44:00Z">
        <w:r w:rsidR="00CF639A">
          <w:fldChar w:fldCharType="end"/>
        </w:r>
      </w:ins>
      <w:ins w:id="3315" w:author="IO" w:date="2011-07-20T19:45:00Z">
        <w:r w:rsidR="00CF639A">
          <w:t>, se ocupan de interacciones específicas. Para ellas describen los objetivos concretos y las interacciones que los abordan.</w:t>
        </w:r>
      </w:ins>
      <w:moveToRangeEnd w:id="3272"/>
      <w:ins w:id="3316" w:author="Orion" w:date="2011-06-22T19:08:00Z">
        <w:del w:id="3317" w:author="IO" w:date="2011-07-20T19:32:00Z">
          <w:r w:rsidR="001C001A" w:rsidRPr="00D2330D" w:rsidDel="00D2330D">
            <w:delText xml:space="preserve"> </w:delText>
          </w:r>
        </w:del>
      </w:ins>
    </w:p>
    <w:p w14:paraId="022CD457" w14:textId="77777777" w:rsidR="00C91DD8" w:rsidRPr="00D2330D" w:rsidRDefault="00C91DD8">
      <w:pPr>
        <w:spacing w:after="120"/>
        <w:jc w:val="both"/>
        <w:rPr>
          <w:ins w:id="3318" w:author="Orion" w:date="2011-06-22T18:57:00Z"/>
        </w:rPr>
        <w:pPrChange w:id="3319" w:author="IO" w:date="2011-07-20T19:32:00Z">
          <w:pPr>
            <w:jc w:val="both"/>
          </w:pPr>
        </w:pPrChange>
      </w:pPr>
    </w:p>
    <w:p w14:paraId="0CDACA9A" w14:textId="3E5FA9A8" w:rsidR="00C91DD8" w:rsidRPr="00D2330D" w:rsidRDefault="00C91DD8">
      <w:pPr>
        <w:pStyle w:val="Heading1"/>
        <w:numPr>
          <w:ilvl w:val="2"/>
          <w:numId w:val="40"/>
        </w:numPr>
        <w:rPr>
          <w:ins w:id="3320" w:author="Orion" w:date="2011-06-22T18:57:00Z"/>
          <w:sz w:val="36"/>
          <w:szCs w:val="52"/>
          <w:rPrChange w:id="3321" w:author="IO" w:date="2011-07-20T19:26:00Z">
            <w:rPr>
              <w:ins w:id="3322" w:author="Orion" w:date="2011-06-22T18:57:00Z"/>
            </w:rPr>
          </w:rPrChange>
        </w:rPr>
        <w:pPrChange w:id="3323" w:author="IO" w:date="2011-07-20T19:26:00Z">
          <w:pPr/>
        </w:pPrChange>
      </w:pPr>
      <w:bookmarkStart w:id="3324" w:name="_Ref298954304"/>
      <w:bookmarkStart w:id="3325" w:name="_Toc299463878"/>
      <w:commentRangeStart w:id="3326"/>
      <w:ins w:id="3327" w:author="Orion" w:date="2011-06-22T19:00:00Z">
        <w:r w:rsidRPr="00D2330D">
          <w:rPr>
            <w:b w:val="0"/>
            <w:sz w:val="36"/>
            <w:szCs w:val="52"/>
            <w:rPrChange w:id="3328" w:author="IO" w:date="2011-07-20T19:26:00Z">
              <w:rPr>
                <w:b/>
                <w:bCs/>
              </w:rPr>
            </w:rPrChange>
          </w:rPr>
          <w:t>Casos de uso</w:t>
        </w:r>
      </w:ins>
      <w:bookmarkEnd w:id="3324"/>
      <w:commentRangeEnd w:id="3326"/>
      <w:r w:rsidR="00714146">
        <w:rPr>
          <w:rStyle w:val="CommentReference"/>
          <w:b w:val="0"/>
          <w:bCs w:val="0"/>
        </w:rPr>
        <w:commentReference w:id="3326"/>
      </w:r>
      <w:bookmarkEnd w:id="3325"/>
    </w:p>
    <w:p w14:paraId="16CA2D4C" w14:textId="7CD80300" w:rsidR="00FF1E18" w:rsidRPr="006403BD" w:rsidRDefault="00B70619" w:rsidP="00FF49C3">
      <w:pPr>
        <w:spacing w:after="120"/>
        <w:jc w:val="both"/>
      </w:pPr>
      <w:r w:rsidRPr="006403BD">
        <w:t xml:space="preserve">En primer lugar </w:t>
      </w:r>
      <w:del w:id="3329" w:author="Orion" w:date="2011-06-22T19:07:00Z">
        <w:r w:rsidR="007F1F70" w:rsidRPr="006403BD" w:rsidDel="008D48D8">
          <w:delText xml:space="preserve">vamos </w:delText>
        </w:r>
      </w:del>
      <w:ins w:id="3330" w:author="Orion" w:date="2011-06-22T19:07:00Z">
        <w:r w:rsidR="008D48D8" w:rsidRPr="006403BD">
          <w:t xml:space="preserve">se van </w:t>
        </w:r>
      </w:ins>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ins w:id="3331" w:author="Orion" w:date="2011-07-26T22:30:00Z">
        <w:r w:rsidR="00503590">
          <w:t>Figura 2</w:t>
        </w:r>
      </w:ins>
      <w:del w:id="3332" w:author="Orion" w:date="2011-07-26T22:30:00Z">
        <w:r w:rsidR="00416FF6" w:rsidDel="00503590">
          <w:delText>Figura 1</w:delText>
        </w:r>
      </w:del>
      <w:r w:rsidR="00BC701B" w:rsidRPr="006403BD">
        <w:fldChar w:fldCharType="end"/>
      </w:r>
      <w:r w:rsidR="00266A4F">
        <w:t>,</w:t>
      </w:r>
      <w:r w:rsidR="003F0E57">
        <w:t xml:space="preserve"> el objetivo principal del piloto </w:t>
      </w:r>
      <w:del w:id="3333" w:author="IO" w:date="2011-07-21T10:19:00Z">
        <w:r w:rsidR="003F0E57" w:rsidDel="00714146">
          <w:delText xml:space="preserve">será </w:delText>
        </w:r>
      </w:del>
      <w:ins w:id="3334" w:author="IO" w:date="2011-07-21T10:19:00Z">
        <w:r w:rsidR="00714146">
          <w:t xml:space="preserve">es </w:t>
        </w:r>
      </w:ins>
      <w:r w:rsidR="003F0E57">
        <w:t xml:space="preserve">llegar al destino sin sufrir ningún incidente grave, es decir, que la </w:t>
      </w:r>
      <w:r w:rsidR="003F0E57" w:rsidRPr="006403BD">
        <w:t>tripulación llegue al destino sana y salv</w:t>
      </w:r>
      <w:del w:id="3335" w:author="IO" w:date="2011-07-21T09:46:00Z">
        <w:r w:rsidR="003F0E57" w:rsidRPr="006403BD" w:rsidDel="000A7C4A">
          <w:delText>o</w:delText>
        </w:r>
      </w:del>
      <w:ins w:id="3336" w:author="IO" w:date="2011-07-21T09:46:00Z">
        <w:r w:rsidR="000A7C4A" w:rsidRPr="006403BD">
          <w:t>a</w:t>
        </w:r>
      </w:ins>
      <w:r w:rsidR="003F0E57">
        <w:t xml:space="preserve"> (“Arrive Safe </w:t>
      </w:r>
      <w:commentRangeStart w:id="3337"/>
      <w:r w:rsidR="003F0E57">
        <w:t>And Sound</w:t>
      </w:r>
      <w:commentRangeEnd w:id="3337"/>
      <w:r w:rsidR="000A7C4A" w:rsidRPr="006403BD">
        <w:rPr>
          <w:rPrChange w:id="3338" w:author="IO" w:date="2011-07-21T09:48:00Z">
            <w:rPr>
              <w:rStyle w:val="CommentReference"/>
            </w:rPr>
          </w:rPrChange>
        </w:rPr>
        <w:commentReference w:id="3337"/>
      </w:r>
      <w:r w:rsidR="003F0E57">
        <w:t>”). Para ello el piloto participa</w:t>
      </w:r>
      <w:del w:id="3339" w:author="IO" w:date="2011-07-21T10:19:00Z">
        <w:r w:rsidR="003F0E57" w:rsidDel="00714146">
          <w:delText>rá</w:delText>
        </w:r>
      </w:del>
      <w:r w:rsidR="003F0E57">
        <w:t xml:space="preserve"> en tres casos de uso principales, que se corresponden con tres partes claramente diferenciadas del vuelo.</w:t>
      </w:r>
      <w:r w:rsidR="007F1F70" w:rsidRPr="006403BD">
        <w:t xml:space="preserve"> </w:t>
      </w:r>
      <w:r w:rsidR="00FF1E18" w:rsidRPr="006403BD">
        <w:t>Dichos casos de uso s</w:t>
      </w:r>
      <w:del w:id="3340" w:author="IO" w:date="2011-07-21T09:47:00Z">
        <w:r w:rsidR="00FF1E18" w:rsidRPr="006403BD" w:rsidDel="006403BD">
          <w:delText>erá</w:delText>
        </w:r>
      </w:del>
      <w:ins w:id="3341" w:author="IO" w:date="2011-07-21T09:47:00Z">
        <w:r w:rsidR="006403BD" w:rsidRPr="006403BD">
          <w:t>o</w:t>
        </w:r>
      </w:ins>
      <w:r w:rsidR="00FF1E18" w:rsidRPr="006403BD">
        <w:t>n:</w:t>
      </w:r>
    </w:p>
    <w:p w14:paraId="65386D16" w14:textId="145BC60F" w:rsidR="00FF1E18" w:rsidRPr="006403BD" w:rsidRDefault="00FF1E18">
      <w:pPr>
        <w:pStyle w:val="ListParagraph"/>
        <w:numPr>
          <w:ilvl w:val="0"/>
          <w:numId w:val="41"/>
        </w:numPr>
        <w:spacing w:before="120" w:after="120"/>
        <w:ind w:left="641" w:hanging="357"/>
        <w:jc w:val="both"/>
        <w:pPrChange w:id="3342" w:author="IO" w:date="2011-07-21T09:48:00Z">
          <w:pPr>
            <w:pStyle w:val="ListParagraph"/>
            <w:keepNext/>
            <w:numPr>
              <w:numId w:val="25"/>
            </w:numPr>
            <w:ind w:left="780" w:hanging="360"/>
            <w:jc w:val="both"/>
          </w:pPr>
        </w:pPrChange>
      </w:pPr>
      <w:del w:id="3343" w:author="IO" w:date="2011-07-21T10:19:00Z">
        <w:r w:rsidRPr="00714146" w:rsidDel="00714146">
          <w:rPr>
            <w:i/>
            <w:rPrChange w:id="3344" w:author="IO" w:date="2011-07-21T10:19:00Z">
              <w:rPr/>
            </w:rPrChange>
          </w:rPr>
          <w:delText>El d</w:delText>
        </w:r>
      </w:del>
      <w:ins w:id="3345" w:author="IO" w:date="2011-07-21T10:19:00Z">
        <w:r w:rsidR="00714146" w:rsidRPr="00714146">
          <w:rPr>
            <w:i/>
            <w:rPrChange w:id="3346" w:author="IO" w:date="2011-07-21T10:19:00Z">
              <w:rPr/>
            </w:rPrChange>
          </w:rPr>
          <w:t>D</w:t>
        </w:r>
      </w:ins>
      <w:r w:rsidRPr="00714146">
        <w:rPr>
          <w:i/>
          <w:rPrChange w:id="3347" w:author="IO" w:date="2011-07-21T10:19:00Z">
            <w:rPr/>
          </w:rPrChange>
        </w:rPr>
        <w:t>espegue del avión</w:t>
      </w:r>
      <w:r w:rsidRPr="006403BD">
        <w:t>.</w:t>
      </w:r>
      <w:r w:rsidR="00E24403" w:rsidRPr="006403BD">
        <w:t xml:space="preserve"> </w:t>
      </w:r>
      <w:del w:id="3348" w:author="IO" w:date="2011-07-21T10:19:00Z">
        <w:r w:rsidR="00E24403" w:rsidRPr="006403BD" w:rsidDel="00714146">
          <w:delText>Do</w:delText>
        </w:r>
      </w:del>
      <w:ins w:id="3349" w:author="IO" w:date="2011-07-21T10:19:00Z">
        <w:r w:rsidR="00714146">
          <w:t>E</w:t>
        </w:r>
      </w:ins>
      <w:del w:id="3350" w:author="IO" w:date="2011-07-21T10:19:00Z">
        <w:r w:rsidR="00E24403" w:rsidRPr="006403BD" w:rsidDel="00714146">
          <w:delText>nde se e</w:delText>
        </w:r>
      </w:del>
      <w:r w:rsidR="00E24403" w:rsidRPr="006403BD">
        <w:t>ngloba</w:t>
      </w:r>
      <w:del w:id="3351" w:author="IO" w:date="2011-07-21T10:19:00Z">
        <w:r w:rsidR="00E24403" w:rsidRPr="006403BD" w:rsidDel="00714146">
          <w:delText>r</w:delText>
        </w:r>
        <w:r w:rsidR="00ED0467" w:rsidRPr="006403BD" w:rsidDel="00714146">
          <w:delText>á</w:delText>
        </w:r>
        <w:r w:rsidR="00E24403" w:rsidRPr="006403BD" w:rsidDel="00714146">
          <w:delText>n</w:delText>
        </w:r>
      </w:del>
      <w:del w:id="3352" w:author="Orion" w:date="2011-06-10T21:32:00Z">
        <w:r w:rsidR="00E24403" w:rsidRPr="006403BD" w:rsidDel="003E54EC">
          <w:delText>englobaran</w:delText>
        </w:r>
      </w:del>
      <w:r w:rsidR="00E24403" w:rsidRPr="006403BD">
        <w:t xml:space="preserve"> todas las tareas previas al arranque del avión y despegue del mismo. </w:t>
      </w:r>
      <w:commentRangeStart w:id="3353"/>
      <w:r w:rsidR="00E24403" w:rsidRPr="006403BD">
        <w:t>En esta apartado se inclu</w:t>
      </w:r>
      <w:del w:id="3354" w:author="IO" w:date="2011-07-21T10:20:00Z">
        <w:r w:rsidR="00E24403" w:rsidRPr="006403BD" w:rsidDel="00714146">
          <w:delText>iría</w:delText>
        </w:r>
      </w:del>
      <w:ins w:id="3355" w:author="IO" w:date="2011-07-21T10:20:00Z">
        <w:r w:rsidR="00714146">
          <w:t>ye</w:t>
        </w:r>
      </w:ins>
      <w:del w:id="3356" w:author="IO" w:date="2011-07-21T10:20:00Z">
        <w:r w:rsidR="00E24403" w:rsidRPr="006403BD" w:rsidDel="00714146">
          <w:delText>, por ejemplo,</w:delText>
        </w:r>
      </w:del>
      <w:r w:rsidR="00E24403" w:rsidRPr="006403BD">
        <w:t xml:space="preserve"> el suministro de los planes de vuelo a cada piloto</w:t>
      </w:r>
      <w:commentRangeEnd w:id="3353"/>
      <w:r w:rsidR="00714146">
        <w:rPr>
          <w:rStyle w:val="CommentReference"/>
        </w:rPr>
        <w:commentReference w:id="3353"/>
      </w:r>
      <w:r w:rsidR="00E24403" w:rsidRPr="006403BD">
        <w:t>.</w:t>
      </w:r>
    </w:p>
    <w:p w14:paraId="40BDD2D6" w14:textId="78057FCE" w:rsidR="00E24403" w:rsidRPr="006403BD" w:rsidRDefault="00E24403">
      <w:pPr>
        <w:pStyle w:val="ListParagraph"/>
        <w:numPr>
          <w:ilvl w:val="0"/>
          <w:numId w:val="41"/>
        </w:numPr>
        <w:spacing w:before="120" w:after="120"/>
        <w:ind w:left="641" w:hanging="357"/>
        <w:jc w:val="both"/>
        <w:pPrChange w:id="3357" w:author="IO" w:date="2011-07-21T09:48:00Z">
          <w:pPr>
            <w:pStyle w:val="ListParagraph"/>
            <w:keepNext/>
            <w:numPr>
              <w:numId w:val="25"/>
            </w:numPr>
            <w:ind w:left="780" w:hanging="360"/>
            <w:jc w:val="both"/>
          </w:pPr>
        </w:pPrChange>
      </w:pPr>
      <w:del w:id="3358" w:author="IO" w:date="2011-07-21T10:21:00Z">
        <w:r w:rsidRPr="00714146" w:rsidDel="00714146">
          <w:rPr>
            <w:i/>
            <w:rPrChange w:id="3359" w:author="IO" w:date="2011-07-21T10:21:00Z">
              <w:rPr/>
            </w:rPrChange>
          </w:rPr>
          <w:lastRenderedPageBreak/>
          <w:delText>La i</w:delText>
        </w:r>
      </w:del>
      <w:ins w:id="3360" w:author="IO" w:date="2011-07-21T10:21:00Z">
        <w:r w:rsidR="00714146" w:rsidRPr="00714146">
          <w:rPr>
            <w:i/>
            <w:rPrChange w:id="3361" w:author="IO" w:date="2011-07-21T10:21:00Z">
              <w:rPr/>
            </w:rPrChange>
          </w:rPr>
          <w:t>I</w:t>
        </w:r>
      </w:ins>
      <w:r w:rsidRPr="00714146">
        <w:rPr>
          <w:i/>
          <w:rPrChange w:id="3362" w:author="IO" w:date="2011-07-21T10:21:00Z">
            <w:rPr/>
          </w:rPrChange>
        </w:rPr>
        <w:t>nteracción con el entorno</w:t>
      </w:r>
      <w:r w:rsidRPr="006403BD">
        <w:t xml:space="preserve">. </w:t>
      </w:r>
      <w:ins w:id="3363" w:author="IO" w:date="2011-07-21T10:21:00Z">
        <w:r w:rsidR="00714146">
          <w:t xml:space="preserve">Son los procesos que tienen lugar </w:t>
        </w:r>
      </w:ins>
      <w:del w:id="3364" w:author="IO" w:date="2011-07-21T10:22:00Z">
        <w:r w:rsidRPr="006403BD" w:rsidDel="00714146">
          <w:delText xml:space="preserve">Proceso que podría </w:delText>
        </w:r>
        <w:r w:rsidR="007F1F70" w:rsidRPr="006403BD" w:rsidDel="00714146">
          <w:delText xml:space="preserve">traducirse como pilotar el avión </w:delText>
        </w:r>
      </w:del>
      <w:r w:rsidRPr="006403BD">
        <w:t>durante</w:t>
      </w:r>
      <w:r w:rsidR="007F1F70" w:rsidRPr="006403BD">
        <w:t xml:space="preserve"> toda la ruta del vuelo</w:t>
      </w:r>
      <w:ins w:id="3365" w:author="IO" w:date="2011-07-21T10:22:00Z">
        <w:r w:rsidR="00714146">
          <w:t>. Incluyen el pilotaje del avión por el piloto, la operación de los controladores</w:t>
        </w:r>
      </w:ins>
      <w:ins w:id="3366" w:author="IO" w:date="2011-07-21T10:23:00Z">
        <w:r w:rsidR="00714146">
          <w:t>,</w:t>
        </w:r>
      </w:ins>
      <w:ins w:id="3367" w:author="IO" w:date="2011-07-21T10:22:00Z">
        <w:r w:rsidR="00714146">
          <w:t xml:space="preserve"> el intercambio de </w:t>
        </w:r>
      </w:ins>
      <w:ins w:id="3368" w:author="IO" w:date="2011-07-21T10:23:00Z">
        <w:r w:rsidR="00714146">
          <w:t>mensajes entre controladores y pilotos</w:t>
        </w:r>
      </w:ins>
      <w:r w:rsidR="007F1F70" w:rsidRPr="006403BD">
        <w:t xml:space="preserve">, </w:t>
      </w:r>
      <w:ins w:id="3369" w:author="IO" w:date="2011-07-21T10:23:00Z">
        <w:r w:rsidR="00714146">
          <w:t xml:space="preserve">y la recepción </w:t>
        </w:r>
      </w:ins>
      <w:del w:id="3370" w:author="IO" w:date="2011-07-21T10:23:00Z">
        <w:r w:rsidR="007F1F70" w:rsidRPr="006403BD" w:rsidDel="00714146">
          <w:delText>reci</w:delText>
        </w:r>
      </w:del>
      <w:ins w:id="3371" w:author="IO" w:date="2011-07-21T10:23:00Z">
        <w:r w:rsidR="00714146">
          <w:t>de</w:t>
        </w:r>
      </w:ins>
      <w:del w:id="3372" w:author="IO" w:date="2011-07-21T10:23:00Z">
        <w:r w:rsidR="007F1F70" w:rsidRPr="006403BD" w:rsidDel="00714146">
          <w:delText>biendo</w:delText>
        </w:r>
      </w:del>
      <w:r w:rsidR="007F1F70" w:rsidRPr="006403BD">
        <w:t xml:space="preserve"> señales </w:t>
      </w:r>
      <w:ins w:id="3373" w:author="IO" w:date="2011-07-21T10:23:00Z">
        <w:r w:rsidR="00714146">
          <w:t>desde sensores</w:t>
        </w:r>
      </w:ins>
      <w:del w:id="3374" w:author="IO" w:date="2011-07-21T10:23:00Z">
        <w:r w:rsidR="007F1F70" w:rsidRPr="006403BD" w:rsidDel="00714146">
          <w:delText>externas y emitiend</w:delText>
        </w:r>
        <w:r w:rsidRPr="006403BD" w:rsidDel="00714146">
          <w:delText>o señales al exterior</w:delText>
        </w:r>
      </w:del>
      <w:r w:rsidRPr="006403BD">
        <w:t>.</w:t>
      </w:r>
    </w:p>
    <w:p w14:paraId="4D4E4085" w14:textId="1747908D" w:rsidR="00FF1E18" w:rsidRPr="006403BD" w:rsidDel="00714146" w:rsidRDefault="00E24403">
      <w:pPr>
        <w:pStyle w:val="ListParagraph"/>
        <w:numPr>
          <w:ilvl w:val="0"/>
          <w:numId w:val="41"/>
        </w:numPr>
        <w:spacing w:before="120" w:after="120"/>
        <w:ind w:left="641" w:hanging="357"/>
        <w:jc w:val="both"/>
        <w:rPr>
          <w:del w:id="3375" w:author="IO" w:date="2011-07-21T10:25:00Z"/>
        </w:rPr>
        <w:pPrChange w:id="3376" w:author="IO" w:date="2011-07-21T09:48:00Z">
          <w:pPr>
            <w:pStyle w:val="ListParagraph"/>
            <w:keepNext/>
            <w:numPr>
              <w:numId w:val="25"/>
            </w:numPr>
            <w:ind w:left="780" w:hanging="360"/>
            <w:jc w:val="both"/>
          </w:pPr>
        </w:pPrChange>
      </w:pPr>
      <w:del w:id="3377" w:author="IO" w:date="2011-07-21T10:24:00Z">
        <w:r w:rsidRPr="00714146" w:rsidDel="00714146">
          <w:rPr>
            <w:i/>
            <w:rPrChange w:id="3378" w:author="IO" w:date="2011-07-21T10:25:00Z">
              <w:rPr/>
            </w:rPrChange>
          </w:rPr>
          <w:delText>El a</w:delText>
        </w:r>
      </w:del>
      <w:ins w:id="3379" w:author="IO" w:date="2011-07-21T10:24:00Z">
        <w:r w:rsidR="00714146" w:rsidRPr="00714146">
          <w:rPr>
            <w:i/>
            <w:rPrChange w:id="3380" w:author="IO" w:date="2011-07-21T10:25:00Z">
              <w:rPr/>
            </w:rPrChange>
          </w:rPr>
          <w:t>A</w:t>
        </w:r>
      </w:ins>
      <w:r w:rsidRPr="00714146">
        <w:rPr>
          <w:i/>
          <w:rPrChange w:id="3381" w:author="IO" w:date="2011-07-21T10:25:00Z">
            <w:rPr/>
          </w:rPrChange>
        </w:rPr>
        <w:t>terrizaje del</w:t>
      </w:r>
      <w:r w:rsidR="007F1F70" w:rsidRPr="00714146">
        <w:rPr>
          <w:i/>
          <w:rPrChange w:id="3382" w:author="IO" w:date="2011-07-21T10:25:00Z">
            <w:rPr/>
          </w:rPrChange>
        </w:rPr>
        <w:t xml:space="preserve"> avi</w:t>
      </w:r>
      <w:r w:rsidRPr="00714146">
        <w:rPr>
          <w:i/>
          <w:rPrChange w:id="3383" w:author="IO" w:date="2011-07-21T10:25:00Z">
            <w:rPr/>
          </w:rPrChange>
        </w:rPr>
        <w:t>ón</w:t>
      </w:r>
      <w:r w:rsidRPr="006403BD">
        <w:t xml:space="preserve">. </w:t>
      </w:r>
      <w:ins w:id="3384" w:author="IO" w:date="2011-07-21T10:24:00Z">
        <w:r w:rsidR="00714146">
          <w:t>Como la fase de aterrizaje no se considera en este trabajo, ,aqu</w:t>
        </w:r>
      </w:ins>
      <w:ins w:id="3385" w:author="IO" w:date="2011-07-21T10:25:00Z">
        <w:r w:rsidR="00714146">
          <w:t xml:space="preserve">í sólo </w:t>
        </w:r>
      </w:ins>
      <w:del w:id="3386" w:author="IO" w:date="2011-07-21T10:25:00Z">
        <w:r w:rsidRPr="006403BD" w:rsidDel="00714146">
          <w:delText xml:space="preserve">Que en este trabajo tan sólo </w:delText>
        </w:r>
        <w:r w:rsidR="00F7217F" w:rsidRPr="006403BD" w:rsidDel="00714146">
          <w:delText>va a consistir</w:delText>
        </w:r>
        <w:r w:rsidRPr="006403BD" w:rsidDel="00714146">
          <w:delText xml:space="preserve"> en parar</w:delText>
        </w:r>
      </w:del>
      <w:ins w:id="3387" w:author="IO" w:date="2011-07-21T10:25:00Z">
        <w:r w:rsidR="00714146">
          <w:t>incluye la parada</w:t>
        </w:r>
      </w:ins>
      <w:r w:rsidRPr="006403BD">
        <w:t xml:space="preserve"> </w:t>
      </w:r>
      <w:ins w:id="3388" w:author="IO" w:date="2011-07-21T10:25:00Z">
        <w:r w:rsidR="00714146">
          <w:t>d</w:t>
        </w:r>
      </w:ins>
      <w:r w:rsidRPr="006403BD">
        <w:t>el avión.</w:t>
      </w:r>
    </w:p>
    <w:p w14:paraId="4E0E13EB" w14:textId="77777777" w:rsidR="00FF1E18" w:rsidRPr="006403BD" w:rsidRDefault="00FF1E18">
      <w:pPr>
        <w:pStyle w:val="ListParagraph"/>
        <w:numPr>
          <w:ilvl w:val="0"/>
          <w:numId w:val="41"/>
        </w:numPr>
        <w:spacing w:before="120" w:after="120"/>
        <w:ind w:left="641" w:hanging="357"/>
        <w:jc w:val="both"/>
        <w:pPrChange w:id="3389" w:author="IO" w:date="2011-07-21T09:48:00Z">
          <w:pPr>
            <w:pStyle w:val="ListParagraph"/>
            <w:keepNext/>
            <w:ind w:left="780"/>
            <w:jc w:val="both"/>
          </w:pPr>
        </w:pPrChange>
      </w:pPr>
    </w:p>
    <w:p w14:paraId="0D1F03E7" w14:textId="113F7DCB" w:rsidR="00B70619" w:rsidRPr="006403BD" w:rsidRDefault="007F1F70">
      <w:pPr>
        <w:spacing w:before="240" w:after="120"/>
        <w:ind w:firstLine="284"/>
        <w:jc w:val="both"/>
        <w:pPrChange w:id="3390" w:author="IO" w:date="2011-07-21T09:48:00Z">
          <w:pPr>
            <w:keepNext/>
            <w:ind w:left="420"/>
            <w:jc w:val="both"/>
          </w:pPr>
        </w:pPrChange>
      </w:pPr>
      <w:r w:rsidRPr="006403BD">
        <w:t>Como se ha especificado en los requisitos</w:t>
      </w:r>
      <w:del w:id="3391" w:author="IO" w:date="2011-07-21T10:25:00Z">
        <w:r w:rsidRPr="006403BD" w:rsidDel="00714146">
          <w:delText xml:space="preserve"> y como se verá a continuación</w:delText>
        </w:r>
      </w:del>
      <w:r w:rsidRPr="006403BD">
        <w:t xml:space="preserve">, este </w:t>
      </w:r>
      <w:r w:rsidR="00E24403" w:rsidRPr="006403BD">
        <w:t>trabajo</w:t>
      </w:r>
      <w:r w:rsidRPr="006403BD">
        <w:t xml:space="preserve"> se </w:t>
      </w:r>
      <w:del w:id="3392" w:author="IO" w:date="2011-07-21T10:25:00Z">
        <w:r w:rsidRPr="006403BD" w:rsidDel="00714146">
          <w:delText xml:space="preserve">ha </w:delText>
        </w:r>
      </w:del>
      <w:r w:rsidRPr="006403BD">
        <w:t>centra</w:t>
      </w:r>
      <w:del w:id="3393" w:author="IO" w:date="2011-07-21T10:25:00Z">
        <w:r w:rsidRPr="006403BD" w:rsidDel="00714146">
          <w:delText>do</w:delText>
        </w:r>
      </w:del>
      <w:r w:rsidRPr="006403BD">
        <w:t xml:space="preserve"> principalmente en el</w:t>
      </w:r>
      <w:r w:rsidR="0099015C" w:rsidRPr="006403BD">
        <w:t xml:space="preserve"> </w:t>
      </w:r>
      <w:ins w:id="3394" w:author="IO" w:date="2011-07-21T10:25:00Z">
        <w:r w:rsidR="00714146">
          <w:t xml:space="preserve">segundo de estos casos de uso, </w:t>
        </w:r>
      </w:ins>
      <w:del w:id="3395" w:author="IO" w:date="2011-07-21T10:25:00Z">
        <w:r w:rsidR="0099015C" w:rsidRPr="006403BD" w:rsidDel="00714146">
          <w:delText>estudio</w:delText>
        </w:r>
      </w:del>
      <w:del w:id="3396" w:author="IO" w:date="2011-07-21T10:26:00Z">
        <w:r w:rsidR="0099015C" w:rsidRPr="006403BD" w:rsidDel="00714146">
          <w:delText xml:space="preserve"> d</w:delText>
        </w:r>
      </w:del>
      <w:r w:rsidR="0099015C" w:rsidRPr="006403BD">
        <w:t>el</w:t>
      </w:r>
      <w:r w:rsidRPr="006403BD">
        <w:t xml:space="preserve"> pilotaje del avión durante la realización del trayecto</w:t>
      </w:r>
      <w:del w:id="3397" w:author="IO" w:date="2011-07-21T10:26:00Z">
        <w:r w:rsidRPr="006403BD" w:rsidDel="00714146">
          <w:delText xml:space="preserve"> y las interacciones </w:delText>
        </w:r>
        <w:r w:rsidR="003F0E57" w:rsidRPr="006403BD" w:rsidDel="00714146">
          <w:delText xml:space="preserve">de los pilotos </w:delText>
        </w:r>
        <w:r w:rsidRPr="006403BD" w:rsidDel="00714146">
          <w:delText>con el exterior que durante</w:delText>
        </w:r>
        <w:r w:rsidR="003F0E57" w:rsidRPr="006403BD" w:rsidDel="00714146">
          <w:delText xml:space="preserve"> el vuelo</w:delText>
        </w:r>
        <w:r w:rsidRPr="006403BD" w:rsidDel="00714146">
          <w:delText xml:space="preserve"> puedan surgir</w:delText>
        </w:r>
      </w:del>
      <w:r w:rsidRPr="006403BD">
        <w:t>.</w:t>
      </w:r>
      <w:ins w:id="3398" w:author="IO" w:date="2011-07-21T10:26:00Z">
        <w:r w:rsidR="00714146">
          <w:t xml:space="preserve"> El primer caso de uso es considerado mínimamente para </w:t>
        </w:r>
      </w:ins>
      <w:ins w:id="3399" w:author="IO" w:date="2011-07-21T10:27:00Z">
        <w:r w:rsidR="00714146">
          <w:t xml:space="preserve">abordar la comunicación </w:t>
        </w:r>
      </w:ins>
      <w:ins w:id="3400" w:author="IO" w:date="2011-07-21T10:26:00Z">
        <w:r w:rsidR="00714146">
          <w:t>de</w:t>
        </w:r>
      </w:ins>
      <w:ins w:id="3401" w:author="IO" w:date="2011-07-21T10:27:00Z">
        <w:r w:rsidR="00714146">
          <w:t>l</w:t>
        </w:r>
      </w:ins>
      <w:ins w:id="3402" w:author="IO" w:date="2011-07-21T10:26:00Z">
        <w:r w:rsidR="00714146">
          <w:t xml:space="preserve"> plan de vuelo</w:t>
        </w:r>
      </w:ins>
      <w:ins w:id="3403" w:author="IO" w:date="2011-07-21T10:27:00Z">
        <w:r w:rsidR="00714146">
          <w:t>.</w:t>
        </w:r>
      </w:ins>
    </w:p>
    <w:p w14:paraId="79E56D1C" w14:textId="408FBD71" w:rsidR="007F1F70" w:rsidRPr="00FF49C3" w:rsidDel="006403BD" w:rsidRDefault="007F1F70" w:rsidP="007A6E14">
      <w:pPr>
        <w:rPr>
          <w:del w:id="3404" w:author="IO" w:date="2011-07-21T09:48:00Z"/>
        </w:rPr>
      </w:pPr>
    </w:p>
    <w:p w14:paraId="7197D437" w14:textId="3B8CADAD" w:rsidR="007F1F70" w:rsidRPr="00FF49C3" w:rsidDel="006403BD" w:rsidRDefault="007F1F70" w:rsidP="007A6E14">
      <w:pPr>
        <w:rPr>
          <w:del w:id="3405" w:author="IO" w:date="2011-07-21T09:48:00Z"/>
        </w:rPr>
      </w:pPr>
    </w:p>
    <w:p w14:paraId="68B5245C" w14:textId="5EED0CAF" w:rsidR="00B70619" w:rsidRPr="00FF49C3" w:rsidDel="006403BD" w:rsidRDefault="00B70619" w:rsidP="007A6E14">
      <w:pPr>
        <w:rPr>
          <w:del w:id="3406" w:author="IO" w:date="2011-07-21T09:48:00Z"/>
        </w:rPr>
      </w:pPr>
    </w:p>
    <w:p w14:paraId="0840CA4C" w14:textId="3925EE6C" w:rsidR="00FE466F" w:rsidRPr="00FF49C3" w:rsidRDefault="00C72FAF" w:rsidP="00252D3F">
      <w:pPr>
        <w:pStyle w:val="Caption"/>
      </w:pPr>
      <w:bookmarkStart w:id="3407" w:name="_Ref292833383"/>
      <w:bookmarkStart w:id="3408" w:name="_Ref292833218"/>
      <w:bookmarkStart w:id="3409" w:name="_Toc295124195"/>
      <w:bookmarkStart w:id="3410" w:name="_Toc299483434"/>
      <w:r w:rsidRPr="005E18F7">
        <w:rPr>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ins w:id="3411" w:author="Orion" w:date="2011-07-26T22:41:00Z">
          <w:r w:rsidR="000A487B">
            <w:rPr>
              <w:noProof/>
            </w:rPr>
            <w:t>2</w:t>
          </w:r>
        </w:ins>
        <w:del w:id="3412" w:author="Orion" w:date="2011-07-26T22:19:00Z">
          <w:r w:rsidR="00587D28" w:rsidDel="00E237E8">
            <w:rPr>
              <w:noProof/>
            </w:rPr>
            <w:delText>1</w:delText>
          </w:r>
        </w:del>
      </w:fldSimple>
      <w:bookmarkEnd w:id="3407"/>
      <w:r w:rsidR="00FE466F">
        <w:t>:</w:t>
      </w:r>
      <w:r w:rsidR="00266A4F">
        <w:t xml:space="preserve"> </w:t>
      </w:r>
      <w:r w:rsidR="00FE466F">
        <w:t>Casos de Uso</w:t>
      </w:r>
      <w:bookmarkEnd w:id="3408"/>
      <w:bookmarkEnd w:id="3409"/>
      <w:ins w:id="3413" w:author="IO" w:date="2011-07-21T11:40:00Z">
        <w:r w:rsidR="009B75DF">
          <w:t>.</w:t>
        </w:r>
      </w:ins>
      <w:bookmarkEnd w:id="3410"/>
    </w:p>
    <w:p w14:paraId="52F39C85" w14:textId="1638C6C0" w:rsidR="00DF1861" w:rsidDel="00FF49C3" w:rsidRDefault="00DF1861" w:rsidP="00DF1861">
      <w:pPr>
        <w:jc w:val="both"/>
        <w:rPr>
          <w:ins w:id="3414" w:author="Orion" w:date="2011-06-22T19:00:00Z"/>
          <w:del w:id="3415" w:author="IO" w:date="2011-07-21T10:32:00Z"/>
          <w:rFonts w:cs="Times New Roman"/>
        </w:rPr>
      </w:pPr>
      <w:bookmarkStart w:id="3416" w:name="_Toc299012049"/>
      <w:bookmarkStart w:id="3417" w:name="_Toc299103597"/>
      <w:bookmarkStart w:id="3418" w:name="_Toc299103970"/>
      <w:bookmarkStart w:id="3419" w:name="_Toc299463795"/>
      <w:bookmarkStart w:id="3420" w:name="_Toc299463879"/>
      <w:bookmarkEnd w:id="3416"/>
      <w:bookmarkEnd w:id="3417"/>
      <w:bookmarkEnd w:id="3418"/>
      <w:bookmarkEnd w:id="3419"/>
      <w:bookmarkEnd w:id="3420"/>
    </w:p>
    <w:p w14:paraId="61CB6521" w14:textId="00099E10" w:rsidR="00DF1861" w:rsidRPr="00D2330D" w:rsidRDefault="00DF1861">
      <w:pPr>
        <w:pStyle w:val="Heading1"/>
        <w:numPr>
          <w:ilvl w:val="2"/>
          <w:numId w:val="40"/>
        </w:numPr>
        <w:rPr>
          <w:ins w:id="3421" w:author="Orion" w:date="2011-06-22T19:07:00Z"/>
          <w:sz w:val="36"/>
          <w:szCs w:val="52"/>
          <w:rPrChange w:id="3422" w:author="IO" w:date="2011-07-20T19:26:00Z">
            <w:rPr>
              <w:ins w:id="3423" w:author="Orion" w:date="2011-06-22T19:07:00Z"/>
            </w:rPr>
          </w:rPrChange>
        </w:rPr>
        <w:pPrChange w:id="3424" w:author="IO" w:date="2011-07-20T19:26:00Z">
          <w:pPr>
            <w:jc w:val="both"/>
          </w:pPr>
        </w:pPrChange>
      </w:pPr>
      <w:bookmarkStart w:id="3425" w:name="_Ref298954332"/>
      <w:bookmarkStart w:id="3426" w:name="_Toc299463880"/>
      <w:ins w:id="3427" w:author="Orion" w:date="2011-06-22T19:01:00Z">
        <w:r w:rsidRPr="00D2330D">
          <w:rPr>
            <w:b w:val="0"/>
            <w:sz w:val="36"/>
            <w:szCs w:val="52"/>
            <w:rPrChange w:id="3428" w:author="IO" w:date="2011-07-20T19:26:00Z">
              <w:rPr>
                <w:b/>
                <w:bCs/>
              </w:rPr>
            </w:rPrChange>
          </w:rPr>
          <w:t>Objetivos principales del sistema</w:t>
        </w:r>
      </w:ins>
      <w:bookmarkEnd w:id="3425"/>
      <w:bookmarkEnd w:id="3426"/>
    </w:p>
    <w:p w14:paraId="389D762A" w14:textId="394B7F1D" w:rsidR="008329B4" w:rsidRPr="00714146" w:rsidRDefault="00174069">
      <w:pPr>
        <w:spacing w:after="120"/>
        <w:jc w:val="both"/>
        <w:pPrChange w:id="3429" w:author="IO" w:date="2011-07-21T10:29:00Z">
          <w:pPr>
            <w:jc w:val="both"/>
          </w:pPr>
        </w:pPrChange>
      </w:pPr>
      <w:r>
        <w:t>La participación del piloto en los caso</w:t>
      </w:r>
      <w:ins w:id="3430" w:author="IO" w:date="2011-07-21T10:38:00Z">
        <w:r w:rsidR="00FF49C3">
          <w:t>s</w:t>
        </w:r>
      </w:ins>
      <w:r>
        <w:t xml:space="preserve"> de uso anteriores viene dirigida por su persecución de varios objetivos</w:t>
      </w:r>
      <w:ins w:id="3431" w:author="IO" w:date="2011-07-21T10:30:00Z">
        <w:r w:rsidR="00714146">
          <w:t xml:space="preserve"> que muestra </w:t>
        </w:r>
      </w:ins>
      <w:del w:id="3432" w:author="IO" w:date="2011-07-21T10:30:00Z">
        <w:r w:rsidRPr="00714146" w:rsidDel="00714146">
          <w:delText xml:space="preserve"> </w:delText>
        </w:r>
        <w:r w:rsidR="00AB052D" w:rsidRPr="00714146" w:rsidDel="00714146">
          <w:delText xml:space="preserve">De este modo en </w:delText>
        </w:r>
      </w:del>
      <w:ins w:id="3433" w:author="IO" w:date="2011-07-21T10:29:00Z">
        <w:r w:rsidR="00714146">
          <w:t xml:space="preserve">la </w:t>
        </w:r>
        <w:r w:rsidR="00714146">
          <w:fldChar w:fldCharType="begin"/>
        </w:r>
        <w:r w:rsidR="00714146">
          <w:instrText xml:space="preserve"> REF _Ref299007518 \h </w:instrText>
        </w:r>
      </w:ins>
      <w:r w:rsidR="00714146">
        <w:fldChar w:fldCharType="separate"/>
      </w:r>
      <w:ins w:id="3434" w:author="Orion" w:date="2011-07-26T22:30:00Z">
        <w:r w:rsidR="00503590">
          <w:t xml:space="preserve">Figura </w:t>
        </w:r>
        <w:r w:rsidR="00503590">
          <w:rPr>
            <w:noProof/>
          </w:rPr>
          <w:t>3</w:t>
        </w:r>
      </w:ins>
      <w:ins w:id="3435" w:author="IO" w:date="2011-07-22T13:16:00Z">
        <w:del w:id="3436" w:author="Orion" w:date="2011-07-26T22:30:00Z">
          <w:r w:rsidR="00416FF6" w:rsidDel="00503590">
            <w:delText xml:space="preserve">Figura </w:delText>
          </w:r>
          <w:r w:rsidR="00416FF6" w:rsidDel="00503590">
            <w:rPr>
              <w:noProof/>
            </w:rPr>
            <w:delText>2</w:delText>
          </w:r>
        </w:del>
      </w:ins>
      <w:ins w:id="3437" w:author="IO" w:date="2011-07-21T10:29:00Z">
        <w:r w:rsidR="00714146">
          <w:fldChar w:fldCharType="end"/>
        </w:r>
      </w:ins>
      <w:ins w:id="3438" w:author="IO" w:date="2011-07-21T10:30:00Z">
        <w:r w:rsidR="00714146">
          <w:t xml:space="preserve">. </w:t>
        </w:r>
        <w:r w:rsidR="00FF49C3">
          <w:t>Para</w:t>
        </w:r>
      </w:ins>
      <w:del w:id="3439" w:author="IO" w:date="2011-07-21T10:29:00Z">
        <w:r w:rsidR="00AB052D" w:rsidRPr="00714146" w:rsidDel="00714146">
          <w:delText xml:space="preserve">la </w:delText>
        </w:r>
      </w:del>
      <w:del w:id="3440" w:author="IO" w:date="2011-07-21T10:28:00Z">
        <w:r w:rsidR="00AB052D" w:rsidRPr="00714146" w:rsidDel="00714146">
          <w:fldChar w:fldCharType="begin"/>
        </w:r>
        <w:r w:rsidR="00AB052D" w:rsidRPr="00714146" w:rsidDel="00714146">
          <w:delInstrText xml:space="preserve"> REF _Ref292833412 \h  \* MERGEFORMAT </w:delInstrText>
        </w:r>
        <w:r w:rsidR="00AB052D" w:rsidRPr="00714146" w:rsidDel="00714146">
          <w:fldChar w:fldCharType="separate"/>
        </w:r>
      </w:del>
      <w:del w:id="3441" w:author="IO" w:date="2011-07-12T12:37:00Z">
        <w:r w:rsidR="00A74327" w:rsidDel="00545B0D">
          <w:delText>Figura 2</w:delText>
        </w:r>
      </w:del>
      <w:del w:id="3442" w:author="IO" w:date="2011-07-21T10:28:00Z">
        <w:r w:rsidR="00AB052D" w:rsidRPr="00714146" w:rsidDel="00714146">
          <w:fldChar w:fldCharType="end"/>
        </w:r>
        <w:r w:rsidR="00AB052D" w:rsidRPr="00714146" w:rsidDel="00714146">
          <w:delText xml:space="preserve"> </w:delText>
        </w:r>
      </w:del>
      <w:del w:id="3443" w:author="IO" w:date="2011-07-21T10:29:00Z">
        <w:r w:rsidR="00AB052D" w:rsidRPr="00714146" w:rsidDel="00714146">
          <w:delText>se</w:delText>
        </w:r>
      </w:del>
      <w:del w:id="3444" w:author="IO" w:date="2011-07-21T10:30:00Z">
        <w:r w:rsidR="00AB052D" w:rsidRPr="00714146" w:rsidDel="00FF49C3">
          <w:delText xml:space="preserve"> puede ver que lo primero que un piloto tendría que hacer antes de poder</w:delText>
        </w:r>
      </w:del>
      <w:r w:rsidR="00AB052D" w:rsidRPr="00714146">
        <w:t xml:space="preserve"> satisfacer el objetivo “Arrive Safe And Sound”</w:t>
      </w:r>
      <w:ins w:id="3445" w:author="IO" w:date="2011-07-21T10:30:00Z">
        <w:r w:rsidR="00FF49C3">
          <w:t xml:space="preserve">, el piloto debe </w:t>
        </w:r>
      </w:ins>
      <w:ins w:id="3446" w:author="IO" w:date="2011-07-21T10:31:00Z">
        <w:r w:rsidR="00FF49C3">
          <w:t>completar</w:t>
        </w:r>
      </w:ins>
      <w:ins w:id="3447" w:author="IO" w:date="2011-07-21T10:30:00Z">
        <w:r w:rsidR="00FF49C3">
          <w:t xml:space="preserve"> </w:t>
        </w:r>
      </w:ins>
      <w:ins w:id="3448" w:author="IO" w:date="2011-07-21T10:31:00Z">
        <w:r w:rsidR="00FF49C3">
          <w:t>el vuelo. El primer paso</w:t>
        </w:r>
      </w:ins>
      <w:r w:rsidR="00AB052D" w:rsidRPr="00714146">
        <w:t xml:space="preserve"> es obtener el plan de vuelo (</w:t>
      </w:r>
      <w:r w:rsidR="00055AC8" w:rsidRPr="00714146">
        <w:t>“</w:t>
      </w:r>
      <w:r w:rsidR="00AB052D" w:rsidRPr="00714146">
        <w:t>Flight Plan Take</w:t>
      </w:r>
      <w:r w:rsidR="00055AC8" w:rsidRPr="00714146">
        <w:t>”</w:t>
      </w:r>
      <w:r w:rsidR="00AB052D" w:rsidRPr="00714146">
        <w:t xml:space="preserve">). </w:t>
      </w:r>
      <w:ins w:id="3449" w:author="IO" w:date="2011-07-21T10:33:00Z">
        <w:r w:rsidR="00FF49C3">
          <w:t xml:space="preserve">Según las regulaciones vigentes, </w:t>
        </w:r>
      </w:ins>
      <w:del w:id="3450" w:author="IO" w:date="2011-07-21T10:33:00Z">
        <w:r w:rsidR="00AB052D" w:rsidRPr="00714146" w:rsidDel="00FF49C3">
          <w:delText xml:space="preserve">Esto se </w:delText>
        </w:r>
        <w:r w:rsidR="008329B4" w:rsidRPr="00714146" w:rsidDel="00FF49C3">
          <w:delText xml:space="preserve">debe a que </w:delText>
        </w:r>
      </w:del>
      <w:r w:rsidR="008329B4" w:rsidRPr="00714146">
        <w:t xml:space="preserve">ningún piloto (y por consiguiente avión) puede iniciar su vuelo sin que antes </w:t>
      </w:r>
      <w:ins w:id="3451" w:author="IO" w:date="2011-07-21T10:33:00Z">
        <w:r w:rsidR="00FF49C3">
          <w:t>cuente con un plan de vuelo. En estos modelos se considera que los</w:t>
        </w:r>
      </w:ins>
      <w:ins w:id="3452" w:author="IO" w:date="2011-07-21T10:38:00Z">
        <w:r w:rsidR="00FF49C3">
          <w:t xml:space="preserve"> </w:t>
        </w:r>
      </w:ins>
      <w:ins w:id="3453" w:author="IO" w:date="2011-07-21T10:33:00Z">
        <w:r w:rsidR="00FF49C3">
          <w:t xml:space="preserve">pilotos vuelan para una compañía, </w:t>
        </w:r>
      </w:ins>
      <w:ins w:id="3454" w:author="IO" w:date="2011-07-21T10:34:00Z">
        <w:r w:rsidR="00FF49C3">
          <w:t xml:space="preserve">así que será </w:t>
        </w:r>
      </w:ins>
      <w:r w:rsidR="008329B4" w:rsidRPr="00714146">
        <w:t xml:space="preserve">la empresa </w:t>
      </w:r>
      <w:ins w:id="3455" w:author="IO" w:date="2011-07-21T10:34:00Z">
        <w:r w:rsidR="00FF49C3">
          <w:t>la que suministre</w:t>
        </w:r>
      </w:ins>
      <w:ins w:id="3456" w:author="IO" w:date="2011-07-21T10:39:00Z">
        <w:r w:rsidR="00FF49C3">
          <w:t xml:space="preserve"> los planes</w:t>
        </w:r>
      </w:ins>
      <w:ins w:id="3457" w:author="IO" w:date="2011-07-21T10:34:00Z">
        <w:r w:rsidR="00FF49C3">
          <w:t>. La empresa</w:t>
        </w:r>
      </w:ins>
      <w:del w:id="3458" w:author="IO" w:date="2011-07-21T10:34:00Z">
        <w:r w:rsidR="008329B4" w:rsidRPr="00714146" w:rsidDel="00FF49C3">
          <w:delText>(en nuestro caso</w:delText>
        </w:r>
      </w:del>
      <w:r w:rsidR="008329B4" w:rsidRPr="00714146">
        <w:t xml:space="preserve"> será un agente que explicaremos más adelante</w:t>
      </w:r>
      <w:del w:id="3459" w:author="IO" w:date="2011-07-21T10:34:00Z">
        <w:r w:rsidR="008329B4" w:rsidRPr="00714146" w:rsidDel="00FF49C3">
          <w:delText xml:space="preserve">) haya suministrado un plan de vuelo a </w:delText>
        </w:r>
        <w:r w:rsidR="00373FD0" w:rsidRPr="00714146" w:rsidDel="00FF49C3">
          <w:delText>este</w:delText>
        </w:r>
        <w:r w:rsidR="008329B4" w:rsidRPr="00714146" w:rsidDel="00FF49C3">
          <w:delText xml:space="preserve"> piloto</w:delText>
        </w:r>
      </w:del>
      <w:r w:rsidR="008329B4" w:rsidRPr="00714146">
        <w:t>.</w:t>
      </w:r>
      <w:r w:rsidR="00265261" w:rsidRPr="00714146">
        <w:t xml:space="preserve"> Una vez que el piloto dispone de su plan de vuelo</w:t>
      </w:r>
      <w:ins w:id="3460" w:author="IO" w:date="2011-07-21T10:35:00Z">
        <w:r w:rsidR="00FF49C3">
          <w:t>,</w:t>
        </w:r>
      </w:ins>
      <w:r w:rsidR="00265261" w:rsidRPr="00714146">
        <w:t xml:space="preserve"> su </w:t>
      </w:r>
      <w:del w:id="3461" w:author="IO" w:date="2011-07-21T10:35:00Z">
        <w:r w:rsidR="0024346B" w:rsidRPr="00714146" w:rsidDel="00FF49C3">
          <w:delText xml:space="preserve">próximo </w:delText>
        </w:r>
      </w:del>
      <w:ins w:id="3462" w:author="IO" w:date="2011-07-21T10:35:00Z">
        <w:r w:rsidR="00FF49C3">
          <w:t xml:space="preserve">siguiente </w:t>
        </w:r>
      </w:ins>
      <w:r w:rsidR="0024346B" w:rsidRPr="00714146">
        <w:t xml:space="preserve">objetivo </w:t>
      </w:r>
      <w:del w:id="3463" w:author="IO" w:date="2011-07-21T10:35:00Z">
        <w:r w:rsidR="0024346B" w:rsidRPr="00714146" w:rsidDel="00FF49C3">
          <w:delText xml:space="preserve">sería </w:delText>
        </w:r>
      </w:del>
      <w:ins w:id="3464" w:author="IO" w:date="2011-07-21T10:35:00Z">
        <w:r w:rsidR="00FF49C3">
          <w:t>es</w:t>
        </w:r>
        <w:r w:rsidR="00FF49C3" w:rsidRPr="00714146">
          <w:t xml:space="preserve"> </w:t>
        </w:r>
      </w:ins>
      <w:r w:rsidR="0024346B" w:rsidRPr="00714146">
        <w:t>llegar al destino</w:t>
      </w:r>
      <w:del w:id="3465" w:author="IO" w:date="2011-07-21T10:34:00Z">
        <w:r w:rsidR="0024346B" w:rsidRPr="00714146" w:rsidDel="00FF49C3">
          <w:delText xml:space="preserve">, siempre y cuando </w:delText>
        </w:r>
        <w:r w:rsidR="00A743A2" w:rsidRPr="00714146" w:rsidDel="00FF49C3">
          <w:delText>se eviten</w:delText>
        </w:r>
      </w:del>
      <w:ins w:id="3466" w:author="IO" w:date="2011-07-21T10:34:00Z">
        <w:r w:rsidR="00FF49C3">
          <w:t xml:space="preserve"> evitando</w:t>
        </w:r>
      </w:ins>
      <w:del w:id="3467" w:author="IO" w:date="2011-07-21T10:34:00Z">
        <w:r w:rsidR="00A743A2" w:rsidRPr="00714146" w:rsidDel="00FF49C3">
          <w:delText xml:space="preserve"> las</w:delText>
        </w:r>
      </w:del>
      <w:r w:rsidR="00A743A2" w:rsidRPr="00714146">
        <w:t xml:space="preserve"> colisiones con otros aviones </w:t>
      </w:r>
      <w:del w:id="3468" w:author="IO" w:date="2011-07-21T10:35:00Z">
        <w:r w:rsidR="00A743A2" w:rsidRPr="00714146" w:rsidDel="00FF49C3">
          <w:delText>y los conflictos que se puedan tener con</w:delText>
        </w:r>
      </w:del>
      <w:ins w:id="3469" w:author="IO" w:date="2011-07-21T10:35:00Z">
        <w:r w:rsidR="00FF49C3">
          <w:t>u</w:t>
        </w:r>
      </w:ins>
      <w:r w:rsidR="00A743A2" w:rsidRPr="00714146">
        <w:t xml:space="preserve"> obstáculos</w:t>
      </w:r>
      <w:r w:rsidR="001E41E1" w:rsidRPr="00714146">
        <w:t xml:space="preserve"> que se interpongan en la trayectoria de</w:t>
      </w:r>
      <w:ins w:id="3470" w:author="IO" w:date="2011-07-21T10:35:00Z">
        <w:r w:rsidR="00FF49C3">
          <w:t>l</w:t>
        </w:r>
      </w:ins>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ins w:id="3471" w:author="IO" w:date="2011-07-21T10:36:00Z">
        <w:r w:rsidR="00FF49C3">
          <w:t xml:space="preserve">Llegar al destino se representa mediante el objetivo </w:t>
        </w:r>
        <w:r w:rsidR="00FF49C3" w:rsidRPr="00714146">
          <w:t>“Arrive to Destination”</w:t>
        </w:r>
        <w:r w:rsidR="00FF49C3">
          <w:t xml:space="preserve">, mientras que evitar colisiones </w:t>
        </w:r>
      </w:ins>
      <w:del w:id="3472" w:author="IO" w:date="2011-07-21T10:36:00Z">
        <w:r w:rsidR="00A743A2" w:rsidRPr="00714146" w:rsidDel="00FF49C3">
          <w:delText xml:space="preserve">Esto último </w:delText>
        </w:r>
      </w:del>
      <w:r w:rsidR="00A743A2" w:rsidRPr="00714146">
        <w:t xml:space="preserve">se </w:t>
      </w:r>
      <w:del w:id="3473" w:author="IO" w:date="2011-07-21T10:39:00Z">
        <w:r w:rsidR="00A743A2" w:rsidRPr="00714146" w:rsidDel="00FF49C3">
          <w:delText xml:space="preserve">ve </w:delText>
        </w:r>
      </w:del>
      <w:r w:rsidR="00A743A2" w:rsidRPr="00714146">
        <w:t>representa</w:t>
      </w:r>
      <w:del w:id="3474" w:author="IO" w:date="2011-07-21T10:39:00Z">
        <w:r w:rsidR="00A743A2" w:rsidRPr="00714146" w:rsidDel="00FF49C3">
          <w:delText>do</w:delText>
        </w:r>
      </w:del>
      <w:r w:rsidR="00A743A2" w:rsidRPr="00714146">
        <w:t xml:space="preserve"> en el diagrama por los objetivos “Collision Avoided” y “Conflict Flag Generated”</w:t>
      </w:r>
      <w:ins w:id="3475" w:author="IO" w:date="2011-07-21T10:37:00Z">
        <w:r w:rsidR="00FF49C3">
          <w:t xml:space="preserve">. La satisfacción de estos dos últimos objetivos </w:t>
        </w:r>
      </w:ins>
      <w:del w:id="3476" w:author="IO" w:date="2011-07-21T10:37:00Z">
        <w:r w:rsidR="001E41E1" w:rsidRPr="00714146" w:rsidDel="00FF49C3">
          <w:delText xml:space="preserve">, y la satisfacción de estos </w:delText>
        </w:r>
        <w:r w:rsidR="001E41E1" w:rsidRPr="00714146" w:rsidDel="00FF49C3">
          <w:lastRenderedPageBreak/>
          <w:delText>es prioritaria al de</w:delText>
        </w:r>
      </w:del>
      <w:ins w:id="3477" w:author="IO" w:date="2011-07-21T10:37:00Z">
        <w:r w:rsidR="00FF49C3">
          <w:t>tiene prioridad sobre</w:t>
        </w:r>
      </w:ins>
      <w:r w:rsidR="001E41E1" w:rsidRPr="00714146">
        <w:t xml:space="preserve"> la satisfacción del objetivo de llegar al destino</w:t>
      </w:r>
      <w:del w:id="3478" w:author="IO" w:date="2011-07-21T10:37:00Z">
        <w:r w:rsidR="001E41E1" w:rsidRPr="00714146" w:rsidDel="00FF49C3">
          <w:delText xml:space="preserve"> “Arrive to Destination”</w:delText>
        </w:r>
      </w:del>
      <w:ins w:id="3479" w:author="IO" w:date="2011-07-21T10:37:00Z">
        <w:r w:rsidR="00FF49C3">
          <w:t xml:space="preserve">, ya que el piloto ha de garantizar </w:t>
        </w:r>
      </w:ins>
      <w:ins w:id="3480" w:author="IO" w:date="2011-07-21T10:38:00Z">
        <w:r w:rsidR="00FF49C3">
          <w:t>en primer lugar la integridad de los pasajeros y el avión</w:t>
        </w:r>
      </w:ins>
      <w:r w:rsidR="00A743A2" w:rsidRPr="00714146">
        <w:t>.</w:t>
      </w:r>
      <w:ins w:id="3481" w:author="IO" w:date="2011-07-21T10:39:00Z">
        <w:r w:rsidR="00FF49C3">
          <w:t xml:space="preserve"> </w:t>
        </w:r>
      </w:ins>
      <w:r w:rsidR="0092440F" w:rsidRPr="00714146">
        <w:t>E</w:t>
      </w:r>
      <w:del w:id="3482" w:author="IO" w:date="2011-07-21T10:39:00Z">
        <w:r w:rsidR="0092440F" w:rsidRPr="00714146" w:rsidDel="00FF49C3">
          <w:delText>ste</w:delText>
        </w:r>
      </w:del>
      <w:ins w:id="3483" w:author="IO" w:date="2011-07-21T10:39:00Z">
        <w:r w:rsidR="00FF49C3">
          <w:t>l</w:t>
        </w:r>
      </w:ins>
      <w:del w:id="3484" w:author="IO" w:date="2011-07-21T10:39:00Z">
        <w:r w:rsidR="0092440F" w:rsidRPr="00714146" w:rsidDel="00FF49C3">
          <w:delText xml:space="preserve"> </w:delText>
        </w:r>
        <w:r w:rsidR="004B01EE" w:rsidRPr="00714146" w:rsidDel="00FF49C3">
          <w:delText>último</w:delText>
        </w:r>
      </w:del>
      <w:r w:rsidR="004B01EE" w:rsidRPr="00714146">
        <w:t xml:space="preserve"> </w:t>
      </w:r>
      <w:r w:rsidR="0092440F" w:rsidRPr="00714146">
        <w:t xml:space="preserve">objetivo </w:t>
      </w:r>
      <w:ins w:id="3485" w:author="IO" w:date="2011-07-21T10:39:00Z">
        <w:r w:rsidR="00FF49C3">
          <w:t xml:space="preserve">de llegar al destino </w:t>
        </w:r>
      </w:ins>
      <w:r w:rsidR="0092440F" w:rsidRPr="00714146">
        <w:t xml:space="preserve">se </w:t>
      </w:r>
      <w:del w:id="3486" w:author="IO" w:date="2011-07-21T10:40:00Z">
        <w:r w:rsidR="0092440F" w:rsidRPr="00714146" w:rsidDel="00FF49C3">
          <w:delText xml:space="preserve">viene a </w:delText>
        </w:r>
      </w:del>
      <w:r w:rsidR="0092440F" w:rsidRPr="00714146">
        <w:t>descompone</w:t>
      </w:r>
      <w:del w:id="3487" w:author="IO" w:date="2011-07-21T10:40:00Z">
        <w:r w:rsidR="0092440F" w:rsidRPr="00714146" w:rsidDel="00FF49C3">
          <w:delText>r</w:delText>
        </w:r>
      </w:del>
      <w:r w:rsidR="0092440F" w:rsidRPr="00714146">
        <w:t xml:space="preserve"> </w:t>
      </w:r>
      <w:r w:rsidR="00085086" w:rsidRPr="00714146">
        <w:t>a</w:t>
      </w:r>
      <w:del w:id="3488" w:author="IO" w:date="2011-07-21T10:40:00Z">
        <w:r w:rsidR="00085086" w:rsidRPr="00714146" w:rsidDel="00FF49C3">
          <w:delText xml:space="preserve"> </w:delText>
        </w:r>
      </w:del>
      <w:r w:rsidR="00085086" w:rsidRPr="00714146">
        <w:t xml:space="preserve"> su vez en otro</w:t>
      </w:r>
      <w:ins w:id="3489" w:author="IO" w:date="2011-07-21T10:40:00Z">
        <w:r w:rsidR="00FF49C3">
          <w:t>s</w:t>
        </w:r>
      </w:ins>
      <w:r w:rsidR="0092440F" w:rsidRPr="00714146">
        <w:t xml:space="preserve"> tres </w:t>
      </w:r>
      <w:r w:rsidR="00085086" w:rsidRPr="00714146">
        <w:t>objetivos</w:t>
      </w:r>
      <w:del w:id="3490" w:author="IO" w:date="2011-07-21T10:40:00Z">
        <w:r w:rsidR="0092440F" w:rsidRPr="00714146" w:rsidDel="00FF49C3">
          <w:delText>.</w:delText>
        </w:r>
        <w:r w:rsidR="00085086" w:rsidRPr="00714146" w:rsidDel="00FF49C3">
          <w:delText xml:space="preserve"> Dichos objetivos son</w:delText>
        </w:r>
      </w:del>
      <w:r w:rsidR="00085086" w:rsidRPr="00714146">
        <w:t>:</w:t>
      </w:r>
    </w:p>
    <w:p w14:paraId="0BCAF7B6" w14:textId="40E224B1" w:rsidR="00431DBD" w:rsidRPr="00FF49C3" w:rsidRDefault="00085086">
      <w:pPr>
        <w:pStyle w:val="ListParagraph"/>
        <w:numPr>
          <w:ilvl w:val="0"/>
          <w:numId w:val="41"/>
        </w:numPr>
        <w:spacing w:before="120" w:after="120"/>
        <w:ind w:left="641" w:hanging="357"/>
        <w:jc w:val="both"/>
        <w:pPrChange w:id="3491" w:author="IO" w:date="2011-07-21T10:40:00Z">
          <w:pPr>
            <w:pStyle w:val="ListParagraph"/>
            <w:numPr>
              <w:numId w:val="21"/>
            </w:numPr>
            <w:ind w:hanging="360"/>
            <w:jc w:val="both"/>
          </w:pPr>
        </w:pPrChange>
      </w:pPr>
      <w:r w:rsidRPr="00FF49C3">
        <w:rPr>
          <w:i/>
          <w:rPrChange w:id="3492" w:author="IO" w:date="2011-07-21T10:41:00Z">
            <w:rPr/>
          </w:rPrChange>
        </w:rPr>
        <w:t>Descomponer el plan de vuelo</w:t>
      </w:r>
      <w:r w:rsidR="008F2DDC" w:rsidRPr="00FF49C3">
        <w:rPr>
          <w:i/>
          <w:rPrChange w:id="3493" w:author="IO" w:date="2011-07-21T10:41:00Z">
            <w:rPr/>
          </w:rPrChange>
        </w:rPr>
        <w:t>,</w:t>
      </w:r>
      <w:r w:rsidRPr="00FF49C3">
        <w:rPr>
          <w:i/>
          <w:rPrChange w:id="3494" w:author="IO" w:date="2011-07-21T10:41:00Z">
            <w:rPr/>
          </w:rPrChange>
        </w:rPr>
        <w:t xml:space="preserve"> “Flight Plan Descomposed”</w:t>
      </w:r>
      <w:r w:rsidRPr="00FF49C3">
        <w:t xml:space="preserve">. </w:t>
      </w:r>
      <w:ins w:id="3495" w:author="IO" w:date="2011-07-21T10:41:00Z">
        <w:r w:rsidR="00FF49C3">
          <w:t>E</w:t>
        </w:r>
      </w:ins>
      <w:del w:id="3496" w:author="IO" w:date="2011-07-21T10:41:00Z">
        <w:r w:rsidRPr="00FF49C3" w:rsidDel="00FF49C3">
          <w:delText>Donde e</w:delText>
        </w:r>
      </w:del>
      <w:r w:rsidRPr="00FF49C3">
        <w:t>l pla</w:t>
      </w:r>
      <w:r w:rsidR="002471D1" w:rsidRPr="00FF49C3">
        <w:t>n</w:t>
      </w:r>
      <w:r w:rsidRPr="00FF49C3">
        <w:t xml:space="preserve"> de vuelo se </w:t>
      </w:r>
      <w:ins w:id="3497" w:author="IO" w:date="2011-07-21T10:41:00Z">
        <w:r w:rsidR="00FF49C3">
          <w:t xml:space="preserve">ha de </w:t>
        </w:r>
      </w:ins>
      <w:r w:rsidRPr="00FF49C3">
        <w:t>descompon</w:t>
      </w:r>
      <w:ins w:id="3498" w:author="IO" w:date="2011-07-21T10:41:00Z">
        <w:r w:rsidR="00FF49C3">
          <w:t>er</w:t>
        </w:r>
      </w:ins>
      <w:del w:id="3499" w:author="IO" w:date="2011-07-21T10:41:00Z">
        <w:r w:rsidRPr="00FF49C3" w:rsidDel="00FF49C3">
          <w:delText>drá</w:delText>
        </w:r>
      </w:del>
      <w:r w:rsidRPr="00FF49C3">
        <w:t xml:space="preserve"> en una serie de tramos</w:t>
      </w:r>
      <w:r w:rsidR="00431DBD" w:rsidRPr="00FF49C3">
        <w:t xml:space="preserve">. </w:t>
      </w:r>
      <w:ins w:id="3500" w:author="IO" w:date="2011-07-21T10:41:00Z">
        <w:r w:rsidR="00214356">
          <w:t>El piloto intentar</w:t>
        </w:r>
      </w:ins>
      <w:ins w:id="3501" w:author="IO" w:date="2011-07-21T10:42:00Z">
        <w:r w:rsidR="00214356">
          <w:t xml:space="preserve">á realizar cada uno de estos tramos, lo </w:t>
        </w:r>
      </w:ins>
      <w:del w:id="3502" w:author="IO" w:date="2011-07-21T10:42:00Z">
        <w:r w:rsidR="00431DBD" w:rsidRPr="00FF49C3" w:rsidDel="00214356">
          <w:delText>A su vez se puede ver que</w:delText>
        </w:r>
        <w:r w:rsidR="002E7BDA" w:rsidRPr="00FF49C3" w:rsidDel="00214356">
          <w:delText>,</w:delText>
        </w:r>
        <w:r w:rsidR="00431DBD" w:rsidRPr="00FF49C3" w:rsidDel="00214356">
          <w:delText xml:space="preserve">  una vez se ha descompuesto el plan de vuelo en tramos, el piloto intentará satisfacer</w:delText>
        </w:r>
      </w:del>
      <w:ins w:id="3503" w:author="IO" w:date="2011-07-21T10:42:00Z">
        <w:r w:rsidR="00214356">
          <w:t>que representa</w:t>
        </w:r>
      </w:ins>
      <w:r w:rsidR="00431DBD" w:rsidRPr="00FF49C3">
        <w:t xml:space="preserve"> el objetivo</w:t>
      </w:r>
      <w:r w:rsidR="002E7BDA" w:rsidRPr="00FF49C3">
        <w:t xml:space="preserve"> “</w:t>
      </w:r>
      <w:r w:rsidR="00D95D96" w:rsidRPr="00FF49C3">
        <w:t>DecisionsForLe</w:t>
      </w:r>
      <w:r w:rsidR="002E7BDA" w:rsidRPr="00FF49C3">
        <w:t xml:space="preserve">gMade”. Dicho objetivo </w:t>
      </w:r>
      <w:ins w:id="3504" w:author="IO" w:date="2011-07-21T10:42:00Z">
        <w:r w:rsidR="00214356">
          <w:t>se satisface mediante la toma de las deci</w:t>
        </w:r>
      </w:ins>
      <w:ins w:id="3505" w:author="IO" w:date="2011-07-21T10:43:00Z">
        <w:r w:rsidR="00214356">
          <w:t>s</w:t>
        </w:r>
      </w:ins>
      <w:ins w:id="3506" w:author="IO" w:date="2011-07-21T10:42:00Z">
        <w:r w:rsidR="00214356">
          <w:t>iones pertinentes de pilotaje</w:t>
        </w:r>
      </w:ins>
      <w:del w:id="3507" w:author="IO" w:date="2011-07-21T10:43:00Z">
        <w:r w:rsidR="002E7BDA" w:rsidRPr="00FF49C3" w:rsidDel="00214356">
          <w:delText xml:space="preserve">consistirá en </w:delText>
        </w:r>
        <w:r w:rsidR="00431DBD" w:rsidRPr="00FF49C3" w:rsidDel="00214356">
          <w:delText xml:space="preserve">crear las decisiones pertinentes para </w:delText>
        </w:r>
        <w:r w:rsidR="008818A2" w:rsidRPr="00FF49C3" w:rsidDel="00214356">
          <w:delText>completar el tramo</w:delText>
        </w:r>
      </w:del>
      <w:r w:rsidR="008818A2" w:rsidRPr="00FF49C3">
        <w:t>.</w:t>
      </w:r>
    </w:p>
    <w:p w14:paraId="048DBB6A" w14:textId="210ED913" w:rsidR="00085086" w:rsidRPr="00FF49C3" w:rsidRDefault="00085086">
      <w:pPr>
        <w:pStyle w:val="ListParagraph"/>
        <w:numPr>
          <w:ilvl w:val="0"/>
          <w:numId w:val="41"/>
        </w:numPr>
        <w:spacing w:before="120" w:after="120"/>
        <w:ind w:left="641" w:hanging="357"/>
        <w:jc w:val="both"/>
        <w:pPrChange w:id="3508" w:author="IO" w:date="2011-07-21T10:40:00Z">
          <w:pPr>
            <w:pStyle w:val="ListParagraph"/>
            <w:numPr>
              <w:numId w:val="21"/>
            </w:numPr>
            <w:ind w:hanging="360"/>
            <w:jc w:val="both"/>
          </w:pPr>
        </w:pPrChange>
      </w:pPr>
      <w:r w:rsidRPr="00FF49C3">
        <w:rPr>
          <w:i/>
          <w:rPrChange w:id="3509" w:author="IO" w:date="2011-07-21T10:41:00Z">
            <w:rPr/>
          </w:rPrChange>
        </w:rPr>
        <w:t>Actualizar la posición del avión</w:t>
      </w:r>
      <w:r w:rsidR="008F2DDC" w:rsidRPr="00FF49C3">
        <w:rPr>
          <w:i/>
          <w:rPrChange w:id="3510" w:author="IO" w:date="2011-07-21T10:41:00Z">
            <w:rPr/>
          </w:rPrChange>
        </w:rPr>
        <w:t>,</w:t>
      </w:r>
      <w:r w:rsidRPr="00FF49C3">
        <w:rPr>
          <w:i/>
          <w:rPrChange w:id="3511" w:author="IO" w:date="2011-07-21T10:41:00Z">
            <w:rPr/>
          </w:rPrChange>
        </w:rPr>
        <w:t xml:space="preserve"> “Plane Position Updated”</w:t>
      </w:r>
      <w:r w:rsidR="00DD4556" w:rsidRPr="00FF49C3">
        <w:t xml:space="preserve">. </w:t>
      </w:r>
      <w:ins w:id="3512" w:author="IO" w:date="2011-07-21T10:44:00Z">
        <w:r w:rsidR="00214356">
          <w:t xml:space="preserve">Este objetivo se refiere a la actualización de los datos de vuelo del avión. </w:t>
        </w:r>
      </w:ins>
      <w:del w:id="3513" w:author="IO" w:date="2011-07-21T10:44:00Z">
        <w:r w:rsidR="00DD4556" w:rsidRPr="00FF49C3" w:rsidDel="00214356">
          <w:delText>Que consistir</w:delText>
        </w:r>
        <w:r w:rsidR="00380642" w:rsidRPr="00FF49C3" w:rsidDel="00214356">
          <w:delText>á en una serie</w:delText>
        </w:r>
        <w:r w:rsidR="00DD4556" w:rsidRPr="00FF49C3" w:rsidDel="00214356">
          <w:delText xml:space="preserve"> de tareas donde se tendrá</w:delText>
        </w:r>
      </w:del>
      <w:ins w:id="3514" w:author="IO" w:date="2011-07-21T10:44:00Z">
        <w:r w:rsidR="00214356">
          <w:t>Teniendo</w:t>
        </w:r>
      </w:ins>
      <w:r w:rsidR="00DD4556" w:rsidRPr="00FF49C3">
        <w:t xml:space="preserve"> en cuenta la velocidad, altura y orientación del avión</w:t>
      </w:r>
      <w:ins w:id="3515" w:author="IO" w:date="2011-07-21T10:44:00Z">
        <w:r w:rsidR="00214356">
          <w:t xml:space="preserve">, se </w:t>
        </w:r>
      </w:ins>
      <w:del w:id="3516" w:author="IO" w:date="2011-07-21T10:44:00Z">
        <w:r w:rsidR="00DD4556" w:rsidRPr="00FF49C3" w:rsidDel="00214356">
          <w:delText xml:space="preserve"> para </w:delText>
        </w:r>
      </w:del>
      <w:r w:rsidR="00DD4556" w:rsidRPr="00FF49C3">
        <w:t>calcula</w:t>
      </w:r>
      <w:del w:id="3517" w:author="IO" w:date="2011-07-21T10:44:00Z">
        <w:r w:rsidR="00DD4556" w:rsidRPr="00FF49C3" w:rsidDel="00214356">
          <w:delText>r</w:delText>
        </w:r>
      </w:del>
      <w:r w:rsidR="00DD4556" w:rsidRPr="00FF49C3">
        <w:t xml:space="preserve"> la siguiente posición de la aeronave</w:t>
      </w:r>
      <w:ins w:id="3518" w:author="IO" w:date="2011-07-21T10:44:00Z">
        <w:r w:rsidR="00214356">
          <w:t xml:space="preserve"> y la informaci</w:t>
        </w:r>
      </w:ins>
      <w:ins w:id="3519" w:author="IO" w:date="2011-07-21T10:45:00Z">
        <w:r w:rsidR="00214356">
          <w:t>ón que proporcionan sus sensores. Ésta será la información percibida por el piloto y en base a la cual actuará</w:t>
        </w:r>
      </w:ins>
      <w:r w:rsidR="00DD4556" w:rsidRPr="00FF49C3">
        <w:t>.</w:t>
      </w:r>
    </w:p>
    <w:p w14:paraId="4C5B911F" w14:textId="0836B506" w:rsidR="00085086" w:rsidRPr="00FF49C3" w:rsidRDefault="00085086">
      <w:pPr>
        <w:pStyle w:val="ListParagraph"/>
        <w:numPr>
          <w:ilvl w:val="0"/>
          <w:numId w:val="41"/>
        </w:numPr>
        <w:spacing w:before="120" w:after="120"/>
        <w:ind w:left="641" w:hanging="357"/>
        <w:jc w:val="both"/>
        <w:pPrChange w:id="3520" w:author="IO" w:date="2011-07-21T10:40:00Z">
          <w:pPr>
            <w:pStyle w:val="ListParagraph"/>
            <w:numPr>
              <w:numId w:val="21"/>
            </w:numPr>
            <w:ind w:hanging="360"/>
            <w:jc w:val="both"/>
          </w:pPr>
        </w:pPrChange>
      </w:pPr>
      <w:r w:rsidRPr="00FF49C3">
        <w:rPr>
          <w:i/>
          <w:rPrChange w:id="3521" w:author="IO" w:date="2011-07-21T10:41:00Z">
            <w:rPr/>
          </w:rPrChange>
        </w:rPr>
        <w:t>Comprobar que se ha llegado al destino</w:t>
      </w:r>
      <w:r w:rsidR="008F2DDC" w:rsidRPr="00FF49C3">
        <w:rPr>
          <w:i/>
          <w:rPrChange w:id="3522" w:author="IO" w:date="2011-07-21T10:41:00Z">
            <w:rPr/>
          </w:rPrChange>
        </w:rPr>
        <w:t>,</w:t>
      </w:r>
      <w:r w:rsidRPr="00FF49C3">
        <w:rPr>
          <w:i/>
          <w:rPrChange w:id="3523" w:author="IO" w:date="2011-07-21T10:41:00Z">
            <w:rPr/>
          </w:rPrChange>
        </w:rPr>
        <w:t xml:space="preserve"> “Flight</w:t>
      </w:r>
      <w:r w:rsidR="000A26F6" w:rsidRPr="00FF49C3">
        <w:rPr>
          <w:i/>
          <w:rPrChange w:id="3524" w:author="IO" w:date="2011-07-21T10:41:00Z">
            <w:rPr/>
          </w:rPrChange>
        </w:rPr>
        <w:t xml:space="preserve"> </w:t>
      </w:r>
      <w:r w:rsidRPr="00FF49C3">
        <w:rPr>
          <w:i/>
          <w:rPrChange w:id="3525" w:author="IO" w:date="2011-07-21T10:41:00Z">
            <w:rPr/>
          </w:rPrChange>
        </w:rPr>
        <w:t>Plan Completed”</w:t>
      </w:r>
      <w:r w:rsidRPr="00FF49C3">
        <w:t>.</w:t>
      </w:r>
      <w:r w:rsidR="000A26F6" w:rsidRPr="00FF49C3">
        <w:t xml:space="preserve"> </w:t>
      </w:r>
      <w:del w:id="3526" w:author="IO" w:date="2011-07-21T10:46:00Z">
        <w:r w:rsidR="000A26F6" w:rsidRPr="00FF49C3" w:rsidDel="00214356">
          <w:delText>D</w:delText>
        </w:r>
        <w:r w:rsidR="00845EFF" w:rsidRPr="00FF49C3" w:rsidDel="00214356">
          <w:delText>onde, cada vez que se complete</w:delText>
        </w:r>
      </w:del>
      <w:ins w:id="3527" w:author="IO" w:date="2011-07-21T10:46:00Z">
        <w:r w:rsidR="00214356">
          <w:t>Tras completar</w:t>
        </w:r>
      </w:ins>
      <w:r w:rsidR="00845EFF" w:rsidRPr="00FF49C3">
        <w:t xml:space="preserve"> uno de los tramos del vuelo, </w:t>
      </w:r>
      <w:ins w:id="3528" w:author="IO" w:date="2011-07-21T10:46:00Z">
        <w:r w:rsidR="00214356">
          <w:t>el piloto</w:t>
        </w:r>
      </w:ins>
      <w:del w:id="3529" w:author="IO" w:date="2011-07-21T10:46:00Z">
        <w:r w:rsidR="00845EFF" w:rsidRPr="00FF49C3" w:rsidDel="00214356">
          <w:delText>se</w:delText>
        </w:r>
      </w:del>
      <w:r w:rsidR="00845EFF" w:rsidRPr="00FF49C3">
        <w:t xml:space="preserve"> compr</w:t>
      </w:r>
      <w:del w:id="3530" w:author="IO" w:date="2011-07-21T10:46:00Z">
        <w:r w:rsidR="00845EFF" w:rsidRPr="00FF49C3" w:rsidDel="00214356">
          <w:delText>o</w:delText>
        </w:r>
      </w:del>
      <w:ins w:id="3531" w:author="IO" w:date="2011-07-21T10:46:00Z">
        <w:r w:rsidR="00214356">
          <w:t>ue</w:t>
        </w:r>
      </w:ins>
      <w:r w:rsidR="00845EFF" w:rsidRPr="00FF49C3">
        <w:t>ba</w:t>
      </w:r>
      <w:del w:id="3532" w:author="IO" w:date="2011-07-21T10:46:00Z">
        <w:r w:rsidR="00845EFF" w:rsidRPr="00FF49C3" w:rsidDel="00214356">
          <w:delText>rá</w:delText>
        </w:r>
      </w:del>
      <w:r w:rsidR="00845EFF" w:rsidRPr="00FF49C3">
        <w:t xml:space="preserve"> si ese era el último tramo</w:t>
      </w:r>
      <w:ins w:id="3533" w:author="IO" w:date="2011-07-21T10:46:00Z">
        <w:r w:rsidR="00214356">
          <w:t>. Si es así,</w:t>
        </w:r>
      </w:ins>
      <w:r w:rsidR="00845EFF" w:rsidRPr="00FF49C3">
        <w:t xml:space="preserve"> </w:t>
      </w:r>
      <w:ins w:id="3534" w:author="IO" w:date="2011-07-21T10:46:00Z">
        <w:r w:rsidR="00214356">
          <w:t>el avión</w:t>
        </w:r>
      </w:ins>
      <w:del w:id="3535" w:author="IO" w:date="2011-07-21T10:46:00Z">
        <w:r w:rsidR="00845EFF" w:rsidRPr="00FF49C3" w:rsidDel="00214356">
          <w:delText>y se</w:delText>
        </w:r>
      </w:del>
      <w:r w:rsidR="00845EFF" w:rsidRPr="00FF49C3">
        <w:t xml:space="preserve"> ha llegado ya al destino</w:t>
      </w:r>
      <w:ins w:id="3536" w:author="IO" w:date="2011-07-21T10:47:00Z">
        <w:r w:rsidR="00214356">
          <w:t>; si no, se procesa el siguiente tramo</w:t>
        </w:r>
      </w:ins>
      <w:r w:rsidR="00845EFF" w:rsidRPr="00FF49C3">
        <w:t>.</w:t>
      </w:r>
      <w:r w:rsidR="00760B28" w:rsidRPr="00FF49C3">
        <w:t xml:space="preserve"> </w:t>
      </w:r>
      <w:ins w:id="3537" w:author="IO" w:date="2011-07-21T10:47:00Z">
        <w:r w:rsidR="00214356">
          <w:t xml:space="preserve">Como completar el vuelo implica completar sus tramos, </w:t>
        </w:r>
      </w:ins>
      <w:del w:id="3538" w:author="IO" w:date="2011-07-21T10:47:00Z">
        <w:r w:rsidR="00760B28" w:rsidRPr="00FF49C3" w:rsidDel="00214356">
          <w:delText>Es por ello</w:delText>
        </w:r>
        <w:r w:rsidR="00BD0CC8" w:rsidRPr="00FF49C3" w:rsidDel="00214356">
          <w:delText>,</w:delText>
        </w:r>
        <w:r w:rsidR="00760B28" w:rsidRPr="00FF49C3" w:rsidDel="00214356">
          <w:delText xml:space="preserve"> por lo que </w:delText>
        </w:r>
      </w:del>
      <w:r w:rsidR="00BD0CC8" w:rsidRPr="00FF49C3">
        <w:t>este objetivo depende de que se haya cumplido el objetivo de tramo completado “Flight Leg Completed”.</w:t>
      </w:r>
    </w:p>
    <w:p w14:paraId="6FDB3444" w14:textId="36FDD1D3" w:rsidR="00085086" w:rsidRPr="00FF49C3" w:rsidDel="00F10B14" w:rsidRDefault="00085086">
      <w:pPr>
        <w:spacing w:before="240" w:after="120"/>
        <w:ind w:firstLine="284"/>
        <w:jc w:val="both"/>
        <w:rPr>
          <w:del w:id="3539" w:author="Orion" w:date="2011-06-22T19:18:00Z"/>
        </w:rPr>
        <w:pPrChange w:id="3540" w:author="IO" w:date="2011-07-21T10:40:00Z">
          <w:pPr>
            <w:jc w:val="both"/>
          </w:pPr>
        </w:pPrChange>
      </w:pPr>
    </w:p>
    <w:p w14:paraId="19EB6BAF" w14:textId="266B2D29" w:rsidR="00F10B14" w:rsidRPr="00FF49C3" w:rsidDel="00FF49C3" w:rsidRDefault="008329B4">
      <w:pPr>
        <w:spacing w:before="240" w:after="120"/>
        <w:ind w:firstLine="284"/>
        <w:jc w:val="both"/>
        <w:rPr>
          <w:ins w:id="3541" w:author="Orion" w:date="2011-06-22T19:18:00Z"/>
          <w:del w:id="3542" w:author="IO" w:date="2011-07-21T10:32:00Z"/>
        </w:rPr>
        <w:pPrChange w:id="3543" w:author="IO" w:date="2011-07-21T10:40:00Z">
          <w:pPr>
            <w:jc w:val="both"/>
          </w:pPr>
        </w:pPrChange>
      </w:pPr>
      <w:del w:id="3544" w:author="Orion" w:date="2011-06-22T19:18:00Z">
        <w:r w:rsidRPr="00FF49C3" w:rsidDel="00F10B14">
          <w:delText xml:space="preserve"> </w:delText>
        </w:r>
      </w:del>
    </w:p>
    <w:p w14:paraId="4BE8A48F" w14:textId="7530C33B" w:rsidR="00F10B14" w:rsidRPr="00FF49C3" w:rsidDel="005E18F7" w:rsidRDefault="00F10B14">
      <w:pPr>
        <w:spacing w:before="240" w:after="120"/>
        <w:ind w:firstLine="284"/>
        <w:jc w:val="both"/>
        <w:rPr>
          <w:del w:id="3545" w:author="IO" w:date="2011-07-21T16:08:00Z"/>
        </w:rPr>
        <w:pPrChange w:id="3546" w:author="IO" w:date="2011-07-21T10:40:00Z">
          <w:pPr>
            <w:jc w:val="both"/>
          </w:pPr>
        </w:pPrChange>
      </w:pPr>
    </w:p>
    <w:p w14:paraId="2910A40C" w14:textId="77777777" w:rsidR="00F10B14" w:rsidRDefault="00F10B14" w:rsidP="00FD25D2">
      <w:pPr>
        <w:pStyle w:val="Caption"/>
        <w:rPr>
          <w:ins w:id="3547" w:author="Orion" w:date="2011-06-22T19:19:00Z"/>
        </w:rPr>
      </w:pPr>
      <w:bookmarkStart w:id="3548" w:name="_Ref292833412"/>
      <w:bookmarkStart w:id="3549" w:name="_Ref292833348"/>
      <w:bookmarkStart w:id="3550" w:name="_Toc295124196"/>
      <w:r w:rsidRPr="00F329DF">
        <w:rPr>
          <w:rFonts w:cs="Times New Roman"/>
          <w:noProof/>
          <w:lang w:eastAsia="es-ES" w:bidi="ar-SA"/>
        </w:rPr>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60F3F3C" w:rsidR="00FD25D2" w:rsidRDefault="00FD25D2" w:rsidP="00FD25D2">
      <w:pPr>
        <w:pStyle w:val="Caption"/>
      </w:pPr>
      <w:bookmarkStart w:id="3551" w:name="_Ref299007518"/>
      <w:r>
        <w:t xml:space="preserve">Figura </w:t>
      </w:r>
      <w:fldSimple w:instr=" SEQ Figura \* ARABIC ">
        <w:ins w:id="3552" w:author="Orion" w:date="2011-07-26T22:41:00Z">
          <w:r w:rsidR="000A487B">
            <w:rPr>
              <w:noProof/>
            </w:rPr>
            <w:t>3</w:t>
          </w:r>
        </w:ins>
        <w:del w:id="3553" w:author="Orion" w:date="2011-07-26T22:19:00Z">
          <w:r w:rsidR="00587D28" w:rsidDel="00E237E8">
            <w:rPr>
              <w:noProof/>
            </w:rPr>
            <w:delText>2</w:delText>
          </w:r>
        </w:del>
      </w:fldSimple>
      <w:bookmarkEnd w:id="3548"/>
      <w:bookmarkEnd w:id="3551"/>
      <w:r>
        <w:t>: Diagrama de Objetivos</w:t>
      </w:r>
      <w:bookmarkEnd w:id="3549"/>
      <w:bookmarkEnd w:id="3550"/>
      <w:ins w:id="3554" w:author="IO" w:date="2011-07-21T11:40:00Z">
        <w:r w:rsidR="009B75DF">
          <w:t>.</w:t>
        </w:r>
      </w:ins>
    </w:p>
    <w:p w14:paraId="1D369AA7" w14:textId="352AF8C7" w:rsidR="00F467D2" w:rsidRPr="00214356" w:rsidDel="00214356" w:rsidRDefault="00F467D2" w:rsidP="00F467D2">
      <w:pPr>
        <w:jc w:val="both"/>
        <w:rPr>
          <w:ins w:id="3555" w:author="Orion" w:date="2011-06-22T19:01:00Z"/>
          <w:del w:id="3556" w:author="IO" w:date="2011-07-21T10:47:00Z"/>
          <w:sz w:val="36"/>
          <w:szCs w:val="52"/>
          <w:rPrChange w:id="3557" w:author="IO" w:date="2011-07-21T10:50:00Z">
            <w:rPr>
              <w:ins w:id="3558" w:author="Orion" w:date="2011-06-22T19:01:00Z"/>
              <w:del w:id="3559" w:author="IO" w:date="2011-07-21T10:47:00Z"/>
              <w:rFonts w:cs="Times New Roman"/>
            </w:rPr>
          </w:rPrChange>
        </w:rPr>
      </w:pPr>
      <w:bookmarkStart w:id="3560" w:name="_Toc299012051"/>
      <w:bookmarkStart w:id="3561" w:name="_Toc299103599"/>
      <w:bookmarkStart w:id="3562" w:name="_Toc299103972"/>
      <w:bookmarkStart w:id="3563" w:name="_Toc299463797"/>
      <w:bookmarkStart w:id="3564" w:name="_Toc299463881"/>
      <w:bookmarkEnd w:id="3560"/>
      <w:bookmarkEnd w:id="3561"/>
      <w:bookmarkEnd w:id="3562"/>
      <w:bookmarkEnd w:id="3563"/>
      <w:bookmarkEnd w:id="3564"/>
    </w:p>
    <w:p w14:paraId="04ADDE52" w14:textId="606D89B4" w:rsidR="00F467D2" w:rsidRPr="00214356" w:rsidRDefault="00F467D2">
      <w:pPr>
        <w:pStyle w:val="Heading1"/>
        <w:numPr>
          <w:ilvl w:val="2"/>
          <w:numId w:val="40"/>
        </w:numPr>
        <w:rPr>
          <w:ins w:id="3565" w:author="Orion" w:date="2011-06-22T19:01:00Z"/>
          <w:i/>
          <w:sz w:val="36"/>
          <w:szCs w:val="52"/>
          <w:rPrChange w:id="3566" w:author="IO" w:date="2011-07-21T10:50:00Z">
            <w:rPr>
              <w:ins w:id="3567" w:author="Orion" w:date="2011-06-22T19:01:00Z"/>
              <w:rFonts w:cs="Times New Roman"/>
              <w:i w:val="0"/>
            </w:rPr>
          </w:rPrChange>
        </w:rPr>
        <w:pPrChange w:id="3568" w:author="IO" w:date="2011-07-20T19:26:00Z">
          <w:pPr>
            <w:pStyle w:val="Caption"/>
            <w:jc w:val="both"/>
          </w:pPr>
        </w:pPrChange>
      </w:pPr>
      <w:bookmarkStart w:id="3569" w:name="_Ref298954399"/>
      <w:bookmarkStart w:id="3570" w:name="_Toc299463882"/>
      <w:ins w:id="3571" w:author="Orion" w:date="2011-06-22T19:01:00Z">
        <w:r w:rsidRPr="00D2330D">
          <w:rPr>
            <w:b w:val="0"/>
            <w:sz w:val="36"/>
            <w:szCs w:val="52"/>
            <w:rPrChange w:id="3572" w:author="IO" w:date="2011-07-20T19:26:00Z">
              <w:rPr>
                <w:b/>
                <w:bCs/>
                <w:i w:val="0"/>
                <w:iCs w:val="0"/>
              </w:rPr>
            </w:rPrChange>
          </w:rPr>
          <w:lastRenderedPageBreak/>
          <w:t>Generación y obtenci</w:t>
        </w:r>
      </w:ins>
      <w:ins w:id="3573" w:author="Orion" w:date="2011-06-22T19:02:00Z">
        <w:r w:rsidRPr="00D2330D">
          <w:rPr>
            <w:b w:val="0"/>
            <w:sz w:val="36"/>
            <w:szCs w:val="52"/>
            <w:rPrChange w:id="3574" w:author="IO" w:date="2011-07-20T19:26:00Z">
              <w:rPr>
                <w:b/>
                <w:bCs/>
                <w:i w:val="0"/>
                <w:iCs w:val="0"/>
              </w:rPr>
            </w:rPrChange>
          </w:rPr>
          <w:t>ón del plan de vuelo</w:t>
        </w:r>
      </w:ins>
      <w:bookmarkEnd w:id="3569"/>
      <w:bookmarkEnd w:id="3570"/>
    </w:p>
    <w:p w14:paraId="49F07A47" w14:textId="27EC264F" w:rsidR="00F915FD" w:rsidRPr="00214356" w:rsidRDefault="00055AC8" w:rsidP="00026C08">
      <w:pPr>
        <w:spacing w:after="120"/>
        <w:jc w:val="both"/>
      </w:pPr>
      <w:r w:rsidRPr="00214356">
        <w:t>E</w:t>
      </w:r>
      <w:ins w:id="3575" w:author="IO" w:date="2011-07-21T10:56:00Z">
        <w:r w:rsidR="00F915FD">
          <w:t xml:space="preserve">l primer objetivo que aborda el piloto es la obtención del plan de vuelo, </w:t>
        </w:r>
      </w:ins>
      <w:del w:id="3576" w:author="IO" w:date="2011-07-21T10:57:00Z">
        <w:r w:rsidRPr="00214356" w:rsidDel="00F915FD">
          <w:delText xml:space="preserve">n primer lugar, se explicará todos los procesos que se van a llevar a cabo hasta que el piloto pueda satisfacer el objetivo </w:delText>
        </w:r>
      </w:del>
      <w:r w:rsidRPr="00214356">
        <w:t xml:space="preserve">“Flight Plan Taken”. </w:t>
      </w:r>
      <w:del w:id="3577" w:author="IO" w:date="2011-07-21T10:57:00Z">
        <w:r w:rsidRPr="00214356" w:rsidDel="00F915FD">
          <w:delText xml:space="preserve">Para ello se ha de explicar que, como se </w:delText>
        </w:r>
        <w:r w:rsidR="00AD4DE1" w:rsidRPr="00214356" w:rsidDel="00F915FD">
          <w:delText>introdujo</w:delText>
        </w:r>
      </w:del>
      <w:ins w:id="3578" w:author="IO" w:date="2011-07-21T10:57:00Z">
        <w:r w:rsidR="00F915FD">
          <w:t>Como se comentó al introducir</w:t>
        </w:r>
      </w:ins>
      <w:del w:id="3579" w:author="IO" w:date="2011-07-21T10:57:00Z">
        <w:r w:rsidR="00AD4DE1" w:rsidRPr="00214356" w:rsidDel="00F915FD">
          <w:delText xml:space="preserve"> en</w:delText>
        </w:r>
      </w:del>
      <w:r w:rsidR="00AD4DE1" w:rsidRPr="00214356">
        <w:t xml:space="preserve"> los requisitos</w:t>
      </w:r>
      <w:ins w:id="3580" w:author="IO" w:date="2011-07-21T10:57:00Z">
        <w:r w:rsidR="00F915FD">
          <w:t xml:space="preserve"> y en la Sección </w:t>
        </w:r>
      </w:ins>
      <w:ins w:id="3581" w:author="IO" w:date="2011-07-21T10:58:00Z">
        <w:r w:rsidR="00F915FD">
          <w:fldChar w:fldCharType="begin"/>
        </w:r>
        <w:r w:rsidR="00F915FD">
          <w:instrText xml:space="preserve"> REF _Ref298954332 \n \h </w:instrText>
        </w:r>
      </w:ins>
      <w:r w:rsidR="00F915FD">
        <w:fldChar w:fldCharType="separate"/>
      </w:r>
      <w:ins w:id="3582" w:author="Orion" w:date="2011-07-26T22:30:00Z">
        <w:r w:rsidR="00503590">
          <w:t>5.1.2</w:t>
        </w:r>
      </w:ins>
      <w:ins w:id="3583" w:author="IO" w:date="2011-07-21T10:58:00Z">
        <w:r w:rsidR="00F915FD">
          <w:fldChar w:fldCharType="end"/>
        </w:r>
      </w:ins>
      <w:r w:rsidR="00AD4DE1" w:rsidRPr="00214356">
        <w:t>, ha</w:t>
      </w:r>
      <w:del w:id="3584" w:author="IO" w:date="2011-07-21T10:58:00Z">
        <w:r w:rsidR="00AD4DE1" w:rsidRPr="00214356" w:rsidDel="00F915FD">
          <w:delText>brá</w:delText>
        </w:r>
      </w:del>
      <w:ins w:id="3585" w:author="IO" w:date="2011-07-21T10:58:00Z">
        <w:r w:rsidR="00F915FD">
          <w:t>y</w:t>
        </w:r>
      </w:ins>
      <w:r w:rsidRPr="00214356">
        <w:t xml:space="preserve"> un agente </w:t>
      </w:r>
      <w:ins w:id="3586" w:author="IO" w:date="2011-07-21T10:58:00Z">
        <w:r w:rsidR="00F915FD">
          <w:t xml:space="preserve">que representa a la compañía aérea y se </w:t>
        </w:r>
      </w:ins>
      <w:r w:rsidRPr="00214356">
        <w:t>encarga</w:t>
      </w:r>
      <w:del w:id="3587" w:author="IO" w:date="2011-07-21T10:58:00Z">
        <w:r w:rsidRPr="00214356" w:rsidDel="00F915FD">
          <w:delText>do</w:delText>
        </w:r>
      </w:del>
      <w:r w:rsidRPr="00214356">
        <w:t xml:space="preserve"> de suministrar los planes de vuelo a cada uno de los pilotos. Este agente se denomina</w:t>
      </w:r>
      <w:del w:id="3588" w:author="IO" w:date="2011-07-21T10:58:00Z">
        <w:r w:rsidRPr="00214356" w:rsidDel="00F915FD">
          <w:delText>rá</w:delText>
        </w:r>
      </w:del>
      <w:r w:rsidR="00AD4DE1" w:rsidRPr="00214356">
        <w:t xml:space="preserve"> “FlightPlanner”</w:t>
      </w:r>
      <w:ins w:id="3589" w:author="IO" w:date="2011-07-21T10:58:00Z">
        <w:r w:rsidR="00F915FD">
          <w:t>. C</w:t>
        </w:r>
      </w:ins>
      <w:del w:id="3590" w:author="IO" w:date="2011-07-21T10:58:00Z">
        <w:r w:rsidR="00AD4DE1" w:rsidRPr="00214356" w:rsidDel="00F915FD">
          <w:delText xml:space="preserve"> y, c</w:delText>
        </w:r>
      </w:del>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ins w:id="3591" w:author="Orion" w:date="2011-07-26T22:30:00Z">
        <w:r w:rsidR="00503590">
          <w:t>Figura 4</w:t>
        </w:r>
      </w:ins>
      <w:del w:id="3592" w:author="Orion" w:date="2011-07-26T22:30:00Z">
        <w:r w:rsidR="00416FF6" w:rsidDel="00503590">
          <w:delText>Figura 3</w:delText>
        </w:r>
      </w:del>
      <w:r w:rsidR="00AD4DE1" w:rsidRPr="00214356">
        <w:fldChar w:fldCharType="end"/>
      </w:r>
      <w:r w:rsidR="00AD4DE1" w:rsidRPr="00214356">
        <w:t xml:space="preserve">, inicialmente </w:t>
      </w:r>
      <w:del w:id="3593" w:author="IO" w:date="2011-07-21T10:58:00Z">
        <w:r w:rsidR="00AD4DE1" w:rsidRPr="00214356" w:rsidDel="00F915FD">
          <w:delText xml:space="preserve">tendrá </w:delText>
        </w:r>
      </w:del>
      <w:ins w:id="3594" w:author="IO" w:date="2011-07-21T10:58:00Z">
        <w:r w:rsidR="00F915FD">
          <w:t>tiene</w:t>
        </w:r>
        <w:r w:rsidR="00F915FD" w:rsidRPr="00214356">
          <w:t xml:space="preserve"> </w:t>
        </w:r>
      </w:ins>
      <w:r w:rsidR="00AD4DE1" w:rsidRPr="00214356">
        <w:t>en su estado mental crear los planes de vuelo.</w:t>
      </w:r>
      <w:ins w:id="3595" w:author="IO" w:date="2011-07-21T11:01:00Z">
        <w:r w:rsidR="00F915FD">
          <w:t xml:space="preserve"> </w:t>
        </w:r>
      </w:ins>
      <w:ins w:id="3596" w:author="IO" w:date="2011-07-21T11:00:00Z">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ins>
      <w:ins w:id="3597" w:author="IO" w:date="2011-07-21T11:00:00Z">
        <w:r w:rsidR="00F915FD" w:rsidRPr="00214356">
          <w:fldChar w:fldCharType="separate"/>
        </w:r>
      </w:ins>
      <w:ins w:id="3598" w:author="Orion" w:date="2011-07-26T22:30:00Z">
        <w:r w:rsidR="00503590">
          <w:t>Figura 5</w:t>
        </w:r>
      </w:ins>
      <w:ins w:id="3599" w:author="IO" w:date="2011-07-22T13:16:00Z">
        <w:del w:id="3600" w:author="Orion" w:date="2011-07-26T22:30:00Z">
          <w:r w:rsidR="00416FF6" w:rsidDel="00503590">
            <w:delText>Figura 4</w:delText>
          </w:r>
        </w:del>
      </w:ins>
      <w:ins w:id="3601" w:author="IO" w:date="2011-07-21T11:00:00Z">
        <w:r w:rsidR="00F915FD" w:rsidRPr="00214356">
          <w:fldChar w:fldCharType="end"/>
        </w:r>
        <w:r w:rsidR="00F915FD">
          <w:t>.</w:t>
        </w:r>
      </w:ins>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29175" cy="628650"/>
                    </a:xfrm>
                    <a:prstGeom prst="rect">
                      <a:avLst/>
                    </a:prstGeom>
                  </pic:spPr>
                </pic:pic>
              </a:graphicData>
            </a:graphic>
          </wp:inline>
        </w:drawing>
      </w:r>
    </w:p>
    <w:p w14:paraId="4A29AE14" w14:textId="77777777" w:rsidR="00055AC8" w:rsidRPr="00214356" w:rsidRDefault="00AD4DE1" w:rsidP="00B61CD5">
      <w:pPr>
        <w:pStyle w:val="Caption"/>
        <w:rPr>
          <w:rPrChange w:id="3602" w:author="IO" w:date="2011-07-21T10:47:00Z">
            <w:rPr>
              <w:rFonts w:cs="Times New Roman"/>
              <w:i w:val="0"/>
            </w:rPr>
          </w:rPrChange>
        </w:rPr>
      </w:pPr>
      <w:bookmarkStart w:id="3603" w:name="_Ref294472009"/>
      <w:bookmarkStart w:id="3604" w:name="_Toc295124197"/>
      <w:bookmarkStart w:id="3605" w:name="_Toc299483435"/>
      <w:r>
        <w:t xml:space="preserve">Figura </w:t>
      </w:r>
      <w:fldSimple w:instr=" SEQ Figura \* ARABIC ">
        <w:ins w:id="3606" w:author="Orion" w:date="2011-07-26T22:41:00Z">
          <w:r w:rsidR="000A487B">
            <w:rPr>
              <w:noProof/>
            </w:rPr>
            <w:t>4</w:t>
          </w:r>
        </w:ins>
        <w:del w:id="3607" w:author="Orion" w:date="2011-07-26T22:19:00Z">
          <w:r w:rsidR="00587D28" w:rsidDel="00E237E8">
            <w:rPr>
              <w:noProof/>
            </w:rPr>
            <w:delText>3</w:delText>
          </w:r>
        </w:del>
      </w:fldSimple>
      <w:bookmarkEnd w:id="3603"/>
      <w:r>
        <w:t>: Estado Mental "FlightPlanner"</w:t>
      </w:r>
      <w:bookmarkEnd w:id="3604"/>
      <w:bookmarkEnd w:id="3605"/>
    </w:p>
    <w:p w14:paraId="3C081EFD" w14:textId="489A56A4" w:rsidR="004E6D87" w:rsidRPr="00214356" w:rsidDel="00F915FD" w:rsidRDefault="004E6D87">
      <w:pPr>
        <w:spacing w:before="240" w:after="120"/>
        <w:ind w:firstLine="284"/>
        <w:jc w:val="both"/>
        <w:rPr>
          <w:del w:id="3608" w:author="IO" w:date="2011-07-21T11:00:00Z"/>
        </w:rPr>
        <w:pPrChange w:id="3609" w:author="IO" w:date="2011-07-21T10:48:00Z">
          <w:pPr>
            <w:pStyle w:val="Caption"/>
            <w:jc w:val="both"/>
          </w:pPr>
        </w:pPrChange>
      </w:pPr>
      <w:del w:id="3610" w:author="IO" w:date="2011-07-21T11:00:00Z">
        <w:r w:rsidRPr="00214356" w:rsidDel="00F915FD">
          <w:delText>A partir de este hecho</w:delText>
        </w:r>
        <w:r w:rsidR="00CA7D37" w:rsidRPr="00214356" w:rsidDel="00F915FD">
          <w:delText xml:space="preserve">, </w:delText>
        </w:r>
      </w:del>
      <w:del w:id="3611" w:author="IO" w:date="2011-07-21T10:59:00Z">
        <w:r w:rsidR="00CA7D37" w:rsidRPr="00214356" w:rsidDel="00F915FD">
          <w:delText xml:space="preserve">y como se muestra en la </w:delText>
        </w:r>
        <w:r w:rsidR="00CA7D37" w:rsidRPr="00214356" w:rsidDel="00F915FD">
          <w:fldChar w:fldCharType="begin"/>
        </w:r>
        <w:r w:rsidR="00CA7D37" w:rsidRPr="00214356" w:rsidDel="00F915FD">
          <w:delInstrText xml:space="preserve"> REF _Ref294472331 \h </w:delInstrText>
        </w:r>
        <w:r w:rsidR="00214356" w:rsidDel="00F915FD">
          <w:delInstrText xml:space="preserve"> \* MERGEFORMAT </w:delInstrText>
        </w:r>
        <w:r w:rsidR="00CA7D37" w:rsidRPr="00214356" w:rsidDel="00F915FD">
          <w:fldChar w:fldCharType="separate"/>
        </w:r>
        <w:r w:rsidR="00FF49C3" w:rsidDel="00F915FD">
          <w:delText>Figura 4</w:delText>
        </w:r>
        <w:r w:rsidR="00CA7D37" w:rsidRPr="00214356" w:rsidDel="00F915FD">
          <w:fldChar w:fldCharType="end"/>
        </w:r>
        <w:r w:rsidR="00CA7D37" w:rsidRPr="00214356" w:rsidDel="00F915FD">
          <w:delText xml:space="preserve">, </w:delText>
        </w:r>
      </w:del>
      <w:del w:id="3612" w:author="IO" w:date="2011-07-21T11:00:00Z">
        <w:r w:rsidR="006675D3" w:rsidRPr="00214356" w:rsidDel="00F915FD">
          <w:delText>el agente procede</w:delText>
        </w:r>
      </w:del>
      <w:del w:id="3613" w:author="IO" w:date="2011-07-21T10:59:00Z">
        <w:r w:rsidR="006675D3" w:rsidRPr="00214356" w:rsidDel="00F915FD">
          <w:delText>rá</w:delText>
        </w:r>
      </w:del>
      <w:del w:id="3614" w:author="IO" w:date="2011-07-21T11:00:00Z">
        <w:r w:rsidR="006675D3" w:rsidRPr="00214356" w:rsidDel="00F915FD">
          <w:delText xml:space="preserve"> a crear los planes de vuelo para los distintos piloto</w:delText>
        </w:r>
      </w:del>
      <w:del w:id="3615" w:author="IO" w:date="2011-07-21T10:59:00Z">
        <w:r w:rsidR="006675D3" w:rsidRPr="00214356" w:rsidDel="00F915FD">
          <w:delText>s</w:delText>
        </w:r>
      </w:del>
      <w:del w:id="3616" w:author="IO" w:date="2011-07-21T11:00:00Z">
        <w:r w:rsidR="006675D3" w:rsidRPr="00214356" w:rsidDel="00F915FD">
          <w:delText xml:space="preserve">-avión que </w:delText>
        </w:r>
        <w:r w:rsidR="00CA7D37" w:rsidRPr="00214356" w:rsidDel="00F915FD">
          <w:delText>existan.</w:delText>
        </w:r>
        <w:r w:rsidR="006954C8" w:rsidRPr="00214356" w:rsidDel="00F915FD">
          <w:delText xml:space="preserve"> </w:delText>
        </w:r>
        <w:r w:rsidR="005437D7" w:rsidRPr="00214356" w:rsidDel="00F915FD">
          <w:delText>Será dentro de estos</w:delText>
        </w:r>
        <w:r w:rsidR="006954C8" w:rsidRPr="00214356" w:rsidDel="00F915FD">
          <w:delText xml:space="preserve"> planes de vuelo</w:delText>
        </w:r>
        <w:r w:rsidR="00950A84" w:rsidRPr="00214356" w:rsidDel="00F915FD">
          <w:delText xml:space="preserve"> donde se almacenará</w:delText>
        </w:r>
        <w:r w:rsidR="005437D7" w:rsidRPr="00214356" w:rsidDel="00F915FD">
          <w:delText xml:space="preserve"> esta</w:delText>
        </w:r>
        <w:r w:rsidR="006954C8" w:rsidRPr="00214356" w:rsidDel="00F915FD">
          <w:delText xml:space="preserve"> información</w:delText>
        </w:r>
        <w:r w:rsidR="005437D7" w:rsidRPr="00214356" w:rsidDel="00F915FD">
          <w:delText>, es decir, a que piloto-</w:delText>
        </w:r>
        <w:r w:rsidR="006954C8" w:rsidRPr="00214356" w:rsidDel="00F915FD">
          <w:delText xml:space="preserve">avión </w:delText>
        </w:r>
        <w:r w:rsidR="005437D7" w:rsidRPr="00214356" w:rsidDel="00F915FD">
          <w:delText>se ha de enviar el mencionado plan de vuelo.</w:delText>
        </w:r>
      </w:del>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221105"/>
                    </a:xfrm>
                    <a:prstGeom prst="rect">
                      <a:avLst/>
                    </a:prstGeom>
                  </pic:spPr>
                </pic:pic>
              </a:graphicData>
            </a:graphic>
          </wp:inline>
        </w:drawing>
      </w:r>
    </w:p>
    <w:p w14:paraId="09C408E6" w14:textId="23B73133" w:rsidR="006675D3" w:rsidRPr="00214356" w:rsidRDefault="006675D3" w:rsidP="00B61CD5">
      <w:pPr>
        <w:pStyle w:val="Caption"/>
        <w:rPr>
          <w:rPrChange w:id="3617" w:author="IO" w:date="2011-07-21T10:49:00Z">
            <w:rPr>
              <w:rFonts w:cs="Times New Roman"/>
              <w:i w:val="0"/>
            </w:rPr>
          </w:rPrChange>
        </w:rPr>
      </w:pPr>
      <w:bookmarkStart w:id="3618" w:name="_Ref294472331"/>
      <w:bookmarkStart w:id="3619" w:name="_Toc295124198"/>
      <w:r>
        <w:t xml:space="preserve">Figura </w:t>
      </w:r>
      <w:fldSimple w:instr=" SEQ Figura \* ARABIC ">
        <w:ins w:id="3620" w:author="Orion" w:date="2011-07-26T22:41:00Z">
          <w:r w:rsidR="000A487B">
            <w:rPr>
              <w:noProof/>
            </w:rPr>
            <w:t>5</w:t>
          </w:r>
        </w:ins>
        <w:del w:id="3621" w:author="Orion" w:date="2011-07-26T22:19:00Z">
          <w:r w:rsidR="00587D28" w:rsidDel="00E237E8">
            <w:rPr>
              <w:noProof/>
            </w:rPr>
            <w:delText>4</w:delText>
          </w:r>
        </w:del>
      </w:fldSimple>
      <w:bookmarkEnd w:id="3618"/>
      <w:r>
        <w:t>: Tarea de Crear</w:t>
      </w:r>
      <w:r w:rsidR="004772D5">
        <w:t xml:space="preserve"> </w:t>
      </w:r>
      <w:r>
        <w:t>Planes de Vuelo</w:t>
      </w:r>
      <w:bookmarkEnd w:id="3619"/>
      <w:ins w:id="3622" w:author="IO" w:date="2011-07-21T11:40:00Z">
        <w:r w:rsidR="009B75DF">
          <w:t>.</w:t>
        </w:r>
      </w:ins>
    </w:p>
    <w:p w14:paraId="40960A1D" w14:textId="3826E59D" w:rsidR="00950A84" w:rsidRPr="00214356" w:rsidRDefault="00F915FD" w:rsidP="00026C08">
      <w:pPr>
        <w:spacing w:before="240" w:after="120"/>
        <w:ind w:firstLine="284"/>
        <w:jc w:val="both"/>
      </w:pPr>
      <w:ins w:id="3623" w:author="IO" w:date="2011-07-21T11:01:00Z">
        <w:r>
          <w:t xml:space="preserve">Los planes de vuelo incluyen, entre otra información, el piloto y avión al que </w:t>
        </w:r>
      </w:ins>
      <w:ins w:id="3624" w:author="IO" w:date="2011-07-21T11:02:00Z">
        <w:r>
          <w:t>van destinados</w:t>
        </w:r>
      </w:ins>
      <w:ins w:id="3625" w:author="IO" w:date="2011-07-21T11:01:00Z">
        <w:r>
          <w:t>.</w:t>
        </w:r>
      </w:ins>
      <w:ins w:id="3626" w:author="IO" w:date="2011-07-21T11:02:00Z">
        <w:r>
          <w:t xml:space="preserve"> De esta forma, una vez generados se pueden enviar al agente piloto correspondiente. </w:t>
        </w:r>
      </w:ins>
      <w:del w:id="3627"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3628" w:author="IO" w:date="2011-07-21T11:10:00Z">
        <w:r w:rsidR="00950A84" w:rsidRPr="00214356" w:rsidDel="00D246C8">
          <w:delText>creará</w:delText>
        </w:r>
      </w:del>
      <w:ins w:id="3629" w:author="IO" w:date="2011-07-21T11:10:00Z">
        <w:r w:rsidR="00D246C8">
          <w:t>utiliza</w:t>
        </w:r>
      </w:ins>
      <w:r w:rsidR="00950A84" w:rsidRPr="00214356">
        <w:t xml:space="preserve"> </w:t>
      </w:r>
      <w:del w:id="3630" w:author="IO" w:date="2011-07-21T11:10:00Z">
        <w:r w:rsidR="00950A84" w:rsidRPr="00214356" w:rsidDel="00D246C8">
          <w:delText>un</w:delText>
        </w:r>
      </w:del>
      <w:ins w:id="3631" w:author="IO" w:date="2011-07-21T11:10:00Z">
        <w:r w:rsidR="00D246C8">
          <w:t>l</w:t>
        </w:r>
      </w:ins>
      <w:r w:rsidR="00950A84" w:rsidRPr="00214356">
        <w:t>a interacción</w:t>
      </w:r>
      <w:del w:id="3632" w:author="IO" w:date="2011-07-21T11:10:00Z">
        <w:r w:rsidR="002944E7" w:rsidRPr="00214356" w:rsidDel="00D246C8">
          <w:delText>, como muestra</w:delText>
        </w:r>
      </w:del>
      <w:ins w:id="3633"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3634" w:author="Orion" w:date="2011-07-26T22:30:00Z">
        <w:r w:rsidR="00503590">
          <w:t xml:space="preserve">Figura </w:t>
        </w:r>
        <w:r w:rsidR="00503590" w:rsidRPr="00503590">
          <w:rPr>
            <w:rPrChange w:id="3635" w:author="Orion" w:date="2011-07-26T22:30:00Z">
              <w:rPr>
                <w:i/>
                <w:iCs/>
                <w:noProof/>
              </w:rPr>
            </w:rPrChange>
          </w:rPr>
          <w:t>6</w:t>
        </w:r>
      </w:ins>
      <w:ins w:id="3636" w:author="IO" w:date="2011-07-22T13:16:00Z">
        <w:del w:id="3637" w:author="Orion" w:date="2011-07-26T22:30:00Z">
          <w:r w:rsidR="00416FF6" w:rsidDel="00503590">
            <w:delText xml:space="preserve">Figura </w:delText>
          </w:r>
          <w:r w:rsidR="00416FF6" w:rsidRPr="00416FF6" w:rsidDel="00503590">
            <w:rPr>
              <w:rPrChange w:id="3638" w:author="IO" w:date="2011-07-22T13:16:00Z">
                <w:rPr>
                  <w:i/>
                  <w:iCs/>
                  <w:noProof/>
                </w:rPr>
              </w:rPrChange>
            </w:rPr>
            <w:delText>5</w:delText>
          </w:r>
        </w:del>
      </w:ins>
      <w:del w:id="3639" w:author="Orion" w:date="2011-07-26T22:30:00Z">
        <w:r w:rsidR="00026C08" w:rsidDel="00503590">
          <w:delText>Figura 5</w:delText>
        </w:r>
      </w:del>
      <w:r w:rsidR="002944E7" w:rsidRPr="00214356">
        <w:fldChar w:fldCharType="end"/>
      </w:r>
      <w:ins w:id="3640" w:author="IO" w:date="2011-07-21T11:31:00Z">
        <w:r w:rsidR="00123AD1">
          <w:t>, que representa parte de la comunicación entre los agentes indicados</w:t>
        </w:r>
      </w:ins>
      <w:ins w:id="3641" w:author="IO" w:date="2011-07-21T11:10:00Z">
        <w:r w:rsidR="00D246C8">
          <w:t>. E</w:t>
        </w:r>
      </w:ins>
      <w:del w:id="3642" w:author="IO" w:date="2011-07-21T11:10:00Z">
        <w:r w:rsidR="002944E7" w:rsidRPr="00214356" w:rsidDel="00D246C8">
          <w:delText>,</w:delText>
        </w:r>
        <w:r w:rsidR="00950A84" w:rsidRPr="00214356" w:rsidDel="00D246C8">
          <w:delText xml:space="preserve"> donde e</w:delText>
        </w:r>
      </w:del>
      <w:r w:rsidR="00950A84" w:rsidRPr="00214356">
        <w:t>l “FlightPlanner” toma</w:t>
      </w:r>
      <w:del w:id="3643" w:author="IO" w:date="2011-07-21T11:10:00Z">
        <w:r w:rsidR="00950A84" w:rsidRPr="00214356" w:rsidDel="00D246C8">
          <w:delText>rá</w:delText>
        </w:r>
      </w:del>
      <w:r w:rsidR="00950A84" w:rsidRPr="00214356">
        <w:t xml:space="preserve"> el rol de iniciador de la comunicación y el piloto </w:t>
      </w:r>
      <w:ins w:id="3644" w:author="IO" w:date="2011-07-21T11:10:00Z">
        <w:r w:rsidR="00D246C8">
          <w:t>es</w:t>
        </w:r>
      </w:ins>
      <w:del w:id="3645" w:author="IO" w:date="2011-07-21T11:10:00Z">
        <w:r w:rsidR="00950A84" w:rsidRPr="00214356" w:rsidDel="00D246C8">
          <w:delText>será</w:delText>
        </w:r>
      </w:del>
      <w:r w:rsidR="00950A84" w:rsidRPr="00214356">
        <w:t xml:space="preserve"> el colaborador de </w:t>
      </w:r>
      <w:del w:id="3646" w:author="IO" w:date="2011-07-21T11:09:00Z">
        <w:r w:rsidR="00950A84" w:rsidRPr="00214356" w:rsidDel="00D246C8">
          <w:delText>e</w:delText>
        </w:r>
      </w:del>
      <w:ins w:id="3647" w:author="IO" w:date="2011-07-21T11:09:00Z">
        <w:r w:rsidR="00D246C8">
          <w:t>é</w:t>
        </w:r>
      </w:ins>
      <w:r w:rsidR="00950A84" w:rsidRPr="00214356">
        <w:t xml:space="preserve">sta. </w:t>
      </w:r>
      <w:ins w:id="3648" w:author="IO" w:date="2011-07-21T11:10:00Z">
        <w:r w:rsidR="00D246C8">
          <w:t>E</w:t>
        </w:r>
      </w:ins>
      <w:del w:id="3649" w:author="IO" w:date="2011-07-21T11:10:00Z">
        <w:r w:rsidR="00950A84" w:rsidRPr="00214356" w:rsidDel="00D246C8">
          <w:delText>De esta forma e</w:delText>
        </w:r>
      </w:del>
      <w:r w:rsidR="00950A84" w:rsidRPr="00214356">
        <w:t xml:space="preserve">l “FlightPlanner” </w:t>
      </w:r>
      <w:del w:id="3650" w:author="IO" w:date="2011-07-21T11:32:00Z">
        <w:r w:rsidR="00950A84" w:rsidRPr="00214356" w:rsidDel="00123AD1">
          <w:delText>pasa</w:delText>
        </w:r>
      </w:del>
      <w:del w:id="3651" w:author="IO" w:date="2011-07-21T11:10:00Z">
        <w:r w:rsidR="00950A84" w:rsidRPr="00214356" w:rsidDel="00D246C8">
          <w:delText>rá</w:delText>
        </w:r>
      </w:del>
      <w:ins w:id="3652" w:author="IO" w:date="2011-07-21T11:32:00Z">
        <w:r w:rsidR="00123AD1">
          <w:t>notifica</w:t>
        </w:r>
      </w:ins>
      <w:r w:rsidR="00950A84" w:rsidRPr="00214356">
        <w:t xml:space="preserve"> el plan de vuelo al piloto encapsulándolo en un campo del hecho denominado “PlanAnswer”.</w:t>
      </w:r>
      <w:r w:rsidR="00F1265A" w:rsidRPr="00214356">
        <w:t xml:space="preserve"> </w:t>
      </w:r>
      <w:commentRangeStart w:id="3653"/>
      <w:ins w:id="3654" w:author="IO" w:date="2011-07-21T11:27:00Z">
        <w:r w:rsidR="00A93BC7">
          <w:t>E</w:t>
        </w:r>
      </w:ins>
      <w:ins w:id="3655" w:author="IO" w:date="2011-07-21T11:28:00Z">
        <w:r w:rsidR="00A93BC7">
          <w:t>ste hecho contiene además del plan información para enviar el mensaje.</w:t>
        </w:r>
        <w:commentRangeEnd w:id="3653"/>
        <w:r w:rsidR="00A93BC7">
          <w:rPr>
            <w:rStyle w:val="CommentReference"/>
          </w:rPr>
          <w:commentReference w:id="3653"/>
        </w:r>
      </w:ins>
      <w:ins w:id="3656" w:author="IO" w:date="2011-07-21T11:27:00Z">
        <w:r w:rsidR="00A93BC7">
          <w:t xml:space="preserve"> </w:t>
        </w:r>
      </w:ins>
      <w:commentRangeStart w:id="3657"/>
      <w:r w:rsidR="00F1265A" w:rsidRPr="00214356">
        <w:t>El piloto</w:t>
      </w:r>
      <w:ins w:id="3658" w:author="IO" w:date="2011-07-21T11:32:00Z">
        <w:r w:rsidR="00123AD1">
          <w:t xml:space="preserve"> a través de la conversación (lo que corresponde a un </w:t>
        </w:r>
      </w:ins>
      <w:del w:id="3659" w:author="IO" w:date="2011-07-21T11:32:00Z">
        <w:r w:rsidR="00F1265A" w:rsidRPr="00214356" w:rsidDel="00123AD1">
          <w:delText xml:space="preserve">, </w:delText>
        </w:r>
      </w:del>
      <w:r w:rsidR="00F1265A" w:rsidRPr="00214356">
        <w:t>acce</w:t>
      </w:r>
      <w:del w:id="3660" w:author="IO" w:date="2011-07-21T11:32:00Z">
        <w:r w:rsidR="00F1265A" w:rsidRPr="00214356" w:rsidDel="00123AD1">
          <w:delText>diend</w:delText>
        </w:r>
      </w:del>
      <w:ins w:id="3661" w:author="IO" w:date="2011-07-21T11:32:00Z">
        <w:r w:rsidR="00123AD1">
          <w:t>s</w:t>
        </w:r>
      </w:ins>
      <w:r w:rsidR="00F1265A" w:rsidRPr="00214356">
        <w:t>o a la interacción</w:t>
      </w:r>
      <w:ins w:id="3662" w:author="IO" w:date="2011-07-21T11:32:00Z">
        <w:r w:rsidR="00123AD1">
          <w:t>)</w:t>
        </w:r>
      </w:ins>
      <w:r w:rsidR="00F1265A" w:rsidRPr="00214356">
        <w:t xml:space="preserve">, </w:t>
      </w:r>
      <w:ins w:id="3663" w:author="IO" w:date="2011-07-21T11:32:00Z">
        <w:r w:rsidR="00123AD1">
          <w:t>recibe esta información (</w:t>
        </w:r>
      </w:ins>
      <w:r w:rsidR="00F1265A" w:rsidRPr="00214356">
        <w:t>consum</w:t>
      </w:r>
      <w:del w:id="3664" w:author="IO" w:date="2011-07-21T11:33:00Z">
        <w:r w:rsidR="00F1265A" w:rsidRPr="00214356" w:rsidDel="00123AD1">
          <w:delText>irá</w:delText>
        </w:r>
      </w:del>
      <w:ins w:id="3665" w:author="IO" w:date="2011-07-21T11:33:00Z">
        <w:r w:rsidR="00123AD1">
          <w:t>e</w:t>
        </w:r>
      </w:ins>
      <w:r w:rsidR="00F1265A" w:rsidRPr="00214356">
        <w:t xml:space="preserve"> e</w:t>
      </w:r>
      <w:del w:id="3666" w:author="IO" w:date="2011-07-21T11:33:00Z">
        <w:r w:rsidR="00F1265A" w:rsidRPr="00214356" w:rsidDel="00123AD1">
          <w:delText>ste</w:delText>
        </w:r>
      </w:del>
      <w:ins w:id="3667" w:author="IO" w:date="2011-07-21T11:33:00Z">
        <w:r w:rsidR="00123AD1">
          <w:t>l</w:t>
        </w:r>
      </w:ins>
      <w:r w:rsidR="00F1265A" w:rsidRPr="00214356">
        <w:t xml:space="preserve"> hecho</w:t>
      </w:r>
      <w:ins w:id="3668" w:author="IO" w:date="2011-07-21T11:33:00Z">
        <w:r w:rsidR="00123AD1">
          <w:t>) y lo añade a su propia información interna como nuevos hechos (</w:t>
        </w:r>
      </w:ins>
      <w:del w:id="3669" w:author="IO" w:date="2011-07-21T11:33:00Z">
        <w:r w:rsidR="00F1265A" w:rsidRPr="00214356" w:rsidDel="00123AD1">
          <w:delText xml:space="preserve"> y </w:delText>
        </w:r>
      </w:del>
      <w:r w:rsidR="00F1265A" w:rsidRPr="00214356">
        <w:t>crea</w:t>
      </w:r>
      <w:del w:id="3670"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3657"/>
      <w:ins w:id="3671" w:author="IO" w:date="2011-07-21T11:33:00Z">
        <w:r w:rsidR="00123AD1">
          <w:t>)</w:t>
        </w:r>
      </w:ins>
      <w:r w:rsidR="00A93BC7">
        <w:rPr>
          <w:rStyle w:val="CommentReference"/>
        </w:rPr>
        <w:commentReference w:id="3657"/>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3672" w:author="IO" w:date="2011-07-21T10:48:00Z">
          <w:pPr>
            <w:pStyle w:val="Caption"/>
            <w:numPr>
              <w:numId w:val="24"/>
            </w:numPr>
            <w:ind w:left="720" w:hanging="360"/>
            <w:jc w:val="both"/>
          </w:pPr>
        </w:pPrChange>
      </w:pPr>
      <w:r w:rsidRPr="00214356">
        <w:t xml:space="preserve">Un hecho </w:t>
      </w:r>
      <w:del w:id="3673" w:author="IO" w:date="2011-07-21T11:33:00Z">
        <w:r w:rsidRPr="00214356" w:rsidDel="00123AD1">
          <w:delText xml:space="preserve">que </w:delText>
        </w:r>
      </w:del>
      <w:r w:rsidRPr="00214356">
        <w:t>representa</w:t>
      </w:r>
      <w:del w:id="3674"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ins w:id="3675" w:author="IO" w:date="2011-07-21T11:34:00Z">
        <w:r w:rsidR="00123AD1">
          <w:t>La</w:t>
        </w:r>
      </w:ins>
      <w:del w:id="3676"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3677" w:author="Orion" w:date="2011-07-26T22:30:00Z">
        <w:r w:rsidR="00503590">
          <w:t>Figura 7</w:t>
        </w:r>
      </w:ins>
      <w:ins w:id="3678" w:author="IO" w:date="2011-07-22T13:16:00Z">
        <w:del w:id="3679" w:author="Orion" w:date="2011-07-26T22:30:00Z">
          <w:r w:rsidR="00416FF6" w:rsidDel="00503590">
            <w:delText>Figura 6</w:delText>
          </w:r>
        </w:del>
      </w:ins>
      <w:del w:id="3680" w:author="Orion" w:date="2011-07-26T22:30:00Z">
        <w:r w:rsidR="00FF49C3" w:rsidRPr="00214356" w:rsidDel="00503590">
          <w:delText xml:space="preserve">Figura </w:delText>
        </w:r>
        <w:r w:rsidR="00FF49C3" w:rsidRPr="00214356" w:rsidDel="00503590">
          <w:rPr>
            <w:rPrChange w:id="3681" w:author="IO" w:date="2011-07-21T10:48:00Z">
              <w:rPr>
                <w:noProof/>
              </w:rPr>
            </w:rPrChange>
          </w:rPr>
          <w:delText>6</w:delText>
        </w:r>
      </w:del>
      <w:r w:rsidR="00851C56" w:rsidRPr="00214356">
        <w:fldChar w:fldCharType="end"/>
      </w:r>
      <w:ins w:id="3682"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3683" w:author="IO" w:date="2011-07-21T11:35:00Z">
        <w:r w:rsidR="00851C56" w:rsidRPr="00214356" w:rsidDel="00123AD1">
          <w:delText>,</w:delText>
        </w:r>
      </w:del>
      <w:r w:rsidR="00851C56" w:rsidRPr="00214356">
        <w:t xml:space="preserve"> </w:t>
      </w:r>
      <w:r w:rsidR="00F109C5" w:rsidRPr="00214356">
        <w:t>como un campo de</w:t>
      </w:r>
      <w:del w:id="3684" w:author="IO" w:date="2011-07-21T11:35:00Z">
        <w:r w:rsidR="00F109C5" w:rsidRPr="00214356" w:rsidDel="00123AD1">
          <w:delText xml:space="preserve"> su</w:delText>
        </w:r>
      </w:del>
      <w:ins w:id="3685" w:author="IO" w:date="2011-07-21T11:35:00Z">
        <w:r w:rsidR="00123AD1">
          <w:t>l</w:t>
        </w:r>
      </w:ins>
      <w:r w:rsidR="00F109C5" w:rsidRPr="00214356">
        <w:t xml:space="preserve"> estado mental </w:t>
      </w:r>
      <w:ins w:id="3686" w:author="IO" w:date="2011-07-21T11:35:00Z">
        <w:r w:rsidR="00123AD1">
          <w:t>del piloto</w:t>
        </w:r>
      </w:ins>
      <w:r w:rsidR="00F109C5" w:rsidRPr="00214356">
        <w:t>“Pilot Mind”</w:t>
      </w:r>
      <w:ins w:id="3687" w:author="IO" w:date="2011-07-21T11:35:00Z">
        <w:r w:rsidR="00123AD1">
          <w:t>. A partir de ese momento se convierte en información interna del piloto que éste puede</w:t>
        </w:r>
      </w:ins>
      <w:del w:id="3688" w:author="IO" w:date="2011-07-21T11:35:00Z">
        <w:r w:rsidR="006E60EE" w:rsidRPr="00214356" w:rsidDel="00123AD1">
          <w:delText xml:space="preserve"> para poder</w:delText>
        </w:r>
      </w:del>
      <w:r w:rsidR="006E60EE" w:rsidRPr="00214356">
        <w:t xml:space="preserve"> acceder </w:t>
      </w:r>
      <w:del w:id="3689"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3690"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3691" w:author="IO" w:date="2011-07-21T11:36:00Z">
        <w:r w:rsidR="00123AD1">
          <w:t>L</w:t>
        </w:r>
      </w:ins>
      <w:r w:rsidR="00A16526" w:rsidRPr="00214356">
        <w:t>a tarea de “CreatePilotMind”</w:t>
      </w:r>
      <w:del w:id="3692" w:author="IO" w:date="2011-07-21T11:36:00Z">
        <w:r w:rsidR="00E93E99" w:rsidRPr="00214356" w:rsidDel="00123AD1">
          <w:delText>, mostrada en</w:delText>
        </w:r>
      </w:del>
      <w:ins w:id="3693"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3694" w:author="Orion" w:date="2011-07-26T22:30:00Z">
        <w:r w:rsidR="00503590">
          <w:t>Figura 7</w:t>
        </w:r>
      </w:ins>
      <w:ins w:id="3695" w:author="IO" w:date="2011-07-22T13:16:00Z">
        <w:del w:id="3696" w:author="Orion" w:date="2011-07-26T22:30:00Z">
          <w:r w:rsidR="00416FF6" w:rsidDel="00503590">
            <w:delText>Figura 6</w:delText>
          </w:r>
        </w:del>
      </w:ins>
      <w:del w:id="3697" w:author="Orion" w:date="2011-07-26T22:30:00Z">
        <w:r w:rsidR="00FF49C3" w:rsidRPr="00214356" w:rsidDel="00503590">
          <w:delText xml:space="preserve">Figura </w:delText>
        </w:r>
        <w:r w:rsidR="00FF49C3" w:rsidRPr="00214356" w:rsidDel="00503590">
          <w:rPr>
            <w:rPrChange w:id="3698" w:author="IO" w:date="2011-07-21T10:48:00Z">
              <w:rPr>
                <w:noProof/>
              </w:rPr>
            </w:rPrChange>
          </w:rPr>
          <w:delText>6</w:delText>
        </w:r>
      </w:del>
      <w:r w:rsidR="00E93E99" w:rsidRPr="00214356">
        <w:fldChar w:fldCharType="end"/>
      </w:r>
      <w:del w:id="3699" w:author="IO" w:date="2011-07-21T11:36:00Z">
        <w:r w:rsidR="00E93E99" w:rsidRPr="00214356" w:rsidDel="00123AD1">
          <w:delText>,</w:delText>
        </w:r>
      </w:del>
      <w:r w:rsidR="00A16526" w:rsidRPr="00214356">
        <w:t xml:space="preserve"> también </w:t>
      </w:r>
      <w:del w:id="3700" w:author="IO" w:date="2011-07-21T11:36:00Z">
        <w:r w:rsidR="00A16526" w:rsidRPr="00214356" w:rsidDel="00123AD1">
          <w:delText xml:space="preserve">tendrá </w:delText>
        </w:r>
      </w:del>
      <w:ins w:id="3701"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3702" w:author="IO" w:date="2011-07-21T10:48:00Z">
          <w:pPr>
            <w:pStyle w:val="Caption"/>
            <w:numPr>
              <w:numId w:val="24"/>
            </w:numPr>
            <w:ind w:left="720" w:hanging="360"/>
            <w:jc w:val="both"/>
          </w:pPr>
        </w:pPrChange>
      </w:pPr>
      <w:r w:rsidRPr="00214356">
        <w:t>Un hecho para arrancar el avión (“CanInitiateStartPlane”)</w:t>
      </w:r>
      <w:r w:rsidR="008C1C4B" w:rsidRPr="00214356">
        <w:t xml:space="preserve">. </w:t>
      </w:r>
      <w:ins w:id="3703" w:author="IO" w:date="2011-07-21T11:36:00Z">
        <w:r w:rsidR="00123AD1">
          <w:t xml:space="preserve">Se trata de un hecho de control </w:t>
        </w:r>
        <w:r w:rsidR="00123AD1">
          <w:lastRenderedPageBreak/>
          <w:t>que indica al piloto que aún no ha empezado a volar pero que ya tiene toda la informaci</w:t>
        </w:r>
      </w:ins>
      <w:ins w:id="3704" w:author="IO" w:date="2011-07-21T11:37:00Z">
        <w:r w:rsidR="00123AD1">
          <w:t xml:space="preserve">ón para hacerlo. El vuelo se iniciará </w:t>
        </w:r>
      </w:ins>
      <w:del w:id="3705" w:author="IO" w:date="2011-07-21T11:37:00Z">
        <w:r w:rsidR="003F0E39" w:rsidRPr="00214356" w:rsidDel="00123AD1">
          <w:delText>Hecho</w:delText>
        </w:r>
        <w:r w:rsidR="008C1C4B" w:rsidRPr="00214356" w:rsidDel="00123AD1">
          <w:delText xml:space="preserve"> que el piloto tendrá presente hasta que</w:delText>
        </w:r>
      </w:del>
      <w:ins w:id="3706" w:author="IO" w:date="2011-07-21T11:37:00Z">
        <w:r w:rsidR="00123AD1">
          <w:t>cuando</w:t>
        </w:r>
      </w:ins>
      <w:r w:rsidR="008C1C4B" w:rsidRPr="00214356">
        <w:t xml:space="preserve"> la hora de salida </w:t>
      </w:r>
      <w:del w:id="3707" w:author="IO" w:date="2011-07-21T11:37:00Z">
        <w:r w:rsidR="008C1C4B" w:rsidRPr="00214356" w:rsidDel="00123AD1">
          <w:delText>del vuelo que suministra</w:delText>
        </w:r>
      </w:del>
      <w:ins w:id="3708" w:author="IO" w:date="2011-07-21T11:37:00Z">
        <w:r w:rsidR="00123AD1">
          <w:t>indicada</w:t>
        </w:r>
      </w:ins>
      <w:r w:rsidR="008C1C4B" w:rsidRPr="00214356">
        <w:t xml:space="preserve"> en el plan </w:t>
      </w:r>
      <w:ins w:id="3709"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3710" w:author="IO" w:date="2011-07-21T11:44:00Z"/>
        </w:rPr>
        <w:pPrChange w:id="3711" w:author="IO" w:date="2011-07-21T10:48:00Z">
          <w:pPr>
            <w:pStyle w:val="Caption"/>
            <w:jc w:val="both"/>
          </w:pPr>
        </w:pPrChange>
      </w:pPr>
      <w:ins w:id="3712" w:author="IO" w:date="2011-07-21T11:38:00Z">
        <w:r>
          <w:t xml:space="preserve">Una vez procesada la información del plan de vuelo, </w:t>
        </w:r>
      </w:ins>
      <w:del w:id="3713" w:author="IO" w:date="2011-07-21T11:38:00Z">
        <w:r w:rsidR="00FA5BAF" w:rsidRPr="00214356" w:rsidDel="00123AD1">
          <w:delText xml:space="preserve">Por otro lado, </w:delText>
        </w:r>
      </w:del>
      <w:r w:rsidR="00FA5BAF" w:rsidRPr="00214356">
        <w:t xml:space="preserve">el piloto </w:t>
      </w:r>
      <w:ins w:id="3714" w:author="IO" w:date="2011-07-21T11:38:00Z">
        <w:r>
          <w:t xml:space="preserve">responde al agente iniciador indicándole que ha recibido la información y que se puede terminar la conversación </w:t>
        </w:r>
      </w:ins>
      <w:ins w:id="3715" w:author="IO" w:date="2011-07-21T11:39:00Z">
        <w:r>
          <w:t xml:space="preserve">(interacción). Para ello </w:t>
        </w:r>
      </w:ins>
      <w:r w:rsidR="00FA5BAF" w:rsidRPr="00214356">
        <w:t>crea</w:t>
      </w:r>
      <w:del w:id="3716" w:author="IO" w:date="2011-07-21T11:39:00Z">
        <w:r w:rsidR="00FA5BAF" w:rsidRPr="00214356" w:rsidDel="00123AD1">
          <w:delText>rá</w:delText>
        </w:r>
      </w:del>
      <w:r w:rsidR="00FA5BAF" w:rsidRPr="00214356">
        <w:t xml:space="preserve"> otro hecho (“PlanReceived”) en la interacción</w:t>
      </w:r>
      <w:del w:id="3717" w:author="IO" w:date="2011-07-21T11:39:00Z">
        <w:r w:rsidR="00FA5BAF" w:rsidRPr="00214356" w:rsidDel="00123AD1">
          <w:delText>, cuya finalidad será indicar que ha recibido el plan de vuelo y lo ha procesado satisfactoriamente</w:delText>
        </w:r>
      </w:del>
      <w:r w:rsidR="00FA5BAF" w:rsidRPr="00214356">
        <w:t xml:space="preserve">. Una vez el “FlightPlanner” haya recibido </w:t>
      </w:r>
      <w:del w:id="3718" w:author="IO" w:date="2011-07-21T11:39:00Z">
        <w:r w:rsidR="00FA5BAF" w:rsidRPr="00214356" w:rsidDel="00123AD1">
          <w:delText>el mencionado</w:delText>
        </w:r>
      </w:del>
      <w:ins w:id="3719"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3720" w:author="IO" w:date="2011-07-21T11:39:00Z">
        <w:r>
          <w:t xml:space="preserve">definitivamente </w:t>
        </w:r>
      </w:ins>
      <w:r w:rsidR="00FA5BAF" w:rsidRPr="00214356">
        <w:t>la comunicación.</w:t>
      </w:r>
      <w:r w:rsidR="007D0567" w:rsidRPr="00214356">
        <w:t xml:space="preserve"> En este momento se podr</w:t>
      </w:r>
      <w:del w:id="3721" w:author="IO" w:date="2011-07-21T11:39:00Z">
        <w:r w:rsidR="007D0567" w:rsidRPr="00214356" w:rsidDel="00123AD1">
          <w:delText>ía</w:delText>
        </w:r>
      </w:del>
      <w:ins w:id="3722" w:author="IO" w:date="2011-07-21T11:39:00Z">
        <w:r>
          <w:t>á</w:t>
        </w:r>
      </w:ins>
      <w:r w:rsidR="007D0567" w:rsidRPr="00214356">
        <w:t xml:space="preserve"> decir que el proceso de suministrar el plan de vuelo ha</w:t>
      </w:r>
      <w:del w:id="3723" w:author="IO" w:date="2011-07-21T11:39:00Z">
        <w:r w:rsidR="007D0567" w:rsidRPr="00214356" w:rsidDel="00123AD1">
          <w:delText>bría</w:delText>
        </w:r>
      </w:del>
      <w:r w:rsidR="007D0567" w:rsidRPr="00214356">
        <w:t xml:space="preserve"> concluido y </w:t>
      </w:r>
      <w:ins w:id="3724" w:author="IO" w:date="2011-07-21T11:39:00Z">
        <w:r>
          <w:t xml:space="preserve">que </w:t>
        </w:r>
      </w:ins>
      <w:r w:rsidR="007D0567" w:rsidRPr="00214356">
        <w:t>el objetivo de “Flight Plan Taken” se ha</w:t>
      </w:r>
      <w:del w:id="3725" w:author="IO" w:date="2011-07-21T11:39:00Z">
        <w:r w:rsidR="007D0567" w:rsidRPr="00214356" w:rsidDel="00123AD1">
          <w:delText>brí</w:delText>
        </w:r>
      </w:del>
      <w:del w:id="3726"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3727"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3728" w:author="IO" w:date="2011-07-21T10:49:00Z"/>
          <w:rPrChange w:id="3729" w:author="IO" w:date="2011-07-21T10:49:00Z">
            <w:rPr>
              <w:del w:id="3730" w:author="IO" w:date="2011-07-21T10:49:00Z"/>
              <w:rFonts w:cs="Times New Roman"/>
              <w:i w:val="0"/>
            </w:rPr>
          </w:rPrChange>
        </w:rPr>
      </w:pPr>
      <w:bookmarkStart w:id="3731" w:name="_Ref294473939"/>
      <w:bookmarkStart w:id="3732" w:name="_Toc295124199"/>
      <w:bookmarkStart w:id="3733" w:name="_Toc299483436"/>
      <w:commentRangeStart w:id="3734"/>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ins w:id="3735" w:author="Orion" w:date="2011-07-26T22:41:00Z">
        <w:r w:rsidR="000A487B">
          <w:rPr>
            <w:i w:val="0"/>
            <w:iCs w:val="0"/>
            <w:noProof/>
          </w:rPr>
          <w:t>6</w:t>
        </w:r>
      </w:ins>
      <w:ins w:id="3736" w:author="IO" w:date="2011-07-22T13:16:00Z">
        <w:del w:id="3737" w:author="Orion" w:date="2011-07-24T21:36:00Z">
          <w:r w:rsidR="00416FF6" w:rsidDel="00587D28">
            <w:rPr>
              <w:i w:val="0"/>
              <w:iCs w:val="0"/>
              <w:noProof/>
            </w:rPr>
            <w:delText>5</w:delText>
          </w:r>
        </w:del>
      </w:ins>
      <w:del w:id="3738" w:author="Orion" w:date="2011-07-24T21:36:00Z">
        <w:r w:rsidR="00026C08" w:rsidDel="00587D28">
          <w:rPr>
            <w:noProof/>
          </w:rPr>
          <w:delText>5</w:delText>
        </w:r>
      </w:del>
      <w:r w:rsidR="004C462F">
        <w:rPr>
          <w:i w:val="0"/>
          <w:iCs w:val="0"/>
          <w:noProof/>
        </w:rPr>
        <w:fldChar w:fldCharType="end"/>
      </w:r>
      <w:bookmarkEnd w:id="3731"/>
      <w:r>
        <w:t>: Diagrama de Interacción Para Recibir el Plan de Vuelo Inicial</w:t>
      </w:r>
      <w:bookmarkEnd w:id="3732"/>
      <w:ins w:id="3739" w:author="IO" w:date="2011-07-21T10:49:00Z">
        <w:r w:rsidR="00214356">
          <w:t>.</w:t>
        </w:r>
      </w:ins>
      <w:bookmarkEnd w:id="3733"/>
    </w:p>
    <w:p w14:paraId="6122236A" w14:textId="0A93FC60" w:rsidR="002944E7" w:rsidDel="00214356" w:rsidRDefault="002944E7">
      <w:pPr>
        <w:pStyle w:val="Caption"/>
        <w:rPr>
          <w:del w:id="3740" w:author="IO" w:date="2011-07-21T10:49:00Z"/>
          <w:rFonts w:cs="Times New Roman"/>
          <w:i w:val="0"/>
        </w:rPr>
        <w:pPrChange w:id="3741" w:author="IO" w:date="2011-07-21T10:49:00Z">
          <w:pPr>
            <w:pStyle w:val="Caption"/>
            <w:jc w:val="both"/>
          </w:pPr>
        </w:pPrChange>
      </w:pPr>
    </w:p>
    <w:p w14:paraId="75B581E1" w14:textId="1A874C1B" w:rsidR="002259DD" w:rsidDel="00214356" w:rsidRDefault="002259DD" w:rsidP="00252D3F">
      <w:pPr>
        <w:pStyle w:val="Caption"/>
        <w:jc w:val="both"/>
        <w:rPr>
          <w:del w:id="3742" w:author="IO" w:date="2011-07-21T10:49:00Z"/>
          <w:rFonts w:cs="Times New Roman"/>
          <w:i w:val="0"/>
        </w:rPr>
      </w:pPr>
    </w:p>
    <w:commentRangeEnd w:id="3734"/>
    <w:p w14:paraId="4F4495EA" w14:textId="77777777" w:rsidR="002259DD" w:rsidRDefault="00123AD1" w:rsidP="00252D3F">
      <w:pPr>
        <w:pStyle w:val="Caption"/>
        <w:jc w:val="both"/>
        <w:rPr>
          <w:rFonts w:cs="Times New Roman"/>
          <w:i w:val="0"/>
        </w:rPr>
      </w:pPr>
      <w:r>
        <w:rPr>
          <w:rStyle w:val="CommentReference"/>
          <w:i w:val="0"/>
          <w:iCs w:val="0"/>
        </w:rPr>
        <w:commentReference w:id="3734"/>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3743" w:author="IO" w:date="2011-07-21T10:49:00Z">
            <w:rPr>
              <w:rFonts w:cs="Times New Roman"/>
              <w:i w:val="0"/>
            </w:rPr>
          </w:rPrChange>
        </w:rPr>
      </w:pPr>
      <w:bookmarkStart w:id="3744" w:name="_Ref294475600"/>
      <w:bookmarkStart w:id="3745" w:name="_Toc295124200"/>
      <w:r>
        <w:lastRenderedPageBreak/>
        <w:t xml:space="preserve">Figura </w:t>
      </w:r>
      <w:fldSimple w:instr=" SEQ Figura \* ARABIC ">
        <w:ins w:id="3746" w:author="Orion" w:date="2011-07-26T22:41:00Z">
          <w:r w:rsidR="000A487B">
            <w:rPr>
              <w:noProof/>
            </w:rPr>
            <w:t>7</w:t>
          </w:r>
        </w:ins>
        <w:del w:id="3747" w:author="Orion" w:date="2011-07-26T22:19:00Z">
          <w:r w:rsidR="00587D28" w:rsidDel="00E237E8">
            <w:rPr>
              <w:noProof/>
            </w:rPr>
            <w:delText>6</w:delText>
          </w:r>
        </w:del>
      </w:fldSimple>
      <w:bookmarkEnd w:id="3744"/>
      <w:r>
        <w:t>: Creación del Estado Mental Inicial del Piloto</w:t>
      </w:r>
      <w:bookmarkEnd w:id="3745"/>
      <w:ins w:id="3748" w:author="IO" w:date="2011-07-21T10:49:00Z">
        <w:r w:rsidR="00214356">
          <w:t>.</w:t>
        </w:r>
      </w:ins>
    </w:p>
    <w:p w14:paraId="1CB1AD35" w14:textId="4E62A525" w:rsidR="00AC253C" w:rsidRPr="00214356" w:rsidDel="00214356" w:rsidRDefault="00AC253C" w:rsidP="00AC253C">
      <w:pPr>
        <w:jc w:val="both"/>
        <w:rPr>
          <w:ins w:id="3749" w:author="Orion" w:date="2011-06-22T19:02:00Z"/>
          <w:del w:id="3750" w:author="IO" w:date="2011-07-21T10:49:00Z"/>
          <w:sz w:val="36"/>
          <w:szCs w:val="52"/>
          <w:rPrChange w:id="3751" w:author="IO" w:date="2011-07-21T10:50:00Z">
            <w:rPr>
              <w:ins w:id="3752" w:author="Orion" w:date="2011-06-22T19:02:00Z"/>
              <w:del w:id="3753" w:author="IO" w:date="2011-07-21T10:49:00Z"/>
              <w:rFonts w:cs="Times New Roman"/>
            </w:rPr>
          </w:rPrChange>
        </w:rPr>
      </w:pPr>
      <w:bookmarkStart w:id="3754" w:name="_Toc299012053"/>
      <w:bookmarkStart w:id="3755" w:name="_Toc299103601"/>
      <w:bookmarkStart w:id="3756" w:name="_Toc299103974"/>
      <w:bookmarkStart w:id="3757" w:name="_Toc299463799"/>
      <w:bookmarkStart w:id="3758" w:name="_Toc299463883"/>
      <w:bookmarkEnd w:id="3754"/>
      <w:bookmarkEnd w:id="3755"/>
      <w:bookmarkEnd w:id="3756"/>
      <w:bookmarkEnd w:id="3757"/>
      <w:bookmarkEnd w:id="3758"/>
    </w:p>
    <w:p w14:paraId="30637EF2" w14:textId="43E1D034" w:rsidR="00F109C5" w:rsidRPr="00214356" w:rsidRDefault="00AC253C">
      <w:pPr>
        <w:pStyle w:val="Heading1"/>
        <w:numPr>
          <w:ilvl w:val="2"/>
          <w:numId w:val="40"/>
        </w:numPr>
        <w:rPr>
          <w:i/>
          <w:sz w:val="36"/>
          <w:szCs w:val="52"/>
          <w:rPrChange w:id="3759" w:author="IO" w:date="2011-07-21T10:50:00Z">
            <w:rPr>
              <w:rFonts w:cs="Times New Roman"/>
              <w:i w:val="0"/>
            </w:rPr>
          </w:rPrChange>
        </w:rPr>
        <w:pPrChange w:id="3760" w:author="IO" w:date="2011-07-20T19:26:00Z">
          <w:pPr>
            <w:pStyle w:val="Caption"/>
            <w:jc w:val="both"/>
          </w:pPr>
        </w:pPrChange>
      </w:pPr>
      <w:bookmarkStart w:id="3761" w:name="_Ref298954407"/>
      <w:bookmarkStart w:id="3762" w:name="_Toc299463884"/>
      <w:ins w:id="3763" w:author="Orion" w:date="2011-06-22T19:02:00Z">
        <w:r w:rsidRPr="00D2330D">
          <w:rPr>
            <w:b w:val="0"/>
            <w:sz w:val="36"/>
            <w:szCs w:val="52"/>
            <w:rPrChange w:id="3764" w:author="IO" w:date="2011-07-20T19:26:00Z">
              <w:rPr>
                <w:b/>
                <w:bCs/>
                <w:i w:val="0"/>
                <w:iCs w:val="0"/>
              </w:rPr>
            </w:rPrChange>
          </w:rPr>
          <w:t>Seguimiento del plan de vuelo</w:t>
        </w:r>
      </w:ins>
      <w:bookmarkEnd w:id="3761"/>
      <w:bookmarkEnd w:id="3762"/>
    </w:p>
    <w:p w14:paraId="0DC1B788" w14:textId="0EBF7C84" w:rsidR="00905E3A" w:rsidRDefault="00B25AB5" w:rsidP="00026C08">
      <w:pPr>
        <w:spacing w:after="120"/>
        <w:jc w:val="both"/>
        <w:rPr>
          <w:ins w:id="3765" w:author="IO" w:date="2011-07-21T12:10:00Z"/>
        </w:rPr>
      </w:pPr>
      <w:r w:rsidRPr="009B75DF">
        <w:t>Una vez el piloto dispone de su plan de vuelo</w:t>
      </w:r>
      <w:ins w:id="3766" w:author="IO" w:date="2011-07-21T12:04:00Z">
        <w:r w:rsidR="00905E3A">
          <w:t>,</w:t>
        </w:r>
      </w:ins>
      <w:r w:rsidRPr="009B75DF">
        <w:t xml:space="preserve"> su siguiente </w:t>
      </w:r>
      <w:del w:id="3767" w:author="IO" w:date="2011-07-21T12:04:00Z">
        <w:r w:rsidRPr="009B75DF" w:rsidDel="00905E3A">
          <w:delText xml:space="preserve">prioridad </w:delText>
        </w:r>
      </w:del>
      <w:ins w:id="3768" w:author="IO" w:date="2011-07-21T12:04:00Z">
        <w:r w:rsidR="00905E3A">
          <w:t>objetivo</w:t>
        </w:r>
        <w:r w:rsidR="00905E3A" w:rsidRPr="009B75DF">
          <w:t xml:space="preserve"> </w:t>
        </w:r>
      </w:ins>
      <w:del w:id="3769" w:author="IO" w:date="2011-07-21T12:04:00Z">
        <w:r w:rsidRPr="009B75DF" w:rsidDel="00905E3A">
          <w:delText>sería la de</w:delText>
        </w:r>
      </w:del>
      <w:ins w:id="3770"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3771" w:author="IO" w:date="2011-07-21T12:05:00Z">
        <w:r w:rsidR="00905E3A">
          <w:t xml:space="preserve">mostrado en la </w:t>
        </w:r>
      </w:ins>
      <w:del w:id="3772"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ins w:id="3773" w:author="Orion" w:date="2011-07-26T22:30:00Z">
        <w:r w:rsidR="00503590">
          <w:t>Figura 8</w:t>
        </w:r>
      </w:ins>
      <w:del w:id="3774" w:author="Orion" w:date="2011-07-26T22:30:00Z">
        <w:r w:rsidR="00416FF6" w:rsidDel="00503590">
          <w:delText>Figura 7</w:delText>
        </w:r>
      </w:del>
      <w:r w:rsidR="00C45A20" w:rsidRPr="009B75DF">
        <w:fldChar w:fldCharType="end"/>
      </w:r>
      <w:ins w:id="3775" w:author="IO" w:date="2011-07-21T12:05:00Z">
        <w:r w:rsidR="00905E3A">
          <w:t>. Éste recoge</w:t>
        </w:r>
      </w:ins>
      <w:del w:id="3776"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3777" w:author="IO" w:date="2011-07-21T12:05:00Z">
        <w:r w:rsidR="00905E3A">
          <w:t>e</w:t>
        </w:r>
      </w:ins>
      <w:del w:id="3778" w:author="IO" w:date="2011-07-21T12:05:00Z">
        <w:r w:rsidR="000040DF" w:rsidRPr="009B75DF" w:rsidDel="00905E3A">
          <w:delText>o</w:delText>
        </w:r>
      </w:del>
      <w:r w:rsidR="000040DF" w:rsidRPr="009B75DF">
        <w:t xml:space="preserve">visto. </w:t>
      </w:r>
      <w:ins w:id="3779" w:author="IO" w:date="2011-07-21T12:05:00Z">
        <w:r w:rsidR="00905E3A">
          <w:t>L</w:t>
        </w:r>
      </w:ins>
      <w:del w:id="3780" w:author="IO" w:date="2011-07-21T12:05:00Z">
        <w:r w:rsidR="000040DF" w:rsidRPr="009B75DF" w:rsidDel="00905E3A">
          <w:delText>De esta manera l</w:delText>
        </w:r>
      </w:del>
      <w:r w:rsidR="000040DF" w:rsidRPr="009B75DF">
        <w:t xml:space="preserve">o primero </w:t>
      </w:r>
      <w:r w:rsidR="00C73A01" w:rsidRPr="009B75DF">
        <w:t>que ha</w:t>
      </w:r>
      <w:del w:id="3781" w:author="IO" w:date="2011-07-21T12:05:00Z">
        <w:r w:rsidR="00C73A01" w:rsidRPr="009B75DF" w:rsidDel="00905E3A">
          <w:delText>rá</w:delText>
        </w:r>
      </w:del>
      <w:ins w:id="3782" w:author="IO" w:date="2011-07-21T12:05:00Z">
        <w:r w:rsidR="00905E3A">
          <w:t>ce</w:t>
        </w:r>
      </w:ins>
      <w:r w:rsidR="000040DF" w:rsidRPr="009B75DF">
        <w:t xml:space="preserve"> </w:t>
      </w:r>
      <w:del w:id="3783" w:author="IO" w:date="2011-07-21T12:05:00Z">
        <w:r w:rsidR="000040DF" w:rsidRPr="009B75DF" w:rsidDel="00905E3A">
          <w:delText>un</w:delText>
        </w:r>
      </w:del>
      <w:ins w:id="3784" w:author="IO" w:date="2011-07-21T12:05:00Z">
        <w:r w:rsidR="00905E3A">
          <w:t>el</w:t>
        </w:r>
      </w:ins>
      <w:r w:rsidR="000040DF" w:rsidRPr="009B75DF">
        <w:t xml:space="preserve"> piloto </w:t>
      </w:r>
      <w:del w:id="3785" w:author="IO" w:date="2011-07-21T12:05:00Z">
        <w:r w:rsidR="000040DF" w:rsidRPr="009B75DF" w:rsidDel="00905E3A">
          <w:delText xml:space="preserve">sería </w:delText>
        </w:r>
      </w:del>
      <w:ins w:id="3786" w:author="IO" w:date="2011-07-21T12:05:00Z">
        <w:r w:rsidR="00905E3A">
          <w:t>es</w:t>
        </w:r>
        <w:r w:rsidR="00905E3A" w:rsidRPr="009B75DF">
          <w:t xml:space="preserve"> </w:t>
        </w:r>
      </w:ins>
      <w:r w:rsidR="000040DF" w:rsidRPr="009B75DF">
        <w:t>recibir el plan de vuelo</w:t>
      </w:r>
      <w:r w:rsidR="00D34328" w:rsidRPr="009B75DF">
        <w:t xml:space="preserve"> (“Take Initial Plan”)</w:t>
      </w:r>
      <w:ins w:id="3787"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3788" w:author="Orion" w:date="2011-07-26T22:30:00Z">
        <w:r w:rsidR="00503590">
          <w:t>5.1.3</w:t>
        </w:r>
      </w:ins>
      <w:ins w:id="3789" w:author="IO" w:date="2011-07-21T12:06:00Z">
        <w:r w:rsidR="00905E3A">
          <w:fldChar w:fldCharType="end"/>
        </w:r>
        <w:r w:rsidR="00905E3A">
          <w:t xml:space="preserve">. </w:t>
        </w:r>
      </w:ins>
      <w:del w:id="3790"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3791"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3792" w:author="IO" w:date="2011-07-21T12:07:00Z">
        <w:r w:rsidR="00905E3A">
          <w:t xml:space="preserve">ca </w:t>
        </w:r>
      </w:ins>
      <w:r w:rsidR="003F1EB8" w:rsidRPr="009B75DF">
        <w:t>que debe partir</w:t>
      </w:r>
      <w:r w:rsidR="00D34328" w:rsidRPr="009B75DF">
        <w:t xml:space="preserve"> (“Start Plane”)</w:t>
      </w:r>
      <w:r w:rsidR="003F1EB8" w:rsidRPr="009B75DF">
        <w:t>. Una vez arrancado el avión se entra en un proceso iterativo hasta que se lleg</w:t>
      </w:r>
      <w:del w:id="3793" w:author="IO" w:date="2011-07-21T12:07:00Z">
        <w:r w:rsidR="003F1EB8" w:rsidRPr="009B75DF" w:rsidDel="00905E3A">
          <w:delText>ue</w:delText>
        </w:r>
      </w:del>
      <w:ins w:id="3794" w:author="IO" w:date="2011-07-21T12:07:00Z">
        <w:r w:rsidR="00905E3A">
          <w:t>a</w:t>
        </w:r>
      </w:ins>
      <w:r w:rsidR="003F1EB8" w:rsidRPr="009B75DF">
        <w:t xml:space="preserve"> al destino. Dicho proceso empieza </w:t>
      </w:r>
      <w:del w:id="3795" w:author="IO" w:date="2011-07-21T12:07:00Z">
        <w:r w:rsidR="003F1EB8" w:rsidRPr="009B75DF" w:rsidDel="00905E3A">
          <w:delText xml:space="preserve">con </w:delText>
        </w:r>
      </w:del>
      <w:r w:rsidR="003F1EB8" w:rsidRPr="009B75DF">
        <w:t>obten</w:t>
      </w:r>
      <w:del w:id="3796" w:author="IO" w:date="2011-07-21T12:07:00Z">
        <w:r w:rsidR="003F1EB8" w:rsidRPr="009B75DF" w:rsidDel="00905E3A">
          <w:delText>er</w:delText>
        </w:r>
      </w:del>
      <w:ins w:id="3797" w:author="IO" w:date="2011-07-21T12:07:00Z">
        <w:r w:rsidR="00905E3A">
          <w:t>iendo</w:t>
        </w:r>
      </w:ins>
      <w:r w:rsidR="003F1EB8" w:rsidRPr="009B75DF">
        <w:t xml:space="preserve"> el siguiente tramo a partir del plan de vuelo</w:t>
      </w:r>
      <w:r w:rsidR="00763427" w:rsidRPr="009B75DF">
        <w:t xml:space="preserve"> (“Flight Plan Monitoring”)</w:t>
      </w:r>
      <w:r w:rsidR="003F1EB8" w:rsidRPr="009B75DF">
        <w:t xml:space="preserve">. </w:t>
      </w:r>
      <w:ins w:id="3798" w:author="IO" w:date="2011-07-21T12:07:00Z">
        <w:r w:rsidR="00905E3A">
          <w:t>Después</w:t>
        </w:r>
      </w:ins>
      <w:del w:id="3799"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3800"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 xml:space="preserve">(“Update Plane Status”) </w:t>
      </w:r>
      <w:r w:rsidR="00611FA4" w:rsidRPr="009B75DF">
        <w:t xml:space="preserve">y </w:t>
      </w:r>
      <w:ins w:id="3801" w:author="IO" w:date="2011-07-21T12:11:00Z">
        <w:r w:rsidR="00905E3A">
          <w:t xml:space="preserve">se </w:t>
        </w:r>
      </w:ins>
      <w:r w:rsidR="002D1A53" w:rsidRPr="009B75DF">
        <w:t>consulta</w:t>
      </w:r>
      <w:del w:id="3802" w:author="IO" w:date="2011-07-21T12:08:00Z">
        <w:r w:rsidR="001C035E" w:rsidRPr="009B75DF" w:rsidDel="00905E3A">
          <w:delText>rá</w:delText>
        </w:r>
      </w:del>
      <w:r w:rsidR="003F1EB8" w:rsidRPr="009B75DF">
        <w:t xml:space="preserve"> si el tramo se ha completado</w:t>
      </w:r>
      <w:r w:rsidR="00302E18" w:rsidRPr="009B75DF">
        <w:t xml:space="preserve"> (“Check Leg Completed”)</w:t>
      </w:r>
      <w:r w:rsidR="003F1EB8" w:rsidRPr="009B75DF">
        <w:t>.</w:t>
      </w:r>
    </w:p>
    <w:p w14:paraId="7409CE3F" w14:textId="13B4819B" w:rsidR="00F832C3" w:rsidRPr="009B75DF" w:rsidRDefault="003F1EB8">
      <w:pPr>
        <w:spacing w:before="240" w:after="120"/>
        <w:ind w:firstLine="284"/>
        <w:jc w:val="both"/>
        <w:pPrChange w:id="3803" w:author="IO" w:date="2011-07-21T12:10:00Z">
          <w:pPr>
            <w:spacing w:after="120"/>
            <w:jc w:val="both"/>
          </w:pPr>
        </w:pPrChange>
      </w:pPr>
      <w:del w:id="3804" w:author="IO" w:date="2011-07-21T12:10:00Z">
        <w:r w:rsidRPr="009B75DF" w:rsidDel="00905E3A">
          <w:delText xml:space="preserve"> En caso de que</w:delText>
        </w:r>
      </w:del>
      <w:ins w:id="3805" w:author="IO" w:date="2011-07-21T12:10:00Z">
        <w:r w:rsidR="00905E3A">
          <w:t>Cuando</w:t>
        </w:r>
      </w:ins>
      <w:r w:rsidRPr="009B75DF">
        <w:t xml:space="preserve"> el tramo se</w:t>
      </w:r>
      <w:r w:rsidR="00302E18" w:rsidRPr="009B75DF">
        <w:t xml:space="preserve"> ha</w:t>
      </w:r>
      <w:del w:id="3806" w:author="IO" w:date="2011-07-21T12:10:00Z">
        <w:r w:rsidR="00302E18" w:rsidRPr="009B75DF" w:rsidDel="00905E3A">
          <w:delText>ya</w:delText>
        </w:r>
      </w:del>
      <w:r w:rsidR="00302E18" w:rsidRPr="009B75DF">
        <w:t xml:space="preserve"> co</w:t>
      </w:r>
      <w:r w:rsidRPr="009B75DF">
        <w:t>mpletado</w:t>
      </w:r>
      <w:ins w:id="3807" w:author="IO" w:date="2011-07-21T12:08:00Z">
        <w:r w:rsidR="00905E3A">
          <w:t xml:space="preserve"> hay tres situaciones posibles</w:t>
        </w:r>
      </w:ins>
      <w:del w:id="3808" w:author="IO" w:date="2011-07-21T12:08:00Z">
        <w:r w:rsidR="000227E4" w:rsidRPr="009B75DF" w:rsidDel="00905E3A">
          <w:delText xml:space="preserve"> pueden pasar dos </w:delText>
        </w:r>
      </w:del>
      <w:ins w:id="3809" w:author="Orion" w:date="2011-07-05T20:01:00Z">
        <w:del w:id="3810" w:author="IO" w:date="2011-07-21T12:08:00Z">
          <w:r w:rsidR="00B875B6" w:rsidRPr="009B75DF" w:rsidDel="00905E3A">
            <w:delText xml:space="preserve">tres </w:delText>
          </w:r>
        </w:del>
      </w:ins>
      <w:del w:id="3811" w:author="IO" w:date="2011-07-21T12:08:00Z">
        <w:r w:rsidR="000227E4" w:rsidRPr="009B75DF" w:rsidDel="00905E3A">
          <w:delText>cosas</w:delText>
        </w:r>
      </w:del>
      <w:r w:rsidR="000227E4" w:rsidRPr="009B75DF">
        <w:t>:</w:t>
      </w:r>
      <w:del w:id="3812"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3813" w:author="Orion" w:date="2011-07-05T20:02:00Z"/>
        </w:rPr>
        <w:pPrChange w:id="3814"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3815" w:author="IO" w:date="2011-07-21T12:08:00Z">
        <w:r w:rsidR="00905E3A">
          <w:t>. Entonces</w:t>
        </w:r>
      </w:ins>
      <w:del w:id="3816"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3817" w:author="IO" w:date="2011-07-21T12:08:00Z">
        <w:r w:rsidR="001C035E" w:rsidRPr="009B75DF" w:rsidDel="00905E3A">
          <w:delText>rá</w:delText>
        </w:r>
      </w:del>
      <w:r w:rsidR="00953585" w:rsidRPr="009B75DF">
        <w:t xml:space="preserve"> a parar el avión (“Stop Plane”)</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3818" w:author="IO" w:date="2011-07-21T11:41:00Z">
          <w:pPr>
            <w:pStyle w:val="Caption"/>
            <w:numPr>
              <w:numId w:val="22"/>
            </w:numPr>
            <w:ind w:left="720" w:hanging="360"/>
            <w:jc w:val="both"/>
          </w:pPr>
        </w:pPrChange>
      </w:pPr>
      <w:ins w:id="3819" w:author="Orion" w:date="2011-07-05T20:06:00Z">
        <w:r w:rsidRPr="009B75DF">
          <w:t>El</w:t>
        </w:r>
      </w:ins>
      <w:ins w:id="3820" w:author="Orion" w:date="2011-07-05T20:02:00Z">
        <w:r w:rsidRPr="009B75DF">
          <w:t xml:space="preserve"> tramo se ha completado mientras el piloto se encontraba lidiando con una situación de riesgo</w:t>
        </w:r>
        <w:del w:id="3821" w:author="IO" w:date="2011-07-21T12:09:00Z">
          <w:r w:rsidRPr="009B75DF" w:rsidDel="00905E3A">
            <w:delText xml:space="preserve"> de conflicto</w:delText>
          </w:r>
        </w:del>
        <w:r w:rsidRPr="009B75DF">
          <w:t>.</w:t>
        </w:r>
      </w:ins>
      <w:ins w:id="3822" w:author="Orion" w:date="2011-07-05T20:06:00Z">
        <w:r w:rsidR="005A4636" w:rsidRPr="009B75DF">
          <w:t xml:space="preserve"> En este caso se pasará al siguiente tramo</w:t>
        </w:r>
      </w:ins>
      <w:ins w:id="3823" w:author="IO" w:date="2011-07-21T12:09:00Z">
        <w:r w:rsidR="00905E3A">
          <w:t>,</w:t>
        </w:r>
      </w:ins>
      <w:ins w:id="3824" w:author="Orion" w:date="2011-07-05T20:06:00Z">
        <w:r w:rsidR="005A4636" w:rsidRPr="009B75DF">
          <w:t xml:space="preserve"> pe</w:t>
        </w:r>
      </w:ins>
      <w:ins w:id="3825" w:author="Orion" w:date="2011-07-05T20:08:00Z">
        <w:r w:rsidR="00E903B4" w:rsidRPr="009B75DF">
          <w:t>r</w:t>
        </w:r>
      </w:ins>
      <w:ins w:id="3826" w:author="Orion" w:date="2011-07-05T20:06:00Z">
        <w:r w:rsidR="005A4636" w:rsidRPr="009B75DF">
          <w:t>o con las condiciones de vuelo que el controlador estableció para el tramo anterior</w:t>
        </w:r>
      </w:ins>
      <w:ins w:id="3827" w:author="Orion" w:date="2011-07-05T20:07:00Z">
        <w:r w:rsidR="00BE0D75" w:rsidRPr="009B75DF">
          <w:t xml:space="preserve"> (“GoingNextLegWithConflict”)</w:t>
        </w:r>
      </w:ins>
      <w:ins w:id="3828"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3829" w:author="IO" w:date="2011-07-21T11:41:00Z">
          <w:pPr>
            <w:pStyle w:val="Caption"/>
            <w:numPr>
              <w:numId w:val="22"/>
            </w:numPr>
            <w:ind w:left="720" w:hanging="360"/>
            <w:jc w:val="both"/>
          </w:pPr>
        </w:pPrChange>
      </w:pPr>
      <w:r w:rsidRPr="009B75DF">
        <w:t>En caso contrari</w:t>
      </w:r>
      <w:ins w:id="3830" w:author="Orion" w:date="2011-07-05T20:03:00Z">
        <w:r w:rsidR="00B875B6" w:rsidRPr="009B75DF">
          <w:t>o, es decir</w:t>
        </w:r>
      </w:ins>
      <w:ins w:id="3831" w:author="IO" w:date="2011-07-21T12:09:00Z">
        <w:r w:rsidR="00905E3A">
          <w:t xml:space="preserve"> si</w:t>
        </w:r>
      </w:ins>
      <w:ins w:id="3832" w:author="Orion" w:date="2011-07-05T20:03:00Z">
        <w:r w:rsidR="00B875B6" w:rsidRPr="009B75DF">
          <w:t xml:space="preserve"> no hay</w:t>
        </w:r>
        <w:del w:id="3833" w:author="IO" w:date="2011-07-21T12:09:00Z">
          <w:r w:rsidR="00B875B6" w:rsidRPr="009B75DF" w:rsidDel="00905E3A">
            <w:delText>a</w:delText>
          </w:r>
        </w:del>
        <w:r w:rsidR="00B875B6" w:rsidRPr="009B75DF">
          <w:t xml:space="preserve"> conflicto</w:t>
        </w:r>
      </w:ins>
      <w:del w:id="3834" w:author="Orion" w:date="2011-07-05T20:03:00Z">
        <w:r w:rsidRPr="009B75DF" w:rsidDel="00B875B6">
          <w:delText>o</w:delText>
        </w:r>
      </w:del>
      <w:r w:rsidRPr="009B75DF">
        <w:t>, s</w:t>
      </w:r>
      <w:r w:rsidR="003F1EB8" w:rsidRPr="009B75DF">
        <w:t>e intenta</w:t>
      </w:r>
      <w:del w:id="3835" w:author="IO" w:date="2011-07-21T12:09:00Z">
        <w:r w:rsidR="003F1EB8" w:rsidRPr="009B75DF" w:rsidDel="00905E3A">
          <w:delText>rá</w:delText>
        </w:r>
      </w:del>
      <w:r w:rsidR="003F1EB8" w:rsidRPr="009B75DF">
        <w:t xml:space="preserve"> </w:t>
      </w:r>
      <w:del w:id="3836" w:author="IO" w:date="2011-07-21T12:09:00Z">
        <w:r w:rsidR="003F1EB8" w:rsidRPr="009B75DF" w:rsidDel="00905E3A">
          <w:delText>generar</w:delText>
        </w:r>
      </w:del>
      <w:ins w:id="3837" w:author="IO" w:date="2011-07-21T12:09:00Z">
        <w:r w:rsidR="00905E3A">
          <w:t>obtener</w:t>
        </w:r>
      </w:ins>
      <w:del w:id="3838" w:author="IO" w:date="2011-07-21T12:09:00Z">
        <w:r w:rsidR="003F1EB8" w:rsidRPr="009B75DF" w:rsidDel="00905E3A">
          <w:delText xml:space="preserve"> y pasar</w:delText>
        </w:r>
      </w:del>
      <w:r w:rsidR="003F1EB8" w:rsidRPr="009B75DF">
        <w:t xml:space="preserve"> </w:t>
      </w:r>
      <w:del w:id="3839" w:author="IO" w:date="2011-07-21T12:09:00Z">
        <w:r w:rsidR="003F1EB8" w:rsidRPr="009B75DF" w:rsidDel="00905E3A">
          <w:delText>a</w:delText>
        </w:r>
      </w:del>
      <w:ins w:id="3840" w:author="IO" w:date="2011-07-21T12:09:00Z">
        <w:r w:rsidR="00905E3A">
          <w:t>e</w:t>
        </w:r>
      </w:ins>
      <w:r w:rsidR="003F1EB8" w:rsidRPr="009B75DF">
        <w:t>l siguiente tramo</w:t>
      </w:r>
      <w:ins w:id="3841"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3842" w:author="IO" w:date="2011-07-21T12:20:00Z"/>
        </w:rPr>
        <w:pPrChange w:id="3843"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3844"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3845"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3846" w:author="IO" w:date="2011-07-21T12:12:00Z">
        <w:r w:rsidR="0080393A" w:rsidRPr="009B75DF" w:rsidDel="004E686A">
          <w:delText>dicho</w:delText>
        </w:r>
        <w:r w:rsidR="00E54CFB" w:rsidRPr="009B75DF" w:rsidDel="004E686A">
          <w:delText xml:space="preserve"> </w:delText>
        </w:r>
      </w:del>
      <w:ins w:id="3847" w:author="IO" w:date="2011-07-21T12:12:00Z">
        <w:r w:rsidR="004E686A">
          <w:t>el</w:t>
        </w:r>
        <w:r w:rsidR="004E686A" w:rsidRPr="009B75DF">
          <w:t xml:space="preserve"> </w:t>
        </w:r>
      </w:ins>
      <w:r w:rsidR="00E54CFB" w:rsidRPr="009B75DF">
        <w:t>tramo. Dichas decisiones</w:t>
      </w:r>
      <w:r w:rsidRPr="009B75DF">
        <w:t xml:space="preserve"> </w:t>
      </w:r>
      <w:del w:id="3848"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3849"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3850" w:author="IO" w:date="2011-07-21T12:12:00Z">
        <w:r w:rsidR="00905E3A">
          <w:t xml:space="preserve"> </w:t>
        </w:r>
        <w:r w:rsidR="00905E3A" w:rsidRPr="009B75DF">
          <w:t>(“Make and Descompose Decisions”)</w:t>
        </w:r>
      </w:ins>
      <w:r w:rsidR="000977BC" w:rsidRPr="009B75DF">
        <w:t xml:space="preserve">. </w:t>
      </w:r>
      <w:del w:id="3851" w:author="IO" w:date="2011-07-21T12:12:00Z">
        <w:r w:rsidR="000977BC" w:rsidRPr="009B75DF" w:rsidDel="004E686A">
          <w:delText>Dich</w:delText>
        </w:r>
      </w:del>
      <w:ins w:id="3852" w:author="IO" w:date="2011-07-21T12:12:00Z">
        <w:r w:rsidR="004E686A">
          <w:t>L</w:t>
        </w:r>
      </w:ins>
      <w:r w:rsidR="000977BC" w:rsidRPr="009B75DF">
        <w:t xml:space="preserve">a ejecución </w:t>
      </w:r>
      <w:ins w:id="3853" w:author="IO" w:date="2011-07-21T12:13:00Z">
        <w:r w:rsidR="004E686A">
          <w:t xml:space="preserve">de las instrucciones se modela </w:t>
        </w:r>
      </w:ins>
      <w:del w:id="3854" w:author="IO" w:date="2011-07-21T12:13:00Z">
        <w:r w:rsidR="000977BC" w:rsidRPr="009B75DF" w:rsidDel="004E686A">
          <w:delText>consistirá en iniciar</w:delText>
        </w:r>
      </w:del>
      <w:ins w:id="3855" w:author="IO" w:date="2011-07-21T12:13:00Z">
        <w:r w:rsidR="004E686A">
          <w:t>como</w:t>
        </w:r>
      </w:ins>
      <w:r w:rsidR="000977BC" w:rsidRPr="009B75DF">
        <w:t xml:space="preserve"> una interacción con el </w:t>
      </w:r>
      <w:ins w:id="3856" w:author="IO" w:date="2011-07-21T12:13:00Z">
        <w:r w:rsidR="004E686A">
          <w:t xml:space="preserve">agente </w:t>
        </w:r>
      </w:ins>
      <w:r w:rsidR="000977BC" w:rsidRPr="009B75DF">
        <w:t>avión</w:t>
      </w:r>
      <w:ins w:id="3857" w:author="IO" w:date="2011-07-21T12:13:00Z">
        <w:r w:rsidR="004E686A">
          <w:t xml:space="preserve">. El </w:t>
        </w:r>
      </w:ins>
      <w:del w:id="3858"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3859" w:author="IO" w:date="2011-07-21T12:13:00Z">
        <w:r w:rsidR="000977BC" w:rsidRPr="009B75DF" w:rsidDel="004E686A">
          <w:delText xml:space="preserve">le </w:delText>
        </w:r>
      </w:del>
      <w:r w:rsidR="000977BC" w:rsidRPr="009B75DF">
        <w:t>manda</w:t>
      </w:r>
      <w:del w:id="3860" w:author="IO" w:date="2011-07-21T12:13:00Z">
        <w:r w:rsidR="000977BC" w:rsidRPr="009B75DF" w:rsidDel="004E686A">
          <w:delText>rá</w:delText>
        </w:r>
      </w:del>
      <w:ins w:id="3861" w:author="IO" w:date="2011-07-21T12:13:00Z">
        <w:r w:rsidR="004E686A">
          <w:t xml:space="preserve"> al avión</w:t>
        </w:r>
      </w:ins>
      <w:r w:rsidR="000977BC" w:rsidRPr="009B75DF">
        <w:t xml:space="preserve"> las maniobras a ejecutar y </w:t>
      </w:r>
      <w:r w:rsidR="00CB09D3" w:rsidRPr="009B75DF">
        <w:t>chequea</w:t>
      </w:r>
      <w:del w:id="3862" w:author="IO" w:date="2011-07-21T12:13:00Z">
        <w:r w:rsidR="00CB09D3" w:rsidRPr="009B75DF" w:rsidDel="004E686A">
          <w:delText>rá</w:delText>
        </w:r>
      </w:del>
      <w:r w:rsidR="00CB09D3" w:rsidRPr="009B75DF">
        <w:t xml:space="preserve"> que se hayan </w:t>
      </w:r>
      <w:del w:id="3863" w:author="IO" w:date="2011-07-21T12:17:00Z">
        <w:r w:rsidR="00CB09D3" w:rsidRPr="009B75DF" w:rsidDel="005E50E5">
          <w:delText xml:space="preserve">ejecutado </w:delText>
        </w:r>
      </w:del>
      <w:ins w:id="3864" w:author="IO" w:date="2011-07-21T12:17:00Z">
        <w:r w:rsidR="005E50E5">
          <w:t>realizado</w:t>
        </w:r>
        <w:r w:rsidR="005E50E5" w:rsidRPr="009B75DF">
          <w:t xml:space="preserve"> </w:t>
        </w:r>
      </w:ins>
      <w:r w:rsidR="00CB09D3" w:rsidRPr="009B75DF">
        <w:t xml:space="preserve">con éxito </w:t>
      </w:r>
      <w:r w:rsidR="00E54CFB" w:rsidRPr="009B75DF">
        <w:t>(“</w:t>
      </w:r>
      <w:r w:rsidR="00CB09D3" w:rsidRPr="009B75DF">
        <w:t>Interaction Pilot-Plane”)</w:t>
      </w:r>
      <w:r w:rsidR="00E54CFB" w:rsidRPr="009B75DF">
        <w:t xml:space="preserve">. </w:t>
      </w:r>
      <w:r w:rsidR="00CB09D3" w:rsidRPr="009B75DF">
        <w:t>Seguidamente se procede</w:t>
      </w:r>
      <w:del w:id="3865" w:author="IO" w:date="2011-07-21T12:18:00Z">
        <w:r w:rsidR="00CB09D3" w:rsidRPr="009B75DF" w:rsidDel="005E50E5">
          <w:delText>rá</w:delText>
        </w:r>
      </w:del>
      <w:ins w:id="3866"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3867" w:author="IO" w:date="2011-07-21T12:18:00Z">
        <w:r w:rsidR="00CB09D3" w:rsidRPr="009B75DF" w:rsidDel="005E50E5">
          <w:delText xml:space="preserve"> de nuevo</w:delText>
        </w:r>
      </w:del>
      <w:r w:rsidR="00E54CFB" w:rsidRPr="009B75DF">
        <w:t xml:space="preserve">. Hay que </w:t>
      </w:r>
      <w:del w:id="3868" w:author="IO" w:date="2011-07-21T12:18:00Z">
        <w:r w:rsidR="00E54CFB" w:rsidRPr="009B75DF" w:rsidDel="005E50E5">
          <w:delText>decir que, aunque el diagrama pueda llevar a pensar lo contrario,</w:delText>
        </w:r>
      </w:del>
      <w:ins w:id="3869" w:author="IO" w:date="2011-07-21T12:18:00Z">
        <w:r w:rsidR="005E50E5">
          <w:t>señalar que</w:t>
        </w:r>
      </w:ins>
      <w:r w:rsidR="00E54CFB" w:rsidRPr="009B75DF">
        <w:t xml:space="preserve"> la actualización de la posición del avión no es dependiente de la ejecución de las instrucciones</w:t>
      </w:r>
      <w:ins w:id="3870" w:author="IO" w:date="2011-07-21T12:19:00Z">
        <w:r w:rsidR="005E50E5">
          <w:t xml:space="preserve">. </w:t>
        </w:r>
      </w:ins>
      <w:del w:id="3871" w:author="IO" w:date="2011-07-21T12:19:00Z">
        <w:r w:rsidR="00E54CFB" w:rsidRPr="009B75DF" w:rsidDel="005E50E5">
          <w:delText xml:space="preserve">. </w:delText>
        </w:r>
      </w:del>
      <w:r w:rsidR="00E54CFB" w:rsidRPr="009B75DF">
        <w:t xml:space="preserve">Es decir, </w:t>
      </w:r>
      <w:del w:id="3872" w:author="IO" w:date="2011-07-21T12:19:00Z">
        <w:r w:rsidR="00E54CFB" w:rsidRPr="009B75DF" w:rsidDel="005E50E5">
          <w:delText>que</w:delText>
        </w:r>
      </w:del>
      <w:ins w:id="3873" w:author="IO" w:date="2011-07-21T12:19:00Z">
        <w:r w:rsidR="005E50E5">
          <w:t>l</w:t>
        </w:r>
      </w:ins>
      <w:del w:id="3874" w:author="IO" w:date="2011-07-21T12:19:00Z">
        <w:r w:rsidR="00E54CFB" w:rsidRPr="009B75DF" w:rsidDel="005E50E5">
          <w:delText xml:space="preserve"> est</w:delText>
        </w:r>
      </w:del>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ins w:id="3875" w:author="IO" w:date="2011-07-21T12:19:00Z">
        <w:r w:rsidR="005E50E5">
          <w:t xml:space="preserve"> En este caso, las limitaciones del </w:t>
        </w:r>
      </w:ins>
      <w:ins w:id="3876" w:author="IO" w:date="2011-07-21T12:20:00Z">
        <w:r w:rsidR="005E50E5">
          <w:t xml:space="preserve">lenguaje de modelado para este tipo de </w:t>
        </w:r>
      </w:ins>
      <w:ins w:id="3877" w:author="IO" w:date="2011-07-21T12:19:00Z">
        <w:r w:rsidR="005E50E5">
          <w:t>diagrama</w:t>
        </w:r>
      </w:ins>
      <w:ins w:id="3878" w:author="IO" w:date="2011-07-21T12:20:00Z">
        <w:r w:rsidR="005E50E5">
          <w:t>s</w:t>
        </w:r>
      </w:ins>
      <w:ins w:id="3879" w:author="IO" w:date="2011-07-21T12:19:00Z">
        <w:r w:rsidR="005E50E5">
          <w:t xml:space="preserve"> no permiten </w:t>
        </w:r>
      </w:ins>
      <w:ins w:id="3880" w:author="IO" w:date="2011-07-21T12:20:00Z">
        <w:r w:rsidR="005E50E5">
          <w:t>indicar claramente esto</w:t>
        </w:r>
      </w:ins>
      <w:ins w:id="3881" w:author="IO" w:date="2011-07-21T12:19:00Z">
        <w:r w:rsidR="005E50E5" w:rsidRPr="009B75DF">
          <w:t>.</w:t>
        </w:r>
      </w:ins>
    </w:p>
    <w:p w14:paraId="34210936" w14:textId="77777777" w:rsidR="004D6716" w:rsidRDefault="004D6716">
      <w:pPr>
        <w:spacing w:before="240" w:after="120"/>
        <w:ind w:firstLine="284"/>
        <w:jc w:val="both"/>
        <w:rPr>
          <w:ins w:id="3882" w:author="IO" w:date="2011-07-21T12:25:00Z"/>
        </w:rPr>
        <w:pPrChange w:id="3883" w:author="IO" w:date="2011-07-21T11:41:00Z">
          <w:pPr>
            <w:jc w:val="both"/>
          </w:pPr>
        </w:pPrChange>
      </w:pPr>
    </w:p>
    <w:p w14:paraId="479EDD41" w14:textId="0E0AA5F5" w:rsidR="00FD25D2" w:rsidRPr="009B75DF" w:rsidRDefault="004D6716">
      <w:pPr>
        <w:spacing w:before="240" w:after="120"/>
        <w:ind w:firstLine="284"/>
        <w:jc w:val="both"/>
        <w:rPr>
          <w:ins w:id="3884" w:author="Orion" w:date="2011-07-05T19:46:00Z"/>
        </w:rPr>
        <w:pPrChange w:id="3885" w:author="IO" w:date="2011-07-21T11:41:00Z">
          <w:pPr>
            <w:jc w:val="both"/>
          </w:pPr>
        </w:pPrChange>
      </w:pPr>
      <w:ins w:id="3886" w:author="IO" w:date="2011-07-21T12:25:00Z">
        <w:r>
          <w:t>Las siguientes secciones detallan</w:t>
        </w:r>
        <w:r w:rsidRPr="009B75DF">
          <w:t xml:space="preserve"> algunas de las tareas mostradas </w:t>
        </w:r>
        <w:r>
          <w:t>aquí</w:t>
        </w:r>
        <w:r w:rsidRPr="009B75DF">
          <w:t>.</w:t>
        </w:r>
        <w:r>
          <w:t xml:space="preserve"> </w:t>
        </w:r>
        <w:commentRangeStart w:id="3887"/>
        <w:r>
          <w:t>La Sección</w:t>
        </w:r>
        <w:commentRangeEnd w:id="3887"/>
        <w:r>
          <w:rPr>
            <w:rStyle w:val="CommentReference"/>
          </w:rPr>
          <w:lastRenderedPageBreak/>
          <w:commentReference w:id="3887"/>
        </w:r>
      </w:ins>
      <w:del w:id="3888" w:author="Orion" w:date="2011-07-05T20:07:00Z">
        <w:r w:rsidR="00621D6E" w:rsidRPr="005E18F7" w:rsidDel="00FC70E9">
          <w:rPr>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3889" w:author="Orion" w:date="2011-07-05T19:46:00Z">
        <w:r w:rsidRPr="00020020">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4E3DC445" w:rsidR="001244FA" w:rsidRDefault="004B01EE" w:rsidP="00252D3F">
      <w:pPr>
        <w:pStyle w:val="Caption"/>
        <w:rPr>
          <w:rFonts w:cs="Times New Roman"/>
        </w:rPr>
      </w:pPr>
      <w:bookmarkStart w:id="3890" w:name="_Ref294474865"/>
      <w:bookmarkStart w:id="3891" w:name="_Toc295124201"/>
      <w:bookmarkStart w:id="3892" w:name="_Toc299483437"/>
      <w:r>
        <w:t xml:space="preserve">Figura </w:t>
      </w:r>
      <w:fldSimple w:instr=" SEQ Figura \* ARABIC ">
        <w:ins w:id="3893" w:author="Orion" w:date="2011-07-26T22:41:00Z">
          <w:r w:rsidR="000A487B">
            <w:rPr>
              <w:noProof/>
            </w:rPr>
            <w:t>8</w:t>
          </w:r>
        </w:ins>
        <w:del w:id="3894" w:author="Orion" w:date="2011-07-26T22:19:00Z">
          <w:r w:rsidR="00587D28" w:rsidDel="00E237E8">
            <w:rPr>
              <w:noProof/>
            </w:rPr>
            <w:delText>7</w:delText>
          </w:r>
        </w:del>
      </w:fldSimple>
      <w:bookmarkEnd w:id="3890"/>
      <w:r w:rsidRPr="00B101B7">
        <w:t xml:space="preserve">: Diagrama de </w:t>
      </w:r>
      <w:r w:rsidR="009E42B3">
        <w:t>Actividad</w:t>
      </w:r>
      <w:ins w:id="3895" w:author="IO" w:date="2011-07-21T12:23:00Z">
        <w:r w:rsidR="004D6716">
          <w:t>es</w:t>
        </w:r>
      </w:ins>
      <w:r w:rsidRPr="00B101B7">
        <w:t xml:space="preserve"> General</w:t>
      </w:r>
      <w:bookmarkEnd w:id="3891"/>
      <w:ins w:id="3896" w:author="IO" w:date="2011-07-21T12:23:00Z">
        <w:r w:rsidR="004D6716">
          <w:t>.</w:t>
        </w:r>
      </w:ins>
      <w:bookmarkEnd w:id="3892"/>
    </w:p>
    <w:p w14:paraId="290300CA" w14:textId="18EE554A" w:rsidR="004D6716" w:rsidRPr="004D6716" w:rsidRDefault="004D6716">
      <w:pPr>
        <w:pStyle w:val="Heading1"/>
        <w:numPr>
          <w:ilvl w:val="3"/>
          <w:numId w:val="40"/>
        </w:numPr>
        <w:rPr>
          <w:ins w:id="3897" w:author="IO" w:date="2011-07-21T12:26:00Z"/>
          <w:b w:val="0"/>
          <w:sz w:val="28"/>
          <w:szCs w:val="52"/>
          <w:rPrChange w:id="3898" w:author="IO" w:date="2011-07-21T12:27:00Z">
            <w:rPr>
              <w:ins w:id="3899" w:author="IO" w:date="2011-07-21T12:26:00Z"/>
              <w:b w:val="0"/>
              <w:sz w:val="36"/>
              <w:szCs w:val="52"/>
            </w:rPr>
          </w:rPrChange>
        </w:rPr>
        <w:pPrChange w:id="3900" w:author="IO" w:date="2011-07-21T12:27:00Z">
          <w:pPr>
            <w:pStyle w:val="Heading1"/>
            <w:numPr>
              <w:ilvl w:val="2"/>
              <w:numId w:val="48"/>
            </w:numPr>
            <w:tabs>
              <w:tab w:val="clear" w:pos="0"/>
            </w:tabs>
            <w:ind w:left="1224" w:hanging="504"/>
          </w:pPr>
        </w:pPrChange>
      </w:pPr>
      <w:bookmarkStart w:id="3901" w:name="_Toc299463885"/>
      <w:ins w:id="3902" w:author="IO" w:date="2011-07-21T12:27:00Z">
        <w:r w:rsidRPr="004D6716">
          <w:rPr>
            <w:b w:val="0"/>
            <w:sz w:val="28"/>
            <w:szCs w:val="52"/>
            <w:rPrChange w:id="3903" w:author="IO" w:date="2011-07-21T12:27:00Z">
              <w:rPr>
                <w:b w:val="0"/>
                <w:sz w:val="36"/>
                <w:szCs w:val="52"/>
              </w:rPr>
            </w:rPrChange>
          </w:rPr>
          <w:t>Arranque del avión</w:t>
        </w:r>
      </w:ins>
      <w:bookmarkEnd w:id="3901"/>
    </w:p>
    <w:p w14:paraId="33798122" w14:textId="28394BC4" w:rsidR="00055AC8" w:rsidRPr="009B75DF" w:rsidDel="00D77B45" w:rsidRDefault="00976350">
      <w:pPr>
        <w:spacing w:after="120"/>
        <w:jc w:val="both"/>
        <w:rPr>
          <w:del w:id="3904" w:author="IO" w:date="2011-07-21T12:32:00Z"/>
        </w:rPr>
        <w:pPrChange w:id="3905" w:author="IO" w:date="2011-07-21T12:33:00Z">
          <w:pPr>
            <w:spacing w:before="240" w:after="120"/>
            <w:ind w:firstLine="284"/>
            <w:jc w:val="both"/>
          </w:pPr>
        </w:pPrChange>
      </w:pPr>
      <w:del w:id="3906" w:author="IO" w:date="2011-07-21T12:24:00Z">
        <w:r w:rsidRPr="009B75DF" w:rsidDel="004D6716">
          <w:delText xml:space="preserve">Conviene entrar más en </w:delText>
        </w:r>
        <w:r w:rsidR="00D72DAF" w:rsidRPr="009B75DF" w:rsidDel="004D6716">
          <w:delText>profundidad en</w:delText>
        </w:r>
      </w:del>
      <w:del w:id="3907"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3908" w:author="IO" w:date="2011-07-21T12:24:00Z">
        <w:r w:rsidR="00D72DAF" w:rsidRPr="009B75DF" w:rsidDel="004D6716">
          <w:delText>anteriormente</w:delText>
        </w:r>
        <w:r w:rsidRPr="009B75DF" w:rsidDel="004D6716">
          <w:delText xml:space="preserve"> para poder saber en qué consiste realmente cada una de estas acciones</w:delText>
        </w:r>
      </w:del>
      <w:del w:id="3909" w:author="IO" w:date="2011-07-21T12:25:00Z">
        <w:r w:rsidRPr="009B75DF" w:rsidDel="004D6716">
          <w:delText>.</w:delText>
        </w:r>
        <w:r w:rsidR="00F109C5" w:rsidRPr="009B75DF" w:rsidDel="004D6716">
          <w:delText xml:space="preserve"> </w:delText>
        </w:r>
      </w:del>
      <w:del w:id="3910"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3911"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3912" w:author="IO" w:date="2011-07-21T12:27:00Z">
        <w:r w:rsidR="00D77B45">
          <w:t>Como se vio en la Secci</w:t>
        </w:r>
      </w:ins>
      <w:ins w:id="3913"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3914" w:author="Orion" w:date="2011-07-26T22:30:00Z">
        <w:r w:rsidR="00503590">
          <w:t>5.1.3</w:t>
        </w:r>
      </w:ins>
      <w:ins w:id="3915" w:author="IO" w:date="2011-07-21T12:28:00Z">
        <w:r w:rsidR="00D77B45">
          <w:fldChar w:fldCharType="end"/>
        </w:r>
        <w:r w:rsidR="00D77B45">
          <w:t>, c</w:t>
        </w:r>
      </w:ins>
      <w:ins w:id="3916" w:author="IO" w:date="2011-07-21T12:27:00Z">
        <w:r w:rsidR="00D77B45">
          <w:t>uando e</w:t>
        </w:r>
      </w:ins>
      <w:r w:rsidR="00D72DAF" w:rsidRPr="009B75DF">
        <w:t>l piloto</w:t>
      </w:r>
      <w:del w:id="3917" w:author="IO" w:date="2011-07-21T12:27:00Z">
        <w:r w:rsidR="00D72DAF" w:rsidRPr="009B75DF" w:rsidDel="00D77B45">
          <w:delText>, a la vez q</w:delText>
        </w:r>
      </w:del>
      <w:del w:id="3918" w:author="IO" w:date="2011-07-21T12:28:00Z">
        <w:r w:rsidR="00D72DAF" w:rsidRPr="009B75DF" w:rsidDel="00D77B45">
          <w:delText>ue</w:delText>
        </w:r>
      </w:del>
      <w:r w:rsidR="00D72DAF" w:rsidRPr="009B75DF">
        <w:t xml:space="preserve"> recibe el plan de vuelo </w:t>
      </w:r>
      <w:del w:id="3919" w:author="IO" w:date="2011-07-21T12:28:00Z">
        <w:r w:rsidR="00D72DAF" w:rsidRPr="009B75DF" w:rsidDel="00D77B45">
          <w:delText xml:space="preserve">y, posteriormente, </w:delText>
        </w:r>
      </w:del>
      <w:r w:rsidR="00D72DAF" w:rsidRPr="009B75DF">
        <w:t>lo encapsula en su estado mental</w:t>
      </w:r>
      <w:ins w:id="3920" w:author="IO" w:date="2011-07-21T12:28:00Z">
        <w:r w:rsidR="00D77B45">
          <w:t xml:space="preserve"> </w:t>
        </w:r>
      </w:ins>
      <w:del w:id="3921" w:author="IO" w:date="2011-07-21T12:28:00Z">
        <w:r w:rsidR="00D72DAF" w:rsidRPr="009B75DF" w:rsidDel="00D77B45">
          <w:delText>,</w:delText>
        </w:r>
      </w:del>
      <w:ins w:id="3922" w:author="IO" w:date="2011-07-21T12:28:00Z">
        <w:r w:rsidR="00D77B45">
          <w:t>y</w:t>
        </w:r>
      </w:ins>
      <w:r w:rsidR="00D72DAF" w:rsidRPr="009B75DF">
        <w:t xml:space="preserve"> crea un hecho denominado “CanInitiateStartPlane”. </w:t>
      </w:r>
      <w:ins w:id="3923" w:author="IO" w:date="2011-07-21T12:28:00Z">
        <w:r w:rsidR="00D77B45">
          <w:t>Este</w:t>
        </w:r>
      </w:ins>
      <w:del w:id="3924" w:author="IO" w:date="2011-07-21T12:28:00Z">
        <w:r w:rsidR="00D72DAF" w:rsidRPr="009B75DF" w:rsidDel="00D77B45">
          <w:delText>Dicho</w:delText>
        </w:r>
      </w:del>
      <w:r w:rsidR="00D72DAF" w:rsidRPr="009B75DF">
        <w:t xml:space="preserve"> hecho le </w:t>
      </w:r>
      <w:ins w:id="3925" w:author="IO" w:date="2011-07-21T12:28:00Z">
        <w:r w:rsidR="00D77B45">
          <w:t xml:space="preserve">indica que está preparado para iniciar el vuelo cuando se alcance la hora de salida. </w:t>
        </w:r>
      </w:ins>
      <w:moveToRangeStart w:id="3926" w:author="IO" w:date="2011-07-21T12:31:00Z" w:name="move299014825"/>
      <w:moveTo w:id="3927" w:author="IO" w:date="2011-07-21T12:31:00Z">
        <w:r w:rsidR="00D77B45" w:rsidRPr="009B75DF">
          <w:t xml:space="preserve">Este proceso se </w:t>
        </w:r>
        <w:del w:id="3928" w:author="IO" w:date="2011-07-21T12:31:00Z">
          <w:r w:rsidR="00D77B45" w:rsidRPr="009B75DF" w:rsidDel="00D77B45">
            <w:delText>lleva a cabo en el diagrama mostrado</w:delText>
          </w:r>
        </w:del>
      </w:moveTo>
      <w:ins w:id="3929" w:author="IO" w:date="2011-07-21T12:31:00Z">
        <w:r w:rsidR="00D77B45">
          <w:t>representa</w:t>
        </w:r>
      </w:ins>
      <w:moveTo w:id="3930"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3931" w:author="IO" w:date="2011-07-21T12:31:00Z">
        <w:r w:rsidR="00D77B45" w:rsidRPr="009B75DF">
          <w:fldChar w:fldCharType="separate"/>
        </w:r>
      </w:moveTo>
      <w:ins w:id="3932" w:author="Orion" w:date="2011-07-26T22:30:00Z">
        <w:r w:rsidR="00503590">
          <w:t>Figura 9</w:t>
        </w:r>
      </w:ins>
      <w:ins w:id="3933" w:author="IO" w:date="2011-07-22T13:16:00Z">
        <w:del w:id="3934" w:author="Orion" w:date="2011-07-26T22:30:00Z">
          <w:r w:rsidR="00416FF6" w:rsidDel="00503590">
            <w:delText>Figura 8</w:delText>
          </w:r>
        </w:del>
      </w:ins>
      <w:moveTo w:id="3935" w:author="IO" w:date="2011-07-21T12:31:00Z">
        <w:r w:rsidR="00D77B45" w:rsidRPr="009B75DF">
          <w:fldChar w:fldCharType="end"/>
        </w:r>
        <w:r w:rsidR="00D77B45" w:rsidRPr="009B75DF">
          <w:t>.</w:t>
        </w:r>
      </w:moveTo>
      <w:moveToRangeEnd w:id="3926"/>
      <w:ins w:id="3936" w:author="IO" w:date="2011-07-21T12:31:00Z">
        <w:r w:rsidR="00D77B45">
          <w:t xml:space="preserve"> </w:t>
        </w:r>
      </w:ins>
      <w:del w:id="3937" w:author="IO" w:date="2011-07-21T12:29:00Z">
        <w:r w:rsidR="00D72DAF" w:rsidRPr="009B75DF" w:rsidDel="00D77B45">
          <w:delText>servirá a</w:delText>
        </w:r>
      </w:del>
      <w:ins w:id="3938" w:author="IO" w:date="2011-07-21T12:29:00Z">
        <w:r w:rsidR="00D77B45">
          <w:t>E</w:t>
        </w:r>
      </w:ins>
      <w:r w:rsidR="00D72DAF" w:rsidRPr="009B75DF">
        <w:t>l piloto</w:t>
      </w:r>
      <w:ins w:id="3939" w:author="IO" w:date="2011-07-21T12:29:00Z">
        <w:r w:rsidR="00D77B45">
          <w:t xml:space="preserve"> </w:t>
        </w:r>
      </w:ins>
      <w:ins w:id="3940" w:author="IO" w:date="2011-07-21T12:31:00Z">
        <w:r w:rsidR="00D77B45">
          <w:t>accede</w:t>
        </w:r>
      </w:ins>
      <w:ins w:id="3941" w:author="IO" w:date="2011-07-21T12:29:00Z">
        <w:r w:rsidR="00D77B45">
          <w:t xml:space="preserve"> </w:t>
        </w:r>
      </w:ins>
      <w:del w:id="3942" w:author="IO" w:date="2011-07-21T12:29:00Z">
        <w:r w:rsidR="00D72DAF" w:rsidRPr="009B75DF" w:rsidDel="00D77B45">
          <w:delText xml:space="preserve">, ayudándose de su estado mental para acceder </w:delText>
        </w:r>
      </w:del>
      <w:r w:rsidR="00D72DAF" w:rsidRPr="009B75DF">
        <w:t>al plan de vuelo</w:t>
      </w:r>
      <w:ins w:id="3943" w:author="IO" w:date="2011-07-21T12:29:00Z">
        <w:r w:rsidR="00D77B45">
          <w:t xml:space="preserve"> en su estado mental para </w:t>
        </w:r>
      </w:ins>
      <w:ins w:id="3944" w:author="IO" w:date="2011-07-21T12:31:00Z">
        <w:r w:rsidR="00D77B45">
          <w:t>obtener</w:t>
        </w:r>
      </w:ins>
      <w:ins w:id="3945" w:author="IO" w:date="2011-07-21T12:29:00Z">
        <w:r w:rsidR="00D77B45">
          <w:t xml:space="preserve"> la hora de salida</w:t>
        </w:r>
      </w:ins>
      <w:ins w:id="3946" w:author="IO" w:date="2011-07-21T12:30:00Z">
        <w:r w:rsidR="00D77B45">
          <w:t xml:space="preserve"> y compararla con la actual</w:t>
        </w:r>
      </w:ins>
      <w:ins w:id="3947" w:author="IO" w:date="2011-07-21T12:29:00Z">
        <w:r w:rsidR="00D77B45">
          <w:t xml:space="preserve">. </w:t>
        </w:r>
      </w:ins>
      <w:ins w:id="3948" w:author="IO" w:date="2011-07-21T12:30:00Z">
        <w:r w:rsidR="00D77B45">
          <w:t xml:space="preserve">En el caso de que coincidan, el piloto </w:t>
        </w:r>
      </w:ins>
      <w:ins w:id="3949" w:author="IO" w:date="2011-07-21T12:31:00Z">
        <w:r w:rsidR="00D77B45">
          <w:t>sab</w:t>
        </w:r>
      </w:ins>
      <w:ins w:id="3950" w:author="IO" w:date="2011-07-21T12:32:00Z">
        <w:r w:rsidR="00D77B45">
          <w:t>e</w:t>
        </w:r>
      </w:ins>
      <w:ins w:id="3951" w:author="IO" w:date="2011-07-21T12:31:00Z">
        <w:r w:rsidR="00D77B45">
          <w:t xml:space="preserve"> que ha de iniciar ya el despegue, lo </w:t>
        </w:r>
      </w:ins>
      <w:ins w:id="3952" w:author="IO" w:date="2011-07-21T12:32:00Z">
        <w:r w:rsidR="00D77B45">
          <w:t>cual representa con el hecho “InitiateStartPlane”.</w:t>
        </w:r>
      </w:ins>
      <w:del w:id="3953"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3954" w:author="IO" w:date="2011-07-21T12:32:00Z">
        <w:r w:rsidR="00D72DAF" w:rsidRPr="009B75DF" w:rsidDel="00D77B45">
          <w:delText xml:space="preserve"> proceder a arrancar el avión.</w:delText>
        </w:r>
        <w:r w:rsidR="00CB43DA" w:rsidRPr="009B75DF" w:rsidDel="00D77B45">
          <w:delText xml:space="preserve"> </w:delText>
        </w:r>
      </w:del>
      <w:moveFromRangeStart w:id="3955" w:author="IO" w:date="2011-07-21T12:31:00Z" w:name="move299014825"/>
      <w:moveFrom w:id="3956"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3957" w:author="IO" w:date="2011-07-21T12:31:00Z"/>
      <w:moveFrom w:id="3958"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3955"/>
    </w:p>
    <w:p w14:paraId="21119FEA" w14:textId="77777777" w:rsidR="00D77B45" w:rsidRPr="009B75DF" w:rsidRDefault="00D77B45">
      <w:pPr>
        <w:spacing w:after="120"/>
        <w:jc w:val="both"/>
        <w:pPrChange w:id="3959" w:author="IO" w:date="2011-07-21T12:33:00Z">
          <w:pPr>
            <w:jc w:val="both"/>
          </w:pPr>
        </w:pPrChange>
      </w:pPr>
    </w:p>
    <w:p w14:paraId="468E384F" w14:textId="7E18AD89" w:rsidR="00E702E1" w:rsidDel="00E702E1" w:rsidRDefault="00E702E1" w:rsidP="00252D3F">
      <w:pPr>
        <w:jc w:val="both"/>
        <w:rPr>
          <w:del w:id="3960" w:author="Orion" w:date="2011-07-11T13:18:00Z"/>
          <w:rFonts w:cs="Times New Roman"/>
        </w:rPr>
      </w:pPr>
    </w:p>
    <w:p w14:paraId="60DD9265" w14:textId="44E629A4" w:rsidR="00CB43DA" w:rsidRDefault="00E702E1" w:rsidP="00252D3F">
      <w:pPr>
        <w:pStyle w:val="Caption"/>
        <w:rPr>
          <w:rFonts w:cs="Times New Roman"/>
        </w:rPr>
      </w:pPr>
      <w:bookmarkStart w:id="3961" w:name="_Ref294477542"/>
      <w:bookmarkStart w:id="3962" w:name="_Toc295124202"/>
      <w:bookmarkStart w:id="3963" w:name="_Toc299483438"/>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fldSimple w:instr=" SEQ Figura \* ARABIC ">
        <w:ins w:id="3964" w:author="Orion" w:date="2011-07-26T22:41:00Z">
          <w:r w:rsidR="000A487B">
            <w:rPr>
              <w:noProof/>
            </w:rPr>
            <w:t>9</w:t>
          </w:r>
        </w:ins>
        <w:del w:id="3965" w:author="Orion" w:date="2011-07-26T22:19:00Z">
          <w:r w:rsidR="00587D28" w:rsidDel="00E237E8">
            <w:rPr>
              <w:noProof/>
            </w:rPr>
            <w:delText>8</w:delText>
          </w:r>
        </w:del>
      </w:fldSimple>
      <w:bookmarkEnd w:id="3961"/>
      <w:r w:rsidR="00CB43DA">
        <w:t>: Comproba</w:t>
      </w:r>
      <w:r w:rsidR="00692D78">
        <w:t>ción de la</w:t>
      </w:r>
      <w:r w:rsidR="00CB43DA">
        <w:rPr>
          <w:noProof/>
        </w:rPr>
        <w:t xml:space="preserve"> Hora de Salida del Vuelo</w:t>
      </w:r>
      <w:bookmarkEnd w:id="3962"/>
      <w:ins w:id="3966" w:author="IO" w:date="2011-07-21T13:46:00Z">
        <w:r w:rsidR="005B28B6">
          <w:rPr>
            <w:noProof/>
          </w:rPr>
          <w:t>.</w:t>
        </w:r>
      </w:ins>
      <w:bookmarkEnd w:id="3963"/>
    </w:p>
    <w:p w14:paraId="2F460509" w14:textId="22E48073" w:rsidR="00AD515A" w:rsidRPr="009B75DF" w:rsidDel="00D77B45" w:rsidRDefault="00306CAF" w:rsidP="00026C08">
      <w:pPr>
        <w:spacing w:before="240" w:after="120"/>
        <w:ind w:firstLine="284"/>
        <w:jc w:val="both"/>
      </w:pPr>
      <w:moveFromRangeStart w:id="3967" w:author="IO" w:date="2011-07-21T12:32:00Z" w:name="move299014900"/>
      <w:moveFrom w:id="3968"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3969" w:author="IO" w:date="2011-07-21T12:32:00Z"/>
      <w:moveFrom w:id="3970"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3967"/>
    <w:p w14:paraId="2C3BE3AB" w14:textId="77777777" w:rsidR="00AD515A" w:rsidRDefault="007102F1" w:rsidP="00252D3F">
      <w:pPr>
        <w:jc w:val="both"/>
        <w:rPr>
          <w:rFonts w:cs="Times New Roman"/>
        </w:rPr>
      </w:pPr>
      <w:r w:rsidRPr="00F329DF">
        <w:rPr>
          <w:rFonts w:cs="Times New Roman"/>
          <w:noProof/>
          <w:lang w:eastAsia="es-ES" w:bidi="ar-SA"/>
        </w:rPr>
        <w:lastRenderedPageBreak/>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3971" w:name="_Ref294528119"/>
      <w:bookmarkStart w:id="3972" w:name="_Ref294528052"/>
      <w:bookmarkStart w:id="3973" w:name="_Toc295124203"/>
      <w:r>
        <w:t xml:space="preserve">Figura </w:t>
      </w:r>
      <w:fldSimple w:instr=" SEQ Figura \* ARABIC ">
        <w:ins w:id="3974" w:author="Orion" w:date="2011-07-26T22:41:00Z">
          <w:r w:rsidR="000A487B">
            <w:rPr>
              <w:noProof/>
            </w:rPr>
            <w:t>10</w:t>
          </w:r>
        </w:ins>
        <w:del w:id="3975" w:author="Orion" w:date="2011-07-26T22:19:00Z">
          <w:r w:rsidR="00587D28" w:rsidDel="00E237E8">
            <w:rPr>
              <w:noProof/>
            </w:rPr>
            <w:delText>9</w:delText>
          </w:r>
        </w:del>
      </w:fldSimple>
      <w:bookmarkEnd w:id="3971"/>
      <w:r>
        <w:t>: Interacción para Arrancar el Avión</w:t>
      </w:r>
      <w:bookmarkEnd w:id="3972"/>
      <w:bookmarkEnd w:id="3973"/>
      <w:ins w:id="3976" w:author="IO" w:date="2011-07-21T13:46:00Z">
        <w:r w:rsidR="005B28B6">
          <w:t>.</w:t>
        </w:r>
      </w:ins>
    </w:p>
    <w:p w14:paraId="1EB9F9D6" w14:textId="23DF743C" w:rsidR="001B5CA8" w:rsidRDefault="00D77B45" w:rsidP="00D77B45">
      <w:pPr>
        <w:spacing w:before="240" w:after="120"/>
        <w:ind w:firstLine="284"/>
        <w:jc w:val="both"/>
        <w:rPr>
          <w:ins w:id="3977" w:author="IO" w:date="2011-07-21T12:39:00Z"/>
        </w:rPr>
      </w:pPr>
      <w:ins w:id="3978" w:author="IO" w:date="2011-07-21T12:33:00Z">
        <w:r>
          <w:t xml:space="preserve">El piloto inicia el vuelo </w:t>
        </w:r>
      </w:ins>
      <w:moveToRangeStart w:id="3979" w:author="IO" w:date="2011-07-21T12:32:00Z" w:name="move299014900"/>
      <w:moveTo w:id="3980" w:author="IO" w:date="2011-07-21T12:32:00Z">
        <w:del w:id="3981" w:author="IO" w:date="2011-07-21T12:33:00Z">
          <w:r w:rsidRPr="009B75DF" w:rsidDel="00D77B45">
            <w:delText>Una vez que el piloto vea que la hora para iniciar el vuelo se haya cumplido, iniciará el arranque</w:delText>
          </w:r>
        </w:del>
      </w:moveTo>
      <w:ins w:id="3982" w:author="IO" w:date="2011-07-21T12:33:00Z">
        <w:r>
          <w:t>arrancando</w:t>
        </w:r>
      </w:ins>
      <w:moveTo w:id="3983" w:author="IO" w:date="2011-07-21T12:32:00Z">
        <w:del w:id="3984" w:author="IO" w:date="2011-07-21T12:33:00Z">
          <w:r w:rsidRPr="009B75DF" w:rsidDel="00D77B45">
            <w:delText xml:space="preserve"> de</w:delText>
          </w:r>
        </w:del>
        <w:r w:rsidRPr="009B75DF">
          <w:t xml:space="preserve"> los motores del avión</w:t>
        </w:r>
        <w:del w:id="3985" w:author="IO" w:date="2011-07-21T12:33:00Z">
          <w:r w:rsidRPr="009B75DF" w:rsidDel="00D77B45">
            <w:delText xml:space="preserve"> y su puesta en marcha</w:delText>
          </w:r>
        </w:del>
        <w:r w:rsidRPr="009B75DF">
          <w:t>. Est</w:t>
        </w:r>
        <w:del w:id="3986" w:author="IO" w:date="2011-07-21T12:34:00Z">
          <w:r w:rsidRPr="009B75DF" w:rsidDel="00D77B45">
            <w:delText>o</w:delText>
          </w:r>
        </w:del>
      </w:moveTo>
      <w:ins w:id="3987" w:author="IO" w:date="2011-07-21T12:34:00Z">
        <w:r>
          <w:t xml:space="preserve">a acción se traduce en las especificaciones </w:t>
        </w:r>
      </w:ins>
      <w:moveTo w:id="3988" w:author="IO" w:date="2011-07-21T12:32:00Z">
        <w:del w:id="3989" w:author="IO" w:date="2011-07-21T12:34:00Z">
          <w:r w:rsidRPr="009B75DF" w:rsidDel="00D77B45">
            <w:delText xml:space="preserve"> se traducirá en el diseño como la inicialización de la</w:delText>
          </w:r>
        </w:del>
      </w:moveTo>
      <w:ins w:id="3990" w:author="IO" w:date="2011-07-21T12:34:00Z">
        <w:r>
          <w:t>en la</w:t>
        </w:r>
      </w:ins>
      <w:moveTo w:id="3991"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3992" w:author="IO" w:date="2011-07-21T12:32:00Z">
        <w:r w:rsidRPr="009B75DF">
          <w:fldChar w:fldCharType="separate"/>
        </w:r>
      </w:moveTo>
      <w:ins w:id="3993" w:author="Orion" w:date="2011-07-26T22:30:00Z">
        <w:r w:rsidR="00503590">
          <w:t>Figura 10</w:t>
        </w:r>
      </w:ins>
      <w:ins w:id="3994" w:author="IO" w:date="2011-07-22T13:16:00Z">
        <w:del w:id="3995" w:author="Orion" w:date="2011-07-26T22:30:00Z">
          <w:r w:rsidR="00416FF6" w:rsidDel="00503590">
            <w:delText>Figura 9</w:delText>
          </w:r>
        </w:del>
      </w:ins>
      <w:moveTo w:id="3996" w:author="IO" w:date="2011-07-21T12:32:00Z">
        <w:r w:rsidRPr="009B75DF">
          <w:fldChar w:fldCharType="end"/>
        </w:r>
        <w:r w:rsidRPr="009B75DF">
          <w:t>. En esta interacción el piloto, que toma</w:t>
        </w:r>
        <w:del w:id="3997" w:author="IO" w:date="2011-07-21T12:35:00Z">
          <w:r w:rsidRPr="009B75DF" w:rsidDel="00D77B45">
            <w:delText>rá</w:delText>
          </w:r>
        </w:del>
        <w:r w:rsidRPr="009B75DF">
          <w:t xml:space="preserve"> el rol de iniciador de la conversación, primeramente accede</w:t>
        </w:r>
        <w:del w:id="3998" w:author="IO" w:date="2011-07-21T12:36:00Z">
          <w:r w:rsidRPr="009B75DF" w:rsidDel="00D77B45">
            <w:delText>rá</w:delText>
          </w:r>
        </w:del>
        <w:r w:rsidRPr="009B75DF">
          <w:t xml:space="preserve"> al plan de vuelo </w:t>
        </w:r>
        <w:del w:id="3999" w:author="IO" w:date="2011-07-21T12:36:00Z">
          <w:r w:rsidRPr="009B75DF" w:rsidDel="00D77B45">
            <w:delText>que dispone en</w:delText>
          </w:r>
        </w:del>
      </w:moveTo>
      <w:ins w:id="4000" w:author="IO" w:date="2011-07-21T12:36:00Z">
        <w:r>
          <w:t>de</w:t>
        </w:r>
      </w:ins>
      <w:moveTo w:id="4001" w:author="IO" w:date="2011-07-21T12:32:00Z">
        <w:r w:rsidRPr="009B75DF">
          <w:t xml:space="preserve"> su estado mental para saber qu</w:t>
        </w:r>
        <w:del w:id="4002" w:author="IO" w:date="2011-07-21T12:36:00Z">
          <w:r w:rsidRPr="009B75DF" w:rsidDel="00D77B45">
            <w:delText>e</w:delText>
          </w:r>
        </w:del>
      </w:moveTo>
      <w:ins w:id="4003" w:author="IO" w:date="2011-07-21T12:36:00Z">
        <w:r>
          <w:t>é</w:t>
        </w:r>
      </w:ins>
      <w:moveTo w:id="4004" w:author="IO" w:date="2011-07-21T12:32:00Z">
        <w:r w:rsidRPr="009B75DF">
          <w:t xml:space="preserve"> avión se le ha asignado</w:t>
        </w:r>
      </w:moveTo>
      <w:ins w:id="4005" w:author="IO" w:date="2011-07-21T12:36:00Z">
        <w:r>
          <w:t xml:space="preserve">. Éste es el avión </w:t>
        </w:r>
      </w:ins>
      <w:moveTo w:id="4006" w:author="IO" w:date="2011-07-21T12:32:00Z">
        <w:del w:id="4007" w:author="IO" w:date="2011-07-21T12:36:00Z">
          <w:r w:rsidRPr="009B75DF" w:rsidDel="00D77B45">
            <w:delText xml:space="preserve"> para pilotar o, lo que es lo mismo, saber con qué avión</w:delText>
          </w:r>
        </w:del>
      </w:moveTo>
      <w:ins w:id="4008" w:author="IO" w:date="2011-07-21T12:36:00Z">
        <w:r>
          <w:t>con el que</w:t>
        </w:r>
      </w:ins>
      <w:moveTo w:id="4009" w:author="IO" w:date="2011-07-21T12:32:00Z">
        <w:r w:rsidRPr="009B75DF">
          <w:t xml:space="preserve"> tiene que comunicarse. A continuación </w:t>
        </w:r>
      </w:moveTo>
      <w:ins w:id="4010" w:author="IO" w:date="2011-07-21T12:36:00Z">
        <w:r>
          <w:t xml:space="preserve">el piloto </w:t>
        </w:r>
      </w:ins>
      <w:moveTo w:id="4011" w:author="IO" w:date="2011-07-21T12:32:00Z">
        <w:r w:rsidRPr="009B75DF">
          <w:t>crea</w:t>
        </w:r>
        <w:del w:id="4012" w:author="IO" w:date="2011-07-21T12:36:00Z">
          <w:r w:rsidRPr="009B75DF" w:rsidDel="00D77B45">
            <w:delText>rá</w:delText>
          </w:r>
        </w:del>
        <w:r w:rsidRPr="009B75DF">
          <w:t xml:space="preserve"> </w:t>
        </w:r>
        <w:del w:id="4013" w:author="IO" w:date="2011-07-21T12:36:00Z">
          <w:r w:rsidRPr="009B75DF" w:rsidDel="00D77B45">
            <w:delText>l</w:delText>
          </w:r>
        </w:del>
      </w:moveTo>
      <w:ins w:id="4014" w:author="IO" w:date="2011-07-21T12:36:00Z">
        <w:r>
          <w:t>un</w:t>
        </w:r>
      </w:ins>
      <w:moveTo w:id="4015" w:author="IO" w:date="2011-07-21T12:32:00Z">
        <w:r w:rsidRPr="009B75DF">
          <w:t>a conversación con dicho avión y le pasa</w:t>
        </w:r>
        <w:del w:id="4016" w:author="IO" w:date="2011-07-21T12:36:00Z">
          <w:r w:rsidRPr="009B75DF" w:rsidDel="00D77B45">
            <w:delText>rá,</w:delText>
          </w:r>
        </w:del>
        <w:r w:rsidRPr="009B75DF">
          <w:t xml:space="preserve"> a través de ella</w:t>
        </w:r>
        <w:del w:id="4017" w:author="IO" w:date="2011-07-21T12:36:00Z">
          <w:r w:rsidRPr="009B75DF" w:rsidDel="00D77B45">
            <w:delText>,</w:delText>
          </w:r>
        </w:del>
        <w:r w:rsidRPr="009B75DF">
          <w:t xml:space="preserve"> el hecho (“TurningOnPlane”)</w:t>
        </w:r>
      </w:moveTo>
      <w:ins w:id="4018" w:author="IO" w:date="2011-07-21T12:36:00Z">
        <w:r>
          <w:t>. Este hecho</w:t>
        </w:r>
      </w:ins>
      <w:moveTo w:id="4019" w:author="IO" w:date="2011-07-21T12:32:00Z">
        <w:r w:rsidRPr="009B75DF">
          <w:t xml:space="preserve"> </w:t>
        </w:r>
        <w:del w:id="4020" w:author="IO" w:date="2011-07-21T12:36:00Z">
          <w:r w:rsidRPr="009B75DF" w:rsidDel="00D77B45">
            <w:delText>qu</w:delText>
          </w:r>
        </w:del>
      </w:moveTo>
      <w:ins w:id="4021" w:author="IO" w:date="2011-07-21T12:36:00Z">
        <w:r>
          <w:t>l</w:t>
        </w:r>
      </w:ins>
      <w:moveTo w:id="4022" w:author="IO" w:date="2011-07-21T12:32:00Z">
        <w:r w:rsidRPr="009B75DF">
          <w:t xml:space="preserve">e indica </w:t>
        </w:r>
        <w:del w:id="4023" w:author="IO" w:date="2011-07-21T12:37:00Z">
          <w:r w:rsidRPr="009B75DF" w:rsidDel="00D77B45">
            <w:delText>que e</w:delText>
          </w:r>
        </w:del>
      </w:moveTo>
      <w:ins w:id="4024" w:author="IO" w:date="2011-07-21T12:37:00Z">
        <w:r>
          <w:t>a</w:t>
        </w:r>
      </w:ins>
      <w:moveTo w:id="4025" w:author="IO" w:date="2011-07-21T12:32:00Z">
        <w:r w:rsidRPr="009B75DF">
          <w:t xml:space="preserve">l avión </w:t>
        </w:r>
      </w:moveTo>
      <w:ins w:id="4026" w:author="IO" w:date="2011-07-21T12:37:00Z">
        <w:r>
          <w:t xml:space="preserve">que </w:t>
        </w:r>
      </w:ins>
      <w:moveTo w:id="4027" w:author="IO" w:date="2011-07-21T12:32:00Z">
        <w:r w:rsidRPr="009B75DF">
          <w:t xml:space="preserve">debe arrancarse y las coordenadas del aeropuerto de salida. Una vez </w:t>
        </w:r>
      </w:moveTo>
      <w:ins w:id="4028" w:author="IO" w:date="2011-07-21T12:37:00Z">
        <w:r>
          <w:t xml:space="preserve">que </w:t>
        </w:r>
      </w:ins>
      <w:moveTo w:id="4029" w:author="IO" w:date="2011-07-21T12:32:00Z">
        <w:r w:rsidRPr="009B75DF">
          <w:t>el avión ha recibido este hecho</w:t>
        </w:r>
      </w:moveTo>
      <w:ins w:id="4030" w:author="IO" w:date="2011-07-21T12:37:00Z">
        <w:r>
          <w:t>,</w:t>
        </w:r>
      </w:ins>
      <w:moveTo w:id="4031" w:author="IO" w:date="2011-07-21T12:32:00Z">
        <w:r w:rsidRPr="009B75DF">
          <w:t xml:space="preserve"> actualiza</w:t>
        </w:r>
        <w:del w:id="4032" w:author="IO" w:date="2011-07-21T12:37:00Z">
          <w:r w:rsidRPr="009B75DF" w:rsidDel="00D77B45">
            <w:delText>rá</w:delText>
          </w:r>
        </w:del>
        <w:r w:rsidRPr="009B75DF">
          <w:t xml:space="preserve"> su posición inicial e indica</w:t>
        </w:r>
        <w:del w:id="4033" w:author="IO" w:date="2011-07-21T12:37:00Z">
          <w:r w:rsidRPr="009B75DF" w:rsidDel="00D77B45">
            <w:delText>rá</w:delText>
          </w:r>
        </w:del>
        <w:r w:rsidRPr="009B75DF">
          <w:t xml:space="preserve"> con el hecho (“IniciateUpdateStatus”) que los valores de su estado mental se pueden empezar a actualizar teniendo en cuenta la velocidad y orientación que tiene </w:t>
        </w:r>
        <w:del w:id="4034" w:author="IO" w:date="2011-07-21T12:38:00Z">
          <w:r w:rsidRPr="009B75DF" w:rsidDel="001B5CA8">
            <w:delText xml:space="preserve">éste </w:delText>
          </w:r>
        </w:del>
        <w:r w:rsidRPr="009B75DF">
          <w:t>en cada momento. Como última acción, el avión comunica</w:t>
        </w:r>
        <w:del w:id="4035" w:author="IO" w:date="2011-07-21T12:38:00Z">
          <w:r w:rsidRPr="009B75DF" w:rsidDel="001B5CA8">
            <w:delText>rá,</w:delText>
          </w:r>
        </w:del>
        <w:r w:rsidRPr="009B75DF">
          <w:t xml:space="preserve"> </w:t>
        </w:r>
      </w:moveTo>
      <w:ins w:id="4036" w:author="IO" w:date="2011-07-21T12:38:00Z">
        <w:r w:rsidR="001B5CA8">
          <w:t xml:space="preserve">al piloto </w:t>
        </w:r>
      </w:ins>
      <w:moveTo w:id="4037" w:author="IO" w:date="2011-07-21T12:32:00Z">
        <w:r w:rsidRPr="009B75DF">
          <w:t>a través de la interacción</w:t>
        </w:r>
        <w:del w:id="4038" w:author="IO" w:date="2011-07-21T12:38:00Z">
          <w:r w:rsidRPr="009B75DF" w:rsidDel="001B5CA8">
            <w:delText>,</w:delText>
          </w:r>
        </w:del>
        <w:r w:rsidRPr="009B75DF">
          <w:t xml:space="preserve"> que la realización de las tareas correspondientes a la inicialización del avión ha finalizado (“PlaneOn”). Una vez que el</w:t>
        </w:r>
        <w:del w:id="4039" w:author="IO" w:date="2011-07-21T12:38:00Z">
          <w:r w:rsidRPr="009B75DF" w:rsidDel="001B5CA8">
            <w:delText xml:space="preserve"> </w:delText>
          </w:r>
        </w:del>
        <w:r w:rsidRPr="009B75DF">
          <w:t xml:space="preserve"> piloto ha recibido esta información</w:t>
        </w:r>
      </w:moveTo>
      <w:ins w:id="4040"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4041" w:author="IO" w:date="2011-07-21T12:44:00Z"/>
        </w:rPr>
      </w:pPr>
      <w:ins w:id="4042"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4043" w:author="IO" w:date="2011-07-21T12:39:00Z">
        <w:r>
          <w:fldChar w:fldCharType="separate"/>
        </w:r>
      </w:ins>
      <w:ins w:id="4044" w:author="Orion" w:date="2011-07-26T22:30:00Z">
        <w:r w:rsidR="00503590">
          <w:t>4</w:t>
        </w:r>
      </w:ins>
      <w:ins w:id="4045" w:author="IO" w:date="2011-07-21T12:39:00Z">
        <w:r>
          <w:fldChar w:fldCharType="end"/>
        </w:r>
        <w:r>
          <w:t xml:space="preserve">) se indicó que pilotos y aviones se modelan como agentes, por lo se relacionan mediante interacciones (paso de mensajes) en los </w:t>
        </w:r>
        <w:r>
          <w:lastRenderedPageBreak/>
          <w:t>diagramas.</w:t>
        </w:r>
      </w:ins>
    </w:p>
    <w:p w14:paraId="3B820F42" w14:textId="13BC3743" w:rsidR="001B5CA8" w:rsidRDefault="001B5CA8" w:rsidP="00D77B45">
      <w:pPr>
        <w:spacing w:before="240" w:after="120"/>
        <w:ind w:firstLine="284"/>
        <w:jc w:val="both"/>
        <w:rPr>
          <w:ins w:id="4046" w:author="IO" w:date="2011-07-21T12:41:00Z"/>
        </w:rPr>
      </w:pPr>
      <w:ins w:id="4047"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“GetNextLeg”)</w:t>
        </w:r>
        <w:r>
          <w:t xml:space="preserve"> hast</w:t>
        </w:r>
        <w:r w:rsidRPr="009B75DF">
          <w:t>a completar el trayecto.</w:t>
        </w:r>
      </w:ins>
    </w:p>
    <w:p w14:paraId="207A5E31" w14:textId="77A4A10C" w:rsidR="001B5CA8" w:rsidRPr="00B0777E" w:rsidRDefault="001B5CA8">
      <w:pPr>
        <w:pStyle w:val="Heading1"/>
        <w:numPr>
          <w:ilvl w:val="3"/>
          <w:numId w:val="40"/>
        </w:numPr>
        <w:rPr>
          <w:ins w:id="4048" w:author="IO" w:date="2011-07-21T12:41:00Z"/>
          <w:b w:val="0"/>
          <w:sz w:val="28"/>
          <w:szCs w:val="52"/>
        </w:rPr>
        <w:pPrChange w:id="4049" w:author="IO" w:date="2011-07-21T12:41:00Z">
          <w:pPr>
            <w:pStyle w:val="Heading1"/>
            <w:numPr>
              <w:ilvl w:val="3"/>
              <w:numId w:val="49"/>
            </w:numPr>
            <w:tabs>
              <w:tab w:val="clear" w:pos="0"/>
            </w:tabs>
            <w:ind w:left="1728" w:hanging="648"/>
          </w:pPr>
        </w:pPrChange>
      </w:pPr>
      <w:bookmarkStart w:id="4050" w:name="_Toc299463886"/>
      <w:ins w:id="4051" w:author="IO" w:date="2011-07-21T12:41:00Z">
        <w:r>
          <w:rPr>
            <w:b w:val="0"/>
            <w:sz w:val="28"/>
            <w:szCs w:val="52"/>
          </w:rPr>
          <w:t>Descomposición del plan de vuelo</w:t>
        </w:r>
        <w:bookmarkEnd w:id="4050"/>
      </w:ins>
    </w:p>
    <w:p w14:paraId="2025469C" w14:textId="1F624B7B" w:rsidR="00D77B45" w:rsidRPr="009B75DF" w:rsidDel="001B5CA8" w:rsidRDefault="001B5CA8">
      <w:pPr>
        <w:spacing w:after="120"/>
        <w:jc w:val="both"/>
        <w:rPr>
          <w:del w:id="4052" w:author="IO" w:date="2011-07-21T12:43:00Z"/>
        </w:rPr>
        <w:pPrChange w:id="4053" w:author="IO" w:date="2011-07-21T12:43:00Z">
          <w:pPr>
            <w:spacing w:before="240" w:after="120"/>
            <w:ind w:firstLine="284"/>
            <w:jc w:val="both"/>
          </w:pPr>
        </w:pPrChange>
      </w:pPr>
      <w:ins w:id="4054" w:author="IO" w:date="2011-07-21T12:45:00Z">
        <w:r>
          <w:t xml:space="preserve">El objetivo </w:t>
        </w:r>
      </w:ins>
      <w:moveTo w:id="4055" w:author="IO" w:date="2011-07-21T12:32:00Z">
        <w:del w:id="4056" w:author="IO" w:date="2011-07-21T12:38:00Z">
          <w:r w:rsidR="00D77B45" w:rsidRPr="009B75DF" w:rsidDel="001B5CA8">
            <w:delText xml:space="preserve"> éste podrá iniciar</w:delText>
          </w:r>
        </w:del>
        <w:del w:id="4057" w:author="IO" w:date="2011-07-21T12:45:00Z">
          <w:r w:rsidR="00D77B45" w:rsidRPr="009B75DF" w:rsidDel="001B5CA8">
            <w:delText xml:space="preserve"> la descomposición del plan de vuelo</w:delText>
          </w:r>
        </w:del>
        <w:del w:id="4058" w:author="IO" w:date="2011-07-21T12:42:00Z">
          <w:r w:rsidR="00D77B45" w:rsidRPr="009B75DF" w:rsidDel="001B5CA8">
            <w:delText xml:space="preserve"> y obtener el primer tramo</w:delText>
          </w:r>
        </w:del>
        <w:del w:id="4059" w:author="IO" w:date="2011-07-21T12:45:00Z">
          <w:r w:rsidR="00D77B45" w:rsidRPr="009B75DF" w:rsidDel="001B5CA8">
            <w:delText xml:space="preserve"> que ha de realizar </w:delText>
          </w:r>
        </w:del>
        <w:del w:id="4060" w:author="IO" w:date="2011-07-21T12:42:00Z">
          <w:r w:rsidR="00D77B45" w:rsidRPr="009B75DF" w:rsidDel="001B5CA8">
            <w:delText xml:space="preserve">para completar el trayecto </w:delText>
          </w:r>
        </w:del>
        <w:del w:id="4061" w:author="IO" w:date="2011-07-21T12:45:00Z">
          <w:r w:rsidR="00D77B45" w:rsidRPr="009B75DF" w:rsidDel="001B5CA8">
            <w:delText>(</w:delText>
          </w:r>
        </w:del>
        <w:r w:rsidR="00D77B45" w:rsidRPr="009B75DF">
          <w:t>“GetNextLeg”</w:t>
        </w:r>
        <w:del w:id="4062" w:author="IO" w:date="2011-07-21T12:45:00Z">
          <w:r w:rsidR="00D77B45" w:rsidRPr="009B75DF" w:rsidDel="001B5CA8">
            <w:delText>)</w:delText>
          </w:r>
        </w:del>
      </w:moveTo>
      <w:ins w:id="4063" w:author="IO" w:date="2011-07-21T12:45:00Z">
        <w:r>
          <w:t xml:space="preserve"> indica al piloto que debe proceder a procesar un nuevo tramo del plan de vuelo.</w:t>
        </w:r>
      </w:ins>
      <w:ins w:id="4064" w:author="IO" w:date="2011-07-21T12:42:00Z">
        <w:r>
          <w:t xml:space="preserve"> </w:t>
        </w:r>
      </w:ins>
      <w:moveTo w:id="4065" w:author="IO" w:date="2011-07-21T12:32:00Z">
        <w:del w:id="4066" w:author="IO" w:date="2011-07-21T12:45:00Z">
          <w:r w:rsidR="00D77B45" w:rsidRPr="009B75DF" w:rsidDel="001B5CA8">
            <w:delText>.</w:delText>
          </w:r>
        </w:del>
      </w:moveTo>
      <w:ins w:id="4067" w:author="IO" w:date="2011-07-21T12:43:00Z">
        <w:r>
          <w:t xml:space="preserve">Este objetivo se satisface a través de la actividad </w:t>
        </w:r>
      </w:ins>
      <w:moveTo w:id="4068" w:author="IO" w:date="2011-07-21T12:32:00Z">
        <w:del w:id="4069" w:author="IO" w:date="2011-07-21T12:42:00Z">
          <w:r w:rsidR="00D77B45" w:rsidRPr="009B75DF" w:rsidDel="001B5CA8">
            <w:delText xml:space="preserve"> </w:delText>
          </w:r>
        </w:del>
      </w:moveTo>
    </w:p>
    <w:moveToRangeEnd w:id="3979"/>
    <w:p w14:paraId="4FD844A4" w14:textId="1DACBDE0" w:rsidR="001B5CA8" w:rsidRDefault="007331F0" w:rsidP="006B1111">
      <w:pPr>
        <w:spacing w:after="120"/>
        <w:jc w:val="both"/>
        <w:rPr>
          <w:ins w:id="4070" w:author="IO" w:date="2011-07-21T12:49:00Z"/>
        </w:rPr>
      </w:pPr>
      <w:del w:id="4071" w:author="IO" w:date="2011-07-21T12:49:00Z">
        <w:r w:rsidRPr="00020020"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4072" w:author="IO" w:date="2011-07-21T12:43:00Z">
        <w:r w:rsidR="00404C16" w:rsidRPr="009B75DF" w:rsidDel="001B5CA8">
          <w:delText xml:space="preserve">El siguiente proceso que se va a explicar es el </w:delText>
        </w:r>
      </w:del>
      <w:r w:rsidR="00404C16" w:rsidRPr="009B75DF">
        <w:t>de</w:t>
      </w:r>
      <w:del w:id="4073" w:author="IO" w:date="2011-07-21T12:45:00Z">
        <w:r w:rsidR="00404C16" w:rsidRPr="009B75DF" w:rsidDel="001B5CA8">
          <w:delText xml:space="preserve"> la</w:delText>
        </w:r>
      </w:del>
      <w:r w:rsidR="00404C16" w:rsidRPr="009B75DF">
        <w:t xml:space="preserve"> descomposición en tramos del plan de vuelo (</w:t>
      </w:r>
      <w:ins w:id="4074" w:author="Orion" w:date="2011-07-05T20:25:00Z">
        <w:r w:rsidR="00564738" w:rsidRPr="009B75DF">
          <w:t>“</w:t>
        </w:r>
      </w:ins>
      <w:r w:rsidR="00404C16" w:rsidRPr="009B75DF">
        <w:t xml:space="preserve">Flight Plan Monitoring”). </w:t>
      </w:r>
      <w:r w:rsidR="00AD2753" w:rsidRPr="009B75DF">
        <w:t>E</w:t>
      </w:r>
      <w:ins w:id="4075" w:author="IO" w:date="2011-07-21T12:45:00Z">
        <w:r w:rsidR="001B5CA8">
          <w:t>l</w:t>
        </w:r>
      </w:ins>
      <w:del w:id="4076"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4077" w:author="IO" w:date="2011-07-21T12:43:00Z">
        <w:r w:rsidR="00AD2753" w:rsidRPr="009B75DF" w:rsidDel="001B5CA8">
          <w:delText>realmente el piloto procederá a extraer el siguiente tramo a realizar del plan de vuelo, como se ve</w:delText>
        </w:r>
      </w:del>
      <w:ins w:id="4078" w:author="IO" w:date="2011-07-21T12:43:00Z">
        <w:r w:rsidR="001B5CA8">
          <w:t>se muestra</w:t>
        </w:r>
      </w:ins>
      <w:r w:rsidR="00AD2753" w:rsidRPr="009B75DF">
        <w:t xml:space="preserve"> en la</w:t>
      </w:r>
      <w:del w:id="4079"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ins w:id="4080" w:author="Orion" w:date="2011-07-26T22:30:00Z">
        <w:r w:rsidR="00503590">
          <w:t>Figura 11</w:t>
        </w:r>
      </w:ins>
      <w:del w:id="4081" w:author="Orion" w:date="2011-07-26T22:30:00Z">
        <w:r w:rsidR="00416FF6" w:rsidDel="00503590">
          <w:delText>Figura 10</w:delText>
        </w:r>
      </w:del>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4082" w:author="IO" w:date="2011-07-21T12:44:00Z"/>
        </w:rPr>
      </w:pPr>
      <w:ins w:id="4083"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4084" w:author="IO" w:date="2011-07-21T12:43:00Z">
        <w:r w:rsidR="00AD2753" w:rsidRPr="009B75DF" w:rsidDel="001B5CA8">
          <w:delText xml:space="preserve"> </w:delText>
        </w:r>
      </w:del>
      <w:del w:id="4085"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4086" w:author="Orion" w:date="2011-07-05T21:21:00Z">
        <w:del w:id="4087"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4088"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4089" w:author="Orion" w:date="2011-06-22T19:14:00Z"/>
        </w:rPr>
        <w:pPrChange w:id="4090" w:author="IO" w:date="2011-07-21T11:42:00Z">
          <w:pPr>
            <w:jc w:val="both"/>
          </w:pPr>
        </w:pPrChange>
      </w:pPr>
    </w:p>
    <w:p w14:paraId="5E6EA6DB" w14:textId="3D36D3C3" w:rsidR="00AD2753" w:rsidRPr="009B75DF" w:rsidDel="001B5CA8" w:rsidRDefault="00AD2753">
      <w:pPr>
        <w:spacing w:before="240" w:after="120"/>
        <w:ind w:firstLine="284"/>
        <w:jc w:val="both"/>
        <w:rPr>
          <w:del w:id="4091" w:author="IO" w:date="2011-07-21T12:44:00Z"/>
        </w:rPr>
        <w:pPrChange w:id="4092" w:author="IO" w:date="2011-07-21T11:42:00Z">
          <w:pPr>
            <w:jc w:val="both"/>
          </w:pPr>
        </w:pPrChange>
      </w:pPr>
    </w:p>
    <w:p w14:paraId="5604084F" w14:textId="06D3F284" w:rsidR="00AD2753" w:rsidRDefault="00AD2753" w:rsidP="00252D3F">
      <w:pPr>
        <w:pStyle w:val="Caption"/>
        <w:rPr>
          <w:rFonts w:cs="Times New Roman"/>
        </w:rPr>
      </w:pPr>
      <w:bookmarkStart w:id="4093" w:name="_Ref294819583"/>
      <w:bookmarkStart w:id="4094" w:name="_Toc295124204"/>
      <w:bookmarkStart w:id="4095" w:name="_Toc299483439"/>
      <w:r>
        <w:t xml:space="preserve">Figura </w:t>
      </w:r>
      <w:fldSimple w:instr=" SEQ Figura \* ARABIC ">
        <w:ins w:id="4096" w:author="Orion" w:date="2011-07-26T22:41:00Z">
          <w:r w:rsidR="000A487B">
            <w:rPr>
              <w:noProof/>
            </w:rPr>
            <w:t>11</w:t>
          </w:r>
        </w:ins>
        <w:del w:id="4097" w:author="Orion" w:date="2011-07-26T22:19:00Z">
          <w:r w:rsidR="00587D28" w:rsidDel="00E237E8">
            <w:rPr>
              <w:noProof/>
            </w:rPr>
            <w:delText>10</w:delText>
          </w:r>
        </w:del>
      </w:fldSimple>
      <w:bookmarkEnd w:id="4093"/>
      <w:r>
        <w:t>: Descomposición del Plan de Vuelo</w:t>
      </w:r>
      <w:bookmarkEnd w:id="4094"/>
      <w:ins w:id="4098" w:author="IO" w:date="2011-07-21T13:46:00Z">
        <w:r w:rsidR="005B28B6">
          <w:t>.</w:t>
        </w:r>
      </w:ins>
      <w:bookmarkEnd w:id="4095"/>
    </w:p>
    <w:p w14:paraId="37BD5746" w14:textId="54CDE90E" w:rsidR="001B5CA8" w:rsidRPr="009B75DF" w:rsidRDefault="007331F0" w:rsidP="001B5CA8">
      <w:pPr>
        <w:spacing w:before="240" w:after="120"/>
        <w:ind w:firstLine="284"/>
        <w:jc w:val="both"/>
        <w:rPr>
          <w:ins w:id="4099" w:author="IO" w:date="2011-07-21T12:44:00Z"/>
        </w:rPr>
      </w:pPr>
      <w:ins w:id="4100" w:author="IO" w:date="2011-07-21T12:51:00Z">
        <w:r>
          <w:t xml:space="preserve">Tras recibir el hecho </w:t>
        </w:r>
      </w:ins>
      <w:ins w:id="4101" w:author="IO" w:date="2011-07-21T12:44:00Z">
        <w:r w:rsidR="001B5CA8" w:rsidRPr="009B75DF">
          <w:t xml:space="preserve">“GetNextLeg”, </w:t>
        </w:r>
      </w:ins>
      <w:ins w:id="4102" w:author="IO" w:date="2011-07-21T12:51:00Z">
        <w:r>
          <w:t xml:space="preserve">el piloto </w:t>
        </w:r>
      </w:ins>
      <w:ins w:id="4103" w:author="IO" w:date="2011-07-21T12:44:00Z">
        <w:r w:rsidR="001B5CA8" w:rsidRPr="009B75DF">
          <w:t>accede a su estado mental para obtener el plan de vuelo y saber cuál ha sido el último tramo completado. A partir de esta información</w:t>
        </w:r>
      </w:ins>
      <w:ins w:id="4104" w:author="IO" w:date="2011-07-21T12:51:00Z">
        <w:r>
          <w:t xml:space="preserve">, construye </w:t>
        </w:r>
      </w:ins>
      <w:ins w:id="4105" w:author="IO" w:date="2011-07-21T12:44:00Z">
        <w:r w:rsidR="001B5CA8" w:rsidRPr="009B75DF">
          <w:t xml:space="preserve">el siguiente tramo </w:t>
        </w:r>
      </w:ins>
      <w:ins w:id="4106" w:author="IO" w:date="2011-07-21T12:51:00Z">
        <w:r>
          <w:t>a</w:t>
        </w:r>
      </w:ins>
      <w:ins w:id="4107" w:author="IO" w:date="2011-07-21T12:44:00Z">
        <w:r w:rsidR="001B5CA8" w:rsidRPr="009B75DF">
          <w:t xml:space="preserve"> cubrir y produc</w:t>
        </w:r>
      </w:ins>
      <w:ins w:id="4108" w:author="IO" w:date="2011-07-21T12:51:00Z">
        <w:r>
          <w:t>e</w:t>
        </w:r>
      </w:ins>
      <w:ins w:id="4109" w:author="IO" w:date="2011-07-21T12:44:00Z">
        <w:r w:rsidR="001B5CA8" w:rsidRPr="009B75DF">
          <w:t xml:space="preserve"> un hecho que iniciará el proceso que irá comprobando si el tramo se ha completado con éxito (“StartLegCheck”).</w:t>
        </w:r>
      </w:ins>
    </w:p>
    <w:p w14:paraId="32CF7B93" w14:textId="25B45C9E" w:rsidR="00E36986" w:rsidRDefault="00E36986" w:rsidP="00026C08">
      <w:pPr>
        <w:spacing w:before="240" w:after="120"/>
        <w:ind w:firstLine="284"/>
        <w:jc w:val="both"/>
        <w:rPr>
          <w:ins w:id="4110" w:author="IO" w:date="2011-07-21T12:59:00Z"/>
        </w:rPr>
      </w:pPr>
      <w:ins w:id="4111" w:author="IO" w:date="2011-07-21T12:58:00Z">
        <w:r>
          <w:t>Si el piloto ha terminado el tramo, pasa a procesa</w:t>
        </w:r>
      </w:ins>
      <w:ins w:id="4112" w:author="IO" w:date="2011-07-21T13:43:00Z">
        <w:r w:rsidR="005B28B6">
          <w:t>r</w:t>
        </w:r>
      </w:ins>
      <w:ins w:id="4113" w:author="IO" w:date="2011-07-21T12:58:00Z">
        <w:r>
          <w:t xml:space="preserve"> el siguiente</w:t>
        </w:r>
      </w:ins>
      <w:ins w:id="4114" w:author="IO" w:date="2011-07-21T13:43:00Z">
        <w:r w:rsidR="005B28B6">
          <w:t xml:space="preserve"> (ver Sección </w:t>
        </w:r>
      </w:ins>
      <w:ins w:id="4115" w:author="IO" w:date="2011-07-21T13:44:00Z">
        <w:r w:rsidR="005B28B6">
          <w:fldChar w:fldCharType="begin"/>
        </w:r>
        <w:r w:rsidR="005B28B6">
          <w:instrText xml:space="preserve"> REF _Ref299019168 \r \h </w:instrText>
        </w:r>
      </w:ins>
      <w:r w:rsidR="005B28B6">
        <w:fldChar w:fldCharType="separate"/>
      </w:r>
      <w:ins w:id="4116" w:author="Orion" w:date="2011-07-26T22:30:00Z">
        <w:r w:rsidR="00503590">
          <w:t>5.1.4.5</w:t>
        </w:r>
      </w:ins>
      <w:ins w:id="4117" w:author="IO" w:date="2011-07-21T13:44:00Z">
        <w:r w:rsidR="005B28B6">
          <w:fldChar w:fldCharType="end"/>
        </w:r>
      </w:ins>
      <w:ins w:id="4118" w:author="IO" w:date="2011-07-21T13:43:00Z">
        <w:r w:rsidR="005B28B6">
          <w:t>)</w:t>
        </w:r>
      </w:ins>
      <w:ins w:id="4119" w:author="IO" w:date="2011-07-21T12:58:00Z">
        <w:r>
          <w:t xml:space="preserve">. </w:t>
        </w:r>
      </w:ins>
      <w:r w:rsidR="003D52F1" w:rsidRPr="009B75DF">
        <w:t>En</w:t>
      </w:r>
      <w:ins w:id="4120" w:author="IO" w:date="2011-07-21T12:47:00Z">
        <w:r w:rsidR="007331F0">
          <w:t xml:space="preserve"> </w:t>
        </w:r>
      </w:ins>
      <w:del w:id="4121" w:author="IO" w:date="2011-07-21T12:47:00Z">
        <w:r w:rsidR="003D52F1" w:rsidRPr="009B75DF" w:rsidDel="007331F0">
          <w:delText xml:space="preserve"> </w:delText>
        </w:r>
      </w:del>
      <w:r w:rsidR="003D52F1" w:rsidRPr="009B75DF">
        <w:t xml:space="preserve">caso </w:t>
      </w:r>
      <w:del w:id="4122" w:author="IO" w:date="2011-07-21T12:58:00Z">
        <w:r w:rsidR="003D52F1" w:rsidRPr="009B75DF" w:rsidDel="00E36986">
          <w:delText>de que el tramo no se haya completado todavía</w:delText>
        </w:r>
      </w:del>
      <w:ins w:id="4123" w:author="IO" w:date="2011-07-21T12:58:00Z">
        <w:r>
          <w:t>contrario</w:t>
        </w:r>
      </w:ins>
      <w:r w:rsidR="00965079" w:rsidRPr="009B75DF">
        <w:t>,</w:t>
      </w:r>
      <w:r w:rsidR="003D52F1" w:rsidRPr="009B75DF">
        <w:t xml:space="preserve"> el piloto </w:t>
      </w:r>
      <w:r w:rsidR="006F013B" w:rsidRPr="009B75DF">
        <w:t>pasa</w:t>
      </w:r>
      <w:del w:id="4124" w:author="IO" w:date="2011-07-21T12:52:00Z">
        <w:r w:rsidR="006F013B" w:rsidRPr="009B75DF" w:rsidDel="007331F0">
          <w:delText>rá</w:delText>
        </w:r>
      </w:del>
      <w:r w:rsidR="006F013B" w:rsidRPr="009B75DF">
        <w:t xml:space="preserve"> a tomar las decisiones </w:t>
      </w:r>
      <w:r w:rsidR="006F013B" w:rsidRPr="009B75DF">
        <w:lastRenderedPageBreak/>
        <w:t>oportunas para llegar al final del tramo</w:t>
      </w:r>
      <w:ins w:id="4125"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4126" w:author="Orion" w:date="2011-07-26T22:30:00Z">
        <w:r w:rsidR="00503590">
          <w:t>5.1.4.3</w:t>
        </w:r>
      </w:ins>
      <w:ins w:id="4127"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4128" w:author="IO" w:date="2011-07-21T12:59:00Z"/>
          <w:b w:val="0"/>
          <w:sz w:val="28"/>
          <w:szCs w:val="52"/>
        </w:rPr>
        <w:pPrChange w:id="4129" w:author="IO" w:date="2011-07-21T12:59:00Z">
          <w:pPr>
            <w:pStyle w:val="Heading1"/>
            <w:numPr>
              <w:ilvl w:val="3"/>
              <w:numId w:val="50"/>
            </w:numPr>
            <w:tabs>
              <w:tab w:val="clear" w:pos="0"/>
            </w:tabs>
            <w:ind w:left="1728" w:hanging="648"/>
          </w:pPr>
        </w:pPrChange>
      </w:pPr>
      <w:bookmarkStart w:id="4130" w:name="_Ref299019186"/>
      <w:bookmarkStart w:id="4131" w:name="_Toc299463887"/>
      <w:ins w:id="4132" w:author="IO" w:date="2011-07-21T12:59:00Z">
        <w:r>
          <w:rPr>
            <w:b w:val="0"/>
            <w:sz w:val="28"/>
            <w:szCs w:val="52"/>
          </w:rPr>
          <w:t>Toma de decisiones en un tramo</w:t>
        </w:r>
        <w:bookmarkEnd w:id="4130"/>
        <w:bookmarkEnd w:id="4131"/>
      </w:ins>
    </w:p>
    <w:p w14:paraId="73BF95FD" w14:textId="55E505A6" w:rsidR="003D52F1" w:rsidRPr="009B75DF" w:rsidDel="005B28B6" w:rsidRDefault="005C0FC8" w:rsidP="006B1111">
      <w:pPr>
        <w:spacing w:after="120"/>
        <w:jc w:val="both"/>
        <w:rPr>
          <w:del w:id="4133" w:author="IO" w:date="2011-07-21T13:44:00Z"/>
        </w:rPr>
      </w:pPr>
      <w:del w:id="4134" w:author="IO" w:date="2011-07-21T12:59:00Z">
        <w:r w:rsidRPr="009B75DF" w:rsidDel="00E36986">
          <w:delText xml:space="preserve"> </w:delText>
        </w:r>
        <w:r w:rsidR="004A6F72" w:rsidRPr="009B75DF" w:rsidDel="00E36986">
          <w:delText>Pensar</w:delText>
        </w:r>
      </w:del>
      <w:ins w:id="4135" w:author="IO" w:date="2011-07-21T12:59:00Z">
        <w:r w:rsidR="00E36986">
          <w:t>Tomar</w:t>
        </w:r>
      </w:ins>
      <w:r w:rsidR="004A6F72" w:rsidRPr="009B75DF">
        <w:t xml:space="preserve"> las decisiones </w:t>
      </w:r>
      <w:ins w:id="4136" w:author="IO" w:date="2011-07-21T12:59:00Z">
        <w:r w:rsidR="00E36986">
          <w:t>acerca de cómo operar en un tramo requiere en primer lugar evaluar la situaci</w:t>
        </w:r>
      </w:ins>
      <w:ins w:id="4137" w:author="IO" w:date="2011-07-21T13:00:00Z">
        <w:r w:rsidR="00E36986">
          <w:t>ón. Esta evaluación</w:t>
        </w:r>
      </w:ins>
      <w:del w:id="4138"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4139" w:author="IO" w:date="2011-07-21T12:52:00Z">
        <w:r w:rsidR="004A6F72" w:rsidRPr="009B75DF" w:rsidDel="00E36986">
          <w:delText>T</w:delText>
        </w:r>
      </w:del>
      <w:ins w:id="4140" w:author="IO" w:date="2011-07-21T13:00:00Z">
        <w:r w:rsidR="00E36986">
          <w:t>Dicho</w:t>
        </w:r>
      </w:ins>
      <w:ins w:id="4141" w:author="IO" w:date="2011-07-21T12:52:00Z">
        <w:r w:rsidR="00E36986">
          <w:t xml:space="preserve"> t</w:t>
        </w:r>
      </w:ins>
      <w:r w:rsidR="004A6F72" w:rsidRPr="009B75DF">
        <w:t xml:space="preserve">iempo </w:t>
      </w:r>
      <w:del w:id="4142" w:author="IO" w:date="2011-07-21T12:52:00Z">
        <w:r w:rsidR="004A6F72" w:rsidRPr="009B75DF" w:rsidDel="00E36986">
          <w:delText xml:space="preserve">que </w:delText>
        </w:r>
      </w:del>
      <w:r w:rsidR="004A6F72" w:rsidRPr="009B75DF">
        <w:t>depende</w:t>
      </w:r>
      <w:del w:id="4143"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4144" w:author="IO" w:date="2011-07-21T12:53:00Z">
        <w:r w:rsidR="00E36986">
          <w:t>A fin de incluir este tiempo de decisión explícitamente</w:t>
        </w:r>
      </w:ins>
      <w:del w:id="4145" w:author="IO" w:date="2011-07-21T12:53:00Z">
        <w:r w:rsidR="009D0BA7" w:rsidRPr="009B75DF" w:rsidDel="00E36986">
          <w:delText>Es por ello, por lo que</w:delText>
        </w:r>
      </w:del>
      <w:r w:rsidR="002800BB" w:rsidRPr="009B75DF">
        <w:t>,</w:t>
      </w:r>
      <w:r w:rsidR="009D0BA7" w:rsidRPr="009B75DF">
        <w:t xml:space="preserve"> se </w:t>
      </w:r>
      <w:del w:id="4146" w:author="IO" w:date="2011-07-21T12:53:00Z">
        <w:r w:rsidR="009D0BA7" w:rsidRPr="009B75DF" w:rsidDel="00E36986">
          <w:delText>ha implementado</w:delText>
        </w:r>
      </w:del>
      <w:ins w:id="4147" w:author="IO" w:date="2011-07-21T12:53:00Z">
        <w:r w:rsidR="00E36986">
          <w:t>incluye</w:t>
        </w:r>
      </w:ins>
      <w:ins w:id="4148" w:author="IO" w:date="2011-07-21T12:54:00Z">
        <w:r w:rsidR="00E36986">
          <w:t xml:space="preserve">n los elementos mostrados </w:t>
        </w:r>
      </w:ins>
      <w:del w:id="4149"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ins w:id="4150" w:author="Orion" w:date="2011-07-26T22:30:00Z">
        <w:r w:rsidR="00503590">
          <w:t>Figura 12</w:t>
        </w:r>
      </w:ins>
      <w:del w:id="4151" w:author="Orion" w:date="2011-07-26T22:30:00Z">
        <w:r w:rsidR="00416FF6" w:rsidDel="00503590">
          <w:delText>Figura 11</w:delText>
        </w:r>
      </w:del>
      <w:r w:rsidR="009D0BA7" w:rsidRPr="009B75DF">
        <w:fldChar w:fldCharType="end"/>
      </w:r>
      <w:r w:rsidR="009D0BA7" w:rsidRPr="009B75DF">
        <w:t>.</w:t>
      </w:r>
      <w:r w:rsidR="00E75AD4" w:rsidRPr="009B75DF">
        <w:t xml:space="preserve"> </w:t>
      </w:r>
      <w:ins w:id="4152" w:author="IO" w:date="2011-07-21T12:54:00Z">
        <w:r w:rsidR="00E36986">
          <w:t xml:space="preserve">El piloto </w:t>
        </w:r>
      </w:ins>
      <w:del w:id="4153"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4154" w:author="IO" w:date="2011-07-21T12:54:00Z">
        <w:r w:rsidR="002930B4" w:rsidRPr="009B75DF" w:rsidDel="00E36986">
          <w:delText>irá</w:delText>
        </w:r>
      </w:del>
      <w:ins w:id="4155" w:author="IO" w:date="2011-07-21T12:54:00Z">
        <w:r w:rsidR="00E36986">
          <w:t>e</w:t>
        </w:r>
      </w:ins>
      <w:r w:rsidR="002930B4" w:rsidRPr="009B75DF">
        <w:t xml:space="preserve"> un</w:t>
      </w:r>
      <w:r w:rsidR="00027D36" w:rsidRPr="009B75DF">
        <w:t xml:space="preserve"> hecho </w:t>
      </w:r>
      <w:del w:id="4156" w:author="IO" w:date="2011-07-21T12:54:00Z">
        <w:r w:rsidR="00027D36" w:rsidRPr="009B75DF" w:rsidDel="00E36986">
          <w:delText xml:space="preserve">que dispara la tarea </w:delText>
        </w:r>
      </w:del>
      <w:r w:rsidR="00027D36" w:rsidRPr="009B75DF">
        <w:t>(</w:t>
      </w:r>
      <w:r w:rsidR="002930B4" w:rsidRPr="009B75DF">
        <w:t>“</w:t>
      </w:r>
      <w:r w:rsidR="00027D36" w:rsidRPr="009B75DF">
        <w:t>StartThinkNewDecision”)</w:t>
      </w:r>
      <w:del w:id="4157" w:author="IO" w:date="2011-07-21T12:54:00Z">
        <w:r w:rsidR="00027D36" w:rsidRPr="009B75DF" w:rsidDel="00E36986">
          <w:delText>,</w:delText>
        </w:r>
      </w:del>
      <w:ins w:id="4158" w:author="IO" w:date="2011-07-21T12:54:00Z">
        <w:r w:rsidR="00E36986">
          <w:t xml:space="preserve"> que dispara la tarea de reflexi</w:t>
        </w:r>
      </w:ins>
      <w:ins w:id="4159" w:author="IO" w:date="2011-07-21T12:55:00Z">
        <w:r w:rsidR="00E36986">
          <w:t xml:space="preserve">ón (“ThinkNewDecision”). Esta tarea </w:t>
        </w:r>
      </w:ins>
      <w:del w:id="4160" w:author="IO" w:date="2011-07-21T12:55:00Z">
        <w:r w:rsidR="00171862" w:rsidRPr="009B75DF" w:rsidDel="00E36986">
          <w:delText xml:space="preserve"> </w:delText>
        </w:r>
      </w:del>
      <w:r w:rsidR="00171862" w:rsidRPr="009B75DF">
        <w:t>accede</w:t>
      </w:r>
      <w:del w:id="4161"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4162" w:author="IO" w:date="2011-07-21T12:55:00Z">
        <w:r w:rsidR="00171862" w:rsidRPr="009B75DF" w:rsidDel="00E36986">
          <w:delText>en cuestión</w:delText>
        </w:r>
      </w:del>
      <w:ins w:id="4163" w:author="IO" w:date="2011-07-21T12:55:00Z">
        <w:r w:rsidR="00E36986">
          <w:t>actual</w:t>
        </w:r>
      </w:ins>
      <w:r w:rsidR="00171862" w:rsidRPr="009B75DF">
        <w:t xml:space="preserve"> (“Flight Leg”) y </w:t>
      </w:r>
      <w:del w:id="4164" w:author="IO" w:date="2011-07-21T12:55:00Z">
        <w:r w:rsidR="00C36118" w:rsidRPr="009B75DF" w:rsidDel="00E36986">
          <w:delText>a s</w:delText>
        </w:r>
      </w:del>
      <w:ins w:id="4165" w:author="IO" w:date="2011-07-21T12:55:00Z">
        <w:r w:rsidR="00E36986">
          <w:t>al</w:t>
        </w:r>
      </w:ins>
      <w:del w:id="4166" w:author="IO" w:date="2011-07-21T12:55:00Z">
        <w:r w:rsidR="00C36118" w:rsidRPr="009B75DF" w:rsidDel="00E36986">
          <w:delText>u</w:delText>
        </w:r>
      </w:del>
      <w:r w:rsidR="00C36118" w:rsidRPr="009B75DF">
        <w:t xml:space="preserve"> estado mental</w:t>
      </w:r>
      <w:ins w:id="4167" w:author="IO" w:date="2011-07-21T12:55:00Z">
        <w:r w:rsidR="00E36986">
          <w:t xml:space="preserve"> del pilot</w:t>
        </w:r>
      </w:ins>
      <w:ins w:id="4168" w:author="IO" w:date="2011-07-21T13:00:00Z">
        <w:r w:rsidR="00E36986">
          <w:t>o</w:t>
        </w:r>
      </w:ins>
      <w:ins w:id="4169" w:author="IO" w:date="2011-07-21T12:55:00Z">
        <w:r w:rsidR="00E36986">
          <w:t xml:space="preserve"> (donde se encuentran los atributos que determinan el tiempo de </w:t>
        </w:r>
      </w:ins>
      <w:ins w:id="4170" w:author="IO" w:date="2011-07-21T12:56:00Z">
        <w:r w:rsidR="00E36986">
          <w:t>reflexión)</w:t>
        </w:r>
      </w:ins>
      <w:del w:id="4171"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4172" w:author="IO" w:date="2011-07-21T12:56:00Z">
        <w:r w:rsidR="00E36986">
          <w:t xml:space="preserve">Transcurrido el tiempo determinado por la tarea y la información anterior, </w:t>
        </w:r>
      </w:ins>
      <w:del w:id="4173"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4174" w:author="IO" w:date="2011-07-21T12:56:00Z">
        <w:r w:rsidR="00171862" w:rsidRPr="009B75DF" w:rsidDel="00E36986">
          <w:delText xml:space="preserve"> se</w:delText>
        </w:r>
      </w:del>
      <w:r w:rsidR="00171862" w:rsidRPr="009B75DF">
        <w:t xml:space="preserve"> ha</w:t>
      </w:r>
      <w:ins w:id="4175" w:author="IO" w:date="2011-07-21T12:56:00Z">
        <w:r w:rsidR="00E36986">
          <w:t>brá</w:t>
        </w:r>
      </w:ins>
      <w:del w:id="4176" w:author="IO" w:date="2011-07-21T12:57:00Z">
        <w:r w:rsidR="00171862" w:rsidRPr="009B75DF" w:rsidDel="00E36986">
          <w:delText xml:space="preserve"> tomado para</w:delText>
        </w:r>
      </w:del>
      <w:r w:rsidR="00171862" w:rsidRPr="009B75DF">
        <w:t xml:space="preserve"> procesa</w:t>
      </w:r>
      <w:del w:id="4177" w:author="IO" w:date="2011-07-21T12:57:00Z">
        <w:r w:rsidR="00171862" w:rsidRPr="009B75DF" w:rsidDel="00E36986">
          <w:delText>r</w:delText>
        </w:r>
      </w:del>
      <w:ins w:id="4178" w:author="IO" w:date="2011-07-21T12:57:00Z">
        <w:r w:rsidR="00E36986">
          <w:t>do</w:t>
        </w:r>
      </w:ins>
      <w:r w:rsidR="00C36118" w:rsidRPr="009B75DF">
        <w:t xml:space="preserve"> la información </w:t>
      </w:r>
      <w:r w:rsidR="00171862" w:rsidRPr="009B75DF">
        <w:t>y</w:t>
      </w:r>
      <w:r w:rsidR="00C36118" w:rsidRPr="009B75DF">
        <w:t xml:space="preserve"> </w:t>
      </w:r>
      <w:del w:id="4179" w:author="IO" w:date="2011-07-21T12:57:00Z">
        <w:r w:rsidR="00C36118" w:rsidRPr="009B75DF" w:rsidDel="00E36986">
          <w:delText>producir</w:delText>
        </w:r>
      </w:del>
      <w:ins w:id="4180" w:author="IO" w:date="2011-07-21T12:57:00Z">
        <w:r w:rsidR="00E36986">
          <w:t>estará preparado para producir</w:t>
        </w:r>
      </w:ins>
      <w:r w:rsidR="00C36118" w:rsidRPr="009B75DF">
        <w:t xml:space="preserve"> </w:t>
      </w:r>
      <w:del w:id="4181" w:author="IO" w:date="2011-07-21T12:57:00Z">
        <w:r w:rsidR="00C36118" w:rsidRPr="009B75DF" w:rsidDel="00E36986">
          <w:delText>l</w:delText>
        </w:r>
      </w:del>
      <w:ins w:id="4182" w:author="IO" w:date="2011-07-21T12:57:00Z">
        <w:r w:rsidR="00E36986">
          <w:t>un</w:t>
        </w:r>
      </w:ins>
      <w:r w:rsidR="00C36118" w:rsidRPr="009B75DF">
        <w:t xml:space="preserve">a decisión, </w:t>
      </w:r>
      <w:del w:id="4183"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4184" w:author="IO" w:date="2011-07-21T12:57:00Z">
        <w:r w:rsidR="00E36986">
          <w:t xml:space="preserve">lo </w:t>
        </w:r>
      </w:ins>
      <w:ins w:id="4185" w:author="IO" w:date="2011-07-21T13:01:00Z">
        <w:r w:rsidR="00E36986">
          <w:t>cual</w:t>
        </w:r>
      </w:ins>
      <w:ins w:id="4186" w:author="IO" w:date="2011-07-21T12:57:00Z">
        <w:r w:rsidR="00E36986">
          <w:t xml:space="preserve"> indicará con el hecho </w:t>
        </w:r>
      </w:ins>
      <w:r w:rsidR="00FE27FE" w:rsidRPr="009B75DF">
        <w:t>“</w:t>
      </w:r>
      <w:r w:rsidR="00C36118" w:rsidRPr="009B75DF">
        <w:t>CanCreateDecision”</w:t>
      </w:r>
      <w:del w:id="4187"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4188" w:author="IO" w:date="2011-07-21T13:44:00Z">
          <w:pPr>
            <w:jc w:val="both"/>
          </w:pPr>
        </w:pPrChange>
      </w:pPr>
    </w:p>
    <w:p w14:paraId="067D22F2" w14:textId="28D532A5" w:rsidR="009D0BA7" w:rsidRDefault="005B28B6" w:rsidP="00252D3F">
      <w:pPr>
        <w:pStyle w:val="Caption"/>
        <w:rPr>
          <w:rFonts w:cs="Times New Roman"/>
        </w:rPr>
      </w:pPr>
      <w:bookmarkStart w:id="4189" w:name="_Ref295084157"/>
      <w:bookmarkStart w:id="4190" w:name="_Toc295124205"/>
      <w:bookmarkStart w:id="4191" w:name="_Toc299483440"/>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ins w:id="4192" w:author="Orion" w:date="2011-07-26T22:41:00Z">
          <w:r w:rsidR="000A487B">
            <w:rPr>
              <w:noProof/>
            </w:rPr>
            <w:t>12</w:t>
          </w:r>
        </w:ins>
        <w:del w:id="4193" w:author="Orion" w:date="2011-07-26T22:19:00Z">
          <w:r w:rsidR="00587D28" w:rsidDel="00E237E8">
            <w:rPr>
              <w:noProof/>
            </w:rPr>
            <w:delText>11</w:delText>
          </w:r>
        </w:del>
      </w:fldSimple>
      <w:bookmarkEnd w:id="4189"/>
      <w:r w:rsidR="009D0BA7">
        <w:t>: Tiempo de Creación de las Decisiones</w:t>
      </w:r>
      <w:bookmarkEnd w:id="4190"/>
      <w:ins w:id="4194" w:author="IO" w:date="2011-07-21T13:46:00Z">
        <w:r>
          <w:t>.</w:t>
        </w:r>
      </w:ins>
      <w:bookmarkEnd w:id="4191"/>
    </w:p>
    <w:p w14:paraId="09B25F68" w14:textId="1A816298" w:rsidR="001E208C" w:rsidRPr="009B75DF" w:rsidDel="00E36986" w:rsidRDefault="00BA7887" w:rsidP="00026C08">
      <w:pPr>
        <w:spacing w:before="240" w:after="120"/>
        <w:ind w:firstLine="284"/>
        <w:jc w:val="both"/>
      </w:pPr>
      <w:moveFromRangeStart w:id="4195" w:author="IO" w:date="2011-07-21T13:01:00Z" w:name="move299016606"/>
      <w:moveFrom w:id="4196"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4197" w:author="IO" w:date="2011-07-21T13:01:00Z"/>
      <w:moveFrom w:id="4198"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4195"/>
    <w:p w14:paraId="1B02C2D2" w14:textId="51023E86" w:rsidR="00F35D4A" w:rsidDel="005B28B6" w:rsidRDefault="00F35D4A" w:rsidP="00252D3F">
      <w:pPr>
        <w:jc w:val="both"/>
        <w:rPr>
          <w:del w:id="4199" w:author="IO" w:date="2011-07-21T13:44:00Z"/>
          <w:rFonts w:cs="Times New Roman"/>
        </w:rPr>
      </w:pPr>
    </w:p>
    <w:p w14:paraId="53F8A1F1" w14:textId="5ED95EEE" w:rsidR="00F35D4A" w:rsidRDefault="005B28B6" w:rsidP="00252D3F">
      <w:pPr>
        <w:pStyle w:val="Caption"/>
        <w:rPr>
          <w:rFonts w:cs="Times New Roman"/>
        </w:rPr>
      </w:pPr>
      <w:bookmarkStart w:id="4200" w:name="_Ref295124321"/>
      <w:bookmarkStart w:id="4201" w:name="_Toc295124206"/>
      <w:r w:rsidRPr="00646653">
        <w:rPr>
          <w:rFonts w:cs="Times New Roman"/>
          <w:noProof/>
          <w:lang w:eastAsia="es-ES" w:bidi="ar-SA"/>
        </w:rPr>
        <w:lastRenderedPageBreak/>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ins w:id="4202" w:author="Orion" w:date="2011-07-26T22:41:00Z">
          <w:r w:rsidR="000A487B">
            <w:rPr>
              <w:noProof/>
            </w:rPr>
            <w:t>13</w:t>
          </w:r>
        </w:ins>
        <w:del w:id="4203" w:author="Orion" w:date="2011-07-26T22:19:00Z">
          <w:r w:rsidR="00587D28" w:rsidDel="00E237E8">
            <w:rPr>
              <w:noProof/>
            </w:rPr>
            <w:delText>12</w:delText>
          </w:r>
        </w:del>
      </w:fldSimple>
      <w:bookmarkEnd w:id="4200"/>
      <w:r w:rsidR="00F35D4A">
        <w:t>: Creación de las Decisiones</w:t>
      </w:r>
      <w:bookmarkEnd w:id="4201"/>
      <w:ins w:id="4204" w:author="IO" w:date="2011-07-21T13:45:00Z">
        <w:r>
          <w:t>.</w:t>
        </w:r>
      </w:ins>
    </w:p>
    <w:p w14:paraId="12AF2BED" w14:textId="68866459" w:rsidR="00E36986" w:rsidRPr="009B75DF" w:rsidDel="000972B3" w:rsidRDefault="00E36986">
      <w:pPr>
        <w:spacing w:before="240" w:after="120"/>
        <w:ind w:firstLine="284"/>
        <w:jc w:val="both"/>
        <w:rPr>
          <w:del w:id="4205" w:author="IO" w:date="2011-07-21T13:19:00Z"/>
        </w:rPr>
      </w:pPr>
      <w:moveToRangeStart w:id="4206" w:author="IO" w:date="2011-07-21T13:01:00Z" w:name="move299016606"/>
      <w:moveTo w:id="4207" w:author="IO" w:date="2011-07-21T13:01:00Z">
        <w:r w:rsidRPr="009B75DF">
          <w:t xml:space="preserve">Una vez el piloto </w:t>
        </w:r>
        <w:del w:id="4208" w:author="IO" w:date="2011-07-21T13:01:00Z">
          <w:r w:rsidRPr="009B75DF" w:rsidDel="00E36986">
            <w:delText xml:space="preserve">se </w:delText>
          </w:r>
        </w:del>
        <w:r w:rsidRPr="009B75DF">
          <w:t>ha</w:t>
        </w:r>
        <w:del w:id="4209" w:author="IO" w:date="2011-07-21T13:01:00Z">
          <w:r w:rsidRPr="009B75DF" w:rsidDel="00E36986">
            <w:delText>ya tomado su tiempo para</w:delText>
          </w:r>
        </w:del>
      </w:moveTo>
      <w:ins w:id="4210" w:author="IO" w:date="2011-07-21T13:01:00Z">
        <w:r>
          <w:t xml:space="preserve"> reflexionado, puede</w:t>
        </w:r>
      </w:ins>
      <w:moveTo w:id="4211" w:author="IO" w:date="2011-07-21T13:01:00Z">
        <w:r w:rsidRPr="009B75DF">
          <w:t xml:space="preserve"> decidir qué hacer para </w:t>
        </w:r>
        <w:del w:id="4212" w:author="IO" w:date="2011-07-21T13:01:00Z">
          <w:r w:rsidRPr="009B75DF" w:rsidDel="00E36986">
            <w:delText xml:space="preserve">poder </w:delText>
          </w:r>
        </w:del>
        <w:r w:rsidRPr="009B75DF">
          <w:t>completar el tramo</w:t>
        </w:r>
      </w:moveTo>
      <w:ins w:id="4213" w:author="IO" w:date="2011-07-21T13:01:00Z">
        <w:r>
          <w:t>. La generaci</w:t>
        </w:r>
      </w:ins>
      <w:ins w:id="4214" w:author="IO" w:date="2011-07-21T13:02:00Z">
        <w:r>
          <w:t xml:space="preserve">ón de estas decisiones se observa </w:t>
        </w:r>
      </w:ins>
      <w:moveTo w:id="4215" w:author="IO" w:date="2011-07-21T13:01:00Z">
        <w:del w:id="4216" w:author="IO" w:date="2011-07-21T13:02:00Z">
          <w:r w:rsidRPr="009B75DF" w:rsidDel="00E36986">
            <w:delText xml:space="preserve">, pasará a crear dichas decisiones. De este modo, como podemos observar </w:delText>
          </w:r>
        </w:del>
        <w:r w:rsidRPr="009B75DF">
          <w:t xml:space="preserve">en la </w:t>
        </w:r>
        <w:del w:id="4217"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4218" w:author="IO" w:date="2011-07-21T13:01:00Z">
        <w:r w:rsidRPr="009B75DF">
          <w:fldChar w:fldCharType="separate"/>
        </w:r>
      </w:moveTo>
      <w:ins w:id="4219" w:author="Orion" w:date="2011-07-26T22:30:00Z">
        <w:r w:rsidR="00503590">
          <w:t>Figura 13</w:t>
        </w:r>
      </w:ins>
      <w:ins w:id="4220" w:author="IO" w:date="2011-07-22T13:16:00Z">
        <w:del w:id="4221" w:author="Orion" w:date="2011-07-26T22:30:00Z">
          <w:r w:rsidR="00416FF6" w:rsidDel="00503590">
            <w:delText>Figura 12</w:delText>
          </w:r>
        </w:del>
      </w:ins>
      <w:moveTo w:id="4222" w:author="IO" w:date="2011-07-21T13:01:00Z">
        <w:r w:rsidRPr="009B75DF">
          <w:fldChar w:fldCharType="end"/>
        </w:r>
        <w:del w:id="4223" w:author="IO" w:date="2011-07-21T13:02:00Z">
          <w:r w:rsidRPr="009B75DF" w:rsidDel="00E36986">
            <w:delText>)</w:delText>
          </w:r>
        </w:del>
      </w:moveTo>
      <w:ins w:id="4224" w:author="IO" w:date="2011-07-21T13:02:00Z">
        <w:r w:rsidR="00BE5F0B">
          <w:t>. El</w:t>
        </w:r>
      </w:ins>
      <w:moveTo w:id="4225" w:author="IO" w:date="2011-07-21T13:01:00Z">
        <w:del w:id="4226" w:author="IO" w:date="2011-07-21T13:02:00Z">
          <w:r w:rsidRPr="009B75DF" w:rsidDel="00BE5F0B">
            <w:delText>, el</w:delText>
          </w:r>
        </w:del>
        <w:r w:rsidRPr="009B75DF">
          <w:t xml:space="preserve"> piloto </w:t>
        </w:r>
        <w:del w:id="4227" w:author="IO" w:date="2011-07-21T13:02:00Z">
          <w:r w:rsidRPr="009B75DF" w:rsidDel="00BE5F0B">
            <w:delText>creará las decisiones valiéndose</w:delText>
          </w:r>
        </w:del>
      </w:moveTo>
      <w:ins w:id="4228" w:author="IO" w:date="2011-07-21T13:02:00Z">
        <w:r w:rsidR="00BE5F0B">
          <w:t>usa la información sobre</w:t>
        </w:r>
      </w:ins>
      <w:moveTo w:id="4229" w:author="IO" w:date="2011-07-21T13:01:00Z">
        <w:r w:rsidRPr="009B75DF">
          <w:t xml:space="preserve"> </w:t>
        </w:r>
        <w:del w:id="4230" w:author="IO" w:date="2011-07-21T13:02:00Z">
          <w:r w:rsidRPr="009B75DF" w:rsidDel="00BE5F0B">
            <w:delText>d</w:delText>
          </w:r>
        </w:del>
        <w:r w:rsidRPr="009B75DF">
          <w:t>el tramo</w:t>
        </w:r>
        <w:del w:id="4231" w:author="IO" w:date="2011-07-21T13:03:00Z">
          <w:r w:rsidRPr="009B75DF" w:rsidDel="00BE5F0B">
            <w:delText xml:space="preserve"> </w:delText>
          </w:r>
        </w:del>
        <w:r w:rsidRPr="009B75DF">
          <w:t xml:space="preserve"> a completar (“Flight Leg”) y </w:t>
        </w:r>
      </w:moveTo>
      <w:ins w:id="4232" w:author="IO" w:date="2011-07-21T13:03:00Z">
        <w:r w:rsidR="00BE5F0B">
          <w:t>los indicadores del avión</w:t>
        </w:r>
      </w:ins>
      <w:commentRangeStart w:id="4233"/>
      <w:moveTo w:id="4234" w:author="IO" w:date="2011-07-21T13:01:00Z">
        <w:del w:id="4235" w:author="IO" w:date="2011-07-21T13:03:00Z">
          <w:r w:rsidRPr="009B75DF" w:rsidDel="00BE5F0B">
            <w:delText>accediendo a la aplicación del avión</w:delText>
          </w:r>
        </w:del>
      </w:moveTo>
      <w:ins w:id="4236" w:author="IO" w:date="2011-07-21T13:03:00Z">
        <w:r w:rsidR="00BE5F0B">
          <w:t xml:space="preserve"> </w:t>
        </w:r>
      </w:ins>
      <w:moveTo w:id="4237" w:author="IO" w:date="2011-07-21T13:01:00Z">
        <w:del w:id="4238" w:author="IO" w:date="2011-07-21T13:03:00Z">
          <w:r w:rsidRPr="009B75DF" w:rsidDel="00BE5F0B">
            <w:delText xml:space="preserve"> </w:delText>
          </w:r>
        </w:del>
        <w:r w:rsidRPr="009B75DF">
          <w:t>(“Plane Position Service”)</w:t>
        </w:r>
      </w:moveTo>
      <w:commentRangeEnd w:id="4233"/>
      <w:r w:rsidR="00BE5F0B">
        <w:rPr>
          <w:rStyle w:val="CommentReference"/>
        </w:rPr>
        <w:commentReference w:id="4233"/>
      </w:r>
      <w:moveTo w:id="4239" w:author="IO" w:date="2011-07-21T13:01:00Z">
        <w:r w:rsidRPr="009B75DF">
          <w:t xml:space="preserve"> </w:t>
        </w:r>
      </w:moveTo>
      <w:ins w:id="4240" w:author="IO" w:date="2011-07-21T13:03:00Z">
        <w:r w:rsidR="00BE5F0B">
          <w:t>sobre su estado actual</w:t>
        </w:r>
      </w:ins>
      <w:moveTo w:id="4241" w:author="IO" w:date="2011-07-21T13:01:00Z">
        <w:del w:id="4242" w:author="IO" w:date="2011-07-21T13:03:00Z">
          <w:r w:rsidRPr="009B75DF" w:rsidDel="00BE5F0B">
            <w:delText>donde puede obtener los valores de su estado actual, estado  que vendría representado por la</w:delText>
          </w:r>
        </w:del>
      </w:moveTo>
      <w:ins w:id="4243" w:author="IO" w:date="2011-07-21T13:03:00Z">
        <w:r w:rsidR="00BE5F0B">
          <w:t xml:space="preserve">, </w:t>
        </w:r>
      </w:ins>
      <w:ins w:id="4244" w:author="IO" w:date="2011-07-21T13:04:00Z">
        <w:r w:rsidR="00BE5F0B">
          <w:t>incluyendo</w:t>
        </w:r>
      </w:ins>
      <w:moveTo w:id="4245" w:author="IO" w:date="2011-07-21T13:01:00Z">
        <w:r w:rsidRPr="009B75DF">
          <w:t xml:space="preserve"> posición, </w:t>
        </w:r>
        <w:del w:id="4246" w:author="IO" w:date="2011-07-21T13:04:00Z">
          <w:r w:rsidRPr="009B75DF" w:rsidDel="00BE5F0B">
            <w:delText xml:space="preserve">la </w:delText>
          </w:r>
        </w:del>
        <w:r w:rsidRPr="009B75DF">
          <w:t xml:space="preserve">orientación y </w:t>
        </w:r>
        <w:del w:id="4247" w:author="IO" w:date="2011-07-21T13:04:00Z">
          <w:r w:rsidRPr="009B75DF" w:rsidDel="00BE5F0B">
            <w:delText xml:space="preserve">la </w:delText>
          </w:r>
        </w:del>
        <w:r w:rsidRPr="009B75DF">
          <w:t>velocidad</w:t>
        </w:r>
        <w:del w:id="4248" w:author="IO" w:date="2011-07-21T13:04:00Z">
          <w:r w:rsidRPr="009B75DF" w:rsidDel="00BE5F0B">
            <w:delText xml:space="preserve"> del avión</w:delText>
          </w:r>
        </w:del>
        <w:r w:rsidRPr="009B75DF">
          <w:t>.</w:t>
        </w:r>
      </w:moveTo>
      <w:ins w:id="4249" w:author="IO" w:date="2011-07-21T13:18:00Z">
        <w:r w:rsidR="000972B3">
          <w:t xml:space="preserve"> Estas decisiones se descomponne en acciones más simples, que corresponden a maniobras sobre el avi</w:t>
        </w:r>
      </w:ins>
      <w:ins w:id="4250" w:author="IO" w:date="2011-07-21T13:19:00Z">
        <w:r w:rsidR="000972B3">
          <w:t xml:space="preserve">ón. La </w:t>
        </w:r>
      </w:ins>
    </w:p>
    <w:moveToRangeEnd w:id="4206"/>
    <w:p w14:paraId="2926202A" w14:textId="77777777" w:rsidR="000972B3" w:rsidRDefault="001C37B5">
      <w:pPr>
        <w:spacing w:before="240" w:after="120"/>
        <w:ind w:firstLine="284"/>
        <w:jc w:val="both"/>
        <w:rPr>
          <w:ins w:id="4251" w:author="IO" w:date="2011-07-21T13:21:00Z"/>
        </w:rPr>
        <w:pPrChange w:id="4252" w:author="IO" w:date="2011-07-21T13:19:00Z">
          <w:pPr/>
        </w:pPrChange>
      </w:pPr>
      <w:ins w:id="4253" w:author="Orion" w:date="2011-06-07T23:45:00Z">
        <w:del w:id="4254"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4255" w:author="Orion" w:date="2011-06-07T23:46:00Z">
        <w:del w:id="4256" w:author="IO" w:date="2011-07-21T13:19:00Z">
          <w:r w:rsidRPr="009B75DF" w:rsidDel="000972B3">
            <w:delText>instrucciones</w:delText>
          </w:r>
        </w:del>
      </w:ins>
      <w:ins w:id="4257" w:author="Orion" w:date="2011-06-07T23:45:00Z">
        <w:del w:id="4258" w:author="IO" w:date="2011-07-21T13:19:00Z">
          <w:r w:rsidRPr="009B75DF" w:rsidDel="000972B3">
            <w:delText xml:space="preserve"> </w:delText>
          </w:r>
        </w:del>
      </w:ins>
      <w:ins w:id="4259" w:author="Orion" w:date="2011-06-07T23:46:00Z">
        <w:del w:id="4260" w:author="IO" w:date="2011-07-21T13:19:00Z">
          <w:r w:rsidRPr="009B75DF" w:rsidDel="000972B3">
            <w:delText>a dar al avión. De esto se encarga la siguiente tarea (</w:delText>
          </w:r>
        </w:del>
      </w:ins>
      <w:ins w:id="4261"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4262" w:author="Orion" w:date="2011-07-26T22:30:00Z">
        <w:r w:rsidR="00503590">
          <w:t>Figura 14</w:t>
        </w:r>
      </w:ins>
      <w:ins w:id="4263" w:author="IO" w:date="2011-07-22T13:16:00Z">
        <w:del w:id="4264" w:author="Orion" w:date="2011-07-26T22:30:00Z">
          <w:r w:rsidR="00416FF6" w:rsidDel="00503590">
            <w:delText>Figura 13</w:delText>
          </w:r>
        </w:del>
      </w:ins>
      <w:ins w:id="4265" w:author="Orion" w:date="2011-06-07T23:47:00Z">
        <w:r w:rsidRPr="009B75DF">
          <w:fldChar w:fldCharType="end"/>
        </w:r>
      </w:ins>
      <w:ins w:id="4266" w:author="IO" w:date="2011-07-21T13:19:00Z">
        <w:r w:rsidR="000972B3">
          <w:t xml:space="preserve"> muestra este proceso. La decisión tomada (“Decision”</w:t>
        </w:r>
      </w:ins>
      <w:ins w:id="4267" w:author="Orion" w:date="2011-06-07T23:46:00Z">
        <w:r w:rsidRPr="009B75DF">
          <w:t>)</w:t>
        </w:r>
      </w:ins>
      <w:ins w:id="4268" w:author="IO" w:date="2011-07-21T13:20:00Z">
        <w:r w:rsidR="000972B3">
          <w:t xml:space="preserve"> se unas para producir </w:t>
        </w:r>
      </w:ins>
      <w:ins w:id="4269" w:author="Orion" w:date="2011-06-07T23:47:00Z">
        <w:del w:id="4270" w:author="IO" w:date="2011-07-21T13:20:00Z">
          <w:r w:rsidRPr="009B75DF" w:rsidDel="000972B3">
            <w:delText xml:space="preserve">, donde podemos observar que se </w:delText>
          </w:r>
        </w:del>
      </w:ins>
      <w:ins w:id="4271" w:author="Orion" w:date="2011-06-07T23:52:00Z">
        <w:del w:id="4272" w:author="IO" w:date="2011-07-21T13:20:00Z">
          <w:r w:rsidRPr="009B75DF" w:rsidDel="000972B3">
            <w:delText xml:space="preserve">hace uso de </w:delText>
          </w:r>
        </w:del>
      </w:ins>
      <w:ins w:id="4273" w:author="Orion" w:date="2011-06-07T23:47:00Z">
        <w:del w:id="4274" w:author="IO" w:date="2011-07-21T13:20:00Z">
          <w:r w:rsidRPr="009B75DF" w:rsidDel="000972B3">
            <w:delText xml:space="preserve">la </w:delText>
          </w:r>
        </w:del>
      </w:ins>
      <w:ins w:id="4275" w:author="Orion" w:date="2011-06-07T23:48:00Z">
        <w:del w:id="4276" w:author="IO" w:date="2011-07-21T13:20:00Z">
          <w:r w:rsidRPr="009B75DF" w:rsidDel="000972B3">
            <w:delText>decisión</w:delText>
          </w:r>
        </w:del>
      </w:ins>
      <w:ins w:id="4277" w:author="Orion" w:date="2011-06-07T23:47:00Z">
        <w:del w:id="4278" w:author="IO" w:date="2011-07-21T13:20:00Z">
          <w:r w:rsidRPr="009B75DF" w:rsidDel="000972B3">
            <w:delText xml:space="preserve"> </w:delText>
          </w:r>
        </w:del>
      </w:ins>
      <w:ins w:id="4279" w:author="Orion" w:date="2011-06-07T23:48:00Z">
        <w:del w:id="4280" w:author="IO" w:date="2011-07-21T13:20:00Z">
          <w:r w:rsidRPr="009B75DF" w:rsidDel="000972B3">
            <w:delText>tomada y</w:delText>
          </w:r>
        </w:del>
      </w:ins>
      <w:ins w:id="4281" w:author="Orion" w:date="2011-06-07T23:52:00Z">
        <w:del w:id="4282" w:author="IO" w:date="2011-07-21T13:20:00Z">
          <w:r w:rsidRPr="009B75DF" w:rsidDel="000972B3">
            <w:delText xml:space="preserve"> se produce </w:delText>
          </w:r>
        </w:del>
        <w:r w:rsidRPr="009B75DF">
          <w:t>una</w:t>
        </w:r>
      </w:ins>
      <w:ins w:id="4283" w:author="Orion" w:date="2011-06-08T00:00:00Z">
        <w:r w:rsidR="00E668D6" w:rsidRPr="009B75DF">
          <w:t xml:space="preserve"> seri</w:t>
        </w:r>
        <w:del w:id="4284" w:author="IO" w:date="2011-07-21T13:20:00Z">
          <w:r w:rsidR="00E668D6" w:rsidRPr="009B75DF" w:rsidDel="000972B3">
            <w:delText>a</w:delText>
          </w:r>
        </w:del>
      </w:ins>
      <w:ins w:id="4285" w:author="IO" w:date="2011-07-21T13:20:00Z">
        <w:r w:rsidR="000972B3">
          <w:t>e</w:t>
        </w:r>
      </w:ins>
      <w:ins w:id="4286" w:author="Orion" w:date="2011-06-08T00:00:00Z">
        <w:r w:rsidR="00E668D6" w:rsidRPr="009B75DF">
          <w:t xml:space="preserve"> de </w:t>
        </w:r>
      </w:ins>
      <w:ins w:id="4287" w:author="Orion" w:date="2011-06-07T23:52:00Z">
        <w:r w:rsidR="00E668D6" w:rsidRPr="009B75DF">
          <w:t>instrucc</w:t>
        </w:r>
      </w:ins>
      <w:ins w:id="4288" w:author="IO" w:date="2011-07-21T13:20:00Z">
        <w:r w:rsidR="000972B3">
          <w:t>i</w:t>
        </w:r>
      </w:ins>
      <w:ins w:id="4289" w:author="Orion" w:date="2011-06-08T00:00:00Z">
        <w:r w:rsidR="00E668D6" w:rsidRPr="009B75DF">
          <w:t>ones</w:t>
        </w:r>
      </w:ins>
      <w:ins w:id="4290" w:author="Orion" w:date="2011-06-07T23:52:00Z">
        <w:r w:rsidRPr="009B75DF">
          <w:t xml:space="preserve"> (“Throw Instruction</w:t>
        </w:r>
      </w:ins>
      <w:ins w:id="4291" w:author="Orion" w:date="2011-06-07T23:53:00Z">
        <w:r w:rsidRPr="009B75DF">
          <w:t>”)</w:t>
        </w:r>
      </w:ins>
      <w:ins w:id="4292" w:author="Orion" w:date="2011-06-07T23:48:00Z">
        <w:r w:rsidRPr="009B75DF">
          <w:t xml:space="preserve">, </w:t>
        </w:r>
      </w:ins>
      <w:ins w:id="4293" w:author="Orion" w:date="2011-06-07T23:53:00Z">
        <w:r w:rsidRPr="009B75DF">
          <w:t xml:space="preserve">que </w:t>
        </w:r>
      </w:ins>
      <w:ins w:id="4294" w:author="IO" w:date="2011-07-21T13:20:00Z">
        <w:r w:rsidR="000972B3">
          <w:t xml:space="preserve">a su vez </w:t>
        </w:r>
      </w:ins>
      <w:ins w:id="4295" w:author="Orion" w:date="2011-06-07T23:53:00Z">
        <w:r w:rsidRPr="009B75DF">
          <w:t>contiene</w:t>
        </w:r>
      </w:ins>
      <w:ins w:id="4296" w:author="Orion" w:date="2011-06-08T00:00:00Z">
        <w:r w:rsidR="00E668D6" w:rsidRPr="009B75DF">
          <w:t>n</w:t>
        </w:r>
      </w:ins>
      <w:ins w:id="4297" w:author="Orion" w:date="2011-06-07T23:53:00Z">
        <w:r w:rsidRPr="009B75DF">
          <w:t xml:space="preserve"> la información para generar la maniobra</w:t>
        </w:r>
        <w:del w:id="4298" w:author="IO" w:date="2011-07-21T13:20:00Z">
          <w:r w:rsidRPr="009B75DF" w:rsidDel="000972B3">
            <w:delText xml:space="preserve"> y a</w:delText>
          </w:r>
        </w:del>
      </w:ins>
      <w:ins w:id="4299" w:author="Orion" w:date="2011-06-07T23:48:00Z">
        <w:del w:id="4300" w:author="IO" w:date="2011-07-21T13:20:00Z">
          <w:r w:rsidRPr="009B75DF" w:rsidDel="000972B3">
            <w:delText xml:space="preserve"> su vez iniciar</w:delText>
          </w:r>
        </w:del>
      </w:ins>
      <w:ins w:id="4301" w:author="Orion" w:date="2011-06-07T23:53:00Z">
        <w:del w:id="4302" w:author="IO" w:date="2011-07-21T13:20:00Z">
          <w:r w:rsidRPr="009B75DF" w:rsidDel="000972B3">
            <w:delText>á</w:delText>
          </w:r>
        </w:del>
      </w:ins>
      <w:ins w:id="4303" w:author="Orion" w:date="2011-06-08T00:00:00Z">
        <w:del w:id="4304" w:author="IO" w:date="2011-07-21T13:20:00Z">
          <w:r w:rsidR="00E668D6" w:rsidRPr="009B75DF" w:rsidDel="000972B3">
            <w:delText>n</w:delText>
          </w:r>
        </w:del>
      </w:ins>
      <w:ins w:id="4305" w:author="Orion" w:date="2011-06-07T23:53:00Z">
        <w:del w:id="4306" w:author="IO" w:date="2011-07-21T13:20:00Z">
          <w:r w:rsidRPr="009B75DF" w:rsidDel="000972B3">
            <w:delText xml:space="preserve"> la interacción entre piloto y avión</w:delText>
          </w:r>
        </w:del>
      </w:ins>
      <w:ins w:id="4307" w:author="Orion" w:date="2011-06-08T00:03:00Z">
        <w:r w:rsidR="00EB2DC4" w:rsidRPr="009B75DF">
          <w:t>.</w:t>
        </w:r>
      </w:ins>
      <w:ins w:id="4308" w:author="Orion" w:date="2011-06-08T00:00:00Z">
        <w:r w:rsidR="00EB2DC4" w:rsidRPr="009B75DF">
          <w:t xml:space="preserve"> </w:t>
        </w:r>
      </w:ins>
      <w:ins w:id="4309" w:author="IO" w:date="2011-07-21T13:20:00Z">
        <w:r w:rsidR="000972B3">
          <w:t>T</w:t>
        </w:r>
      </w:ins>
      <w:ins w:id="4310" w:author="Orion" w:date="2011-06-08T00:03:00Z">
        <w:del w:id="4311" w:author="IO" w:date="2011-07-21T13:20:00Z">
          <w:r w:rsidR="00EB2DC4" w:rsidRPr="009B75DF" w:rsidDel="000972B3">
            <w:delText>P</w:delText>
          </w:r>
        </w:del>
      </w:ins>
      <w:ins w:id="4312" w:author="Orion" w:date="2011-06-08T00:00:00Z">
        <w:del w:id="4313" w:author="IO" w:date="2011-07-21T13:20:00Z">
          <w:r w:rsidR="00E668D6" w:rsidRPr="009B75DF" w:rsidDel="000972B3">
            <w:delText xml:space="preserve">or otro lado, </w:delText>
          </w:r>
        </w:del>
      </w:ins>
      <w:ins w:id="4314" w:author="Orion" w:date="2011-06-08T00:03:00Z">
        <w:del w:id="4315" w:author="IO" w:date="2011-07-21T13:20:00Z">
          <w:r w:rsidR="00EB2DC4" w:rsidRPr="009B75DF" w:rsidDel="000972B3">
            <w:delText>t</w:delText>
          </w:r>
        </w:del>
        <w:r w:rsidR="00EB2DC4" w:rsidRPr="009B75DF">
          <w:t xml:space="preserve">ambién </w:t>
        </w:r>
      </w:ins>
      <w:ins w:id="4316" w:author="Orion" w:date="2011-06-08T00:00:00Z">
        <w:r w:rsidR="00E668D6" w:rsidRPr="009B75DF">
          <w:t>se</w:t>
        </w:r>
      </w:ins>
      <w:ins w:id="4317" w:author="Orion" w:date="2011-06-07T23:54:00Z">
        <w:r w:rsidRPr="009B75DF">
          <w:t xml:space="preserve"> crea un hecho </w:t>
        </w:r>
      </w:ins>
      <w:ins w:id="4318" w:author="Orion" w:date="2011-06-08T00:04:00Z">
        <w:r w:rsidR="004B6482" w:rsidRPr="009B75DF">
          <w:t>que indica</w:t>
        </w:r>
      </w:ins>
      <w:ins w:id="4319" w:author="Orion" w:date="2011-06-07T23:54:00Z">
        <w:r w:rsidRPr="009B75DF">
          <w:t xml:space="preserve"> que se puede proceder a pensar la</w:t>
        </w:r>
      </w:ins>
      <w:ins w:id="4320" w:author="Orion" w:date="2011-06-08T00:04:00Z">
        <w:r w:rsidR="00EB2DC4" w:rsidRPr="009B75DF">
          <w:t>s</w:t>
        </w:r>
      </w:ins>
      <w:ins w:id="4321" w:author="Orion" w:date="2011-06-07T23:54:00Z">
        <w:r w:rsidRPr="009B75DF">
          <w:t xml:space="preserve"> siguiente</w:t>
        </w:r>
      </w:ins>
      <w:ins w:id="4322" w:author="Orion" w:date="2011-06-08T00:04:00Z">
        <w:r w:rsidR="00EB2DC4" w:rsidRPr="009B75DF">
          <w:t>s</w:t>
        </w:r>
      </w:ins>
      <w:ins w:id="4323" w:author="Orion" w:date="2011-06-07T23:54:00Z">
        <w:r w:rsidRPr="009B75DF">
          <w:t xml:space="preserve"> decisi</w:t>
        </w:r>
      </w:ins>
      <w:ins w:id="4324" w:author="Orion" w:date="2011-06-08T00:04:00Z">
        <w:r w:rsidR="00EB2DC4" w:rsidRPr="009B75DF">
          <w:t>ones</w:t>
        </w:r>
      </w:ins>
      <w:ins w:id="4325" w:author="Orion" w:date="2011-06-07T23:54:00Z">
        <w:r w:rsidRPr="009B75DF">
          <w:t xml:space="preserve"> que se va</w:t>
        </w:r>
      </w:ins>
      <w:ins w:id="4326" w:author="Orion" w:date="2011-06-08T00:04:00Z">
        <w:r w:rsidR="00EB2DC4" w:rsidRPr="009B75DF">
          <w:t>n</w:t>
        </w:r>
      </w:ins>
      <w:ins w:id="4327" w:author="Orion" w:date="2011-06-07T23:54:00Z">
        <w:r w:rsidRPr="009B75DF">
          <w:t xml:space="preserve"> a llevar a cabo (“StartThink</w:t>
        </w:r>
      </w:ins>
      <w:ins w:id="4328" w:author="Orion" w:date="2011-06-07T23:55:00Z">
        <w:r w:rsidRPr="009B75DF">
          <w:t>NewDecision”)</w:t>
        </w:r>
      </w:ins>
      <w:ins w:id="4329" w:author="Orion" w:date="2011-06-07T23:48:00Z">
        <w:r w:rsidRPr="009B75DF">
          <w:t>.</w:t>
        </w:r>
      </w:ins>
    </w:p>
    <w:p w14:paraId="04698879" w14:textId="7BC3EC66" w:rsidR="003B0805" w:rsidRPr="009B75DF" w:rsidRDefault="000972B3">
      <w:pPr>
        <w:spacing w:before="240" w:after="120"/>
        <w:ind w:firstLine="284"/>
        <w:jc w:val="both"/>
        <w:rPr>
          <w:ins w:id="4330" w:author="Orion" w:date="2011-06-08T00:05:00Z"/>
        </w:rPr>
        <w:pPrChange w:id="4331" w:author="IO" w:date="2011-07-21T13:19:00Z">
          <w:pPr/>
        </w:pPrChange>
      </w:pPr>
      <w:ins w:id="4332" w:author="IO" w:date="2011-07-21T13:21:00Z">
        <w:r>
          <w:t>Se contempla la posibilidad de que un piloto pueda iniciar una acción mientras se está ejecutando otra. Una situación típica sería un cambio de decisión por una situaci</w:t>
        </w:r>
      </w:ins>
      <w:ins w:id="4333" w:author="IO" w:date="2011-07-21T13:22:00Z">
        <w:r>
          <w:t xml:space="preserve">ón de peligro o una orden de un controlador. El campo </w:t>
        </w:r>
        <w:r w:rsidRPr="009B75DF">
          <w:t>“InstructionRunning”</w:t>
        </w:r>
        <w:r>
          <w:t xml:space="preserve"> del estado mental del piloto indica</w:t>
        </w:r>
      </w:ins>
      <w:ins w:id="4334" w:author="Orion" w:date="2011-06-07T23:48:00Z">
        <w:del w:id="4335" w:author="IO" w:date="2011-07-21T13:21:00Z">
          <w:r w:rsidR="001C37B5" w:rsidRPr="009B75DF" w:rsidDel="000972B3">
            <w:delText xml:space="preserve"> </w:delText>
          </w:r>
        </w:del>
      </w:ins>
      <w:ins w:id="4336" w:author="Orion" w:date="2011-06-07T23:49:00Z">
        <w:del w:id="4337" w:author="IO" w:date="2011-07-21T13:22:00Z">
          <w:r w:rsidR="001C37B5" w:rsidRPr="009B75DF" w:rsidDel="000972B3">
            <w:delText>E</w:delText>
          </w:r>
        </w:del>
      </w:ins>
      <w:ins w:id="4338" w:author="Orion" w:date="2011-06-07T23:48:00Z">
        <w:del w:id="4339" w:author="IO" w:date="2011-07-21T13:22:00Z">
          <w:r w:rsidR="001C37B5" w:rsidRPr="009B75DF" w:rsidDel="000972B3">
            <w:delText xml:space="preserve">sta tarea hace uso </w:delText>
          </w:r>
        </w:del>
      </w:ins>
      <w:ins w:id="4340" w:author="Orion" w:date="2011-06-08T00:01:00Z">
        <w:del w:id="4341" w:author="IO" w:date="2011-07-21T13:22:00Z">
          <w:r w:rsidR="00E668D6" w:rsidRPr="009B75DF" w:rsidDel="000972B3">
            <w:delText xml:space="preserve">a su vez, </w:delText>
          </w:r>
        </w:del>
      </w:ins>
      <w:ins w:id="4342" w:author="Orion" w:date="2011-06-07T23:48:00Z">
        <w:del w:id="4343" w:author="IO" w:date="2011-07-21T13:22:00Z">
          <w:r w:rsidR="001C37B5" w:rsidRPr="009B75DF" w:rsidDel="000972B3">
            <w:delText xml:space="preserve">del estado mental </w:delText>
          </w:r>
        </w:del>
      </w:ins>
      <w:ins w:id="4344" w:author="Orion" w:date="2011-06-07T23:55:00Z">
        <w:del w:id="4345" w:author="IO" w:date="2011-07-21T13:22:00Z">
          <w:r w:rsidR="00C80FA9" w:rsidRPr="009B75DF" w:rsidDel="000972B3">
            <w:delText xml:space="preserve">del piloto </w:delText>
          </w:r>
        </w:del>
      </w:ins>
      <w:ins w:id="4346" w:author="Orion" w:date="2011-06-07T23:48:00Z">
        <w:del w:id="4347" w:author="IO" w:date="2011-07-21T13:22:00Z">
          <w:r w:rsidR="001C37B5" w:rsidRPr="009B75DF" w:rsidDel="000972B3">
            <w:delText>para saber</w:delText>
          </w:r>
        </w:del>
        <w:r w:rsidR="001C37B5" w:rsidRPr="009B75DF">
          <w:t xml:space="preserve"> si hay alguna instrucción que se est</w:t>
        </w:r>
      </w:ins>
      <w:ins w:id="4348" w:author="Orion" w:date="2011-06-07T23:50:00Z">
        <w:r w:rsidR="001C37B5" w:rsidRPr="009B75DF">
          <w:t>é ejecutando</w:t>
        </w:r>
        <w:del w:id="4349" w:author="IO" w:date="2011-07-21T13:23:00Z">
          <w:r w:rsidR="001C37B5" w:rsidRPr="009B75DF" w:rsidDel="000972B3">
            <w:delText xml:space="preserve"> al mismo tiempo (</w:delText>
          </w:r>
        </w:del>
      </w:ins>
      <w:ins w:id="4350" w:author="Orion" w:date="2011-06-07T23:55:00Z">
        <w:del w:id="4351" w:author="IO" w:date="2011-07-21T13:23:00Z">
          <w:r w:rsidR="00B46823" w:rsidRPr="009B75DF" w:rsidDel="000972B3">
            <w:delText xml:space="preserve">campo </w:delText>
          </w:r>
        </w:del>
      </w:ins>
      <w:ins w:id="4352" w:author="Orion" w:date="2011-06-07T23:50:00Z">
        <w:del w:id="4353" w:author="IO" w:date="2011-07-21T13:23:00Z">
          <w:r w:rsidR="001C37B5" w:rsidRPr="009B75DF" w:rsidDel="000972B3">
            <w:delText>“InstructionRunning”)</w:delText>
          </w:r>
        </w:del>
        <w:r w:rsidR="001C37B5" w:rsidRPr="009B75DF">
          <w:t xml:space="preserve">. En </w:t>
        </w:r>
        <w:r w:rsidR="00B46823" w:rsidRPr="009B75DF">
          <w:t xml:space="preserve">caso afirmativo se </w:t>
        </w:r>
        <w:del w:id="4354" w:author="IO" w:date="2011-07-21T13:23:00Z">
          <w:r w:rsidR="00B46823" w:rsidRPr="009B75DF" w:rsidDel="000972B3">
            <w:delText>comprobar</w:delText>
          </w:r>
        </w:del>
      </w:ins>
      <w:ins w:id="4355" w:author="Orion" w:date="2011-06-07T23:55:00Z">
        <w:del w:id="4356" w:author="IO" w:date="2011-07-21T13:23:00Z">
          <w:r w:rsidR="00B46823" w:rsidRPr="009B75DF" w:rsidDel="000972B3">
            <w:delText>á</w:delText>
          </w:r>
        </w:del>
      </w:ins>
      <w:ins w:id="4357" w:author="IO" w:date="2011-07-21T13:23:00Z">
        <w:r>
          <w:t>compara</w:t>
        </w:r>
      </w:ins>
      <w:ins w:id="4358" w:author="Orion" w:date="2011-06-07T23:50:00Z">
        <w:r w:rsidR="001C37B5" w:rsidRPr="009B75DF">
          <w:t xml:space="preserve"> la prioridad de las instrucciones </w:t>
        </w:r>
      </w:ins>
      <w:ins w:id="4359" w:author="Orion" w:date="2011-06-07T23:55:00Z">
        <w:r w:rsidR="00B46823" w:rsidRPr="009B75DF">
          <w:t xml:space="preserve"> que se están ejecutando</w:t>
        </w:r>
      </w:ins>
      <w:ins w:id="4360" w:author="IO" w:date="2011-07-21T13:23:00Z">
        <w:r>
          <w:t xml:space="preserve"> y que se desea ejecutar. </w:t>
        </w:r>
        <w:commentRangeStart w:id="4361"/>
        <w:r>
          <w:t>Se</w:t>
        </w:r>
      </w:ins>
      <w:ins w:id="4362" w:author="Orion" w:date="2011-06-07T23:50:00Z">
        <w:del w:id="4363" w:author="IO" w:date="2011-07-21T13:23:00Z">
          <w:r w:rsidR="001C37B5" w:rsidRPr="009B75DF" w:rsidDel="000972B3">
            <w:delText xml:space="preserve">, </w:delText>
          </w:r>
        </w:del>
      </w:ins>
      <w:ins w:id="4364" w:author="Orion" w:date="2011-06-07T23:58:00Z">
        <w:del w:id="4365" w:author="IO" w:date="2011-07-21T13:23:00Z">
          <w:r w:rsidR="0014566E" w:rsidRPr="009B75DF" w:rsidDel="000972B3">
            <w:delText>y se</w:delText>
          </w:r>
        </w:del>
        <w:r w:rsidR="0014566E" w:rsidRPr="009B75DF">
          <w:t xml:space="preserve"> detendrán</w:t>
        </w:r>
      </w:ins>
      <w:ins w:id="4366" w:author="Orion" w:date="2011-06-07T23:50:00Z">
        <w:r w:rsidR="001C37B5" w:rsidRPr="009B75DF">
          <w:t xml:space="preserve"> todas aquellas </w:t>
        </w:r>
      </w:ins>
      <w:ins w:id="4367" w:author="Orion" w:date="2011-06-07T23:58:00Z">
        <w:r w:rsidR="0014566E" w:rsidRPr="009B75DF">
          <w:t xml:space="preserve">instrucciones que tengan una prioridad menor que </w:t>
        </w:r>
      </w:ins>
      <w:ins w:id="4368" w:author="Orion" w:date="2011-06-07T23:57:00Z">
        <w:r w:rsidR="00B46823" w:rsidRPr="009B75DF">
          <w:t>l</w:t>
        </w:r>
      </w:ins>
      <w:ins w:id="4369" w:author="Orion" w:date="2011-06-07T23:56:00Z">
        <w:r w:rsidR="00B46823" w:rsidRPr="009B75DF">
          <w:t>a</w:t>
        </w:r>
      </w:ins>
      <w:ins w:id="4370" w:author="Orion" w:date="2011-06-08T00:02:00Z">
        <w:r w:rsidR="0041005A" w:rsidRPr="009B75DF">
          <w:t>s</w:t>
        </w:r>
      </w:ins>
      <w:ins w:id="4371" w:author="Orion" w:date="2011-06-07T23:56:00Z">
        <w:r w:rsidR="00B46823" w:rsidRPr="009B75DF">
          <w:t xml:space="preserve"> instrucci</w:t>
        </w:r>
      </w:ins>
      <w:ins w:id="4372" w:author="Orion" w:date="2011-06-08T00:02:00Z">
        <w:r w:rsidR="0041005A" w:rsidRPr="009B75DF">
          <w:t>ones</w:t>
        </w:r>
      </w:ins>
      <w:ins w:id="4373" w:author="Orion" w:date="2011-06-07T23:56:00Z">
        <w:r w:rsidR="00B46823" w:rsidRPr="009B75DF">
          <w:t xml:space="preserve"> </w:t>
        </w:r>
      </w:ins>
      <w:ins w:id="4374" w:author="Orion" w:date="2011-06-07T23:50:00Z">
        <w:r w:rsidR="001C37B5" w:rsidRPr="009B75DF">
          <w:t xml:space="preserve">que </w:t>
        </w:r>
      </w:ins>
      <w:ins w:id="4375" w:author="Orion" w:date="2011-06-08T00:01:00Z">
        <w:del w:id="4376" w:author="IO" w:date="2011-07-21T13:23:00Z">
          <w:r w:rsidR="00E668D6" w:rsidRPr="009B75DF" w:rsidDel="000972B3">
            <w:delText>genera</w:delText>
          </w:r>
        </w:del>
      </w:ins>
      <w:ins w:id="4377" w:author="Orion" w:date="2011-06-07T23:50:00Z">
        <w:del w:id="4378" w:author="IO" w:date="2011-07-21T13:23:00Z">
          <w:r w:rsidR="001C37B5" w:rsidRPr="009B75DF" w:rsidDel="000972B3">
            <w:delText xml:space="preserve"> esta tarea</w:delText>
          </w:r>
        </w:del>
      </w:ins>
      <w:ins w:id="4379" w:author="IO" w:date="2011-07-21T13:23:00Z">
        <w:r>
          <w:t>se desea lanzar</w:t>
        </w:r>
      </w:ins>
      <w:commentRangeEnd w:id="4361"/>
      <w:ins w:id="4380" w:author="IO" w:date="2011-07-21T13:24:00Z">
        <w:r>
          <w:rPr>
            <w:rStyle w:val="CommentReference"/>
          </w:rPr>
          <w:commentReference w:id="4361"/>
        </w:r>
      </w:ins>
      <w:ins w:id="4381" w:author="Orion" w:date="2011-06-07T23:50:00Z">
        <w:r w:rsidR="001C37B5" w:rsidRPr="009B75DF">
          <w:t>.</w:t>
        </w:r>
      </w:ins>
      <w:ins w:id="4382" w:author="Orion" w:date="2011-06-08T00:05:00Z">
        <w:r w:rsidR="00A8266D" w:rsidRPr="009B75DF">
          <w:t xml:space="preserve"> </w:t>
        </w:r>
      </w:ins>
      <w:ins w:id="4383" w:author="IO" w:date="2011-07-21T13:24:00Z">
        <w:r>
          <w:t>La</w:t>
        </w:r>
      </w:ins>
      <w:ins w:id="4384" w:author="IO" w:date="2011-07-21T13:25:00Z">
        <w:r>
          <w:t xml:space="preserve"> prioridad de la</w:t>
        </w:r>
      </w:ins>
      <w:ins w:id="4385" w:author="IO" w:date="2011-07-21T13:24:00Z">
        <w:r>
          <w:t>s tareas puede</w:t>
        </w:r>
      </w:ins>
      <w:ins w:id="4386" w:author="IO" w:date="2011-07-21T13:25:00Z">
        <w:r>
          <w:t xml:space="preserve"> tomar</w:t>
        </w:r>
      </w:ins>
      <w:ins w:id="4387" w:author="IO" w:date="2011-07-21T13:24:00Z">
        <w:r>
          <w:t xml:space="preserve"> tres </w:t>
        </w:r>
      </w:ins>
      <w:ins w:id="4388" w:author="IO" w:date="2011-07-21T13:25:00Z">
        <w:r>
          <w:t>valores posibles</w:t>
        </w:r>
      </w:ins>
      <w:ins w:id="4389" w:author="Orion" w:date="2011-06-08T00:05:00Z">
        <w:del w:id="4390" w:author="IO" w:date="2011-07-21T13:24:00Z">
          <w:r w:rsidR="00A8266D" w:rsidRPr="009B75DF" w:rsidDel="000972B3">
            <w:delText xml:space="preserve">En principio sólo hay tres tipos de prioridades </w:delText>
          </w:r>
        </w:del>
      </w:ins>
      <w:ins w:id="4391" w:author="Orion" w:date="2011-06-08T00:08:00Z">
        <w:del w:id="4392" w:author="IO" w:date="2011-07-21T13:24:00Z">
          <w:r w:rsidR="00832F65" w:rsidRPr="009B75DF" w:rsidDel="000972B3">
            <w:delText>en nuestro sistema. E</w:delText>
          </w:r>
        </w:del>
      </w:ins>
      <w:ins w:id="4393" w:author="Orion" w:date="2011-06-08T00:05:00Z">
        <w:del w:id="4394"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4395" w:author="Orion" w:date="2011-06-08T00:07:00Z"/>
        </w:rPr>
        <w:pPrChange w:id="4396" w:author="IO" w:date="2011-07-21T11:42:00Z">
          <w:pPr/>
        </w:pPrChange>
      </w:pPr>
      <w:ins w:id="4397" w:author="Orion" w:date="2011-06-08T00:06:00Z">
        <w:del w:id="4398" w:author="IO" w:date="2011-07-21T13:25:00Z">
          <w:r w:rsidRPr="009B75DF" w:rsidDel="000972B3">
            <w:delText xml:space="preserve">Prioridad con valor </w:delText>
          </w:r>
        </w:del>
        <w:r w:rsidRPr="009B75DF">
          <w:t>0</w:t>
        </w:r>
      </w:ins>
      <w:ins w:id="4399" w:author="IO" w:date="2011-07-21T13:25:00Z">
        <w:r w:rsidR="000972B3">
          <w:t xml:space="preserve">. Corresponde </w:t>
        </w:r>
      </w:ins>
      <w:ins w:id="4400" w:author="Orion" w:date="2011-06-08T00:06:00Z">
        <w:del w:id="4401" w:author="IO" w:date="2011-07-21T13:25:00Z">
          <w:r w:rsidRPr="009B75DF" w:rsidDel="000972B3">
            <w:delText>:</w:delText>
          </w:r>
        </w:del>
      </w:ins>
      <w:ins w:id="4402" w:author="IO" w:date="2011-07-21T13:25:00Z">
        <w:r w:rsidR="000972B3">
          <w:t>a</w:t>
        </w:r>
      </w:ins>
      <w:ins w:id="4403" w:author="Orion" w:date="2011-06-08T00:06:00Z">
        <w:r w:rsidRPr="009B75DF">
          <w:t xml:space="preserve"> </w:t>
        </w:r>
      </w:ins>
      <w:ins w:id="4404" w:author="Orion" w:date="2011-06-08T00:07:00Z">
        <w:r w:rsidRPr="009B75DF">
          <w:t>d</w:t>
        </w:r>
      </w:ins>
      <w:ins w:id="4405" w:author="Orion" w:date="2011-06-08T00:06:00Z">
        <w:r w:rsidRPr="009B75DF">
          <w:t>ecisiones y/o</w:t>
        </w:r>
      </w:ins>
      <w:ins w:id="4406"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4407" w:author="Orion" w:date="2011-06-08T00:07:00Z"/>
        </w:rPr>
        <w:pPrChange w:id="4408" w:author="IO" w:date="2011-07-21T11:42:00Z">
          <w:pPr/>
        </w:pPrChange>
      </w:pPr>
      <w:ins w:id="4409" w:author="IO" w:date="2011-07-21T13:25:00Z">
        <w:r>
          <w:t xml:space="preserve">9. </w:t>
        </w:r>
      </w:ins>
      <w:ins w:id="4410" w:author="Orion" w:date="2011-06-08T00:07:00Z">
        <w:del w:id="4411" w:author="IO" w:date="2011-07-21T13:25:00Z">
          <w:r w:rsidR="00A8266D" w:rsidRPr="009B75DF" w:rsidDel="000972B3">
            <w:delText>Prioridad con valor 9:</w:delText>
          </w:r>
        </w:del>
      </w:ins>
      <w:ins w:id="4412" w:author="IO" w:date="2011-07-21T13:25:00Z">
        <w:r>
          <w:t>Se trata de</w:t>
        </w:r>
      </w:ins>
      <w:ins w:id="4413" w:author="Orion" w:date="2011-06-08T00:07:00Z">
        <w:r w:rsidR="00A8266D" w:rsidRPr="009B75DF">
          <w:t xml:space="preserve"> </w:t>
        </w:r>
      </w:ins>
      <w:ins w:id="4414" w:author="Orion" w:date="2011-06-08T00:08:00Z">
        <w:r w:rsidR="00A8266D" w:rsidRPr="009B75DF">
          <w:t>órdenes</w:t>
        </w:r>
      </w:ins>
      <w:ins w:id="4415"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4416" w:author="IO" w:date="2011-07-21T13:27:00Z"/>
        </w:rPr>
        <w:pPrChange w:id="4417" w:author="IO" w:date="2011-07-21T11:42:00Z">
          <w:pPr/>
        </w:pPrChange>
      </w:pPr>
      <w:ins w:id="4418" w:author="Orion" w:date="2011-06-08T00:10:00Z">
        <w:del w:id="4419" w:author="IO" w:date="2011-07-21T13:27:00Z">
          <w:r w:rsidRPr="00020020" w:rsidDel="000972B3">
            <w:rPr>
              <w:rFonts w:cs="Times New Roman"/>
              <w:noProof/>
              <w:lang w:eastAsia="es-ES" w:bidi="ar-SA"/>
            </w:rPr>
            <w:lastRenderedPageBreak/>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4420" w:author="IO" w:date="2011-07-21T13:25:00Z">
        <w:r>
          <w:t xml:space="preserve">10. Es un valor especial </w:t>
        </w:r>
      </w:ins>
      <w:ins w:id="4421" w:author="Orion" w:date="2011-06-08T00:07:00Z">
        <w:del w:id="4422" w:author="IO" w:date="2011-07-21T13:26:00Z">
          <w:r w:rsidR="00A8266D" w:rsidRPr="009B75DF" w:rsidDel="000972B3">
            <w:delText>Prioridad con valor 10:</w:delText>
          </w:r>
        </w:del>
      </w:ins>
      <w:ins w:id="4423" w:author="IO" w:date="2011-07-21T13:26:00Z">
        <w:r>
          <w:t>para la</w:t>
        </w:r>
      </w:ins>
      <w:ins w:id="4424" w:author="Orion" w:date="2011-06-08T00:08:00Z">
        <w:r w:rsidR="00A8266D" w:rsidRPr="009B75DF">
          <w:t xml:space="preserve"> instrucción de parar o aterrizar el avión.</w:t>
        </w:r>
      </w:ins>
      <w:ins w:id="4425" w:author="IO" w:date="2011-07-21T13:26:00Z">
        <w:r>
          <w:t xml:space="preserve"> Es la demáxima prioridad porque supone que el vuelo ha terminado.</w:t>
        </w:r>
      </w:ins>
    </w:p>
    <w:p w14:paraId="5DE19BB7" w14:textId="1A515C75" w:rsidR="000972B3" w:rsidRPr="009B75DF" w:rsidDel="000972B3" w:rsidRDefault="000972B3">
      <w:pPr>
        <w:spacing w:before="240" w:after="120"/>
        <w:ind w:firstLine="284"/>
        <w:jc w:val="both"/>
        <w:rPr>
          <w:ins w:id="4426" w:author="Orion" w:date="2011-06-07T23:46:00Z"/>
          <w:del w:id="4427" w:author="IO" w:date="2011-07-21T13:27:00Z"/>
        </w:rPr>
        <w:pPrChange w:id="4428" w:author="IO" w:date="2011-07-21T13:27:00Z">
          <w:pPr/>
        </w:pPrChange>
      </w:pPr>
      <w:ins w:id="4429" w:author="IO" w:date="2011-07-21T13:27:00Z">
        <w:r w:rsidRPr="000972B3">
          <w:rPr>
            <w:noProof/>
            <w:lang w:eastAsia="es-ES" w:bidi="ar-SA"/>
          </w:rPr>
          <w:lastRenderedPageBreak/>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4430" w:author="Orion" w:date="2011-06-07T23:15:00Z"/>
          <w:del w:id="4431" w:author="IO" w:date="2011-07-21T13:26:00Z"/>
        </w:rPr>
        <w:pPrChange w:id="4432" w:author="IO" w:date="2011-07-21T11:43:00Z">
          <w:pPr/>
        </w:pPrChange>
      </w:pPr>
    </w:p>
    <w:p w14:paraId="2F7C3083" w14:textId="58113BC9" w:rsidR="00D03232" w:rsidRPr="009B75DF" w:rsidDel="000972B3" w:rsidRDefault="00D03232">
      <w:pPr>
        <w:spacing w:before="240" w:after="120"/>
        <w:ind w:firstLine="284"/>
        <w:jc w:val="both"/>
        <w:rPr>
          <w:ins w:id="4433" w:author="Orion" w:date="2011-06-07T23:16:00Z"/>
          <w:del w:id="4434" w:author="IO" w:date="2011-07-21T13:26:00Z"/>
        </w:rPr>
        <w:pPrChange w:id="4435" w:author="IO" w:date="2011-07-21T11:43:00Z">
          <w:pPr/>
        </w:pPrChange>
      </w:pPr>
    </w:p>
    <w:p w14:paraId="4A5DCF68" w14:textId="4AA37B58" w:rsidR="00D03232" w:rsidRDefault="001C37B5">
      <w:pPr>
        <w:pStyle w:val="Caption"/>
        <w:rPr>
          <w:ins w:id="4436" w:author="Orion" w:date="2011-06-07T23:46:00Z"/>
          <w:rFonts w:cs="Times New Roman"/>
        </w:rPr>
        <w:pPrChange w:id="4437" w:author="Orion" w:date="2011-06-07T23:47:00Z">
          <w:pPr/>
        </w:pPrChange>
      </w:pPr>
      <w:bookmarkStart w:id="4438" w:name="_Ref295253773"/>
      <w:bookmarkStart w:id="4439" w:name="_Toc299483441"/>
      <w:ins w:id="4440" w:author="Orion" w:date="2011-06-07T23:47:00Z">
        <w:r>
          <w:t xml:space="preserve">Figura </w:t>
        </w:r>
        <w:r>
          <w:fldChar w:fldCharType="begin"/>
        </w:r>
        <w:r>
          <w:instrText xml:space="preserve"> SEQ Figura \* ARABIC </w:instrText>
        </w:r>
      </w:ins>
      <w:r>
        <w:fldChar w:fldCharType="separate"/>
      </w:r>
      <w:ins w:id="4441" w:author="Orion" w:date="2011-07-26T22:41:00Z">
        <w:r w:rsidR="000A487B">
          <w:rPr>
            <w:noProof/>
          </w:rPr>
          <w:t>14</w:t>
        </w:r>
      </w:ins>
      <w:ins w:id="4442" w:author="Orion" w:date="2011-06-07T23:47:00Z">
        <w:r>
          <w:fldChar w:fldCharType="end"/>
        </w:r>
        <w:bookmarkEnd w:id="4438"/>
        <w:r>
          <w:t xml:space="preserve">: </w:t>
        </w:r>
      </w:ins>
      <w:ins w:id="4443" w:author="Orion" w:date="2011-06-08T00:09:00Z">
        <w:r w:rsidR="00694121">
          <w:t>Descomposición</w:t>
        </w:r>
      </w:ins>
      <w:ins w:id="4444" w:author="Orion" w:date="2011-06-07T23:47:00Z">
        <w:r>
          <w:t xml:space="preserve"> de Decisiones</w:t>
        </w:r>
      </w:ins>
      <w:ins w:id="4445" w:author="IO" w:date="2011-07-21T13:45:00Z">
        <w:r w:rsidR="005B28B6">
          <w:t>.</w:t>
        </w:r>
      </w:ins>
      <w:bookmarkEnd w:id="4439"/>
    </w:p>
    <w:p w14:paraId="110A2D44" w14:textId="07B910E2" w:rsidR="000972B3" w:rsidRPr="00B0777E" w:rsidRDefault="000972B3">
      <w:pPr>
        <w:pStyle w:val="Heading1"/>
        <w:numPr>
          <w:ilvl w:val="3"/>
          <w:numId w:val="40"/>
        </w:numPr>
        <w:rPr>
          <w:ins w:id="4446" w:author="IO" w:date="2011-07-21T13:28:00Z"/>
          <w:b w:val="0"/>
          <w:sz w:val="28"/>
          <w:szCs w:val="52"/>
        </w:rPr>
        <w:pPrChange w:id="4447" w:author="IO" w:date="2011-07-21T13:28:00Z">
          <w:pPr>
            <w:pStyle w:val="Heading1"/>
            <w:numPr>
              <w:ilvl w:val="3"/>
              <w:numId w:val="51"/>
            </w:numPr>
            <w:tabs>
              <w:tab w:val="clear" w:pos="0"/>
            </w:tabs>
            <w:ind w:left="1728" w:hanging="648"/>
          </w:pPr>
        </w:pPrChange>
      </w:pPr>
      <w:bookmarkStart w:id="4448" w:name="_Toc299463888"/>
      <w:ins w:id="4449" w:author="IO" w:date="2011-07-21T13:28:00Z">
        <w:r>
          <w:rPr>
            <w:b w:val="0"/>
            <w:sz w:val="28"/>
            <w:szCs w:val="52"/>
          </w:rPr>
          <w:t>Ejecución de maniobras</w:t>
        </w:r>
        <w:bookmarkEnd w:id="4448"/>
      </w:ins>
    </w:p>
    <w:p w14:paraId="0BEA9D01" w14:textId="6802761A" w:rsidR="001C37B5" w:rsidRPr="009B75DF" w:rsidDel="000972B3" w:rsidRDefault="000972B3">
      <w:pPr>
        <w:spacing w:after="120"/>
        <w:jc w:val="both"/>
        <w:rPr>
          <w:ins w:id="4450" w:author="Orion" w:date="2011-06-20T11:46:00Z"/>
          <w:del w:id="4451" w:author="IO" w:date="2011-07-21T13:28:00Z"/>
        </w:rPr>
        <w:pPrChange w:id="4452" w:author="IO" w:date="2011-07-21T13:29:00Z">
          <w:pPr/>
        </w:pPrChange>
      </w:pPr>
      <w:ins w:id="4453" w:author="IO" w:date="2011-07-21T13:29:00Z">
        <w:r>
          <w:t>El piloto ha de operar los controles del avi</w:t>
        </w:r>
      </w:ins>
      <w:ins w:id="4454" w:author="IO" w:date="2011-07-21T13:30:00Z">
        <w:r>
          <w:t xml:space="preserve">ón para llevar a cabo las </w:t>
        </w:r>
      </w:ins>
    </w:p>
    <w:p w14:paraId="2DC432F6" w14:textId="2A587C2E" w:rsidR="000146FD" w:rsidRPr="009B75DF" w:rsidRDefault="000146FD">
      <w:pPr>
        <w:spacing w:after="120"/>
        <w:jc w:val="both"/>
        <w:rPr>
          <w:ins w:id="4455" w:author="Orion" w:date="2011-06-20T12:02:00Z"/>
        </w:rPr>
        <w:pPrChange w:id="4456" w:author="IO" w:date="2011-07-21T13:29:00Z">
          <w:pPr/>
        </w:pPrChange>
      </w:pPr>
      <w:ins w:id="4457" w:author="Orion" w:date="2011-06-20T11:49:00Z">
        <w:del w:id="4458" w:author="IO" w:date="2011-07-21T13:30:00Z">
          <w:r w:rsidRPr="009B75DF" w:rsidDel="000972B3">
            <w:delText>La</w:delText>
          </w:r>
        </w:del>
      </w:ins>
      <w:ins w:id="4459" w:author="IO" w:date="2011-07-21T13:29:00Z">
        <w:r w:rsidR="000972B3">
          <w:t xml:space="preserve">maniobras </w:t>
        </w:r>
      </w:ins>
      <w:ins w:id="4460" w:author="IO" w:date="2011-07-21T13:30:00Z">
        <w:r w:rsidR="000972B3">
          <w:t>seleccionadas, y éste ha de ejecutar tales órdenes. La</w:t>
        </w:r>
      </w:ins>
      <w:ins w:id="4461" w:author="Orion" w:date="2011-06-20T11:49:00Z">
        <w:del w:id="4462" w:author="IO" w:date="2011-07-21T13:30:00Z">
          <w:r w:rsidRPr="009B75DF" w:rsidDel="000972B3">
            <w:delText xml:space="preserve"> siguiente</w:delText>
          </w:r>
        </w:del>
        <w:r w:rsidRPr="009B75DF">
          <w:t xml:space="preserve"> figura (</w:t>
        </w:r>
      </w:ins>
      <w:ins w:id="4463"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4464" w:author="Orion" w:date="2011-07-26T22:30:00Z">
        <w:r w:rsidR="00503590">
          <w:t>Figura 15</w:t>
        </w:r>
      </w:ins>
      <w:ins w:id="4465" w:author="IO" w:date="2011-07-22T13:16:00Z">
        <w:del w:id="4466" w:author="Orion" w:date="2011-07-26T22:30:00Z">
          <w:r w:rsidR="00416FF6" w:rsidDel="00503590">
            <w:delText>Figura 14</w:delText>
          </w:r>
        </w:del>
      </w:ins>
      <w:ins w:id="4467" w:author="Orion" w:date="2011-06-20T12:48:00Z">
        <w:r w:rsidR="008823B6" w:rsidRPr="009B75DF">
          <w:fldChar w:fldCharType="end"/>
        </w:r>
      </w:ins>
      <w:ins w:id="4468" w:author="Orion" w:date="2011-06-20T11:49:00Z">
        <w:r w:rsidRPr="009B75DF">
          <w:t xml:space="preserve">) </w:t>
        </w:r>
        <w:del w:id="4469" w:author="IO" w:date="2011-07-21T13:31:00Z">
          <w:r w:rsidRPr="009B75DF" w:rsidDel="000972B3">
            <w:delText>viene a representar la ejecución</w:delText>
          </w:r>
        </w:del>
      </w:ins>
      <w:ins w:id="4470" w:author="Orion" w:date="2011-06-20T11:51:00Z">
        <w:del w:id="4471" w:author="IO" w:date="2011-07-21T13:31:00Z">
          <w:r w:rsidRPr="009B75DF" w:rsidDel="000972B3">
            <w:delText xml:space="preserve"> por parte del avión</w:delText>
          </w:r>
        </w:del>
      </w:ins>
      <w:ins w:id="4472" w:author="Orion" w:date="2011-06-20T11:49:00Z">
        <w:del w:id="4473" w:author="IO" w:date="2011-07-21T13:31:00Z">
          <w:r w:rsidRPr="009B75DF" w:rsidDel="000972B3">
            <w:delText xml:space="preserve"> de la instrucción </w:delText>
          </w:r>
        </w:del>
      </w:ins>
      <w:ins w:id="4474" w:author="Orion" w:date="2011-06-20T11:51:00Z">
        <w:del w:id="4475" w:author="IO" w:date="2011-07-21T13:31:00Z">
          <w:r w:rsidRPr="009B75DF" w:rsidDel="000972B3">
            <w:delText xml:space="preserve">que el piloto </w:delText>
          </w:r>
        </w:del>
      </w:ins>
      <w:ins w:id="4476" w:author="Orion" w:date="2011-06-20T11:52:00Z">
        <w:del w:id="4477" w:author="IO" w:date="2011-07-21T13:31:00Z">
          <w:r w:rsidRPr="009B75DF" w:rsidDel="000972B3">
            <w:delText>ha producido</w:delText>
          </w:r>
        </w:del>
      </w:ins>
      <w:ins w:id="4478" w:author="IO" w:date="2011-07-21T13:31:00Z">
        <w:r w:rsidR="000972B3">
          <w:t>muestra este proceso</w:t>
        </w:r>
      </w:ins>
      <w:ins w:id="4479" w:author="Orion" w:date="2011-06-20T11:52:00Z">
        <w:r w:rsidRPr="009B75DF">
          <w:t>.</w:t>
        </w:r>
      </w:ins>
      <w:ins w:id="4480" w:author="Orion" w:date="2011-06-20T11:53:00Z">
        <w:r w:rsidRPr="009B75DF">
          <w:t xml:space="preserve"> </w:t>
        </w:r>
      </w:ins>
      <w:ins w:id="4481" w:author="IO" w:date="2011-07-21T13:35:00Z">
        <w:r w:rsidR="005B28B6">
          <w:t>P</w:t>
        </w:r>
      </w:ins>
      <w:ins w:id="4482" w:author="IO" w:date="2011-07-21T13:31:00Z">
        <w:r w:rsidR="000972B3">
          <w:t xml:space="preserve">iloto y avión se </w:t>
        </w:r>
      </w:ins>
      <w:ins w:id="4483" w:author="IO" w:date="2011-07-21T13:35:00Z">
        <w:r w:rsidR="005B28B6">
          <w:t>modelan</w:t>
        </w:r>
      </w:ins>
      <w:ins w:id="4484" w:author="IO" w:date="2011-07-21T13:31:00Z">
        <w:r w:rsidR="000972B3">
          <w:t xml:space="preserve"> como agentes, </w:t>
        </w:r>
      </w:ins>
      <w:ins w:id="4485" w:author="IO" w:date="2011-07-21T13:35:00Z">
        <w:r w:rsidR="005B28B6">
          <w:t>por lo que hay que crear</w:t>
        </w:r>
      </w:ins>
      <w:ins w:id="4486" w:author="IO" w:date="2011-07-21T13:31:00Z">
        <w:r w:rsidR="000972B3">
          <w:t xml:space="preserve"> una interacción para </w:t>
        </w:r>
      </w:ins>
      <w:ins w:id="4487" w:author="IO" w:date="2011-07-21T13:36:00Z">
        <w:r w:rsidR="005B28B6">
          <w:t>l</w:t>
        </w:r>
      </w:ins>
      <w:ins w:id="4488" w:author="IO" w:date="2011-07-21T13:31:00Z">
        <w:r w:rsidR="000972B3">
          <w:t xml:space="preserve">a comunicación entre ellos. </w:t>
        </w:r>
      </w:ins>
      <w:ins w:id="4489" w:author="Orion" w:date="2011-06-20T11:53:00Z">
        <w:del w:id="4490" w:author="IO" w:date="2011-07-21T13:31:00Z">
          <w:r w:rsidRPr="009B75DF" w:rsidDel="000972B3">
            <w:delText>Para ello se creará una interacción entre piloto y avión, donde e</w:delText>
          </w:r>
        </w:del>
      </w:ins>
      <w:ins w:id="4491" w:author="IO" w:date="2011-07-21T13:31:00Z">
        <w:r w:rsidR="000972B3">
          <w:t>E</w:t>
        </w:r>
      </w:ins>
      <w:ins w:id="4492" w:author="Orion" w:date="2011-06-20T11:53:00Z">
        <w:r w:rsidRPr="009B75DF">
          <w:t xml:space="preserve">l piloto interpretará el rol de iniciador </w:t>
        </w:r>
        <w:del w:id="4493" w:author="IO" w:date="2011-07-21T13:32:00Z">
          <w:r w:rsidRPr="009B75DF" w:rsidDel="000972B3">
            <w:delText xml:space="preserve">de esta interacción </w:delText>
          </w:r>
        </w:del>
        <w:r w:rsidRPr="009B75DF">
          <w:t>mientras que el avi</w:t>
        </w:r>
      </w:ins>
      <w:ins w:id="4494" w:author="Orion" w:date="2011-06-20T11:54:00Z">
        <w:r w:rsidRPr="009B75DF">
          <w:t xml:space="preserve">ón </w:t>
        </w:r>
      </w:ins>
      <w:ins w:id="4495" w:author="IO" w:date="2011-07-21T13:32:00Z">
        <w:r w:rsidR="000972B3">
          <w:t xml:space="preserve">que pilota </w:t>
        </w:r>
      </w:ins>
      <w:ins w:id="4496" w:author="Orion" w:date="2011-06-20T11:54:00Z">
        <w:r w:rsidRPr="009B75DF">
          <w:t xml:space="preserve">tendrá el rol de colaborador. </w:t>
        </w:r>
        <w:del w:id="4497" w:author="IO" w:date="2011-07-21T13:32:00Z">
          <w:r w:rsidRPr="009B75DF" w:rsidDel="000972B3">
            <w:delText xml:space="preserve">De este modo </w:delText>
          </w:r>
        </w:del>
      </w:ins>
      <w:ins w:id="4498" w:author="Orion" w:date="2011-06-20T11:55:00Z">
        <w:del w:id="4499" w:author="IO" w:date="2011-07-21T13:32:00Z">
          <w:r w:rsidRPr="009B75DF" w:rsidDel="000972B3">
            <w:delText>haciendo uso de</w:delText>
          </w:r>
        </w:del>
      </w:ins>
      <w:ins w:id="4500" w:author="IO" w:date="2011-07-21T13:32:00Z">
        <w:r w:rsidR="000972B3">
          <w:t>El piloto crea la interacción con</w:t>
        </w:r>
      </w:ins>
      <w:ins w:id="4501" w:author="Orion" w:date="2011-06-20T11:55:00Z">
        <w:r w:rsidRPr="009B75DF">
          <w:t xml:space="preserve"> la tarea “Execute Instrucction”</w:t>
        </w:r>
      </w:ins>
      <w:ins w:id="4502" w:author="IO" w:date="2011-07-21T13:32:00Z">
        <w:r w:rsidR="000972B3">
          <w:t>.</w:t>
        </w:r>
      </w:ins>
      <w:ins w:id="4503" w:author="Orion" w:date="2011-06-20T11:55:00Z">
        <w:del w:id="4504" w:author="IO" w:date="2011-07-21T13:32:00Z">
          <w:r w:rsidRPr="009B75DF" w:rsidDel="000972B3">
            <w:delText xml:space="preserve"> el piloto creará una </w:delText>
          </w:r>
        </w:del>
      </w:ins>
      <w:ins w:id="4505" w:author="Orion" w:date="2011-06-20T11:56:00Z">
        <w:del w:id="4506" w:author="IO" w:date="2011-07-21T13:32:00Z">
          <w:r w:rsidR="00BD522C" w:rsidRPr="009B75DF" w:rsidDel="000972B3">
            <w:delText xml:space="preserve">interacción </w:delText>
          </w:r>
        </w:del>
      </w:ins>
      <w:ins w:id="4507" w:author="Orion" w:date="2011-06-20T11:57:00Z">
        <w:del w:id="4508" w:author="IO" w:date="2011-07-21T13:32:00Z">
          <w:r w:rsidR="00BD522C" w:rsidRPr="009B75DF" w:rsidDel="000972B3">
            <w:delText>cuyo colaborador será el avión que est</w:delText>
          </w:r>
        </w:del>
      </w:ins>
      <w:ins w:id="4509" w:author="Orion" w:date="2011-06-20T11:58:00Z">
        <w:del w:id="4510" w:author="IO" w:date="2011-07-21T13:32:00Z">
          <w:r w:rsidR="00BD522C" w:rsidRPr="009B75DF" w:rsidDel="000972B3">
            <w:delText>á pilotando.</w:delText>
          </w:r>
        </w:del>
        <w:r w:rsidR="00BD522C" w:rsidRPr="009B75DF">
          <w:t xml:space="preserve"> Para averiguar e</w:t>
        </w:r>
        <w:del w:id="4511" w:author="IO" w:date="2011-07-21T13:33:00Z">
          <w:r w:rsidR="00BD522C" w:rsidRPr="009B75DF" w:rsidDel="000972B3">
            <w:delText>ste</w:delText>
          </w:r>
        </w:del>
      </w:ins>
      <w:ins w:id="4512" w:author="IO" w:date="2011-07-21T13:33:00Z">
        <w:r w:rsidR="000972B3">
          <w:t>l</w:t>
        </w:r>
      </w:ins>
      <w:ins w:id="4513" w:author="Orion" w:date="2011-06-20T11:58:00Z">
        <w:r w:rsidR="00BD522C" w:rsidRPr="009B75DF">
          <w:t xml:space="preserve"> </w:t>
        </w:r>
      </w:ins>
      <w:ins w:id="4514" w:author="IO" w:date="2011-07-21T13:33:00Z">
        <w:r w:rsidR="000972B3">
          <w:t xml:space="preserve">agente </w:t>
        </w:r>
      </w:ins>
      <w:ins w:id="4515" w:author="Orion" w:date="2011-06-20T11:58:00Z">
        <w:r w:rsidR="00BD522C" w:rsidRPr="009B75DF">
          <w:t xml:space="preserve">avión </w:t>
        </w:r>
      </w:ins>
      <w:ins w:id="4516" w:author="IO" w:date="2011-07-21T13:33:00Z">
        <w:r w:rsidR="000972B3">
          <w:t xml:space="preserve">con el que ha de comunicarse, </w:t>
        </w:r>
      </w:ins>
      <w:ins w:id="4517" w:author="Orion" w:date="2011-06-20T11:58:00Z">
        <w:r w:rsidR="00BD522C" w:rsidRPr="009B75DF">
          <w:t xml:space="preserve">el </w:t>
        </w:r>
      </w:ins>
      <w:ins w:id="4518" w:author="IO" w:date="2011-07-21T13:36:00Z">
        <w:r w:rsidR="005B28B6">
          <w:t xml:space="preserve">agente </w:t>
        </w:r>
      </w:ins>
      <w:ins w:id="4519" w:author="Orion" w:date="2011-06-20T11:58:00Z">
        <w:r w:rsidR="00BD522C" w:rsidRPr="009B75DF">
          <w:t>piloto accede</w:t>
        </w:r>
        <w:del w:id="4520" w:author="IO" w:date="2011-07-21T13:33:00Z">
          <w:r w:rsidR="00BD522C" w:rsidRPr="009B75DF" w:rsidDel="000972B3">
            <w:delText>rá</w:delText>
          </w:r>
        </w:del>
        <w:r w:rsidR="00BD522C" w:rsidRPr="009B75DF">
          <w:t xml:space="preserve"> al plan de vuelo de su estado mental </w:t>
        </w:r>
      </w:ins>
      <w:ins w:id="4521" w:author="Orion" w:date="2011-06-20T11:59:00Z">
        <w:r w:rsidR="00BD522C" w:rsidRPr="009B75DF">
          <w:t>“Pilot_Mind.getPilotFlightPlan()”</w:t>
        </w:r>
      </w:ins>
      <w:ins w:id="4522" w:author="IO" w:date="2011-07-21T13:33:00Z">
        <w:r w:rsidR="000972B3">
          <w:t>,</w:t>
        </w:r>
      </w:ins>
      <w:ins w:id="4523" w:author="Orion" w:date="2011-06-20T11:59:00Z">
        <w:r w:rsidR="00BD522C" w:rsidRPr="009B75DF">
          <w:t xml:space="preserve"> y dentro de</w:t>
        </w:r>
      </w:ins>
      <w:ins w:id="4524" w:author="IO" w:date="2011-07-21T13:33:00Z">
        <w:r w:rsidR="000972B3">
          <w:t xml:space="preserve"> éste</w:t>
        </w:r>
      </w:ins>
      <w:ins w:id="4525" w:author="Orion" w:date="2011-06-20T11:59:00Z">
        <w:del w:id="4526" w:author="IO" w:date="2011-07-21T13:33:00Z">
          <w:r w:rsidR="00BD522C" w:rsidRPr="009B75DF" w:rsidDel="000972B3">
            <w:delText>l plan de vuelo accederá</w:delText>
          </w:r>
        </w:del>
        <w:r w:rsidR="00BD522C" w:rsidRPr="009B75DF">
          <w:t xml:space="preserve"> a la identificación de la aeronave.</w:t>
        </w:r>
      </w:ins>
      <w:ins w:id="4527" w:author="Orion" w:date="2011-06-20T12:00:00Z">
        <w:r w:rsidR="00BD522C" w:rsidRPr="009B75DF">
          <w:t xml:space="preserve"> El estado mental del piloto </w:t>
        </w:r>
        <w:del w:id="4528" w:author="IO" w:date="2011-07-21T13:36:00Z">
          <w:r w:rsidR="00BD522C" w:rsidRPr="009B75DF" w:rsidDel="005B28B6">
            <w:delText xml:space="preserve">servirá </w:delText>
          </w:r>
        </w:del>
        <w:r w:rsidR="00BD522C" w:rsidRPr="009B75DF">
          <w:t xml:space="preserve">también </w:t>
        </w:r>
        <w:del w:id="4529" w:author="IO" w:date="2011-07-21T13:36:00Z">
          <w:r w:rsidR="00BD522C" w:rsidRPr="009B75DF" w:rsidDel="005B28B6">
            <w:delText xml:space="preserve">para </w:delText>
          </w:r>
        </w:del>
        <w:r w:rsidR="00BD522C" w:rsidRPr="009B75DF">
          <w:t>indica</w:t>
        </w:r>
        <w:del w:id="4530" w:author="IO" w:date="2011-07-21T13:36:00Z">
          <w:r w:rsidR="00BD522C" w:rsidRPr="009B75DF" w:rsidDel="005B28B6">
            <w:delText>r</w:delText>
          </w:r>
        </w:del>
        <w:r w:rsidR="00BD522C" w:rsidRPr="009B75DF">
          <w:t xml:space="preserve"> qu</w:t>
        </w:r>
        <w:del w:id="4531" w:author="IO" w:date="2011-07-21T13:36:00Z">
          <w:r w:rsidR="00BD522C" w:rsidRPr="009B75DF" w:rsidDel="005B28B6">
            <w:delText>e</w:delText>
          </w:r>
        </w:del>
      </w:ins>
      <w:ins w:id="4532" w:author="IO" w:date="2011-07-21T13:36:00Z">
        <w:r w:rsidR="005B28B6">
          <w:t>é</w:t>
        </w:r>
      </w:ins>
      <w:ins w:id="4533" w:author="Orion" w:date="2011-06-20T12:00:00Z">
        <w:r w:rsidR="00BD522C" w:rsidRPr="009B75DF">
          <w:t xml:space="preserve"> </w:t>
        </w:r>
        <w:del w:id="4534" w:author="IO" w:date="2011-07-21T13:33:00Z">
          <w:r w:rsidR="00BD522C" w:rsidRPr="009B75DF" w:rsidDel="000972B3">
            <w:delText xml:space="preserve">está </w:delText>
          </w:r>
        </w:del>
        <w:r w:rsidR="00BD522C" w:rsidRPr="009B75DF">
          <w:t>instrucción está siendo ejecutada actualmente.</w:t>
        </w:r>
      </w:ins>
      <w:ins w:id="4535" w:author="Orion" w:date="2011-06-20T12:01:00Z">
        <w:r w:rsidR="007A3C49" w:rsidRPr="009B75DF">
          <w:t xml:space="preserve"> Por último, haciendo uso de la </w:t>
        </w:r>
      </w:ins>
      <w:ins w:id="4536" w:author="Orion" w:date="2011-06-20T12:02:00Z">
        <w:r w:rsidR="007A3C49" w:rsidRPr="009B75DF">
          <w:t>instrucción producida por el piloto,</w:t>
        </w:r>
      </w:ins>
      <w:ins w:id="4537" w:author="Orion" w:date="2011-06-20T12:01:00Z">
        <w:r w:rsidR="007A3C49" w:rsidRPr="009B75DF">
          <w:t xml:space="preserve"> esta tarea generará la maniobra que el avión tiene que llevar a cabo </w:t>
        </w:r>
      </w:ins>
      <w:ins w:id="4538" w:author="Orion" w:date="2011-06-20T12:02:00Z">
        <w:r w:rsidR="007A3C49" w:rsidRPr="009B75DF">
          <w:t>“Manoeuvre”.</w:t>
        </w:r>
      </w:ins>
      <w:ins w:id="4539" w:author="IO" w:date="2011-07-21T13:37:00Z">
        <w:r w:rsidR="005B28B6">
          <w:t xml:space="preserve"> Nótese que aunque los contenido</w:t>
        </w:r>
      </w:ins>
      <w:ins w:id="4540" w:author="IO" w:date="2011-07-21T13:38:00Z">
        <w:r w:rsidR="005B28B6">
          <w:t>s</w:t>
        </w:r>
      </w:ins>
      <w:ins w:id="4541" w:author="IO" w:date="2011-07-21T13:37:00Z">
        <w:r w:rsidR="005B28B6">
          <w:t xml:space="preserve"> de “Decision” y “Manoeuvre” son similares, son conceptualmente distintos. El primero representa información manejada por el piloto mientras que el segundo representa la acci</w:t>
        </w:r>
      </w:ins>
      <w:ins w:id="4542"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4543" w:author="Orion" w:date="2011-06-20T12:40:00Z"/>
        </w:rPr>
        <w:pPrChange w:id="4544" w:author="IO" w:date="2011-07-21T11:43:00Z">
          <w:pPr/>
        </w:pPrChange>
      </w:pPr>
      <w:ins w:id="4545" w:author="Orion" w:date="2011-06-20T12:22:00Z">
        <w:r w:rsidRPr="009B75DF">
          <w:t xml:space="preserve">Una vez </w:t>
        </w:r>
      </w:ins>
      <w:ins w:id="4546" w:author="IO" w:date="2011-07-21T13:38:00Z">
        <w:r w:rsidR="005B28B6">
          <w:t xml:space="preserve">que se indica </w:t>
        </w:r>
      </w:ins>
      <w:ins w:id="4547" w:author="Orion" w:date="2011-06-20T12:24:00Z">
        <w:r w:rsidRPr="009B75DF">
          <w:t xml:space="preserve">la maniobra </w:t>
        </w:r>
        <w:del w:id="4548" w:author="IO" w:date="2011-07-21T13:39:00Z">
          <w:r w:rsidRPr="009B75DF" w:rsidDel="005B28B6">
            <w:delText xml:space="preserve">llega </w:delText>
          </w:r>
        </w:del>
        <w:r w:rsidRPr="009B75DF">
          <w:t>al avión a través de la interacción</w:t>
        </w:r>
      </w:ins>
      <w:ins w:id="4549" w:author="IO" w:date="2011-07-21T13:39:00Z">
        <w:r w:rsidR="005B28B6">
          <w:t>,</w:t>
        </w:r>
      </w:ins>
      <w:ins w:id="4550" w:author="Orion" w:date="2011-06-20T12:24:00Z">
        <w:r w:rsidRPr="009B75DF">
          <w:t xml:space="preserve"> </w:t>
        </w:r>
        <w:del w:id="4551" w:author="IO" w:date="2011-07-21T13:39:00Z">
          <w:r w:rsidRPr="009B75DF" w:rsidDel="005B28B6">
            <w:delText>e</w:delText>
          </w:r>
        </w:del>
      </w:ins>
      <w:ins w:id="4552" w:author="IO" w:date="2011-07-21T13:39:00Z">
        <w:r w:rsidR="005B28B6">
          <w:t>é</w:t>
        </w:r>
      </w:ins>
      <w:ins w:id="4553" w:author="Orion" w:date="2011-06-20T12:24:00Z">
        <w:r w:rsidRPr="009B75DF">
          <w:t xml:space="preserve">ste procede a </w:t>
        </w:r>
        <w:r w:rsidRPr="009B75DF">
          <w:lastRenderedPageBreak/>
          <w:t>actualizar los</w:t>
        </w:r>
      </w:ins>
      <w:ins w:id="4554" w:author="Orion" w:date="2011-06-20T12:26:00Z">
        <w:r w:rsidRPr="009B75DF">
          <w:t xml:space="preserve"> valores de los atributos de su estado mental “Plane Mind”</w:t>
        </w:r>
      </w:ins>
      <w:ins w:id="4555" w:author="Orion" w:date="2011-06-20T12:40:00Z">
        <w:del w:id="4556" w:author="IO" w:date="2011-07-21T13:39:00Z">
          <w:r w:rsidR="000F0CC0" w:rsidRPr="009B75DF" w:rsidDel="005B28B6">
            <w:delText xml:space="preserve"> de la aeronave</w:delText>
          </w:r>
        </w:del>
      </w:ins>
      <w:ins w:id="4557" w:author="Orion" w:date="2011-06-20T12:26:00Z">
        <w:r w:rsidRPr="009B75DF">
          <w:t xml:space="preserve">. Dichos atributos </w:t>
        </w:r>
        <w:del w:id="4558" w:author="IO" w:date="2011-07-21T13:39:00Z">
          <w:r w:rsidRPr="009B75DF" w:rsidDel="005B28B6">
            <w:delText>ser</w:delText>
          </w:r>
        </w:del>
      </w:ins>
      <w:ins w:id="4559" w:author="Orion" w:date="2011-06-20T12:27:00Z">
        <w:del w:id="4560" w:author="IO" w:date="2011-07-21T13:39:00Z">
          <w:r w:rsidRPr="009B75DF" w:rsidDel="005B28B6">
            <w:delText>án</w:delText>
          </w:r>
        </w:del>
      </w:ins>
      <w:ins w:id="4561" w:author="IO" w:date="2011-07-21T13:39:00Z">
        <w:r w:rsidR="005B28B6">
          <w:t>son</w:t>
        </w:r>
      </w:ins>
      <w:ins w:id="4562" w:author="Orion" w:date="2011-06-20T12:27:00Z">
        <w:r w:rsidRPr="009B75DF">
          <w:t>, como se comentó en los requisitos</w:t>
        </w:r>
      </w:ins>
      <w:ins w:id="4563" w:author="IO" w:date="2011-07-21T13:39:00Z">
        <w:r w:rsidR="005B28B6">
          <w:t xml:space="preserve"> (ver Seccióon </w:t>
        </w:r>
        <w:r w:rsidR="005B28B6">
          <w:fldChar w:fldCharType="begin"/>
        </w:r>
        <w:r w:rsidR="005B28B6">
          <w:instrText xml:space="preserve"> REF _Ref299018906 \r \h </w:instrText>
        </w:r>
      </w:ins>
      <w:r w:rsidR="005B28B6">
        <w:fldChar w:fldCharType="separate"/>
      </w:r>
      <w:ins w:id="4564" w:author="Orion" w:date="2011-07-26T22:30:00Z">
        <w:r w:rsidR="00503590">
          <w:t>4.1.2</w:t>
        </w:r>
      </w:ins>
      <w:ins w:id="4565" w:author="IO" w:date="2011-07-21T13:39:00Z">
        <w:r w:rsidR="005B28B6">
          <w:fldChar w:fldCharType="end"/>
        </w:r>
        <w:r w:rsidR="005B28B6">
          <w:t>)</w:t>
        </w:r>
      </w:ins>
      <w:ins w:id="4566" w:author="Orion" w:date="2011-06-20T12:27:00Z">
        <w:r w:rsidRPr="009B75DF">
          <w:t xml:space="preserve">, la velocidad, altitud </w:t>
        </w:r>
      </w:ins>
      <w:ins w:id="4567" w:author="Orion" w:date="2011-06-20T12:32:00Z">
        <w:r w:rsidRPr="009B75DF">
          <w:t>u</w:t>
        </w:r>
      </w:ins>
      <w:ins w:id="4568" w:author="Orion" w:date="2011-06-20T12:27:00Z">
        <w:r w:rsidRPr="009B75DF">
          <w:t xml:space="preserve"> orientaci</w:t>
        </w:r>
        <w:r w:rsidR="000F0CC0" w:rsidRPr="009B75DF">
          <w:t>ón de</w:t>
        </w:r>
      </w:ins>
      <w:ins w:id="4569" w:author="Orion" w:date="2011-06-20T12:40:00Z">
        <w:r w:rsidR="000F0CC0" w:rsidRPr="009B75DF">
          <w:t>l avión</w:t>
        </w:r>
      </w:ins>
      <w:ins w:id="4570" w:author="Orion" w:date="2011-06-20T12:27:00Z">
        <w:r w:rsidRPr="009B75DF">
          <w:t>.</w:t>
        </w:r>
      </w:ins>
    </w:p>
    <w:p w14:paraId="2FA446B7" w14:textId="1FE5EB19" w:rsidR="000F0CC0" w:rsidRPr="009B75DF" w:rsidDel="005B28B6" w:rsidRDefault="005B28B6">
      <w:pPr>
        <w:spacing w:before="240" w:after="120"/>
        <w:ind w:firstLine="284"/>
        <w:jc w:val="both"/>
        <w:rPr>
          <w:ins w:id="4571" w:author="Orion" w:date="2011-06-20T11:46:00Z"/>
          <w:del w:id="4572" w:author="IO" w:date="2011-07-21T13:42:00Z"/>
        </w:rPr>
        <w:pPrChange w:id="4573" w:author="IO" w:date="2011-07-21T11:43:00Z">
          <w:pPr/>
        </w:pPrChange>
      </w:pPr>
      <w:ins w:id="4574" w:author="IO" w:date="2011-07-21T13:40:00Z">
        <w:r>
          <w:t xml:space="preserve">La realización de la maniobra por el avión consume un cierto tiempo. Durante este tiempo, el piloto examina los indicadores del avión para determinar </w:t>
        </w:r>
      </w:ins>
      <w:ins w:id="4575" w:author="IO" w:date="2011-07-21T13:41:00Z">
        <w:r>
          <w:t>cuándo</w:t>
        </w:r>
      </w:ins>
      <w:ins w:id="4576" w:author="IO" w:date="2011-07-21T13:40:00Z">
        <w:r>
          <w:t xml:space="preserve"> ha concluido la maniobra. </w:t>
        </w:r>
      </w:ins>
      <w:ins w:id="4577" w:author="IO" w:date="2011-07-21T13:41:00Z">
        <w:r>
          <w:t>Ciuando esto ocurre</w:t>
        </w:r>
      </w:ins>
      <w:ins w:id="4578" w:author="Orion" w:date="2011-06-20T12:40:00Z">
        <w:del w:id="4579" w:author="IO" w:date="2011-07-21T13:41:00Z">
          <w:r w:rsidR="000F0CC0" w:rsidRPr="009B75DF" w:rsidDel="005B28B6">
            <w:delText xml:space="preserve">Por último, </w:delText>
          </w:r>
        </w:del>
      </w:ins>
      <w:ins w:id="4580" w:author="Orion" w:date="2011-06-20T12:41:00Z">
        <w:del w:id="4581" w:author="IO" w:date="2011-07-21T13:41:00Z">
          <w:r w:rsidR="000F0CC0" w:rsidRPr="009B75DF" w:rsidDel="005B28B6">
            <w:delText xml:space="preserve">y </w:delText>
          </w:r>
        </w:del>
      </w:ins>
      <w:ins w:id="4582" w:author="Orion" w:date="2011-06-20T12:43:00Z">
        <w:del w:id="4583" w:author="IO" w:date="2011-07-21T13:41:00Z">
          <w:r w:rsidR="000F0CC0" w:rsidRPr="009B75DF" w:rsidDel="005B28B6">
            <w:delText>después de comproba</w:delText>
          </w:r>
        </w:del>
      </w:ins>
      <w:ins w:id="4584" w:author="Orion" w:date="2011-06-20T12:44:00Z">
        <w:del w:id="4585" w:author="IO" w:date="2011-07-21T13:41:00Z">
          <w:r w:rsidR="000F0CC0" w:rsidRPr="009B75DF" w:rsidDel="005B28B6">
            <w:delText>r</w:delText>
          </w:r>
        </w:del>
      </w:ins>
      <w:ins w:id="4586" w:author="Orion" w:date="2011-06-20T12:41:00Z">
        <w:del w:id="4587" w:author="IO" w:date="2011-07-21T13:41:00Z">
          <w:r w:rsidR="000F0CC0" w:rsidRPr="009B75DF" w:rsidDel="005B28B6">
            <w:delText xml:space="preserve"> que la maniobra ha finalizado</w:delText>
          </w:r>
        </w:del>
      </w:ins>
      <w:ins w:id="4588" w:author="Orion" w:date="2011-06-20T12:44:00Z">
        <w:r w:rsidR="000F0CC0" w:rsidRPr="009B75DF">
          <w:t>,</w:t>
        </w:r>
      </w:ins>
      <w:ins w:id="4589" w:author="Orion" w:date="2011-06-20T12:41:00Z">
        <w:r w:rsidR="000F0CC0" w:rsidRPr="009B75DF">
          <w:t xml:space="preserve"> el piloto </w:t>
        </w:r>
        <w:del w:id="4590" w:author="IO" w:date="2011-07-21T13:41:00Z">
          <w:r w:rsidR="000F0CC0" w:rsidRPr="009B75DF" w:rsidDel="005B28B6">
            <w:delText>p</w:delText>
          </w:r>
        </w:del>
      </w:ins>
      <w:ins w:id="4591" w:author="Orion" w:date="2011-06-20T12:44:00Z">
        <w:del w:id="4592" w:author="IO" w:date="2011-07-21T13:41:00Z">
          <w:r w:rsidR="000F0CC0" w:rsidRPr="009B75DF" w:rsidDel="005B28B6">
            <w:delText xml:space="preserve">rocederá a </w:delText>
          </w:r>
        </w:del>
        <w:r w:rsidR="000F0CC0" w:rsidRPr="009B75DF">
          <w:t>elimina</w:t>
        </w:r>
        <w:del w:id="4593" w:author="IO" w:date="2011-07-21T13:41:00Z">
          <w:r w:rsidR="000F0CC0" w:rsidRPr="009B75DF" w:rsidDel="005B28B6">
            <w:delText>r</w:delText>
          </w:r>
        </w:del>
        <w:r w:rsidR="000F0CC0" w:rsidRPr="009B75DF">
          <w:t xml:space="preserve"> la instrucci</w:t>
        </w:r>
      </w:ins>
      <w:ins w:id="4594" w:author="Orion" w:date="2011-06-20T12:45:00Z">
        <w:r w:rsidR="001232B1" w:rsidRPr="009B75DF">
          <w:t xml:space="preserve">ón </w:t>
        </w:r>
        <w:r w:rsidR="000F0CC0" w:rsidRPr="009B75DF">
          <w:t xml:space="preserve">de </w:t>
        </w:r>
      </w:ins>
      <w:ins w:id="4595" w:author="Orion" w:date="2011-06-20T12:46:00Z">
        <w:r w:rsidR="000F0CC0" w:rsidRPr="009B75DF">
          <w:t xml:space="preserve">aquellas </w:t>
        </w:r>
      </w:ins>
      <w:ins w:id="4596" w:author="IO" w:date="2011-07-21T13:41:00Z">
        <w:r>
          <w:t xml:space="preserve">que tenía </w:t>
        </w:r>
      </w:ins>
      <w:ins w:id="4597" w:author="Orion" w:date="2011-06-20T12:45:00Z">
        <w:r w:rsidR="000F0CC0" w:rsidRPr="009B75DF">
          <w:t xml:space="preserve">marcadas como </w:t>
        </w:r>
        <w:del w:id="4598" w:author="IO" w:date="2011-07-21T13:41:00Z">
          <w:r w:rsidR="000F0CC0" w:rsidRPr="009B75DF" w:rsidDel="005B28B6">
            <w:delText>que se estaban ejecutando</w:delText>
          </w:r>
        </w:del>
      </w:ins>
      <w:ins w:id="4599" w:author="IO" w:date="2011-07-21T13:41:00Z">
        <w:r>
          <w:t>en ejecución</w:t>
        </w:r>
      </w:ins>
      <w:ins w:id="4600" w:author="Orion" w:date="2011-06-20T12:45:00Z">
        <w:r w:rsidR="000F0CC0" w:rsidRPr="009B75DF">
          <w:t xml:space="preserve"> dentro de su estado mental</w:t>
        </w:r>
      </w:ins>
      <w:ins w:id="4601" w:author="IO" w:date="2011-07-21T13:42:00Z">
        <w:r>
          <w:t xml:space="preserve"> (atributo “</w:t>
        </w:r>
      </w:ins>
      <w:ins w:id="4602" w:author="IO" w:date="2011-07-21T16:54:00Z">
        <w:r w:rsidR="00894CAC">
          <w:t>I</w:t>
        </w:r>
      </w:ins>
      <w:ins w:id="4603" w:author="IO" w:date="2011-07-21T13:42:00Z">
        <w:r>
          <w:t>nstructionRunning”)</w:t>
        </w:r>
      </w:ins>
      <w:ins w:id="4604" w:author="Orion" w:date="2011-06-20T12:45:00Z">
        <w:r w:rsidR="000F0CC0" w:rsidRPr="009B75DF">
          <w:t>.</w:t>
        </w:r>
      </w:ins>
    </w:p>
    <w:p w14:paraId="5AE3C2C9" w14:textId="6E86C309" w:rsidR="000146FD" w:rsidRPr="009B75DF" w:rsidRDefault="000146FD">
      <w:pPr>
        <w:spacing w:before="240" w:after="120"/>
        <w:ind w:firstLine="284"/>
        <w:jc w:val="both"/>
        <w:rPr>
          <w:ins w:id="4605" w:author="Orion" w:date="2011-06-20T12:37:00Z"/>
        </w:rPr>
        <w:pPrChange w:id="4606" w:author="IO" w:date="2011-07-21T11:43:00Z">
          <w:pPr/>
        </w:pPrChange>
      </w:pPr>
    </w:p>
    <w:p w14:paraId="558FAB43" w14:textId="78C4F939" w:rsidR="000F0CC0" w:rsidRDefault="009F675E">
      <w:pPr>
        <w:pStyle w:val="Caption"/>
        <w:rPr>
          <w:ins w:id="4607" w:author="Orion" w:date="2011-06-20T12:37:00Z"/>
          <w:rFonts w:cs="Times New Roman"/>
        </w:rPr>
        <w:pPrChange w:id="4608" w:author="Orion" w:date="2011-06-20T12:47:00Z">
          <w:pPr/>
        </w:pPrChange>
      </w:pPr>
      <w:bookmarkStart w:id="4609" w:name="_Ref296337417"/>
      <w:bookmarkStart w:id="4610" w:name="_Toc299483442"/>
      <w:ins w:id="4611" w:author="Orion" w:date="2011-06-20T12:32:00Z">
        <w:r w:rsidRPr="00020020">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4612" w:author="Orion" w:date="2011-06-20T12:47:00Z">
        <w:r w:rsidR="00254432">
          <w:t xml:space="preserve">Figura </w:t>
        </w:r>
        <w:r w:rsidR="00254432">
          <w:fldChar w:fldCharType="begin"/>
        </w:r>
        <w:r w:rsidR="00254432">
          <w:instrText xml:space="preserve"> SEQ Figura \* ARABIC </w:instrText>
        </w:r>
      </w:ins>
      <w:r w:rsidR="00254432">
        <w:fldChar w:fldCharType="separate"/>
      </w:r>
      <w:ins w:id="4613" w:author="Orion" w:date="2011-07-26T22:41:00Z">
        <w:r w:rsidR="000A487B">
          <w:rPr>
            <w:noProof/>
          </w:rPr>
          <w:t>15</w:t>
        </w:r>
      </w:ins>
      <w:ins w:id="4614" w:author="Orion" w:date="2011-06-20T12:47:00Z">
        <w:r w:rsidR="00254432">
          <w:fldChar w:fldCharType="end"/>
        </w:r>
        <w:bookmarkEnd w:id="4609"/>
        <w:r w:rsidR="00254432">
          <w:t>: Interacción Piloto-Avión: Ejecución Maniobra</w:t>
        </w:r>
      </w:ins>
      <w:ins w:id="4615" w:author="IO" w:date="2011-07-21T13:45:00Z">
        <w:r w:rsidR="005B28B6">
          <w:t>.</w:t>
        </w:r>
      </w:ins>
      <w:bookmarkEnd w:id="4610"/>
    </w:p>
    <w:p w14:paraId="6A2EE279" w14:textId="4DFF8203" w:rsidR="005B28B6" w:rsidRPr="00B0777E" w:rsidRDefault="005B28B6">
      <w:pPr>
        <w:pStyle w:val="Heading1"/>
        <w:numPr>
          <w:ilvl w:val="3"/>
          <w:numId w:val="40"/>
        </w:numPr>
        <w:rPr>
          <w:ins w:id="4616" w:author="IO" w:date="2011-07-21T13:43:00Z"/>
          <w:b w:val="0"/>
          <w:sz w:val="28"/>
          <w:szCs w:val="52"/>
        </w:rPr>
        <w:pPrChange w:id="4617" w:author="IO" w:date="2011-07-21T13:43:00Z">
          <w:pPr>
            <w:pStyle w:val="Heading1"/>
            <w:numPr>
              <w:ilvl w:val="3"/>
              <w:numId w:val="52"/>
            </w:numPr>
            <w:tabs>
              <w:tab w:val="clear" w:pos="0"/>
            </w:tabs>
            <w:ind w:left="1728" w:hanging="648"/>
          </w:pPr>
        </w:pPrChange>
      </w:pPr>
      <w:bookmarkStart w:id="4618" w:name="_Ref299019168"/>
      <w:bookmarkStart w:id="4619" w:name="_Toc299463889"/>
      <w:ins w:id="4620" w:author="IO" w:date="2011-07-21T13:43:00Z">
        <w:r>
          <w:rPr>
            <w:b w:val="0"/>
            <w:sz w:val="28"/>
            <w:szCs w:val="52"/>
          </w:rPr>
          <w:t>Comprobaciones tras la maniobra</w:t>
        </w:r>
        <w:bookmarkEnd w:id="4618"/>
        <w:bookmarkEnd w:id="4619"/>
      </w:ins>
    </w:p>
    <w:p w14:paraId="03AA1996" w14:textId="4EEBACEA" w:rsidR="000F0CC0" w:rsidRPr="009B75DF" w:rsidDel="005B28B6" w:rsidRDefault="00C54BBC">
      <w:pPr>
        <w:spacing w:after="120"/>
        <w:jc w:val="both"/>
        <w:rPr>
          <w:ins w:id="4621" w:author="Orion" w:date="2011-06-20T17:52:00Z"/>
          <w:del w:id="4622" w:author="IO" w:date="2011-07-21T13:45:00Z"/>
        </w:rPr>
        <w:pPrChange w:id="4623" w:author="IO" w:date="2011-07-21T13:45:00Z">
          <w:pPr/>
        </w:pPrChange>
      </w:pPr>
      <w:ins w:id="4624" w:author="IO" w:date="2011-07-21T14:27:00Z">
        <w:r>
          <w:t xml:space="preserve">Tras realizar una maniobra, el piloto comprueba si ha terminado el tramo en curso. </w:t>
        </w:r>
      </w:ins>
      <w:ins w:id="4625"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4626" w:author="IO" w:date="2011-07-21T14:30:00Z">
        <w:r w:rsidRPr="009B75DF">
          <w:fldChar w:fldCharType="separate"/>
        </w:r>
      </w:ins>
      <w:ins w:id="4627" w:author="Orion" w:date="2011-07-26T22:30:00Z">
        <w:r w:rsidR="00503590">
          <w:t>Figura 16</w:t>
        </w:r>
      </w:ins>
      <w:ins w:id="4628" w:author="IO" w:date="2011-07-22T13:16:00Z">
        <w:del w:id="4629" w:author="Orion" w:date="2011-07-26T22:30:00Z">
          <w:r w:rsidR="00416FF6" w:rsidDel="00503590">
            <w:delText>Figura 15</w:delText>
          </w:r>
        </w:del>
      </w:ins>
      <w:ins w:id="4630" w:author="IO" w:date="2011-07-21T14:30:00Z">
        <w:r w:rsidRPr="009B75DF">
          <w:fldChar w:fldCharType="end"/>
        </w:r>
        <w:r>
          <w:t xml:space="preserve">. El piloto </w:t>
        </w:r>
      </w:ins>
    </w:p>
    <w:p w14:paraId="621058C2" w14:textId="7D6776DD" w:rsidR="00623756" w:rsidRDefault="00426907">
      <w:pPr>
        <w:spacing w:after="120"/>
        <w:jc w:val="both"/>
        <w:rPr>
          <w:ins w:id="4631" w:author="IO" w:date="2011-07-21T14:46:00Z"/>
        </w:rPr>
        <w:pPrChange w:id="4632" w:author="IO" w:date="2011-07-21T14:38:00Z">
          <w:pPr>
            <w:pStyle w:val="Caption"/>
            <w:jc w:val="both"/>
          </w:pPr>
        </w:pPrChange>
      </w:pPr>
      <w:ins w:id="4633" w:author="Orion" w:date="2011-06-20T18:01:00Z">
        <w:del w:id="4634" w:author="IO" w:date="2011-07-21T14:30:00Z">
          <w:r w:rsidRPr="009B75DF" w:rsidDel="00C54BBC">
            <w:delText xml:space="preserve">En caso de que se haya completado el tramo </w:delText>
          </w:r>
        </w:del>
      </w:ins>
      <w:ins w:id="4635" w:author="Orion" w:date="2011-06-20T18:02:00Z">
        <w:del w:id="4636" w:author="IO" w:date="2011-07-21T14:30:00Z">
          <w:r w:rsidRPr="009B75DF" w:rsidDel="00C54BBC">
            <w:delText>sobre</w:delText>
          </w:r>
        </w:del>
      </w:ins>
      <w:ins w:id="4637" w:author="Orion" w:date="2011-06-20T18:01:00Z">
        <w:del w:id="4638" w:author="IO" w:date="2011-07-21T14:30:00Z">
          <w:r w:rsidRPr="009B75DF" w:rsidDel="00C54BBC">
            <w:delText xml:space="preserve"> </w:delText>
          </w:r>
        </w:del>
      </w:ins>
      <w:ins w:id="4639" w:author="Orion" w:date="2011-06-20T18:02:00Z">
        <w:del w:id="4640" w:author="IO" w:date="2011-07-21T14:30:00Z">
          <w:r w:rsidRPr="009B75DF" w:rsidDel="00C54BBC">
            <w:delText xml:space="preserve">el que se está volando, </w:delText>
          </w:r>
        </w:del>
      </w:ins>
      <w:ins w:id="4641" w:author="IO" w:date="2011-07-21T14:30:00Z">
        <w:r w:rsidR="00C54BBC">
          <w:t xml:space="preserve">utiliza </w:t>
        </w:r>
      </w:ins>
      <w:ins w:id="4642" w:author="Orion" w:date="2011-06-20T18:07:00Z">
        <w:r w:rsidRPr="009B75DF">
          <w:t>la aplicación interna “Leg Checker”</w:t>
        </w:r>
      </w:ins>
      <w:ins w:id="4643" w:author="IO" w:date="2011-07-21T14:30:00Z">
        <w:r w:rsidR="00C54BBC">
          <w:t xml:space="preserve"> para comprobar el tramo en curso. </w:t>
        </w:r>
      </w:ins>
      <w:commentRangeStart w:id="4644"/>
      <w:ins w:id="4645" w:author="Orion" w:date="2011-06-20T18:08:00Z">
        <w:del w:id="4646" w:author="IO" w:date="2011-07-21T14:30:00Z">
          <w:r w:rsidR="00241E95" w:rsidRPr="009B75DF" w:rsidDel="00C54BBC">
            <w:delText>,</w:delText>
          </w:r>
        </w:del>
      </w:ins>
      <w:ins w:id="4647" w:author="Orion" w:date="2011-06-20T18:07:00Z">
        <w:del w:id="4648" w:author="IO" w:date="2011-07-21T14:30:00Z">
          <w:r w:rsidRPr="009B75DF" w:rsidDel="00C54BBC">
            <w:delText xml:space="preserve"> que</w:delText>
          </w:r>
        </w:del>
      </w:ins>
      <w:ins w:id="4649" w:author="IO" w:date="2011-07-21T14:30:00Z">
        <w:r w:rsidR="00C54BBC">
          <w:t>Esta aplicación</w:t>
        </w:r>
      </w:ins>
      <w:ins w:id="4650" w:author="Orion" w:date="2011-06-20T18:07:00Z">
        <w:r w:rsidRPr="009B75DF">
          <w:t xml:space="preserve"> se inició cuando se ejecut</w:t>
        </w:r>
      </w:ins>
      <w:ins w:id="4651" w:author="Orion" w:date="2011-06-20T18:08:00Z">
        <w:r w:rsidRPr="009B75DF">
          <w:t xml:space="preserve">ó </w:t>
        </w:r>
      </w:ins>
      <w:ins w:id="4652" w:author="Orion" w:date="2011-06-20T18:02:00Z">
        <w:r w:rsidRPr="009B75DF">
          <w:t xml:space="preserve">la tarea “Check Leg </w:t>
        </w:r>
      </w:ins>
      <w:ins w:id="4653" w:author="Orion" w:date="2011-06-20T18:03:00Z">
        <w:r w:rsidRPr="009B75DF">
          <w:t>Completed”</w:t>
        </w:r>
      </w:ins>
      <w:ins w:id="4654" w:author="Orion" w:date="2011-06-20T18:08:00Z">
        <w:r w:rsidRPr="009B75DF">
          <w:t xml:space="preserve"> la primera vez</w:t>
        </w:r>
      </w:ins>
      <w:commentRangeEnd w:id="4644"/>
      <w:r w:rsidR="00C54BBC">
        <w:rPr>
          <w:rStyle w:val="CommentReference"/>
        </w:rPr>
        <w:commentReference w:id="4644"/>
      </w:r>
      <w:ins w:id="4655" w:author="Orion" w:date="2011-06-20T18:17:00Z">
        <w:del w:id="4656" w:author="IO" w:date="2011-07-21T14:31:00Z">
          <w:r w:rsidR="00241E95" w:rsidRPr="009B75DF" w:rsidDel="00C54BBC">
            <w:delText xml:space="preserve"> (</w:delText>
          </w:r>
        </w:del>
      </w:ins>
      <w:ins w:id="4657" w:author="Orion" w:date="2011-06-20T18:29:00Z">
        <w:del w:id="4658" w:author="IO" w:date="2011-07-21T14:31:00Z">
          <w:r w:rsidR="001D27C3" w:rsidRPr="009B75DF" w:rsidDel="00C54BBC">
            <w:fldChar w:fldCharType="begin"/>
          </w:r>
          <w:r w:rsidR="001D27C3" w:rsidRPr="009B75DF" w:rsidDel="00C54BBC">
            <w:delInstrText xml:space="preserve"> REF _Ref296357868 \h </w:delInstrText>
          </w:r>
        </w:del>
      </w:ins>
      <w:del w:id="4659" w:author="IO" w:date="2011-07-21T14:31:00Z">
        <w:r w:rsidR="009B75DF" w:rsidDel="00C54BBC">
          <w:delInstrText xml:space="preserve"> \* MERGEFORMAT </w:delInstrText>
        </w:r>
        <w:r w:rsidR="001D27C3" w:rsidRPr="009B75DF" w:rsidDel="00C54BBC">
          <w:fldChar w:fldCharType="end"/>
        </w:r>
      </w:del>
      <w:ins w:id="4660" w:author="Orion" w:date="2011-06-20T18:17:00Z">
        <w:del w:id="4661" w:author="IO" w:date="2011-07-21T14:31:00Z">
          <w:r w:rsidR="00241E95" w:rsidRPr="009B75DF" w:rsidDel="00C54BBC">
            <w:delText>)</w:delText>
          </w:r>
        </w:del>
      </w:ins>
      <w:ins w:id="4662" w:author="IO" w:date="2011-07-21T14:32:00Z">
        <w:r w:rsidR="00C54BBC">
          <w:t xml:space="preserve">. En caso de que el tramo haya sido </w:t>
        </w:r>
      </w:ins>
      <w:ins w:id="4663" w:author="IO" w:date="2011-07-21T14:35:00Z">
        <w:r w:rsidR="00C54BBC">
          <w:t>completado</w:t>
        </w:r>
      </w:ins>
      <w:ins w:id="4664" w:author="IO" w:date="2011-07-21T14:32:00Z">
        <w:r w:rsidR="00C54BBC">
          <w:t xml:space="preserve"> con éxito, la </w:t>
        </w:r>
      </w:ins>
      <w:ins w:id="4665" w:author="IO" w:date="2011-07-21T14:35:00Z">
        <w:r w:rsidR="00C54BBC">
          <w:t>aplicación</w:t>
        </w:r>
      </w:ins>
      <w:ins w:id="4666" w:author="Orion" w:date="2011-06-20T18:08:00Z">
        <w:del w:id="4667" w:author="IO" w:date="2011-07-21T14:32:00Z">
          <w:r w:rsidR="00241E95" w:rsidRPr="009B75DF" w:rsidDel="00C54BBC">
            <w:delText>,</w:delText>
          </w:r>
        </w:del>
      </w:ins>
      <w:ins w:id="4668" w:author="Orion" w:date="2011-06-20T18:06:00Z">
        <w:r w:rsidRPr="009B75DF">
          <w:t xml:space="preserve"> </w:t>
        </w:r>
      </w:ins>
      <w:ins w:id="4669" w:author="Orion" w:date="2011-06-20T18:05:00Z">
        <w:r w:rsidRPr="009B75DF">
          <w:t>lanzará</w:t>
        </w:r>
      </w:ins>
      <w:ins w:id="4670" w:author="Orion" w:date="2011-06-20T18:04:00Z">
        <w:r w:rsidRPr="009B75DF">
          <w:t xml:space="preserve"> un evento “LegCompleted”</w:t>
        </w:r>
      </w:ins>
      <w:ins w:id="4671" w:author="Orion" w:date="2011-06-20T18:10:00Z">
        <w:r w:rsidR="00241E95" w:rsidRPr="009B75DF">
          <w:t>.</w:t>
        </w:r>
      </w:ins>
      <w:ins w:id="4672" w:author="Orion" w:date="2011-06-20T18:20:00Z">
        <w:r w:rsidR="000B2D34" w:rsidRPr="009B75DF">
          <w:t xml:space="preserve"> </w:t>
        </w:r>
      </w:ins>
      <w:ins w:id="4673" w:author="IO" w:date="2011-07-21T14:33:00Z">
        <w:r w:rsidR="00C54BBC">
          <w:t xml:space="preserve">El piloto procesa este evento y </w:t>
        </w:r>
      </w:ins>
      <w:ins w:id="4674" w:author="Orion" w:date="2011-06-20T18:20:00Z">
        <w:del w:id="4675" w:author="IO" w:date="2011-07-21T14:33:00Z">
          <w:r w:rsidR="000B2D34" w:rsidRPr="009B75DF" w:rsidDel="00C54BBC">
            <w:delText>Haciendo uso de este evento</w:delText>
          </w:r>
        </w:del>
      </w:ins>
      <w:ins w:id="4676" w:author="Orion" w:date="2011-06-20T18:21:00Z">
        <w:del w:id="4677" w:author="IO" w:date="2011-07-21T14:33:00Z">
          <w:r w:rsidR="000B2D34" w:rsidRPr="009B75DF" w:rsidDel="00C54BBC">
            <w:delText>,</w:delText>
          </w:r>
        </w:del>
      </w:ins>
      <w:ins w:id="4678" w:author="Orion" w:date="2011-06-20T18:20:00Z">
        <w:del w:id="4679" w:author="IO" w:date="2011-07-21T14:33:00Z">
          <w:r w:rsidR="000B2D34" w:rsidRPr="009B75DF" w:rsidDel="00C54BBC">
            <w:delText xml:space="preserve"> d</w:delText>
          </w:r>
        </w:del>
      </w:ins>
      <w:ins w:id="4680" w:author="IO" w:date="2011-07-21T14:35:00Z">
        <w:r w:rsidR="00C54BBC">
          <w:t>utiliza la información sobre el plan de vuelo y</w:t>
        </w:r>
      </w:ins>
      <w:ins w:id="4681" w:author="IO" w:date="2011-07-21T14:33:00Z">
        <w:r w:rsidR="00C54BBC">
          <w:t xml:space="preserve"> </w:t>
        </w:r>
      </w:ins>
      <w:ins w:id="4682" w:author="Orion" w:date="2011-06-20T18:20:00Z">
        <w:r w:rsidR="000B2D34" w:rsidRPr="009B75DF">
          <w:t>el tramo que</w:t>
        </w:r>
        <w:del w:id="4683" w:author="IO" w:date="2011-07-21T14:35:00Z">
          <w:r w:rsidR="000B2D34" w:rsidRPr="009B75DF" w:rsidDel="00C54BBC">
            <w:delText xml:space="preserve"> se</w:delText>
          </w:r>
        </w:del>
        <w:r w:rsidR="000B2D34" w:rsidRPr="009B75DF">
          <w:t xml:space="preserve"> acaba de finalizar</w:t>
        </w:r>
      </w:ins>
      <w:ins w:id="4684" w:author="Orion" w:date="2011-06-20T18:21:00Z">
        <w:r w:rsidR="000B2D34" w:rsidRPr="009B75DF">
          <w:t xml:space="preserve"> </w:t>
        </w:r>
        <w:del w:id="4685" w:author="IO" w:date="2011-07-21T14:35:00Z">
          <w:r w:rsidR="000B2D34" w:rsidRPr="009B75DF" w:rsidDel="00C54BBC">
            <w:delText xml:space="preserve">y </w:delText>
          </w:r>
        </w:del>
        <w:del w:id="4686" w:author="IO" w:date="2011-07-21T14:34:00Z">
          <w:r w:rsidR="000B2D34" w:rsidRPr="009B75DF" w:rsidDel="00C54BBC">
            <w:delText>del estado mental del piloto</w:delText>
          </w:r>
        </w:del>
      </w:ins>
      <w:ins w:id="4687" w:author="Orion" w:date="2011-06-20T18:20:00Z">
        <w:del w:id="4688" w:author="IO" w:date="2011-07-21T14:34:00Z">
          <w:r w:rsidR="000B2D34" w:rsidRPr="009B75DF" w:rsidDel="00C54BBC">
            <w:delText xml:space="preserve"> se</w:delText>
          </w:r>
        </w:del>
        <w:del w:id="4689" w:author="IO" w:date="2011-07-21T14:35:00Z">
          <w:r w:rsidR="000B2D34" w:rsidRPr="009B75DF" w:rsidDel="00C54BBC">
            <w:delText xml:space="preserve"> proceder</w:delText>
          </w:r>
        </w:del>
      </w:ins>
      <w:ins w:id="4690" w:author="Orion" w:date="2011-06-20T18:21:00Z">
        <w:del w:id="4691" w:author="IO" w:date="2011-07-21T14:35:00Z">
          <w:r w:rsidR="000B2D34" w:rsidRPr="009B75DF" w:rsidDel="00C54BBC">
            <w:delText xml:space="preserve">á </w:delText>
          </w:r>
        </w:del>
      </w:ins>
      <w:ins w:id="4692" w:author="IO" w:date="2011-07-21T14:35:00Z">
        <w:r w:rsidR="00C54BBC">
          <w:t>par</w:t>
        </w:r>
      </w:ins>
      <w:ins w:id="4693" w:author="Orion" w:date="2011-06-20T18:21:00Z">
        <w:r w:rsidR="000B2D34" w:rsidRPr="009B75DF">
          <w:t xml:space="preserve">a </w:t>
        </w:r>
      </w:ins>
      <w:ins w:id="4694" w:author="IO" w:date="2011-07-21T14:38:00Z">
        <w:r w:rsidR="00623756">
          <w:t>determinar en qué condiciones se encuentra el vuelo. Esto se hace</w:t>
        </w:r>
      </w:ins>
      <w:ins w:id="4695" w:author="IO" w:date="2011-07-21T14:36:00Z">
        <w:r w:rsidR="00C54BBC">
          <w:t xml:space="preserve"> </w:t>
        </w:r>
      </w:ins>
      <w:ins w:id="4696" w:author="Orion" w:date="2011-06-20T18:21:00Z">
        <w:r w:rsidR="000B2D34" w:rsidRPr="009B75DF">
          <w:t>ejecuta</w:t>
        </w:r>
        <w:del w:id="4697" w:author="IO" w:date="2011-07-21T14:36:00Z">
          <w:r w:rsidR="000B2D34" w:rsidRPr="009B75DF" w:rsidDel="00C54BBC">
            <w:delText>r</w:delText>
          </w:r>
        </w:del>
      </w:ins>
      <w:ins w:id="4698" w:author="IO" w:date="2011-07-21T14:36:00Z">
        <w:r w:rsidR="00C54BBC">
          <w:t>ndo</w:t>
        </w:r>
      </w:ins>
      <w:ins w:id="4699" w:author="Orion" w:date="2011-06-20T18:21:00Z">
        <w:r w:rsidR="000B2D34" w:rsidRPr="009B75DF">
          <w:t xml:space="preserve"> la tarea “GoNextLeg” (</w:t>
        </w:r>
      </w:ins>
      <w:ins w:id="4700" w:author="IO" w:date="2011-07-21T14:36:00Z">
        <w:r w:rsidR="00C54BBC">
          <w:t xml:space="preserve">ver </w:t>
        </w:r>
      </w:ins>
      <w:ins w:id="4701"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4702" w:author="Orion" w:date="2011-07-26T22:30:00Z">
        <w:r w:rsidR="00503590">
          <w:t>Figura 17</w:t>
        </w:r>
      </w:ins>
      <w:ins w:id="4703" w:author="IO" w:date="2011-07-22T13:16:00Z">
        <w:del w:id="4704" w:author="Orion" w:date="2011-07-26T22:30:00Z">
          <w:r w:rsidR="00416FF6" w:rsidDel="00503590">
            <w:delText>Figura 16</w:delText>
          </w:r>
        </w:del>
      </w:ins>
      <w:ins w:id="4705" w:author="Orion" w:date="2011-06-20T18:30:00Z">
        <w:r w:rsidR="001D27C3" w:rsidRPr="009B75DF">
          <w:fldChar w:fldCharType="end"/>
        </w:r>
      </w:ins>
      <w:ins w:id="4706" w:author="Orion" w:date="2011-06-20T18:21:00Z">
        <w:r w:rsidR="000B2D34" w:rsidRPr="009B75DF">
          <w:t xml:space="preserve">). </w:t>
        </w:r>
        <w:r w:rsidR="000B2D34" w:rsidRPr="009B75DF">
          <w:lastRenderedPageBreak/>
          <w:t>Esta tarea tendrá la finalidad</w:t>
        </w:r>
      </w:ins>
      <w:ins w:id="4707" w:author="Orion" w:date="2011-06-20T18:22:00Z">
        <w:r w:rsidR="000B2D34" w:rsidRPr="009B75DF">
          <w:t xml:space="preserve"> de confirmar que el tramo se ha finalizado y generar un </w:t>
        </w:r>
        <w:del w:id="4708" w:author="IO" w:date="2011-07-21T14:38:00Z">
          <w:r w:rsidR="000B2D34" w:rsidRPr="009B75DF" w:rsidDel="00623756">
            <w:delText>determinad</w:delText>
          </w:r>
        </w:del>
        <w:del w:id="4709" w:author="IO" w:date="2011-07-21T14:39:00Z">
          <w:r w:rsidR="000B2D34" w:rsidRPr="009B75DF" w:rsidDel="00623756">
            <w:delText xml:space="preserve">o </w:delText>
          </w:r>
        </w:del>
        <w:r w:rsidR="000B2D34" w:rsidRPr="009B75DF">
          <w:t xml:space="preserve">hecho </w:t>
        </w:r>
      </w:ins>
      <w:ins w:id="4710" w:author="IO" w:date="2011-07-21T14:39:00Z">
        <w:r w:rsidR="00623756">
          <w:t xml:space="preserve">indicando </w:t>
        </w:r>
      </w:ins>
      <w:ins w:id="4711" w:author="Orion" w:date="2011-06-20T18:22:00Z">
        <w:del w:id="4712" w:author="IO" w:date="2011-07-21T14:39:00Z">
          <w:r w:rsidR="000B2D34" w:rsidRPr="009B75DF" w:rsidDel="00623756">
            <w:delText xml:space="preserve">dependiendo de </w:delText>
          </w:r>
        </w:del>
        <w:r w:rsidR="000B2D34" w:rsidRPr="009B75DF">
          <w:t xml:space="preserve">las condiciones en que </w:t>
        </w:r>
        <w:del w:id="4713" w:author="IO" w:date="2011-07-21T14:39:00Z">
          <w:r w:rsidR="000B2D34" w:rsidRPr="009B75DF" w:rsidDel="00623756">
            <w:delText>se ha acabado dicho tramo</w:delText>
          </w:r>
        </w:del>
      </w:ins>
      <w:ins w:id="4714" w:author="IO" w:date="2011-07-21T14:39:00Z">
        <w:r w:rsidR="00623756">
          <w:t>terminó</w:t>
        </w:r>
      </w:ins>
      <w:ins w:id="4715" w:author="Orion" w:date="2011-06-20T18:22:00Z">
        <w:r w:rsidR="000B2D34" w:rsidRPr="009B75DF">
          <w:t>.</w:t>
        </w:r>
      </w:ins>
      <w:ins w:id="4716" w:author="Orion" w:date="2011-06-20T18:23:00Z">
        <w:del w:id="4717" w:author="IO" w:date="2011-07-21T14:40:00Z">
          <w:r w:rsidR="000B2D34" w:rsidRPr="009B75DF" w:rsidDel="00623756">
            <w:delText xml:space="preserve"> Así</w:delText>
          </w:r>
        </w:del>
        <w:r w:rsidR="000B2D34" w:rsidRPr="009B75DF">
          <w:t xml:space="preserve"> </w:t>
        </w:r>
      </w:ins>
      <w:ins w:id="4718"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4719" w:author="Orion" w:date="2011-06-20T18:44:00Z"/>
          <w:del w:id="4720" w:author="IO" w:date="2011-07-21T14:46:00Z"/>
        </w:rPr>
        <w:pPrChange w:id="4721" w:author="IO" w:date="2011-07-21T14:38:00Z">
          <w:pPr>
            <w:pStyle w:val="Caption"/>
            <w:jc w:val="both"/>
          </w:pPr>
        </w:pPrChange>
      </w:pPr>
      <w:ins w:id="4722" w:author="Orion" w:date="2011-06-20T18:23:00Z">
        <w:del w:id="4723" w:author="IO" w:date="2011-07-21T14:40:00Z">
          <w:r w:rsidRPr="009B75DF" w:rsidDel="00623756">
            <w:delText>p</w:delText>
          </w:r>
        </w:del>
        <w:del w:id="4724" w:author="IO" w:date="2011-07-21T14:46:00Z">
          <w:r w:rsidRPr="009B75DF" w:rsidDel="00623756">
            <w:delText>or e</w:delText>
          </w:r>
        </w:del>
      </w:ins>
      <w:ins w:id="4725" w:author="Orion" w:date="2011-06-20T18:24:00Z">
        <w:del w:id="4726" w:author="IO" w:date="2011-07-21T14:46:00Z">
          <w:r w:rsidRPr="009B75DF" w:rsidDel="00623756">
            <w:delText>j</w:delText>
          </w:r>
        </w:del>
      </w:ins>
      <w:ins w:id="4727" w:author="Orion" w:date="2011-06-20T18:23:00Z">
        <w:del w:id="4728" w:author="IO" w:date="2011-07-21T14:46:00Z">
          <w:r w:rsidRPr="009B75DF" w:rsidDel="00623756">
            <w:delText>emp</w:delText>
          </w:r>
        </w:del>
      </w:ins>
      <w:ins w:id="4729" w:author="Orion" w:date="2011-06-20T18:24:00Z">
        <w:del w:id="4730" w:author="IO" w:date="2011-07-21T14:46:00Z">
          <w:r w:rsidRPr="009B75DF" w:rsidDel="00623756">
            <w:delText>l</w:delText>
          </w:r>
        </w:del>
      </w:ins>
      <w:ins w:id="4731" w:author="Orion" w:date="2011-06-20T18:23:00Z">
        <w:del w:id="4732" w:author="IO" w:date="2011-07-21T14:46:00Z">
          <w:r w:rsidRPr="009B75DF" w:rsidDel="00623756">
            <w:delText xml:space="preserve">o, si el tramo </w:delText>
          </w:r>
        </w:del>
      </w:ins>
      <w:ins w:id="4733" w:author="Orion" w:date="2011-06-20T18:25:00Z">
        <w:del w:id="4734" w:author="IO" w:date="2011-07-21T14:46:00Z">
          <w:r w:rsidR="001D27C3" w:rsidRPr="009B75DF" w:rsidDel="00623756">
            <w:delText>fue</w:delText>
          </w:r>
        </w:del>
      </w:ins>
      <w:ins w:id="4735" w:author="Orion" w:date="2011-06-20T18:23:00Z">
        <w:del w:id="4736" w:author="IO" w:date="2011-07-21T14:46:00Z">
          <w:r w:rsidRPr="009B75DF" w:rsidDel="00623756">
            <w:delText xml:space="preserve"> generado como </w:delText>
          </w:r>
        </w:del>
      </w:ins>
      <w:ins w:id="4737" w:author="Orion" w:date="2011-06-20T18:25:00Z">
        <w:del w:id="4738" w:author="IO" w:date="2011-07-21T14:46:00Z">
          <w:r w:rsidR="001D27C3" w:rsidRPr="009B75DF" w:rsidDel="00623756">
            <w:delText>resultado de un conflicto entre aviones, o lo que es lo mismo a partir de una orden de un controlador</w:delText>
          </w:r>
        </w:del>
      </w:ins>
      <w:ins w:id="4739" w:author="Orion" w:date="2011-06-20T18:32:00Z">
        <w:del w:id="4740" w:author="IO" w:date="2011-07-21T14:46:00Z">
          <w:r w:rsidR="00C92613" w:rsidRPr="009B75DF" w:rsidDel="00623756">
            <w:delText xml:space="preserve">, </w:delText>
          </w:r>
        </w:del>
        <w:del w:id="4741" w:author="IO" w:date="2011-07-21T14:39:00Z">
          <w:r w:rsidR="00C92613" w:rsidRPr="009B75DF" w:rsidDel="00623756">
            <w:delText>posteriormente se comentará como se generan estos tipos de tramos</w:delText>
          </w:r>
        </w:del>
      </w:ins>
      <w:ins w:id="4742" w:author="Orion" w:date="2011-06-20T18:25:00Z">
        <w:del w:id="4743" w:author="IO" w:date="2011-07-21T14:39:00Z">
          <w:r w:rsidR="001D27C3" w:rsidRPr="009B75DF" w:rsidDel="00623756">
            <w:delText>,</w:delText>
          </w:r>
        </w:del>
      </w:ins>
      <w:ins w:id="4744" w:author="Orion" w:date="2011-06-20T18:26:00Z">
        <w:del w:id="4745" w:author="IO" w:date="2011-07-21T14:39:00Z">
          <w:r w:rsidR="001D27C3" w:rsidRPr="009B75DF" w:rsidDel="00623756">
            <w:delText xml:space="preserve"> </w:delText>
          </w:r>
        </w:del>
        <w:del w:id="4746" w:author="IO" w:date="2011-07-21T14:46:00Z">
          <w:r w:rsidR="001D27C3" w:rsidRPr="009B75DF" w:rsidDel="00623756">
            <w:delText>la tarea generará el hecho “</w:delText>
          </w:r>
        </w:del>
      </w:ins>
      <w:ins w:id="4747" w:author="Orion" w:date="2011-07-05T20:22:00Z">
        <w:del w:id="4748" w:author="IO" w:date="2011-07-21T14:46:00Z">
          <w:r w:rsidR="00295A33" w:rsidRPr="009B75DF" w:rsidDel="00623756">
            <w:delText>GoNextLegWithConflict</w:delText>
          </w:r>
        </w:del>
      </w:ins>
      <w:ins w:id="4749" w:author="Orion" w:date="2011-06-20T18:26:00Z">
        <w:del w:id="4750" w:author="IO" w:date="2011-07-21T14:46:00Z">
          <w:r w:rsidR="001D27C3" w:rsidRPr="009B75DF" w:rsidDel="00623756">
            <w:delText xml:space="preserve">” </w:delText>
          </w:r>
        </w:del>
      </w:ins>
      <w:ins w:id="4751" w:author="Orion" w:date="2011-07-05T20:22:00Z">
        <w:del w:id="4752" w:author="IO" w:date="2011-07-21T14:46:00Z">
          <w:r w:rsidR="00C53117" w:rsidRPr="009B75DF" w:rsidDel="00623756">
            <w:delText xml:space="preserve">que </w:delText>
          </w:r>
        </w:del>
        <w:del w:id="4753" w:author="IO" w:date="2011-07-21T14:40:00Z">
          <w:r w:rsidR="00C53117" w:rsidRPr="009B75DF" w:rsidDel="00623756">
            <w:delText>contendrá dentro</w:delText>
          </w:r>
        </w:del>
        <w:del w:id="4754" w:author="IO" w:date="2011-07-21T14:46:00Z">
          <w:r w:rsidR="00C53117" w:rsidRPr="009B75DF" w:rsidDel="00623756">
            <w:delText xml:space="preserve"> el tramo en cuestión</w:delText>
          </w:r>
        </w:del>
        <w:del w:id="4755" w:author="IO" w:date="2011-07-21T14:41:00Z">
          <w:r w:rsidR="00C53117" w:rsidRPr="009B75DF" w:rsidDel="00623756">
            <w:delText xml:space="preserve"> </w:delText>
          </w:r>
        </w:del>
      </w:ins>
      <w:ins w:id="4756" w:author="Orion" w:date="2011-07-05T20:23:00Z">
        <w:del w:id="4757" w:author="IO" w:date="2011-07-21T14:41:00Z">
          <w:r w:rsidR="00C53117" w:rsidRPr="009B75DF" w:rsidDel="00623756">
            <w:delText xml:space="preserve"> para saber las condiciones de vuelo en las que se estaba volando durante el conflicto y así</w:delText>
          </w:r>
        </w:del>
      </w:ins>
      <w:ins w:id="4758" w:author="Orion" w:date="2011-07-05T20:24:00Z">
        <w:del w:id="4759" w:author="IO" w:date="2011-07-21T14:41:00Z">
          <w:r w:rsidR="00C53117" w:rsidRPr="009B75DF" w:rsidDel="00623756">
            <w:delText xml:space="preserve"> poder</w:delText>
          </w:r>
        </w:del>
      </w:ins>
      <w:ins w:id="4760" w:author="Orion" w:date="2011-07-05T20:23:00Z">
        <w:del w:id="4761" w:author="IO" w:date="2011-07-21T14:46:00Z">
          <w:r w:rsidR="00C53117" w:rsidRPr="009B75DF" w:rsidDel="00623756">
            <w:delText xml:space="preserve"> construir el siguiente tramo</w:delText>
          </w:r>
        </w:del>
        <w:del w:id="4762" w:author="IO" w:date="2011-07-21T14:41:00Z">
          <w:r w:rsidR="00C53117" w:rsidRPr="009B75DF" w:rsidDel="00623756">
            <w:delText xml:space="preserve"> a partir de estar condicione</w:delText>
          </w:r>
        </w:del>
      </w:ins>
      <w:ins w:id="4763" w:author="Orion" w:date="2011-07-05T20:24:00Z">
        <w:del w:id="4764" w:author="IO" w:date="2011-07-21T14:41:00Z">
          <w:r w:rsidR="00C53117" w:rsidRPr="009B75DF" w:rsidDel="00623756">
            <w:delText>s</w:delText>
          </w:r>
        </w:del>
      </w:ins>
      <w:ins w:id="4765" w:author="Orion" w:date="2011-06-20T18:33:00Z">
        <w:del w:id="4766" w:author="IO" w:date="2011-07-21T14:46:00Z">
          <w:r w:rsidR="0077135C" w:rsidRPr="009B75DF" w:rsidDel="00623756">
            <w:delText>.</w:delText>
          </w:r>
          <w:r w:rsidR="00D76017" w:rsidRPr="009B75DF" w:rsidDel="00623756">
            <w:delText xml:space="preserve"> </w:delText>
          </w:r>
        </w:del>
      </w:ins>
      <w:ins w:id="4767" w:author="Orion" w:date="2011-06-20T18:39:00Z">
        <w:del w:id="4768" w:author="IO" w:date="2011-07-21T14:46:00Z">
          <w:r w:rsidR="00FA3A60" w:rsidRPr="009B75DF" w:rsidDel="00623756">
            <w:delText xml:space="preserve">Por otro lado, </w:delText>
          </w:r>
        </w:del>
      </w:ins>
      <w:ins w:id="4769" w:author="Orion" w:date="2011-06-20T18:43:00Z">
        <w:del w:id="4770" w:author="IO" w:date="2011-07-21T14:46:00Z">
          <w:r w:rsidR="00FA3A60" w:rsidRPr="009B75DF" w:rsidDel="00623756">
            <w:delText xml:space="preserve">y como se comentó anteriormente, </w:delText>
          </w:r>
        </w:del>
      </w:ins>
      <w:ins w:id="4771" w:author="Orion" w:date="2011-06-20T18:39:00Z">
        <w:del w:id="4772" w:author="IO" w:date="2011-07-21T14:46:00Z">
          <w:r w:rsidR="00FA3A60" w:rsidRPr="009B75DF" w:rsidDel="00623756">
            <w:delText xml:space="preserve">si </w:delText>
          </w:r>
        </w:del>
      </w:ins>
      <w:ins w:id="4773" w:author="Orion" w:date="2011-06-20T18:40:00Z">
        <w:del w:id="4774" w:author="IO" w:date="2011-07-21T14:46:00Z">
          <w:r w:rsidR="00FA3A60" w:rsidRPr="009B75DF" w:rsidDel="00623756">
            <w:delText xml:space="preserve">se trata de un tramo </w:delText>
          </w:r>
        </w:del>
      </w:ins>
      <w:ins w:id="4775" w:author="Orion" w:date="2011-06-20T18:42:00Z">
        <w:del w:id="4776" w:author="IO" w:date="2011-07-21T14:46:00Z">
          <w:r w:rsidR="00FA3A60" w:rsidRPr="009B75DF" w:rsidDel="00623756">
            <w:delText>descompuesto del plan de vuelo entonces pueden ocurri</w:delText>
          </w:r>
        </w:del>
      </w:ins>
      <w:ins w:id="4777" w:author="Orion" w:date="2011-06-20T18:43:00Z">
        <w:del w:id="4778" w:author="IO" w:date="2011-07-21T14:46:00Z">
          <w:r w:rsidR="00FA3A60" w:rsidRPr="009B75DF" w:rsidDel="00623756">
            <w:delText xml:space="preserve">r </w:delText>
          </w:r>
        </w:del>
      </w:ins>
      <w:ins w:id="4779" w:author="Orion" w:date="2011-06-20T18:44:00Z">
        <w:del w:id="4780" w:author="IO" w:date="2011-07-21T14:46:00Z">
          <w:r w:rsidR="00FA3A60" w:rsidRPr="009B75DF" w:rsidDel="00623756">
            <w:delText>dos</w:delText>
          </w:r>
        </w:del>
      </w:ins>
      <w:ins w:id="4781" w:author="Orion" w:date="2011-06-20T18:43:00Z">
        <w:del w:id="4782"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4783" w:author="Orion" w:date="2011-06-20T18:44:00Z"/>
        </w:rPr>
        <w:pPrChange w:id="4784" w:author="IO" w:date="2011-07-21T11:43:00Z">
          <w:pPr>
            <w:pStyle w:val="Caption"/>
            <w:numPr>
              <w:numId w:val="31"/>
            </w:numPr>
            <w:ind w:left="720" w:hanging="360"/>
            <w:jc w:val="both"/>
          </w:pPr>
        </w:pPrChange>
      </w:pPr>
      <w:ins w:id="4785" w:author="Orion" w:date="2011-06-20T18:44:00Z">
        <w:r w:rsidRPr="009B75DF">
          <w:t>El tramo que se completó es el último del plan de vuelo</w:t>
        </w:r>
      </w:ins>
      <w:ins w:id="4786" w:author="IO" w:date="2011-07-21T14:46:00Z">
        <w:r w:rsidR="00623756">
          <w:t>. En este caso se ha llegado al destino</w:t>
        </w:r>
      </w:ins>
      <w:ins w:id="4787" w:author="IO" w:date="2011-07-21T14:47:00Z">
        <w:r w:rsidR="00623756">
          <w:t xml:space="preserve">. </w:t>
        </w:r>
      </w:ins>
      <w:ins w:id="4788" w:author="Orion" w:date="2011-06-20T18:44:00Z">
        <w:del w:id="4789" w:author="IO" w:date="2011-07-21T14:47:00Z">
          <w:r w:rsidRPr="009B75DF" w:rsidDel="00623756">
            <w:delText>, p</w:delText>
          </w:r>
        </w:del>
      </w:ins>
      <w:ins w:id="4790" w:author="IO" w:date="2011-07-21T14:47:00Z">
        <w:r w:rsidR="00623756">
          <w:t>S</w:t>
        </w:r>
      </w:ins>
      <w:ins w:id="4791" w:author="Orion" w:date="2011-06-20T18:44:00Z">
        <w:del w:id="4792" w:author="IO" w:date="2011-07-21T14:47:00Z">
          <w:r w:rsidRPr="009B75DF" w:rsidDel="00623756">
            <w:delText>or lo que s</w:delText>
          </w:r>
        </w:del>
        <w:r w:rsidRPr="009B75DF">
          <w:t>e satisface el objetivo de plan de vuelo completado y se procede</w:t>
        </w:r>
        <w:del w:id="4793" w:author="IO" w:date="2011-07-21T14:47:00Z">
          <w:r w:rsidRPr="009B75DF" w:rsidDel="00623756">
            <w:delText>rá</w:delText>
          </w:r>
        </w:del>
        <w:r w:rsidRPr="009B75DF">
          <w:t xml:space="preserve"> </w:t>
        </w:r>
      </w:ins>
      <w:ins w:id="4794" w:author="IO" w:date="2011-07-21T14:47:00Z">
        <w:r w:rsidR="00623756">
          <w:t xml:space="preserve">a </w:t>
        </w:r>
      </w:ins>
      <w:ins w:id="4795" w:author="Orion" w:date="2011-06-20T18:44:00Z">
        <w:r w:rsidRPr="009B75DF">
          <w:t>genera</w:t>
        </w:r>
      </w:ins>
      <w:ins w:id="4796" w:author="Orion" w:date="2011-06-20T18:45:00Z">
        <w:r w:rsidRPr="009B75DF">
          <w:t>r</w:t>
        </w:r>
      </w:ins>
      <w:ins w:id="4797" w:author="Orion" w:date="2011-06-20T18:44:00Z">
        <w:r w:rsidRPr="009B75DF">
          <w:t xml:space="preserve"> el hecho “AllLegsCompleted” que posteriormente iniciará la tarea de parar el avi</w:t>
        </w:r>
      </w:ins>
      <w:ins w:id="4798" w:author="Orion" w:date="2011-06-20T18:45:00Z">
        <w:r w:rsidRPr="009B75DF">
          <w:t>ón</w:t>
        </w:r>
      </w:ins>
      <w:ins w:id="4799" w:author="Orion" w:date="2011-06-20T18:44:00Z">
        <w:r w:rsidRPr="009B75DF">
          <w:t xml:space="preserve"> (“Stop Plane”).</w:t>
        </w:r>
      </w:ins>
    </w:p>
    <w:p w14:paraId="1B4CCC26" w14:textId="04E4FD79" w:rsidR="00FA3A60" w:rsidRDefault="00623756">
      <w:pPr>
        <w:pStyle w:val="ListParagraph"/>
        <w:numPr>
          <w:ilvl w:val="0"/>
          <w:numId w:val="41"/>
        </w:numPr>
        <w:spacing w:before="120" w:after="120"/>
        <w:ind w:left="641" w:hanging="357"/>
        <w:jc w:val="both"/>
        <w:rPr>
          <w:ins w:id="4800" w:author="IO" w:date="2011-07-21T14:46:00Z"/>
        </w:rPr>
        <w:pPrChange w:id="4801" w:author="IO" w:date="2011-07-21T11:43:00Z">
          <w:pPr>
            <w:pStyle w:val="Caption"/>
            <w:numPr>
              <w:numId w:val="31"/>
            </w:numPr>
            <w:ind w:left="720" w:hanging="360"/>
            <w:jc w:val="both"/>
          </w:pPr>
        </w:pPrChange>
      </w:pPr>
      <w:ins w:id="4802" w:author="IO" w:date="2011-07-21T14:47:00Z">
        <w:r>
          <w:t xml:space="preserve">El tramo completado </w:t>
        </w:r>
      </w:ins>
      <w:ins w:id="4803" w:author="IO" w:date="2011-07-21T14:48:00Z">
        <w:r w:rsidR="00686F69">
          <w:t xml:space="preserve">no </w:t>
        </w:r>
      </w:ins>
      <w:ins w:id="4804" w:author="IO" w:date="2011-07-21T14:47:00Z">
        <w:r>
          <w:t>es el último del plan de vuelo</w:t>
        </w:r>
      </w:ins>
      <w:ins w:id="4805" w:author="IO" w:date="2011-07-21T14:50:00Z">
        <w:r w:rsidR="00686F69">
          <w:t>, pero formaba parte de él</w:t>
        </w:r>
      </w:ins>
      <w:ins w:id="4806" w:author="IO" w:date="2011-07-21T14:48:00Z">
        <w:r w:rsidR="00686F69">
          <w:t>. En este caso s</w:t>
        </w:r>
      </w:ins>
      <w:ins w:id="4807" w:author="Orion" w:date="2011-06-20T18:44:00Z">
        <w:del w:id="4808" w:author="IO" w:date="2011-07-21T14:48:00Z">
          <w:r w:rsidR="00FA3A60" w:rsidRPr="009B75DF" w:rsidDel="00686F69">
            <w:delText>En caso contrario, s</w:delText>
          </w:r>
        </w:del>
        <w:r w:rsidR="00FA3A60" w:rsidRPr="009B75DF">
          <w:t xml:space="preserve">e </w:t>
        </w:r>
      </w:ins>
      <w:ins w:id="4809" w:author="Orion" w:date="2011-06-20T18:45:00Z">
        <w:r w:rsidR="00FA3A60" w:rsidRPr="009B75DF">
          <w:t xml:space="preserve">generará el hecho “GetNextLeg” que permitirá que se </w:t>
        </w:r>
      </w:ins>
      <w:ins w:id="4810" w:author="Orion" w:date="2011-06-20T18:46:00Z">
        <w:r w:rsidR="00FA3A60" w:rsidRPr="009B75DF">
          <w:t>obtenga</w:t>
        </w:r>
      </w:ins>
      <w:ins w:id="4811" w:author="Orion" w:date="2011-06-20T18:45:00Z">
        <w:r w:rsidR="00FA3A60" w:rsidRPr="009B75DF">
          <w:t xml:space="preserve"> el</w:t>
        </w:r>
      </w:ins>
      <w:ins w:id="4812" w:author="Orion" w:date="2011-06-20T18:46:00Z">
        <w:r w:rsidR="00FA3A60" w:rsidRPr="009B75DF">
          <w:t xml:space="preserve"> </w:t>
        </w:r>
      </w:ins>
      <w:ins w:id="4813" w:author="Orion" w:date="2011-06-20T18:44:00Z">
        <w:r w:rsidR="00FA3A60" w:rsidRPr="009B75DF">
          <w:t>siguiente tramo</w:t>
        </w:r>
      </w:ins>
      <w:ins w:id="4814" w:author="Orion" w:date="2011-06-20T18:46:00Z">
        <w:r w:rsidR="00FA3A60" w:rsidRPr="009B75DF">
          <w:t xml:space="preserve"> del plan de vuelo</w:t>
        </w:r>
      </w:ins>
      <w:ins w:id="4815"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4816" w:author="Orion" w:date="2011-06-20T18:44:00Z"/>
        </w:rPr>
        <w:pPrChange w:id="4817" w:author="IO" w:date="2011-07-21T11:43:00Z">
          <w:pPr>
            <w:pStyle w:val="Caption"/>
            <w:numPr>
              <w:numId w:val="31"/>
            </w:numPr>
            <w:ind w:left="720" w:hanging="360"/>
            <w:jc w:val="both"/>
          </w:pPr>
        </w:pPrChange>
      </w:pPr>
      <w:ins w:id="4818" w:author="IO" w:date="2011-07-21T14:48:00Z">
        <w:r>
          <w:t>El tramo completado fue generado por orden de los controladores</w:t>
        </w:r>
      </w:ins>
      <w:ins w:id="4819" w:author="IO" w:date="2011-07-21T14:49:00Z">
        <w:r>
          <w:t xml:space="preserve"> para eliminar un conflicto entre aviones</w:t>
        </w:r>
      </w:ins>
      <w:ins w:id="4820" w:author="IO" w:date="2011-07-21T14:48:00Z">
        <w:r>
          <w:t xml:space="preserve">. </w:t>
        </w:r>
      </w:ins>
      <w:ins w:id="4821" w:author="IO" w:date="2011-07-21T14:49:00Z">
        <w:r>
          <w:t>En este caso la t</w:t>
        </w:r>
      </w:ins>
      <w:ins w:id="4822" w:author="IO" w:date="2011-07-21T14:46:00Z">
        <w:r w:rsidR="00623756" w:rsidRPr="009B75DF">
          <w:t xml:space="preserve">area generará el hecho “GoNextLegWithConflict” que </w:t>
        </w:r>
        <w:r w:rsidR="00623756">
          <w:t>indicará</w:t>
        </w:r>
        <w:r w:rsidR="00623756" w:rsidRPr="009B75DF">
          <w:t xml:space="preserve"> el tramo </w:t>
        </w:r>
      </w:ins>
      <w:ins w:id="4823" w:author="IO" w:date="2011-07-21T14:49:00Z">
        <w:r>
          <w:t>que se encontraba en ejecuci</w:t>
        </w:r>
      </w:ins>
      <w:ins w:id="4824" w:author="IO" w:date="2011-07-21T14:50:00Z">
        <w:r>
          <w:t>ón cuando se abordó el conflicto</w:t>
        </w:r>
      </w:ins>
      <w:ins w:id="4825"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4826"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4827" w:author="Orion" w:date="2011-06-20T18:17:00Z"/>
          <w:del w:id="4828" w:author="IO" w:date="2011-07-21T13:45:00Z"/>
        </w:rPr>
        <w:pPrChange w:id="4829" w:author="IO" w:date="2011-07-21T11:43:00Z">
          <w:pPr/>
        </w:pPrChange>
      </w:pPr>
    </w:p>
    <w:p w14:paraId="594FDF3E" w14:textId="29219AA2" w:rsidR="00241E95" w:rsidRPr="009B75DF" w:rsidDel="005B28B6" w:rsidRDefault="00241E95">
      <w:pPr>
        <w:spacing w:before="240" w:after="120"/>
        <w:ind w:firstLine="284"/>
        <w:jc w:val="both"/>
        <w:rPr>
          <w:ins w:id="4830" w:author="Orion" w:date="2011-06-20T18:17:00Z"/>
          <w:del w:id="4831" w:author="IO" w:date="2011-07-21T13:45:00Z"/>
        </w:rPr>
        <w:pPrChange w:id="4832" w:author="IO" w:date="2011-07-21T11:43:00Z">
          <w:pPr/>
        </w:pPrChange>
      </w:pPr>
    </w:p>
    <w:p w14:paraId="1F41B45B" w14:textId="0E08FE30" w:rsidR="00241E95" w:rsidRDefault="009F675E">
      <w:pPr>
        <w:pStyle w:val="Caption"/>
        <w:rPr>
          <w:ins w:id="4833" w:author="Orion" w:date="2011-06-20T17:52:00Z"/>
          <w:rFonts w:cs="Times New Roman"/>
        </w:rPr>
        <w:pPrChange w:id="4834" w:author="Orion" w:date="2011-06-20T18:28:00Z">
          <w:pPr/>
        </w:pPrChange>
      </w:pPr>
      <w:bookmarkStart w:id="4835" w:name="_Ref296357868"/>
      <w:bookmarkStart w:id="4836" w:name="_Ref296357847"/>
      <w:bookmarkStart w:id="4837" w:name="_Toc299483443"/>
      <w:ins w:id="4838" w:author="Orion" w:date="2011-06-20T18:17:00Z">
        <w:r w:rsidRPr="00020020">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4839" w:author="Orion" w:date="2011-06-20T18:28:00Z">
        <w:r w:rsidR="001D27C3">
          <w:t xml:space="preserve">Figura </w:t>
        </w:r>
        <w:r w:rsidR="001D27C3">
          <w:fldChar w:fldCharType="begin"/>
        </w:r>
        <w:r w:rsidR="001D27C3">
          <w:instrText xml:space="preserve"> SEQ Figura \* ARABIC </w:instrText>
        </w:r>
      </w:ins>
      <w:r w:rsidR="001D27C3">
        <w:fldChar w:fldCharType="separate"/>
      </w:r>
      <w:ins w:id="4840" w:author="Orion" w:date="2011-07-26T22:41:00Z">
        <w:r w:rsidR="000A487B">
          <w:rPr>
            <w:noProof/>
          </w:rPr>
          <w:t>16</w:t>
        </w:r>
      </w:ins>
      <w:ins w:id="4841" w:author="Orion" w:date="2011-06-20T18:28:00Z">
        <w:r w:rsidR="001D27C3">
          <w:fldChar w:fldCharType="end"/>
        </w:r>
        <w:bookmarkEnd w:id="4835"/>
        <w:r w:rsidR="001D27C3">
          <w:t xml:space="preserve">: </w:t>
        </w:r>
      </w:ins>
      <w:ins w:id="4842" w:author="Orion" w:date="2011-06-20T18:31:00Z">
        <w:r w:rsidR="00605BD5">
          <w:t>Aplicación</w:t>
        </w:r>
      </w:ins>
      <w:ins w:id="4843" w:author="Orion" w:date="2011-06-20T18:28:00Z">
        <w:r w:rsidR="001D27C3">
          <w:t xml:space="preserve"> que Comprueba la Finalización del Tramo</w:t>
        </w:r>
      </w:ins>
      <w:bookmarkEnd w:id="4836"/>
      <w:ins w:id="4844" w:author="IO" w:date="2011-07-21T13:45:00Z">
        <w:r w:rsidR="005B28B6">
          <w:t>.</w:t>
        </w:r>
      </w:ins>
      <w:bookmarkEnd w:id="4837"/>
    </w:p>
    <w:p w14:paraId="43CC74D6" w14:textId="3C303602" w:rsidR="00E47455" w:rsidDel="005B28B6" w:rsidRDefault="00E47455">
      <w:pPr>
        <w:jc w:val="both"/>
        <w:rPr>
          <w:ins w:id="4845" w:author="Orion" w:date="2011-07-05T19:19:00Z"/>
          <w:del w:id="4846" w:author="IO" w:date="2011-07-21T13:45:00Z"/>
          <w:rFonts w:cs="Times New Roman"/>
        </w:rPr>
        <w:pPrChange w:id="4847" w:author="Orion" w:date="2011-05-10T23:28:00Z">
          <w:pPr/>
        </w:pPrChange>
      </w:pPr>
    </w:p>
    <w:p w14:paraId="08A168D4" w14:textId="4C606CDD" w:rsidR="0080539F" w:rsidRDefault="00A73410">
      <w:pPr>
        <w:jc w:val="both"/>
        <w:rPr>
          <w:ins w:id="4848" w:author="Orion" w:date="2011-06-20T17:44:00Z"/>
          <w:rFonts w:cs="Times New Roman"/>
        </w:rPr>
        <w:pPrChange w:id="4849" w:author="Orion" w:date="2011-05-10T23:28:00Z">
          <w:pPr/>
        </w:pPrChange>
      </w:pPr>
      <w:ins w:id="4850" w:author="Orion" w:date="2011-07-05T20:17:00Z">
        <w:r w:rsidRPr="00020020">
          <w:rPr>
            <w:rFonts w:cs="Times New Roman"/>
            <w:noProof/>
            <w:lang w:eastAsia="es-ES" w:bidi="ar-SA"/>
          </w:rPr>
          <w:lastRenderedPageBreak/>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4851" w:author="Orion" w:date="2011-06-20T18:29:00Z"/>
          <w:del w:id="4852" w:author="IO" w:date="2011-07-21T13:45:00Z"/>
          <w:rFonts w:cs="Times New Roman"/>
        </w:rPr>
        <w:pPrChange w:id="4853" w:author="Orion" w:date="2011-06-20T18:29:00Z">
          <w:pPr/>
        </w:pPrChange>
      </w:pPr>
      <w:bookmarkStart w:id="4854" w:name="_Ref296357936"/>
      <w:ins w:id="4855" w:author="Orion" w:date="2011-06-20T18:29:00Z">
        <w:r>
          <w:t xml:space="preserve">Figura </w:t>
        </w:r>
        <w:r>
          <w:fldChar w:fldCharType="begin"/>
        </w:r>
        <w:r>
          <w:instrText xml:space="preserve"> SEQ Figura \* ARABIC </w:instrText>
        </w:r>
      </w:ins>
      <w:r>
        <w:fldChar w:fldCharType="separate"/>
      </w:r>
      <w:ins w:id="4856" w:author="Orion" w:date="2011-07-26T22:41:00Z">
        <w:r w:rsidR="000A487B">
          <w:rPr>
            <w:noProof/>
          </w:rPr>
          <w:t>17</w:t>
        </w:r>
      </w:ins>
      <w:ins w:id="4857" w:author="Orion" w:date="2011-06-20T18:29:00Z">
        <w:r>
          <w:fldChar w:fldCharType="end"/>
        </w:r>
        <w:bookmarkEnd w:id="4854"/>
        <w:r>
          <w:t>:</w:t>
        </w:r>
      </w:ins>
      <w:ins w:id="4858" w:author="Orion" w:date="2011-06-20T18:30:00Z">
        <w:r>
          <w:t xml:space="preserve"> </w:t>
        </w:r>
      </w:ins>
      <w:ins w:id="4859" w:author="Orion" w:date="2011-06-20T18:29:00Z">
        <w:r>
          <w:t>Diagrama para  Ir al Siguiente Tramo</w:t>
        </w:r>
      </w:ins>
      <w:ins w:id="4860" w:author="IO" w:date="2011-07-21T13:45:00Z">
        <w:r w:rsidR="005B28B6">
          <w:t>.</w:t>
        </w:r>
      </w:ins>
    </w:p>
    <w:p w14:paraId="3AEC9170" w14:textId="77777777" w:rsidR="00F50FDD" w:rsidRDefault="00F50FDD">
      <w:pPr>
        <w:pStyle w:val="Caption"/>
        <w:rPr>
          <w:ins w:id="4861" w:author="Orion" w:date="2011-06-22T19:04:00Z"/>
          <w:rFonts w:cs="Times New Roman"/>
        </w:rPr>
        <w:pPrChange w:id="4862" w:author="IO" w:date="2011-07-21T13:45:00Z">
          <w:pPr>
            <w:jc w:val="both"/>
          </w:pPr>
        </w:pPrChange>
      </w:pPr>
    </w:p>
    <w:p w14:paraId="4295E922" w14:textId="304444EA" w:rsidR="00B37CFC" w:rsidRPr="00686F69" w:rsidRDefault="00D96E41">
      <w:pPr>
        <w:pStyle w:val="Heading1"/>
        <w:numPr>
          <w:ilvl w:val="2"/>
          <w:numId w:val="40"/>
        </w:numPr>
        <w:rPr>
          <w:ins w:id="4863" w:author="Orion" w:date="2011-06-03T13:47:00Z"/>
          <w:sz w:val="36"/>
          <w:szCs w:val="52"/>
          <w:rPrChange w:id="4864" w:author="IO" w:date="2011-07-21T14:51:00Z">
            <w:rPr>
              <w:ins w:id="4865" w:author="Orion" w:date="2011-06-03T13:47:00Z"/>
            </w:rPr>
          </w:rPrChange>
        </w:rPr>
        <w:pPrChange w:id="4866" w:author="IO" w:date="2011-07-21T14:51:00Z">
          <w:pPr/>
        </w:pPrChange>
      </w:pPr>
      <w:bookmarkStart w:id="4867" w:name="_Ref298954408"/>
      <w:bookmarkStart w:id="4868" w:name="_Toc299463890"/>
      <w:ins w:id="4869" w:author="Orion" w:date="2011-06-22T19:03:00Z">
        <w:r w:rsidRPr="00D2330D">
          <w:rPr>
            <w:b w:val="0"/>
            <w:sz w:val="36"/>
            <w:szCs w:val="52"/>
            <w:rPrChange w:id="4870" w:author="IO" w:date="2011-07-20T19:26:00Z">
              <w:rPr>
                <w:b/>
                <w:bCs/>
              </w:rPr>
            </w:rPrChange>
          </w:rPr>
          <w:t>Gesti</w:t>
        </w:r>
      </w:ins>
      <w:ins w:id="4871" w:author="Orion" w:date="2011-06-22T19:05:00Z">
        <w:r w:rsidRPr="00D2330D">
          <w:rPr>
            <w:b w:val="0"/>
            <w:sz w:val="36"/>
            <w:szCs w:val="52"/>
            <w:rPrChange w:id="4872" w:author="IO" w:date="2011-07-20T19:26:00Z">
              <w:rPr>
                <w:b/>
                <w:bCs/>
              </w:rPr>
            </w:rPrChange>
          </w:rPr>
          <w:t>ó</w:t>
        </w:r>
      </w:ins>
      <w:ins w:id="4873" w:author="Orion" w:date="2011-06-22T19:03:00Z">
        <w:r w:rsidRPr="00D2330D">
          <w:rPr>
            <w:b w:val="0"/>
            <w:sz w:val="36"/>
            <w:szCs w:val="52"/>
            <w:rPrChange w:id="4874" w:author="IO" w:date="2011-07-20T19:26:00Z">
              <w:rPr>
                <w:b/>
                <w:bCs/>
              </w:rPr>
            </w:rPrChange>
          </w:rPr>
          <w:t>n de conflictos</w:t>
        </w:r>
      </w:ins>
      <w:bookmarkEnd w:id="4867"/>
      <w:bookmarkEnd w:id="4868"/>
    </w:p>
    <w:p w14:paraId="5835AF70" w14:textId="16E3D847" w:rsidR="005E18F7" w:rsidRDefault="005E18F7">
      <w:pPr>
        <w:spacing w:after="120"/>
        <w:jc w:val="both"/>
        <w:rPr>
          <w:ins w:id="4875" w:author="IO" w:date="2011-07-21T16:16:00Z"/>
        </w:rPr>
        <w:pPrChange w:id="4876" w:author="IO" w:date="2011-07-21T14:52:00Z">
          <w:pPr/>
        </w:pPrChange>
      </w:pPr>
      <w:ins w:id="4877" w:author="IO" w:date="2011-07-21T16:14:00Z">
        <w:r>
          <w:t xml:space="preserve">Como se comentó en la Sección </w:t>
        </w:r>
        <w:r>
          <w:fldChar w:fldCharType="begin"/>
        </w:r>
        <w:r>
          <w:instrText xml:space="preserve"> REF _Ref299028198 \r \h </w:instrText>
        </w:r>
      </w:ins>
      <w:r>
        <w:fldChar w:fldCharType="separate"/>
      </w:r>
      <w:ins w:id="4878" w:author="Orion" w:date="2011-07-26T22:30:00Z">
        <w:r w:rsidR="00503590">
          <w:t>4.1.4</w:t>
        </w:r>
      </w:ins>
      <w:ins w:id="4879" w:author="IO" w:date="2011-07-21T16:14:00Z">
        <w:r>
          <w:fldChar w:fldCharType="end"/>
        </w:r>
        <w:r>
          <w:t>, la resolución de conflictos es una tarea prioritaria para pilotos y controladores, ya que estos conflictos implican que existe un peligro potencial de colisi</w:t>
        </w:r>
      </w:ins>
      <w:ins w:id="4880" w:author="IO" w:date="2011-07-21T16:15:00Z">
        <w:r>
          <w:t>ón. L</w:t>
        </w:r>
      </w:ins>
      <w:ins w:id="4881" w:author="Orion" w:date="2011-06-22T19:05:00Z">
        <w:del w:id="4882" w:author="IO" w:date="2011-07-21T16:15:00Z">
          <w:r w:rsidR="00B22AA3" w:rsidRPr="00686F69" w:rsidDel="005E18F7">
            <w:delText>A continuación se pasar</w:delText>
          </w:r>
        </w:del>
      </w:ins>
      <w:ins w:id="4883" w:author="Orion" w:date="2011-06-22T19:06:00Z">
        <w:del w:id="4884" w:author="IO" w:date="2011-07-21T16:15:00Z">
          <w:r w:rsidR="002A4FEC" w:rsidRPr="00686F69" w:rsidDel="005E18F7">
            <w:delText>á</w:delText>
          </w:r>
        </w:del>
      </w:ins>
      <w:ins w:id="4885" w:author="Orion" w:date="2011-06-22T19:05:00Z">
        <w:del w:id="4886" w:author="IO" w:date="2011-07-21T16:15:00Z">
          <w:r w:rsidR="00B22AA3" w:rsidRPr="00686F69" w:rsidDel="005E18F7">
            <w:delText xml:space="preserve"> a hablar de</w:delText>
          </w:r>
        </w:del>
      </w:ins>
      <w:ins w:id="4887" w:author="Orion" w:date="2011-05-27T19:00:00Z">
        <w:del w:id="4888" w:author="IO" w:date="2011-07-21T16:15:00Z">
          <w:r w:rsidR="00F02BDA" w:rsidRPr="00686F69" w:rsidDel="005E18F7">
            <w:delText xml:space="preserve"> la actividad de tareas que se ejecutan cuando se lleva a</w:delText>
          </w:r>
        </w:del>
      </w:ins>
      <w:ins w:id="4889" w:author="Orion" w:date="2011-05-27T19:01:00Z">
        <w:del w:id="4890" w:author="IO" w:date="2011-07-21T16:15:00Z">
          <w:r w:rsidR="00F02BDA" w:rsidRPr="00686F69" w:rsidDel="005E18F7">
            <w:delText xml:space="preserve"> </w:delText>
          </w:r>
        </w:del>
      </w:ins>
      <w:ins w:id="4891" w:author="Orion" w:date="2011-05-27T19:00:00Z">
        <w:del w:id="4892" w:author="IO" w:date="2011-07-21T16:15:00Z">
          <w:r w:rsidR="00F02BDA" w:rsidRPr="00686F69" w:rsidDel="005E18F7">
            <w:delText>cabo una</w:delText>
          </w:r>
        </w:del>
      </w:ins>
      <w:ins w:id="4893" w:author="Orion" w:date="2011-05-27T19:01:00Z">
        <w:del w:id="4894" w:author="IO" w:date="2011-07-21T16:15:00Z">
          <w:r w:rsidR="00F02BDA" w:rsidRPr="00686F69" w:rsidDel="005E18F7">
            <w:delText xml:space="preserve"> </w:delText>
          </w:r>
        </w:del>
      </w:ins>
      <w:ins w:id="4895" w:author="Orion" w:date="2011-05-27T19:00:00Z">
        <w:del w:id="4896" w:author="IO" w:date="2011-07-21T16:15:00Z">
          <w:r w:rsidR="00F02BDA" w:rsidRPr="00686F69" w:rsidDel="005E18F7">
            <w:delText>detecci</w:delText>
          </w:r>
        </w:del>
      </w:ins>
      <w:ins w:id="4897" w:author="Orion" w:date="2011-05-27T19:01:00Z">
        <w:del w:id="4898" w:author="IO" w:date="2011-07-21T16:15:00Z">
          <w:r w:rsidR="00F02BDA" w:rsidRPr="00686F69" w:rsidDel="005E18F7">
            <w:delText>ón</w:delText>
          </w:r>
        </w:del>
      </w:ins>
      <w:ins w:id="4899" w:author="Orion" w:date="2011-05-28T18:58:00Z">
        <w:del w:id="4900" w:author="IO" w:date="2011-07-21T16:15:00Z">
          <w:r w:rsidR="00F14632" w:rsidRPr="00686F69" w:rsidDel="005E18F7">
            <w:delText xml:space="preserve"> de posible conflicto</w:delText>
          </w:r>
        </w:del>
      </w:ins>
      <w:ins w:id="4901" w:author="Orion" w:date="2011-05-27T19:01:00Z">
        <w:del w:id="4902"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4903" w:author="Orion" w:date="2011-05-27T19:04:00Z">
        <w:del w:id="4904" w:author="IO" w:date="2011-07-21T16:15:00Z">
          <w:r w:rsidR="00D313E7" w:rsidRPr="00686F69" w:rsidDel="005E18F7">
            <w:delText xml:space="preserve"> </w:delText>
          </w:r>
        </w:del>
      </w:ins>
      <w:ins w:id="4905" w:author="Orion" w:date="2011-05-28T18:58:00Z">
        <w:del w:id="4906" w:author="IO" w:date="2011-07-21T16:15:00Z">
          <w:r w:rsidR="00F14632" w:rsidRPr="00686F69" w:rsidDel="005E18F7">
            <w:delText>Como muestra l</w:delText>
          </w:r>
        </w:del>
        <w:r w:rsidR="00F14632" w:rsidRPr="00686F69">
          <w:t xml:space="preserve">a </w:t>
        </w:r>
      </w:ins>
      <w:ins w:id="4907"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4908" w:author="Orion" w:date="2011-06-22T19:06:00Z">
        <w:r w:rsidR="00B22AA3" w:rsidRPr="00686F69">
          <w:fldChar w:fldCharType="separate"/>
        </w:r>
      </w:ins>
      <w:ins w:id="4909" w:author="Orion" w:date="2011-07-26T22:30:00Z">
        <w:r w:rsidR="00503590">
          <w:t>Figura 18</w:t>
        </w:r>
      </w:ins>
      <w:ins w:id="4910" w:author="IO" w:date="2011-07-22T13:16:00Z">
        <w:del w:id="4911" w:author="Orion" w:date="2011-07-26T22:30:00Z">
          <w:r w:rsidR="00416FF6" w:rsidDel="00503590">
            <w:delText>Figura 17</w:delText>
          </w:r>
        </w:del>
      </w:ins>
      <w:ins w:id="4912" w:author="Orion" w:date="2011-06-22T19:06:00Z">
        <w:r w:rsidR="00B22AA3" w:rsidRPr="00686F69">
          <w:fldChar w:fldCharType="end"/>
        </w:r>
      </w:ins>
      <w:ins w:id="4913" w:author="IO" w:date="2011-07-21T16:15:00Z">
        <w:r>
          <w:t xml:space="preserve"> muestra las actividades involucradas en este aspectos en nuestro trabajo.</w:t>
        </w:r>
      </w:ins>
      <w:ins w:id="4914" w:author="IO" w:date="2011-07-21T16:37:00Z">
        <w:r w:rsidR="00BF7E23">
          <w:t xml:space="preserve"> Estas actividades incluyen la detecci</w:t>
        </w:r>
      </w:ins>
      <w:ins w:id="4915"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4916" w:author="Orion" w:date="2011-06-02T18:19:00Z"/>
          <w:del w:id="4917" w:author="IO" w:date="2011-07-21T16:16:00Z"/>
        </w:rPr>
        <w:pPrChange w:id="4918" w:author="IO" w:date="2011-07-21T16:16:00Z">
          <w:pPr/>
        </w:pPrChange>
      </w:pPr>
      <w:ins w:id="4919" w:author="Orion" w:date="2011-05-28T18:58:00Z">
        <w:del w:id="4920" w:author="IO" w:date="2011-07-21T16:16:00Z">
          <w:r w:rsidRPr="00686F69" w:rsidDel="005E18F7">
            <w:delText>, e</w:delText>
          </w:r>
        </w:del>
      </w:ins>
      <w:ins w:id="4921" w:author="Orion" w:date="2011-05-27T19:04:00Z">
        <w:del w:id="4922" w:author="IO" w:date="2011-07-21T16:16:00Z">
          <w:r w:rsidR="00D313E7" w:rsidRPr="00686F69" w:rsidDel="005E18F7">
            <w:delText>n primer lugar los controladores</w:delText>
          </w:r>
        </w:del>
      </w:ins>
      <w:ins w:id="4923" w:author="Orion" w:date="2011-05-27T19:05:00Z">
        <w:del w:id="4924" w:author="IO" w:date="2011-07-21T16:16:00Z">
          <w:r w:rsidR="00D313E7" w:rsidRPr="00686F69" w:rsidDel="005E18F7">
            <w:delText xml:space="preserve"> aéreos encenderán los monitores que monitorizan los aviones y sus posiciones en cada momento</w:delText>
          </w:r>
        </w:del>
      </w:ins>
      <w:ins w:id="4925" w:author="Orion" w:date="2011-05-28T19:36:00Z">
        <w:del w:id="4926" w:author="IO" w:date="2011-07-21T16:16:00Z">
          <w:r w:rsidR="001F2F2D" w:rsidRPr="00686F69" w:rsidDel="005E18F7">
            <w:delText>, lo cu</w:delText>
          </w:r>
          <w:r w:rsidR="007D4BE4" w:rsidRPr="00686F69" w:rsidDel="005E18F7">
            <w:delText>al en nuestro sistema se tradu</w:delText>
          </w:r>
        </w:del>
      </w:ins>
      <w:ins w:id="4927" w:author="Orion" w:date="2011-05-29T00:17:00Z">
        <w:del w:id="4928" w:author="IO" w:date="2011-07-21T16:16:00Z">
          <w:r w:rsidR="007D4BE4" w:rsidRPr="00686F69" w:rsidDel="005E18F7">
            <w:delText>cirá</w:delText>
          </w:r>
        </w:del>
      </w:ins>
      <w:ins w:id="4929" w:author="Orion" w:date="2011-05-28T19:36:00Z">
        <w:del w:id="4930" w:author="IO" w:date="2011-07-21T16:16:00Z">
          <w:r w:rsidR="001F2F2D" w:rsidRPr="00686F69" w:rsidDel="005E18F7">
            <w:delText xml:space="preserve"> </w:delText>
          </w:r>
        </w:del>
      </w:ins>
      <w:ins w:id="4931" w:author="Orion" w:date="2011-05-29T00:17:00Z">
        <w:del w:id="4932" w:author="IO" w:date="2011-07-21T16:16:00Z">
          <w:r w:rsidR="007D4BE4" w:rsidRPr="00686F69" w:rsidDel="005E18F7">
            <w:delText>en</w:delText>
          </w:r>
        </w:del>
      </w:ins>
      <w:ins w:id="4933" w:author="Orion" w:date="2011-05-28T19:36:00Z">
        <w:del w:id="4934" w:author="IO" w:date="2011-07-21T16:16:00Z">
          <w:r w:rsidR="001F2F2D" w:rsidRPr="00686F69" w:rsidDel="005E18F7">
            <w:delText xml:space="preserve"> iniciar la aplicaci</w:delText>
          </w:r>
        </w:del>
      </w:ins>
      <w:ins w:id="4935" w:author="Orion" w:date="2011-05-28T19:37:00Z">
        <w:del w:id="4936" w:author="IO" w:date="2011-07-21T16:16:00Z">
          <w:r w:rsidR="001F2F2D" w:rsidRPr="00686F69" w:rsidDel="005E18F7">
            <w:delText>ón que detecta</w:delText>
          </w:r>
        </w:del>
      </w:ins>
      <w:ins w:id="4937" w:author="Orion" w:date="2011-06-02T18:48:00Z">
        <w:del w:id="4938" w:author="IO" w:date="2011-07-21T16:16:00Z">
          <w:r w:rsidR="00C95C87" w:rsidRPr="00686F69" w:rsidDel="005E18F7">
            <w:delText>rá</w:delText>
          </w:r>
        </w:del>
      </w:ins>
      <w:ins w:id="4939" w:author="Orion" w:date="2011-05-28T19:37:00Z">
        <w:del w:id="4940" w:author="IO" w:date="2011-07-21T16:16:00Z">
          <w:r w:rsidR="001F2F2D" w:rsidRPr="00686F69" w:rsidDel="005E18F7">
            <w:delText xml:space="preserve"> estos posibles conflictos </w:delText>
          </w:r>
        </w:del>
      </w:ins>
      <w:ins w:id="4941" w:author="Orion" w:date="2011-05-27T19:06:00Z">
        <w:del w:id="4942" w:author="IO" w:date="2011-07-21T16:16:00Z">
          <w:r w:rsidR="00D313E7" w:rsidRPr="00686F69" w:rsidDel="005E18F7">
            <w:delText>(“StartMonitorizeFlights”)</w:delText>
          </w:r>
        </w:del>
      </w:ins>
      <w:ins w:id="4943" w:author="Orion" w:date="2011-05-27T19:05:00Z">
        <w:del w:id="4944" w:author="IO" w:date="2011-07-21T16:16:00Z">
          <w:r w:rsidR="00D313E7" w:rsidRPr="00686F69" w:rsidDel="005E18F7">
            <w:delText>.</w:delText>
          </w:r>
        </w:del>
      </w:ins>
      <w:ins w:id="4945" w:author="Orion" w:date="2011-05-27T19:06:00Z">
        <w:del w:id="4946" w:author="IO" w:date="2011-07-21T16:16:00Z">
          <w:r w:rsidR="00D313E7" w:rsidRPr="00686F69" w:rsidDel="005E18F7">
            <w:delText xml:space="preserve"> Cuando </w:delText>
          </w:r>
        </w:del>
      </w:ins>
      <w:ins w:id="4947" w:author="Orion" w:date="2011-05-28T19:53:00Z">
        <w:del w:id="4948" w:author="IO" w:date="2011-07-21T16:16:00Z">
          <w:r w:rsidR="007D4BE4" w:rsidRPr="00686F69" w:rsidDel="005E18F7">
            <w:delText>la aplicación detect</w:delText>
          </w:r>
        </w:del>
      </w:ins>
      <w:ins w:id="4949" w:author="Orion" w:date="2011-05-29T00:16:00Z">
        <w:del w:id="4950" w:author="IO" w:date="2011-07-21T16:16:00Z">
          <w:r w:rsidR="007D4BE4" w:rsidRPr="00686F69" w:rsidDel="005E18F7">
            <w:delText>e</w:delText>
          </w:r>
        </w:del>
      </w:ins>
      <w:ins w:id="4951" w:author="Orion" w:date="2011-05-28T19:53:00Z">
        <w:del w:id="4952" w:author="IO" w:date="2011-07-21T16:16:00Z">
          <w:r w:rsidR="002C72A1" w:rsidRPr="00686F69" w:rsidDel="005E18F7">
            <w:delText xml:space="preserve"> una posible colisi</w:delText>
          </w:r>
        </w:del>
      </w:ins>
      <w:ins w:id="4953" w:author="Orion" w:date="2011-05-28T19:54:00Z">
        <w:del w:id="4954" w:author="IO" w:date="2011-07-21T16:16:00Z">
          <w:r w:rsidR="002C72A1" w:rsidRPr="00686F69" w:rsidDel="005E18F7">
            <w:delText>ón le informa</w:delText>
          </w:r>
        </w:del>
      </w:ins>
      <w:ins w:id="4955" w:author="Orion" w:date="2011-05-29T00:16:00Z">
        <w:del w:id="4956" w:author="IO" w:date="2011-07-21T16:16:00Z">
          <w:r w:rsidR="007D4BE4" w:rsidRPr="00686F69" w:rsidDel="005E18F7">
            <w:delText>rá</w:delText>
          </w:r>
        </w:del>
      </w:ins>
      <w:ins w:id="4957" w:author="Orion" w:date="2011-05-28T19:54:00Z">
        <w:del w:id="4958" w:author="IO" w:date="2011-07-21T16:16:00Z">
          <w:r w:rsidR="002C72A1" w:rsidRPr="00686F69" w:rsidDel="005E18F7">
            <w:delText xml:space="preserve"> al controlador</w:delText>
          </w:r>
        </w:del>
      </w:ins>
      <w:ins w:id="4959" w:author="Orion" w:date="2011-05-29T00:17:00Z">
        <w:del w:id="4960" w:author="IO" w:date="2011-07-21T16:16:00Z">
          <w:r w:rsidR="005E2F13" w:rsidRPr="00686F69" w:rsidDel="005E18F7">
            <w:delText xml:space="preserve">. </w:delText>
          </w:r>
        </w:del>
      </w:ins>
      <w:ins w:id="4961" w:author="Orion" w:date="2011-06-02T18:48:00Z">
        <w:del w:id="4962"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4963" w:author="Orion" w:date="2011-06-02T18:47:00Z">
        <w:del w:id="4964" w:author="IO" w:date="2011-07-21T16:16:00Z">
          <w:r w:rsidR="005E2F13" w:rsidRPr="00686F69" w:rsidDel="005E18F7">
            <w:delText xml:space="preserve">Seguidamente el </w:delText>
          </w:r>
        </w:del>
      </w:ins>
      <w:ins w:id="4965" w:author="Orion" w:date="2011-06-02T18:48:00Z">
        <w:del w:id="4966" w:author="IO" w:date="2011-07-21T16:16:00Z">
          <w:r w:rsidR="00C95C87" w:rsidRPr="00686F69" w:rsidDel="005E18F7">
            <w:delText>controlador</w:delText>
          </w:r>
        </w:del>
      </w:ins>
      <w:ins w:id="4967" w:author="Orion" w:date="2011-06-02T18:46:00Z">
        <w:del w:id="4968" w:author="IO" w:date="2011-07-21T16:16:00Z">
          <w:r w:rsidR="005E2F13" w:rsidRPr="00686F69" w:rsidDel="005E18F7">
            <w:delText xml:space="preserve"> comprobará </w:delText>
          </w:r>
        </w:del>
      </w:ins>
      <w:ins w:id="4969" w:author="Orion" w:date="2011-06-02T18:48:00Z">
        <w:del w:id="4970" w:author="IO" w:date="2011-07-21T16:16:00Z">
          <w:r w:rsidR="00C95C87" w:rsidRPr="00686F69" w:rsidDel="005E18F7">
            <w:delText>que</w:delText>
          </w:r>
        </w:del>
      </w:ins>
      <w:ins w:id="4971" w:author="Orion" w:date="2011-06-02T18:46:00Z">
        <w:del w:id="4972" w:author="IO" w:date="2011-07-21T16:16:00Z">
          <w:r w:rsidR="005E2F13" w:rsidRPr="00686F69" w:rsidDel="005E18F7">
            <w:delText xml:space="preserve"> este conflicto no está siendo gestionado actualmente (“IsANewC</w:delText>
          </w:r>
        </w:del>
      </w:ins>
      <w:ins w:id="4973" w:author="Orion" w:date="2011-06-02T18:47:00Z">
        <w:del w:id="4974" w:author="IO" w:date="2011-07-21T16:16:00Z">
          <w:r w:rsidR="005E2F13" w:rsidRPr="00686F69" w:rsidDel="005E18F7">
            <w:delText>onflict</w:delText>
          </w:r>
        </w:del>
      </w:ins>
      <w:ins w:id="4975" w:author="Orion" w:date="2011-06-02T18:46:00Z">
        <w:del w:id="4976" w:author="IO" w:date="2011-07-21T16:16:00Z">
          <w:r w:rsidR="005E2F13" w:rsidRPr="00686F69" w:rsidDel="005E18F7">
            <w:delText>Detected</w:delText>
          </w:r>
        </w:del>
      </w:ins>
      <w:ins w:id="4977" w:author="Orion" w:date="2011-06-02T18:47:00Z">
        <w:del w:id="4978" w:author="IO" w:date="2011-07-21T16:16:00Z">
          <w:r w:rsidR="005E2F13" w:rsidRPr="00686F69" w:rsidDel="005E18F7">
            <w:delText>”)</w:delText>
          </w:r>
        </w:del>
      </w:ins>
      <w:ins w:id="4979" w:author="Orion" w:date="2011-05-29T00:17:00Z">
        <w:del w:id="4980" w:author="IO" w:date="2011-07-21T16:16:00Z">
          <w:r w:rsidR="00BF6B9D" w:rsidRPr="00686F69" w:rsidDel="005E18F7">
            <w:delText>.</w:delText>
          </w:r>
        </w:del>
      </w:ins>
      <w:ins w:id="4981" w:author="Orion" w:date="2011-05-28T20:05:00Z">
        <w:del w:id="4982" w:author="IO" w:date="2011-07-21T16:16:00Z">
          <w:r w:rsidR="00BF6B9D" w:rsidRPr="00686F69" w:rsidDel="005E18F7">
            <w:delText xml:space="preserve"> </w:delText>
          </w:r>
        </w:del>
      </w:ins>
      <w:ins w:id="4983" w:author="Orion" w:date="2011-06-02T18:49:00Z">
        <w:del w:id="4984" w:author="IO" w:date="2011-07-21T16:16:00Z">
          <w:r w:rsidR="00C95C87" w:rsidRPr="00686F69" w:rsidDel="005E18F7">
            <w:delText>S</w:delText>
          </w:r>
        </w:del>
      </w:ins>
      <w:ins w:id="4985" w:author="Orion" w:date="2011-05-28T19:55:00Z">
        <w:del w:id="4986" w:author="IO" w:date="2011-07-21T16:16:00Z">
          <w:r w:rsidR="002C72A1" w:rsidRPr="00686F69" w:rsidDel="005E18F7">
            <w:delText>i</w:delText>
          </w:r>
        </w:del>
      </w:ins>
      <w:ins w:id="4987" w:author="Orion" w:date="2011-06-02T18:49:00Z">
        <w:del w:id="4988" w:author="IO" w:date="2011-07-21T16:16:00Z">
          <w:r w:rsidR="00C95C87" w:rsidRPr="00686F69" w:rsidDel="005E18F7">
            <w:delText xml:space="preserve"> la posible colisión ya fue gestionad</w:delText>
          </w:r>
        </w:del>
      </w:ins>
      <w:ins w:id="4989" w:author="Orion" w:date="2011-06-02T18:50:00Z">
        <w:del w:id="4990" w:author="IO" w:date="2011-07-21T16:16:00Z">
          <w:r w:rsidR="00C95C87" w:rsidRPr="00686F69" w:rsidDel="005E18F7">
            <w:delText>a</w:delText>
          </w:r>
        </w:del>
      </w:ins>
      <w:ins w:id="4991" w:author="Orion" w:date="2011-06-02T18:53:00Z">
        <w:del w:id="4992" w:author="IO" w:date="2011-07-21T16:16:00Z">
          <w:r w:rsidR="00C95C87" w:rsidRPr="00686F69" w:rsidDel="005E18F7">
            <w:delText xml:space="preserve"> entonces el controlador seguir</w:delText>
          </w:r>
        </w:del>
      </w:ins>
      <w:ins w:id="4993" w:author="Orion" w:date="2011-06-02T18:54:00Z">
        <w:del w:id="4994" w:author="IO" w:date="2011-07-21T16:16:00Z">
          <w:r w:rsidR="00C95C87" w:rsidRPr="00686F69" w:rsidDel="005E18F7">
            <w:delText>á monitorizando los vuelos como estaba haciendo antes</w:delText>
          </w:r>
        </w:del>
      </w:ins>
      <w:ins w:id="4995" w:author="Orion" w:date="2011-06-02T18:50:00Z">
        <w:del w:id="4996" w:author="IO" w:date="2011-07-21T16:16:00Z">
          <w:r w:rsidR="00C95C87" w:rsidRPr="00686F69" w:rsidDel="005E18F7">
            <w:delText xml:space="preserve">. Mientras que, si </w:delText>
          </w:r>
        </w:del>
      </w:ins>
      <w:ins w:id="4997" w:author="Orion" w:date="2011-05-28T19:55:00Z">
        <w:del w:id="4998" w:author="IO" w:date="2011-07-21T16:16:00Z">
          <w:r w:rsidR="002C72A1" w:rsidRPr="00686F69" w:rsidDel="005E18F7">
            <w:delText>por el contrario</w:delText>
          </w:r>
        </w:del>
      </w:ins>
      <w:ins w:id="4999" w:author="Orion" w:date="2011-05-28T20:07:00Z">
        <w:del w:id="5000" w:author="IO" w:date="2011-07-21T16:16:00Z">
          <w:r w:rsidR="00684A17" w:rsidRPr="00686F69" w:rsidDel="005E18F7">
            <w:delText>,</w:delText>
          </w:r>
        </w:del>
      </w:ins>
      <w:ins w:id="5001" w:author="Orion" w:date="2011-05-28T19:55:00Z">
        <w:del w:id="5002" w:author="IO" w:date="2011-07-21T16:16:00Z">
          <w:r w:rsidR="002C72A1" w:rsidRPr="00686F69" w:rsidDel="005E18F7">
            <w:delText xml:space="preserve"> </w:delText>
          </w:r>
        </w:del>
      </w:ins>
      <w:ins w:id="5003" w:author="Orion" w:date="2011-06-02T18:55:00Z">
        <w:del w:id="5004" w:author="IO" w:date="2011-07-21T16:16:00Z">
          <w:r w:rsidR="00877091" w:rsidRPr="00686F69" w:rsidDel="005E18F7">
            <w:delText>es</w:delText>
          </w:r>
        </w:del>
      </w:ins>
      <w:ins w:id="5005" w:author="Orion" w:date="2011-06-02T18:54:00Z">
        <w:del w:id="5006" w:author="IO" w:date="2011-07-21T16:16:00Z">
          <w:r w:rsidR="00877091" w:rsidRPr="00686F69" w:rsidDel="005E18F7">
            <w:delText xml:space="preserve"> un nuevo conflicto que </w:delText>
          </w:r>
        </w:del>
      </w:ins>
      <w:ins w:id="5007" w:author="Orion" w:date="2011-05-28T19:55:00Z">
        <w:del w:id="5008" w:author="IO" w:date="2011-07-21T16:16:00Z">
          <w:r w:rsidR="002C72A1" w:rsidRPr="00686F69" w:rsidDel="005E18F7">
            <w:delText>tiene que empezar a gestionar</w:delText>
          </w:r>
        </w:del>
      </w:ins>
      <w:ins w:id="5009" w:author="Orion" w:date="2011-06-02T18:56:00Z">
        <w:del w:id="5010" w:author="IO" w:date="2011-07-21T16:16:00Z">
          <w:r w:rsidR="00877091" w:rsidRPr="00686F69" w:rsidDel="005E18F7">
            <w:delText>,</w:delText>
          </w:r>
        </w:del>
      </w:ins>
      <w:ins w:id="5011" w:author="Orion" w:date="2011-06-02T18:54:00Z">
        <w:del w:id="5012" w:author="IO" w:date="2011-07-21T16:16:00Z">
          <w:r w:rsidR="00877091" w:rsidRPr="00686F69" w:rsidDel="005E18F7">
            <w:delText xml:space="preserve"> en primer lugar creará</w:delText>
          </w:r>
        </w:del>
      </w:ins>
      <w:ins w:id="5013" w:author="Orion" w:date="2011-06-02T18:55:00Z">
        <w:del w:id="5014" w:author="IO" w:date="2011-07-21T16:16:00Z">
          <w:r w:rsidR="00877091" w:rsidRPr="00686F69" w:rsidDel="005E18F7">
            <w:delText xml:space="preserve"> </w:delText>
          </w:r>
        </w:del>
      </w:ins>
      <w:ins w:id="5015" w:author="Orion" w:date="2011-05-28T19:55:00Z">
        <w:del w:id="5016" w:author="IO" w:date="2011-07-21T16:16:00Z">
          <w:r w:rsidR="009A63AE" w:rsidRPr="00686F69" w:rsidDel="005E18F7">
            <w:delText xml:space="preserve">la lista de </w:delText>
          </w:r>
        </w:del>
      </w:ins>
      <w:ins w:id="5017" w:author="Orion" w:date="2011-06-20T18:52:00Z">
        <w:del w:id="5018" w:author="IO" w:date="2011-07-21T16:16:00Z">
          <w:r w:rsidR="00581DB9" w:rsidRPr="00686F69" w:rsidDel="005E18F7">
            <w:delText>órdenes</w:delText>
          </w:r>
        </w:del>
      </w:ins>
      <w:ins w:id="5019" w:author="Orion" w:date="2011-06-02T19:02:00Z">
        <w:del w:id="5020" w:author="IO" w:date="2011-07-21T16:16:00Z">
          <w:r w:rsidR="009A63AE" w:rsidRPr="00686F69" w:rsidDel="005E18F7">
            <w:delText xml:space="preserve"> </w:delText>
          </w:r>
        </w:del>
      </w:ins>
      <w:ins w:id="5021" w:author="Orion" w:date="2011-06-02T19:03:00Z">
        <w:del w:id="5022" w:author="IO" w:date="2011-07-21T16:16:00Z">
          <w:r w:rsidR="009A63AE" w:rsidRPr="00686F69" w:rsidDel="005E18F7">
            <w:delText xml:space="preserve">correspondientes para cada uno de los pilotos </w:delText>
          </w:r>
        </w:del>
      </w:ins>
      <w:ins w:id="5023" w:author="Orion" w:date="2011-06-02T19:02:00Z">
        <w:del w:id="5024" w:author="IO" w:date="2011-07-21T16:16:00Z">
          <w:r w:rsidR="009A63AE" w:rsidRPr="00686F69" w:rsidDel="005E18F7">
            <w:delText>(“CreateNewOrders</w:delText>
          </w:r>
        </w:del>
      </w:ins>
      <w:ins w:id="5025" w:author="Orion" w:date="2011-06-02T19:03:00Z">
        <w:del w:id="5026" w:author="IO" w:date="2011-07-21T16:16:00Z">
          <w:r w:rsidR="009A63AE" w:rsidRPr="00686F69" w:rsidDel="005E18F7">
            <w:delText xml:space="preserve">”) y seguidamente se iniciará una comunicación </w:delText>
          </w:r>
        </w:del>
      </w:ins>
      <w:ins w:id="5027" w:author="Orion" w:date="2011-06-21T14:09:00Z">
        <w:del w:id="5028" w:author="IO" w:date="2011-07-21T16:16:00Z">
          <w:r w:rsidR="0099738E" w:rsidRPr="00686F69" w:rsidDel="005E18F7">
            <w:delText xml:space="preserve">con </w:delText>
          </w:r>
        </w:del>
      </w:ins>
      <w:ins w:id="5029" w:author="Orion" w:date="2011-06-02T19:03:00Z">
        <w:del w:id="5030" w:author="IO" w:date="2011-07-21T16:16:00Z">
          <w:r w:rsidR="009A63AE" w:rsidRPr="00686F69" w:rsidDel="005E18F7">
            <w:delText>estos pilotos para pasarles las ordenes que tienen que llevar a cabo (</w:delText>
          </w:r>
        </w:del>
      </w:ins>
      <w:ins w:id="5031" w:author="Orion" w:date="2011-06-02T19:04:00Z">
        <w:del w:id="5032" w:author="IO" w:date="2011-07-21T16:16:00Z">
          <w:r w:rsidR="009A63AE" w:rsidRPr="00686F69" w:rsidDel="005E18F7">
            <w:delText>“Start Interaction Controller-Pilot”)</w:delText>
          </w:r>
          <w:r w:rsidR="00AF60AF" w:rsidRPr="00686F69" w:rsidDel="005E18F7">
            <w:delText>.</w:delText>
          </w:r>
        </w:del>
      </w:ins>
      <w:ins w:id="5033" w:author="Orion" w:date="2011-05-28T19:55:00Z">
        <w:del w:id="5034" w:author="IO" w:date="2011-07-21T16:16:00Z">
          <w:r w:rsidR="002C72A1" w:rsidRPr="00686F69" w:rsidDel="005E18F7">
            <w:delText xml:space="preserve"> </w:delText>
          </w:r>
        </w:del>
      </w:ins>
      <w:ins w:id="5035" w:author="Orion" w:date="2011-05-28T20:02:00Z">
        <w:del w:id="5036" w:author="IO" w:date="2011-07-21T16:16:00Z">
          <w:r w:rsidR="00CB678B" w:rsidRPr="00686F69" w:rsidDel="005E18F7">
            <w:delText xml:space="preserve">Dichas </w:delText>
          </w:r>
        </w:del>
      </w:ins>
      <w:ins w:id="5037" w:author="Orion" w:date="2011-05-28T20:07:00Z">
        <w:del w:id="5038" w:author="IO" w:date="2011-07-21T16:16:00Z">
          <w:r w:rsidR="00CB678B" w:rsidRPr="00686F69" w:rsidDel="005E18F7">
            <w:delText>ó</w:delText>
          </w:r>
        </w:del>
      </w:ins>
      <w:ins w:id="5039" w:author="Orion" w:date="2011-05-28T20:02:00Z">
        <w:del w:id="5040" w:author="IO" w:date="2011-07-21T16:16:00Z">
          <w:r w:rsidR="002C72A1" w:rsidRPr="00686F69" w:rsidDel="005E18F7">
            <w:delText>rdenes normalmente se corresponden con cambios de altitud, ir a una posición determinada y/o reducir velocidad. Seguidamente</w:delText>
          </w:r>
        </w:del>
      </w:ins>
      <w:ins w:id="5041" w:author="Orion" w:date="2011-05-28T20:04:00Z">
        <w:del w:id="5042" w:author="IO" w:date="2011-07-21T16:16:00Z">
          <w:r w:rsidR="00684A17" w:rsidRPr="00686F69" w:rsidDel="005E18F7">
            <w:delText xml:space="preserve"> el piloto</w:delText>
          </w:r>
        </w:del>
      </w:ins>
      <w:ins w:id="5043" w:author="Orion" w:date="2011-06-02T19:05:00Z">
        <w:del w:id="5044" w:author="IO" w:date="2011-07-21T16:16:00Z">
          <w:r w:rsidR="00AF60AF" w:rsidRPr="00686F69" w:rsidDel="005E18F7">
            <w:delText>,</w:delText>
          </w:r>
        </w:del>
      </w:ins>
      <w:ins w:id="5045" w:author="Orion" w:date="2011-05-28T20:04:00Z">
        <w:del w:id="5046" w:author="IO" w:date="2011-07-21T16:16:00Z">
          <w:r w:rsidR="00684A17" w:rsidRPr="00686F69" w:rsidDel="005E18F7">
            <w:delText xml:space="preserve"> </w:delText>
          </w:r>
        </w:del>
      </w:ins>
      <w:ins w:id="5047" w:author="Orion" w:date="2011-06-02T19:05:00Z">
        <w:del w:id="5048" w:author="IO" w:date="2011-07-21T16:16:00Z">
          <w:r w:rsidR="00AF60AF" w:rsidRPr="00686F69" w:rsidDel="005E18F7">
            <w:delText xml:space="preserve">tras </w:delText>
          </w:r>
        </w:del>
      </w:ins>
      <w:ins w:id="5049" w:author="Orion" w:date="2011-05-28T20:04:00Z">
        <w:del w:id="5050" w:author="IO" w:date="2011-07-21T16:16:00Z">
          <w:r w:rsidR="00684A17" w:rsidRPr="00686F69" w:rsidDel="005E18F7">
            <w:delText>recibir la orden</w:delText>
          </w:r>
        </w:del>
      </w:ins>
      <w:ins w:id="5051" w:author="Orion" w:date="2011-06-02T19:05:00Z">
        <w:del w:id="5052" w:author="IO" w:date="2011-07-21T16:16:00Z">
          <w:r w:rsidR="00AF60AF" w:rsidRPr="00686F69" w:rsidDel="005E18F7">
            <w:delText>,</w:delText>
          </w:r>
        </w:del>
      </w:ins>
      <w:ins w:id="5053" w:author="Orion" w:date="2011-05-28T20:11:00Z">
        <w:del w:id="5054" w:author="IO" w:date="2011-07-21T16:16:00Z">
          <w:r w:rsidR="00AF60AF" w:rsidRPr="00686F69" w:rsidDel="005E18F7">
            <w:delText xml:space="preserve"> </w:delText>
          </w:r>
        </w:del>
      </w:ins>
      <w:ins w:id="5055" w:author="Orion" w:date="2011-05-28T20:04:00Z">
        <w:del w:id="5056" w:author="IO" w:date="2011-07-21T16:16:00Z">
          <w:r w:rsidR="00684A17" w:rsidRPr="00686F69" w:rsidDel="005E18F7">
            <w:delText xml:space="preserve">y, con el objetivo de </w:delText>
          </w:r>
          <w:r w:rsidR="00CB678B" w:rsidRPr="00686F69" w:rsidDel="005E18F7">
            <w:delText>reapro</w:delText>
          </w:r>
        </w:del>
      </w:ins>
      <w:ins w:id="5057" w:author="Orion" w:date="2011-05-28T20:08:00Z">
        <w:del w:id="5058" w:author="IO" w:date="2011-07-21T16:16:00Z">
          <w:r w:rsidR="00CB678B" w:rsidRPr="00686F69" w:rsidDel="005E18F7">
            <w:delText>v</w:delText>
          </w:r>
        </w:del>
      </w:ins>
      <w:ins w:id="5059" w:author="Orion" w:date="2011-05-28T20:04:00Z">
        <w:del w:id="5060" w:author="IO" w:date="2011-07-21T16:16:00Z">
          <w:r w:rsidR="00684A17" w:rsidRPr="00686F69" w:rsidDel="005E18F7">
            <w:delText>echar</w:delText>
          </w:r>
        </w:del>
      </w:ins>
      <w:ins w:id="5061" w:author="Orion" w:date="2011-05-28T20:08:00Z">
        <w:del w:id="5062" w:author="IO" w:date="2011-07-21T16:16:00Z">
          <w:r w:rsidR="00CB678B" w:rsidRPr="00686F69" w:rsidDel="005E18F7">
            <w:delText xml:space="preserve"> parte</w:delText>
          </w:r>
        </w:del>
      </w:ins>
      <w:ins w:id="5063" w:author="Orion" w:date="2011-05-28T20:04:00Z">
        <w:del w:id="5064" w:author="IO" w:date="2011-07-21T16:16:00Z">
          <w:r w:rsidR="00684A17" w:rsidRPr="00686F69" w:rsidDel="005E18F7">
            <w:delText xml:space="preserve"> </w:delText>
          </w:r>
        </w:del>
      </w:ins>
      <w:ins w:id="5065" w:author="Orion" w:date="2011-05-28T20:08:00Z">
        <w:del w:id="5066" w:author="IO" w:date="2011-07-21T16:16:00Z">
          <w:r w:rsidR="00CB678B" w:rsidRPr="00686F69" w:rsidDel="005E18F7">
            <w:delText>del desarrollo existente a la hora de pilotar los aviones</w:delText>
          </w:r>
        </w:del>
      </w:ins>
      <w:ins w:id="5067" w:author="Orion" w:date="2011-05-28T20:04:00Z">
        <w:del w:id="5068" w:author="IO" w:date="2011-07-21T16:16:00Z">
          <w:r w:rsidR="00684A17" w:rsidRPr="00686F69" w:rsidDel="005E18F7">
            <w:delText>, crear</w:delText>
          </w:r>
        </w:del>
      </w:ins>
      <w:ins w:id="5069" w:author="Orion" w:date="2011-05-28T20:05:00Z">
        <w:del w:id="5070" w:author="IO" w:date="2011-07-21T16:16:00Z">
          <w:r w:rsidR="00684A17" w:rsidRPr="00686F69" w:rsidDel="005E18F7">
            <w:delText>á un nuevo tramo “ficticio” con los datos de la posición, velocidad y altura que el controlador le haya indicado.</w:delText>
          </w:r>
        </w:del>
      </w:ins>
      <w:ins w:id="5071" w:author="Orion" w:date="2011-05-28T20:09:00Z">
        <w:del w:id="5072" w:author="IO" w:date="2011-07-21T16:16:00Z">
          <w:r w:rsidR="00CB678B" w:rsidRPr="00686F69" w:rsidDel="005E18F7">
            <w:delText xml:space="preserve"> Posteriormente, y parecido a como se indicó en la</w:delText>
          </w:r>
        </w:del>
      </w:ins>
      <w:ins w:id="5073" w:author="Orion" w:date="2011-06-20T18:57:00Z">
        <w:del w:id="5074"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5075" w:author="IO" w:date="2011-07-21T16:16:00Z">
        <w:r w:rsidR="00686F69" w:rsidDel="005E18F7">
          <w:delInstrText xml:space="preserve"> \* MERGEFORMAT </w:delInstrText>
        </w:r>
        <w:r w:rsidR="0000476B" w:rsidRPr="00686F69" w:rsidDel="005E18F7">
          <w:fldChar w:fldCharType="end"/>
        </w:r>
      </w:del>
      <w:ins w:id="5076" w:author="Orion" w:date="2011-05-28T20:09:00Z">
        <w:del w:id="5077" w:author="IO" w:date="2011-07-21T16:16:00Z">
          <w:r w:rsidR="00CB678B" w:rsidRPr="00686F69" w:rsidDel="005E18F7">
            <w:delText xml:space="preserve">, los </w:delText>
          </w:r>
        </w:del>
      </w:ins>
      <w:ins w:id="5078" w:author="Orion" w:date="2011-05-28T20:12:00Z">
        <w:del w:id="5079" w:author="IO" w:date="2011-07-21T16:16:00Z">
          <w:r w:rsidR="00A04527" w:rsidRPr="00686F69" w:rsidDel="005E18F7">
            <w:delText>pilotos</w:delText>
          </w:r>
        </w:del>
      </w:ins>
      <w:ins w:id="5080" w:author="Orion" w:date="2011-05-28T20:09:00Z">
        <w:del w:id="5081" w:author="IO" w:date="2011-07-21T16:16:00Z">
          <w:r w:rsidR="00CB678B" w:rsidRPr="00686F69" w:rsidDel="005E18F7">
            <w:delText xml:space="preserve"> irán tomando diferentes decisiones</w:delText>
          </w:r>
        </w:del>
      </w:ins>
      <w:ins w:id="5082" w:author="Orion" w:date="2011-05-28T20:12:00Z">
        <w:del w:id="5083" w:author="IO" w:date="2011-07-21T16:16:00Z">
          <w:r w:rsidR="00A04527" w:rsidRPr="00686F69" w:rsidDel="005E18F7">
            <w:delText xml:space="preserve"> (“Make Decisions”)</w:delText>
          </w:r>
        </w:del>
      </w:ins>
      <w:ins w:id="5084" w:author="Orion" w:date="2011-05-28T20:09:00Z">
        <w:del w:id="5085" w:author="IO" w:date="2011-07-21T16:16:00Z">
          <w:r w:rsidR="00CB678B" w:rsidRPr="00686F69" w:rsidDel="005E18F7">
            <w:delText xml:space="preserve"> hasta que este</w:delText>
          </w:r>
          <w:r w:rsidR="00A04527" w:rsidRPr="00686F69" w:rsidDel="005E18F7">
            <w:delText xml:space="preserve"> </w:delText>
          </w:r>
        </w:del>
      </w:ins>
      <w:ins w:id="5086" w:author="Orion" w:date="2011-07-05T21:05:00Z">
        <w:del w:id="5087" w:author="IO" w:date="2011-07-21T16:16:00Z">
          <w:r w:rsidR="006C274D" w:rsidRPr="00686F69" w:rsidDel="005E18F7">
            <w:delText xml:space="preserve">riesgo de conflicto </w:delText>
          </w:r>
        </w:del>
      </w:ins>
      <w:ins w:id="5088" w:author="Orion" w:date="2011-05-28T20:09:00Z">
        <w:del w:id="5089" w:author="IO" w:date="2011-07-21T16:16:00Z">
          <w:r w:rsidR="00A04527" w:rsidRPr="00686F69" w:rsidDel="005E18F7">
            <w:delText xml:space="preserve">haya </w:delText>
          </w:r>
        </w:del>
      </w:ins>
      <w:ins w:id="5090" w:author="Orion" w:date="2011-07-05T21:06:00Z">
        <w:del w:id="5091" w:author="IO" w:date="2011-07-21T16:16:00Z">
          <w:r w:rsidR="006C274D" w:rsidRPr="00686F69" w:rsidDel="005E18F7">
            <w:delText>desaparecido</w:delText>
          </w:r>
        </w:del>
      </w:ins>
      <w:ins w:id="5092" w:author="Orion" w:date="2011-05-28T20:09:00Z">
        <w:del w:id="5093" w:author="IO" w:date="2011-07-21T16:16:00Z">
          <w:r w:rsidR="00A04527" w:rsidRPr="00686F69" w:rsidDel="005E18F7">
            <w:delText xml:space="preserve"> p</w:delText>
          </w:r>
        </w:del>
      </w:ins>
      <w:ins w:id="5094" w:author="Orion" w:date="2011-05-28T20:12:00Z">
        <w:del w:id="5095" w:author="IO" w:date="2011-07-21T16:16:00Z">
          <w:r w:rsidR="00A04527" w:rsidRPr="00686F69" w:rsidDel="005E18F7">
            <w:delText>or</w:delText>
          </w:r>
        </w:del>
      </w:ins>
      <w:ins w:id="5096" w:author="Orion" w:date="2011-05-28T20:09:00Z">
        <w:del w:id="5097" w:author="IO" w:date="2011-07-21T16:16:00Z">
          <w:r w:rsidR="00CB678B" w:rsidRPr="00686F69" w:rsidDel="005E18F7">
            <w:delText xml:space="preserve"> completo</w:delText>
          </w:r>
        </w:del>
      </w:ins>
      <w:ins w:id="5098" w:author="Orion" w:date="2011-07-05T21:05:00Z">
        <w:del w:id="5099" w:author="IO" w:date="2011-07-21T16:16:00Z">
          <w:r w:rsidR="006C274D" w:rsidRPr="00686F69" w:rsidDel="005E18F7">
            <w:delText>. Esta última tarea la realizará la aplicación</w:delText>
          </w:r>
        </w:del>
      </w:ins>
      <w:ins w:id="5100" w:author="Orion" w:date="2011-05-28T20:12:00Z">
        <w:del w:id="5101" w:author="IO" w:date="2011-07-21T16:16:00Z">
          <w:r w:rsidR="006C274D" w:rsidRPr="00686F69" w:rsidDel="005E18F7">
            <w:delText xml:space="preserve"> </w:delText>
          </w:r>
        </w:del>
      </w:ins>
      <w:ins w:id="5102" w:author="Orion" w:date="2011-05-28T20:13:00Z">
        <w:del w:id="5103" w:author="IO" w:date="2011-07-21T16:16:00Z">
          <w:r w:rsidR="00A04527" w:rsidRPr="00686F69" w:rsidDel="005E18F7">
            <w:delText>“</w:delText>
          </w:r>
        </w:del>
      </w:ins>
      <w:ins w:id="5104" w:author="Orion" w:date="2011-05-28T20:12:00Z">
        <w:del w:id="5105" w:author="IO" w:date="2011-07-21T16:16:00Z">
          <w:r w:rsidR="00A04527" w:rsidRPr="00686F69" w:rsidDel="005E18F7">
            <w:delText>Check</w:delText>
          </w:r>
        </w:del>
      </w:ins>
      <w:ins w:id="5106" w:author="Orion" w:date="2011-07-05T21:05:00Z">
        <w:del w:id="5107" w:author="IO" w:date="2011-07-21T16:16:00Z">
          <w:r w:rsidR="006C274D" w:rsidRPr="00686F69" w:rsidDel="005E18F7">
            <w:delText>DistanceBeetweenPlanesInConflict</w:delText>
          </w:r>
        </w:del>
      </w:ins>
      <w:ins w:id="5108" w:author="Orion" w:date="2011-05-28T20:13:00Z">
        <w:del w:id="5109" w:author="IO" w:date="2011-07-21T16:16:00Z">
          <w:r w:rsidR="00A04527" w:rsidRPr="00686F69" w:rsidDel="005E18F7">
            <w:delText>”)</w:delText>
          </w:r>
        </w:del>
      </w:ins>
      <w:ins w:id="5110" w:author="Orion" w:date="2011-05-28T20:09:00Z">
        <w:del w:id="5111" w:author="IO" w:date="2011-07-21T16:16:00Z">
          <w:r w:rsidR="00CB678B" w:rsidRPr="00686F69" w:rsidDel="005E18F7">
            <w:delText xml:space="preserve">. </w:delText>
          </w:r>
        </w:del>
      </w:ins>
      <w:ins w:id="5112" w:author="Orion" w:date="2011-05-29T00:11:00Z">
        <w:del w:id="5113" w:author="IO" w:date="2011-07-21T16:16:00Z">
          <w:r w:rsidR="007D4BE4" w:rsidRPr="00686F69" w:rsidDel="005E18F7">
            <w:delText xml:space="preserve">Cuando </w:delText>
          </w:r>
        </w:del>
      </w:ins>
      <w:ins w:id="5114" w:author="Orion" w:date="2011-07-05T21:06:00Z">
        <w:del w:id="5115" w:author="IO" w:date="2011-07-21T16:16:00Z">
          <w:r w:rsidR="006C274D" w:rsidRPr="00686F69" w:rsidDel="005E18F7">
            <w:delText>este riesgo haya desaparecido</w:delText>
          </w:r>
        </w:del>
      </w:ins>
      <w:ins w:id="5116" w:author="Orion" w:date="2011-05-29T00:12:00Z">
        <w:del w:id="5117" w:author="IO" w:date="2011-07-21T16:16:00Z">
          <w:r w:rsidR="007D4BE4" w:rsidRPr="00686F69" w:rsidDel="005E18F7">
            <w:delText>, el piloto</w:delText>
          </w:r>
        </w:del>
      </w:ins>
      <w:ins w:id="5118" w:author="Orion" w:date="2011-07-05T21:07:00Z">
        <w:del w:id="5119" w:author="IO" w:date="2011-07-21T16:16:00Z">
          <w:r w:rsidR="00EA5D02" w:rsidRPr="00686F69" w:rsidDel="005E18F7">
            <w:delText xml:space="preserve"> suplantará el tramo con la orden que el controlador le envió con </w:delText>
          </w:r>
        </w:del>
      </w:ins>
      <w:ins w:id="5120" w:author="Orion" w:date="2011-05-29T00:13:00Z">
        <w:del w:id="5121" w:author="IO" w:date="2011-07-21T16:16:00Z">
          <w:r w:rsidR="00BF6B9D" w:rsidRPr="00686F69" w:rsidDel="005E18F7">
            <w:delText xml:space="preserve">el tramo que </w:delText>
          </w:r>
        </w:del>
      </w:ins>
      <w:ins w:id="5122" w:author="Orion" w:date="2011-05-29T00:19:00Z">
        <w:del w:id="5123" w:author="IO" w:date="2011-07-21T16:16:00Z">
          <w:r w:rsidR="00BF6B9D" w:rsidRPr="00686F69" w:rsidDel="005E18F7">
            <w:delText>se estaba</w:delText>
          </w:r>
        </w:del>
      </w:ins>
      <w:ins w:id="5124" w:author="Orion" w:date="2011-05-29T00:13:00Z">
        <w:del w:id="5125" w:author="IO" w:date="2011-07-21T16:16:00Z">
          <w:r w:rsidR="007D4BE4" w:rsidRPr="00686F69" w:rsidDel="005E18F7">
            <w:delText xml:space="preserve"> realizando antes de detectarse el conflicto.</w:delText>
          </w:r>
        </w:del>
      </w:ins>
      <w:ins w:id="5126" w:author="Orion" w:date="2011-05-29T00:14:00Z">
        <w:del w:id="5127" w:author="IO" w:date="2011-07-21T16:16:00Z">
          <w:r w:rsidR="007D4BE4" w:rsidRPr="00686F69" w:rsidDel="005E18F7">
            <w:delText xml:space="preserve"> Una vez se ha</w:delText>
          </w:r>
        </w:del>
      </w:ins>
      <w:ins w:id="5128" w:author="Orion" w:date="2011-05-29T00:16:00Z">
        <w:del w:id="5129" w:author="IO" w:date="2011-07-21T16:16:00Z">
          <w:r w:rsidR="007D4BE4" w:rsidRPr="00686F69" w:rsidDel="005E18F7">
            <w:delText>ya</w:delText>
          </w:r>
        </w:del>
      </w:ins>
      <w:ins w:id="5130" w:author="Orion" w:date="2011-05-29T00:14:00Z">
        <w:del w:id="5131" w:author="IO" w:date="2011-07-21T16:16:00Z">
          <w:r w:rsidR="007D4BE4" w:rsidRPr="00686F69" w:rsidDel="005E18F7">
            <w:delText xml:space="preserve"> </w:delText>
          </w:r>
        </w:del>
      </w:ins>
      <w:ins w:id="5132" w:author="Orion" w:date="2011-05-29T00:15:00Z">
        <w:del w:id="5133" w:author="IO" w:date="2011-07-21T16:16:00Z">
          <w:r w:rsidR="007D4BE4" w:rsidRPr="00686F69" w:rsidDel="005E18F7">
            <w:delText>restablecido</w:delText>
          </w:r>
        </w:del>
      </w:ins>
      <w:ins w:id="5134" w:author="Orion" w:date="2011-05-29T00:14:00Z">
        <w:del w:id="5135" w:author="IO" w:date="2011-07-21T16:16:00Z">
          <w:r w:rsidR="007D4BE4" w:rsidRPr="00686F69" w:rsidDel="005E18F7">
            <w:delText xml:space="preserve"> </w:delText>
          </w:r>
        </w:del>
      </w:ins>
      <w:ins w:id="5136" w:author="Orion" w:date="2011-05-29T00:19:00Z">
        <w:del w:id="5137" w:author="IO" w:date="2011-07-21T16:16:00Z">
          <w:r w:rsidR="00BF6B9D" w:rsidRPr="00686F69" w:rsidDel="005E18F7">
            <w:delText>este</w:delText>
          </w:r>
        </w:del>
      </w:ins>
      <w:ins w:id="5138" w:author="Orion" w:date="2011-05-29T00:14:00Z">
        <w:del w:id="5139" w:author="IO" w:date="2011-07-21T16:16:00Z">
          <w:r w:rsidR="007D4BE4" w:rsidRPr="00686F69" w:rsidDel="005E18F7">
            <w:delText xml:space="preserve"> tramo</w:delText>
          </w:r>
        </w:del>
      </w:ins>
      <w:ins w:id="5140" w:author="Orion" w:date="2011-05-29T00:19:00Z">
        <w:del w:id="5141" w:author="IO" w:date="2011-07-21T16:16:00Z">
          <w:r w:rsidR="00BF6B9D" w:rsidRPr="00686F69" w:rsidDel="005E18F7">
            <w:delText xml:space="preserve"> </w:delText>
          </w:r>
        </w:del>
      </w:ins>
      <w:ins w:id="5142" w:author="Orion" w:date="2011-05-29T00:15:00Z">
        <w:del w:id="5143" w:author="IO" w:date="2011-07-21T16:16:00Z">
          <w:r w:rsidR="007D4BE4" w:rsidRPr="00686F69" w:rsidDel="005E18F7">
            <w:delText>como el actual</w:delText>
          </w:r>
        </w:del>
      </w:ins>
      <w:ins w:id="5144" w:author="Orion" w:date="2011-06-02T19:07:00Z">
        <w:del w:id="5145" w:author="IO" w:date="2011-07-21T16:16:00Z">
          <w:r w:rsidR="00AF60AF" w:rsidRPr="00686F69" w:rsidDel="005E18F7">
            <w:delText>,</w:delText>
          </w:r>
        </w:del>
      </w:ins>
      <w:ins w:id="5146" w:author="Orion" w:date="2011-05-29T00:15:00Z">
        <w:del w:id="5147" w:author="IO" w:date="2011-07-21T16:16:00Z">
          <w:r w:rsidR="007D4BE4" w:rsidRPr="00686F69" w:rsidDel="005E18F7">
            <w:delText xml:space="preserve"> </w:delText>
          </w:r>
        </w:del>
      </w:ins>
      <w:ins w:id="5148" w:author="Orion" w:date="2011-05-29T00:19:00Z">
        <w:del w:id="5149" w:author="IO" w:date="2011-07-21T16:16:00Z">
          <w:r w:rsidR="00BF6B9D" w:rsidRPr="00686F69" w:rsidDel="005E18F7">
            <w:delText>el piloto comunicará al controlador que la orden que este le mand</w:delText>
          </w:r>
        </w:del>
      </w:ins>
      <w:ins w:id="5150" w:author="Orion" w:date="2011-05-29T00:20:00Z">
        <w:del w:id="5151" w:author="IO" w:date="2011-07-21T16:16:00Z">
          <w:r w:rsidR="00BF6B9D" w:rsidRPr="00686F69" w:rsidDel="005E18F7">
            <w:delText>ó se ha llevado a cabo con éxito. Por último</w:delText>
          </w:r>
        </w:del>
      </w:ins>
      <w:ins w:id="5152" w:author="Orion" w:date="2011-05-29T00:23:00Z">
        <w:del w:id="5153" w:author="IO" w:date="2011-07-21T16:16:00Z">
          <w:r w:rsidR="00562B75" w:rsidRPr="00686F69" w:rsidDel="005E18F7">
            <w:delText>,</w:delText>
          </w:r>
        </w:del>
      </w:ins>
      <w:ins w:id="5154" w:author="Orion" w:date="2011-05-29T00:20:00Z">
        <w:del w:id="5155" w:author="IO" w:date="2011-07-21T16:16:00Z">
          <w:r w:rsidR="00BF6B9D" w:rsidRPr="00686F69" w:rsidDel="005E18F7">
            <w:delText xml:space="preserve"> el controla</w:delText>
          </w:r>
          <w:r w:rsidR="00562B75" w:rsidRPr="00686F69" w:rsidDel="005E18F7">
            <w:delText xml:space="preserve">dor marcará </w:delText>
          </w:r>
        </w:del>
      </w:ins>
      <w:ins w:id="5156" w:author="Orion" w:date="2011-05-29T00:25:00Z">
        <w:del w:id="5157" w:author="IO" w:date="2011-07-21T16:16:00Z">
          <w:r w:rsidR="00DF497A" w:rsidRPr="00686F69" w:rsidDel="005E18F7">
            <w:delText>que</w:delText>
          </w:r>
        </w:del>
      </w:ins>
      <w:ins w:id="5158" w:author="Orion" w:date="2011-07-05T21:08:00Z">
        <w:del w:id="5159" w:author="IO" w:date="2011-07-21T16:16:00Z">
          <w:r w:rsidR="00EA5D02" w:rsidRPr="00686F69" w:rsidDel="005E18F7">
            <w:delText xml:space="preserve"> el</w:delText>
          </w:r>
        </w:del>
      </w:ins>
      <w:ins w:id="5160" w:author="Orion" w:date="2011-05-29T00:21:00Z">
        <w:del w:id="5161" w:author="IO" w:date="2011-07-21T16:16:00Z">
          <w:r w:rsidR="00562B75" w:rsidRPr="00686F69" w:rsidDel="005E18F7">
            <w:delText xml:space="preserve"> </w:delText>
          </w:r>
        </w:del>
      </w:ins>
      <w:ins w:id="5162" w:author="Orion" w:date="2011-05-29T00:22:00Z">
        <w:del w:id="5163" w:author="IO" w:date="2011-07-21T16:16:00Z">
          <w:r w:rsidR="00562B75" w:rsidRPr="00686F69" w:rsidDel="005E18F7">
            <w:delText>acatamiento</w:delText>
          </w:r>
        </w:del>
      </w:ins>
      <w:ins w:id="5164" w:author="Orion" w:date="2011-05-29T00:21:00Z">
        <w:del w:id="5165" w:author="IO" w:date="2011-07-21T16:16:00Z">
          <w:r w:rsidR="00562B75" w:rsidRPr="00686F69" w:rsidDel="005E18F7">
            <w:delText xml:space="preserve"> de las </w:delText>
          </w:r>
        </w:del>
      </w:ins>
      <w:ins w:id="5166" w:author="Orion" w:date="2011-05-29T00:22:00Z">
        <w:del w:id="5167" w:author="IO" w:date="2011-07-21T16:16:00Z">
          <w:r w:rsidR="00562B75" w:rsidRPr="00686F69" w:rsidDel="005E18F7">
            <w:delText xml:space="preserve">órdenes </w:delText>
          </w:r>
        </w:del>
      </w:ins>
      <w:ins w:id="5168" w:author="Orion" w:date="2011-05-29T00:25:00Z">
        <w:del w:id="5169" w:author="IO" w:date="2011-07-21T16:16:00Z">
          <w:r w:rsidR="00DF497A" w:rsidRPr="00686F69" w:rsidDel="005E18F7">
            <w:delText>se ha llevado a cabo</w:delText>
          </w:r>
        </w:del>
      </w:ins>
      <w:ins w:id="5170" w:author="Orion" w:date="2011-05-29T00:22:00Z">
        <w:del w:id="5171" w:author="IO" w:date="2011-07-21T16:16:00Z">
          <w:r w:rsidR="00562B75" w:rsidRPr="00686F69" w:rsidDel="005E18F7">
            <w:delText xml:space="preserve"> y </w:delText>
          </w:r>
        </w:del>
      </w:ins>
      <w:ins w:id="5172" w:author="Orion" w:date="2011-05-29T00:25:00Z">
        <w:del w:id="5173" w:author="IO" w:date="2011-07-21T16:16:00Z">
          <w:r w:rsidR="00DF497A" w:rsidRPr="00686F69" w:rsidDel="005E18F7">
            <w:delText xml:space="preserve">que </w:delText>
          </w:r>
        </w:del>
      </w:ins>
      <w:ins w:id="5174" w:author="Orion" w:date="2011-05-29T00:22:00Z">
        <w:del w:id="5175" w:author="IO" w:date="2011-07-21T16:16:00Z">
          <w:r w:rsidR="00562B75" w:rsidRPr="00686F69" w:rsidDel="005E18F7">
            <w:delText>la gesti</w:delText>
          </w:r>
        </w:del>
      </w:ins>
      <w:ins w:id="5176" w:author="Orion" w:date="2011-05-29T00:23:00Z">
        <w:del w:id="5177" w:author="IO" w:date="2011-07-21T16:16:00Z">
          <w:r w:rsidR="00562B75" w:rsidRPr="00686F69" w:rsidDel="005E18F7">
            <w:delText>ón</w:delText>
          </w:r>
        </w:del>
      </w:ins>
      <w:ins w:id="5178" w:author="Orion" w:date="2011-05-29T00:21:00Z">
        <w:del w:id="5179" w:author="IO" w:date="2011-07-21T16:16:00Z">
          <w:r w:rsidR="00562B75" w:rsidRPr="00686F69" w:rsidDel="005E18F7">
            <w:delText xml:space="preserve"> para evitar que este conflicto</w:delText>
          </w:r>
        </w:del>
      </w:ins>
      <w:ins w:id="5180" w:author="Orion" w:date="2011-05-29T00:23:00Z">
        <w:del w:id="5181" w:author="IO" w:date="2011-07-21T16:16:00Z">
          <w:r w:rsidR="00562B75" w:rsidRPr="00686F69" w:rsidDel="005E18F7">
            <w:delText xml:space="preserve"> ha concluido</w:delText>
          </w:r>
        </w:del>
      </w:ins>
      <w:ins w:id="5182" w:author="Orion" w:date="2011-05-29T00:25:00Z">
        <w:del w:id="5183" w:author="IO" w:date="2011-07-21T16:16:00Z">
          <w:r w:rsidR="00DF497A" w:rsidRPr="00686F69" w:rsidDel="005E18F7">
            <w:delText xml:space="preserve"> </w:delText>
          </w:r>
        </w:del>
      </w:ins>
      <w:ins w:id="5184" w:author="Orion" w:date="2011-06-02T19:07:00Z">
        <w:del w:id="5185" w:author="IO" w:date="2011-07-21T16:16:00Z">
          <w:r w:rsidR="00AF60AF" w:rsidRPr="00686F69" w:rsidDel="005E18F7">
            <w:delText xml:space="preserve">(“End Interaction </w:delText>
          </w:r>
          <w:r w:rsidR="00AF60AF" w:rsidRPr="00686F69" w:rsidDel="005E18F7">
            <w:lastRenderedPageBreak/>
            <w:delText>Controller-Pilot”).</w:delText>
          </w:r>
        </w:del>
      </w:ins>
    </w:p>
    <w:p w14:paraId="6680217F" w14:textId="266228B0" w:rsidR="007A77E9" w:rsidRPr="005E18F7" w:rsidDel="005E18F7" w:rsidRDefault="007A77E9">
      <w:pPr>
        <w:spacing w:before="240" w:after="120"/>
        <w:ind w:firstLine="284"/>
        <w:jc w:val="both"/>
        <w:rPr>
          <w:ins w:id="5186" w:author="Orion" w:date="2011-05-27T18:48:00Z"/>
          <w:del w:id="5187" w:author="IO" w:date="2011-07-21T16:16:00Z"/>
        </w:rPr>
        <w:pPrChange w:id="5188" w:author="IO" w:date="2011-07-21T16:16:00Z">
          <w:pPr/>
        </w:pPrChange>
      </w:pPr>
    </w:p>
    <w:p w14:paraId="5C91F2D5" w14:textId="2ADEDEA8" w:rsidR="00B612F3" w:rsidRDefault="00AD7847">
      <w:pPr>
        <w:pStyle w:val="Caption"/>
        <w:rPr>
          <w:ins w:id="5189" w:author="Orion" w:date="2011-05-27T18:59:00Z"/>
          <w:rFonts w:cs="Times New Roman"/>
        </w:rPr>
        <w:pPrChange w:id="5190" w:author="Orion" w:date="2011-05-29T23:50:00Z">
          <w:pPr/>
        </w:pPrChange>
      </w:pPr>
      <w:bookmarkStart w:id="5191" w:name="_Ref294392293"/>
      <w:bookmarkStart w:id="5192" w:name="_Toc295124207"/>
      <w:bookmarkStart w:id="5193" w:name="_Toc299483444"/>
      <w:ins w:id="5194" w:author="Orion" w:date="2011-07-05T20:56:00Z">
        <w:r w:rsidRPr="00020020">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5195" w:author="Orion" w:date="2011-05-29T00:28:00Z">
        <w:r w:rsidR="00A874D0">
          <w:t xml:space="preserve">Figura </w:t>
        </w:r>
        <w:r w:rsidR="00A874D0">
          <w:fldChar w:fldCharType="begin"/>
        </w:r>
        <w:r w:rsidR="00A874D0">
          <w:instrText xml:space="preserve"> SEQ Figura \* ARABIC </w:instrText>
        </w:r>
      </w:ins>
      <w:r w:rsidR="00A874D0">
        <w:fldChar w:fldCharType="separate"/>
      </w:r>
      <w:ins w:id="5196" w:author="Orion" w:date="2011-07-26T22:41:00Z">
        <w:r w:rsidR="000A487B">
          <w:rPr>
            <w:noProof/>
          </w:rPr>
          <w:t>18</w:t>
        </w:r>
      </w:ins>
      <w:ins w:id="5197" w:author="IO" w:date="2011-07-22T13:16:00Z">
        <w:del w:id="5198" w:author="Orion" w:date="2011-07-24T21:36:00Z">
          <w:r w:rsidR="00416FF6" w:rsidDel="00587D28">
            <w:rPr>
              <w:noProof/>
            </w:rPr>
            <w:delText>17</w:delText>
          </w:r>
        </w:del>
      </w:ins>
      <w:del w:id="5199" w:author="Orion" w:date="2011-07-24T21:36:00Z">
        <w:r w:rsidR="003037BE" w:rsidDel="00587D28">
          <w:rPr>
            <w:noProof/>
          </w:rPr>
          <w:delText>14</w:delText>
        </w:r>
      </w:del>
      <w:ins w:id="5200" w:author="Orion" w:date="2011-05-29T00:28:00Z">
        <w:r w:rsidR="00A874D0">
          <w:fldChar w:fldCharType="end"/>
        </w:r>
        <w:bookmarkEnd w:id="5191"/>
        <w:r w:rsidR="00A874D0">
          <w:t>: Diagrama de Actividad Evitar Conflicto</w:t>
        </w:r>
      </w:ins>
      <w:bookmarkEnd w:id="5192"/>
      <w:bookmarkEnd w:id="5193"/>
    </w:p>
    <w:p w14:paraId="40B8BD29" w14:textId="77777777" w:rsidR="00BF7E23" w:rsidRDefault="005E18F7">
      <w:pPr>
        <w:spacing w:before="240" w:after="120"/>
        <w:ind w:firstLine="284"/>
        <w:jc w:val="both"/>
        <w:rPr>
          <w:ins w:id="5201" w:author="IO" w:date="2011-07-21T16:38:00Z"/>
        </w:rPr>
        <w:pPrChange w:id="5202" w:author="IO" w:date="2011-07-21T14:52:00Z">
          <w:pPr/>
        </w:pPrChange>
      </w:pPr>
      <w:ins w:id="5203" w:author="IO" w:date="2011-07-21T16:17:00Z">
        <w:r>
          <w:t xml:space="preserve">Estas actividades comienzan </w:t>
        </w:r>
      </w:ins>
      <w:ins w:id="5204" w:author="IO" w:date="2011-07-21T16:18:00Z">
        <w:r w:rsidR="000753FB">
          <w:t>con los controladores iniciando la monitorización de los vuelos.</w:t>
        </w:r>
      </w:ins>
      <w:ins w:id="5205" w:author="IO" w:date="2011-07-21T16:22:00Z">
        <w:r w:rsidR="000753FB">
          <w:t xml:space="preserve"> Se trata de la actividad </w:t>
        </w:r>
        <w:r w:rsidR="000753FB" w:rsidRPr="00686F69">
          <w:t>“</w:t>
        </w:r>
        <w:commentRangeStart w:id="5206"/>
        <w:r w:rsidR="000753FB" w:rsidRPr="00686F69">
          <w:t>StartMonitorizeFlights</w:t>
        </w:r>
        <w:commentRangeEnd w:id="5206"/>
        <w:r w:rsidR="000753FB">
          <w:rPr>
            <w:rStyle w:val="CommentReference"/>
          </w:rPr>
          <w:commentReference w:id="5206"/>
        </w:r>
        <w:r w:rsidR="000753FB" w:rsidRPr="00686F69">
          <w:t>”</w:t>
        </w:r>
        <w:r w:rsidR="000753FB">
          <w:t>.</w:t>
        </w:r>
      </w:ins>
      <w:ins w:id="5207" w:author="IO" w:date="2011-07-21T16:18:00Z">
        <w:r w:rsidR="000753FB">
          <w:t xml:space="preserve"> </w:t>
        </w:r>
      </w:ins>
      <w:ins w:id="5208" w:author="IO" w:date="2011-07-21T16:19:00Z">
        <w:r w:rsidR="000753FB">
          <w:t xml:space="preserve">Para esta </w:t>
        </w:r>
      </w:ins>
      <w:ins w:id="5209" w:author="IO" w:date="2011-07-21T16:22:00Z">
        <w:r w:rsidR="000753FB">
          <w:t>labor, los controladores</w:t>
        </w:r>
      </w:ins>
      <w:ins w:id="5210" w:author="IO" w:date="2011-07-21T16:19:00Z">
        <w:r w:rsidR="000753FB">
          <w:t xml:space="preserve"> cuentan con sistemas de ap</w:t>
        </w:r>
      </w:ins>
      <w:ins w:id="5211" w:author="IO" w:date="2011-07-21T16:20:00Z">
        <w:r w:rsidR="000753FB">
          <w:t>o</w:t>
        </w:r>
      </w:ins>
      <w:ins w:id="5212" w:author="IO" w:date="2011-07-21T16:19:00Z">
        <w:r w:rsidR="000753FB">
          <w:t xml:space="preserve">yo </w:t>
        </w:r>
      </w:ins>
      <w:ins w:id="5213" w:author="IO" w:date="2011-07-21T16:20:00Z">
        <w:r w:rsidR="000753FB">
          <w:t xml:space="preserve">que comprueban las distancias </w:t>
        </w:r>
      </w:ins>
      <w:ins w:id="5214" w:author="IO" w:date="2011-07-21T16:23:00Z">
        <w:r w:rsidR="000753FB">
          <w:t>entre</w:t>
        </w:r>
      </w:ins>
      <w:ins w:id="5215" w:author="IO" w:date="2011-07-21T16:20:00Z">
        <w:r w:rsidR="000753FB">
          <w:t xml:space="preserve"> los vuelos en su </w:t>
        </w:r>
      </w:ins>
      <w:ins w:id="5216" w:author="IO" w:date="2011-07-21T16:21:00Z">
        <w:r w:rsidR="000753FB">
          <w:t xml:space="preserve">área de control. </w:t>
        </w:r>
      </w:ins>
      <w:ins w:id="5217" w:author="IO" w:date="2011-07-21T16:23:00Z">
        <w:r w:rsidR="000753FB">
          <w:t>E</w:t>
        </w:r>
      </w:ins>
      <w:ins w:id="5218" w:author="IO" w:date="2011-07-21T16:21:00Z">
        <w:r w:rsidR="000753FB">
          <w:t>stos sistemas con aplicaciones del entorno</w:t>
        </w:r>
      </w:ins>
      <w:ins w:id="5219" w:author="IO" w:date="2011-07-21T16:16:00Z">
        <w:r w:rsidR="000753FB">
          <w:t>. Cuando la aplicación detect</w:t>
        </w:r>
      </w:ins>
      <w:ins w:id="5220" w:author="IO" w:date="2011-07-21T16:23:00Z">
        <w:r w:rsidR="000753FB">
          <w:t>a</w:t>
        </w:r>
      </w:ins>
      <w:ins w:id="5221" w:author="IO" w:date="2011-07-21T16:16:00Z">
        <w:r w:rsidRPr="00686F69">
          <w:t xml:space="preserve"> un</w:t>
        </w:r>
      </w:ins>
      <w:ins w:id="5222" w:author="IO" w:date="2011-07-21T16:23:00Z">
        <w:r w:rsidR="000753FB">
          <w:t xml:space="preserve"> conflicto</w:t>
        </w:r>
      </w:ins>
      <w:ins w:id="5223" w:author="IO" w:date="2011-07-21T16:16:00Z">
        <w:r w:rsidRPr="00686F69">
          <w:t xml:space="preserve"> informa al controlador</w:t>
        </w:r>
      </w:ins>
      <w:ins w:id="5224" w:author="IO" w:date="2011-07-21T16:23:00Z">
        <w:r w:rsidR="000753FB">
          <w:t xml:space="preserve"> con un evento</w:t>
        </w:r>
      </w:ins>
      <w:ins w:id="5225" w:author="IO" w:date="2011-07-21T16:16:00Z">
        <w:r w:rsidRPr="00686F69">
          <w:t xml:space="preserve">. Dichos conflictos </w:t>
        </w:r>
      </w:ins>
      <w:ins w:id="5226" w:author="IO" w:date="2011-07-21T16:34:00Z">
        <w:r w:rsidR="00BF7E23">
          <w:t>se producen</w:t>
        </w:r>
      </w:ins>
      <w:ins w:id="5227" w:author="IO" w:date="2011-07-21T16:16:00Z">
        <w:r w:rsidRPr="00686F69">
          <w:t xml:space="preserve"> cuando no se </w:t>
        </w:r>
      </w:ins>
      <w:ins w:id="5228" w:author="IO" w:date="2011-07-21T16:26:00Z">
        <w:r w:rsidR="000753FB">
          <w:t>r</w:t>
        </w:r>
        <w:r w:rsidR="00BF7E23">
          <w:t>espet</w:t>
        </w:r>
      </w:ins>
      <w:ins w:id="5229" w:author="IO" w:date="2011-07-21T16:34:00Z">
        <w:r w:rsidR="00BF7E23">
          <w:t>a</w:t>
        </w:r>
      </w:ins>
      <w:ins w:id="5230" w:author="IO" w:date="2011-07-21T16:16:00Z">
        <w:r w:rsidRPr="00686F69">
          <w:t xml:space="preserve"> la separación mínima </w:t>
        </w:r>
      </w:ins>
      <w:ins w:id="5231" w:author="IO" w:date="2011-07-21T16:26:00Z">
        <w:r w:rsidR="000753FB">
          <w:t xml:space="preserve">de seguridad </w:t>
        </w:r>
      </w:ins>
      <w:ins w:id="5232" w:author="IO" w:date="2011-07-21T16:16:00Z">
        <w:r w:rsidRPr="00686F69">
          <w:t xml:space="preserve">entre aviones. </w:t>
        </w:r>
      </w:ins>
      <w:ins w:id="5233" w:author="IO" w:date="2011-07-21T16:27:00Z">
        <w:r w:rsidR="000753FB">
          <w:t>Tras ser avisado de</w:t>
        </w:r>
      </w:ins>
      <w:ins w:id="5234" w:author="IO" w:date="2011-07-21T16:35:00Z">
        <w:r w:rsidR="00BF7E23">
          <w:t xml:space="preserve"> un</w:t>
        </w:r>
      </w:ins>
      <w:ins w:id="5235" w:author="IO" w:date="2011-07-21T16:27:00Z">
        <w:r w:rsidR="000753FB">
          <w:t xml:space="preserve"> conflicto, </w:t>
        </w:r>
      </w:ins>
      <w:ins w:id="5236" w:author="IO" w:date="2011-07-21T16:16:00Z">
        <w:r w:rsidRPr="00686F69">
          <w:t>el controlador compr</w:t>
        </w:r>
      </w:ins>
      <w:ins w:id="5237" w:author="IO" w:date="2011-07-21T16:35:00Z">
        <w:r w:rsidR="00BF7E23">
          <w:t>ueba</w:t>
        </w:r>
      </w:ins>
      <w:ins w:id="5238" w:author="IO" w:date="2011-07-21T16:16:00Z">
        <w:r w:rsidRPr="00686F69">
          <w:t xml:space="preserve"> que </w:t>
        </w:r>
      </w:ins>
      <w:ins w:id="5239" w:author="IO" w:date="2011-07-21T16:35:00Z">
        <w:r w:rsidR="00BF7E23">
          <w:t xml:space="preserve">si </w:t>
        </w:r>
      </w:ins>
      <w:ins w:id="5240" w:author="IO" w:date="2011-07-21T16:16:00Z">
        <w:r w:rsidRPr="00686F69">
          <w:t>está</w:t>
        </w:r>
      </w:ins>
      <w:ins w:id="5241" w:author="IO" w:date="2011-07-21T16:27:00Z">
        <w:r w:rsidR="000753FB">
          <w:t xml:space="preserve"> o no</w:t>
        </w:r>
      </w:ins>
      <w:ins w:id="5242" w:author="IO" w:date="2011-07-21T16:16:00Z">
        <w:r w:rsidRPr="00686F69">
          <w:t xml:space="preserve"> siendo gestionado actualmente (“IsANewConflictDetected”). Si </w:t>
        </w:r>
      </w:ins>
      <w:ins w:id="5243" w:author="IO" w:date="2011-07-21T16:35:00Z">
        <w:r w:rsidR="00BF7E23">
          <w:t>el conflicto</w:t>
        </w:r>
      </w:ins>
      <w:ins w:id="5244" w:author="IO" w:date="2011-07-21T16:16:00Z">
        <w:r w:rsidRPr="00686F69">
          <w:t xml:space="preserve"> ya fue gestionad</w:t>
        </w:r>
      </w:ins>
      <w:ins w:id="5245" w:author="IO" w:date="2011-07-21T16:35:00Z">
        <w:r w:rsidR="00BF7E23">
          <w:t>o</w:t>
        </w:r>
      </w:ins>
      <w:ins w:id="5246" w:author="IO" w:date="2011-07-21T16:27:00Z">
        <w:r w:rsidR="000753FB">
          <w:t>,</w:t>
        </w:r>
      </w:ins>
      <w:ins w:id="5247" w:author="IO" w:date="2011-07-21T16:16:00Z">
        <w:r w:rsidRPr="00686F69">
          <w:t xml:space="preserve"> entonces el controlador </w:t>
        </w:r>
      </w:ins>
      <w:ins w:id="5248" w:author="IO" w:date="2011-07-21T16:27:00Z">
        <w:r w:rsidR="000753FB">
          <w:t xml:space="preserve">cursó a los pilotos las órdenes </w:t>
        </w:r>
      </w:ins>
      <w:ins w:id="5249" w:author="IO" w:date="2011-07-21T16:28:00Z">
        <w:r w:rsidR="000753FB">
          <w:t xml:space="preserve">para resolverlo y </w:t>
        </w:r>
      </w:ins>
      <w:ins w:id="5250" w:author="IO" w:date="2011-07-21T16:16:00Z">
        <w:r w:rsidRPr="00686F69">
          <w:t xml:space="preserve">seguirá monitorizando los vuelos </w:t>
        </w:r>
      </w:ins>
      <w:ins w:id="5251" w:author="IO" w:date="2011-07-21T16:28:00Z">
        <w:r w:rsidR="00BF7E23">
          <w:t>para comprobar la situación</w:t>
        </w:r>
      </w:ins>
      <w:ins w:id="5252" w:author="IO" w:date="2011-07-21T16:16:00Z">
        <w:r w:rsidRPr="00686F69">
          <w:t xml:space="preserve">. </w:t>
        </w:r>
      </w:ins>
      <w:ins w:id="5253" w:author="IO" w:date="2011-07-21T16:28:00Z">
        <w:r w:rsidR="00BF7E23">
          <w:t>S</w:t>
        </w:r>
      </w:ins>
      <w:ins w:id="5254" w:author="IO" w:date="2011-07-21T16:16:00Z">
        <w:r w:rsidRPr="00686F69">
          <w:t>i por el contrario es un nuevo conflicto</w:t>
        </w:r>
      </w:ins>
      <w:ins w:id="5255" w:author="IO" w:date="2011-07-21T16:28:00Z">
        <w:r w:rsidR="00BF7E23">
          <w:t xml:space="preserve">, será necesario </w:t>
        </w:r>
      </w:ins>
      <w:ins w:id="5256" w:author="IO" w:date="2011-07-21T16:29:00Z">
        <w:r w:rsidR="00BF7E23">
          <w:t>iniciar su resolución</w:t>
        </w:r>
      </w:ins>
      <w:ins w:id="5257" w:author="IO" w:date="2011-07-21T16:28:00Z">
        <w:r w:rsidR="00BF7E23">
          <w:t>.</w:t>
        </w:r>
      </w:ins>
    </w:p>
    <w:p w14:paraId="7EC9E8BA" w14:textId="763F252D" w:rsidR="00BF7E23" w:rsidRDefault="00BF7E23">
      <w:pPr>
        <w:spacing w:before="240" w:after="120"/>
        <w:ind w:firstLine="284"/>
        <w:jc w:val="both"/>
        <w:rPr>
          <w:ins w:id="5258" w:author="IO" w:date="2011-07-21T16:37:00Z"/>
        </w:rPr>
        <w:pPrChange w:id="5259" w:author="IO" w:date="2011-07-21T14:52:00Z">
          <w:pPr/>
        </w:pPrChange>
      </w:pPr>
      <w:ins w:id="5260" w:author="IO" w:date="2011-07-21T16:29:00Z">
        <w:r>
          <w:t xml:space="preserve">Para </w:t>
        </w:r>
      </w:ins>
      <w:ins w:id="5261" w:author="IO" w:date="2011-07-21T16:39:00Z">
        <w:r>
          <w:t>resolver el conflicto</w:t>
        </w:r>
      </w:ins>
      <w:ins w:id="5262" w:author="IO" w:date="2011-07-21T16:29:00Z">
        <w:r>
          <w:t xml:space="preserve"> el controlador</w:t>
        </w:r>
      </w:ins>
      <w:ins w:id="5263" w:author="IO" w:date="2011-07-21T16:16:00Z">
        <w:r w:rsidR="005E18F7" w:rsidRPr="00686F69">
          <w:t xml:space="preserve"> crea la lista de órdenes correspondientes para cada uno de los pilotos </w:t>
        </w:r>
      </w:ins>
      <w:ins w:id="5264" w:author="IO" w:date="2011-07-21T16:29:00Z">
        <w:r>
          <w:t xml:space="preserve">involucrados </w:t>
        </w:r>
      </w:ins>
      <w:ins w:id="5265" w:author="IO" w:date="2011-07-21T16:16:00Z">
        <w:r w:rsidR="005E18F7" w:rsidRPr="00686F69">
          <w:t>(“CreateNewOrders”)</w:t>
        </w:r>
      </w:ins>
      <w:ins w:id="5266" w:author="IO" w:date="2011-07-21T16:29:00Z">
        <w:r>
          <w:t>,</w:t>
        </w:r>
      </w:ins>
      <w:ins w:id="5267" w:author="IO" w:date="2011-07-21T16:16:00Z">
        <w:r w:rsidR="005E18F7" w:rsidRPr="00686F69">
          <w:t xml:space="preserve"> y seguidamente se </w:t>
        </w:r>
      </w:ins>
      <w:ins w:id="5268" w:author="IO" w:date="2011-07-21T16:30:00Z">
        <w:r>
          <w:t>las comunica mediante interacciones</w:t>
        </w:r>
      </w:ins>
      <w:ins w:id="5269" w:author="IO" w:date="2011-07-21T16:16:00Z">
        <w:r w:rsidR="005E18F7" w:rsidRPr="00686F69">
          <w:t xml:space="preserve"> (“Start Interaction Controller-Pilot”). </w:t>
        </w:r>
      </w:ins>
      <w:ins w:id="5270" w:author="IO" w:date="2011-07-21T16:30:00Z">
        <w:r>
          <w:t>L</w:t>
        </w:r>
      </w:ins>
      <w:ins w:id="5271" w:author="IO" w:date="2011-07-21T16:16:00Z">
        <w:r w:rsidR="005E18F7" w:rsidRPr="00686F69">
          <w:t xml:space="preserve">as órdenes normalmente se corresponden con cambios de altitud, </w:t>
        </w:r>
      </w:ins>
      <w:ins w:id="5272" w:author="IO" w:date="2011-07-21T16:30:00Z">
        <w:r>
          <w:t>cambios en el rumbo,</w:t>
        </w:r>
      </w:ins>
      <w:ins w:id="5273" w:author="IO" w:date="2011-07-21T16:16:00Z">
        <w:r w:rsidR="005E18F7" w:rsidRPr="00686F69">
          <w:t xml:space="preserve"> reducir velocidad</w:t>
        </w:r>
      </w:ins>
      <w:ins w:id="5274" w:author="IO" w:date="2011-07-21T16:30:00Z">
        <w:r>
          <w:t xml:space="preserve"> o combinaciones de las </w:t>
        </w:r>
      </w:ins>
      <w:ins w:id="5275" w:author="IO" w:date="2011-07-21T16:31:00Z">
        <w:r>
          <w:t>anteriores</w:t>
        </w:r>
      </w:ins>
      <w:ins w:id="5276" w:author="IO" w:date="2011-07-21T16:16:00Z">
        <w:r w:rsidR="005E18F7" w:rsidRPr="00686F69">
          <w:t>.</w:t>
        </w:r>
      </w:ins>
      <w:ins w:id="5277" w:author="IO" w:date="2011-07-21T16:39:00Z">
        <w:r w:rsidR="00D0624F">
          <w:t xml:space="preserve"> </w:t>
        </w:r>
      </w:ins>
      <w:ins w:id="5278" w:author="IO" w:date="2011-07-21T16:31:00Z">
        <w:r>
          <w:t>T</w:t>
        </w:r>
      </w:ins>
      <w:ins w:id="5279" w:author="IO" w:date="2011-07-21T16:16:00Z">
        <w:r w:rsidR="005E18F7" w:rsidRPr="00686F69">
          <w:t>ras recibir la</w:t>
        </w:r>
      </w:ins>
      <w:ins w:id="5280" w:author="IO" w:date="2011-07-21T16:31:00Z">
        <w:r>
          <w:t>s</w:t>
        </w:r>
      </w:ins>
      <w:ins w:id="5281" w:author="IO" w:date="2011-07-21T16:16:00Z">
        <w:r w:rsidR="005E18F7" w:rsidRPr="00686F69">
          <w:t xml:space="preserve"> </w:t>
        </w:r>
      </w:ins>
      <w:ins w:id="5282" w:author="IO" w:date="2011-07-21T16:31:00Z">
        <w:r>
          <w:t>ó</w:t>
        </w:r>
      </w:ins>
      <w:ins w:id="5283" w:author="IO" w:date="2011-07-21T16:16:00Z">
        <w:r w:rsidR="005E18F7" w:rsidRPr="00686F69">
          <w:t>rden</w:t>
        </w:r>
      </w:ins>
      <w:ins w:id="5284" w:author="IO" w:date="2011-07-21T16:31:00Z">
        <w:r>
          <w:t>es</w:t>
        </w:r>
      </w:ins>
      <w:ins w:id="5285" w:author="IO" w:date="2011-07-21T16:16:00Z">
        <w:r w:rsidR="005E18F7" w:rsidRPr="00686F69">
          <w:t xml:space="preserve">, </w:t>
        </w:r>
      </w:ins>
      <w:ins w:id="5286" w:author="IO" w:date="2011-07-21T16:31:00Z">
        <w:r>
          <w:t>el piloto las procesa como un nuevo tramo ad hoc de su plan de vuelo. Esta elección pretende reaprovechar las tareas ya desa</w:t>
        </w:r>
      </w:ins>
      <w:ins w:id="5287" w:author="IO" w:date="2011-07-21T16:32:00Z">
        <w:r>
          <w:t xml:space="preserve">rrolladas para la gestión de tramos que se vieron en las secciones anteriores. </w:t>
        </w:r>
      </w:ins>
      <w:ins w:id="5288" w:author="IO" w:date="2011-07-21T16:36:00Z">
        <w:r>
          <w:t xml:space="preserve">Mientras, el controlador sigue monitorizando las distancias </w:t>
        </w:r>
      </w:ins>
      <w:ins w:id="5289" w:author="IO" w:date="2011-07-21T16:37:00Z">
        <w:r>
          <w:t xml:space="preserve">con la aplicación </w:t>
        </w:r>
      </w:ins>
      <w:ins w:id="5290" w:author="IO" w:date="2011-07-21T16:16:00Z">
        <w:r w:rsidR="005E18F7" w:rsidRPr="00686F69">
          <w:t>“CheckDistanceBeetweenPlanesInConflict”</w:t>
        </w:r>
      </w:ins>
      <w:ins w:id="5291" w:author="IO" w:date="2011-07-21T16:37:00Z">
        <w:r>
          <w:t>, que mide la separación de las aeronaves</w:t>
        </w:r>
      </w:ins>
      <w:ins w:id="5292" w:author="IO" w:date="2011-07-21T16:16:00Z">
        <w:r w:rsidR="005E18F7" w:rsidRPr="00686F69">
          <w:t>.</w:t>
        </w:r>
      </w:ins>
    </w:p>
    <w:p w14:paraId="661DAC38" w14:textId="0E07FF99" w:rsidR="009744F0" w:rsidRDefault="005E18F7">
      <w:pPr>
        <w:spacing w:before="240" w:after="120"/>
        <w:ind w:firstLine="284"/>
        <w:jc w:val="both"/>
        <w:rPr>
          <w:ins w:id="5293" w:author="IO" w:date="2011-07-21T16:46:00Z"/>
        </w:rPr>
        <w:pPrChange w:id="5294" w:author="IO" w:date="2011-07-21T14:52:00Z">
          <w:pPr/>
        </w:pPrChange>
      </w:pPr>
      <w:ins w:id="5295" w:author="IO" w:date="2011-07-21T16:16:00Z">
        <w:r w:rsidRPr="00686F69">
          <w:lastRenderedPageBreak/>
          <w:t>Cuando e</w:t>
        </w:r>
      </w:ins>
      <w:ins w:id="5296" w:author="IO" w:date="2011-07-21T16:39:00Z">
        <w:r w:rsidR="00D0624F">
          <w:t>l</w:t>
        </w:r>
      </w:ins>
      <w:ins w:id="5297" w:author="IO" w:date="2011-07-21T16:16:00Z">
        <w:r w:rsidRPr="00686F69">
          <w:t xml:space="preserve"> piloto </w:t>
        </w:r>
      </w:ins>
      <w:ins w:id="5298" w:author="IO" w:date="2011-07-21T16:41:00Z">
        <w:r w:rsidR="00D0624F">
          <w:t>termina</w:t>
        </w:r>
      </w:ins>
      <w:ins w:id="5299" w:author="IO" w:date="2011-07-21T16:16:00Z">
        <w:r w:rsidRPr="00686F69">
          <w:t xml:space="preserve"> el tramo con la orden </w:t>
        </w:r>
      </w:ins>
      <w:ins w:id="5300" w:author="IO" w:date="2011-07-21T16:41:00Z">
        <w:r w:rsidR="00D0624F">
          <w:t>d</w:t>
        </w:r>
      </w:ins>
      <w:ins w:id="5301" w:author="IO" w:date="2011-07-21T16:16:00Z">
        <w:r w:rsidRPr="00686F69">
          <w:t>el controlador</w:t>
        </w:r>
      </w:ins>
      <w:ins w:id="5302" w:author="IO" w:date="2011-07-21T16:43:00Z">
        <w:r w:rsidR="00D0624F">
          <w:t>, comunica a éste</w:t>
        </w:r>
      </w:ins>
      <w:ins w:id="5303" w:author="IO" w:date="2011-07-21T16:44:00Z">
        <w:r w:rsidR="00D0624F">
          <w:t xml:space="preserve"> que ha finalizado</w:t>
        </w:r>
      </w:ins>
      <w:ins w:id="5304" w:author="IO" w:date="2011-07-21T16:16:00Z">
        <w:r w:rsidRPr="00686F69">
          <w:t xml:space="preserve"> con éxito</w:t>
        </w:r>
      </w:ins>
      <w:ins w:id="5305" w:author="IO" w:date="2011-07-21T16:44:00Z">
        <w:r w:rsidR="00D0624F">
          <w:t xml:space="preserve"> sus órdenes y retoma su plan de vuelo</w:t>
        </w:r>
      </w:ins>
      <w:ins w:id="5306" w:author="IO" w:date="2011-07-21T16:16:00Z">
        <w:r w:rsidRPr="00686F69">
          <w:t xml:space="preserve">. </w:t>
        </w:r>
      </w:ins>
      <w:ins w:id="5307" w:author="IO" w:date="2011-07-21T16:44:00Z">
        <w:r w:rsidR="00D0624F">
          <w:t xml:space="preserve">Tras la notificación </w:t>
        </w:r>
      </w:ins>
      <w:ins w:id="5308" w:author="IO" w:date="2011-07-21T16:16:00Z">
        <w:r w:rsidR="00D0624F">
          <w:t>el controlador marca</w:t>
        </w:r>
        <w:r w:rsidRPr="00686F69">
          <w:t xml:space="preserve"> que las órdenes se ha</w:t>
        </w:r>
      </w:ins>
      <w:ins w:id="5309" w:author="IO" w:date="2011-07-21T16:45:00Z">
        <w:r w:rsidR="00D0624F">
          <w:t>n realizado</w:t>
        </w:r>
      </w:ins>
      <w:ins w:id="5310" w:author="IO" w:date="2011-07-21T16:16:00Z">
        <w:r w:rsidRPr="00686F69">
          <w:t xml:space="preserve"> y que la gestión </w:t>
        </w:r>
      </w:ins>
      <w:ins w:id="5311" w:author="IO" w:date="2011-07-21T16:45:00Z">
        <w:r w:rsidR="00D0624F">
          <w:t>del</w:t>
        </w:r>
      </w:ins>
      <w:ins w:id="5312" w:author="IO" w:date="2011-07-21T16:16:00Z">
        <w:r w:rsidRPr="00686F69">
          <w:t xml:space="preserve"> conflicto ha concluido (“End Interaction Controller-Pilot”).</w:t>
        </w:r>
      </w:ins>
      <w:ins w:id="5313" w:author="IO" w:date="2011-07-21T16:45:00Z">
        <w:r w:rsidR="00D0624F">
          <w:t xml:space="preserve"> En caso de que prosiga el conflicto, la aplicación “</w:t>
        </w:r>
        <w:commentRangeStart w:id="5314"/>
        <w:r w:rsidR="00D0624F" w:rsidRPr="00686F69">
          <w:t>StartMonitorizeFlights</w:t>
        </w:r>
        <w:commentRangeEnd w:id="5314"/>
        <w:r w:rsidR="00D0624F">
          <w:rPr>
            <w:rStyle w:val="CommentReference"/>
          </w:rPr>
          <w:commentReference w:id="5314"/>
        </w:r>
        <w:r w:rsidR="00D0624F" w:rsidRPr="00686F69">
          <w:t>”</w:t>
        </w:r>
        <w:r w:rsidR="00D0624F">
          <w:t xml:space="preserve"> disparará una nueva alarma</w:t>
        </w:r>
      </w:ins>
      <w:ins w:id="5315" w:author="IO" w:date="2011-07-21T16:46:00Z">
        <w:r w:rsidR="00D0624F">
          <w:t>.</w:t>
        </w:r>
      </w:ins>
    </w:p>
    <w:p w14:paraId="63E550CB" w14:textId="2F6900FA" w:rsidR="00D0624F" w:rsidRPr="00686F69" w:rsidRDefault="00D0624F">
      <w:pPr>
        <w:spacing w:before="240" w:after="120"/>
        <w:ind w:firstLine="284"/>
        <w:jc w:val="both"/>
        <w:rPr>
          <w:ins w:id="5316" w:author="Orion" w:date="2011-06-21T17:17:00Z"/>
        </w:rPr>
        <w:pPrChange w:id="5317" w:author="IO" w:date="2011-07-21T14:52:00Z">
          <w:pPr/>
        </w:pPrChange>
      </w:pPr>
      <w:ins w:id="5318" w:author="IO" w:date="2011-07-21T16:47:00Z">
        <w:r>
          <w:t>Las siguientes secciones</w:t>
        </w:r>
      </w:ins>
      <w:ins w:id="5319" w:author="IO" w:date="2011-07-21T16:46:00Z">
        <w:r>
          <w:t xml:space="preserve"> explican con mayor detalle algunas de las actividades involucradas en la gestión de conflictos.</w:t>
        </w:r>
      </w:ins>
      <w:ins w:id="5320" w:author="IO" w:date="2011-07-21T16:47:00Z">
        <w:r>
          <w:t xml:space="preserve"> </w:t>
        </w:r>
        <w:commentRangeStart w:id="5321"/>
        <w:r>
          <w:t xml:space="preserve">En concreto </w:t>
        </w:r>
        <w:commentRangeEnd w:id="5321"/>
        <w:r>
          <w:rPr>
            <w:rStyle w:val="CommentReference"/>
          </w:rPr>
          <w:commentReference w:id="5321"/>
        </w:r>
      </w:ins>
    </w:p>
    <w:p w14:paraId="6620CA06" w14:textId="12AB7401" w:rsidR="00D0624F" w:rsidRPr="00B0777E" w:rsidRDefault="00D0624F" w:rsidP="00D0624F">
      <w:pPr>
        <w:pStyle w:val="Heading1"/>
        <w:numPr>
          <w:ilvl w:val="3"/>
          <w:numId w:val="40"/>
        </w:numPr>
        <w:rPr>
          <w:ins w:id="5322" w:author="IO" w:date="2011-07-21T16:47:00Z"/>
          <w:b w:val="0"/>
          <w:sz w:val="28"/>
          <w:szCs w:val="52"/>
        </w:rPr>
      </w:pPr>
      <w:bookmarkStart w:id="5323" w:name="_Toc299463891"/>
      <w:ins w:id="5324" w:author="IO" w:date="2011-07-21T16:48:00Z">
        <w:r>
          <w:rPr>
            <w:b w:val="0"/>
            <w:sz w:val="28"/>
            <w:szCs w:val="52"/>
          </w:rPr>
          <w:t>Detección de conflictos</w:t>
        </w:r>
      </w:ins>
      <w:bookmarkEnd w:id="5323"/>
    </w:p>
    <w:p w14:paraId="61B1E9FC" w14:textId="3594CA1D" w:rsidR="00DC4615" w:rsidRPr="00686F69" w:rsidDel="00D0624F" w:rsidRDefault="00D0624F">
      <w:pPr>
        <w:spacing w:after="120"/>
        <w:jc w:val="both"/>
        <w:rPr>
          <w:ins w:id="5325" w:author="Orion" w:date="2011-06-21T17:15:00Z"/>
          <w:del w:id="5326" w:author="IO" w:date="2011-07-21T16:48:00Z"/>
        </w:rPr>
        <w:pPrChange w:id="5327" w:author="IO" w:date="2011-07-21T16:48:00Z">
          <w:pPr/>
        </w:pPrChange>
      </w:pPr>
      <w:ins w:id="5328" w:author="IO" w:date="2011-07-21T16:48:00Z">
        <w:r>
          <w:t>Cuando la aplicación “</w:t>
        </w:r>
        <w:commentRangeStart w:id="5329"/>
        <w:r w:rsidRPr="00686F69">
          <w:t>StartMonitorizeFlights</w:t>
        </w:r>
        <w:commentRangeEnd w:id="5329"/>
        <w:r>
          <w:t>” lanza una alarma de conflicto</w:t>
        </w:r>
      </w:ins>
      <w:ins w:id="5330" w:author="IO" w:date="2011-07-21T16:50:00Z">
        <w:r w:rsidR="006F5FC4">
          <w:t xml:space="preserve"> </w:t>
        </w:r>
        <w:r w:rsidR="006F5FC4" w:rsidRPr="00686F69">
          <w:t>(evento “PlanesInConflict”)</w:t>
        </w:r>
      </w:ins>
      <w:ins w:id="5331" w:author="IO" w:date="2011-07-21T16:48:00Z">
        <w:r>
          <w:t>, el controlador comprueba con</w:t>
        </w:r>
        <w:r>
          <w:rPr>
            <w:rStyle w:val="CommentReference"/>
          </w:rPr>
          <w:commentReference w:id="5329"/>
        </w:r>
      </w:ins>
      <w:ins w:id="5332" w:author="Orion" w:date="2011-06-21T17:19:00Z">
        <w:del w:id="5333" w:author="IO" w:date="2011-07-21T16:49:00Z">
          <w:r w:rsidR="003C15F1" w:rsidRPr="00686F69" w:rsidDel="00D0624F">
            <w:delText>Como se comentó previamente</w:delText>
          </w:r>
        </w:del>
        <w:r w:rsidR="003C15F1" w:rsidRPr="00686F69">
          <w:t xml:space="preserve"> la tarea “IsANewConflic</w:t>
        </w:r>
      </w:ins>
      <w:ins w:id="5334" w:author="Orion" w:date="2011-06-21T17:20:00Z">
        <w:r w:rsidR="003C15F1" w:rsidRPr="00686F69">
          <w:t>t</w:t>
        </w:r>
      </w:ins>
      <w:ins w:id="5335" w:author="Orion" w:date="2011-06-21T17:19:00Z">
        <w:r w:rsidR="003C15F1" w:rsidRPr="00686F69">
          <w:t xml:space="preserve">Detected” </w:t>
        </w:r>
      </w:ins>
      <w:ins w:id="5336" w:author="IO" w:date="2011-07-21T16:49:00Z">
        <w:r w:rsidR="006F5FC4">
          <w:t xml:space="preserve">si se trata realmente de un nuevo conflicto o es uno que ya se está abordando. </w:t>
        </w:r>
      </w:ins>
      <w:ins w:id="5337" w:author="Orion" w:date="2011-06-21T17:19:00Z">
        <w:del w:id="5338" w:author="IO" w:date="2011-07-21T16:50:00Z">
          <w:r w:rsidR="003C15F1" w:rsidRPr="00686F69" w:rsidDel="0065518F">
            <w:delText xml:space="preserve">comprobará que </w:delText>
          </w:r>
        </w:del>
      </w:ins>
      <w:ins w:id="5339" w:author="Orion" w:date="2011-06-21T17:20:00Z">
        <w:del w:id="5340" w:author="IO" w:date="2011-07-21T16:50:00Z">
          <w:r w:rsidR="00D62F55" w:rsidRPr="00686F69" w:rsidDel="0065518F">
            <w:delText xml:space="preserve">el nuevo conflicto detectado </w:delText>
          </w:r>
          <w:r w:rsidR="00D62F55" w:rsidRPr="00686F69" w:rsidDel="006F5FC4">
            <w:delText>(evento “PlanesInConflict”)</w:delText>
          </w:r>
        </w:del>
      </w:ins>
      <w:ins w:id="5341" w:author="Orion" w:date="2011-06-21T17:19:00Z">
        <w:del w:id="5342" w:author="IO" w:date="2011-07-21T16:50:00Z">
          <w:r w:rsidR="003C15F1" w:rsidRPr="00686F69" w:rsidDel="0065518F">
            <w:delText xml:space="preserve"> </w:delText>
          </w:r>
        </w:del>
      </w:ins>
      <w:ins w:id="5343" w:author="Orion" w:date="2011-06-21T17:21:00Z">
        <w:del w:id="5344" w:author="IO" w:date="2011-07-21T16:50:00Z">
          <w:r w:rsidR="00A3163B" w:rsidRPr="00686F69" w:rsidDel="0065518F">
            <w:delText>no ha sido gestionado anteriormente</w:delText>
          </w:r>
        </w:del>
      </w:ins>
      <w:ins w:id="5345" w:author="Orion" w:date="2011-06-21T17:34:00Z">
        <w:del w:id="5346" w:author="IO" w:date="2011-07-21T16:50:00Z">
          <w:r w:rsidR="00286F25" w:rsidRPr="00686F69" w:rsidDel="0065518F">
            <w:delText xml:space="preserve"> (</w:delText>
          </w:r>
        </w:del>
      </w:ins>
      <w:ins w:id="5347" w:author="IO" w:date="2011-07-21T16:50:00Z">
        <w:r w:rsidR="0065518F">
          <w:t xml:space="preserve">La </w:t>
        </w:r>
      </w:ins>
      <w:ins w:id="5348"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5349" w:author="Orion" w:date="2011-07-26T22:30:00Z">
        <w:r w:rsidR="00503590">
          <w:t>Figura 19</w:t>
        </w:r>
      </w:ins>
      <w:ins w:id="5350" w:author="IO" w:date="2011-07-22T13:16:00Z">
        <w:del w:id="5351" w:author="Orion" w:date="2011-07-26T22:30:00Z">
          <w:r w:rsidR="00416FF6" w:rsidDel="00503590">
            <w:delText>Figura 18</w:delText>
          </w:r>
        </w:del>
      </w:ins>
      <w:ins w:id="5352" w:author="Orion" w:date="2011-06-21T17:36:00Z">
        <w:r w:rsidR="001A69E9" w:rsidRPr="00686F69">
          <w:fldChar w:fldCharType="end"/>
        </w:r>
      </w:ins>
      <w:ins w:id="5353" w:author="IO" w:date="2011-07-21T16:50:00Z">
        <w:r w:rsidR="0065518F">
          <w:t xml:space="preserve"> muestra esta tarea. </w:t>
        </w:r>
      </w:ins>
      <w:ins w:id="5354" w:author="Orion" w:date="2011-06-21T17:34:00Z">
        <w:del w:id="5355" w:author="IO" w:date="2011-07-21T16:50:00Z">
          <w:r w:rsidR="00286F25" w:rsidRPr="00686F69" w:rsidDel="0065518F">
            <w:delText>)</w:delText>
          </w:r>
        </w:del>
      </w:ins>
      <w:ins w:id="5356" w:author="Orion" w:date="2011-06-21T17:32:00Z">
        <w:del w:id="5357" w:author="IO" w:date="2011-07-21T16:50:00Z">
          <w:r w:rsidR="002C0495" w:rsidRPr="00686F69" w:rsidDel="0065518F">
            <w:delText>. P</w:delText>
          </w:r>
        </w:del>
      </w:ins>
      <w:ins w:id="5358" w:author="Orion" w:date="2011-06-21T17:21:00Z">
        <w:del w:id="5359" w:author="IO" w:date="2011-07-21T16:50:00Z">
          <w:r w:rsidR="00A3163B" w:rsidRPr="00686F69" w:rsidDel="0065518F">
            <w:delText>ara ello accederá</w:delText>
          </w:r>
        </w:del>
      </w:ins>
      <w:ins w:id="5360" w:author="IO" w:date="2011-07-21T16:50:00Z">
        <w:r w:rsidR="0065518F">
          <w:t>El controlador accede</w:t>
        </w:r>
      </w:ins>
      <w:ins w:id="5361" w:author="Orion" w:date="2011-06-21T17:21:00Z">
        <w:r w:rsidR="00A3163B" w:rsidRPr="00686F69">
          <w:t xml:space="preserve"> a su estado mental “ControllerMind”</w:t>
        </w:r>
      </w:ins>
      <w:ins w:id="5362" w:author="IO" w:date="2011-07-21T16:50:00Z">
        <w:r w:rsidR="0065518F">
          <w:t xml:space="preserve"> para consultar</w:t>
        </w:r>
      </w:ins>
      <w:ins w:id="5363" w:author="Orion" w:date="2011-06-21T17:21:00Z">
        <w:del w:id="5364" w:author="IO" w:date="2011-07-21T16:50:00Z">
          <w:r w:rsidR="00A3163B" w:rsidRPr="00686F69" w:rsidDel="0065518F">
            <w:delText xml:space="preserve">, donde se </w:delText>
          </w:r>
        </w:del>
      </w:ins>
      <w:ins w:id="5365" w:author="Orion" w:date="2011-06-21T17:33:00Z">
        <w:del w:id="5366" w:author="IO" w:date="2011-07-21T16:50:00Z">
          <w:r w:rsidR="00CE22CE" w:rsidRPr="00686F69" w:rsidDel="0065518F">
            <w:delText>encuentra</w:delText>
          </w:r>
        </w:del>
      </w:ins>
      <w:ins w:id="5367" w:author="Orion" w:date="2011-06-21T17:21:00Z">
        <w:r w:rsidR="00A3163B" w:rsidRPr="00686F69">
          <w:t xml:space="preserve"> la lista de todos los conflictos gestionados hasta la fecha.</w:t>
        </w:r>
      </w:ins>
      <w:ins w:id="5368" w:author="Orion" w:date="2011-06-21T17:23:00Z">
        <w:r w:rsidR="00AB391E" w:rsidRPr="00686F69">
          <w:t xml:space="preserve"> </w:t>
        </w:r>
      </w:ins>
      <w:ins w:id="5369" w:author="IO" w:date="2011-07-21T16:52:00Z">
        <w:r w:rsidR="00894CAC">
          <w:t xml:space="preserve">Si se trata de un nuevo conflicto, la tarea genera </w:t>
        </w:r>
      </w:ins>
      <w:ins w:id="5370" w:author="Orion" w:date="2011-06-21T17:23:00Z">
        <w:del w:id="5371" w:author="IO" w:date="2011-07-21T16:52:00Z">
          <w:r w:rsidR="00AB391E" w:rsidRPr="00686F69" w:rsidDel="00894CAC">
            <w:delText xml:space="preserve">A parte de producir </w:delText>
          </w:r>
        </w:del>
        <w:r w:rsidR="00AB391E" w:rsidRPr="00686F69">
          <w:t xml:space="preserve">el hecho </w:t>
        </w:r>
      </w:ins>
      <w:ins w:id="5372" w:author="IO" w:date="2011-07-21T16:53:00Z">
        <w:r w:rsidR="00894CAC">
          <w:t xml:space="preserve">“CanStartSendOrder” </w:t>
        </w:r>
      </w:ins>
      <w:ins w:id="5373" w:author="Orion" w:date="2011-06-21T17:23:00Z">
        <w:r w:rsidR="00AB391E" w:rsidRPr="00686F69">
          <w:t xml:space="preserve">que </w:t>
        </w:r>
        <w:del w:id="5374" w:author="IO" w:date="2011-07-21T16:53:00Z">
          <w:r w:rsidR="00AB391E" w:rsidRPr="00686F69" w:rsidDel="00894CAC">
            <w:delText>transmite que se pued</w:delText>
          </w:r>
        </w:del>
      </w:ins>
      <w:ins w:id="5375" w:author="Orion" w:date="2011-06-21T17:24:00Z">
        <w:del w:id="5376" w:author="IO" w:date="2011-07-21T16:53:00Z">
          <w:r w:rsidR="00AB391E" w:rsidRPr="00686F69" w:rsidDel="00894CAC">
            <w:delText>e</w:delText>
          </w:r>
        </w:del>
      </w:ins>
      <w:ins w:id="5377" w:author="IO" w:date="2011-07-21T16:53:00Z">
        <w:r w:rsidR="00894CAC">
          <w:t>indica que hay que</w:t>
        </w:r>
      </w:ins>
      <w:ins w:id="5378" w:author="Orion" w:date="2011-06-21T17:23:00Z">
        <w:r w:rsidR="00AB391E" w:rsidRPr="00686F69">
          <w:t xml:space="preserve"> iniciar la </w:t>
        </w:r>
      </w:ins>
      <w:ins w:id="5379" w:author="Orion" w:date="2011-06-21T17:24:00Z">
        <w:r w:rsidR="00AB391E" w:rsidRPr="00686F69">
          <w:t>creación</w:t>
        </w:r>
      </w:ins>
      <w:ins w:id="5380" w:author="Orion" w:date="2011-06-21T17:23:00Z">
        <w:r w:rsidR="00AB391E" w:rsidRPr="00686F69">
          <w:t xml:space="preserve"> </w:t>
        </w:r>
      </w:ins>
      <w:ins w:id="5381" w:author="Orion" w:date="2011-06-21T17:24:00Z">
        <w:r w:rsidR="00AB391E" w:rsidRPr="00686F69">
          <w:t>de las órdenes</w:t>
        </w:r>
      </w:ins>
      <w:ins w:id="5382" w:author="IO" w:date="2011-07-21T16:53:00Z">
        <w:r w:rsidR="00894CAC">
          <w:t xml:space="preserve"> de resolución. Estas serán las órdenes </w:t>
        </w:r>
      </w:ins>
      <w:ins w:id="5383" w:author="Orion" w:date="2011-06-21T17:24:00Z">
        <w:del w:id="5384" w:author="IO" w:date="2011-07-21T16:53:00Z">
          <w:r w:rsidR="00AB391E" w:rsidRPr="00686F69" w:rsidDel="00894CAC">
            <w:delText xml:space="preserve">, donde se </w:delText>
          </w:r>
        </w:del>
      </w:ins>
      <w:ins w:id="5385" w:author="Orion" w:date="2011-06-21T17:25:00Z">
        <w:del w:id="5386" w:author="IO" w:date="2011-07-21T16:53:00Z">
          <w:r w:rsidR="00AB391E" w:rsidRPr="00686F69" w:rsidDel="00894CAC">
            <w:delText>traspasan a su vez</w:delText>
          </w:r>
        </w:del>
      </w:ins>
      <w:ins w:id="5387" w:author="IO" w:date="2011-07-21T16:53:00Z">
        <w:r w:rsidR="00894CAC">
          <w:t xml:space="preserve">que se </w:t>
        </w:r>
      </w:ins>
      <w:ins w:id="5388" w:author="IO" w:date="2011-07-21T16:54:00Z">
        <w:r w:rsidR="00894CAC">
          <w:t>envíen</w:t>
        </w:r>
      </w:ins>
      <w:ins w:id="5389" w:author="IO" w:date="2011-07-21T16:53:00Z">
        <w:r w:rsidR="00894CAC">
          <w:t xml:space="preserve"> </w:t>
        </w:r>
      </w:ins>
      <w:ins w:id="5390" w:author="IO" w:date="2011-07-21T16:54:00Z">
        <w:r w:rsidR="00894CAC">
          <w:t>a</w:t>
        </w:r>
      </w:ins>
      <w:ins w:id="5391" w:author="Orion" w:date="2011-06-21T17:24:00Z">
        <w:r w:rsidR="00AB391E" w:rsidRPr="00686F69">
          <w:t xml:space="preserve"> los a</w:t>
        </w:r>
      </w:ins>
      <w:ins w:id="5392" w:author="Orion" w:date="2011-06-21T17:25:00Z">
        <w:r w:rsidR="00AB391E" w:rsidRPr="00686F69">
          <w:t>viones</w:t>
        </w:r>
      </w:ins>
      <w:ins w:id="5393" w:author="Orion" w:date="2011-06-21T17:24:00Z">
        <w:r w:rsidR="00AB391E" w:rsidRPr="00686F69">
          <w:t xml:space="preserve"> en conflicto</w:t>
        </w:r>
      </w:ins>
      <w:ins w:id="5394" w:author="IO" w:date="2011-07-21T16:54:00Z">
        <w:r w:rsidR="00894CAC">
          <w:t xml:space="preserve">. Esta </w:t>
        </w:r>
      </w:ins>
      <w:ins w:id="5395" w:author="Orion" w:date="2011-06-21T17:25:00Z">
        <w:del w:id="5396"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5397" w:author="Orion" w:date="2011-06-21T17:26:00Z">
        <w:r w:rsidR="00EA6361" w:rsidRPr="00686F69">
          <w:t xml:space="preserve">ón de iniciar </w:t>
        </w:r>
      </w:ins>
      <w:ins w:id="5398" w:author="Orion" w:date="2011-06-21T17:31:00Z">
        <w:r w:rsidR="00C47587" w:rsidRPr="00686F69">
          <w:t>una</w:t>
        </w:r>
      </w:ins>
      <w:ins w:id="5399" w:author="Orion" w:date="2011-06-21T17:26:00Z">
        <w:r w:rsidR="00EA6361" w:rsidRPr="00686F69">
          <w:t xml:space="preserve"> aplicación interna</w:t>
        </w:r>
      </w:ins>
      <w:ins w:id="5400" w:author="Orion" w:date="2011-06-21T17:31:00Z">
        <w:r w:rsidR="00C47587" w:rsidRPr="00686F69">
          <w:t xml:space="preserve"> de comprobación de distancias entre aviones en conflicto</w:t>
        </w:r>
      </w:ins>
      <w:ins w:id="5401" w:author="Orion" w:date="2011-06-23T12:21:00Z">
        <w:r w:rsidR="00B351E6" w:rsidRPr="00686F69">
          <w:t xml:space="preserve"> “CheckDistanceBetweenPlanesInConflict”</w:t>
        </w:r>
      </w:ins>
      <w:ins w:id="5402" w:author="Orion" w:date="2011-06-21T17:31:00Z">
        <w:r w:rsidR="00C47587" w:rsidRPr="00686F69">
          <w:t>. Esta aplicación</w:t>
        </w:r>
      </w:ins>
      <w:ins w:id="5403" w:author="Orion" w:date="2011-06-21T17:26:00Z">
        <w:r w:rsidR="00EA6361" w:rsidRPr="00686F69">
          <w:t xml:space="preserve"> </w:t>
        </w:r>
      </w:ins>
      <w:ins w:id="5404" w:author="Orion" w:date="2011-06-21T17:27:00Z">
        <w:r w:rsidR="007A314F" w:rsidRPr="00686F69">
          <w:t xml:space="preserve">tendrá por objeto determinar si el </w:t>
        </w:r>
      </w:ins>
      <w:ins w:id="5405" w:author="Orion" w:date="2011-06-21T17:30:00Z">
        <w:r w:rsidR="00C47587" w:rsidRPr="00686F69">
          <w:t xml:space="preserve">riesgo de posibilidad de </w:t>
        </w:r>
      </w:ins>
      <w:ins w:id="5406" w:author="Orion" w:date="2011-06-21T17:27:00Z">
        <w:r w:rsidR="007A314F" w:rsidRPr="00686F69">
          <w:t>conflicto</w:t>
        </w:r>
      </w:ins>
      <w:ins w:id="5407" w:author="Orion" w:date="2011-06-21T17:31:00Z">
        <w:r w:rsidR="00C47587" w:rsidRPr="00686F69">
          <w:t xml:space="preserve"> entre los aviones</w:t>
        </w:r>
      </w:ins>
      <w:ins w:id="5408" w:author="Orion" w:date="2011-06-21T17:27:00Z">
        <w:r w:rsidR="007A314F" w:rsidRPr="00686F69">
          <w:t xml:space="preserve"> </w:t>
        </w:r>
      </w:ins>
      <w:ins w:id="5409" w:author="Orion" w:date="2011-06-21T17:30:00Z">
        <w:r w:rsidR="00C47587" w:rsidRPr="00686F69">
          <w:t>ha desaparecido antes de que estos cumplan o completen la orden transmitida por el controlador.</w:t>
        </w:r>
      </w:ins>
      <w:ins w:id="5410" w:author="Orion" w:date="2011-06-21T17:33:00Z">
        <w:r w:rsidR="00286F25" w:rsidRPr="00686F69">
          <w:t xml:space="preserve"> En tal caso </w:t>
        </w:r>
      </w:ins>
      <w:ins w:id="5411" w:author="Orion" w:date="2011-06-21T17:35:00Z">
        <w:r w:rsidR="00286F25" w:rsidRPr="00686F69">
          <w:t>se procederá como en el diagrama de la</w:t>
        </w:r>
      </w:ins>
      <w:ins w:id="5412"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5413" w:author="Orion" w:date="2011-07-26T22:30:00Z">
        <w:r w:rsidR="00503590">
          <w:t>Figura 23</w:t>
        </w:r>
      </w:ins>
      <w:ins w:id="5414" w:author="IO" w:date="2011-07-22T13:16:00Z">
        <w:del w:id="5415" w:author="Orion" w:date="2011-07-26T22:30:00Z">
          <w:r w:rsidR="00416FF6" w:rsidDel="00503590">
            <w:delText>Figura 22</w:delText>
          </w:r>
        </w:del>
      </w:ins>
      <w:ins w:id="5416" w:author="Orion" w:date="2011-06-21T17:48:00Z">
        <w:r w:rsidR="00245BA7" w:rsidRPr="00686F69">
          <w:fldChar w:fldCharType="end"/>
        </w:r>
      </w:ins>
      <w:ins w:id="5417" w:author="Orion" w:date="2011-06-21T17:49:00Z">
        <w:r w:rsidR="00725F63" w:rsidRPr="00686F69">
          <w:t xml:space="preserve"> y se marcará la orden como finalizada</w:t>
        </w:r>
      </w:ins>
      <w:ins w:id="5418" w:author="Orion" w:date="2011-06-21T17:35:00Z">
        <w:r w:rsidR="00286F25" w:rsidRPr="00686F69">
          <w:t>.</w:t>
        </w:r>
      </w:ins>
    </w:p>
    <w:p w14:paraId="487E2FCA" w14:textId="3122B0C7" w:rsidR="00DD02EE" w:rsidRPr="00686F69" w:rsidRDefault="00DD02EE">
      <w:pPr>
        <w:spacing w:after="120"/>
        <w:jc w:val="both"/>
        <w:rPr>
          <w:ins w:id="5419" w:author="Orion" w:date="2011-06-21T17:15:00Z"/>
        </w:rPr>
        <w:pPrChange w:id="5420" w:author="IO" w:date="2011-07-21T16:48:00Z">
          <w:pPr/>
        </w:pPrChange>
      </w:pPr>
    </w:p>
    <w:p w14:paraId="179D4871" w14:textId="5278F0E1" w:rsidR="00F721A6" w:rsidRDefault="009F675E">
      <w:pPr>
        <w:pStyle w:val="Caption"/>
        <w:rPr>
          <w:ins w:id="5421" w:author="Orion" w:date="2011-06-21T17:23:00Z"/>
          <w:rFonts w:cs="Times New Roman"/>
        </w:rPr>
        <w:pPrChange w:id="5422" w:author="Orion" w:date="2011-06-22T20:01:00Z">
          <w:pPr/>
        </w:pPrChange>
      </w:pPr>
      <w:bookmarkStart w:id="5423" w:name="_Ref296441117"/>
      <w:bookmarkStart w:id="5424" w:name="_Toc299483445"/>
      <w:ins w:id="5425" w:author="Orion" w:date="2011-06-21T17:16:00Z">
        <w:r w:rsidRPr="00020020">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5426" w:author="Orion" w:date="2011-06-21T17:35:00Z">
        <w:r w:rsidR="00C84177">
          <w:t xml:space="preserve">Figura </w:t>
        </w:r>
        <w:r w:rsidR="00C84177">
          <w:fldChar w:fldCharType="begin"/>
        </w:r>
        <w:r w:rsidR="00C84177">
          <w:instrText xml:space="preserve"> SEQ Figura \* ARABIC </w:instrText>
        </w:r>
      </w:ins>
      <w:r w:rsidR="00C84177">
        <w:fldChar w:fldCharType="separate"/>
      </w:r>
      <w:ins w:id="5427" w:author="Orion" w:date="2011-07-26T22:41:00Z">
        <w:r w:rsidR="000A487B">
          <w:rPr>
            <w:noProof/>
          </w:rPr>
          <w:t>19</w:t>
        </w:r>
      </w:ins>
      <w:ins w:id="5428" w:author="Orion" w:date="2011-06-21T17:35:00Z">
        <w:r w:rsidR="00C84177">
          <w:fldChar w:fldCharType="end"/>
        </w:r>
        <w:bookmarkEnd w:id="5423"/>
        <w:r w:rsidR="00C84177">
          <w:t>: Comprobación de Nuevo Conflicto</w:t>
        </w:r>
      </w:ins>
      <w:ins w:id="5429" w:author="IO" w:date="2011-07-21T16:56:00Z">
        <w:r w:rsidR="00894CAC">
          <w:t>.</w:t>
        </w:r>
      </w:ins>
      <w:bookmarkEnd w:id="5424"/>
    </w:p>
    <w:p w14:paraId="25B90027" w14:textId="036B152C" w:rsidR="00894CAC" w:rsidRPr="00B0777E" w:rsidRDefault="00894CAC">
      <w:pPr>
        <w:pStyle w:val="Heading1"/>
        <w:numPr>
          <w:ilvl w:val="3"/>
          <w:numId w:val="40"/>
        </w:numPr>
        <w:rPr>
          <w:ins w:id="5430" w:author="IO" w:date="2011-07-21T16:57:00Z"/>
          <w:b w:val="0"/>
          <w:sz w:val="28"/>
          <w:szCs w:val="52"/>
        </w:rPr>
        <w:pPrChange w:id="5431" w:author="IO" w:date="2011-07-21T16:57:00Z">
          <w:pPr>
            <w:pStyle w:val="Heading1"/>
            <w:numPr>
              <w:ilvl w:val="3"/>
              <w:numId w:val="53"/>
            </w:numPr>
            <w:tabs>
              <w:tab w:val="clear" w:pos="0"/>
            </w:tabs>
            <w:ind w:left="1728" w:hanging="648"/>
          </w:pPr>
        </w:pPrChange>
      </w:pPr>
      <w:bookmarkStart w:id="5432" w:name="_Toc299463892"/>
      <w:ins w:id="5433" w:author="IO" w:date="2011-07-21T16:57:00Z">
        <w:r>
          <w:rPr>
            <w:b w:val="0"/>
            <w:sz w:val="28"/>
            <w:szCs w:val="52"/>
          </w:rPr>
          <w:t>Generación y comunicación de órdenes</w:t>
        </w:r>
        <w:bookmarkEnd w:id="5432"/>
      </w:ins>
    </w:p>
    <w:p w14:paraId="3BF968B2" w14:textId="689FDA85" w:rsidR="00A3163B" w:rsidRPr="00686F69" w:rsidDel="00894CAC" w:rsidRDefault="00A3163B">
      <w:pPr>
        <w:spacing w:after="120"/>
        <w:jc w:val="both"/>
        <w:rPr>
          <w:ins w:id="5434" w:author="Orion" w:date="2011-06-21T16:30:00Z"/>
          <w:del w:id="5435" w:author="IO" w:date="2011-07-21T16:57:00Z"/>
        </w:rPr>
        <w:pPrChange w:id="5436" w:author="IO" w:date="2011-07-21T16:57:00Z">
          <w:pPr/>
        </w:pPrChange>
      </w:pPr>
    </w:p>
    <w:p w14:paraId="123AFBF6" w14:textId="77777777" w:rsidR="006A53B9" w:rsidRDefault="005C0686">
      <w:pPr>
        <w:spacing w:after="120"/>
        <w:jc w:val="both"/>
        <w:rPr>
          <w:ins w:id="5437" w:author="IO" w:date="2011-07-21T17:01:00Z"/>
        </w:rPr>
        <w:pPrChange w:id="5438" w:author="IO" w:date="2011-07-21T16:57:00Z">
          <w:pPr/>
        </w:pPrChange>
      </w:pPr>
      <w:ins w:id="5439" w:author="Orion" w:date="2011-06-21T16:48:00Z">
        <w:r w:rsidRPr="00686F69">
          <w:t xml:space="preserve">Una vez </w:t>
        </w:r>
      </w:ins>
      <w:ins w:id="5440" w:author="Orion" w:date="2011-06-21T16:49:00Z">
        <w:r w:rsidRPr="00686F69">
          <w:t>el conflicto se ha detectado y confirmado</w:t>
        </w:r>
      </w:ins>
      <w:ins w:id="5441" w:author="IO" w:date="2011-07-21T16:57:00Z">
        <w:r w:rsidR="00894CAC">
          <w:t>,</w:t>
        </w:r>
      </w:ins>
      <w:ins w:id="5442" w:author="Orion" w:date="2011-06-21T16:50:00Z">
        <w:del w:id="5443" w:author="IO" w:date="2011-07-21T16:57:00Z">
          <w:r w:rsidRPr="00686F69" w:rsidDel="00894CAC">
            <w:delText xml:space="preserve"> como no existente anteriormente</w:delText>
          </w:r>
        </w:del>
        <w:r w:rsidRPr="00686F69">
          <w:t xml:space="preserve"> se procede a crear </w:t>
        </w:r>
      </w:ins>
      <w:ins w:id="5444" w:author="Orion" w:date="2011-06-21T16:53:00Z">
        <w:del w:id="5445" w:author="IO" w:date="2011-07-21T16:57:00Z">
          <w:r w:rsidRPr="00686F69" w:rsidDel="00894CAC">
            <w:delText xml:space="preserve">cada una de </w:delText>
          </w:r>
        </w:del>
        <w:r w:rsidRPr="00686F69">
          <w:t>las</w:t>
        </w:r>
      </w:ins>
      <w:ins w:id="5446" w:author="Orion" w:date="2011-06-21T16:50:00Z">
        <w:r w:rsidRPr="00686F69">
          <w:t xml:space="preserve"> </w:t>
        </w:r>
      </w:ins>
      <w:ins w:id="5447" w:author="Orion" w:date="2011-06-21T16:53:00Z">
        <w:r w:rsidRPr="00686F69">
          <w:t>órdenes</w:t>
        </w:r>
      </w:ins>
      <w:ins w:id="5448" w:author="Orion" w:date="2011-06-21T16:50:00Z">
        <w:r w:rsidRPr="00686F69">
          <w:t xml:space="preserve"> que se </w:t>
        </w:r>
      </w:ins>
      <w:ins w:id="5449" w:author="Orion" w:date="2011-06-21T16:52:00Z">
        <w:r w:rsidRPr="00686F69">
          <w:t>transmitirán</w:t>
        </w:r>
      </w:ins>
      <w:ins w:id="5450" w:author="Orion" w:date="2011-06-21T16:50:00Z">
        <w:r w:rsidRPr="00686F69">
          <w:t xml:space="preserve"> </w:t>
        </w:r>
      </w:ins>
      <w:ins w:id="5451" w:author="Orion" w:date="2011-06-21T16:52:00Z">
        <w:r w:rsidRPr="00686F69">
          <w:t xml:space="preserve">a </w:t>
        </w:r>
        <w:del w:id="5452" w:author="IO" w:date="2011-07-21T16:58:00Z">
          <w:r w:rsidRPr="00686F69" w:rsidDel="00894CAC">
            <w:delText xml:space="preserve">cada uno de </w:delText>
          </w:r>
        </w:del>
        <w:r w:rsidRPr="00686F69">
          <w:t xml:space="preserve">los pilotos de </w:t>
        </w:r>
        <w:del w:id="5453" w:author="IO" w:date="2011-07-21T16:58:00Z">
          <w:r w:rsidRPr="00686F69" w:rsidDel="00894CAC">
            <w:delText>est</w:delText>
          </w:r>
        </w:del>
      </w:ins>
      <w:ins w:id="5454" w:author="IO" w:date="2011-07-21T16:58:00Z">
        <w:r w:rsidR="00894CAC">
          <w:t>l</w:t>
        </w:r>
      </w:ins>
      <w:ins w:id="5455" w:author="Orion" w:date="2011-06-21T16:52:00Z">
        <w:r w:rsidRPr="00686F69">
          <w:t xml:space="preserve">os aviones </w:t>
        </w:r>
      </w:ins>
      <w:ins w:id="5456" w:author="Orion" w:date="2011-06-21T17:44:00Z">
        <w:r w:rsidR="00E11899" w:rsidRPr="00686F69">
          <w:t>en c</w:t>
        </w:r>
      </w:ins>
      <w:ins w:id="5457" w:author="Orion" w:date="2011-06-21T16:52:00Z">
        <w:r w:rsidRPr="00686F69">
          <w:t xml:space="preserve">onflicto. </w:t>
        </w:r>
      </w:ins>
      <w:ins w:id="5458" w:author="Orion" w:date="2011-06-21T16:53:00Z">
        <w:r w:rsidRPr="00686F69">
          <w:t xml:space="preserve">Esto </w:t>
        </w:r>
        <w:del w:id="5459" w:author="IO" w:date="2011-07-21T16:58:00Z">
          <w:r w:rsidRPr="00686F69" w:rsidDel="00894CAC">
            <w:delText xml:space="preserve">se </w:delText>
          </w:r>
        </w:del>
      </w:ins>
      <w:ins w:id="5460" w:author="Orion" w:date="2011-06-21T17:45:00Z">
        <w:del w:id="5461" w:author="IO" w:date="2011-07-21T16:58:00Z">
          <w:r w:rsidR="0020494C" w:rsidRPr="00686F69" w:rsidDel="00894CAC">
            <w:delText>realizará</w:delText>
          </w:r>
        </w:del>
      </w:ins>
      <w:ins w:id="5462" w:author="Orion" w:date="2011-06-21T16:53:00Z">
        <w:del w:id="5463" w:author="IO" w:date="2011-07-21T16:58:00Z">
          <w:r w:rsidRPr="00686F69" w:rsidDel="00894CAC">
            <w:delText xml:space="preserve"> con la tarea “CreateNewOrders”</w:delText>
          </w:r>
        </w:del>
      </w:ins>
      <w:ins w:id="5464" w:author="Orion" w:date="2011-06-21T17:17:00Z">
        <w:del w:id="5465" w:author="IO" w:date="2011-07-21T16:58:00Z">
          <w:r w:rsidR="00DC4615" w:rsidRPr="00686F69" w:rsidDel="00894CAC">
            <w:delText xml:space="preserve"> </w:delText>
          </w:r>
        </w:del>
      </w:ins>
      <w:ins w:id="5466" w:author="IO" w:date="2011-07-21T16:58:00Z">
        <w:r w:rsidR="00894CAC">
          <w:t xml:space="preserve">actividad se muestra en la </w:t>
        </w:r>
      </w:ins>
      <w:ins w:id="5467" w:author="Orion" w:date="2011-06-21T17:17:00Z">
        <w:del w:id="5468" w:author="IO" w:date="2011-07-21T16:58:00Z">
          <w:r w:rsidR="00DC4615" w:rsidRPr="00686F69" w:rsidDel="00894CAC">
            <w:delText>(</w:delText>
          </w:r>
        </w:del>
      </w:ins>
      <w:ins w:id="5469"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5470" w:author="Orion" w:date="2011-07-26T22:30:00Z">
        <w:r w:rsidR="00503590">
          <w:t>Figura 20</w:t>
        </w:r>
      </w:ins>
      <w:ins w:id="5471" w:author="IO" w:date="2011-07-22T13:16:00Z">
        <w:del w:id="5472" w:author="Orion" w:date="2011-07-26T22:30:00Z">
          <w:r w:rsidR="00416FF6" w:rsidDel="00503590">
            <w:delText>Figura 19</w:delText>
          </w:r>
        </w:del>
      </w:ins>
      <w:ins w:id="5473" w:author="Orion" w:date="2011-06-21T17:45:00Z">
        <w:r w:rsidR="00FF04F8" w:rsidRPr="00686F69">
          <w:fldChar w:fldCharType="end"/>
        </w:r>
      </w:ins>
      <w:ins w:id="5474" w:author="IO" w:date="2011-07-21T16:58:00Z">
        <w:r w:rsidR="00894CAC">
          <w:t xml:space="preserve">. La </w:t>
        </w:r>
        <w:r w:rsidR="00894CAC" w:rsidRPr="00686F69">
          <w:t>tarea “CreateNewOrders”</w:t>
        </w:r>
      </w:ins>
      <w:ins w:id="5475" w:author="Orion" w:date="2011-06-21T17:17:00Z">
        <w:del w:id="5476" w:author="IO" w:date="2011-07-21T16:58:00Z">
          <w:r w:rsidR="00DC4615" w:rsidRPr="00686F69" w:rsidDel="00894CAC">
            <w:delText>)</w:delText>
          </w:r>
        </w:del>
      </w:ins>
      <w:ins w:id="5477" w:author="Orion" w:date="2011-06-21T16:57:00Z">
        <w:del w:id="5478" w:author="IO" w:date="2011-07-21T16:58:00Z">
          <w:r w:rsidR="009C4D15" w:rsidRPr="00686F69" w:rsidDel="00894CAC">
            <w:delText>, que</w:delText>
          </w:r>
        </w:del>
        <w:r w:rsidR="009C4D15" w:rsidRPr="00686F69">
          <w:t xml:space="preserve"> encapsula</w:t>
        </w:r>
        <w:del w:id="5479" w:author="IO" w:date="2011-07-21T16:58:00Z">
          <w:r w:rsidR="009C4D15" w:rsidRPr="00686F69" w:rsidDel="00894CAC">
            <w:delText>rá</w:delText>
          </w:r>
        </w:del>
        <w:r w:rsidR="009C4D15" w:rsidRPr="00686F69">
          <w:t xml:space="preserve"> en </w:t>
        </w:r>
      </w:ins>
      <w:ins w:id="5480" w:author="Orion" w:date="2011-06-21T17:56:00Z">
        <w:r w:rsidR="00F36065" w:rsidRPr="00686F69">
          <w:t>los</w:t>
        </w:r>
      </w:ins>
      <w:ins w:id="5481" w:author="Orion" w:date="2011-06-21T16:57:00Z">
        <w:r w:rsidR="009C4D15" w:rsidRPr="00686F69">
          <w:t xml:space="preserve"> hecho</w:t>
        </w:r>
      </w:ins>
      <w:ins w:id="5482" w:author="Orion" w:date="2011-06-21T17:56:00Z">
        <w:r w:rsidR="00F36065" w:rsidRPr="00686F69">
          <w:t>s</w:t>
        </w:r>
      </w:ins>
      <w:ins w:id="5483" w:author="Orion" w:date="2011-06-21T16:57:00Z">
        <w:r w:rsidR="009C4D15" w:rsidRPr="00686F69">
          <w:t xml:space="preserve"> “StartAvoidCollision</w:t>
        </w:r>
      </w:ins>
      <w:ins w:id="5484" w:author="Orion" w:date="2011-06-21T16:58:00Z">
        <w:r w:rsidR="009C4D15" w:rsidRPr="00686F69">
          <w:t xml:space="preserve">” </w:t>
        </w:r>
        <w:del w:id="5485" w:author="IO" w:date="2011-07-21T16:59:00Z">
          <w:r w:rsidR="009C4D15" w:rsidRPr="00686F69" w:rsidDel="00894CAC">
            <w:delText>por un lado el id</w:delText>
          </w:r>
        </w:del>
      </w:ins>
      <w:ins w:id="5486" w:author="IO" w:date="2011-07-21T16:59:00Z">
        <w:r w:rsidR="00894CAC">
          <w:t>la identificación</w:t>
        </w:r>
      </w:ins>
      <w:ins w:id="5487" w:author="Orion" w:date="2011-06-21T16:58:00Z">
        <w:r w:rsidR="009C4D15" w:rsidRPr="00686F69">
          <w:t xml:space="preserve"> del piloto</w:t>
        </w:r>
      </w:ins>
      <w:ins w:id="5488" w:author="Orion" w:date="2011-06-21T17:57:00Z">
        <w:r w:rsidR="00F36065" w:rsidRPr="00686F69">
          <w:t xml:space="preserve"> al que va destinada la orden</w:t>
        </w:r>
      </w:ins>
      <w:ins w:id="5489" w:author="IO" w:date="2011-07-21T16:59:00Z">
        <w:r w:rsidR="00894CAC">
          <w:t xml:space="preserve"> y un nuevo tramo que recoge las órdenes a</w:t>
        </w:r>
      </w:ins>
      <w:ins w:id="5490" w:author="Orion" w:date="2011-06-21T17:56:00Z">
        <w:r w:rsidR="00F36065" w:rsidRPr="00686F69">
          <w:t xml:space="preserve"> </w:t>
        </w:r>
      </w:ins>
      <w:ins w:id="5491" w:author="IO" w:date="2011-07-21T16:59:00Z">
        <w:r w:rsidR="00894CAC">
          <w:t xml:space="preserve">realizar. Por tanto, </w:t>
        </w:r>
      </w:ins>
      <w:ins w:id="5492" w:author="Orion" w:date="2011-06-21T17:57:00Z">
        <w:del w:id="5493" w:author="IO" w:date="2011-07-21T16:59:00Z">
          <w:r w:rsidR="00F36065" w:rsidRPr="00686F69" w:rsidDel="00894CAC">
            <w:delText>(</w:delText>
          </w:r>
        </w:del>
      </w:ins>
      <w:ins w:id="5494" w:author="Orion" w:date="2011-06-21T17:56:00Z">
        <w:r w:rsidR="00F36065" w:rsidRPr="00686F69">
          <w:t>se generará un hecho de este tipo por cada avión en conflicto</w:t>
        </w:r>
      </w:ins>
      <w:ins w:id="5495" w:author="Orion" w:date="2011-06-21T17:57:00Z">
        <w:del w:id="5496" w:author="IO" w:date="2011-07-21T16:59:00Z">
          <w:r w:rsidR="00F36065" w:rsidRPr="00686F69" w:rsidDel="00894CAC">
            <w:delText>)</w:delText>
          </w:r>
        </w:del>
      </w:ins>
      <w:ins w:id="5497" w:author="Orion" w:date="2011-06-21T16:58:00Z">
        <w:del w:id="5498" w:author="IO" w:date="2011-07-21T16:59:00Z">
          <w:r w:rsidR="009C4D15" w:rsidRPr="00686F69" w:rsidDel="00894CAC">
            <w:delText xml:space="preserve"> y por otro lado, el nuevo tramo</w:delText>
          </w:r>
        </w:del>
      </w:ins>
      <w:ins w:id="5499" w:author="Orion" w:date="2011-06-21T17:57:00Z">
        <w:r w:rsidR="00F36065" w:rsidRPr="00686F69">
          <w:t>. Este tramo</w:t>
        </w:r>
      </w:ins>
      <w:ins w:id="5500" w:author="Orion" w:date="2011-06-21T16:59:00Z">
        <w:r w:rsidR="009C4D15" w:rsidRPr="00686F69">
          <w:t>,</w:t>
        </w:r>
      </w:ins>
      <w:ins w:id="5501" w:author="Orion" w:date="2011-06-21T16:58:00Z">
        <w:r w:rsidR="009C4D15" w:rsidRPr="00686F69">
          <w:t xml:space="preserve"> como se ha comentad</w:t>
        </w:r>
      </w:ins>
      <w:ins w:id="5502" w:author="Orion" w:date="2011-06-21T16:59:00Z">
        <w:r w:rsidR="009C4D15" w:rsidRPr="00686F69">
          <w:t>o</w:t>
        </w:r>
      </w:ins>
      <w:ins w:id="5503" w:author="Orion" w:date="2011-06-21T16:58:00Z">
        <w:r w:rsidR="009C4D15" w:rsidRPr="00686F69">
          <w:t xml:space="preserve"> </w:t>
        </w:r>
      </w:ins>
      <w:ins w:id="5504" w:author="Orion" w:date="2011-06-21T16:59:00Z">
        <w:r w:rsidR="009C4D15" w:rsidRPr="00686F69">
          <w:t xml:space="preserve">anteriormente, será un </w:t>
        </w:r>
        <w:r w:rsidR="009C4D15" w:rsidRPr="00686F69">
          <w:lastRenderedPageBreak/>
          <w:t>tramo adicional “ficticio” que los aviones deberán completar</w:t>
        </w:r>
      </w:ins>
      <w:ins w:id="5505" w:author="Orion" w:date="2011-06-21T17:58:00Z">
        <w:r w:rsidR="009350CD" w:rsidRPr="00686F69">
          <w:t xml:space="preserve"> antes de seguir con el procedimiento normal del plan de vuelo</w:t>
        </w:r>
      </w:ins>
      <w:ins w:id="5506" w:author="Orion" w:date="2011-06-21T17:01:00Z">
        <w:r w:rsidR="009C4D15" w:rsidRPr="00686F69">
          <w:t xml:space="preserve">. </w:t>
        </w:r>
        <w:del w:id="5507" w:author="IO" w:date="2011-07-21T17:01:00Z">
          <w:r w:rsidR="009C4D15" w:rsidRPr="00686F69" w:rsidDel="006A53B9">
            <w:delText>Se ha</w:delText>
          </w:r>
        </w:del>
      </w:ins>
      <w:ins w:id="5508" w:author="Orion" w:date="2011-06-21T17:58:00Z">
        <w:del w:id="5509" w:author="IO" w:date="2011-07-21T17:01:00Z">
          <w:r w:rsidR="003357FA" w:rsidRPr="00686F69" w:rsidDel="006A53B9">
            <w:delText>n</w:delText>
          </w:r>
        </w:del>
      </w:ins>
      <w:ins w:id="5510" w:author="Orion" w:date="2011-06-21T17:01:00Z">
        <w:del w:id="5511" w:author="IO" w:date="2011-07-21T17:01:00Z">
          <w:r w:rsidR="009C4D15" w:rsidRPr="00686F69" w:rsidDel="006A53B9">
            <w:delText xml:space="preserve"> traducido l</w:delText>
          </w:r>
        </w:del>
      </w:ins>
      <w:ins w:id="5512" w:author="IO" w:date="2011-07-21T17:01:00Z">
        <w:r w:rsidR="006A53B9">
          <w:t>L</w:t>
        </w:r>
      </w:ins>
      <w:ins w:id="5513" w:author="Orion" w:date="2011-06-21T17:01:00Z">
        <w:r w:rsidR="009C4D15" w:rsidRPr="00686F69">
          <w:t xml:space="preserve">as </w:t>
        </w:r>
      </w:ins>
      <w:ins w:id="5514" w:author="Orion" w:date="2011-06-21T17:06:00Z">
        <w:r w:rsidR="00415F96" w:rsidRPr="00686F69">
          <w:t>órdenes</w:t>
        </w:r>
      </w:ins>
      <w:ins w:id="5515" w:author="Orion" w:date="2011-06-21T17:01:00Z">
        <w:r w:rsidR="009C4D15" w:rsidRPr="00686F69">
          <w:t xml:space="preserve"> </w:t>
        </w:r>
      </w:ins>
      <w:ins w:id="5516" w:author="IO" w:date="2011-07-21T17:01:00Z">
        <w:r w:rsidR="006A53B9">
          <w:t xml:space="preserve">se han traducido </w:t>
        </w:r>
      </w:ins>
      <w:ins w:id="5517" w:author="Orion" w:date="2011-06-21T17:01:00Z">
        <w:r w:rsidR="009C4D15" w:rsidRPr="00686F69">
          <w:t>a nuevos tramos para</w:t>
        </w:r>
      </w:ins>
      <w:ins w:id="5518" w:author="Orion" w:date="2011-06-21T17:07:00Z">
        <w:r w:rsidR="00526298" w:rsidRPr="00686F69">
          <w:t xml:space="preserve"> que los pilotos puedan</w:t>
        </w:r>
      </w:ins>
      <w:ins w:id="5519" w:author="Orion" w:date="2011-06-21T17:02:00Z">
        <w:r w:rsidR="009C4D15" w:rsidRPr="00686F69">
          <w:t xml:space="preserve"> así seguir</w:t>
        </w:r>
      </w:ins>
      <w:ins w:id="5520" w:author="Orion" w:date="2011-06-21T17:04:00Z">
        <w:r w:rsidR="00586820" w:rsidRPr="00686F69">
          <w:t>, en cierto modo,</w:t>
        </w:r>
      </w:ins>
      <w:ins w:id="5521" w:author="Orion" w:date="2011-06-21T17:02:00Z">
        <w:r w:rsidR="009C4D15" w:rsidRPr="00686F69">
          <w:t xml:space="preserve"> la estructura de </w:t>
        </w:r>
      </w:ins>
      <w:ins w:id="5522" w:author="Orion" w:date="2011-06-21T17:05:00Z">
        <w:r w:rsidR="00415F96" w:rsidRPr="00686F69">
          <w:t xml:space="preserve">generación de decisiones e instrucciones que </w:t>
        </w:r>
      </w:ins>
      <w:ins w:id="5523" w:author="Orion" w:date="2011-06-21T17:59:00Z">
        <w:del w:id="5524" w:author="IO" w:date="2011-07-21T17:01:00Z">
          <w:r w:rsidR="00D366D5" w:rsidRPr="00686F69" w:rsidDel="006A53B9">
            <w:delText xml:space="preserve">los pilotos </w:delText>
          </w:r>
        </w:del>
      </w:ins>
      <w:ins w:id="5525" w:author="Orion" w:date="2011-06-21T17:05:00Z">
        <w:r w:rsidR="00415F96" w:rsidRPr="00686F69">
          <w:t xml:space="preserve">llevan a cabo </w:t>
        </w:r>
        <w:del w:id="5526" w:author="IO" w:date="2011-07-21T17:01:00Z">
          <w:r w:rsidR="00415F96" w:rsidRPr="00686F69" w:rsidDel="006A53B9">
            <w:delText xml:space="preserve">en </w:delText>
          </w:r>
        </w:del>
      </w:ins>
      <w:ins w:id="5527" w:author="Orion" w:date="2011-06-21T17:07:00Z">
        <w:del w:id="5528" w:author="IO" w:date="2011-07-21T17:01:00Z">
          <w:r w:rsidR="009F10B9" w:rsidRPr="00686F69" w:rsidDel="006A53B9">
            <w:delText xml:space="preserve">el cuerpo central </w:delText>
          </w:r>
        </w:del>
      </w:ins>
      <w:ins w:id="5529" w:author="Orion" w:date="2011-06-21T17:05:00Z">
        <w:del w:id="5530" w:author="IO" w:date="2011-07-21T17:01:00Z">
          <w:r w:rsidR="00415F96" w:rsidRPr="00686F69" w:rsidDel="006A53B9">
            <w:delText>del sistema</w:delText>
          </w:r>
        </w:del>
      </w:ins>
      <w:ins w:id="5531" w:author="IO" w:date="2011-07-21T17:01:00Z">
        <w:r w:rsidR="006A53B9">
          <w:t>para seguir el plan de vuelo</w:t>
        </w:r>
      </w:ins>
      <w:ins w:id="5532" w:author="Orion" w:date="2011-06-21T17:05:00Z">
        <w:r w:rsidR="00415F96" w:rsidRPr="00686F69">
          <w:t>.</w:t>
        </w:r>
      </w:ins>
      <w:ins w:id="5533" w:author="Orion" w:date="2011-06-21T17:08:00Z">
        <w:del w:id="5534"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5535" w:author="Orion" w:date="2011-05-27T18:59:00Z"/>
          <w:del w:id="5536" w:author="IO" w:date="2011-07-21T17:05:00Z"/>
        </w:rPr>
        <w:pPrChange w:id="5537" w:author="IO" w:date="2011-07-21T17:01:00Z">
          <w:pPr/>
        </w:pPrChange>
      </w:pPr>
      <w:ins w:id="5538" w:author="IO" w:date="2011-07-21T17:01:00Z">
        <w:r>
          <w:t>Para generar las órdenes que resu</w:t>
        </w:r>
      </w:ins>
      <w:ins w:id="5539" w:author="IO" w:date="2011-07-21T17:02:00Z">
        <w:r>
          <w:t>e</w:t>
        </w:r>
      </w:ins>
      <w:ins w:id="5540" w:author="IO" w:date="2011-07-21T17:01:00Z">
        <w:r>
          <w:t>lven el con</w:t>
        </w:r>
      </w:ins>
      <w:ins w:id="5541" w:author="IO" w:date="2011-07-21T17:02:00Z">
        <w:r>
          <w:t>flicto, los controladores recurren a cambios de altitud, velocidad y rumbo de</w:t>
        </w:r>
      </w:ins>
      <w:ins w:id="5542" w:author="IO" w:date="2011-07-21T17:03:00Z">
        <w:r>
          <w:t xml:space="preserve"> </w:t>
        </w:r>
      </w:ins>
      <w:ins w:id="5543" w:author="IO" w:date="2011-07-21T17:02:00Z">
        <w:r>
          <w:t xml:space="preserve">las aeronaves. </w:t>
        </w:r>
      </w:ins>
      <w:ins w:id="5544" w:author="IO" w:date="2011-07-21T17:04:00Z">
        <w:r>
          <w:t>La heurística para generar estas órdenes es muy simple en este momento: generar</w:t>
        </w:r>
      </w:ins>
      <w:ins w:id="5545" w:author="IO" w:date="2011-07-21T17:03:00Z">
        <w:r>
          <w:t xml:space="preserve"> cambios aleatorios </w:t>
        </w:r>
      </w:ins>
      <w:ins w:id="5546" w:author="IO" w:date="2011-07-21T17:04:00Z">
        <w:r>
          <w:t xml:space="preserve">de estos parámetros </w:t>
        </w:r>
      </w:ins>
      <w:ins w:id="5547" w:author="IO" w:date="2011-07-21T17:03:00Z">
        <w:r>
          <w:t>dentro de los valores permitidos</w:t>
        </w:r>
      </w:ins>
      <w:ins w:id="5548" w:author="IO" w:date="2011-07-21T17:05:00Z">
        <w:r>
          <w:t xml:space="preserve"> por l</w:t>
        </w:r>
      </w:ins>
      <w:ins w:id="5549" w:author="IO" w:date="2011-07-21T17:06:00Z">
        <w:r>
          <w:t>o</w:t>
        </w:r>
      </w:ins>
      <w:ins w:id="5550" w:author="IO" w:date="2011-07-21T17:05:00Z">
        <w:r>
          <w:t xml:space="preserve">s </w:t>
        </w:r>
      </w:ins>
      <w:ins w:id="5551" w:author="IO" w:date="2011-07-21T17:06:00Z">
        <w:r>
          <w:t xml:space="preserve">tipos de </w:t>
        </w:r>
      </w:ins>
      <w:ins w:id="5552" w:author="IO" w:date="2011-07-21T17:05:00Z">
        <w:r>
          <w:t>aeronaves</w:t>
        </w:r>
      </w:ins>
      <w:ins w:id="5553" w:author="IO" w:date="2011-07-21T17:06:00Z">
        <w:r>
          <w:t xml:space="preserve"> (ver Sección </w:t>
        </w:r>
        <w:r>
          <w:fldChar w:fldCharType="begin"/>
        </w:r>
        <w:r>
          <w:instrText xml:space="preserve"> REF _Ref299031320 \r \h </w:instrText>
        </w:r>
      </w:ins>
      <w:r>
        <w:fldChar w:fldCharType="separate"/>
      </w:r>
      <w:ins w:id="5554" w:author="Orion" w:date="2011-07-26T22:30:00Z">
        <w:r w:rsidR="00503590">
          <w:t>4.1.2</w:t>
        </w:r>
      </w:ins>
      <w:ins w:id="5555" w:author="IO" w:date="2011-07-21T17:06:00Z">
        <w:r>
          <w:fldChar w:fldCharType="end"/>
        </w:r>
        <w:r>
          <w:t xml:space="preserve">) y las normas de vuelo (ver Sección </w:t>
        </w:r>
        <w:r>
          <w:fldChar w:fldCharType="begin"/>
        </w:r>
        <w:r>
          <w:instrText xml:space="preserve"> REF _Ref299031333 \r \h </w:instrText>
        </w:r>
      </w:ins>
      <w:r>
        <w:fldChar w:fldCharType="separate"/>
      </w:r>
      <w:ins w:id="5556" w:author="Orion" w:date="2011-07-26T22:30:00Z">
        <w:r w:rsidR="00503590">
          <w:t>4.1.4</w:t>
        </w:r>
      </w:ins>
      <w:ins w:id="5557" w:author="IO" w:date="2011-07-21T17:06:00Z">
        <w:r>
          <w:fldChar w:fldCharType="end"/>
        </w:r>
        <w:r>
          <w:t>)</w:t>
        </w:r>
      </w:ins>
      <w:ins w:id="5558" w:author="IO" w:date="2011-07-21T17:04:00Z">
        <w:r>
          <w:t>. Con estas modificaciones se</w:t>
        </w:r>
      </w:ins>
      <w:ins w:id="5559" w:author="IO" w:date="2011-07-21T17:03:00Z">
        <w:r>
          <w:t xml:space="preserve"> trata de recuperar las distancias de seguridad</w:t>
        </w:r>
      </w:ins>
      <w:ins w:id="5560" w:author="IO" w:date="2011-07-21T17:02:00Z">
        <w:r>
          <w:t xml:space="preserve"> </w:t>
        </w:r>
      </w:ins>
      <w:ins w:id="5561" w:author="IO" w:date="2011-07-21T17:05:00Z">
        <w:r>
          <w:t xml:space="preserve">y </w:t>
        </w:r>
      </w:ins>
      <w:ins w:id="5562" w:author="Orion" w:date="2011-06-21T17:08:00Z">
        <w:del w:id="5563" w:author="IO" w:date="2011-07-21T17:01:00Z">
          <w:r w:rsidR="003B5356" w:rsidRPr="00686F69" w:rsidDel="006A53B9">
            <w:delText>l</w:delText>
          </w:r>
        </w:del>
      </w:ins>
      <w:ins w:id="5564" w:author="IO" w:date="2011-07-21T17:05:00Z">
        <w:r>
          <w:t>alejar la posibilidad de</w:t>
        </w:r>
      </w:ins>
      <w:ins w:id="5565" w:author="Orion" w:date="2011-06-21T17:08:00Z">
        <w:del w:id="5566" w:author="IO" w:date="2011-07-21T17:05:00Z">
          <w:r w:rsidR="003B5356" w:rsidRPr="00686F69" w:rsidDel="006A53B9">
            <w:delText xml:space="preserve">a generación de estas nuevas órdenes </w:delText>
          </w:r>
        </w:del>
      </w:ins>
      <w:ins w:id="5567" w:author="Orion" w:date="2011-06-21T17:51:00Z">
        <w:del w:id="5568"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5569" w:author="Orion" w:date="2011-06-21T18:00:00Z">
        <w:del w:id="5570" w:author="IO" w:date="2011-07-21T17:05:00Z">
          <w:r w:rsidR="00F80E57" w:rsidRPr="00686F69" w:rsidDel="006A53B9">
            <w:delText>Estas órdenes se l</w:delText>
          </w:r>
        </w:del>
      </w:ins>
      <w:ins w:id="5571" w:author="Orion" w:date="2011-06-21T17:52:00Z">
        <w:del w:id="5572" w:author="IO" w:date="2011-07-21T17:05:00Z">
          <w:r w:rsidR="00F80E57" w:rsidRPr="00686F69" w:rsidDel="006A53B9">
            <w:delText>imit</w:delText>
          </w:r>
        </w:del>
      </w:ins>
      <w:ins w:id="5573" w:author="Orion" w:date="2011-06-21T18:00:00Z">
        <w:del w:id="5574" w:author="IO" w:date="2011-07-21T17:05:00Z">
          <w:r w:rsidR="00F80E57" w:rsidRPr="00686F69" w:rsidDel="006A53B9">
            <w:delText>arán</w:delText>
          </w:r>
        </w:del>
      </w:ins>
      <w:ins w:id="5575" w:author="Orion" w:date="2011-06-21T17:52:00Z">
        <w:del w:id="5576" w:author="IO" w:date="2011-07-21T17:05:00Z">
          <w:r w:rsidR="00EB0885" w:rsidRPr="00686F69" w:rsidDel="006A53B9">
            <w:delText>, en un principio,</w:delText>
          </w:r>
        </w:del>
      </w:ins>
      <w:ins w:id="5577" w:author="Orion" w:date="2011-06-21T17:53:00Z">
        <w:del w:id="5578" w:author="IO" w:date="2011-07-21T17:05:00Z">
          <w:r w:rsidR="00EB0885" w:rsidRPr="00686F69" w:rsidDel="006A53B9">
            <w:delText xml:space="preserve"> a transmitir cambios de altura y velocidad aleatorias dentro de los valores permitido</w:delText>
          </w:r>
        </w:del>
      </w:ins>
      <w:ins w:id="5579" w:author="Orion" w:date="2011-06-21T17:54:00Z">
        <w:del w:id="5580" w:author="IO" w:date="2011-07-21T17:05:00Z">
          <w:r w:rsidR="00EB0885" w:rsidRPr="00686F69" w:rsidDel="006A53B9">
            <w:delText>s</w:delText>
          </w:r>
        </w:del>
      </w:ins>
      <w:ins w:id="5581" w:author="Orion" w:date="2011-06-21T17:53:00Z">
        <w:del w:id="5582" w:author="IO" w:date="2011-07-21T17:05:00Z">
          <w:r w:rsidR="00EB0885" w:rsidRPr="00686F69" w:rsidDel="006A53B9">
            <w:delText xml:space="preserve"> y que eviten la</w:delText>
          </w:r>
        </w:del>
        <w:r w:rsidR="00EB0885" w:rsidRPr="00686F69">
          <w:t xml:space="preserve"> colisión</w:t>
        </w:r>
        <w:del w:id="5583"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5584" w:author="Orion" w:date="2011-05-27T18:18:00Z"/>
        </w:rPr>
        <w:pPrChange w:id="5585" w:author="IO" w:date="2011-07-21T14:52:00Z">
          <w:pPr/>
        </w:pPrChange>
      </w:pPr>
    </w:p>
    <w:p w14:paraId="394058FF" w14:textId="08D84F13" w:rsidR="0053403E" w:rsidRDefault="009F675E">
      <w:pPr>
        <w:pStyle w:val="Caption"/>
        <w:rPr>
          <w:ins w:id="5586" w:author="Orion" w:date="2011-07-05T21:00:00Z"/>
          <w:rFonts w:cs="Times New Roman"/>
        </w:rPr>
        <w:pPrChange w:id="5587" w:author="Orion" w:date="2011-07-05T21:01:00Z">
          <w:pPr/>
        </w:pPrChange>
      </w:pPr>
      <w:bookmarkStart w:id="5588" w:name="_Ref296441630"/>
      <w:bookmarkStart w:id="5589" w:name="_Toc299483446"/>
      <w:ins w:id="5590" w:author="Orion" w:date="2011-06-21T16:57:00Z">
        <w:r w:rsidRPr="00020020">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5591" w:author="Orion" w:date="2011-06-21T16:47:00Z">
        <w:r w:rsidR="00001A1C">
          <w:t xml:space="preserve">Figura </w:t>
        </w:r>
        <w:r w:rsidR="00001A1C">
          <w:fldChar w:fldCharType="begin"/>
        </w:r>
        <w:r w:rsidR="00001A1C">
          <w:instrText xml:space="preserve"> SEQ Figura \* ARABIC </w:instrText>
        </w:r>
      </w:ins>
      <w:r w:rsidR="00001A1C">
        <w:fldChar w:fldCharType="separate"/>
      </w:r>
      <w:ins w:id="5592" w:author="Orion" w:date="2011-07-26T22:41:00Z">
        <w:r w:rsidR="000A487B">
          <w:rPr>
            <w:noProof/>
          </w:rPr>
          <w:t>20</w:t>
        </w:r>
      </w:ins>
      <w:ins w:id="5593" w:author="Orion" w:date="2011-06-21T16:47:00Z">
        <w:r w:rsidR="00001A1C">
          <w:fldChar w:fldCharType="end"/>
        </w:r>
        <w:bookmarkEnd w:id="5588"/>
        <w:r w:rsidR="00001A1C">
          <w:t>: Creación de las Ordenes</w:t>
        </w:r>
      </w:ins>
      <w:ins w:id="5594" w:author="IO" w:date="2011-07-21T17:06:00Z">
        <w:r w:rsidR="006A53B9">
          <w:t>.</w:t>
        </w:r>
      </w:ins>
      <w:bookmarkEnd w:id="5589"/>
    </w:p>
    <w:p w14:paraId="5DBCED8A" w14:textId="61A425DA" w:rsidR="00A7471E" w:rsidRPr="00686F69" w:rsidDel="006A53B9" w:rsidRDefault="006A53B9">
      <w:pPr>
        <w:spacing w:before="240" w:after="120"/>
        <w:ind w:firstLine="284"/>
        <w:jc w:val="both"/>
        <w:rPr>
          <w:ins w:id="5595" w:author="Orion" w:date="2011-06-21T17:39:00Z"/>
          <w:del w:id="5596" w:author="IO" w:date="2011-07-21T17:08:00Z"/>
        </w:rPr>
        <w:pPrChange w:id="5597" w:author="IO" w:date="2011-07-21T17:08:00Z">
          <w:pPr/>
        </w:pPrChange>
      </w:pPr>
      <w:ins w:id="5598" w:author="IO" w:date="2011-07-21T17:08:00Z">
        <w:r>
          <w:t xml:space="preserve">Una vez generadas las órdenes, los </w:t>
        </w:r>
      </w:ins>
      <w:ins w:id="5599" w:author="IO" w:date="2011-07-21T20:49:00Z">
        <w:r w:rsidR="004C462F">
          <w:t>controladores</w:t>
        </w:r>
      </w:ins>
      <w:ins w:id="5600"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5601" w:author="IO" w:date="2011-07-21T20:50:00Z"/>
        </w:rPr>
        <w:pPrChange w:id="5602" w:author="IO" w:date="2011-07-21T20:50:00Z">
          <w:pPr/>
        </w:pPrChange>
      </w:pPr>
      <w:ins w:id="5603" w:author="Orion" w:date="2011-06-21T17:54:00Z">
        <w:del w:id="5604" w:author="IO" w:date="2011-07-21T17:08:00Z">
          <w:r w:rsidDel="006A53B9">
            <w:delText xml:space="preserve">A continuación se </w:delText>
          </w:r>
        </w:del>
      </w:ins>
      <w:ins w:id="5605" w:author="Orion" w:date="2011-06-21T17:55:00Z">
        <w:del w:id="5606" w:author="IO" w:date="2011-07-21T17:08:00Z">
          <w:r w:rsidDel="006A53B9">
            <w:delText>procede</w:delText>
          </w:r>
        </w:del>
      </w:ins>
      <w:ins w:id="5607" w:author="Orion" w:date="2011-06-21T17:54:00Z">
        <w:del w:id="5608" w:author="IO" w:date="2011-07-21T17:08:00Z">
          <w:r w:rsidDel="006A53B9">
            <w:delText xml:space="preserve"> a </w:delText>
          </w:r>
        </w:del>
      </w:ins>
      <w:ins w:id="5609" w:author="Orion" w:date="2011-06-21T17:55:00Z">
        <w:del w:id="5610" w:author="IO" w:date="2011-07-21T17:08:00Z">
          <w:r w:rsidDel="006A53B9">
            <w:delText>explicar</w:delText>
          </w:r>
        </w:del>
      </w:ins>
      <w:ins w:id="5611" w:author="Orion" w:date="2011-06-21T17:54:00Z">
        <w:del w:id="5612" w:author="IO" w:date="2011-07-21T17:08:00Z">
          <w:r w:rsidDel="006A53B9">
            <w:delText xml:space="preserve"> </w:delText>
          </w:r>
        </w:del>
      </w:ins>
      <w:ins w:id="5613" w:author="Orion" w:date="2011-06-21T17:55:00Z">
        <w:del w:id="5614" w:author="IO" w:date="2011-07-21T17:08:00Z">
          <w:r w:rsidDel="006A53B9">
            <w:delText>cómo</w:delText>
          </w:r>
        </w:del>
      </w:ins>
      <w:ins w:id="5615" w:author="Orion" w:date="2011-06-21T17:54:00Z">
        <w:del w:id="5616" w:author="IO" w:date="2011-07-21T17:08:00Z">
          <w:r w:rsidDel="006A53B9">
            <w:delText xml:space="preserve"> los controladores </w:delText>
          </w:r>
        </w:del>
      </w:ins>
      <w:ins w:id="5617" w:author="Orion" w:date="2011-06-21T17:55:00Z">
        <w:del w:id="5618" w:author="IO" w:date="2011-07-21T17:08:00Z">
          <w:r w:rsidDel="006A53B9">
            <w:delText>transmitirán</w:delText>
          </w:r>
        </w:del>
      </w:ins>
      <w:ins w:id="5619" w:author="Orion" w:date="2011-06-21T17:54:00Z">
        <w:del w:id="5620" w:author="IO" w:date="2011-07-21T17:08:00Z">
          <w:r w:rsidDel="006A53B9">
            <w:delText xml:space="preserve"> estas </w:delText>
          </w:r>
        </w:del>
      </w:ins>
      <w:ins w:id="5621" w:author="Orion" w:date="2011-06-21T17:55:00Z">
        <w:del w:id="5622" w:author="IO" w:date="2011-07-21T17:08:00Z">
          <w:r w:rsidDel="006A53B9">
            <w:delText>órdenes</w:delText>
          </w:r>
        </w:del>
      </w:ins>
      <w:ins w:id="5623" w:author="Orion" w:date="2011-06-21T17:54:00Z">
        <w:del w:id="5624" w:author="IO" w:date="2011-07-21T17:08:00Z">
          <w:r w:rsidDel="006A53B9">
            <w:delText xml:space="preserve"> a los pilotos.</w:delText>
          </w:r>
        </w:del>
      </w:ins>
      <w:ins w:id="5625" w:author="Orion" w:date="2011-06-21T17:55:00Z">
        <w:del w:id="5626" w:author="IO" w:date="2011-07-21T17:08:00Z">
          <w:r w:rsidDel="006A53B9">
            <w:delText xml:space="preserve"> Par ello primeramente, como podemos ver </w:delText>
          </w:r>
        </w:del>
        <w:r>
          <w:t xml:space="preserve">en </w:t>
        </w:r>
      </w:ins>
      <w:ins w:id="5627" w:author="IO" w:date="2011-07-21T17:08:00Z">
        <w:r w:rsidR="006A53B9">
          <w:t xml:space="preserve">la </w:t>
        </w:r>
      </w:ins>
      <w:ins w:id="5628" w:author="Orion" w:date="2011-06-21T17:55:00Z">
        <w:r>
          <w:fldChar w:fldCharType="begin"/>
        </w:r>
        <w:r>
          <w:instrText xml:space="preserve"> REF _Ref296442261 \h </w:instrText>
        </w:r>
      </w:ins>
      <w:r w:rsidR="00A7471E">
        <w:instrText xml:space="preserve"> \* MERGEFORMAT </w:instrText>
      </w:r>
      <w:r>
        <w:fldChar w:fldCharType="separate"/>
      </w:r>
      <w:ins w:id="5629" w:author="Orion" w:date="2011-07-26T22:30:00Z">
        <w:r w:rsidR="00503590">
          <w:t>Figura 21</w:t>
        </w:r>
      </w:ins>
      <w:ins w:id="5630" w:author="IO" w:date="2011-07-22T13:16:00Z">
        <w:del w:id="5631" w:author="Orion" w:date="2011-07-26T22:30:00Z">
          <w:r w:rsidR="00416FF6" w:rsidDel="00503590">
            <w:delText>Figura 20</w:delText>
          </w:r>
        </w:del>
      </w:ins>
      <w:ins w:id="5632" w:author="Orion" w:date="2011-06-21T17:55:00Z">
        <w:r>
          <w:fldChar w:fldCharType="end"/>
        </w:r>
      </w:ins>
      <w:ins w:id="5633" w:author="IO" w:date="2011-07-21T17:09:00Z">
        <w:r w:rsidR="006A53B9">
          <w:t xml:space="preserve">. </w:t>
        </w:r>
      </w:ins>
      <w:ins w:id="5634" w:author="IO" w:date="2011-07-21T17:11:00Z">
        <w:r w:rsidR="00421237">
          <w:t>El</w:t>
        </w:r>
      </w:ins>
      <w:ins w:id="5635" w:author="Orion" w:date="2011-06-21T17:55:00Z">
        <w:del w:id="5636" w:author="IO" w:date="2011-07-21T17:09:00Z">
          <w:r w:rsidDel="006A53B9">
            <w:delText>, l</w:delText>
          </w:r>
        </w:del>
        <w:del w:id="5637" w:author="IO" w:date="2011-07-21T17:11:00Z">
          <w:r w:rsidDel="00421237">
            <w:delText>os</w:delText>
          </w:r>
        </w:del>
        <w:r>
          <w:t xml:space="preserve"> controlador</w:t>
        </w:r>
        <w:del w:id="5638" w:author="IO" w:date="2011-07-21T17:11:00Z">
          <w:r w:rsidDel="00421237">
            <w:delText>es</w:delText>
          </w:r>
        </w:del>
        <w:r>
          <w:t xml:space="preserve"> crea</w:t>
        </w:r>
        <w:del w:id="5639" w:author="IO" w:date="2011-07-21T17:09:00Z">
          <w:r w:rsidDel="006A53B9">
            <w:delText>rá</w:delText>
          </w:r>
        </w:del>
        <w:del w:id="5640" w:author="IO" w:date="2011-07-21T17:11:00Z">
          <w:r w:rsidDel="00421237">
            <w:delText>n</w:delText>
          </w:r>
        </w:del>
        <w:r>
          <w:t xml:space="preserve"> </w:t>
        </w:r>
      </w:ins>
      <w:ins w:id="5641" w:author="Orion" w:date="2011-06-21T18:00:00Z">
        <w:r w:rsidR="00CF38F1">
          <w:t>una</w:t>
        </w:r>
      </w:ins>
      <w:ins w:id="5642" w:author="Orion" w:date="2011-06-21T17:55:00Z">
        <w:r>
          <w:t xml:space="preserve"> nueva interacción</w:t>
        </w:r>
      </w:ins>
      <w:ins w:id="5643" w:author="Orion" w:date="2011-06-21T18:00:00Z">
        <w:r w:rsidR="00CF38F1">
          <w:t xml:space="preserve"> cuyo colaborador </w:t>
        </w:r>
        <w:del w:id="5644" w:author="IO" w:date="2011-07-21T17:09:00Z">
          <w:r w:rsidR="00CF38F1" w:rsidDel="006A53B9">
            <w:delText>ser</w:delText>
          </w:r>
        </w:del>
      </w:ins>
      <w:ins w:id="5645" w:author="Orion" w:date="2011-06-21T18:01:00Z">
        <w:del w:id="5646" w:author="IO" w:date="2011-07-21T17:09:00Z">
          <w:r w:rsidR="00CF38F1" w:rsidDel="006A53B9">
            <w:delText>á</w:delText>
          </w:r>
        </w:del>
      </w:ins>
      <w:ins w:id="5647" w:author="IO" w:date="2011-07-21T17:09:00Z">
        <w:r w:rsidR="006A53B9">
          <w:t>es</w:t>
        </w:r>
      </w:ins>
      <w:ins w:id="5648" w:author="Orion" w:date="2011-06-21T18:01:00Z">
        <w:r w:rsidR="00CF38F1">
          <w:t xml:space="preserve"> el piloto identificado </w:t>
        </w:r>
      </w:ins>
      <w:ins w:id="5649" w:author="Orion" w:date="2011-06-22T19:21:00Z">
        <w:r w:rsidR="009D4F68">
          <w:t>dentro d</w:t>
        </w:r>
      </w:ins>
      <w:ins w:id="5650" w:author="Orion" w:date="2011-06-21T18:01:00Z">
        <w:r w:rsidR="00CF38F1">
          <w:t xml:space="preserve">el hecho “StartAvoidCollision”. </w:t>
        </w:r>
      </w:ins>
      <w:ins w:id="5651" w:author="IO" w:date="2011-07-21T17:12:00Z">
        <w:r w:rsidR="00421237">
          <w:t xml:space="preserve">El controlador </w:t>
        </w:r>
      </w:ins>
      <w:ins w:id="5652" w:author="Orion" w:date="2011-06-21T18:01:00Z">
        <w:del w:id="5653" w:author="IO" w:date="2011-07-21T17:12:00Z">
          <w:r w:rsidR="00CF38F1" w:rsidDel="00421237">
            <w:delText xml:space="preserve">Por otro lado se </w:delText>
          </w:r>
        </w:del>
        <w:r w:rsidR="00CF38F1">
          <w:t>genera</w:t>
        </w:r>
        <w:del w:id="5654" w:author="IO" w:date="2011-07-21T17:10:00Z">
          <w:r w:rsidR="00CF38F1" w:rsidDel="006A53B9">
            <w:delText>rá</w:delText>
          </w:r>
        </w:del>
        <w:r w:rsidR="00CF38F1">
          <w:t xml:space="preserve"> un hecho que </w:t>
        </w:r>
        <w:del w:id="5655" w:author="IO" w:date="2011-07-21T17:10:00Z">
          <w:r w:rsidR="00CF38F1" w:rsidDel="006A53B9">
            <w:delText>representamos como</w:delText>
          </w:r>
        </w:del>
      </w:ins>
      <w:ins w:id="5656" w:author="IO" w:date="2011-07-21T17:10:00Z">
        <w:r w:rsidR="006A53B9">
          <w:t>contiene</w:t>
        </w:r>
      </w:ins>
      <w:ins w:id="5657" w:author="Orion" w:date="2011-06-21T18:01:00Z">
        <w:r w:rsidR="00CF38F1">
          <w:t xml:space="preserve"> la orden </w:t>
        </w:r>
        <w:del w:id="5658" w:author="IO" w:date="2011-07-21T17:12:00Z">
          <w:r w:rsidR="00CF38F1" w:rsidDel="00421237">
            <w:delText>que se</w:delText>
          </w:r>
        </w:del>
        <w:del w:id="5659" w:author="IO" w:date="2011-07-21T17:10:00Z">
          <w:r w:rsidR="00CF38F1" w:rsidDel="006A53B9">
            <w:delText xml:space="preserve"> le</w:delText>
          </w:r>
        </w:del>
        <w:del w:id="5660" w:author="IO" w:date="2011-07-21T17:12:00Z">
          <w:r w:rsidR="00CF38F1" w:rsidDel="00421237">
            <w:delText xml:space="preserve"> va a </w:delText>
          </w:r>
        </w:del>
      </w:ins>
      <w:ins w:id="5661" w:author="Orion" w:date="2011-06-21T18:02:00Z">
        <w:del w:id="5662" w:author="IO" w:date="2011-07-21T17:12:00Z">
          <w:r w:rsidR="00CF38F1" w:rsidDel="00421237">
            <w:delText>trasmitir al</w:delText>
          </w:r>
        </w:del>
      </w:ins>
      <w:ins w:id="5663" w:author="IO" w:date="2011-07-21T17:12:00Z">
        <w:r w:rsidR="00421237">
          <w:t>para el</w:t>
        </w:r>
      </w:ins>
      <w:ins w:id="5664" w:author="Orion" w:date="2011-06-21T18:02:00Z">
        <w:r w:rsidR="00CF38F1">
          <w:t xml:space="preserve"> piloto</w:t>
        </w:r>
        <w:del w:id="5665" w:author="IO" w:date="2011-07-21T17:12:00Z">
          <w:r w:rsidR="00CF38F1" w:rsidDel="00421237">
            <w:delText xml:space="preserve"> y</w:delText>
          </w:r>
        </w:del>
        <w:r w:rsidR="00CF38F1">
          <w:t xml:space="preserve"> que </w:t>
        </w:r>
        <w:del w:id="5666" w:author="IO" w:date="2011-07-21T17:11:00Z">
          <w:r w:rsidR="00CF38F1" w:rsidDel="00421237">
            <w:delText>contendrá el nuevo tramo ge</w:delText>
          </w:r>
        </w:del>
      </w:ins>
      <w:ins w:id="5667" w:author="Orion" w:date="2011-06-21T18:03:00Z">
        <w:del w:id="5668" w:author="IO" w:date="2011-07-21T17:11:00Z">
          <w:r w:rsidR="00CF38F1" w:rsidDel="00421237">
            <w:delText>n</w:delText>
          </w:r>
        </w:del>
      </w:ins>
      <w:ins w:id="5669" w:author="Orion" w:date="2011-06-21T18:02:00Z">
        <w:del w:id="5670" w:author="IO" w:date="2011-07-21T17:11:00Z">
          <w:r w:rsidR="00CF38F1" w:rsidDel="00421237">
            <w:delText xml:space="preserve">erado en la </w:delText>
          </w:r>
        </w:del>
      </w:ins>
      <w:ins w:id="5671" w:author="Orion" w:date="2011-06-21T18:03:00Z">
        <w:del w:id="5672" w:author="IO" w:date="2011-07-21T17:11:00Z">
          <w:r w:rsidR="00CF38F1" w:rsidDel="00421237">
            <w:delText>tarea anterior</w:delText>
          </w:r>
        </w:del>
      </w:ins>
      <w:ins w:id="5673" w:author="IO" w:date="2011-07-21T17:11:00Z">
        <w:r w:rsidR="00421237">
          <w:t>fue producida en</w:t>
        </w:r>
      </w:ins>
      <w:ins w:id="5674" w:author="Orion" w:date="2011-06-21T18:03:00Z">
        <w:r w:rsidR="00CF38F1">
          <w:t xml:space="preserve"> “CreateNewsOrders”.</w:t>
        </w:r>
      </w:ins>
      <w:ins w:id="5675" w:author="Orion" w:date="2011-06-22T19:21:00Z">
        <w:r w:rsidR="00BF232A">
          <w:t xml:space="preserve"> </w:t>
        </w:r>
        <w:del w:id="5676" w:author="IO" w:date="2011-07-21T17:12:00Z">
          <w:r w:rsidR="00BF232A" w:rsidDel="00421237">
            <w:delText>De e</w:delText>
          </w:r>
        </w:del>
      </w:ins>
      <w:ins w:id="5677" w:author="IO" w:date="2011-07-21T17:12:00Z">
        <w:r w:rsidR="00421237">
          <w:t>E</w:t>
        </w:r>
      </w:ins>
      <w:ins w:id="5678" w:author="Orion" w:date="2011-06-22T19:21:00Z">
        <w:del w:id="5679" w:author="IO" w:date="2011-07-21T17:12:00Z">
          <w:r w:rsidR="00BF232A" w:rsidDel="00421237">
            <w:delText xml:space="preserve">sta forma </w:delText>
          </w:r>
        </w:del>
      </w:ins>
      <w:ins w:id="5680" w:author="Orion" w:date="2011-06-22T19:22:00Z">
        <w:del w:id="5681" w:author="IO" w:date="2011-07-21T17:12:00Z">
          <w:r w:rsidR="00BF232A" w:rsidDel="00421237">
            <w:delText>e</w:delText>
          </w:r>
        </w:del>
        <w:r w:rsidR="00BF232A">
          <w:t>l piloto</w:t>
        </w:r>
      </w:ins>
      <w:ins w:id="5682" w:author="IO" w:date="2011-07-21T17:12:00Z">
        <w:r w:rsidR="00421237">
          <w:t xml:space="preserve"> accede a ese hecho en la interacción </w:t>
        </w:r>
      </w:ins>
      <w:ins w:id="5683" w:author="Orion" w:date="2011-06-22T19:22:00Z">
        <w:del w:id="5684" w:author="IO" w:date="2011-07-21T17:12:00Z">
          <w:r w:rsidR="00BF232A" w:rsidDel="00421237">
            <w:delText>, en el rol de colaborador, accederá a la interacción y a la información relacionada con ella, como puede ser la orden</w:delText>
          </w:r>
        </w:del>
      </w:ins>
      <w:ins w:id="5685" w:author="Orion" w:date="2011-06-22T19:25:00Z">
        <w:del w:id="5686" w:author="IO" w:date="2011-07-21T17:12:00Z">
          <w:r w:rsidR="00A06D1A" w:rsidDel="00421237">
            <w:delText xml:space="preserve"> del controlador</w:delText>
          </w:r>
        </w:del>
      </w:ins>
      <w:ins w:id="5687" w:author="Orion" w:date="2011-06-22T19:22:00Z">
        <w:del w:id="5688" w:author="IO" w:date="2011-07-21T17:12:00Z">
          <w:r w:rsidR="00BF232A" w:rsidDel="00421237">
            <w:delText>.</w:delText>
          </w:r>
        </w:del>
      </w:ins>
      <w:ins w:id="5689" w:author="Orion" w:date="2011-06-22T19:23:00Z">
        <w:del w:id="5690" w:author="IO" w:date="2011-07-21T17:12:00Z">
          <w:r w:rsidR="00BF232A" w:rsidDel="00421237">
            <w:delText xml:space="preserve"> </w:delText>
          </w:r>
        </w:del>
      </w:ins>
      <w:ins w:id="5691" w:author="Orion" w:date="2011-06-22T19:25:00Z">
        <w:del w:id="5692" w:author="IO" w:date="2011-07-21T17:12:00Z">
          <w:r w:rsidR="00BF232A" w:rsidDel="00421237">
            <w:delText>En esta</w:delText>
          </w:r>
        </w:del>
      </w:ins>
      <w:ins w:id="5693" w:author="IO" w:date="2011-07-21T17:12:00Z">
        <w:r w:rsidR="00421237">
          <w:t>con la</w:t>
        </w:r>
      </w:ins>
      <w:ins w:id="5694" w:author="Orion" w:date="2011-06-22T19:25:00Z">
        <w:r w:rsidR="00BF232A">
          <w:t xml:space="preserve"> tarea</w:t>
        </w:r>
        <w:del w:id="5695" w:author="IO" w:date="2011-07-21T17:12:00Z">
          <w:r w:rsidR="00BF232A" w:rsidDel="00421237">
            <w:delText>,</w:delText>
          </w:r>
        </w:del>
        <w:r w:rsidR="00BF232A">
          <w:t xml:space="preserve"> “TakeOrder”</w:t>
        </w:r>
      </w:ins>
      <w:ins w:id="5696" w:author="IO" w:date="2011-07-21T17:13:00Z">
        <w:r w:rsidR="00421237">
          <w:t>. De ese hecho</w:t>
        </w:r>
      </w:ins>
      <w:ins w:id="5697" w:author="Orion" w:date="2011-06-22T19:25:00Z">
        <w:del w:id="5698" w:author="IO" w:date="2011-07-21T17:12:00Z">
          <w:r w:rsidR="00BF232A" w:rsidDel="00421237">
            <w:delText>, e</w:delText>
          </w:r>
        </w:del>
      </w:ins>
      <w:ins w:id="5699" w:author="Orion" w:date="2011-06-22T19:23:00Z">
        <w:del w:id="5700" w:author="IO" w:date="2011-07-21T17:12:00Z">
          <w:r w:rsidR="00BF232A" w:rsidDel="00421237">
            <w:delText>l piloto coge</w:delText>
          </w:r>
        </w:del>
      </w:ins>
      <w:ins w:id="5701" w:author="Orion" w:date="2011-06-22T19:24:00Z">
        <w:del w:id="5702" w:author="IO" w:date="2011-07-21T17:12:00Z">
          <w:r w:rsidR="00BF232A" w:rsidDel="00421237">
            <w:delText>rá</w:delText>
          </w:r>
        </w:del>
      </w:ins>
      <w:ins w:id="5703" w:author="Orion" w:date="2011-06-22T19:23:00Z">
        <w:del w:id="5704" w:author="IO" w:date="2011-07-21T17:12:00Z">
          <w:r w:rsidR="00BF232A" w:rsidDel="00421237">
            <w:delText xml:space="preserve"> esta orden</w:delText>
          </w:r>
        </w:del>
        <w:del w:id="5705" w:author="IO" w:date="2011-07-21T17:13:00Z">
          <w:r w:rsidR="00BF232A" w:rsidDel="00421237">
            <w:delText xml:space="preserve"> y</w:delText>
          </w:r>
        </w:del>
        <w:r w:rsidR="00BF232A">
          <w:t xml:space="preserve"> </w:t>
        </w:r>
      </w:ins>
      <w:ins w:id="5706" w:author="IO" w:date="2011-07-21T17:13:00Z">
        <w:r w:rsidR="00421237">
          <w:t xml:space="preserve">el piloto </w:t>
        </w:r>
      </w:ins>
      <w:ins w:id="5707" w:author="Orion" w:date="2011-06-22T19:23:00Z">
        <w:r w:rsidR="00BF232A">
          <w:t>extr</w:t>
        </w:r>
      </w:ins>
      <w:ins w:id="5708" w:author="Orion" w:date="2011-06-22T19:24:00Z">
        <w:r w:rsidR="00BF232A">
          <w:t>ae</w:t>
        </w:r>
        <w:del w:id="5709" w:author="IO" w:date="2011-07-21T17:13:00Z">
          <w:r w:rsidR="00BF232A" w:rsidDel="00421237">
            <w:delText>rá</w:delText>
          </w:r>
        </w:del>
        <w:r w:rsidR="00BF232A">
          <w:t xml:space="preserve"> el tramo </w:t>
        </w:r>
        <w:del w:id="5710" w:author="IO" w:date="2011-07-21T17:13:00Z">
          <w:r w:rsidR="00BF232A" w:rsidDel="00421237">
            <w:delText>que le manda</w:delText>
          </w:r>
        </w:del>
      </w:ins>
      <w:ins w:id="5711" w:author="IO" w:date="2011-07-21T17:13:00Z">
        <w:r w:rsidR="00421237">
          <w:t>ordenado por</w:t>
        </w:r>
      </w:ins>
      <w:ins w:id="5712" w:author="Orion" w:date="2011-06-22T19:24:00Z">
        <w:r w:rsidR="00BF232A">
          <w:t xml:space="preserve"> e</w:t>
        </w:r>
        <w:r w:rsidR="004D7BB7">
          <w:t>l controlador</w:t>
        </w:r>
      </w:ins>
      <w:ins w:id="5713" w:author="IO" w:date="2011-07-21T17:14:00Z">
        <w:r w:rsidR="00421237">
          <w:t xml:space="preserve"> y</w:t>
        </w:r>
      </w:ins>
      <w:ins w:id="5714" w:author="Orion" w:date="2011-06-22T19:24:00Z">
        <w:del w:id="5715" w:author="IO" w:date="2011-07-21T17:13:00Z">
          <w:r w:rsidR="004D7BB7" w:rsidDel="00421237">
            <w:delText xml:space="preserve"> para</w:delText>
          </w:r>
        </w:del>
      </w:ins>
      <w:ins w:id="5716" w:author="IO" w:date="2011-07-21T17:13:00Z">
        <w:r w:rsidR="00421237">
          <w:t xml:space="preserve"> lo</w:t>
        </w:r>
      </w:ins>
      <w:ins w:id="5717" w:author="Orion" w:date="2011-06-22T19:24:00Z">
        <w:r w:rsidR="004D7BB7">
          <w:t xml:space="preserve"> encapsula</w:t>
        </w:r>
        <w:del w:id="5718" w:author="IO" w:date="2011-07-21T17:13:00Z">
          <w:r w:rsidR="004D7BB7" w:rsidDel="00421237">
            <w:delText>rlo</w:delText>
          </w:r>
        </w:del>
      </w:ins>
      <w:ins w:id="5719" w:author="Orion" w:date="2011-06-22T19:25:00Z">
        <w:r w:rsidR="004D7BB7">
          <w:t xml:space="preserve"> en </w:t>
        </w:r>
        <w:del w:id="5720" w:author="IO" w:date="2011-07-21T17:14:00Z">
          <w:r w:rsidR="004D7BB7" w:rsidDel="00421237">
            <w:delText>un nuevo</w:delText>
          </w:r>
        </w:del>
      </w:ins>
      <w:ins w:id="5721" w:author="IO" w:date="2011-07-21T17:14:00Z">
        <w:r w:rsidR="00421237">
          <w:t>el</w:t>
        </w:r>
      </w:ins>
      <w:ins w:id="5722" w:author="Orion" w:date="2011-06-22T19:25:00Z">
        <w:r w:rsidR="004D7BB7">
          <w:t xml:space="preserve"> hecho</w:t>
        </w:r>
      </w:ins>
      <w:ins w:id="5723" w:author="Orion" w:date="2011-06-22T19:27:00Z">
        <w:r w:rsidR="00733F52">
          <w:t xml:space="preserve"> “OrderNewLeg”</w:t>
        </w:r>
      </w:ins>
      <w:ins w:id="5724" w:author="IO" w:date="2011-07-21T17:14:00Z">
        <w:r w:rsidR="00421237">
          <w:t xml:space="preserve">. Este hecho es la base del tramo ad-hoc </w:t>
        </w:r>
      </w:ins>
      <w:ins w:id="5725" w:author="Orion" w:date="2011-06-22T19:25:00Z">
        <w:del w:id="5726"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5727" w:author="Orion" w:date="2011-06-22T19:26:00Z">
        <w:del w:id="5728" w:author="IO" w:date="2011-07-21T17:14:00Z">
          <w:r w:rsidR="004D7BB7" w:rsidDel="00421237">
            <w:delText xml:space="preserve"> de otro diagrama (</w:delText>
          </w:r>
        </w:del>
      </w:ins>
      <w:ins w:id="5729" w:author="IO" w:date="2011-07-21T17:14:00Z">
        <w:r w:rsidR="00421237">
          <w:t>que ejecutará el piloto para resolver el conflicto.</w:t>
        </w:r>
      </w:ins>
      <w:ins w:id="5730" w:author="Orion" w:date="2011-06-22T19:26:00Z">
        <w:del w:id="5731" w:author="IO" w:date="2011-07-21T20:50:00Z">
          <w:r w:rsidR="004D7BB7" w:rsidDel="004C462F">
            <w:fldChar w:fldCharType="begin"/>
          </w:r>
          <w:r w:rsidR="004D7BB7" w:rsidDel="004C462F">
            <w:delInstrText xml:space="preserve"> REF _Ref296534126 \h </w:delInstrText>
          </w:r>
        </w:del>
      </w:ins>
      <w:del w:id="5732" w:author="IO" w:date="2011-07-21T20:50:00Z">
        <w:r w:rsidR="00A7471E" w:rsidDel="004C462F">
          <w:delInstrText xml:space="preserve"> \* MERGEFORMAT </w:delInstrText>
        </w:r>
        <w:r w:rsidR="004D7BB7" w:rsidDel="004C462F">
          <w:fldChar w:fldCharType="separate"/>
        </w:r>
      </w:del>
      <w:ins w:id="5733" w:author="Orion" w:date="2011-07-05T20:58:00Z">
        <w:del w:id="5734" w:author="IO" w:date="2011-07-12T12:37:00Z">
          <w:r w:rsidR="00760DD2" w:rsidDel="00545B0D">
            <w:delText>Figura 21</w:delText>
          </w:r>
        </w:del>
      </w:ins>
      <w:ins w:id="5735" w:author="Orion" w:date="2011-06-22T19:26:00Z">
        <w:del w:id="5736"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5737" w:author="IO" w:date="2011-07-21T20:50:00Z"/>
          <w:b w:val="0"/>
          <w:sz w:val="28"/>
          <w:szCs w:val="52"/>
        </w:rPr>
        <w:pPrChange w:id="5738" w:author="IO" w:date="2011-07-21T20:50:00Z">
          <w:pPr>
            <w:pStyle w:val="Heading1"/>
            <w:numPr>
              <w:ilvl w:val="3"/>
              <w:numId w:val="54"/>
            </w:numPr>
            <w:tabs>
              <w:tab w:val="clear" w:pos="0"/>
            </w:tabs>
            <w:ind w:left="1728" w:hanging="648"/>
          </w:pPr>
        </w:pPrChange>
      </w:pPr>
      <w:bookmarkStart w:id="5739" w:name="_Toc299463893"/>
      <w:ins w:id="5740" w:author="IO" w:date="2011-07-21T20:50:00Z">
        <w:r>
          <w:rPr>
            <w:b w:val="0"/>
            <w:sz w:val="28"/>
            <w:szCs w:val="52"/>
          </w:rPr>
          <w:t>Ejecución de órdenes</w:t>
        </w:r>
        <w:bookmarkEnd w:id="5739"/>
      </w:ins>
    </w:p>
    <w:p w14:paraId="76F1C13F" w14:textId="1C8EA491" w:rsidR="000251CD" w:rsidRPr="00686F69" w:rsidRDefault="004C462F">
      <w:pPr>
        <w:spacing w:after="120"/>
        <w:jc w:val="both"/>
        <w:rPr>
          <w:ins w:id="5741" w:author="IO" w:date="2011-07-21T21:21:00Z"/>
        </w:rPr>
        <w:pPrChange w:id="5742" w:author="IO" w:date="2011-07-21T21:23:00Z">
          <w:pPr>
            <w:spacing w:before="240" w:after="120"/>
            <w:ind w:firstLine="284"/>
            <w:jc w:val="both"/>
          </w:pPr>
        </w:pPrChange>
      </w:pPr>
      <w:ins w:id="5743" w:author="IO" w:date="2011-07-21T20:51:00Z">
        <w:r>
          <w:t>Cuando el piloto recibe la orden del controlador suspende la ejecuci</w:t>
        </w:r>
      </w:ins>
      <w:ins w:id="5744" w:author="IO" w:date="2011-07-21T20:52:00Z">
        <w:r>
          <w:t>ón del tramo actual</w:t>
        </w:r>
      </w:ins>
      <w:ins w:id="5745" w:author="Orion" w:date="2011-06-22T19:26:00Z">
        <w:del w:id="5746" w:author="IO" w:date="2011-07-21T20:52:00Z">
          <w:r w:rsidR="004D7BB7" w:rsidDel="004C462F">
            <w:delText>)</w:delText>
          </w:r>
        </w:del>
      </w:ins>
      <w:ins w:id="5747" w:author="Orion" w:date="2011-06-22T19:33:00Z">
        <w:del w:id="5748" w:author="IO" w:date="2011-07-21T20:52:00Z">
          <w:r w:rsidR="00EB0845" w:rsidDel="004C462F">
            <w:delText>,</w:delText>
          </w:r>
        </w:del>
      </w:ins>
      <w:ins w:id="5749" w:author="Orion" w:date="2011-06-22T19:26:00Z">
        <w:del w:id="5750" w:author="IO" w:date="2011-07-21T20:52:00Z">
          <w:r w:rsidR="0068438C" w:rsidDel="004C462F">
            <w:delText xml:space="preserve"> que se pasará a explicar m</w:delText>
          </w:r>
        </w:del>
      </w:ins>
      <w:ins w:id="5751" w:author="Orion" w:date="2011-06-22T19:27:00Z">
        <w:del w:id="5752" w:author="IO" w:date="2011-07-21T20:52:00Z">
          <w:r w:rsidR="0068438C" w:rsidDel="004C462F">
            <w:delText>ás adelante</w:delText>
          </w:r>
        </w:del>
      </w:ins>
      <w:ins w:id="5753" w:author="Orion" w:date="2011-06-22T19:26:00Z">
        <w:del w:id="5754" w:author="IO" w:date="2011-07-21T20:52:00Z">
          <w:r w:rsidR="0068438C" w:rsidDel="004C462F">
            <w:delText>.</w:delText>
          </w:r>
        </w:del>
      </w:ins>
      <w:ins w:id="5755" w:author="Orion" w:date="2011-06-22T19:27:00Z">
        <w:del w:id="5756" w:author="IO" w:date="2011-07-21T20:52:00Z">
          <w:r w:rsidR="007E68F3" w:rsidDel="004C462F">
            <w:delText xml:space="preserve"> E</w:delText>
          </w:r>
        </w:del>
      </w:ins>
      <w:ins w:id="5757" w:author="Orion" w:date="2011-06-22T19:28:00Z">
        <w:del w:id="5758" w:author="IO" w:date="2011-07-21T20:52:00Z">
          <w:r w:rsidR="007E68F3" w:rsidDel="004C462F">
            <w:delText xml:space="preserve">l piloto también </w:delText>
          </w:r>
          <w:r w:rsidR="00BB78C3" w:rsidDel="004C462F">
            <w:delText>s</w:delText>
          </w:r>
        </w:del>
        <w:del w:id="5759" w:author="IO" w:date="2011-07-21T20:53:00Z">
          <w:r w:rsidR="00BB78C3" w:rsidDel="004C462F">
            <w:delText>e encargar</w:delText>
          </w:r>
        </w:del>
      </w:ins>
      <w:ins w:id="5760" w:author="Orion" w:date="2011-06-22T19:31:00Z">
        <w:del w:id="5761" w:author="IO" w:date="2011-07-21T20:53:00Z">
          <w:r w:rsidR="00BB78C3" w:rsidDel="004C462F">
            <w:delText>á</w:delText>
          </w:r>
        </w:del>
      </w:ins>
      <w:ins w:id="5762" w:author="Orion" w:date="2011-06-22T19:28:00Z">
        <w:del w:id="5763" w:author="IO" w:date="2011-07-21T20:53:00Z">
          <w:r w:rsidR="007E68F3" w:rsidDel="004C462F">
            <w:delText xml:space="preserve"> de consumir el tramo</w:delText>
          </w:r>
        </w:del>
        <w:r w:rsidR="007E68F3">
          <w:t xml:space="preserve"> </w:t>
        </w:r>
      </w:ins>
      <w:ins w:id="5764" w:author="Orion" w:date="2011-06-22T19:29:00Z">
        <w:r w:rsidR="007E68F3">
          <w:t>“Flight Leg”</w:t>
        </w:r>
      </w:ins>
      <w:ins w:id="5765" w:author="IO" w:date="2011-07-21T20:53:00Z">
        <w:r>
          <w:t xml:space="preserve">. Éste se preserva </w:t>
        </w:r>
      </w:ins>
      <w:ins w:id="5766" w:author="Orion" w:date="2011-06-22T19:29:00Z">
        <w:del w:id="5767" w:author="IO" w:date="2011-07-21T20:53:00Z">
          <w:r w:rsidR="007E68F3" w:rsidDel="004C462F">
            <w:delText xml:space="preserve"> </w:delText>
          </w:r>
        </w:del>
      </w:ins>
      <w:ins w:id="5768" w:author="Orion" w:date="2011-06-22T19:28:00Z">
        <w:del w:id="5769" w:author="IO" w:date="2011-07-21T20:53:00Z">
          <w:r w:rsidR="007E68F3" w:rsidDel="004C462F">
            <w:delText>que estaba realizando</w:delText>
          </w:r>
        </w:del>
      </w:ins>
      <w:ins w:id="5770" w:author="Orion" w:date="2011-06-22T19:31:00Z">
        <w:del w:id="5771" w:author="IO" w:date="2011-07-21T20:53:00Z">
          <w:r w:rsidR="00BB78C3" w:rsidDel="004C462F">
            <w:delText xml:space="preserve"> y almacenarlo </w:delText>
          </w:r>
        </w:del>
        <w:r w:rsidR="00BB78C3">
          <w:t xml:space="preserve">en el hecho “OrderOldLeg” para así poder retomarlo cuando </w:t>
        </w:r>
        <w:del w:id="5772" w:author="IO" w:date="2011-07-21T20:53:00Z">
          <w:r w:rsidR="00BB78C3" w:rsidDel="004C462F">
            <w:delText>finalice</w:delText>
          </w:r>
        </w:del>
      </w:ins>
      <w:ins w:id="5773" w:author="IO" w:date="2011-07-21T20:53:00Z">
        <w:r>
          <w:t>se termine</w:t>
        </w:r>
      </w:ins>
      <w:ins w:id="5774" w:author="Orion" w:date="2011-06-22T19:31:00Z">
        <w:r w:rsidR="00BB78C3">
          <w:t xml:space="preserve"> de comple</w:t>
        </w:r>
        <w:r w:rsidR="00750D72">
          <w:t>tar la orde</w:t>
        </w:r>
      </w:ins>
      <w:ins w:id="5775" w:author="Orion" w:date="2011-06-22T19:32:00Z">
        <w:r w:rsidR="00750D72">
          <w:t>n</w:t>
        </w:r>
      </w:ins>
      <w:ins w:id="5776" w:author="IO" w:date="2011-07-21T20:54:00Z">
        <w:r>
          <w:t xml:space="preserve"> del controlador</w:t>
        </w:r>
      </w:ins>
      <w:ins w:id="5777" w:author="Orion" w:date="2011-06-22T19:31:00Z">
        <w:r w:rsidR="00BB78C3">
          <w:t>.</w:t>
        </w:r>
      </w:ins>
      <w:ins w:id="5778" w:author="Orion" w:date="2011-06-22T19:32:00Z">
        <w:r w:rsidR="00EB0845">
          <w:t xml:space="preserve"> </w:t>
        </w:r>
      </w:ins>
      <w:ins w:id="5779" w:author="IO" w:date="2011-07-21T20:58:00Z">
        <w:r>
          <w:t xml:space="preserve">Además, genera un nuevo tramo “OrderNewLeg” con la orden del controlador. </w:t>
        </w:r>
      </w:ins>
      <w:ins w:id="5780" w:author="IO" w:date="2011-07-21T21:21:00Z">
        <w:r w:rsidR="000251CD">
          <w:t>Para ello, el piloto ejecuta la tarea</w:t>
        </w:r>
        <w:r w:rsidR="000251CD" w:rsidRPr="00686F69">
          <w:t xml:space="preserve"> “CreateNewLegForOrder” </w:t>
        </w:r>
      </w:ins>
      <w:ins w:id="5781" w:author="IO" w:date="2011-07-21T21:22:00Z">
        <w:r w:rsidR="000251CD">
          <w:t xml:space="preserve">donde </w:t>
        </w:r>
      </w:ins>
      <w:ins w:id="5782" w:author="IO" w:date="2011-07-21T21:21:00Z">
        <w:r w:rsidR="000251CD" w:rsidRPr="00686F69">
          <w:t>crea como tramo actual el que el controlador le mando en el hecho “OrderNewLeg” (</w:t>
        </w:r>
      </w:ins>
      <w:ins w:id="5783" w:author="IO" w:date="2011-07-21T21:22:00Z">
        <w:r w:rsidR="000251CD">
          <w:t xml:space="preserve">ver </w:t>
        </w:r>
      </w:ins>
      <w:ins w:id="5784"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5785" w:author="IO" w:date="2011-07-21T21:21:00Z">
        <w:r w:rsidR="000251CD" w:rsidRPr="00686F69">
          <w:fldChar w:fldCharType="separate"/>
        </w:r>
      </w:ins>
      <w:ins w:id="5786" w:author="Orion" w:date="2011-07-26T22:30:00Z">
        <w:r w:rsidR="00503590">
          <w:t>Figura 22</w:t>
        </w:r>
      </w:ins>
      <w:ins w:id="5787" w:author="IO" w:date="2011-07-22T13:16:00Z">
        <w:del w:id="5788" w:author="Orion" w:date="2011-07-26T22:30:00Z">
          <w:r w:rsidR="00416FF6" w:rsidDel="00503590">
            <w:delText>Figura 21</w:delText>
          </w:r>
        </w:del>
      </w:ins>
      <w:ins w:id="5789" w:author="IO" w:date="2011-07-21T21:21:00Z">
        <w:r w:rsidR="000251CD" w:rsidRPr="00686F69">
          <w:fldChar w:fldCharType="end"/>
        </w:r>
        <w:r w:rsidR="000251CD" w:rsidRPr="00686F69">
          <w:t>). A</w:t>
        </w:r>
      </w:ins>
      <w:ins w:id="5790" w:author="IO" w:date="2011-07-21T21:22:00Z">
        <w:r w:rsidR="000251CD">
          <w:t>demás,</w:t>
        </w:r>
      </w:ins>
      <w:ins w:id="5791" w:author="IO" w:date="2011-07-21T21:21:00Z">
        <w:r w:rsidR="000251CD" w:rsidRPr="00686F69">
          <w:t xml:space="preserve"> el piloto tendrá que iniciar también la aplicación </w:t>
        </w:r>
      </w:ins>
      <w:ins w:id="5792" w:author="IO" w:date="2011-07-21T21:22:00Z">
        <w:r w:rsidR="000251CD">
          <w:t>que comprueba la</w:t>
        </w:r>
      </w:ins>
      <w:ins w:id="5793" w:author="IO" w:date="2011-07-21T21:21:00Z">
        <w:r w:rsidR="000251CD" w:rsidRPr="00686F69">
          <w:t xml:space="preserve"> finalización de </w:t>
        </w:r>
      </w:ins>
      <w:ins w:id="5794" w:author="IO" w:date="2011-07-21T21:22:00Z">
        <w:r w:rsidR="000251CD">
          <w:t xml:space="preserve">los </w:t>
        </w:r>
      </w:ins>
      <w:ins w:id="5795" w:author="IO" w:date="2011-07-21T21:21:00Z">
        <w:r w:rsidR="000251CD" w:rsidRPr="00686F69">
          <w:t>tramo</w:t>
        </w:r>
      </w:ins>
      <w:ins w:id="5796" w:author="IO" w:date="2011-07-21T21:22:00Z">
        <w:r w:rsidR="000251CD">
          <w:t>s</w:t>
        </w:r>
      </w:ins>
      <w:ins w:id="5797" w:author="IO" w:date="2011-07-21T21:21:00Z">
        <w:r w:rsidR="000251CD" w:rsidRPr="00686F69">
          <w:t xml:space="preserve"> </w:t>
        </w:r>
      </w:ins>
      <w:ins w:id="5798" w:author="IO" w:date="2011-07-21T21:22:00Z">
        <w:r w:rsidR="000251CD">
          <w:t>mediante</w:t>
        </w:r>
      </w:ins>
      <w:ins w:id="5799" w:author="IO" w:date="2011-07-21T21:21:00Z">
        <w:r w:rsidR="000251CD" w:rsidRPr="00686F69">
          <w:t xml:space="preserve"> el hecho “StartLegChecker”. A </w:t>
        </w:r>
        <w:r w:rsidR="000251CD" w:rsidRPr="00686F69">
          <w:lastRenderedPageBreak/>
          <w:t>partir de ent</w:t>
        </w:r>
        <w:r w:rsidR="000251CD">
          <w:t>onces</w:t>
        </w:r>
      </w:ins>
      <w:ins w:id="5800" w:author="IO" w:date="2011-07-21T21:23:00Z">
        <w:r w:rsidR="000251CD">
          <w:t>,</w:t>
        </w:r>
      </w:ins>
      <w:ins w:id="5801" w:author="IO" w:date="2011-07-21T21:21:00Z">
        <w:r w:rsidR="000251CD">
          <w:t xml:space="preserve"> este nuevo tramo se </w:t>
        </w:r>
      </w:ins>
      <w:ins w:id="5802" w:author="IO" w:date="2011-07-21T21:23:00Z">
        <w:r w:rsidR="000251CD">
          <w:t>procesa</w:t>
        </w:r>
      </w:ins>
      <w:ins w:id="5803"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5804" w:author="Orion" w:date="2011-06-22T19:39:00Z"/>
        </w:rPr>
        <w:pPrChange w:id="5805" w:author="IO" w:date="2011-07-21T20:59:00Z">
          <w:pPr/>
        </w:pPrChange>
      </w:pPr>
      <w:ins w:id="5806" w:author="IO" w:date="2011-07-21T21:06:00Z">
        <w:r>
          <w:t>Aunque el nuevo tramo se ejecuta como otro cualquiera, las acciones a realizar cuando se termina no son las mismas: el piloto ha de notific</w:t>
        </w:r>
      </w:ins>
      <w:ins w:id="5807" w:author="IO" w:date="2011-07-21T21:07:00Z">
        <w:r>
          <w:t xml:space="preserve">árselo al controlador. A fin de comprobar que este tramo ad hoc ha terminado se emplea la tarea </w:t>
        </w:r>
      </w:ins>
      <w:ins w:id="5808" w:author="Orion" w:date="2011-06-22T19:33:00Z">
        <w:del w:id="5809" w:author="IO" w:date="2011-07-21T21:07:00Z">
          <w:r w:rsidR="0095784C" w:rsidDel="00601BC9">
            <w:delText xml:space="preserve">La siguiente tarea que se explicará, y que se encuentra en el mismo diagrama de la interacción, es </w:delText>
          </w:r>
        </w:del>
        <w:r w:rsidR="0095784C">
          <w:t>“ObeyOrderCheck</w:t>
        </w:r>
      </w:ins>
      <w:ins w:id="5810" w:author="Orion" w:date="2011-06-22T19:34:00Z">
        <w:r w:rsidR="0095784C">
          <w:t>”.</w:t>
        </w:r>
      </w:ins>
      <w:ins w:id="5811" w:author="Orion" w:date="2011-06-22T19:37:00Z">
        <w:r w:rsidR="00E24358">
          <w:t xml:space="preserve"> </w:t>
        </w:r>
        <w:del w:id="5812" w:author="IO" w:date="2011-07-21T21:08:00Z">
          <w:r w:rsidR="00E24358" w:rsidDel="00601BC9">
            <w:delText>Dicha</w:delText>
          </w:r>
        </w:del>
      </w:ins>
      <w:ins w:id="5813" w:author="IO" w:date="2011-07-21T21:08:00Z">
        <w:r>
          <w:t>Esta</w:t>
        </w:r>
      </w:ins>
      <w:ins w:id="5814" w:author="Orion" w:date="2011-06-22T19:37:00Z">
        <w:r w:rsidR="00E24358">
          <w:t xml:space="preserve"> tarea se </w:t>
        </w:r>
        <w:del w:id="5815" w:author="IO" w:date="2011-07-21T21:08:00Z">
          <w:r w:rsidR="00E24358" w:rsidDel="00601BC9">
            <w:delText>ejecutará</w:delText>
          </w:r>
        </w:del>
      </w:ins>
      <w:ins w:id="5816" w:author="IO" w:date="2011-07-21T21:08:00Z">
        <w:r>
          <w:t>completa</w:t>
        </w:r>
      </w:ins>
      <w:ins w:id="5817" w:author="Orion" w:date="2011-06-22T19:37:00Z">
        <w:r w:rsidR="00E24358">
          <w:t xml:space="preserve"> cuando se </w:t>
        </w:r>
        <w:del w:id="5818" w:author="IO" w:date="2011-07-21T21:09:00Z">
          <w:r w:rsidR="00E24358" w:rsidDel="00601BC9">
            <w:delText>entienda</w:delText>
          </w:r>
        </w:del>
      </w:ins>
      <w:ins w:id="5819" w:author="IO" w:date="2011-07-21T21:09:00Z">
        <w:r>
          <w:t>considera</w:t>
        </w:r>
      </w:ins>
      <w:ins w:id="5820" w:author="Orion" w:date="2011-06-22T19:37:00Z">
        <w:r w:rsidR="00E24358">
          <w:t xml:space="preserve"> que </w:t>
        </w:r>
      </w:ins>
      <w:ins w:id="5821" w:author="Orion" w:date="2011-06-22T19:40:00Z">
        <w:r w:rsidR="00B83D06">
          <w:t>el cumplimiento de la</w:t>
        </w:r>
      </w:ins>
      <w:ins w:id="5822" w:author="Orion" w:date="2011-06-22T19:37:00Z">
        <w:r w:rsidR="00E24358">
          <w:t xml:space="preserve"> orden </w:t>
        </w:r>
      </w:ins>
      <w:ins w:id="5823" w:author="Orion" w:date="2011-06-22T19:40:00Z">
        <w:r w:rsidR="00B83D06">
          <w:t>ha finalizado</w:t>
        </w:r>
      </w:ins>
      <w:ins w:id="5824" w:author="IO" w:date="2011-07-21T21:10:00Z">
        <w:r w:rsidR="00B35374">
          <w:t xml:space="preserve">, </w:t>
        </w:r>
      </w:ins>
      <w:ins w:id="5825" w:author="Orion" w:date="2011-06-22T19:37:00Z">
        <w:del w:id="5826" w:author="IO" w:date="2011-07-21T21:10:00Z">
          <w:r w:rsidR="00E24358" w:rsidDel="00B35374">
            <w:delText xml:space="preserve"> y por tanto se ha </w:delText>
          </w:r>
        </w:del>
        <w:r w:rsidR="00E24358">
          <w:t>genera</w:t>
        </w:r>
      </w:ins>
      <w:ins w:id="5827" w:author="IO" w:date="2011-07-21T21:10:00Z">
        <w:r w:rsidR="00B35374">
          <w:t>n</w:t>
        </w:r>
      </w:ins>
      <w:ins w:id="5828" w:author="Orion" w:date="2011-06-22T19:37:00Z">
        <w:r w:rsidR="00E24358">
          <w:t>do</w:t>
        </w:r>
      </w:ins>
      <w:ins w:id="5829" w:author="IO" w:date="2011-07-21T21:10:00Z">
        <w:r w:rsidR="00B35374">
          <w:t xml:space="preserve"> entonces</w:t>
        </w:r>
      </w:ins>
      <w:ins w:id="5830" w:author="Orion" w:date="2011-06-22T19:37:00Z">
        <w:r w:rsidR="00E24358">
          <w:t xml:space="preserve"> </w:t>
        </w:r>
      </w:ins>
      <w:ins w:id="5831" w:author="Orion" w:date="2011-06-22T19:38:00Z">
        <w:r w:rsidR="00E24358">
          <w:t>el hecho “OrderFinished”.</w:t>
        </w:r>
      </w:ins>
      <w:ins w:id="5832" w:author="Orion" w:date="2011-06-22T19:39:00Z">
        <w:r w:rsidR="00B83D06">
          <w:t xml:space="preserve"> </w:t>
        </w:r>
      </w:ins>
      <w:ins w:id="5833"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(“OrderDone”).</w:t>
        </w:r>
        <w:r w:rsidR="00B35374">
          <w:t xml:space="preserve"> </w:t>
        </w:r>
      </w:ins>
      <w:ins w:id="5834" w:author="Orion" w:date="2011-06-22T19:39:00Z">
        <w:del w:id="5835" w:author="IO" w:date="2011-07-21T21:10:00Z">
          <w:r w:rsidR="00B83D06" w:rsidDel="00B35374">
            <w:delText>Esto puede</w:delText>
          </w:r>
        </w:del>
      </w:ins>
      <w:ins w:id="5836" w:author="IO" w:date="2011-07-21T21:10:00Z">
        <w:r w:rsidR="00B35374">
          <w:t xml:space="preserve">El cumplimiento de la orden se puede </w:t>
        </w:r>
      </w:ins>
      <w:ins w:id="5837" w:author="IO" w:date="2011-07-21T21:15:00Z">
        <w:r w:rsidR="00B35374">
          <w:t>considerar</w:t>
        </w:r>
      </w:ins>
      <w:ins w:id="5838" w:author="IO" w:date="2011-07-21T21:11:00Z">
        <w:r w:rsidR="00B35374">
          <w:t xml:space="preserve"> completado por alguno de los siguientes</w:t>
        </w:r>
      </w:ins>
      <w:ins w:id="5839" w:author="Orion" w:date="2011-06-22T19:39:00Z">
        <w:del w:id="5840" w:author="IO" w:date="2011-07-21T21:11:00Z">
          <w:r w:rsidR="00B83D06" w:rsidDel="00B35374">
            <w:delText xml:space="preserve"> suceder por</w:delText>
          </w:r>
        </w:del>
        <w:r w:rsidR="00B83D06">
          <w:t xml:space="preserve"> </w:t>
        </w:r>
      </w:ins>
      <w:ins w:id="5841" w:author="Orion" w:date="2011-06-23T12:24:00Z">
        <w:r w:rsidR="007B2F50">
          <w:t>tres</w:t>
        </w:r>
      </w:ins>
      <w:ins w:id="5842"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5843" w:author="Orion" w:date="2011-06-23T12:25:00Z"/>
        </w:rPr>
        <w:pPrChange w:id="5844" w:author="IO" w:date="2011-07-21T14:53:00Z">
          <w:pPr/>
        </w:pPrChange>
      </w:pPr>
      <w:ins w:id="5845" w:author="Orion" w:date="2011-06-22T19:39:00Z">
        <w:del w:id="5846" w:author="IO" w:date="2011-07-21T21:11:00Z">
          <w:r w:rsidRPr="00B35374" w:rsidDel="00B35374">
            <w:rPr>
              <w:i/>
              <w:rPrChange w:id="5847" w:author="IO" w:date="2011-07-21T21:11:00Z">
                <w:rPr/>
              </w:rPrChange>
            </w:rPr>
            <w:delText xml:space="preserve">Que </w:delText>
          </w:r>
        </w:del>
      </w:ins>
      <w:ins w:id="5848" w:author="Orion" w:date="2011-06-22T19:40:00Z">
        <w:del w:id="5849" w:author="IO" w:date="2011-07-21T21:11:00Z">
          <w:r w:rsidRPr="00B35374" w:rsidDel="00B35374">
            <w:rPr>
              <w:i/>
              <w:rPrChange w:id="5850" w:author="IO" w:date="2011-07-21T21:11:00Z">
                <w:rPr/>
              </w:rPrChange>
            </w:rPr>
            <w:delText>e</w:delText>
          </w:r>
        </w:del>
      </w:ins>
      <w:ins w:id="5851" w:author="IO" w:date="2011-07-21T21:11:00Z">
        <w:r w:rsidR="00B35374" w:rsidRPr="00B35374">
          <w:rPr>
            <w:i/>
            <w:rPrChange w:id="5852" w:author="IO" w:date="2011-07-21T21:11:00Z">
              <w:rPr/>
            </w:rPrChange>
          </w:rPr>
          <w:t>E</w:t>
        </w:r>
      </w:ins>
      <w:ins w:id="5853" w:author="Orion" w:date="2011-06-22T19:40:00Z">
        <w:r w:rsidRPr="00B35374">
          <w:rPr>
            <w:i/>
            <w:rPrChange w:id="5854" w:author="IO" w:date="2011-07-21T21:11:00Z">
              <w:rPr/>
            </w:rPrChange>
          </w:rPr>
          <w:t>l piloto ha</w:t>
        </w:r>
        <w:del w:id="5855" w:author="IO" w:date="2011-07-21T21:11:00Z">
          <w:r w:rsidRPr="00B35374" w:rsidDel="00B35374">
            <w:rPr>
              <w:i/>
              <w:rPrChange w:id="5856" w:author="IO" w:date="2011-07-21T21:11:00Z">
                <w:rPr/>
              </w:rPrChange>
            </w:rPr>
            <w:delText>ya</w:delText>
          </w:r>
        </w:del>
        <w:r w:rsidRPr="00B35374">
          <w:rPr>
            <w:i/>
            <w:rPrChange w:id="5857" w:author="IO" w:date="2011-07-21T21:11:00Z">
              <w:rPr/>
            </w:rPrChange>
          </w:rPr>
          <w:t xml:space="preserve"> completado entero el tramo solicitado por el controlador</w:t>
        </w:r>
        <w:r w:rsidRPr="00686F69">
          <w:t xml:space="preserve">. </w:t>
        </w:r>
      </w:ins>
      <w:ins w:id="5858" w:author="Orion" w:date="2011-06-22T19:41:00Z">
        <w:r w:rsidRPr="00686F69">
          <w:t>En este caso se proceder</w:t>
        </w:r>
      </w:ins>
      <w:ins w:id="5859" w:author="Orion" w:date="2011-06-22T19:42:00Z">
        <w:r w:rsidR="00BF39F4" w:rsidRPr="00686F69">
          <w:t>á</w:t>
        </w:r>
      </w:ins>
      <w:ins w:id="5860" w:author="Orion" w:date="2011-06-22T19:41:00Z">
        <w:r w:rsidRPr="00686F69">
          <w:t xml:space="preserve"> a establecer como siguiente tramo</w:t>
        </w:r>
      </w:ins>
      <w:ins w:id="5861" w:author="Orion" w:date="2011-06-22T19:42:00Z">
        <w:r w:rsidR="00517C4B" w:rsidRPr="00686F69">
          <w:t>, “Fl</w:t>
        </w:r>
      </w:ins>
      <w:ins w:id="5862" w:author="Orion" w:date="2011-06-22T19:43:00Z">
        <w:r w:rsidR="00534D79" w:rsidRPr="00686F69">
          <w:t>i</w:t>
        </w:r>
      </w:ins>
      <w:ins w:id="5863" w:author="Orion" w:date="2011-06-22T19:42:00Z">
        <w:r w:rsidR="00517C4B" w:rsidRPr="00686F69">
          <w:t>ght Leg”,</w:t>
        </w:r>
      </w:ins>
      <w:ins w:id="5864" w:author="Orion" w:date="2011-06-22T19:41:00Z">
        <w:r w:rsidRPr="00686F69">
          <w:t xml:space="preserve"> el que se estaba llevando a cabo antes de que se detectara el conflicto</w:t>
        </w:r>
      </w:ins>
      <w:ins w:id="5865" w:author="IO" w:date="2011-07-21T21:12:00Z">
        <w:r w:rsidR="00B35374">
          <w:t>. Éste fue almacenado en el hecho</w:t>
        </w:r>
      </w:ins>
      <w:ins w:id="5866" w:author="Orion" w:date="2011-06-22T19:42:00Z">
        <w:r w:rsidR="00517C4B" w:rsidRPr="00686F69">
          <w:t xml:space="preserve"> “OrderOldLeg”</w:t>
        </w:r>
      </w:ins>
      <w:ins w:id="5867" w:author="Orion" w:date="2011-06-22T19:41:00Z">
        <w:r w:rsidRPr="00686F69">
          <w:t>.</w:t>
        </w:r>
      </w:ins>
      <w:ins w:id="5868" w:author="Orion" w:date="2011-06-22T19:46:00Z">
        <w:r w:rsidR="00656399" w:rsidRPr="00686F69">
          <w:t xml:space="preserve"> </w:t>
        </w:r>
      </w:ins>
      <w:ins w:id="5869" w:author="IO" w:date="2011-07-21T21:12:00Z">
        <w:r w:rsidR="00B35374">
          <w:t>El piloto tambi</w:t>
        </w:r>
      </w:ins>
      <w:ins w:id="5870" w:author="IO" w:date="2011-07-21T21:13:00Z">
        <w:r w:rsidR="00B35374">
          <w:t xml:space="preserve">én </w:t>
        </w:r>
      </w:ins>
      <w:ins w:id="5871" w:author="Orion" w:date="2011-06-22T19:46:00Z">
        <w:del w:id="5872" w:author="IO" w:date="2011-07-21T21:13:00Z">
          <w:r w:rsidR="00656399" w:rsidRPr="00686F69" w:rsidDel="00B35374">
            <w:delText>A su vez el piloto se encargará de</w:delText>
          </w:r>
        </w:del>
      </w:ins>
      <w:ins w:id="5873" w:author="IO" w:date="2011-07-21T21:13:00Z">
        <w:r w:rsidR="00B35374">
          <w:t xml:space="preserve">genera la indicación </w:t>
        </w:r>
        <w:r w:rsidR="00B35374" w:rsidRPr="00686F69">
          <w:t>“StartLegChecker”</w:t>
        </w:r>
      </w:ins>
      <w:ins w:id="5874" w:author="IO" w:date="2011-07-21T21:23:00Z">
        <w:r w:rsidR="000251CD">
          <w:t xml:space="preserve"> para que se reinicie</w:t>
        </w:r>
      </w:ins>
      <w:ins w:id="5875" w:author="Orion" w:date="2011-06-22T19:46:00Z">
        <w:del w:id="5876" w:author="IO" w:date="2011-07-21T21:24:00Z">
          <w:r w:rsidR="00656399" w:rsidRPr="00686F69" w:rsidDel="000251CD">
            <w:delText xml:space="preserve"> iniciar</w:delText>
          </w:r>
        </w:del>
        <w:r w:rsidR="00656399" w:rsidRPr="00686F69">
          <w:t xml:space="preserve"> la aplicación </w:t>
        </w:r>
      </w:ins>
      <w:ins w:id="5877" w:author="IO" w:date="2011-07-21T21:24:00Z">
        <w:r w:rsidR="000251CD">
          <w:t>de</w:t>
        </w:r>
      </w:ins>
      <w:ins w:id="5878" w:author="Orion" w:date="2011-06-22T19:46:00Z">
        <w:del w:id="5879" w:author="IO" w:date="2011-07-21T21:13:00Z">
          <w:r w:rsidR="00656399" w:rsidRPr="00686F69" w:rsidDel="00B35374">
            <w:delText xml:space="preserve">para </w:delText>
          </w:r>
        </w:del>
        <w:del w:id="5880" w:author="IO" w:date="2011-07-21T21:24:00Z">
          <w:r w:rsidR="00656399" w:rsidRPr="00686F69" w:rsidDel="000251CD">
            <w:delText>que</w:delText>
          </w:r>
        </w:del>
        <w:r w:rsidR="00656399" w:rsidRPr="00686F69">
          <w:t xml:space="preserve"> </w:t>
        </w:r>
        <w:del w:id="5881" w:author="IO" w:date="2011-07-21T21:13:00Z">
          <w:r w:rsidR="00656399" w:rsidRPr="00686F69" w:rsidDel="00B35374">
            <w:delText xml:space="preserve">se vaya </w:delText>
          </w:r>
        </w:del>
        <w:r w:rsidR="00656399" w:rsidRPr="00686F69">
          <w:t>compr</w:t>
        </w:r>
      </w:ins>
      <w:ins w:id="5882" w:author="IO" w:date="2011-07-21T21:24:00Z">
        <w:r w:rsidR="000251CD">
          <w:t>o</w:t>
        </w:r>
      </w:ins>
      <w:ins w:id="5883" w:author="Orion" w:date="2011-06-22T19:46:00Z">
        <w:del w:id="5884" w:author="IO" w:date="2011-07-21T21:13:00Z">
          <w:r w:rsidR="00656399" w:rsidRPr="00686F69" w:rsidDel="00B35374">
            <w:delText>o</w:delText>
          </w:r>
        </w:del>
        <w:r w:rsidR="00656399" w:rsidRPr="00686F69">
          <w:t>ba</w:t>
        </w:r>
      </w:ins>
      <w:ins w:id="5885" w:author="IO" w:date="2011-07-21T21:24:00Z">
        <w:r w:rsidR="000251CD">
          <w:t xml:space="preserve">ción de tramos </w:t>
        </w:r>
      </w:ins>
      <w:ins w:id="5886" w:author="Orion" w:date="2011-06-22T19:46:00Z">
        <w:del w:id="5887" w:author="IO" w:date="2011-07-21T21:13:00Z">
          <w:r w:rsidR="00656399" w:rsidRPr="00686F69" w:rsidDel="00B35374">
            <w:delText>ndo</w:delText>
          </w:r>
        </w:del>
        <w:del w:id="5888" w:author="IO" w:date="2011-07-21T21:24:00Z">
          <w:r w:rsidR="00656399" w:rsidRPr="00686F69" w:rsidDel="000251CD">
            <w:delText xml:space="preserve"> cuando se ha completado</w:delText>
          </w:r>
        </w:del>
      </w:ins>
      <w:ins w:id="5889" w:author="IO" w:date="2011-07-21T21:24:00Z">
        <w:r w:rsidR="000251CD">
          <w:t>con</w:t>
        </w:r>
      </w:ins>
      <w:ins w:id="5890" w:author="Orion" w:date="2011-06-22T19:46:00Z">
        <w:r w:rsidR="00656399" w:rsidRPr="00686F69">
          <w:t xml:space="preserve"> el nuevo tramo</w:t>
        </w:r>
        <w:del w:id="5891" w:author="IO" w:date="2011-07-21T21:13:00Z">
          <w:r w:rsidR="00656399" w:rsidRPr="00686F69" w:rsidDel="00B35374">
            <w:delText xml:space="preserve"> </w:delText>
          </w:r>
        </w:del>
      </w:ins>
      <w:ins w:id="5892" w:author="Orion" w:date="2011-06-22T19:47:00Z">
        <w:del w:id="5893"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5894" w:author="Orion" w:date="2011-06-22T19:41:00Z"/>
        </w:rPr>
        <w:pPrChange w:id="5895" w:author="IO" w:date="2011-07-21T14:53:00Z">
          <w:pPr/>
        </w:pPrChange>
      </w:pPr>
      <w:ins w:id="5896" w:author="IO" w:date="2011-07-21T21:13:00Z">
        <w:r w:rsidRPr="00B35374">
          <w:rPr>
            <w:i/>
            <w:rPrChange w:id="5897" w:author="IO" w:date="2011-07-21T21:13:00Z">
              <w:rPr/>
            </w:rPrChange>
          </w:rPr>
          <w:t>E</w:t>
        </w:r>
      </w:ins>
      <w:ins w:id="5898" w:author="Orion" w:date="2011-06-23T12:25:00Z">
        <w:del w:id="5899" w:author="IO" w:date="2011-07-21T21:13:00Z">
          <w:r w:rsidR="007B2F50" w:rsidRPr="00B35374" w:rsidDel="00B35374">
            <w:rPr>
              <w:i/>
              <w:rPrChange w:id="5900" w:author="IO" w:date="2011-07-21T21:13:00Z">
                <w:rPr/>
              </w:rPrChange>
            </w:rPr>
            <w:delText>Que e</w:delText>
          </w:r>
        </w:del>
        <w:r w:rsidR="007B2F50" w:rsidRPr="00B35374">
          <w:rPr>
            <w:i/>
            <w:rPrChange w:id="5901" w:author="IO" w:date="2011-07-21T21:13:00Z">
              <w:rPr/>
            </w:rPrChange>
          </w:rPr>
          <w:t>l conflicto ha</w:t>
        </w:r>
        <w:del w:id="5902" w:author="IO" w:date="2011-07-21T21:13:00Z">
          <w:r w:rsidR="007B2F50" w:rsidRPr="00B35374" w:rsidDel="00B35374">
            <w:rPr>
              <w:i/>
              <w:rPrChange w:id="5903" w:author="IO" w:date="2011-07-21T21:13:00Z">
                <w:rPr/>
              </w:rPrChange>
            </w:rPr>
            <w:delText>ya</w:delText>
          </w:r>
        </w:del>
        <w:r w:rsidR="007B2F50" w:rsidRPr="00B35374">
          <w:rPr>
            <w:i/>
            <w:rPrChange w:id="5904" w:author="IO" w:date="2011-07-21T21:13:00Z">
              <w:rPr/>
            </w:rPrChange>
          </w:rPr>
          <w:t xml:space="preserve"> desaparecido</w:t>
        </w:r>
      </w:ins>
      <w:ins w:id="5905" w:author="IO" w:date="2011-07-21T21:13:00Z">
        <w:r>
          <w:t>.</w:t>
        </w:r>
      </w:ins>
      <w:ins w:id="5906" w:author="IO" w:date="2011-07-21T21:14:00Z">
        <w:r>
          <w:t xml:space="preserve"> Es</w:t>
        </w:r>
      </w:ins>
      <w:ins w:id="5907" w:author="IO" w:date="2011-07-21T21:18:00Z">
        <w:r>
          <w:t xml:space="preserve"> </w:t>
        </w:r>
      </w:ins>
      <w:ins w:id="5908" w:author="IO" w:date="2011-07-21T21:14:00Z">
        <w:r>
          <w:t>posible que el avión deje de estar en peligro antes de completar la maniobra que se le ha solicitado</w:t>
        </w:r>
      </w:ins>
      <w:ins w:id="5909" w:author="Orion" w:date="2011-06-23T12:25:00Z">
        <w:del w:id="5910" w:author="IO" w:date="2011-07-21T21:14:00Z">
          <w:r w:rsidR="007B2F50" w:rsidRPr="00686F69" w:rsidDel="00B35374">
            <w:delText>, es decir, que el avión ya no esté en riesgo con ningún otro avión</w:delText>
          </w:r>
        </w:del>
        <w:r w:rsidR="007B2F50" w:rsidRPr="00686F69">
          <w:t>. E</w:t>
        </w:r>
        <w:del w:id="5911" w:author="IO" w:date="2011-07-21T21:14:00Z">
          <w:r w:rsidR="007B2F50" w:rsidRPr="00686F69" w:rsidDel="00B35374">
            <w:delText xml:space="preserve">l trato de </w:delText>
          </w:r>
        </w:del>
      </w:ins>
      <w:ins w:id="5912" w:author="Orion" w:date="2011-06-23T12:27:00Z">
        <w:del w:id="5913" w:author="IO" w:date="2011-07-21T21:14:00Z">
          <w:r w:rsidR="00E9193E" w:rsidRPr="00686F69" w:rsidDel="00B35374">
            <w:delText>e</w:delText>
          </w:r>
        </w:del>
        <w:r w:rsidR="00E9193E" w:rsidRPr="00686F69">
          <w:t>ste</w:t>
        </w:r>
      </w:ins>
      <w:ins w:id="5914" w:author="Orion" w:date="2011-06-23T12:25:00Z">
        <w:r w:rsidR="007B2F50" w:rsidRPr="00686F69">
          <w:t xml:space="preserve"> caso </w:t>
        </w:r>
      </w:ins>
      <w:ins w:id="5915" w:author="IO" w:date="2011-07-21T21:14:00Z">
        <w:r>
          <w:t>se trata</w:t>
        </w:r>
      </w:ins>
      <w:ins w:id="5916" w:author="Orion" w:date="2011-06-23T12:25:00Z">
        <w:del w:id="5917" w:author="IO" w:date="2011-07-21T21:14:00Z">
          <w:r w:rsidR="007B2F50" w:rsidRPr="00686F69" w:rsidDel="00B35374">
            <w:delText>ser</w:delText>
          </w:r>
        </w:del>
      </w:ins>
      <w:ins w:id="5918" w:author="Orion" w:date="2011-06-23T12:26:00Z">
        <w:del w:id="5919" w:author="IO" w:date="2011-07-21T21:14:00Z">
          <w:r w:rsidR="007B2F50" w:rsidRPr="00686F69" w:rsidDel="00B35374">
            <w:delText>á</w:delText>
          </w:r>
        </w:del>
        <w:r w:rsidR="007B2F50" w:rsidRPr="00686F69">
          <w:t xml:space="preserve"> como </w:t>
        </w:r>
        <w:del w:id="5920" w:author="IO" w:date="2011-07-21T21:14:00Z">
          <w:r w:rsidR="007B2F50" w:rsidRPr="00686F69" w:rsidDel="00B35374">
            <w:delText xml:space="preserve">en </w:delText>
          </w:r>
        </w:del>
        <w:r w:rsidR="007B2F50" w:rsidRPr="00686F69">
          <w:t>el</w:t>
        </w:r>
        <w:del w:id="5921" w:author="IO" w:date="2011-07-21T21:14:00Z">
          <w:r w:rsidR="007B2F50" w:rsidRPr="00686F69" w:rsidDel="00B35374">
            <w:delText xml:space="preserve"> caso</w:delText>
          </w:r>
        </w:del>
        <w:r w:rsidR="007B2F50" w:rsidRPr="00686F69">
          <w:t xml:space="preserve"> anterior, </w:t>
        </w:r>
        <w:del w:id="5922" w:author="IO" w:date="2011-07-21T21:14:00Z">
          <w:r w:rsidR="007B2F50" w:rsidRPr="00686F69" w:rsidDel="00B35374">
            <w:delText>donde se restablecerá</w:delText>
          </w:r>
        </w:del>
      </w:ins>
      <w:ins w:id="5923" w:author="IO" w:date="2011-07-21T21:14:00Z">
        <w:r>
          <w:t>restableciendo</w:t>
        </w:r>
      </w:ins>
      <w:ins w:id="5924" w:author="Orion" w:date="2011-06-23T12:26:00Z">
        <w:r w:rsidR="007B2F50" w:rsidRPr="00686F69">
          <w:t xml:space="preserve"> el tramo que </w:t>
        </w:r>
        <w:del w:id="5925" w:author="IO" w:date="2011-07-21T21:14:00Z">
          <w:r w:rsidR="007B2F50" w:rsidRPr="00686F69" w:rsidDel="00B35374">
            <w:delText>llevado a cabo</w:delText>
          </w:r>
        </w:del>
      </w:ins>
      <w:ins w:id="5926" w:author="IO" w:date="2011-07-21T21:14:00Z">
        <w:r>
          <w:t>se estaba ejecutando</w:t>
        </w:r>
      </w:ins>
      <w:ins w:id="5927"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5928" w:author="Orion" w:date="2011-06-21T17:39:00Z"/>
        </w:rPr>
        <w:pPrChange w:id="5929" w:author="IO" w:date="2011-07-21T14:53:00Z">
          <w:pPr/>
        </w:pPrChange>
      </w:pPr>
      <w:ins w:id="5930" w:author="Orion" w:date="2011-06-22T19:42:00Z">
        <w:del w:id="5931" w:author="IO" w:date="2011-07-21T21:15:00Z">
          <w:r w:rsidRPr="00B35374" w:rsidDel="00B35374">
            <w:rPr>
              <w:i/>
              <w:rPrChange w:id="5932" w:author="IO" w:date="2011-07-21T21:15:00Z">
                <w:rPr/>
              </w:rPrChange>
            </w:rPr>
            <w:delText>Que</w:delText>
          </w:r>
        </w:del>
      </w:ins>
      <w:ins w:id="5933" w:author="IO" w:date="2011-07-21T21:15:00Z">
        <w:r w:rsidR="00B35374" w:rsidRPr="00B35374">
          <w:rPr>
            <w:i/>
            <w:rPrChange w:id="5934" w:author="IO" w:date="2011-07-21T21:15:00Z">
              <w:rPr/>
            </w:rPrChange>
          </w:rPr>
          <w:t>Se</w:t>
        </w:r>
      </w:ins>
      <w:ins w:id="5935" w:author="Orion" w:date="2011-06-22T19:42:00Z">
        <w:del w:id="5936" w:author="IO" w:date="2011-07-21T21:15:00Z">
          <w:r w:rsidRPr="00B35374" w:rsidDel="00B35374">
            <w:rPr>
              <w:i/>
              <w:rPrChange w:id="5937" w:author="IO" w:date="2011-07-21T21:15:00Z">
                <w:rPr/>
              </w:rPrChange>
            </w:rPr>
            <w:delText xml:space="preserve"> se</w:delText>
          </w:r>
        </w:del>
        <w:r w:rsidRPr="00B35374">
          <w:rPr>
            <w:i/>
            <w:rPrChange w:id="5938" w:author="IO" w:date="2011-07-21T21:15:00Z">
              <w:rPr/>
            </w:rPrChange>
          </w:rPr>
          <w:t xml:space="preserve"> ha</w:t>
        </w:r>
        <w:del w:id="5939" w:author="IO" w:date="2011-07-21T21:15:00Z">
          <w:r w:rsidRPr="00B35374" w:rsidDel="00B35374">
            <w:rPr>
              <w:i/>
              <w:rPrChange w:id="5940" w:author="IO" w:date="2011-07-21T21:15:00Z">
                <w:rPr/>
              </w:rPrChange>
            </w:rPr>
            <w:delText>ya</w:delText>
          </w:r>
        </w:del>
        <w:r w:rsidRPr="00B35374">
          <w:rPr>
            <w:i/>
            <w:rPrChange w:id="5941" w:author="IO" w:date="2011-07-21T21:15:00Z">
              <w:rPr/>
            </w:rPrChange>
          </w:rPr>
          <w:t xml:space="preserve"> detectado un nuevo conflicto</w:t>
        </w:r>
        <w:r w:rsidRPr="00686F69">
          <w:t xml:space="preserve">. </w:t>
        </w:r>
      </w:ins>
      <w:ins w:id="5942" w:author="Orion" w:date="2011-06-22T19:43:00Z">
        <w:r w:rsidRPr="00686F69">
          <w:t>En este caso no se genera</w:t>
        </w:r>
        <w:del w:id="5943" w:author="IO" w:date="2011-07-21T21:15:00Z">
          <w:r w:rsidRPr="00686F69" w:rsidDel="00B35374">
            <w:delText>rá</w:delText>
          </w:r>
        </w:del>
        <w:r w:rsidRPr="00686F69">
          <w:t xml:space="preserve"> el siguiente tramo</w:t>
        </w:r>
        <w:del w:id="5944" w:author="IO" w:date="2011-07-21T21:15:00Z">
          <w:r w:rsidRPr="00686F69" w:rsidDel="00B35374">
            <w:delText>,</w:delText>
          </w:r>
        </w:del>
        <w:r w:rsidRPr="00686F69">
          <w:t xml:space="preserve"> “Flight Leg”</w:t>
        </w:r>
        <w:del w:id="5945" w:author="IO" w:date="2011-07-21T21:15:00Z">
          <w:r w:rsidRPr="00686F69" w:rsidDel="00B35374">
            <w:delText>,</w:delText>
          </w:r>
        </w:del>
        <w:r w:rsidRPr="00686F69">
          <w:t xml:space="preserve"> puesto que </w:t>
        </w:r>
      </w:ins>
      <w:ins w:id="5946" w:author="IO" w:date="2011-07-21T21:15:00Z">
        <w:r w:rsidR="00B35374">
          <w:t>é</w:t>
        </w:r>
      </w:ins>
      <w:ins w:id="5947" w:author="Orion" w:date="2011-06-22T19:43:00Z">
        <w:del w:id="5948" w:author="IO" w:date="2011-07-21T21:15:00Z">
          <w:r w:rsidRPr="00686F69" w:rsidDel="00B35374">
            <w:delText>e</w:delText>
          </w:r>
        </w:del>
        <w:r w:rsidRPr="00686F69">
          <w:t>ste habr</w:t>
        </w:r>
        <w:del w:id="5949" w:author="IO" w:date="2011-07-21T21:15:00Z">
          <w:r w:rsidRPr="00686F69" w:rsidDel="00B35374">
            <w:delText>ía</w:delText>
          </w:r>
        </w:del>
      </w:ins>
      <w:ins w:id="5950" w:author="IO" w:date="2011-07-21T21:15:00Z">
        <w:r w:rsidR="00B35374">
          <w:t>á</w:t>
        </w:r>
      </w:ins>
      <w:ins w:id="5951" w:author="Orion" w:date="2011-06-22T19:43:00Z">
        <w:r w:rsidRPr="00686F69">
          <w:t xml:space="preserve"> sido </w:t>
        </w:r>
      </w:ins>
      <w:ins w:id="5952" w:author="Orion" w:date="2011-06-22T19:44:00Z">
        <w:r w:rsidRPr="00686F69">
          <w:t>establecido</w:t>
        </w:r>
      </w:ins>
      <w:ins w:id="5953"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5954" w:author="Orion" w:date="2011-06-21T17:39:00Z"/>
          <w:del w:id="5955" w:author="IO" w:date="2011-07-21T21:17:00Z"/>
        </w:rPr>
        <w:pPrChange w:id="5956" w:author="IO" w:date="2011-07-21T14:52:00Z">
          <w:pPr/>
        </w:pPrChange>
      </w:pPr>
      <w:ins w:id="5957" w:author="Orion" w:date="2011-06-22T19:44:00Z">
        <w:del w:id="5958" w:author="IO" w:date="2011-07-21T21:16:00Z">
          <w:r w:rsidRPr="00686F69" w:rsidDel="00B35374">
            <w:delText>Seguidamente e</w:delText>
          </w:r>
        </w:del>
        <w:del w:id="5959" w:author="IO" w:date="2011-07-21T21:17:00Z">
          <w:r w:rsidRPr="00686F69" w:rsidDel="00B35374">
            <w:delText>sta tarea se encargará de comunicar al controlador que las tareas</w:delText>
          </w:r>
        </w:del>
      </w:ins>
      <w:ins w:id="5960" w:author="Orion" w:date="2011-06-22T19:45:00Z">
        <w:del w:id="5961" w:author="IO" w:date="2011-07-21T21:17:00Z">
          <w:r w:rsidR="004E01F8" w:rsidRPr="00686F69" w:rsidDel="00B35374">
            <w:delText xml:space="preserve"> que tenía que realizar </w:delText>
          </w:r>
        </w:del>
      </w:ins>
      <w:ins w:id="5962" w:author="Orion" w:date="2011-06-22T19:44:00Z">
        <w:del w:id="5963" w:author="IO" w:date="2011-07-21T21:17:00Z">
          <w:r w:rsidR="004E01F8" w:rsidRPr="00686F69" w:rsidDel="00B35374">
            <w:delText xml:space="preserve">el piloto </w:delText>
          </w:r>
        </w:del>
      </w:ins>
      <w:ins w:id="5964" w:author="Orion" w:date="2011-06-22T19:45:00Z">
        <w:del w:id="5965" w:author="IO" w:date="2011-07-21T21:17:00Z">
          <w:r w:rsidR="004E01F8" w:rsidRPr="00686F69" w:rsidDel="00B35374">
            <w:delText xml:space="preserve">para </w:delText>
          </w:r>
        </w:del>
      </w:ins>
      <w:ins w:id="5966" w:author="Orion" w:date="2011-06-22T19:44:00Z">
        <w:del w:id="5967" w:author="IO" w:date="2011-07-21T21:17:00Z">
          <w:r w:rsidRPr="00686F69" w:rsidDel="00B35374">
            <w:delText>acatar la orden han finalizado (</w:delText>
          </w:r>
        </w:del>
      </w:ins>
      <w:ins w:id="5968" w:author="Orion" w:date="2011-06-22T19:45:00Z">
        <w:del w:id="5969"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5970" w:author="Orion" w:date="2011-06-21T17:38:00Z"/>
          <w:del w:id="5971" w:author="IO" w:date="2011-07-21T21:19:00Z"/>
        </w:rPr>
        <w:pPrChange w:id="5972" w:author="IO" w:date="2011-07-21T14:52:00Z">
          <w:pPr/>
        </w:pPrChange>
      </w:pPr>
      <w:ins w:id="5973" w:author="Orion" w:date="2011-06-22T19:48:00Z">
        <w:del w:id="5974" w:author="IO" w:date="2011-07-21T21:25:00Z">
          <w:r w:rsidRPr="00686F69" w:rsidDel="000251CD">
            <w:delText>Co</w:delText>
          </w:r>
        </w:del>
        <w:del w:id="5975" w:author="IO" w:date="2011-07-21T21:18:00Z">
          <w:r w:rsidRPr="00686F69" w:rsidDel="00B35374">
            <w:delText>mo</w:delText>
          </w:r>
        </w:del>
        <w:del w:id="5976" w:author="IO" w:date="2011-07-21T21:25:00Z">
          <w:r w:rsidRPr="00686F69" w:rsidDel="000251CD">
            <w:delText xml:space="preserve"> última tarea de la interacción “ObeyOrderCompleted”</w:delText>
          </w:r>
        </w:del>
      </w:ins>
      <w:ins w:id="5977" w:author="Orion" w:date="2011-06-22T19:49:00Z">
        <w:del w:id="5978" w:author="IO" w:date="2011-07-21T21:25:00Z">
          <w:r w:rsidR="009101E6" w:rsidRPr="00686F69" w:rsidDel="000251CD">
            <w:delText xml:space="preserve">, el controlador </w:delText>
          </w:r>
        </w:del>
        <w:del w:id="5979" w:author="IO" w:date="2011-07-21T21:18:00Z">
          <w:r w:rsidR="009101E6" w:rsidRPr="00686F69" w:rsidDel="00B35374">
            <w:delText>se encargar</w:delText>
          </w:r>
        </w:del>
      </w:ins>
      <w:ins w:id="5980" w:author="Orion" w:date="2011-06-22T19:50:00Z">
        <w:del w:id="5981" w:author="IO" w:date="2011-07-21T21:18:00Z">
          <w:r w:rsidR="009101E6" w:rsidRPr="00686F69" w:rsidDel="00B35374">
            <w:delText xml:space="preserve">á de </w:delText>
          </w:r>
        </w:del>
        <w:del w:id="5982" w:author="IO" w:date="2011-07-21T21:25:00Z">
          <w:r w:rsidR="009101E6" w:rsidRPr="00686F69" w:rsidDel="000251CD">
            <w:delText>elimina</w:delText>
          </w:r>
        </w:del>
        <w:del w:id="5983" w:author="IO" w:date="2011-07-21T21:18:00Z">
          <w:r w:rsidR="009101E6" w:rsidRPr="00686F69" w:rsidDel="00B35374">
            <w:delText>r</w:delText>
          </w:r>
        </w:del>
        <w:del w:id="5984" w:author="IO" w:date="2011-07-21T21:25:00Z">
          <w:r w:rsidR="009101E6" w:rsidRPr="00686F69" w:rsidDel="000251CD">
            <w:delText xml:space="preserve"> </w:delText>
          </w:r>
        </w:del>
        <w:del w:id="5985" w:author="IO" w:date="2011-07-21T21:18:00Z">
          <w:r w:rsidR="009101E6" w:rsidRPr="00686F69" w:rsidDel="00B35374">
            <w:delText>este</w:delText>
          </w:r>
        </w:del>
        <w:del w:id="5986" w:author="IO" w:date="2011-07-21T21:25:00Z">
          <w:r w:rsidR="009101E6" w:rsidRPr="00686F69" w:rsidDel="000251CD">
            <w:delText xml:space="preserve"> conflicto del listado</w:delText>
          </w:r>
        </w:del>
      </w:ins>
      <w:ins w:id="5987" w:author="Orion" w:date="2011-06-22T19:52:00Z">
        <w:del w:id="5988" w:author="IO" w:date="2011-07-21T21:25:00Z">
          <w:r w:rsidR="002415A2" w:rsidRPr="00686F69" w:rsidDel="000251CD">
            <w:delText xml:space="preserve"> de conflictos actuales que gestiona</w:delText>
          </w:r>
        </w:del>
      </w:ins>
      <w:ins w:id="5989" w:author="Orion" w:date="2011-06-22T19:50:00Z">
        <w:del w:id="5990" w:author="IO" w:date="2011-07-21T21:25:00Z">
          <w:r w:rsidR="009101E6" w:rsidRPr="00686F69" w:rsidDel="000251CD">
            <w:delText xml:space="preserve"> dentro de su</w:delText>
          </w:r>
          <w:r w:rsidR="002415A2" w:rsidRPr="00686F69" w:rsidDel="000251CD">
            <w:delText xml:space="preserve"> estado menta</w:delText>
          </w:r>
        </w:del>
      </w:ins>
      <w:ins w:id="5991" w:author="Orion" w:date="2011-06-22T19:52:00Z">
        <w:del w:id="5992" w:author="IO" w:date="2011-07-21T21:25:00Z">
          <w:r w:rsidR="002415A2" w:rsidRPr="00686F69" w:rsidDel="000251CD">
            <w:delText>l</w:delText>
          </w:r>
          <w:r w:rsidR="009101E6" w:rsidRPr="00686F69" w:rsidDel="000251CD">
            <w:delText>.</w:delText>
          </w:r>
        </w:del>
      </w:ins>
      <w:ins w:id="5993" w:author="Orion" w:date="2011-06-22T19:50:00Z">
        <w:del w:id="5994"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5995" w:author="Orion" w:date="2011-06-21T17:39:00Z"/>
          <w:del w:id="5996" w:author="IO" w:date="2011-07-21T21:21:00Z"/>
        </w:rPr>
        <w:pPrChange w:id="5997" w:author="IO" w:date="2011-07-21T14:52:00Z">
          <w:pPr/>
        </w:pPrChange>
      </w:pPr>
    </w:p>
    <w:p w14:paraId="6D556227" w14:textId="44D1A85A" w:rsidR="00FC0552" w:rsidDel="000251CD" w:rsidRDefault="00973F4A">
      <w:pPr>
        <w:pStyle w:val="Caption"/>
        <w:rPr>
          <w:ins w:id="5998" w:author="Orion" w:date="2011-06-21T17:39:00Z"/>
          <w:del w:id="5999" w:author="IO" w:date="2011-07-21T21:19:00Z"/>
          <w:rFonts w:cs="Times New Roman"/>
        </w:rPr>
        <w:pPrChange w:id="6000" w:author="Orion" w:date="2011-06-21T17:46:00Z">
          <w:pPr/>
        </w:pPrChange>
      </w:pPr>
      <w:bookmarkStart w:id="6001" w:name="_Ref296442261"/>
      <w:bookmarkStart w:id="6002" w:name="_Ref297129914"/>
      <w:bookmarkStart w:id="6003" w:name="_Toc299483447"/>
      <w:ins w:id="6004" w:author="Orion" w:date="2011-06-21T17:39:00Z">
        <w:r w:rsidRPr="00020020">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6005" w:author="Orion" w:date="2011-06-21T17:46:00Z">
        <w:r w:rsidR="00011CB0">
          <w:t xml:space="preserve">Figura </w:t>
        </w:r>
        <w:r w:rsidR="00011CB0">
          <w:fldChar w:fldCharType="begin"/>
        </w:r>
        <w:r w:rsidR="00011CB0">
          <w:instrText xml:space="preserve"> SEQ Figura \* ARABIC </w:instrText>
        </w:r>
      </w:ins>
      <w:r w:rsidR="00011CB0">
        <w:fldChar w:fldCharType="separate"/>
      </w:r>
      <w:ins w:id="6006" w:author="Orion" w:date="2011-07-26T22:41:00Z">
        <w:r w:rsidR="000A487B">
          <w:rPr>
            <w:noProof/>
          </w:rPr>
          <w:t>21</w:t>
        </w:r>
      </w:ins>
      <w:ins w:id="6007" w:author="Orion" w:date="2011-06-21T17:46:00Z">
        <w:r w:rsidR="00011CB0">
          <w:fldChar w:fldCharType="end"/>
        </w:r>
        <w:bookmarkEnd w:id="6001"/>
        <w:r w:rsidR="00011CB0">
          <w:t>: Interacción Controlador-Piloto</w:t>
        </w:r>
      </w:ins>
      <w:ins w:id="6008" w:author="Orion" w:date="2011-06-21T17:47:00Z">
        <w:r w:rsidR="00EC5D9F">
          <w:t xml:space="preserve"> traspaso de Ordenes</w:t>
        </w:r>
      </w:ins>
      <w:bookmarkEnd w:id="6002"/>
      <w:ins w:id="6009" w:author="IO" w:date="2011-07-21T21:19:00Z">
        <w:r w:rsidR="000251CD">
          <w:t>.</w:t>
        </w:r>
      </w:ins>
      <w:bookmarkEnd w:id="6003"/>
    </w:p>
    <w:p w14:paraId="7FA3640E" w14:textId="3A346547" w:rsidR="00FC0552" w:rsidRPr="00686F69" w:rsidRDefault="00FC0552">
      <w:pPr>
        <w:pStyle w:val="Caption"/>
        <w:rPr>
          <w:ins w:id="6010" w:author="Orion" w:date="2011-06-21T17:40:00Z"/>
        </w:rPr>
        <w:pPrChange w:id="6011" w:author="IO" w:date="2011-07-21T21:19:00Z">
          <w:pPr/>
        </w:pPrChange>
      </w:pPr>
    </w:p>
    <w:p w14:paraId="51DDFA35" w14:textId="17A18666" w:rsidR="00A7256D" w:rsidRPr="00686F69" w:rsidDel="000251CD" w:rsidRDefault="00163557">
      <w:pPr>
        <w:spacing w:before="240" w:after="120"/>
        <w:ind w:firstLine="284"/>
        <w:jc w:val="both"/>
        <w:rPr>
          <w:ins w:id="6012" w:author="Orion" w:date="2011-07-05T21:04:00Z"/>
          <w:del w:id="6013" w:author="IO" w:date="2011-07-21T21:19:00Z"/>
        </w:rPr>
        <w:pPrChange w:id="6014" w:author="IO" w:date="2011-07-21T14:53:00Z">
          <w:pPr/>
        </w:pPrChange>
      </w:pPr>
      <w:ins w:id="6015" w:author="Orion" w:date="2011-06-22T19:53:00Z">
        <w:del w:id="6016" w:author="IO" w:date="2011-07-21T21:19:00Z">
          <w:r w:rsidRPr="00686F69" w:rsidDel="000251CD">
            <w:delText xml:space="preserve">Como comentamos anteriormente, una de las partes importantes en la gestión de conflictos es como el piloto pasa a realizar el nuevo tramo que el controlador le ordena. </w:delText>
          </w:r>
        </w:del>
      </w:ins>
      <w:ins w:id="6017" w:author="Orion" w:date="2011-06-22T19:57:00Z">
        <w:del w:id="6018" w:author="IO" w:date="2011-07-21T21:19:00Z">
          <w:r w:rsidR="00974AB5" w:rsidRPr="00686F69" w:rsidDel="000251CD">
            <w:delText>Lo que</w:delText>
          </w:r>
        </w:del>
      </w:ins>
      <w:ins w:id="6019" w:author="Orion" w:date="2011-06-22T19:58:00Z">
        <w:del w:id="6020" w:author="IO" w:date="2011-07-21T21:19:00Z">
          <w:r w:rsidR="00974AB5" w:rsidRPr="00686F69" w:rsidDel="000251CD">
            <w:delText xml:space="preserve"> el piloto</w:delText>
          </w:r>
        </w:del>
      </w:ins>
      <w:ins w:id="6021" w:author="Orion" w:date="2011-06-22T19:57:00Z">
        <w:del w:id="6022" w:author="IO" w:date="2011-07-21T21:19:00Z">
          <w:r w:rsidR="00974AB5" w:rsidRPr="00686F69" w:rsidDel="000251CD">
            <w:delText xml:space="preserve"> </w:delText>
          </w:r>
        </w:del>
      </w:ins>
      <w:ins w:id="6023" w:author="Orion" w:date="2011-06-23T12:16:00Z">
        <w:del w:id="6024" w:author="IO" w:date="2011-07-21T21:19:00Z">
          <w:r w:rsidR="00082449" w:rsidRPr="00686F69" w:rsidDel="000251CD">
            <w:delText>har</w:delText>
          </w:r>
        </w:del>
      </w:ins>
      <w:ins w:id="6025" w:author="Orion" w:date="2011-06-23T12:17:00Z">
        <w:del w:id="6026" w:author="IO" w:date="2011-07-21T21:19:00Z">
          <w:r w:rsidR="00082449" w:rsidRPr="00686F69" w:rsidDel="000251CD">
            <w:delText>á</w:delText>
          </w:r>
        </w:del>
      </w:ins>
      <w:ins w:id="6027" w:author="Orion" w:date="2011-06-22T19:57:00Z">
        <w:del w:id="6028" w:author="IO" w:date="2011-07-21T21:19:00Z">
          <w:r w:rsidR="00974AB5" w:rsidRPr="00686F69" w:rsidDel="000251CD">
            <w:delText xml:space="preserve"> en</w:delText>
          </w:r>
        </w:del>
      </w:ins>
      <w:ins w:id="6029" w:author="Orion" w:date="2011-06-22T19:58:00Z">
        <w:del w:id="6030" w:author="IO" w:date="2011-07-21T21:19:00Z">
          <w:r w:rsidR="00974AB5" w:rsidRPr="00686F69" w:rsidDel="000251CD">
            <w:delText xml:space="preserve"> </w:delText>
          </w:r>
        </w:del>
      </w:ins>
      <w:ins w:id="6031" w:author="Orion" w:date="2011-06-22T19:57:00Z">
        <w:del w:id="6032" w:author="IO" w:date="2011-07-21T21:19:00Z">
          <w:r w:rsidR="00974AB5" w:rsidRPr="00686F69" w:rsidDel="000251CD">
            <w:delText>esta</w:delText>
          </w:r>
        </w:del>
      </w:ins>
      <w:ins w:id="6033" w:author="Orion" w:date="2011-06-22T19:56:00Z">
        <w:del w:id="6034" w:author="IO" w:date="2011-07-21T21:19:00Z">
          <w:r w:rsidR="00974AB5" w:rsidRPr="00686F69" w:rsidDel="000251CD">
            <w:delText xml:space="preserve"> tarea (“CreateNewLegForOrder</w:delText>
          </w:r>
        </w:del>
      </w:ins>
      <w:ins w:id="6035" w:author="Orion" w:date="2011-06-22T19:57:00Z">
        <w:del w:id="6036" w:author="IO" w:date="2011-07-21T21:19:00Z">
          <w:r w:rsidR="00974AB5" w:rsidRPr="00686F69" w:rsidDel="000251CD">
            <w:delText>”) es tan simple</w:delText>
          </w:r>
        </w:del>
      </w:ins>
      <w:ins w:id="6037" w:author="Orion" w:date="2011-06-22T19:58:00Z">
        <w:del w:id="6038" w:author="IO" w:date="2011-07-21T21:19:00Z">
          <w:r w:rsidR="00974AB5" w:rsidRPr="00686F69" w:rsidDel="000251CD">
            <w:delText xml:space="preserve"> como crear</w:delText>
          </w:r>
        </w:del>
      </w:ins>
      <w:ins w:id="6039" w:author="Orion" w:date="2011-06-22T19:57:00Z">
        <w:del w:id="6040" w:author="IO" w:date="2011-07-21T21:19:00Z">
          <w:r w:rsidR="00974AB5" w:rsidRPr="00686F69" w:rsidDel="000251CD">
            <w:delText xml:space="preserve"> </w:delText>
          </w:r>
        </w:del>
      </w:ins>
      <w:ins w:id="6041" w:author="Orion" w:date="2011-06-22T19:54:00Z">
        <w:del w:id="6042" w:author="IO" w:date="2011-07-21T21:19:00Z">
          <w:r w:rsidR="00082449" w:rsidRPr="00686F69" w:rsidDel="000251CD">
            <w:delText>como tramo</w:delText>
          </w:r>
          <w:r w:rsidRPr="00686F69" w:rsidDel="000251CD">
            <w:delText xml:space="preserve"> actual el que </w:delText>
          </w:r>
        </w:del>
      </w:ins>
      <w:ins w:id="6043" w:author="Orion" w:date="2011-06-22T19:58:00Z">
        <w:del w:id="6044" w:author="IO" w:date="2011-07-21T21:19:00Z">
          <w:r w:rsidR="00974AB5" w:rsidRPr="00686F69" w:rsidDel="000251CD">
            <w:delText>el controlador le mando en el hecho “OrderNewLeg”</w:delText>
          </w:r>
        </w:del>
      </w:ins>
      <w:ins w:id="6045" w:author="Orion" w:date="2011-06-22T19:59:00Z">
        <w:del w:id="6046"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6047" w:author="IO" w:date="2011-07-21T21:19:00Z">
        <w:r w:rsidR="00686F69" w:rsidDel="000251CD">
          <w:delInstrText xml:space="preserve"> \* MERGEFORMAT </w:delInstrText>
        </w:r>
        <w:r w:rsidR="00974AB5" w:rsidRPr="00686F69" w:rsidDel="000251CD">
          <w:fldChar w:fldCharType="end"/>
        </w:r>
      </w:del>
      <w:ins w:id="6048" w:author="Orion" w:date="2011-06-22T19:59:00Z">
        <w:del w:id="6049" w:author="IO" w:date="2011-07-21T21:19:00Z">
          <w:r w:rsidR="00974AB5" w:rsidRPr="00686F69" w:rsidDel="000251CD">
            <w:delText>)</w:delText>
          </w:r>
        </w:del>
      </w:ins>
      <w:ins w:id="6050" w:author="Orion" w:date="2011-06-22T19:58:00Z">
        <w:del w:id="6051" w:author="IO" w:date="2011-07-21T21:19:00Z">
          <w:r w:rsidR="00974AB5" w:rsidRPr="00686F69" w:rsidDel="000251CD">
            <w:delText>.</w:delText>
          </w:r>
        </w:del>
      </w:ins>
      <w:ins w:id="6052" w:author="Orion" w:date="2011-06-22T19:59:00Z">
        <w:del w:id="6053" w:author="IO" w:date="2011-07-21T21:19:00Z">
          <w:r w:rsidR="00DE6965" w:rsidRPr="00686F69" w:rsidDel="000251CD">
            <w:delText xml:space="preserve"> A su vez el piloto tendrá que iniciar también la aplicación </w:delText>
          </w:r>
        </w:del>
      </w:ins>
      <w:ins w:id="6054" w:author="Orion" w:date="2011-06-22T20:00:00Z">
        <w:del w:id="6055" w:author="IO" w:date="2011-07-21T21:19:00Z">
          <w:r w:rsidR="00DE6965" w:rsidRPr="00686F69" w:rsidDel="000251CD">
            <w:delText>de finalización de tramo con el hecho “StartLegChecker”.</w:delText>
          </w:r>
        </w:del>
      </w:ins>
      <w:ins w:id="6056" w:author="Orion" w:date="2011-06-23T12:17:00Z">
        <w:del w:id="6057" w:author="IO" w:date="2011-07-21T21:19:00Z">
          <w:r w:rsidR="00082449" w:rsidRPr="00686F69" w:rsidDel="000251CD">
            <w:delText xml:space="preserve"> A partir de entonces este </w:delText>
          </w:r>
          <w:r w:rsidR="00082449" w:rsidRPr="00686F69" w:rsidDel="000251CD">
            <w:lastRenderedPageBreak/>
            <w:delText>nuevo tramo se tratara como cualquier otro tramo del plan de vuelo.</w:delText>
          </w:r>
        </w:del>
      </w:ins>
      <w:bookmarkStart w:id="6058" w:name="_Ref296534126"/>
    </w:p>
    <w:p w14:paraId="1320C8F1" w14:textId="62CD4E86" w:rsidR="00A7256D" w:rsidRPr="00686F69" w:rsidDel="000251CD" w:rsidRDefault="00A7256D">
      <w:pPr>
        <w:spacing w:before="240" w:after="120"/>
        <w:ind w:firstLine="284"/>
        <w:jc w:val="both"/>
        <w:rPr>
          <w:ins w:id="6059" w:author="Orion" w:date="2011-07-05T21:04:00Z"/>
          <w:del w:id="6060" w:author="IO" w:date="2011-07-21T21:19:00Z"/>
          <w:rPrChange w:id="6061" w:author="IO" w:date="2011-07-21T14:53:00Z">
            <w:rPr>
              <w:ins w:id="6062" w:author="Orion" w:date="2011-07-05T21:04:00Z"/>
              <w:del w:id="6063" w:author="IO" w:date="2011-07-21T21:19:00Z"/>
              <w:rFonts w:cs="Times New Roman"/>
              <w:i/>
              <w:iCs/>
            </w:rPr>
          </w:rPrChange>
        </w:rPr>
        <w:pPrChange w:id="6064" w:author="IO" w:date="2011-07-21T14:53:00Z">
          <w:pPr/>
        </w:pPrChange>
      </w:pPr>
    </w:p>
    <w:p w14:paraId="7D91C005" w14:textId="33559B6B" w:rsidR="00163557" w:rsidDel="000251CD" w:rsidRDefault="00163557">
      <w:pPr>
        <w:pStyle w:val="Caption"/>
        <w:rPr>
          <w:ins w:id="6065" w:author="Orion" w:date="2011-06-22T19:56:00Z"/>
          <w:del w:id="6066" w:author="IO" w:date="2011-07-21T21:20:00Z"/>
        </w:rPr>
        <w:pPrChange w:id="6067" w:author="Orion" w:date="2011-06-21T17:46:00Z">
          <w:pPr/>
        </w:pPrChange>
      </w:pPr>
      <w:ins w:id="6068" w:author="Orion" w:date="2011-06-22T19:56:00Z">
        <w:del w:id="6069" w:author="IO" w:date="2011-07-21T21:19:00Z">
          <w:r w:rsidRPr="00163557" w:rsidDel="000251CD">
            <w:delText xml:space="preserve"> </w:delText>
          </w:r>
        </w:del>
      </w:ins>
    </w:p>
    <w:p w14:paraId="5ED11A0A" w14:textId="626B00B9" w:rsidR="00FC0552" w:rsidRDefault="00A7256D">
      <w:pPr>
        <w:pStyle w:val="Caption"/>
        <w:rPr>
          <w:ins w:id="6070" w:author="Orion" w:date="2011-06-21T17:40:00Z"/>
          <w:rFonts w:cs="Times New Roman"/>
        </w:rPr>
        <w:pPrChange w:id="6071" w:author="Orion" w:date="2011-06-21T17:46:00Z">
          <w:pPr/>
        </w:pPrChange>
      </w:pPr>
      <w:bookmarkStart w:id="6072" w:name="_Ref296536077"/>
      <w:bookmarkStart w:id="6073" w:name="_Toc299483448"/>
      <w:ins w:id="6074" w:author="Orion" w:date="2011-06-22T19:56:00Z">
        <w:r w:rsidRPr="00020020">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6075" w:author="Orion" w:date="2011-06-21T17:46:00Z">
        <w:r w:rsidR="00011CB0">
          <w:t xml:space="preserve">Figura </w:t>
        </w:r>
        <w:r w:rsidR="00011CB0">
          <w:fldChar w:fldCharType="begin"/>
        </w:r>
        <w:r w:rsidR="00011CB0">
          <w:instrText xml:space="preserve"> SEQ Figura \* ARABIC </w:instrText>
        </w:r>
      </w:ins>
      <w:r w:rsidR="00011CB0">
        <w:fldChar w:fldCharType="separate"/>
      </w:r>
      <w:ins w:id="6076" w:author="Orion" w:date="2011-07-26T22:41:00Z">
        <w:r w:rsidR="000A487B">
          <w:rPr>
            <w:noProof/>
          </w:rPr>
          <w:t>22</w:t>
        </w:r>
      </w:ins>
      <w:ins w:id="6077" w:author="Orion" w:date="2011-06-21T17:46:00Z">
        <w:r w:rsidR="00011CB0">
          <w:fldChar w:fldCharType="end"/>
        </w:r>
        <w:bookmarkEnd w:id="6058"/>
        <w:bookmarkEnd w:id="6072"/>
        <w:r w:rsidR="00011CB0">
          <w:t>: Piloto Obedeciendo una Orden</w:t>
        </w:r>
      </w:ins>
      <w:ins w:id="6078" w:author="IO" w:date="2011-07-21T21:20:00Z">
        <w:r w:rsidR="000251CD">
          <w:t>.</w:t>
        </w:r>
      </w:ins>
      <w:bookmarkEnd w:id="6073"/>
    </w:p>
    <w:p w14:paraId="16E0E33A" w14:textId="15643BEF" w:rsidR="00FC0552" w:rsidRPr="00686F69" w:rsidDel="000251CD" w:rsidRDefault="00FC0552">
      <w:pPr>
        <w:spacing w:before="240" w:after="120"/>
        <w:ind w:firstLine="284"/>
        <w:jc w:val="both"/>
        <w:rPr>
          <w:ins w:id="6079" w:author="Orion" w:date="2011-06-21T17:39:00Z"/>
          <w:del w:id="6080" w:author="IO" w:date="2011-07-21T21:20:00Z"/>
        </w:rPr>
        <w:pPrChange w:id="6081" w:author="IO" w:date="2011-07-21T14:53:00Z">
          <w:pPr/>
        </w:pPrChange>
      </w:pPr>
    </w:p>
    <w:p w14:paraId="394F3292" w14:textId="7001D900" w:rsidR="007B2F50" w:rsidRPr="00686F69" w:rsidDel="000251CD" w:rsidRDefault="004D2204">
      <w:pPr>
        <w:spacing w:before="240" w:after="120"/>
        <w:ind w:firstLine="284"/>
        <w:jc w:val="both"/>
        <w:rPr>
          <w:ins w:id="6082" w:author="Orion" w:date="2011-06-23T12:22:00Z"/>
          <w:del w:id="6083" w:author="IO" w:date="2011-07-21T21:29:00Z"/>
        </w:rPr>
        <w:pPrChange w:id="6084" w:author="IO" w:date="2011-07-21T14:53:00Z">
          <w:pPr/>
        </w:pPrChange>
      </w:pPr>
      <w:ins w:id="6085" w:author="Orion" w:date="2011-06-23T12:17:00Z">
        <w:del w:id="6086" w:author="IO" w:date="2011-07-21T21:29:00Z">
          <w:r w:rsidRPr="00686F69" w:rsidDel="000251CD">
            <w:delText>Tambi</w:delText>
          </w:r>
        </w:del>
      </w:ins>
      <w:ins w:id="6087" w:author="Orion" w:date="2011-06-23T12:18:00Z">
        <w:del w:id="6088" w:author="IO" w:date="2011-07-21T21:29:00Z">
          <w:r w:rsidRPr="00686F69" w:rsidDel="000251CD">
            <w:delText>én es posible que el conflicto desaparezca antes de que se complete la orden que el controlador mando al piloto cuando este se detectó</w:delText>
          </w:r>
        </w:del>
      </w:ins>
      <w:ins w:id="6089" w:author="Orion" w:date="2011-06-23T12:33:00Z">
        <w:del w:id="6090"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6091" w:author="IO" w:date="2011-07-21T21:29:00Z">
        <w:r w:rsidR="00686F69" w:rsidDel="000251CD">
          <w:delInstrText xml:space="preserve"> \* MERGEFORMAT </w:delInstrText>
        </w:r>
        <w:r w:rsidR="007B1C6E" w:rsidRPr="00686F69" w:rsidDel="000251CD">
          <w:fldChar w:fldCharType="end"/>
        </w:r>
      </w:del>
      <w:ins w:id="6092" w:author="Orion" w:date="2011-06-23T12:33:00Z">
        <w:del w:id="6093" w:author="IO" w:date="2011-07-21T21:29:00Z">
          <w:r w:rsidR="007B1C6E" w:rsidRPr="00686F69" w:rsidDel="000251CD">
            <w:delText>)</w:delText>
          </w:r>
        </w:del>
      </w:ins>
      <w:ins w:id="6094" w:author="Orion" w:date="2011-06-23T12:18:00Z">
        <w:del w:id="6095" w:author="IO" w:date="2011-07-21T21:29:00Z">
          <w:r w:rsidRPr="00686F69" w:rsidDel="000251CD">
            <w:delText>.</w:delText>
          </w:r>
        </w:del>
      </w:ins>
      <w:ins w:id="6096" w:author="Orion" w:date="2011-06-23T12:19:00Z">
        <w:del w:id="6097" w:author="IO" w:date="2011-07-21T21:29:00Z">
          <w:r w:rsidR="00B351E6" w:rsidRPr="00686F69" w:rsidDel="000251CD">
            <w:delText xml:space="preserve"> </w:delText>
          </w:r>
        </w:del>
      </w:ins>
      <w:ins w:id="6098" w:author="Orion" w:date="2011-06-23T12:20:00Z">
        <w:del w:id="6099" w:author="IO" w:date="2011-07-21T21:29:00Z">
          <w:r w:rsidR="00B351E6" w:rsidRPr="00686F69" w:rsidDel="000251CD">
            <w:delText xml:space="preserve">Para detectar estos casos se inició la aplicación </w:delText>
          </w:r>
        </w:del>
      </w:ins>
      <w:ins w:id="6100" w:author="Orion" w:date="2011-06-23T12:21:00Z">
        <w:del w:id="6101" w:author="IO" w:date="2011-07-21T21:29:00Z">
          <w:r w:rsidR="00B351E6" w:rsidRPr="00686F69" w:rsidDel="000251CD">
            <w:delText xml:space="preserve">“CheckDistanceBetweenPlanesInConflict” de la </w:delText>
          </w:r>
        </w:del>
      </w:ins>
      <w:ins w:id="6102" w:author="Orion" w:date="2011-06-23T12:22:00Z">
        <w:del w:id="6103" w:author="IO" w:date="2011-07-21T21:29:00Z">
          <w:r w:rsidR="00B351E6" w:rsidRPr="00686F69" w:rsidDel="000251CD">
            <w:fldChar w:fldCharType="begin"/>
          </w:r>
          <w:r w:rsidR="00B351E6" w:rsidRPr="00686F69" w:rsidDel="000251CD">
            <w:delInstrText xml:space="preserve"> REF _Ref296441117 \h </w:delInstrText>
          </w:r>
        </w:del>
      </w:ins>
      <w:del w:id="6104" w:author="IO" w:date="2011-07-21T21:29:00Z">
        <w:r w:rsidR="00686F69" w:rsidDel="000251CD">
          <w:delInstrText xml:space="preserve"> \* MERGEFORMAT </w:delInstrText>
        </w:r>
        <w:r w:rsidR="00B351E6" w:rsidRPr="00686F69" w:rsidDel="000251CD">
          <w:fldChar w:fldCharType="end"/>
        </w:r>
      </w:del>
      <w:ins w:id="6105" w:author="Orion" w:date="2011-06-23T12:22:00Z">
        <w:del w:id="6106" w:author="IO" w:date="2011-07-21T21:29:00Z">
          <w:r w:rsidR="00B351E6" w:rsidRPr="00686F69" w:rsidDel="000251CD">
            <w:delText>.</w:delText>
          </w:r>
          <w:r w:rsidR="007B2F50" w:rsidRPr="00686F69" w:rsidDel="000251CD">
            <w:delText xml:space="preserve"> Esta </w:delText>
          </w:r>
        </w:del>
      </w:ins>
      <w:ins w:id="6107" w:author="Orion" w:date="2011-06-23T12:23:00Z">
        <w:del w:id="6108" w:author="IO" w:date="2011-07-21T21:29:00Z">
          <w:r w:rsidR="007B2F50" w:rsidRPr="00686F69" w:rsidDel="000251CD">
            <w:delText xml:space="preserve">aplicación lanzará un evento cuando detecte que para un determinado avión ya no hay riesgo de conflicto. </w:delText>
          </w:r>
        </w:del>
      </w:ins>
      <w:ins w:id="6109" w:author="Orion" w:date="2011-06-23T12:24:00Z">
        <w:del w:id="6110" w:author="IO" w:date="2011-07-21T21:29:00Z">
          <w:r w:rsidR="007B2F50" w:rsidRPr="00686F69" w:rsidDel="000251CD">
            <w:delText>D</w:delText>
          </w:r>
        </w:del>
      </w:ins>
      <w:ins w:id="6111" w:author="Orion" w:date="2011-06-23T12:27:00Z">
        <w:del w:id="6112" w:author="IO" w:date="2011-07-21T21:29:00Z">
          <w:r w:rsidR="00A41695" w:rsidRPr="00686F69" w:rsidDel="000251CD">
            <w:delText xml:space="preserve">icho evento producirá que el controlador inicie una interacción con el piloto del avión para comunicarle el suceso </w:delText>
          </w:r>
        </w:del>
      </w:ins>
      <w:ins w:id="6113" w:author="Orion" w:date="2011-06-23T12:28:00Z">
        <w:del w:id="6114" w:author="IO" w:date="2011-07-21T21:29:00Z">
          <w:r w:rsidR="00A41695" w:rsidRPr="00686F69" w:rsidDel="000251CD">
            <w:delText xml:space="preserve">“ConflictFinished”. </w:delText>
          </w:r>
        </w:del>
      </w:ins>
      <w:ins w:id="6115" w:author="Orion" w:date="2011-06-23T12:29:00Z">
        <w:del w:id="6116" w:author="IO" w:date="2011-07-21T21:29:00Z">
          <w:r w:rsidR="00A41695" w:rsidRPr="00686F69" w:rsidDel="000251CD">
            <w:delText xml:space="preserve">Será entonces cuando el piloto creará un hecho interno para interpretar que </w:delText>
          </w:r>
        </w:del>
      </w:ins>
      <w:ins w:id="6117" w:author="Orion" w:date="2011-06-23T12:31:00Z">
        <w:del w:id="6118" w:author="IO" w:date="2011-07-21T21:29:00Z">
          <w:r w:rsidR="00A41695" w:rsidRPr="00686F69" w:rsidDel="000251CD">
            <w:delText>esta situación equivale a haber finalizado la orden “OrderFinished”</w:delText>
          </w:r>
        </w:del>
      </w:ins>
      <w:ins w:id="6119" w:author="Orion" w:date="2011-06-25T18:11:00Z">
        <w:del w:id="6120" w:author="IO" w:date="2011-07-21T21:29:00Z">
          <w:r w:rsidR="00DE2930" w:rsidRPr="00686F69" w:rsidDel="000251CD">
            <w:delText xml:space="preserve"> y consumirá el tramo que correspond</w:delText>
          </w:r>
        </w:del>
      </w:ins>
      <w:ins w:id="6121" w:author="Orion" w:date="2011-06-25T18:12:00Z">
        <w:del w:id="6122" w:author="IO" w:date="2011-07-21T21:29:00Z">
          <w:r w:rsidR="00DE2930" w:rsidRPr="00686F69" w:rsidDel="000251CD">
            <w:delText>ía a la orden mandada por el controlador “Flight Leg”</w:delText>
          </w:r>
        </w:del>
      </w:ins>
      <w:ins w:id="6123" w:author="Orion" w:date="2011-06-23T12:31:00Z">
        <w:del w:id="6124" w:author="IO" w:date="2011-07-21T21:29:00Z">
          <w:r w:rsidR="00A41695" w:rsidRPr="00686F69" w:rsidDel="000251CD">
            <w:delText>. A partir de este momento se procederá como en la</w:delText>
          </w:r>
        </w:del>
      </w:ins>
      <w:ins w:id="6125" w:author="Orion" w:date="2011-06-23T12:32:00Z">
        <w:del w:id="6126"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6127" w:author="IO" w:date="2011-07-21T21:29:00Z">
        <w:r w:rsidR="00686F69" w:rsidDel="000251CD">
          <w:delInstrText xml:space="preserve"> \* MERGEFORMAT </w:delInstrText>
        </w:r>
        <w:r w:rsidR="00A41695" w:rsidRPr="00686F69" w:rsidDel="000251CD">
          <w:fldChar w:fldCharType="end"/>
        </w:r>
      </w:del>
      <w:ins w:id="6128" w:author="Orion" w:date="2011-06-23T12:31:00Z">
        <w:del w:id="6129" w:author="IO" w:date="2011-07-21T21:29:00Z">
          <w:r w:rsidR="00A41695" w:rsidRPr="00686F69" w:rsidDel="000251CD">
            <w:delText xml:space="preserve"> donde se </w:delText>
          </w:r>
        </w:del>
      </w:ins>
      <w:ins w:id="6130" w:author="Orion" w:date="2011-06-23T12:32:00Z">
        <w:del w:id="6131" w:author="IO" w:date="2011-07-21T21:29:00Z">
          <w:r w:rsidR="00A41695" w:rsidRPr="00686F69" w:rsidDel="000251CD">
            <w:delText>realizarán</w:delText>
          </w:r>
        </w:del>
      </w:ins>
      <w:ins w:id="6132" w:author="Orion" w:date="2011-06-23T12:31:00Z">
        <w:del w:id="6133" w:author="IO" w:date="2011-07-21T21:29:00Z">
          <w:r w:rsidR="00A41695" w:rsidRPr="00686F69" w:rsidDel="000251CD">
            <w:delText xml:space="preserve"> todas las tareas para la confirmaci</w:delText>
          </w:r>
        </w:del>
      </w:ins>
      <w:ins w:id="6134" w:author="Orion" w:date="2011-06-23T12:32:00Z">
        <w:del w:id="6135"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6136" w:author="Orion" w:date="2011-06-21T17:39:00Z"/>
          <w:del w:id="6137" w:author="IO" w:date="2011-07-21T21:26:00Z"/>
        </w:rPr>
        <w:pPrChange w:id="6138" w:author="IO" w:date="2011-07-21T14:53:00Z">
          <w:pPr/>
        </w:pPrChange>
      </w:pPr>
    </w:p>
    <w:p w14:paraId="7322EE47" w14:textId="7E73BAE0" w:rsidR="00001A1C" w:rsidRDefault="00B57D77">
      <w:pPr>
        <w:pStyle w:val="Caption"/>
        <w:rPr>
          <w:ins w:id="6139" w:author="Orion" w:date="2011-06-21T17:47:00Z"/>
          <w:rFonts w:cs="Times New Roman"/>
        </w:rPr>
        <w:pPrChange w:id="6140" w:author="Orion" w:date="2011-06-21T17:47:00Z">
          <w:pPr/>
        </w:pPrChange>
      </w:pPr>
      <w:bookmarkStart w:id="6141" w:name="_Ref296441855"/>
      <w:ins w:id="6142" w:author="Orion" w:date="2011-06-24T01:51:00Z">
        <w:r w:rsidRPr="00020020">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6143" w:author="Orion" w:date="2011-06-21T17:47:00Z">
        <w:r w:rsidR="009D224A">
          <w:t xml:space="preserve">Figura </w:t>
        </w:r>
        <w:r w:rsidR="009D224A">
          <w:fldChar w:fldCharType="begin"/>
        </w:r>
        <w:r w:rsidR="009D224A">
          <w:instrText xml:space="preserve"> SEQ Figura \* ARABIC </w:instrText>
        </w:r>
      </w:ins>
      <w:r w:rsidR="009D224A">
        <w:fldChar w:fldCharType="separate"/>
      </w:r>
      <w:ins w:id="6144" w:author="Orion" w:date="2011-07-26T22:41:00Z">
        <w:r w:rsidR="000A487B">
          <w:rPr>
            <w:noProof/>
          </w:rPr>
          <w:t>23</w:t>
        </w:r>
      </w:ins>
      <w:ins w:id="6145" w:author="Orion" w:date="2011-06-21T17:47:00Z">
        <w:r w:rsidR="009D224A">
          <w:fldChar w:fldCharType="end"/>
        </w:r>
        <w:bookmarkEnd w:id="6141"/>
        <w:r w:rsidR="009D224A">
          <w:t>: Conflicto Finalizado por Lejanía entre Aviones</w:t>
        </w:r>
      </w:ins>
      <w:ins w:id="6146" w:author="IO" w:date="2011-07-22T13:09:00Z">
        <w:r w:rsidR="006B1111">
          <w:t>.</w:t>
        </w:r>
      </w:ins>
    </w:p>
    <w:p w14:paraId="11EECF83" w14:textId="3D4D6382" w:rsidR="000251CD" w:rsidRPr="00686F69" w:rsidRDefault="000251CD" w:rsidP="000251CD">
      <w:pPr>
        <w:spacing w:before="240" w:after="120"/>
        <w:ind w:firstLine="284"/>
        <w:jc w:val="both"/>
        <w:rPr>
          <w:ins w:id="6147" w:author="IO" w:date="2011-07-21T21:29:00Z"/>
        </w:rPr>
      </w:pPr>
      <w:ins w:id="6148" w:author="IO" w:date="2011-07-21T21:29:00Z">
        <w:r>
          <w:lastRenderedPageBreak/>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6149" w:author="IO" w:date="2011-07-21T21:29:00Z">
        <w:r w:rsidRPr="00686F69">
          <w:fldChar w:fldCharType="separate"/>
        </w:r>
      </w:ins>
      <w:ins w:id="6150" w:author="Orion" w:date="2011-07-26T22:30:00Z">
        <w:r w:rsidR="00503590">
          <w:t>Figura 23</w:t>
        </w:r>
      </w:ins>
      <w:ins w:id="6151" w:author="IO" w:date="2011-07-22T13:16:00Z">
        <w:del w:id="6152" w:author="Orion" w:date="2011-07-26T22:30:00Z">
          <w:r w:rsidR="00416FF6" w:rsidDel="00503590">
            <w:delText>Figura 22</w:delText>
          </w:r>
        </w:del>
      </w:ins>
      <w:ins w:id="6153" w:author="IO" w:date="2011-07-21T21:29:00Z">
        <w:r w:rsidRPr="00686F69">
          <w:fldChar w:fldCharType="end"/>
        </w:r>
        <w:r w:rsidRPr="00686F69">
          <w:t xml:space="preserve">. Para detectar estos casos se inició la aplicación “CheckDistanceBetweenPlanesInConflict” de la </w:t>
        </w:r>
        <w:r w:rsidRPr="00686F69">
          <w:fldChar w:fldCharType="begin"/>
        </w:r>
        <w:r w:rsidRPr="00686F69">
          <w:instrText xml:space="preserve"> REF _Ref296441117 \h </w:instrText>
        </w:r>
        <w:r>
          <w:instrText xml:space="preserve"> \* MERGEFORMAT </w:instrText>
        </w:r>
      </w:ins>
      <w:ins w:id="6154" w:author="IO" w:date="2011-07-21T21:29:00Z">
        <w:r w:rsidRPr="00686F69">
          <w:fldChar w:fldCharType="separate"/>
        </w:r>
      </w:ins>
      <w:ins w:id="6155" w:author="Orion" w:date="2011-07-26T22:30:00Z">
        <w:r w:rsidR="00503590">
          <w:t>Figura 19</w:t>
        </w:r>
      </w:ins>
      <w:ins w:id="6156" w:author="IO" w:date="2011-07-22T13:16:00Z">
        <w:del w:id="6157" w:author="Orion" w:date="2011-07-26T22:30:00Z">
          <w:r w:rsidR="00416FF6" w:rsidDel="00503590">
            <w:delText>Figura 18</w:delText>
          </w:r>
        </w:del>
      </w:ins>
      <w:ins w:id="6158" w:author="IO" w:date="2011-07-21T21:29:00Z">
        <w:r w:rsidRPr="00686F69">
          <w:fldChar w:fldCharType="end"/>
        </w:r>
        <w:r w:rsidRPr="00686F69">
          <w:t>. Esta aplicación lanza</w:t>
        </w:r>
        <w:r>
          <w:t xml:space="preserve"> un evento cuando detect</w:t>
        </w:r>
      </w:ins>
      <w:ins w:id="6159" w:author="IO" w:date="2011-07-21T21:30:00Z">
        <w:r>
          <w:t>a</w:t>
        </w:r>
      </w:ins>
      <w:ins w:id="6160" w:author="IO" w:date="2011-07-21T21:29:00Z">
        <w:r w:rsidRPr="00686F69">
          <w:t xml:space="preserve"> que para un determinado avión ya no hay riesgo. </w:t>
        </w:r>
      </w:ins>
      <w:ins w:id="6161" w:author="IO" w:date="2011-07-21T21:30:00Z">
        <w:r>
          <w:t>Este</w:t>
        </w:r>
      </w:ins>
      <w:ins w:id="6162" w:author="IO" w:date="2011-07-21T21:29:00Z">
        <w:r w:rsidRPr="00686F69">
          <w:t xml:space="preserve"> evento </w:t>
        </w:r>
      </w:ins>
      <w:ins w:id="6163" w:author="IO" w:date="2011-07-21T21:30:00Z">
        <w:r>
          <w:t>hace</w:t>
        </w:r>
      </w:ins>
      <w:ins w:id="6164" w:author="IO" w:date="2011-07-21T21:29:00Z">
        <w:r w:rsidRPr="00686F69">
          <w:t xml:space="preserve"> que el controlador inicie una </w:t>
        </w:r>
      </w:ins>
      <w:ins w:id="6165" w:author="IO" w:date="2011-07-21T21:30:00Z">
        <w:r w:rsidR="00AF591B">
          <w:t xml:space="preserve">nueva </w:t>
        </w:r>
      </w:ins>
      <w:ins w:id="6166" w:author="IO" w:date="2011-07-21T21:29:00Z">
        <w:r w:rsidRPr="00686F69">
          <w:t xml:space="preserve">interacción con el piloto del avión para comunicarle el suceso </w:t>
        </w:r>
      </w:ins>
      <w:ins w:id="6167" w:author="IO" w:date="2011-07-21T21:30:00Z">
        <w:r w:rsidR="00AF591B">
          <w:t xml:space="preserve">con el hecho </w:t>
        </w:r>
      </w:ins>
      <w:ins w:id="6168" w:author="IO" w:date="2011-07-21T21:29:00Z">
        <w:r w:rsidRPr="00686F69">
          <w:t xml:space="preserve">“ConflictFinished”. </w:t>
        </w:r>
      </w:ins>
      <w:ins w:id="6169" w:author="IO" w:date="2011-07-21T21:31:00Z">
        <w:r w:rsidR="00AF591B">
          <w:t>Al recibir esta comunicación e</w:t>
        </w:r>
      </w:ins>
      <w:ins w:id="6170" w:author="IO" w:date="2011-07-21T21:30:00Z">
        <w:r w:rsidR="00AF591B">
          <w:t>l pilo</w:t>
        </w:r>
      </w:ins>
      <w:ins w:id="6171" w:author="IO" w:date="2011-07-21T21:29:00Z">
        <w:r w:rsidRPr="00686F69">
          <w:t xml:space="preserve">to crea un hecho interno </w:t>
        </w:r>
      </w:ins>
      <w:ins w:id="6172" w:author="IO" w:date="2011-07-21T21:31:00Z">
        <w:r w:rsidR="00AF591B" w:rsidRPr="00686F69">
          <w:t>“OrderFinished”</w:t>
        </w:r>
        <w:r w:rsidR="00AF591B">
          <w:t xml:space="preserve"> que se interpreta como que </w:t>
        </w:r>
      </w:ins>
      <w:ins w:id="6173" w:author="IO" w:date="2011-07-21T21:29:00Z">
        <w:r w:rsidRPr="00686F69">
          <w:t xml:space="preserve">esta situación equivale a haber finalizado la orden </w:t>
        </w:r>
      </w:ins>
      <w:ins w:id="6174" w:author="IO" w:date="2011-07-21T21:31:00Z">
        <w:r w:rsidR="00AF591B">
          <w:t>del controlador.</w:t>
        </w:r>
      </w:ins>
      <w:ins w:id="6175" w:author="IO" w:date="2011-07-21T21:32:00Z">
        <w:r w:rsidR="00AF591B">
          <w:t xml:space="preserve"> Como resultado, se consume (elimina)</w:t>
        </w:r>
      </w:ins>
      <w:ins w:id="6176" w:author="IO" w:date="2011-07-21T21:29:00Z">
        <w:r w:rsidRPr="00686F69">
          <w:t xml:space="preserve"> el tramo </w:t>
        </w:r>
      </w:ins>
      <w:ins w:id="6177" w:author="IO" w:date="2011-07-21T21:32:00Z">
        <w:r w:rsidR="00AF591B" w:rsidRPr="00686F69">
          <w:t>“Flight Leg”</w:t>
        </w:r>
      </w:ins>
      <w:ins w:id="6178" w:author="IO" w:date="2011-07-21T21:29:00Z">
        <w:r w:rsidRPr="00686F69">
          <w:t>que correspond</w:t>
        </w:r>
      </w:ins>
      <w:ins w:id="6179" w:author="IO" w:date="2011-07-21T21:32:00Z">
        <w:r w:rsidR="00AF591B">
          <w:t>e</w:t>
        </w:r>
      </w:ins>
      <w:ins w:id="6180"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6181" w:author="IO" w:date="2011-07-21T21:29:00Z">
        <w:r w:rsidRPr="00686F69">
          <w:fldChar w:fldCharType="separate"/>
        </w:r>
      </w:ins>
      <w:ins w:id="6182" w:author="Orion" w:date="2011-07-26T22:30:00Z">
        <w:r w:rsidR="00503590">
          <w:t>Figura 21</w:t>
        </w:r>
      </w:ins>
      <w:ins w:id="6183" w:author="IO" w:date="2011-07-22T13:16:00Z">
        <w:del w:id="6184" w:author="Orion" w:date="2011-07-26T22:30:00Z">
          <w:r w:rsidR="00416FF6" w:rsidDel="00503590">
            <w:delText>Figura 20</w:delText>
          </w:r>
        </w:del>
      </w:ins>
      <w:ins w:id="6185" w:author="IO" w:date="2011-07-21T21:29:00Z">
        <w:r w:rsidRPr="00686F69">
          <w:fldChar w:fldCharType="end"/>
        </w:r>
      </w:ins>
      <w:ins w:id="6186" w:author="IO" w:date="2011-07-21T21:32:00Z">
        <w:r w:rsidR="00ED143B">
          <w:t>, realizando</w:t>
        </w:r>
      </w:ins>
      <w:ins w:id="6187" w:author="IO" w:date="2011-07-21T21:29:00Z">
        <w:r w:rsidRPr="00686F69">
          <w:t xml:space="preserve"> todas las tareas para la confirmación de la </w:t>
        </w:r>
        <w:r w:rsidR="00ED143B">
          <w:t>finalización de la</w:t>
        </w:r>
      </w:ins>
      <w:ins w:id="6188" w:author="IO" w:date="2011-07-21T21:32:00Z">
        <w:r w:rsidR="00ED143B">
          <w:t>s órdenes</w:t>
        </w:r>
      </w:ins>
      <w:ins w:id="6189" w:author="IO" w:date="2011-07-21T21:29:00Z">
        <w:r w:rsidRPr="00686F69">
          <w:t>.</w:t>
        </w:r>
      </w:ins>
    </w:p>
    <w:p w14:paraId="49DAE65E" w14:textId="1EF196CA" w:rsidR="00140686" w:rsidRPr="00686F69" w:rsidDel="000251CD" w:rsidRDefault="00140686">
      <w:pPr>
        <w:spacing w:before="240" w:after="120"/>
        <w:ind w:firstLine="284"/>
        <w:jc w:val="both"/>
        <w:rPr>
          <w:ins w:id="6190" w:author="Orion" w:date="2011-07-05T21:08:00Z"/>
          <w:del w:id="6191" w:author="IO" w:date="2011-07-21T21:26:00Z"/>
        </w:rPr>
        <w:pPrChange w:id="6192" w:author="IO" w:date="2011-07-21T14:53:00Z">
          <w:pPr>
            <w:jc w:val="both"/>
          </w:pPr>
        </w:pPrChange>
      </w:pPr>
    </w:p>
    <w:p w14:paraId="2DCDFE0A" w14:textId="12417A27" w:rsidR="009F5DBF" w:rsidRPr="00686F69" w:rsidDel="000251CD" w:rsidRDefault="00A919B7">
      <w:pPr>
        <w:spacing w:before="240" w:after="120"/>
        <w:ind w:firstLine="284"/>
        <w:jc w:val="both"/>
        <w:rPr>
          <w:ins w:id="6193" w:author="Orion" w:date="2011-07-05T21:17:00Z"/>
          <w:del w:id="6194" w:author="IO" w:date="2011-07-21T21:26:00Z"/>
        </w:rPr>
        <w:pPrChange w:id="6195" w:author="IO" w:date="2011-07-21T14:53:00Z">
          <w:pPr>
            <w:jc w:val="both"/>
          </w:pPr>
        </w:pPrChange>
      </w:pPr>
      <w:ins w:id="6196" w:author="Orion" w:date="2011-07-05T21:08:00Z">
        <w:r w:rsidRPr="00686F69">
          <w:t xml:space="preserve">Como se </w:t>
        </w:r>
      </w:ins>
      <w:ins w:id="6197" w:author="Orion" w:date="2011-07-05T21:09:00Z">
        <w:r w:rsidRPr="00686F69">
          <w:t>c</w:t>
        </w:r>
      </w:ins>
      <w:ins w:id="6198" w:author="Orion" w:date="2011-07-05T21:08:00Z">
        <w:r w:rsidRPr="00686F69">
          <w:t>oment</w:t>
        </w:r>
      </w:ins>
      <w:ins w:id="6199" w:author="Orion" w:date="2011-07-05T21:09:00Z">
        <w:r w:rsidRPr="00686F69">
          <w:t>ó en la parte de la gestión del plan de vuelo,</w:t>
        </w:r>
      </w:ins>
      <w:ins w:id="6200" w:author="Orion" w:date="2011-07-05T21:10:00Z">
        <w:r w:rsidR="00C8349D" w:rsidRPr="00686F69">
          <w:t xml:space="preserve"> cuando la aeronave completa un tramo es posible que lo haga a la vez que </w:t>
        </w:r>
      </w:ins>
      <w:ins w:id="6201" w:author="Orion" w:date="2011-07-05T21:11:00Z">
        <w:r w:rsidR="00C8349D" w:rsidRPr="00686F69">
          <w:t>su piloto</w:t>
        </w:r>
      </w:ins>
      <w:ins w:id="6202" w:author="Orion" w:date="2011-07-05T21:10:00Z">
        <w:r w:rsidR="00C8349D" w:rsidRPr="00686F69">
          <w:t xml:space="preserve"> está gestionando un </w:t>
        </w:r>
      </w:ins>
      <w:ins w:id="6203" w:author="Orion" w:date="2011-07-05T21:11:00Z">
        <w:r w:rsidR="00C8349D" w:rsidRPr="00686F69">
          <w:t>conflicto con otro avión</w:t>
        </w:r>
      </w:ins>
      <w:ins w:id="6204"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6205" w:author="Orion" w:date="2011-07-26T22:30:00Z">
        <w:r w:rsidR="00503590">
          <w:t>Figura 17</w:t>
        </w:r>
      </w:ins>
      <w:ins w:id="6206" w:author="IO" w:date="2011-07-22T13:16:00Z">
        <w:del w:id="6207" w:author="Orion" w:date="2011-07-26T22:30:00Z">
          <w:r w:rsidR="00416FF6" w:rsidDel="00503590">
            <w:delText>Figura 16</w:delText>
          </w:r>
        </w:del>
      </w:ins>
      <w:ins w:id="6208" w:author="Orion" w:date="2011-07-05T21:13:00Z">
        <w:r w:rsidR="00C8349D" w:rsidRPr="00686F69">
          <w:fldChar w:fldCharType="end"/>
        </w:r>
        <w:r w:rsidR="00C8349D" w:rsidRPr="00686F69">
          <w:t>)</w:t>
        </w:r>
      </w:ins>
      <w:ins w:id="6209" w:author="Orion" w:date="2011-07-05T21:11:00Z">
        <w:r w:rsidR="00C8349D" w:rsidRPr="00686F69">
          <w:t>.</w:t>
        </w:r>
      </w:ins>
      <w:ins w:id="6210" w:author="Orion" w:date="2011-07-05T21:13:00Z">
        <w:r w:rsidR="00C8349D" w:rsidRPr="00686F69">
          <w:t xml:space="preserve"> </w:t>
        </w:r>
        <w:r w:rsidR="009F5DBF" w:rsidRPr="00686F69">
          <w:t xml:space="preserve">En este caso se producía un hecho </w:t>
        </w:r>
      </w:ins>
      <w:ins w:id="6211" w:author="Orion" w:date="2011-07-05T21:14:00Z">
        <w:r w:rsidR="009F5DBF" w:rsidRPr="00686F69">
          <w:t xml:space="preserve">“GoNextLegWithConflict” en el cual se encuentra el tramo </w:t>
        </w:r>
        <w:del w:id="6212" w:author="IO" w:date="2011-07-21T21:45:00Z">
          <w:r w:rsidR="009F5DBF" w:rsidRPr="00686F69" w:rsidDel="00160F45">
            <w:delText>“ficticio”</w:delText>
          </w:r>
        </w:del>
      </w:ins>
      <w:ins w:id="6213" w:author="IO" w:date="2011-07-21T21:45:00Z">
        <w:r w:rsidR="00160F45">
          <w:t>ad hoc</w:t>
        </w:r>
      </w:ins>
      <w:ins w:id="6214" w:author="Orion" w:date="2011-07-05T21:14:00Z">
        <w:r w:rsidR="009F5DBF" w:rsidRPr="00686F69">
          <w:t xml:space="preserve"> que el controlador le orden</w:t>
        </w:r>
      </w:ins>
      <w:ins w:id="6215" w:author="Orion" w:date="2011-07-05T21:15:00Z">
        <w:r w:rsidR="009F5DBF" w:rsidRPr="00686F69">
          <w:t>ó hacer</w:t>
        </w:r>
      </w:ins>
      <w:ins w:id="6216" w:author="Orion" w:date="2011-07-05T21:27:00Z">
        <w:r w:rsidR="009D009C" w:rsidRPr="00686F69">
          <w:t xml:space="preserve"> y que contiene las condiciones de vuelo</w:t>
        </w:r>
      </w:ins>
      <w:ins w:id="6217" w:author="Orion" w:date="2011-07-05T21:28:00Z">
        <w:r w:rsidR="009D009C" w:rsidRPr="00686F69">
          <w:t xml:space="preserve"> durante el conflicto</w:t>
        </w:r>
      </w:ins>
      <w:ins w:id="6218" w:author="Orion" w:date="2011-07-05T21:15:00Z">
        <w:r w:rsidR="009F5DBF" w:rsidRPr="00686F69">
          <w:t xml:space="preserve">. </w:t>
        </w:r>
        <w:commentRangeStart w:id="6219"/>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6220" w:author="Orion" w:date="2011-07-26T22:30:00Z">
        <w:r w:rsidR="00503590">
          <w:t>Figura 24</w:t>
        </w:r>
      </w:ins>
      <w:ins w:id="6221" w:author="IO" w:date="2011-07-22T13:16:00Z">
        <w:del w:id="6222" w:author="Orion" w:date="2011-07-26T22:30:00Z">
          <w:r w:rsidR="00416FF6" w:rsidDel="00503590">
            <w:delText>Figura 23</w:delText>
          </w:r>
        </w:del>
      </w:ins>
      <w:ins w:id="6223" w:author="Orion" w:date="2011-07-05T21:15:00Z">
        <w:r w:rsidR="009F5DBF" w:rsidRPr="00686F69">
          <w:fldChar w:fldCharType="end"/>
        </w:r>
        <w:r w:rsidR="009F5DBF" w:rsidRPr="00686F69">
          <w:t xml:space="preserve"> nos muestra cómo se gestionará este caso</w:t>
        </w:r>
      </w:ins>
      <w:ins w:id="6224" w:author="IO" w:date="2011-07-21T21:45:00Z">
        <w:r w:rsidR="00160F45">
          <w:t xml:space="preserve"> tratando de evitar el conflicto al tiempo que se intenta seguir el plan de vuelo</w:t>
        </w:r>
      </w:ins>
      <w:ins w:id="6225" w:author="Orion" w:date="2011-07-05T21:15:00Z">
        <w:r w:rsidR="009F5DBF" w:rsidRPr="00686F69">
          <w:t>.</w:t>
        </w:r>
      </w:ins>
      <w:commentRangeEnd w:id="6219"/>
      <w:r w:rsidR="00160F45">
        <w:rPr>
          <w:rStyle w:val="CommentReference"/>
        </w:rPr>
        <w:commentReference w:id="6219"/>
      </w:r>
      <w:ins w:id="6226" w:author="Orion" w:date="2011-07-05T21:15:00Z">
        <w:r w:rsidR="009F5DBF" w:rsidRPr="00686F69">
          <w:t xml:space="preserve"> </w:t>
        </w:r>
      </w:ins>
      <w:ins w:id="6227" w:author="Orion" w:date="2011-07-05T21:16:00Z">
        <w:r w:rsidR="009F5DBF" w:rsidRPr="00686F69">
          <w:t>E</w:t>
        </w:r>
        <w:del w:id="6228" w:author="IO" w:date="2011-07-21T21:45:00Z">
          <w:r w:rsidR="009F5DBF" w:rsidRPr="00686F69" w:rsidDel="00160F45">
            <w:delText xml:space="preserve">n realidad </w:delText>
          </w:r>
        </w:del>
        <w:del w:id="6229" w:author="IO" w:date="2011-07-21T21:46:00Z">
          <w:r w:rsidR="009F5DBF" w:rsidRPr="00686F69" w:rsidDel="00160F45">
            <w:delText>e</w:delText>
          </w:r>
        </w:del>
        <w:r w:rsidR="009F5DBF" w:rsidRPr="00686F69">
          <w:t xml:space="preserve">sta tarea es muy similar a la de “Flight Plan Monitoring”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6230" w:author="Orion" w:date="2011-07-26T22:30:00Z">
        <w:r w:rsidR="00503590">
          <w:t>Figura 11</w:t>
        </w:r>
      </w:ins>
      <w:ins w:id="6231" w:author="IO" w:date="2011-07-22T13:16:00Z">
        <w:del w:id="6232" w:author="Orion" w:date="2011-07-26T22:30:00Z">
          <w:r w:rsidR="00416FF6" w:rsidDel="00503590">
            <w:delText>Figura 10</w:delText>
          </w:r>
        </w:del>
      </w:ins>
      <w:ins w:id="6233" w:author="Orion" w:date="2011-07-05T21:16:00Z">
        <w:r w:rsidR="009F5DBF" w:rsidRPr="00686F69">
          <w:fldChar w:fldCharType="end"/>
        </w:r>
      </w:ins>
      <w:ins w:id="6234" w:author="Orion" w:date="2011-07-05T21:17:00Z">
        <w:r w:rsidR="009F5DBF" w:rsidRPr="00686F69">
          <w:t>.</w:t>
        </w:r>
      </w:ins>
      <w:ins w:id="6235" w:author="Orion" w:date="2011-07-05T21:18:00Z">
        <w:r w:rsidR="009F5DBF" w:rsidRPr="00686F69">
          <w:t xml:space="preserve"> El proceso es como sigue</w:t>
        </w:r>
      </w:ins>
      <w:ins w:id="6236" w:author="IO" w:date="2011-07-21T21:33:00Z">
        <w:r w:rsidR="00ED143B">
          <w:t>. D</w:t>
        </w:r>
      </w:ins>
      <w:ins w:id="6237" w:author="Orion" w:date="2011-07-05T21:18:00Z">
        <w:del w:id="6238" w:author="IO" w:date="2011-07-21T21:33:00Z">
          <w:r w:rsidR="009F5DBF" w:rsidRPr="00686F69" w:rsidDel="00ED143B">
            <w:delText xml:space="preserve">, </w:delText>
          </w:r>
        </w:del>
      </w:ins>
      <w:ins w:id="6239" w:author="Orion" w:date="2011-07-05T21:35:00Z">
        <w:del w:id="6240" w:author="IO" w:date="2011-07-21T21:33:00Z">
          <w:r w:rsidR="0078123C" w:rsidRPr="00686F69" w:rsidDel="00ED143B">
            <w:delText>d</w:delText>
          </w:r>
        </w:del>
        <w:r w:rsidR="0078123C" w:rsidRPr="00686F69">
          <w:t>espués de consumir el hecho “GoNextLegWithConflict</w:t>
        </w:r>
        <w:r w:rsidR="00302ACA" w:rsidRPr="00686F69">
          <w:t>”</w:t>
        </w:r>
        <w:r w:rsidR="0078123C" w:rsidRPr="00686F69">
          <w:t xml:space="preserve">, </w:t>
        </w:r>
      </w:ins>
      <w:ins w:id="6241" w:author="Orion" w:date="2011-07-05T21:18:00Z">
        <w:r w:rsidR="009F5DBF" w:rsidRPr="00686F69">
          <w:t xml:space="preserve">el piloto </w:t>
        </w:r>
      </w:ins>
      <w:ins w:id="6242" w:author="Orion" w:date="2011-07-05T21:17:00Z">
        <w:r w:rsidR="009F5DBF" w:rsidRPr="00686F69">
          <w:t>accede</w:t>
        </w:r>
        <w:del w:id="6243" w:author="IO" w:date="2011-07-21T21:33:00Z">
          <w:r w:rsidR="009F5DBF" w:rsidRPr="00686F69" w:rsidDel="00ED143B">
            <w:delText>rá</w:delText>
          </w:r>
        </w:del>
        <w:r w:rsidR="009F5DBF" w:rsidRPr="00686F69">
          <w:t xml:space="preserve"> a su estado mental para obtener el plan de vuelo y saber cuál </w:t>
        </w:r>
      </w:ins>
      <w:ins w:id="6244" w:author="Orion" w:date="2011-07-05T21:22:00Z">
        <w:del w:id="6245" w:author="IO" w:date="2011-07-21T21:42:00Z">
          <w:r w:rsidR="008C3B19" w:rsidRPr="00686F69" w:rsidDel="00160F45">
            <w:delText>debería ser</w:delText>
          </w:r>
        </w:del>
      </w:ins>
      <w:ins w:id="6246" w:author="IO" w:date="2011-07-21T21:42:00Z">
        <w:r w:rsidR="00160F45">
          <w:t>habría sido</w:t>
        </w:r>
      </w:ins>
      <w:ins w:id="6247" w:author="Orion" w:date="2011-07-05T21:22:00Z">
        <w:r w:rsidR="008C3B19" w:rsidRPr="00686F69">
          <w:t xml:space="preserve"> su siguiente tramo a cubrir</w:t>
        </w:r>
      </w:ins>
      <w:ins w:id="6248" w:author="Orion" w:date="2011-07-05T21:28:00Z">
        <w:r w:rsidR="006157FD" w:rsidRPr="00686F69">
          <w:t xml:space="preserve"> si no se hubiera detectado un riesgo de conflicto</w:t>
        </w:r>
      </w:ins>
      <w:ins w:id="6249" w:author="Orion" w:date="2011-07-05T21:23:00Z">
        <w:r w:rsidR="008C3B19" w:rsidRPr="00686F69">
          <w:t>.</w:t>
        </w:r>
      </w:ins>
      <w:ins w:id="6250" w:author="Orion" w:date="2011-07-05T21:29:00Z">
        <w:r w:rsidR="006157FD" w:rsidRPr="00686F69">
          <w:t xml:space="preserve"> </w:t>
        </w:r>
      </w:ins>
      <w:ins w:id="6251" w:author="IO" w:date="2011-07-21T21:42:00Z">
        <w:r w:rsidR="00160F45">
          <w:t xml:space="preserve">Sin embargo, no puede usar este tramoa directamente, porque el conflicto ha alterado su ruta. </w:t>
        </w:r>
      </w:ins>
      <w:ins w:id="6252" w:author="IO" w:date="2011-07-21T21:43:00Z">
        <w:r w:rsidR="00160F45">
          <w:t xml:space="preserve">En su lugar lo que hace es generar un nuevo tramo ad hoc. Este tramo </w:t>
        </w:r>
        <w:r w:rsidR="00160F45" w:rsidRPr="00686F69">
          <w:t>es una mezcla del tramo que debería ser el siguiente en condiciones normales, del que se obtienen el origen y el destino, y el tramo consumido dentro del hecho “GoNextLegWithConflict”, del que se obtienen la altura y velocidad</w:t>
        </w:r>
      </w:ins>
      <w:ins w:id="6253" w:author="IO" w:date="2011-07-21T21:44:00Z">
        <w:r w:rsidR="00160F45">
          <w:t xml:space="preserve"> usadas para evitar el conflicto. </w:t>
        </w:r>
      </w:ins>
      <w:ins w:id="6254" w:author="Orion" w:date="2011-07-05T21:33:00Z">
        <w:del w:id="6255" w:author="IO" w:date="2011-07-21T21:44:00Z">
          <w:r w:rsidR="00C26EB8" w:rsidRPr="00686F69" w:rsidDel="00160F45">
            <w:delText>Dicho</w:delText>
          </w:r>
        </w:del>
      </w:ins>
      <w:ins w:id="6256" w:author="Orion" w:date="2011-07-05T21:29:00Z">
        <w:del w:id="6257" w:author="IO" w:date="2011-07-21T21:44:00Z">
          <w:r w:rsidR="006157FD" w:rsidRPr="00686F69" w:rsidDel="00160F45">
            <w:delText xml:space="preserve"> tramo </w:delText>
          </w:r>
        </w:del>
      </w:ins>
      <w:ins w:id="6258" w:author="Orion" w:date="2011-07-05T21:33:00Z">
        <w:del w:id="6259" w:author="IO" w:date="2011-07-21T21:44:00Z">
          <w:r w:rsidR="00C26EB8" w:rsidRPr="00686F69" w:rsidDel="00160F45">
            <w:delText>será usado</w:delText>
          </w:r>
        </w:del>
      </w:ins>
      <w:ins w:id="6260" w:author="Orion" w:date="2011-07-05T21:29:00Z">
        <w:del w:id="6261" w:author="IO" w:date="2011-07-21T21:44:00Z">
          <w:r w:rsidR="006157FD" w:rsidRPr="00686F69" w:rsidDel="00160F45">
            <w:delText xml:space="preserve"> para</w:delText>
          </w:r>
        </w:del>
      </w:ins>
      <w:ins w:id="6262" w:author="Orion" w:date="2011-07-05T21:24:00Z">
        <w:del w:id="6263" w:author="IO" w:date="2011-07-21T21:44:00Z">
          <w:r w:rsidR="008C3B19" w:rsidRPr="00686F69" w:rsidDel="00160F45">
            <w:delText xml:space="preserve"> construir el</w:delText>
          </w:r>
        </w:del>
      </w:ins>
      <w:ins w:id="6264" w:author="Orion" w:date="2011-07-05T21:25:00Z">
        <w:del w:id="6265" w:author="IO" w:date="2011-07-21T21:44:00Z">
          <w:r w:rsidR="008C3B19" w:rsidRPr="00686F69" w:rsidDel="00160F45">
            <w:delText xml:space="preserve"> nuevo</w:delText>
          </w:r>
        </w:del>
      </w:ins>
      <w:ins w:id="6266" w:author="Orion" w:date="2011-07-05T21:24:00Z">
        <w:del w:id="6267" w:author="IO" w:date="2011-07-21T21:44:00Z">
          <w:r w:rsidR="008C3B19" w:rsidRPr="00686F69" w:rsidDel="00160F45">
            <w:delText xml:space="preserve"> tramo</w:delText>
          </w:r>
        </w:del>
        <w:del w:id="6268" w:author="IO" w:date="2011-07-21T21:41:00Z">
          <w:r w:rsidR="008C3B19" w:rsidRPr="00686F69" w:rsidDel="00160F45">
            <w:delText xml:space="preserve"> </w:delText>
          </w:r>
        </w:del>
        <w:del w:id="6269" w:author="IO" w:date="2011-07-21T21:34:00Z">
          <w:r w:rsidR="008C3B19" w:rsidRPr="00686F69" w:rsidDel="00ED143B">
            <w:delText>“ficticio”</w:delText>
          </w:r>
        </w:del>
      </w:ins>
      <w:ins w:id="6270" w:author="Orion" w:date="2011-07-05T21:33:00Z">
        <w:del w:id="6271" w:author="IO" w:date="2011-07-21T21:41:00Z">
          <w:r w:rsidR="00982289" w:rsidRPr="00686F69" w:rsidDel="00160F45">
            <w:delText xml:space="preserve"> (“Fligh</w:delText>
          </w:r>
        </w:del>
        <w:del w:id="6272" w:author="IO" w:date="2011-07-21T21:42:00Z">
          <w:r w:rsidR="00982289" w:rsidRPr="00686F69" w:rsidDel="00160F45">
            <w:delText>_Leg”)</w:delText>
          </w:r>
        </w:del>
      </w:ins>
      <w:ins w:id="6273" w:author="Orion" w:date="2011-07-05T21:30:00Z">
        <w:del w:id="6274" w:author="IO" w:date="2011-07-21T21:44:00Z">
          <w:r w:rsidR="006157FD" w:rsidRPr="00686F69" w:rsidDel="00160F45">
            <w:delText>, que tendrá</w:delText>
          </w:r>
        </w:del>
      </w:ins>
      <w:ins w:id="6275" w:author="Orion" w:date="2011-07-05T21:24:00Z">
        <w:del w:id="6276" w:author="IO" w:date="2011-07-21T21:44:00Z">
          <w:r w:rsidR="008C3B19" w:rsidRPr="00686F69" w:rsidDel="00160F45">
            <w:delText xml:space="preserve"> las </w:delText>
          </w:r>
        </w:del>
      </w:ins>
      <w:ins w:id="6277" w:author="Orion" w:date="2011-07-05T21:25:00Z">
        <w:del w:id="6278" w:author="IO" w:date="2011-07-21T21:44:00Z">
          <w:r w:rsidR="008C3B19" w:rsidRPr="00686F69" w:rsidDel="00160F45">
            <w:delText>condiciones de vuelo en las que se estaba volando durante el conflicto</w:delText>
          </w:r>
        </w:del>
      </w:ins>
      <w:ins w:id="6279" w:author="Orion" w:date="2011-07-05T21:34:00Z">
        <w:del w:id="6280" w:author="IO" w:date="2011-07-21T21:44:00Z">
          <w:r w:rsidR="003B77C2" w:rsidRPr="00686F69" w:rsidDel="00160F45">
            <w:delText>. Dichas condiciones venían establecidas en el tramo que contiene el hecho “GoNextLegWithConflict”</w:delText>
          </w:r>
        </w:del>
      </w:ins>
      <w:ins w:id="6281" w:author="Orion" w:date="2011-07-05T21:36:00Z">
        <w:del w:id="6282" w:author="IO" w:date="2011-07-21T21:44:00Z">
          <w:r w:rsidR="00780C5D" w:rsidRPr="00686F69" w:rsidDel="00160F45">
            <w:delText>. P</w:delText>
          </w:r>
          <w:r w:rsidR="00C857EE" w:rsidRPr="00686F69" w:rsidDel="00160F45">
            <w:delText>o</w:delText>
          </w:r>
        </w:del>
      </w:ins>
      <w:ins w:id="6283" w:author="Orion" w:date="2011-07-05T21:40:00Z">
        <w:del w:id="6284" w:author="IO" w:date="2011-07-21T21:44:00Z">
          <w:r w:rsidR="00C857EE" w:rsidRPr="00686F69" w:rsidDel="00160F45">
            <w:delText>r</w:delText>
          </w:r>
        </w:del>
      </w:ins>
      <w:ins w:id="6285" w:author="Orion" w:date="2011-07-05T21:36:00Z">
        <w:del w:id="6286" w:author="IO" w:date="2011-07-21T21:44:00Z">
          <w:r w:rsidR="00780C5D" w:rsidRPr="00686F69" w:rsidDel="00160F45">
            <w:delText xml:space="preserve"> lo tanto</w:delText>
          </w:r>
        </w:del>
      </w:ins>
      <w:ins w:id="6287" w:author="Orion" w:date="2011-07-05T21:37:00Z">
        <w:del w:id="6288" w:author="IO" w:date="2011-07-21T21:44:00Z">
          <w:r w:rsidR="00780C5D" w:rsidRPr="00686F69" w:rsidDel="00160F45">
            <w:delText xml:space="preserve"> podríamos decir que</w:delText>
          </w:r>
        </w:del>
      </w:ins>
      <w:ins w:id="6289" w:author="Orion" w:date="2011-07-05T21:36:00Z">
        <w:del w:id="6290" w:author="IO" w:date="2011-07-21T21:44:00Z">
          <w:r w:rsidR="00780C5D" w:rsidRPr="00686F69" w:rsidDel="00160F45">
            <w:delText xml:space="preserve"> este nuevo tramo “ficticio” es una mezcla</w:delText>
          </w:r>
        </w:del>
      </w:ins>
      <w:ins w:id="6291" w:author="Orion" w:date="2011-07-05T21:37:00Z">
        <w:del w:id="6292" w:author="IO" w:date="2011-07-21T21:44:00Z">
          <w:r w:rsidR="00780C5D" w:rsidRPr="00686F69" w:rsidDel="00160F45">
            <w:delText xml:space="preserve"> del tramo</w:delText>
          </w:r>
        </w:del>
      </w:ins>
      <w:ins w:id="6293" w:author="Orion" w:date="2011-07-05T21:38:00Z">
        <w:del w:id="6294" w:author="IO" w:date="2011-07-21T21:44:00Z">
          <w:r w:rsidR="00780C5D" w:rsidRPr="00686F69" w:rsidDel="00160F45">
            <w:delText xml:space="preserve"> que debería ser </w:delText>
          </w:r>
        </w:del>
      </w:ins>
      <w:ins w:id="6295" w:author="Orion" w:date="2011-07-05T21:40:00Z">
        <w:del w:id="6296" w:author="IO" w:date="2011-07-21T21:44:00Z">
          <w:r w:rsidR="00485059" w:rsidRPr="00686F69" w:rsidDel="00160F45">
            <w:delText>el</w:delText>
          </w:r>
        </w:del>
      </w:ins>
      <w:ins w:id="6297" w:author="Orion" w:date="2011-07-05T21:38:00Z">
        <w:del w:id="6298" w:author="IO" w:date="2011-07-21T21:44:00Z">
          <w:r w:rsidR="00780C5D" w:rsidRPr="00686F69" w:rsidDel="00160F45">
            <w:delText xml:space="preserve"> siguiente </w:delText>
          </w:r>
        </w:del>
      </w:ins>
      <w:ins w:id="6299" w:author="Orion" w:date="2011-07-05T21:41:00Z">
        <w:del w:id="6300" w:author="IO" w:date="2011-07-21T21:44:00Z">
          <w:r w:rsidR="00485059" w:rsidRPr="00686F69" w:rsidDel="00160F45">
            <w:delText>en condiciones normales</w:delText>
          </w:r>
        </w:del>
      </w:ins>
      <w:ins w:id="6301" w:author="Orion" w:date="2011-07-05T21:38:00Z">
        <w:del w:id="6302" w:author="IO" w:date="2011-07-21T21:44:00Z">
          <w:r w:rsidR="00780C5D" w:rsidRPr="00686F69" w:rsidDel="00160F45">
            <w:delText xml:space="preserve">, del que se obtienen el origen </w:delText>
          </w:r>
        </w:del>
      </w:ins>
      <w:ins w:id="6303" w:author="Orion" w:date="2011-07-05T21:39:00Z">
        <w:del w:id="6304" w:author="IO" w:date="2011-07-21T21:44:00Z">
          <w:r w:rsidR="00780C5D" w:rsidRPr="00686F69" w:rsidDel="00160F45">
            <w:delText>y</w:delText>
          </w:r>
        </w:del>
      </w:ins>
      <w:ins w:id="6305" w:author="Orion" w:date="2011-07-05T21:38:00Z">
        <w:del w:id="6306" w:author="IO" w:date="2011-07-21T21:44:00Z">
          <w:r w:rsidR="00780C5D" w:rsidRPr="00686F69" w:rsidDel="00160F45">
            <w:delText xml:space="preserve"> el destino, y el tramo</w:delText>
          </w:r>
        </w:del>
      </w:ins>
      <w:ins w:id="6307" w:author="Orion" w:date="2011-07-05T21:37:00Z">
        <w:del w:id="6308" w:author="IO" w:date="2011-07-21T21:44:00Z">
          <w:r w:rsidR="00780C5D" w:rsidRPr="00686F69" w:rsidDel="00160F45">
            <w:delText xml:space="preserve"> consumido </w:delText>
          </w:r>
        </w:del>
      </w:ins>
      <w:ins w:id="6309" w:author="Orion" w:date="2011-07-05T21:39:00Z">
        <w:del w:id="6310" w:author="IO" w:date="2011-07-21T21:44:00Z">
          <w:r w:rsidR="00780C5D" w:rsidRPr="00686F69" w:rsidDel="00160F45">
            <w:delText>dentro del</w:delText>
          </w:r>
        </w:del>
      </w:ins>
      <w:ins w:id="6311" w:author="Orion" w:date="2011-07-05T21:37:00Z">
        <w:del w:id="6312" w:author="IO" w:date="2011-07-21T21:44:00Z">
          <w:r w:rsidR="00780C5D" w:rsidRPr="00686F69" w:rsidDel="00160F45">
            <w:delText xml:space="preserve"> hecho “GoNextLegWithConflict”, del que se </w:delText>
          </w:r>
        </w:del>
      </w:ins>
      <w:ins w:id="6313" w:author="Orion" w:date="2011-07-05T21:38:00Z">
        <w:del w:id="6314" w:author="IO" w:date="2011-07-21T21:44:00Z">
          <w:r w:rsidR="00780C5D" w:rsidRPr="00686F69" w:rsidDel="00160F45">
            <w:delText>obtienen la altura y velocidad</w:delText>
          </w:r>
        </w:del>
      </w:ins>
      <w:ins w:id="6315" w:author="Orion" w:date="2011-07-05T21:30:00Z">
        <w:del w:id="6316" w:author="IO" w:date="2011-07-21T21:44:00Z">
          <w:r w:rsidR="006157FD" w:rsidRPr="00686F69" w:rsidDel="00160F45">
            <w:delText xml:space="preserve">. </w:delText>
          </w:r>
        </w:del>
      </w:ins>
      <w:ins w:id="6317" w:author="Orion" w:date="2011-07-05T21:31:00Z">
        <w:del w:id="6318" w:author="IO" w:date="2011-07-21T21:46:00Z">
          <w:r w:rsidR="006157FD" w:rsidRPr="00686F69" w:rsidDel="00160F45">
            <w:delText>P</w:delText>
          </w:r>
        </w:del>
      </w:ins>
      <w:ins w:id="6319" w:author="Orion" w:date="2011-07-05T21:26:00Z">
        <w:del w:id="6320" w:author="IO" w:date="2011-07-21T21:46:00Z">
          <w:r w:rsidR="008C3B19" w:rsidRPr="00686F69" w:rsidDel="00160F45">
            <w:delText>or otro lado</w:delText>
          </w:r>
        </w:del>
      </w:ins>
      <w:ins w:id="6321" w:author="Orion" w:date="2011-07-05T21:31:00Z">
        <w:del w:id="6322" w:author="IO" w:date="2011-07-21T21:46:00Z">
          <w:r w:rsidR="006157FD" w:rsidRPr="00686F69" w:rsidDel="00160F45">
            <w:delText xml:space="preserve">, </w:delText>
          </w:r>
        </w:del>
      </w:ins>
      <w:ins w:id="6323" w:author="Orion" w:date="2011-07-05T21:41:00Z">
        <w:del w:id="6324" w:author="IO" w:date="2011-07-21T21:46:00Z">
          <w:r w:rsidR="00E11ABF" w:rsidRPr="00686F69" w:rsidDel="00160F45">
            <w:delText>e</w:delText>
          </w:r>
        </w:del>
      </w:ins>
      <w:ins w:id="6325" w:author="IO" w:date="2011-07-21T21:46:00Z">
        <w:r w:rsidR="00160F45">
          <w:t>E</w:t>
        </w:r>
      </w:ins>
      <w:ins w:id="6326" w:author="Orion" w:date="2011-07-05T21:41:00Z">
        <w:r w:rsidR="00E11ABF" w:rsidRPr="00686F69">
          <w:t>l</w:t>
        </w:r>
      </w:ins>
      <w:ins w:id="6327" w:author="Orion" w:date="2011-07-05T21:32:00Z">
        <w:r w:rsidR="005166BB" w:rsidRPr="00686F69">
          <w:t xml:space="preserve"> tramo que debería ser </w:t>
        </w:r>
        <w:del w:id="6328" w:author="IO" w:date="2011-07-21T21:46:00Z">
          <w:r w:rsidR="005166BB" w:rsidRPr="00686F69" w:rsidDel="00160F45">
            <w:delText>su</w:delText>
          </w:r>
        </w:del>
      </w:ins>
      <w:ins w:id="6329" w:author="IO" w:date="2011-07-21T21:46:00Z">
        <w:r w:rsidR="00160F45">
          <w:t>el</w:t>
        </w:r>
      </w:ins>
      <w:ins w:id="6330" w:author="Orion" w:date="2011-07-05T21:32:00Z">
        <w:r w:rsidR="005166BB" w:rsidRPr="00686F69">
          <w:t xml:space="preserve"> siguiente</w:t>
        </w:r>
        <w:del w:id="6331" w:author="IO" w:date="2011-07-21T21:46:00Z">
          <w:r w:rsidR="005166BB" w:rsidRPr="00686F69" w:rsidDel="00160F45">
            <w:delText xml:space="preserve"> tramo </w:delText>
          </w:r>
        </w:del>
        <w:r w:rsidR="005166BB" w:rsidRPr="00686F69">
          <w:t>a cubrir</w:t>
        </w:r>
      </w:ins>
      <w:ins w:id="6332" w:author="IO" w:date="2011-07-21T21:44:00Z">
        <w:r w:rsidR="00160F45">
          <w:t xml:space="preserve"> según el plan de vuelo</w:t>
        </w:r>
      </w:ins>
      <w:ins w:id="6333" w:author="IO" w:date="2011-07-21T21:46:00Z">
        <w:r w:rsidR="00160F45">
          <w:t xml:space="preserve"> </w:t>
        </w:r>
      </w:ins>
      <w:ins w:id="6334" w:author="Orion" w:date="2011-07-05T21:32:00Z">
        <w:del w:id="6335" w:author="IO" w:date="2011-07-21T21:47:00Z">
          <w:r w:rsidR="005166BB" w:rsidRPr="00686F69" w:rsidDel="00160F45">
            <w:delText xml:space="preserve">, </w:delText>
          </w:r>
        </w:del>
      </w:ins>
      <w:ins w:id="6336" w:author="Orion" w:date="2011-07-05T21:31:00Z">
        <w:del w:id="6337" w:author="IO" w:date="2011-07-21T21:47:00Z">
          <w:r w:rsidR="006157FD" w:rsidRPr="00686F69" w:rsidDel="00160F45">
            <w:delText>será</w:delText>
          </w:r>
        </w:del>
      </w:ins>
      <w:ins w:id="6338" w:author="Orion" w:date="2011-07-05T21:23:00Z">
        <w:del w:id="6339" w:author="IO" w:date="2011-07-21T21:47:00Z">
          <w:r w:rsidR="008C3B19" w:rsidRPr="00686F69" w:rsidDel="00160F45">
            <w:delText xml:space="preserve"> </w:delText>
          </w:r>
        </w:del>
      </w:ins>
      <w:ins w:id="6340" w:author="Orion" w:date="2011-07-05T21:41:00Z">
        <w:del w:id="6341" w:author="IO" w:date="2011-07-21T21:47:00Z">
          <w:r w:rsidR="00E11ABF" w:rsidRPr="00686F69" w:rsidDel="00160F45">
            <w:delText xml:space="preserve">a su vez </w:delText>
          </w:r>
        </w:del>
      </w:ins>
      <w:ins w:id="6342" w:author="Orion" w:date="2011-07-05T21:23:00Z">
        <w:del w:id="6343" w:author="IO" w:date="2011-07-21T21:47:00Z">
          <w:r w:rsidR="008C3B19" w:rsidRPr="00686F69" w:rsidDel="00160F45">
            <w:delText>introducido</w:delText>
          </w:r>
        </w:del>
      </w:ins>
      <w:ins w:id="6344" w:author="IO" w:date="2011-07-21T21:47:00Z">
        <w:r w:rsidR="00160F45">
          <w:t>se almacena</w:t>
        </w:r>
      </w:ins>
      <w:ins w:id="6345" w:author="Orion" w:date="2011-07-05T21:23:00Z">
        <w:r w:rsidR="008C3B19" w:rsidRPr="00686F69">
          <w:t xml:space="preserve"> en el hecho “OrderOldLeg”</w:t>
        </w:r>
      </w:ins>
      <w:ins w:id="6346" w:author="IO" w:date="2011-07-21T21:47:00Z">
        <w:r w:rsidR="00160F45">
          <w:t>. Si el conflicto desaparece se podrá retomar este tramo con todas sus condiciones</w:t>
        </w:r>
      </w:ins>
      <w:ins w:id="6347" w:author="Orion" w:date="2011-07-05T21:23:00Z">
        <w:del w:id="6348" w:author="IO" w:date="2011-07-21T21:47:00Z">
          <w:r w:rsidR="008C3B19" w:rsidRPr="00686F69" w:rsidDel="00160F45">
            <w:delText xml:space="preserve"> para </w:delText>
          </w:r>
        </w:del>
      </w:ins>
      <w:ins w:id="6349" w:author="Orion" w:date="2011-07-05T21:26:00Z">
        <w:del w:id="6350" w:author="IO" w:date="2011-07-21T21:47:00Z">
          <w:r w:rsidR="008C3B19" w:rsidRPr="00686F69" w:rsidDel="00160F45">
            <w:delText xml:space="preserve">que pueda ser </w:delText>
          </w:r>
        </w:del>
      </w:ins>
      <w:ins w:id="6351" w:author="Orion" w:date="2011-07-05T21:24:00Z">
        <w:del w:id="6352" w:author="IO" w:date="2011-07-21T21:47:00Z">
          <w:r w:rsidR="008C3B19" w:rsidRPr="00686F69" w:rsidDel="00160F45">
            <w:delText>restablec</w:delText>
          </w:r>
        </w:del>
      </w:ins>
      <w:ins w:id="6353" w:author="Orion" w:date="2011-07-05T21:26:00Z">
        <w:del w:id="6354" w:author="IO" w:date="2011-07-21T21:47:00Z">
          <w:r w:rsidR="008C3B19" w:rsidRPr="00686F69" w:rsidDel="00160F45">
            <w:delText>ido</w:delText>
          </w:r>
        </w:del>
      </w:ins>
      <w:ins w:id="6355" w:author="Orion" w:date="2011-07-05T21:23:00Z">
        <w:del w:id="6356" w:author="IO" w:date="2011-07-21T21:47:00Z">
          <w:r w:rsidR="008C3B19" w:rsidRPr="00686F69" w:rsidDel="00160F45">
            <w:delText xml:space="preserve"> como actual cuando el </w:delText>
          </w:r>
        </w:del>
      </w:ins>
      <w:ins w:id="6357" w:author="Orion" w:date="2011-07-05T21:42:00Z">
        <w:del w:id="6358" w:author="IO" w:date="2011-07-21T21:47:00Z">
          <w:r w:rsidR="00C06E11" w:rsidRPr="00686F69" w:rsidDel="00160F45">
            <w:delText xml:space="preserve">riesgo de </w:delText>
          </w:r>
        </w:del>
      </w:ins>
      <w:ins w:id="6359" w:author="Orion" w:date="2011-07-05T21:23:00Z">
        <w:del w:id="6360" w:author="IO" w:date="2011-07-21T21:47:00Z">
          <w:r w:rsidR="008C3B19" w:rsidRPr="00686F69" w:rsidDel="00160F45">
            <w:delText xml:space="preserve">conflicto </w:delText>
          </w:r>
        </w:del>
      </w:ins>
      <w:ins w:id="6361" w:author="Orion" w:date="2011-07-05T21:42:00Z">
        <w:del w:id="6362" w:author="IO" w:date="2011-07-21T21:47:00Z">
          <w:r w:rsidR="00C06E11" w:rsidRPr="00686F69" w:rsidDel="00160F45">
            <w:delText>desaparezca</w:delText>
          </w:r>
        </w:del>
      </w:ins>
      <w:ins w:id="6363" w:author="Orion" w:date="2011-07-05T21:20:00Z">
        <w:r w:rsidR="009F5DBF" w:rsidRPr="00686F69">
          <w:t>. Por último</w:t>
        </w:r>
      </w:ins>
      <w:ins w:id="6364" w:author="Orion" w:date="2011-07-05T21:42:00Z">
        <w:r w:rsidR="00570B50" w:rsidRPr="00686F69">
          <w:t>,</w:t>
        </w:r>
      </w:ins>
      <w:ins w:id="6365" w:author="Orion" w:date="2011-07-05T21:20:00Z">
        <w:r w:rsidR="009F5DBF" w:rsidRPr="00686F69">
          <w:t xml:space="preserve"> el piloto </w:t>
        </w:r>
      </w:ins>
      <w:ins w:id="6366" w:author="Orion" w:date="2011-07-05T21:17:00Z">
        <w:r w:rsidR="009F5DBF" w:rsidRPr="00686F69">
          <w:t xml:space="preserve">producirá un hecho </w:t>
        </w:r>
      </w:ins>
      <w:ins w:id="6367" w:author="IO" w:date="2011-07-21T21:47:00Z">
        <w:r w:rsidR="00160F45" w:rsidRPr="00686F69">
          <w:t>“StartLegCheck”</w:t>
        </w:r>
      </w:ins>
      <w:ins w:id="6368" w:author="IO" w:date="2011-07-21T21:48:00Z">
        <w:r w:rsidR="00160F45">
          <w:t xml:space="preserve"> </w:t>
        </w:r>
      </w:ins>
      <w:ins w:id="6369" w:author="Orion" w:date="2011-07-05T21:17:00Z">
        <w:r w:rsidR="009F5DBF" w:rsidRPr="00686F69">
          <w:t>que inicia</w:t>
        </w:r>
        <w:del w:id="6370" w:author="IO" w:date="2011-07-21T21:48:00Z">
          <w:r w:rsidR="009F5DBF" w:rsidRPr="00686F69" w:rsidDel="00160F45">
            <w:delText>rá</w:delText>
          </w:r>
        </w:del>
        <w:r w:rsidR="009F5DBF" w:rsidRPr="00686F69">
          <w:t xml:space="preserve"> el proceso que</w:t>
        </w:r>
      </w:ins>
      <w:ins w:id="6371" w:author="Orion" w:date="2011-07-05T21:20:00Z">
        <w:r w:rsidR="009F5DBF" w:rsidRPr="00686F69">
          <w:t xml:space="preserve"> alerta</w:t>
        </w:r>
      </w:ins>
      <w:ins w:id="6372" w:author="Orion" w:date="2011-07-05T21:21:00Z">
        <w:r w:rsidR="00731C64" w:rsidRPr="00686F69">
          <w:t>rá</w:t>
        </w:r>
      </w:ins>
      <w:ins w:id="6373" w:author="Orion" w:date="2011-07-05T21:20:00Z">
        <w:r w:rsidR="009F5DBF" w:rsidRPr="00686F69">
          <w:t xml:space="preserve"> cuando el</w:t>
        </w:r>
      </w:ins>
      <w:ins w:id="6374" w:author="Orion" w:date="2011-07-05T21:17:00Z">
        <w:r w:rsidR="009F5DBF" w:rsidRPr="00686F69">
          <w:t xml:space="preserve"> tramo se ha</w:t>
        </w:r>
      </w:ins>
      <w:ins w:id="6375" w:author="IO" w:date="2011-07-21T21:48:00Z">
        <w:r w:rsidR="00160F45">
          <w:t>ya</w:t>
        </w:r>
      </w:ins>
      <w:ins w:id="6376" w:author="Orion" w:date="2011-07-05T21:17:00Z">
        <w:r w:rsidR="009F5DBF" w:rsidRPr="00686F69">
          <w:t xml:space="preserve"> completado con éxito</w:t>
        </w:r>
        <w:del w:id="6377"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6378" w:author="Orion" w:date="2011-07-05T21:17:00Z"/>
          <w:del w:id="6379" w:author="IO" w:date="2011-07-21T21:26:00Z"/>
        </w:rPr>
        <w:pPrChange w:id="6380" w:author="IO" w:date="2011-07-21T14:53:00Z">
          <w:pPr>
            <w:jc w:val="both"/>
          </w:pPr>
        </w:pPrChange>
      </w:pPr>
    </w:p>
    <w:p w14:paraId="42875F57" w14:textId="77777777" w:rsidR="009F5DBF" w:rsidRPr="00686F69" w:rsidRDefault="009F5DBF">
      <w:pPr>
        <w:spacing w:before="240" w:after="120"/>
        <w:ind w:firstLine="284"/>
        <w:jc w:val="both"/>
        <w:rPr>
          <w:ins w:id="6381" w:author="Orion" w:date="2011-07-05T20:38:00Z"/>
        </w:rPr>
        <w:pPrChange w:id="6382" w:author="IO" w:date="2011-07-21T14:53:00Z">
          <w:pPr>
            <w:jc w:val="both"/>
          </w:pPr>
        </w:pPrChange>
      </w:pPr>
    </w:p>
    <w:p w14:paraId="50177783" w14:textId="77777777" w:rsidR="003574A0" w:rsidRDefault="003574A0" w:rsidP="003574A0">
      <w:pPr>
        <w:jc w:val="both"/>
        <w:rPr>
          <w:ins w:id="6383" w:author="Orion" w:date="2011-07-05T20:38:00Z"/>
          <w:rFonts w:cs="Times New Roman"/>
        </w:rPr>
      </w:pPr>
      <w:ins w:id="6384" w:author="Orion" w:date="2011-07-05T20:38:00Z">
        <w:r w:rsidRPr="00020020">
          <w:rPr>
            <w:rFonts w:cs="Times New Roman"/>
            <w:noProof/>
            <w:lang w:eastAsia="es-ES" w:bidi="ar-SA"/>
          </w:rPr>
          <w:lastRenderedPageBreak/>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6385" w:author="Orion" w:date="2011-07-05T20:38:00Z"/>
          <w:rFonts w:cs="Times New Roman"/>
        </w:rPr>
      </w:pPr>
      <w:bookmarkStart w:id="6386" w:name="_Ref297663867"/>
      <w:bookmarkStart w:id="6387" w:name="_Ref297727267"/>
      <w:bookmarkStart w:id="6388" w:name="_Ref297733137"/>
      <w:bookmarkStart w:id="6389" w:name="_Toc299483449"/>
      <w:ins w:id="6390" w:author="Orion" w:date="2011-07-05T20:38:00Z">
        <w:r>
          <w:t xml:space="preserve">Figura </w:t>
        </w:r>
        <w:r>
          <w:fldChar w:fldCharType="begin"/>
        </w:r>
        <w:r>
          <w:instrText xml:space="preserve"> SEQ Figura \* ARABIC </w:instrText>
        </w:r>
        <w:r>
          <w:fldChar w:fldCharType="separate"/>
        </w:r>
      </w:ins>
      <w:ins w:id="6391" w:author="Orion" w:date="2011-07-26T22:41:00Z">
        <w:r w:rsidR="000A487B">
          <w:rPr>
            <w:noProof/>
          </w:rPr>
          <w:t>24</w:t>
        </w:r>
      </w:ins>
      <w:ins w:id="6392" w:author="Orion" w:date="2011-07-05T20:38:00Z">
        <w:r>
          <w:fldChar w:fldCharType="end"/>
        </w:r>
        <w:bookmarkEnd w:id="6386"/>
        <w:r>
          <w:t>: Ir al Siguiente Tramo Con Conflicto</w:t>
        </w:r>
      </w:ins>
      <w:bookmarkEnd w:id="6387"/>
      <w:bookmarkEnd w:id="6388"/>
      <w:ins w:id="6393" w:author="IO" w:date="2011-07-22T13:11:00Z">
        <w:r w:rsidR="006B1111">
          <w:t>.</w:t>
        </w:r>
      </w:ins>
      <w:bookmarkEnd w:id="6389"/>
    </w:p>
    <w:p w14:paraId="5F336213" w14:textId="52C1460A" w:rsidR="003574A0" w:rsidRPr="00686F69" w:rsidDel="000251CD" w:rsidRDefault="000251CD">
      <w:pPr>
        <w:spacing w:before="240" w:after="120"/>
        <w:ind w:firstLine="284"/>
        <w:jc w:val="both"/>
        <w:rPr>
          <w:ins w:id="6394" w:author="Orion" w:date="2011-07-05T20:38:00Z"/>
          <w:del w:id="6395" w:author="IO" w:date="2011-07-21T21:26:00Z"/>
        </w:rPr>
        <w:pPrChange w:id="6396" w:author="IO" w:date="2011-07-21T14:53:00Z">
          <w:pPr>
            <w:jc w:val="both"/>
          </w:pPr>
        </w:pPrChange>
      </w:pPr>
      <w:ins w:id="6397" w:author="IO" w:date="2011-07-21T21:26:00Z">
        <w:r w:rsidRPr="00686F69">
          <w:t>C</w:t>
        </w:r>
      </w:ins>
      <w:ins w:id="6398" w:author="IO" w:date="2011-07-21T21:48:00Z">
        <w:r w:rsidR="00160F45">
          <w:t xml:space="preserve">uando se termina la ejecución de las órdenes </w:t>
        </w:r>
      </w:ins>
      <w:ins w:id="6399" w:author="IO" w:date="2011-07-21T21:49:00Z">
        <w:r w:rsidR="00160F45">
          <w:t>del</w:t>
        </w:r>
      </w:ins>
      <w:ins w:id="6400" w:author="IO" w:date="2011-07-21T21:48:00Z">
        <w:r w:rsidR="00160F45">
          <w:t xml:space="preserve"> controlador, </w:t>
        </w:r>
      </w:ins>
      <w:ins w:id="6401" w:author="IO" w:date="2011-07-21T21:49:00Z">
        <w:r w:rsidR="00160F45">
          <w:t>independientemente</w:t>
        </w:r>
      </w:ins>
      <w:ins w:id="6402" w:author="IO" w:date="2011-07-21T21:48:00Z">
        <w:r w:rsidR="00160F45">
          <w:t xml:space="preserve"> de</w:t>
        </w:r>
      </w:ins>
      <w:ins w:id="6403" w:author="IO" w:date="2011-07-21T21:49:00Z">
        <w:r w:rsidR="00160F45">
          <w:t xml:space="preserve"> </w:t>
        </w:r>
      </w:ins>
      <w:ins w:id="6404" w:author="IO" w:date="2011-07-21T21:48:00Z">
        <w:r w:rsidR="00160F45">
          <w:t xml:space="preserve">la causa, </w:t>
        </w:r>
      </w:ins>
      <w:ins w:id="6405" w:author="IO" w:date="2011-07-21T21:49:00Z">
        <w:r w:rsidR="00160F45">
          <w:t xml:space="preserve">el controlador ejecuta </w:t>
        </w:r>
      </w:ins>
      <w:ins w:id="6406" w:author="IO" w:date="2011-07-21T21:26:00Z">
        <w:r>
          <w:t xml:space="preserve">la </w:t>
        </w:r>
        <w:r w:rsidRPr="00686F69">
          <w:t>última tarea de la interacción</w:t>
        </w:r>
        <w:r>
          <w:t>,</w:t>
        </w:r>
        <w:r w:rsidRPr="00686F69">
          <w:t xml:space="preserve"> “ObeyOrderCompleted”</w:t>
        </w:r>
      </w:ins>
      <w:ins w:id="6407" w:author="IO" w:date="2011-07-21T21:50:00Z">
        <w:r w:rsidR="00160F45">
          <w:t>. Ésta</w:t>
        </w:r>
      </w:ins>
      <w:ins w:id="6408" w:author="IO" w:date="2011-07-21T21:26:00Z">
        <w:r w:rsidRPr="00686F69">
          <w:t xml:space="preserve"> elimina </w:t>
        </w:r>
        <w:r>
          <w:t>el</w:t>
        </w:r>
        <w:r w:rsidRPr="00686F69">
          <w:t xml:space="preserve"> conflicto del listado de conflictos actuales que gestiona dentro de su estado mental</w:t>
        </w:r>
      </w:ins>
      <w:ins w:id="6409" w:author="IO" w:date="2011-07-21T21:50:00Z">
        <w:r w:rsidR="00160F45">
          <w:t>.</w:t>
        </w:r>
      </w:ins>
    </w:p>
    <w:p w14:paraId="4327EC6D" w14:textId="77777777" w:rsidR="00D2330D" w:rsidRPr="00D2330D" w:rsidRDefault="00D2330D" w:rsidP="00D2330D">
      <w:pPr>
        <w:spacing w:before="240" w:after="120"/>
        <w:ind w:firstLine="284"/>
        <w:jc w:val="both"/>
        <w:rPr>
          <w:ins w:id="6410" w:author="IO" w:date="2011-07-20T19:27:00Z"/>
        </w:rPr>
      </w:pPr>
    </w:p>
    <w:p w14:paraId="6DA5E1B2" w14:textId="40F8721B" w:rsidR="00D2330D" w:rsidRPr="001C3D91" w:rsidRDefault="00D2330D">
      <w:pPr>
        <w:pStyle w:val="Heading1"/>
        <w:numPr>
          <w:ilvl w:val="1"/>
          <w:numId w:val="40"/>
        </w:numPr>
        <w:rPr>
          <w:ins w:id="6411" w:author="IO" w:date="2011-07-20T19:27:00Z"/>
          <w:b w:val="0"/>
          <w:sz w:val="44"/>
          <w:szCs w:val="52"/>
        </w:rPr>
        <w:pPrChange w:id="6412" w:author="IO" w:date="2011-07-21T21:51:00Z">
          <w:pPr>
            <w:pStyle w:val="Heading1"/>
            <w:numPr>
              <w:ilvl w:val="1"/>
              <w:numId w:val="47"/>
            </w:numPr>
            <w:tabs>
              <w:tab w:val="clear" w:pos="0"/>
            </w:tabs>
            <w:ind w:left="792"/>
          </w:pPr>
        </w:pPrChange>
      </w:pPr>
      <w:bookmarkStart w:id="6413" w:name="_Ref298953739"/>
      <w:bookmarkStart w:id="6414" w:name="_Toc299463894"/>
      <w:ins w:id="6415" w:author="IO" w:date="2011-07-20T19:27:00Z">
        <w:r>
          <w:rPr>
            <w:b w:val="0"/>
            <w:sz w:val="44"/>
            <w:szCs w:val="52"/>
          </w:rPr>
          <w:t>Simul</w:t>
        </w:r>
        <w:r w:rsidRPr="001C3D91">
          <w:rPr>
            <w:b w:val="0"/>
            <w:sz w:val="44"/>
            <w:szCs w:val="52"/>
          </w:rPr>
          <w:t>ación</w:t>
        </w:r>
        <w:bookmarkEnd w:id="6413"/>
        <w:bookmarkEnd w:id="6414"/>
      </w:ins>
    </w:p>
    <w:p w14:paraId="51465D13" w14:textId="7EB6A402" w:rsidR="003574A0" w:rsidRPr="00160F45" w:rsidRDefault="008A1F38">
      <w:pPr>
        <w:spacing w:after="120"/>
        <w:jc w:val="both"/>
        <w:rPr>
          <w:ins w:id="6416" w:author="Orion" w:date="2011-06-23T12:34:00Z"/>
        </w:rPr>
        <w:pPrChange w:id="6417" w:author="IO" w:date="2011-07-22T11:50:00Z">
          <w:pPr>
            <w:jc w:val="both"/>
          </w:pPr>
        </w:pPrChange>
      </w:pPr>
      <w:ins w:id="6418"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6419" w:author="Orion" w:date="2011-07-26T22:30:00Z">
        <w:r w:rsidR="00503590">
          <w:t>5.1</w:t>
        </w:r>
      </w:ins>
      <w:ins w:id="6420" w:author="IO" w:date="2011-07-22T11:45:00Z">
        <w:r>
          <w:fldChar w:fldCharType="end"/>
        </w:r>
        <w:r>
          <w:t xml:space="preserve">, este trabajo ha generado </w:t>
        </w:r>
      </w:ins>
      <w:ins w:id="6421"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6422" w:author="Orion" w:date="2011-07-26T22:30:00Z">
        <w:r w:rsidR="00503590">
          <w:t>4.2</w:t>
        </w:r>
      </w:ins>
      <w:ins w:id="6423" w:author="IO" w:date="2011-07-22T11:46:00Z">
        <w:r>
          <w:fldChar w:fldCharType="end"/>
        </w:r>
        <w:r>
          <w:t>, esta aproximación MDE se basa en el uso de la metodología INGENIAS y su herramienta el IDK.</w:t>
        </w:r>
      </w:ins>
      <w:ins w:id="6424" w:author="IO" w:date="2011-07-22T11:47:00Z">
        <w:r>
          <w:t xml:space="preserve"> </w:t>
        </w:r>
      </w:ins>
      <w:ins w:id="6425" w:author="IO" w:date="2011-07-22T11:50:00Z">
        <w:r>
          <w:t>El resultado es una simulación desarrollada según un patrón de capas</w:t>
        </w:r>
      </w:ins>
      <w:ins w:id="6426" w:author="IO" w:date="2011-07-22T11:51:00Z">
        <w:r>
          <w:t>,</w:t>
        </w:r>
      </w:ins>
      <w:ins w:id="6427" w:author="IO" w:date="2011-07-22T11:50:00Z">
        <w:r>
          <w:t xml:space="preserve"> con una capa de l</w:t>
        </w:r>
      </w:ins>
      <w:ins w:id="6428"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6429" w:author="Orion" w:date="2011-07-26T22:30:00Z">
        <w:r w:rsidR="00503590">
          <w:t>5.2.1</w:t>
        </w:r>
      </w:ins>
      <w:ins w:id="6430" w:author="IO" w:date="2011-07-22T11:51:00Z">
        <w:r>
          <w:fldChar w:fldCharType="end"/>
        </w:r>
        <w:r>
          <w:t xml:space="preserve">), una de visualización (ver Sección </w:t>
        </w:r>
      </w:ins>
      <w:ins w:id="6431"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6432" w:author="Orion" w:date="2011-07-26T22:30:00Z">
        <w:r w:rsidR="00503590">
          <w:t>5.2.2</w:t>
        </w:r>
      </w:ins>
      <w:ins w:id="6433" w:author="IO" w:date="2011-07-22T11:58:00Z">
        <w:r w:rsidR="001564F8">
          <w:fldChar w:fldCharType="end"/>
        </w:r>
      </w:ins>
      <w:ins w:id="6434" w:author="IO" w:date="2011-07-22T11:51:00Z">
        <w:r>
          <w:t>)</w:t>
        </w:r>
      </w:ins>
      <w:ins w:id="6435"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6436" w:author="Orion" w:date="2011-07-26T22:30:00Z">
        <w:r w:rsidR="00503590">
          <w:t>5.2.3</w:t>
        </w:r>
      </w:ins>
      <w:ins w:id="6437"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6438" w:author="Orion" w:date="2011-06-23T12:42:00Z"/>
          <w:sz w:val="36"/>
          <w:szCs w:val="52"/>
          <w:rPrChange w:id="6439" w:author="IO" w:date="2011-07-21T21:51:00Z">
            <w:rPr>
              <w:ins w:id="6440" w:author="Orion" w:date="2011-06-23T12:42:00Z"/>
              <w:rFonts w:cs="Times New Roman"/>
            </w:rPr>
          </w:rPrChange>
        </w:rPr>
        <w:pPrChange w:id="6441" w:author="IO" w:date="2011-07-21T21:51:00Z">
          <w:pPr>
            <w:pStyle w:val="ListParagraph"/>
            <w:numPr>
              <w:numId w:val="17"/>
            </w:numPr>
            <w:spacing w:before="120"/>
            <w:ind w:hanging="360"/>
            <w:jc w:val="both"/>
          </w:pPr>
        </w:pPrChange>
      </w:pPr>
      <w:bookmarkStart w:id="6442" w:name="_Ref299098818"/>
      <w:bookmarkStart w:id="6443" w:name="_Toc299463895"/>
      <w:ins w:id="6444" w:author="Orion" w:date="2011-05-05T17:39:00Z">
        <w:r w:rsidRPr="00D2330D">
          <w:rPr>
            <w:b w:val="0"/>
            <w:sz w:val="36"/>
            <w:szCs w:val="52"/>
            <w:rPrChange w:id="6445" w:author="IO" w:date="2011-07-20T19:28:00Z">
              <w:rPr>
                <w:rFonts w:cs="Times New Roman"/>
                <w:b/>
                <w:bCs/>
              </w:rPr>
            </w:rPrChange>
          </w:rPr>
          <w:t>Módulo de lógica</w:t>
        </w:r>
      </w:ins>
      <w:bookmarkEnd w:id="6442"/>
      <w:bookmarkEnd w:id="6443"/>
    </w:p>
    <w:p w14:paraId="1CC5EDF0" w14:textId="1E13CA15" w:rsidR="001564F8" w:rsidRDefault="002809A4">
      <w:pPr>
        <w:spacing w:after="120"/>
        <w:jc w:val="both"/>
        <w:rPr>
          <w:ins w:id="6446" w:author="IO" w:date="2011-07-22T12:02:00Z"/>
        </w:rPr>
        <w:pPrChange w:id="6447" w:author="IO" w:date="2011-07-22T11:59:00Z">
          <w:pPr>
            <w:pStyle w:val="ListParagraph"/>
            <w:numPr>
              <w:numId w:val="17"/>
            </w:numPr>
            <w:spacing w:before="120"/>
            <w:ind w:hanging="360"/>
            <w:jc w:val="both"/>
          </w:pPr>
        </w:pPrChange>
      </w:pPr>
      <w:ins w:id="6448" w:author="Orion" w:date="2011-06-10T12:19:00Z">
        <w:r w:rsidRPr="001564F8">
          <w:t xml:space="preserve">Es la capa </w:t>
        </w:r>
        <w:r>
          <w:t>formada por todas las clases generadas a partir del modelo desarrollado en el IDK</w:t>
        </w:r>
      </w:ins>
      <w:ins w:id="6449" w:author="IO" w:date="2011-07-22T11:58:00Z">
        <w:r w:rsidR="001564F8">
          <w:t xml:space="preserve"> </w:t>
        </w:r>
      </w:ins>
      <w:ins w:id="6450"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6451" w:author="IO" w:date="2011-07-22T11:59:00Z">
        <w:r w:rsidR="001564F8">
          <w:fldChar w:fldCharType="separate"/>
        </w:r>
      </w:ins>
      <w:ins w:id="6452" w:author="Orion" w:date="2011-07-26T22:30:00Z">
        <w:r w:rsidR="00503590">
          <w:t>5.1</w:t>
        </w:r>
      </w:ins>
      <w:ins w:id="6453" w:author="IO" w:date="2011-07-22T11:59:00Z">
        <w:r w:rsidR="001564F8">
          <w:fldChar w:fldCharType="end"/>
        </w:r>
        <w:r w:rsidR="001564F8">
          <w:t>)</w:t>
        </w:r>
      </w:ins>
      <w:ins w:id="6454" w:author="Orion" w:date="2011-06-10T12:19:00Z">
        <w:r>
          <w:t xml:space="preserve">. </w:t>
        </w:r>
        <w:del w:id="6455" w:author="IO" w:date="2011-07-22T11:59:00Z">
          <w:r w:rsidDel="001564F8">
            <w:delText>Aquí se incluirá</w:delText>
          </w:r>
        </w:del>
      </w:ins>
      <w:ins w:id="6456" w:author="IO" w:date="2011-07-22T11:59:00Z">
        <w:r w:rsidR="001564F8">
          <w:t>Incluye</w:t>
        </w:r>
      </w:ins>
      <w:ins w:id="6457" w:author="Orion" w:date="2011-06-10T12:19:00Z">
        <w:r>
          <w:t xml:space="preserve"> </w:t>
        </w:r>
      </w:ins>
      <w:ins w:id="6458" w:author="IO" w:date="2011-07-22T12:00:00Z">
        <w:r w:rsidR="001564F8">
          <w:t xml:space="preserve">por tanto una serie de clases </w:t>
        </w:r>
      </w:ins>
      <w:ins w:id="6459" w:author="IO" w:date="2011-07-22T12:01:00Z">
        <w:r w:rsidR="001564F8">
          <w:t xml:space="preserve">que corresponden al soporte genérico del IDK para las primitivas de INGENIAS, tales como objetivos, agentes y tareas, y las clases que corresponden estrictamente a las </w:t>
        </w:r>
      </w:ins>
      <w:ins w:id="6460" w:author="IO" w:date="2011-07-22T12:02:00Z">
        <w:r w:rsidR="001564F8">
          <w:t xml:space="preserve">especificaciones anteriores, que serán normalmente subclases de las genéricas. El </w:t>
        </w:r>
      </w:ins>
      <w:ins w:id="6461" w:author="IO" w:date="2011-07-22T12:03:00Z">
        <w:r w:rsidR="001564F8">
          <w:t xml:space="preserve">módulo de generación de código del </w:t>
        </w:r>
      </w:ins>
      <w:ins w:id="6462" w:author="IO" w:date="2011-07-22T12:02:00Z">
        <w:r w:rsidR="001564F8">
          <w:t xml:space="preserve">IDK </w:t>
        </w:r>
      </w:ins>
      <w:ins w:id="6463" w:author="IO" w:date="2011-07-22T12:03:00Z">
        <w:r w:rsidR="001564F8">
          <w:t xml:space="preserve">no está ligado a una plataforma objetivo concreta, sino que emplea plantillas específicas de cada plataforma para </w:t>
        </w:r>
      </w:ins>
      <w:ins w:id="6464" w:author="IO" w:date="2011-07-22T12:13:00Z">
        <w:r w:rsidR="003D3753">
          <w:t xml:space="preserve">adaptarse. </w:t>
        </w:r>
      </w:ins>
      <w:ins w:id="6465" w:author="IO" w:date="2011-07-22T12:02:00Z">
        <w:r w:rsidR="001564F8">
          <w:t>La distribución estándar del IDK incluye el IAF (</w:t>
        </w:r>
        <w:r w:rsidR="001564F8" w:rsidRPr="003D3753">
          <w:rPr>
            <w:i/>
          </w:rPr>
          <w:t>INGENIAS Agent Framework</w:t>
        </w:r>
        <w:r w:rsidR="001564F8">
          <w:t>), que es una plataforma de simulación de la lógica y comunicaciones de lo</w:t>
        </w:r>
      </w:ins>
      <w:ins w:id="6466" w:author="IO" w:date="2011-07-22T12:13:00Z">
        <w:r w:rsidR="003D3753">
          <w:t>s</w:t>
        </w:r>
      </w:ins>
      <w:ins w:id="6467" w:author="IO" w:date="2011-07-22T12:02:00Z">
        <w:r w:rsidR="001564F8">
          <w:t xml:space="preserve"> agentes INGENIAS</w:t>
        </w:r>
      </w:ins>
      <w:ins w:id="6468" w:author="IO" w:date="2011-07-22T12:14:00Z">
        <w:r w:rsidR="003D3753">
          <w:t xml:space="preserve"> construida sobre </w:t>
        </w:r>
        <w:commentRangeStart w:id="6469"/>
        <w:r w:rsidR="003D3753">
          <w:t>Jade</w:t>
        </w:r>
        <w:commentRangeEnd w:id="6469"/>
        <w:r w:rsidR="003D3753">
          <w:rPr>
            <w:rStyle w:val="CommentReference"/>
          </w:rPr>
          <w:commentReference w:id="6469"/>
        </w:r>
      </w:ins>
      <w:ins w:id="6470" w:author="IO" w:date="2011-07-22T12:13:00Z">
        <w:r w:rsidR="003D3753">
          <w:t>. Este trabajo ha empleado dicha plataforma como soporte para su capa de lógica. Por tanto, la capa de l</w:t>
        </w:r>
      </w:ins>
      <w:ins w:id="6471"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6472" w:author="IO" w:date="2011-07-22T12:17:00Z"/>
        </w:rPr>
        <w:pPrChange w:id="6473" w:author="IO" w:date="2011-07-22T12:15:00Z">
          <w:pPr>
            <w:pStyle w:val="ListParagraph"/>
            <w:numPr>
              <w:numId w:val="17"/>
            </w:numPr>
            <w:spacing w:before="120"/>
            <w:ind w:hanging="360"/>
            <w:jc w:val="both"/>
          </w:pPr>
        </w:pPrChange>
      </w:pPr>
      <w:ins w:id="6474" w:author="IO" w:date="2011-07-22T12:15:00Z">
        <w:r>
          <w:t xml:space="preserve">Es preciso señalar que dentro del código específico </w:t>
        </w:r>
      </w:ins>
      <w:ins w:id="6475" w:author="IO" w:date="2011-07-22T12:16:00Z">
        <w:r>
          <w:t xml:space="preserve">para la especificación conviven varios tipos de código. En primer lugar hay código generado directamente a partir de los elementos gráficos de los modelos. </w:t>
        </w:r>
      </w:ins>
      <w:ins w:id="6476" w:author="IO" w:date="2011-07-22T12:17:00Z">
        <w:r>
          <w:t>Por ejemplo, el IDK genera clases para pilotos y controladores como extensión de la clase “Agent” del IAF.</w:t>
        </w:r>
      </w:ins>
      <w:ins w:id="6477" w:author="IO" w:date="2011-07-22T12:15:00Z">
        <w:r>
          <w:t xml:space="preserve"> </w:t>
        </w:r>
      </w:ins>
      <w:ins w:id="6478" w:author="IO" w:date="2011-07-22T12:17:00Z">
        <w:r>
          <w:t>En segundo lugar, hay código incrustado desde las especificaciones. El lenguaje gr</w:t>
        </w:r>
      </w:ins>
      <w:ins w:id="6479" w:author="IO" w:date="2011-07-22T12:18:00Z">
        <w:r>
          <w:t>áfico tiene que buscar un compromiso entre capacidad de abstracci</w:t>
        </w:r>
      </w:ins>
      <w:ins w:id="6480" w:author="IO" w:date="2011-07-22T12:19:00Z">
        <w:r>
          <w:t>ón y poder expresivo. Para expresar aquella información que no se puede especificar con primitivas gráficas, el lenguaje de INGENIAS recurre a extractos de có</w:t>
        </w:r>
      </w:ins>
      <w:ins w:id="6481" w:author="IO" w:date="2011-07-22T12:20:00Z">
        <w:r>
          <w:t>d</w:t>
        </w:r>
      </w:ins>
      <w:ins w:id="6482" w:author="IO" w:date="2011-07-22T12:19:00Z">
        <w:r>
          <w:t>igo</w:t>
        </w:r>
      </w:ins>
      <w:ins w:id="6483" w:author="IO" w:date="2011-07-22T12:25:00Z">
        <w:r w:rsidR="00441066">
          <w:t xml:space="preserve"> (ver Sección </w:t>
        </w:r>
        <w:r w:rsidR="00441066">
          <w:fldChar w:fldCharType="begin"/>
        </w:r>
        <w:r w:rsidR="00441066">
          <w:instrText xml:space="preserve"> REF _Ref299011114 \r \h </w:instrText>
        </w:r>
      </w:ins>
      <w:ins w:id="6484" w:author="IO" w:date="2011-07-22T12:25:00Z">
        <w:r w:rsidR="00441066">
          <w:fldChar w:fldCharType="separate"/>
        </w:r>
      </w:ins>
      <w:ins w:id="6485" w:author="Orion" w:date="2011-07-26T22:30:00Z">
        <w:r w:rsidR="00503590">
          <w:t>4.2</w:t>
        </w:r>
      </w:ins>
      <w:ins w:id="6486" w:author="IO" w:date="2011-07-22T12:25:00Z">
        <w:r w:rsidR="00441066">
          <w:fldChar w:fldCharType="end"/>
        </w:r>
        <w:r w:rsidR="00441066">
          <w:t>)</w:t>
        </w:r>
      </w:ins>
      <w:ins w:id="6487" w:author="IO" w:date="2011-07-22T12:20:00Z">
        <w:r>
          <w:t>. Las especificaciones gráficas incluyen la primitiva “Code component”</w:t>
        </w:r>
      </w:ins>
      <w:ins w:id="6488" w:author="IO" w:date="2011-07-22T12:21:00Z">
        <w:r>
          <w:t>,</w:t>
        </w:r>
      </w:ins>
      <w:ins w:id="6489" w:author="IO" w:date="2011-07-22T12:20:00Z">
        <w:r>
          <w:t xml:space="preserve"> que </w:t>
        </w:r>
      </w:ins>
      <w:ins w:id="6490" w:author="IO" w:date="2011-07-22T12:21:00Z">
        <w:r>
          <w:t>contien</w:t>
        </w:r>
      </w:ins>
      <w:ins w:id="6491" w:author="IO" w:date="2011-07-22T12:20:00Z">
        <w:r>
          <w:t>e extractos de código y se asocia a otros elementos gr</w:t>
        </w:r>
      </w:ins>
      <w:ins w:id="6492" w:author="IO" w:date="2011-07-22T12:21:00Z">
        <w:r>
          <w:t xml:space="preserve">áficos. Durante la generación de código, el contenido de los “Code </w:t>
        </w:r>
        <w:r>
          <w:lastRenderedPageBreak/>
          <w:t xml:space="preserve">component” es incrustado en </w:t>
        </w:r>
      </w:ins>
      <w:ins w:id="6493" w:author="IO" w:date="2011-07-22T12:22:00Z">
        <w:r>
          <w:t xml:space="preserve">el código </w:t>
        </w:r>
      </w:ins>
      <w:ins w:id="6494" w:author="IO" w:date="2011-07-22T12:21:00Z">
        <w:r>
          <w:t xml:space="preserve">los elementos </w:t>
        </w:r>
      </w:ins>
      <w:ins w:id="6495" w:author="IO" w:date="2011-07-22T12:20:00Z">
        <w:r>
          <w:t>asocia</w:t>
        </w:r>
      </w:ins>
      <w:ins w:id="6496" w:author="IO" w:date="2011-07-22T12:25:00Z">
        <w:r w:rsidR="00441066">
          <w:t>dos en las especificaciones</w:t>
        </w:r>
      </w:ins>
      <w:ins w:id="6497" w:author="IO" w:date="2011-07-22T12:26:00Z">
        <w:r w:rsidR="00441066">
          <w:t>. Este es por ejemplo el caso de las tareas, cuyos algoritmos se especifican con código. Finalmente, es posible crear código manualmente que se enlazar</w:t>
        </w:r>
      </w:ins>
      <w:ins w:id="6498"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6499" w:author="Orion" w:date="2011-06-26T18:06:00Z"/>
          <w:del w:id="6500" w:author="IO" w:date="2011-07-22T12:15:00Z"/>
        </w:rPr>
        <w:pPrChange w:id="6501" w:author="IO" w:date="2011-07-22T12:28:00Z">
          <w:pPr>
            <w:pStyle w:val="ListParagraph"/>
            <w:numPr>
              <w:numId w:val="17"/>
            </w:numPr>
            <w:spacing w:before="120"/>
            <w:ind w:hanging="360"/>
            <w:jc w:val="both"/>
          </w:pPr>
        </w:pPrChange>
      </w:pPr>
      <w:commentRangeStart w:id="6502"/>
      <w:ins w:id="6503" w:author="Orion" w:date="2011-06-10T12:19:00Z">
        <w:del w:id="6504"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6505" w:author="Orion" w:date="2011-06-23T12:37:00Z">
        <w:del w:id="6506" w:author="IO" w:date="2011-07-22T12:15:00Z">
          <w:r w:rsidR="00B56A1D" w:rsidDel="003D3753">
            <w:delText xml:space="preserve"> Aunque </w:delText>
          </w:r>
        </w:del>
      </w:ins>
      <w:ins w:id="6507" w:author="Orion" w:date="2011-06-23T12:43:00Z">
        <w:del w:id="6508" w:author="IO" w:date="2011-07-22T12:15:00Z">
          <w:r w:rsidR="00417FC8" w:rsidDel="003D3753">
            <w:delText xml:space="preserve">es cierto que </w:delText>
          </w:r>
        </w:del>
      </w:ins>
      <w:ins w:id="6509" w:author="Orion" w:date="2011-06-23T12:37:00Z">
        <w:del w:id="6510" w:author="IO" w:date="2011-07-22T12:15:00Z">
          <w:r w:rsidR="00B56A1D" w:rsidDel="003D3753">
            <w:delText>realmente la lógica del programa está en cada una de las tareas que pueden ejecutar los agentes. La herramienta IDK permite que se pueda añadir</w:delText>
          </w:r>
        </w:del>
      </w:ins>
      <w:ins w:id="6511" w:author="Orion" w:date="2011-06-23T12:41:00Z">
        <w:del w:id="6512" w:author="IO" w:date="2011-07-22T12:15:00Z">
          <w:r w:rsidR="00B56A1D" w:rsidDel="003D3753">
            <w:delText xml:space="preserve"> código propio</w:delText>
          </w:r>
        </w:del>
      </w:ins>
      <w:ins w:id="6513" w:author="Orion" w:date="2011-06-23T12:37:00Z">
        <w:del w:id="6514" w:author="IO" w:date="2011-07-22T12:15:00Z">
          <w:r w:rsidR="00B56A1D" w:rsidDel="003D3753">
            <w:delText xml:space="preserve"> </w:delText>
          </w:r>
        </w:del>
      </w:ins>
      <w:ins w:id="6515" w:author="Orion" w:date="2011-06-23T12:38:00Z">
        <w:del w:id="6516" w:author="IO" w:date="2011-07-22T12:15:00Z">
          <w:r w:rsidR="00B56A1D" w:rsidDel="003D3753">
            <w:delText>para moldear estas tareas</w:delText>
          </w:r>
        </w:del>
      </w:ins>
      <w:ins w:id="6517" w:author="Orion" w:date="2011-06-23T12:43:00Z">
        <w:del w:id="6518" w:author="IO" w:date="2011-07-22T12:15:00Z">
          <w:r w:rsidR="00417FC8" w:rsidDel="003D3753">
            <w:delText xml:space="preserve"> a</w:delText>
          </w:r>
        </w:del>
      </w:ins>
      <w:ins w:id="6519" w:author="Orion" w:date="2011-06-23T12:38:00Z">
        <w:del w:id="6520" w:author="IO" w:date="2011-07-22T12:15:00Z">
          <w:r w:rsidR="00B56A1D" w:rsidDel="003D3753">
            <w:delText xml:space="preserve"> </w:delText>
          </w:r>
        </w:del>
      </w:ins>
      <w:ins w:id="6521" w:author="Orion" w:date="2011-06-23T12:41:00Z">
        <w:del w:id="6522" w:author="IO" w:date="2011-07-22T12:15:00Z">
          <w:r w:rsidR="00B56A1D" w:rsidDel="003D3753">
            <w:delText xml:space="preserve">las </w:delText>
          </w:r>
        </w:del>
      </w:ins>
      <w:ins w:id="6523" w:author="Orion" w:date="2011-06-23T12:38:00Z">
        <w:del w:id="6524" w:author="IO" w:date="2011-07-22T12:15:00Z">
          <w:r w:rsidR="00B56A1D" w:rsidDel="003D3753">
            <w:delText>necesidades</w:delText>
          </w:r>
        </w:del>
      </w:ins>
      <w:ins w:id="6525" w:author="Orion" w:date="2011-06-23T12:41:00Z">
        <w:del w:id="6526"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6527" w:author="Orion" w:date="2011-06-10T12:19:00Z"/>
          <w:del w:id="6528" w:author="IO" w:date="2011-07-22T12:02:00Z"/>
        </w:rPr>
        <w:pPrChange w:id="6529" w:author="IO" w:date="2011-07-22T12:28:00Z">
          <w:pPr>
            <w:pStyle w:val="ListParagraph"/>
            <w:numPr>
              <w:numId w:val="17"/>
            </w:numPr>
            <w:spacing w:before="120"/>
            <w:ind w:hanging="360"/>
            <w:jc w:val="both"/>
          </w:pPr>
        </w:pPrChange>
      </w:pPr>
      <w:ins w:id="6530" w:author="Orion" w:date="2011-06-26T18:06:00Z">
        <w:r>
          <w:t>De</w:t>
        </w:r>
      </w:ins>
      <w:ins w:id="6531" w:author="Orion" w:date="2011-06-26T18:08:00Z">
        <w:r w:rsidR="00D21EAF">
          <w:t>n</w:t>
        </w:r>
      </w:ins>
      <w:ins w:id="6532" w:author="Orion" w:date="2011-06-26T18:06:00Z">
        <w:r>
          <w:t>tro</w:t>
        </w:r>
        <w:r w:rsidR="00237F99">
          <w:t xml:space="preserve"> de esta capa </w:t>
        </w:r>
        <w:r>
          <w:t xml:space="preserve">también se incluyen </w:t>
        </w:r>
      </w:ins>
      <w:ins w:id="6533" w:author="Orion" w:date="2011-06-26T18:10:00Z">
        <w:r w:rsidR="0004193A">
          <w:t>otros</w:t>
        </w:r>
      </w:ins>
      <w:ins w:id="6534" w:author="Orion" w:date="2011-06-26T18:06:00Z">
        <w:r>
          <w:t xml:space="preserve"> procesos</w:t>
        </w:r>
      </w:ins>
      <w:ins w:id="6535" w:author="Orion" w:date="2011-06-26T18:10:00Z">
        <w:r w:rsidR="0004193A">
          <w:t xml:space="preserve"> como por ejemplo los</w:t>
        </w:r>
      </w:ins>
      <w:ins w:id="6536" w:author="Orion" w:date="2011-06-26T18:06:00Z">
        <w:r>
          <w:t xml:space="preserve"> encargados de monitorizar aviones o actualizar el estado de estos en todo momento. </w:t>
        </w:r>
      </w:ins>
      <w:ins w:id="6537" w:author="Orion" w:date="2011-06-26T18:07:00Z">
        <w:r>
          <w:t xml:space="preserve">Dichos procesos son iniciados por agentes a </w:t>
        </w:r>
      </w:ins>
      <w:ins w:id="6538" w:author="Orion" w:date="2011-06-26T18:08:00Z">
        <w:r>
          <w:t>través</w:t>
        </w:r>
      </w:ins>
      <w:ins w:id="6539" w:author="Orion" w:date="2011-06-26T18:07:00Z">
        <w:r>
          <w:t xml:space="preserve"> </w:t>
        </w:r>
      </w:ins>
      <w:ins w:id="6540" w:author="Orion" w:date="2011-06-26T18:08:00Z">
        <w:r>
          <w:t>de una aplicación pero</w:t>
        </w:r>
      </w:ins>
      <w:ins w:id="6541" w:author="Orion" w:date="2011-06-26T18:10:00Z">
        <w:r w:rsidR="00923C11">
          <w:t>, al tratarse de procesos iterativos muy largos,</w:t>
        </w:r>
      </w:ins>
      <w:ins w:id="6542" w:author="Orion" w:date="2011-06-26T18:08:00Z">
        <w:r>
          <w:t xml:space="preserve"> serán ejecutados en nuevos hilos</w:t>
        </w:r>
      </w:ins>
      <w:ins w:id="6543" w:author="Orion" w:date="2011-06-26T18:11:00Z">
        <w:r w:rsidR="00923C11">
          <w:t xml:space="preserve"> del sistema</w:t>
        </w:r>
      </w:ins>
      <w:ins w:id="6544" w:author="Orion" w:date="2011-06-26T18:08:00Z">
        <w:r>
          <w:t xml:space="preserve"> para no </w:t>
        </w:r>
        <w:r w:rsidR="00922620">
          <w:t xml:space="preserve">interferir a la hora de los posibles objetivos que </w:t>
        </w:r>
      </w:ins>
      <w:ins w:id="6545" w:author="Orion" w:date="2011-06-26T18:11:00Z">
        <w:r w:rsidR="00400128">
          <w:t>dichos</w:t>
        </w:r>
      </w:ins>
      <w:ins w:id="6546" w:author="Orion" w:date="2011-06-26T18:08:00Z">
        <w:r w:rsidR="00922620">
          <w:t xml:space="preserve"> agentes puedan satisfacer </w:t>
        </w:r>
      </w:ins>
      <w:ins w:id="6547" w:author="Orion" w:date="2011-06-26T18:09:00Z">
        <w:r w:rsidR="00922620">
          <w:t>simultáneamente</w:t>
        </w:r>
      </w:ins>
      <w:ins w:id="6548" w:author="Orion" w:date="2011-06-26T18:08:00Z">
        <w:r w:rsidR="00922620">
          <w:t>.</w:t>
        </w:r>
      </w:ins>
      <w:commentRangeEnd w:id="6502"/>
      <w:r w:rsidR="00441066" w:rsidRPr="00441066">
        <w:rPr>
          <w:rPrChange w:id="6549" w:author="IO" w:date="2011-07-22T12:28:00Z">
            <w:rPr>
              <w:rStyle w:val="CommentReference"/>
            </w:rPr>
          </w:rPrChange>
        </w:rPr>
        <w:commentReference w:id="6502"/>
      </w:r>
    </w:p>
    <w:p w14:paraId="3D2419D4" w14:textId="77777777" w:rsidR="00B937FD" w:rsidRPr="00441066" w:rsidRDefault="00B937FD">
      <w:pPr>
        <w:spacing w:before="240" w:after="120"/>
        <w:ind w:firstLine="284"/>
        <w:jc w:val="both"/>
        <w:rPr>
          <w:ins w:id="6550" w:author="Orion" w:date="2011-05-05T17:40:00Z"/>
        </w:rPr>
        <w:pPrChange w:id="6551" w:author="IO" w:date="2011-07-22T12:28:00Z">
          <w:pPr/>
        </w:pPrChange>
      </w:pPr>
    </w:p>
    <w:p w14:paraId="2CFFB8BA" w14:textId="77777777" w:rsidR="00B937FD" w:rsidRPr="008A1F38" w:rsidRDefault="00B937FD">
      <w:pPr>
        <w:pStyle w:val="Heading1"/>
        <w:numPr>
          <w:ilvl w:val="2"/>
          <w:numId w:val="40"/>
        </w:numPr>
        <w:rPr>
          <w:ins w:id="6552" w:author="Orion" w:date="2011-05-05T17:40:00Z"/>
          <w:sz w:val="36"/>
          <w:szCs w:val="52"/>
          <w:rPrChange w:id="6553" w:author="IO" w:date="2011-07-22T11:52:00Z">
            <w:rPr>
              <w:ins w:id="6554" w:author="Orion" w:date="2011-05-05T17:40:00Z"/>
              <w:rFonts w:cs="Times New Roman"/>
            </w:rPr>
          </w:rPrChange>
        </w:rPr>
        <w:pPrChange w:id="6555" w:author="IO" w:date="2011-07-22T11:52:00Z">
          <w:pPr>
            <w:outlineLvl w:val="1"/>
          </w:pPr>
        </w:pPrChange>
      </w:pPr>
      <w:bookmarkStart w:id="6556" w:name="_Ref299099227"/>
      <w:bookmarkStart w:id="6557" w:name="_Toc299463896"/>
      <w:ins w:id="6558" w:author="Orion" w:date="2011-05-05T17:40:00Z">
        <w:r w:rsidRPr="00D2330D">
          <w:rPr>
            <w:b w:val="0"/>
            <w:sz w:val="36"/>
            <w:szCs w:val="52"/>
            <w:rPrChange w:id="6559" w:author="IO" w:date="2011-07-20T19:28:00Z">
              <w:rPr>
                <w:rFonts w:cs="Times New Roman"/>
                <w:b/>
                <w:bCs/>
              </w:rPr>
            </w:rPrChange>
          </w:rPr>
          <w:t>Visualización</w:t>
        </w:r>
        <w:bookmarkEnd w:id="6556"/>
        <w:bookmarkEnd w:id="6557"/>
      </w:ins>
    </w:p>
    <w:p w14:paraId="15CE6876" w14:textId="77777777" w:rsidR="00BF438C" w:rsidRDefault="00441066">
      <w:pPr>
        <w:spacing w:after="120"/>
        <w:jc w:val="both"/>
        <w:rPr>
          <w:ins w:id="6560" w:author="IO" w:date="2011-07-22T12:38:00Z"/>
        </w:rPr>
        <w:pPrChange w:id="6561" w:author="IO" w:date="2011-07-22T12:28:00Z">
          <w:pPr/>
        </w:pPrChange>
      </w:pPr>
      <w:ins w:id="6562"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6563" w:author="IO" w:date="2011-07-22T12:33:00Z">
        <w:r>
          <w:t xml:space="preserve">ón, tanto desde el punto de vista de los expertos, centrados en los modelos, como de los desarrolladores, centrados en el código. </w:t>
        </w:r>
      </w:ins>
      <w:ins w:id="6564" w:author="Orion" w:date="2011-06-20T19:17:00Z">
        <w:del w:id="6565" w:author="IO" w:date="2011-07-22T12:34:00Z">
          <w:r w:rsidR="009361EC" w:rsidDel="00441066">
            <w:delText xml:space="preserve">Para poder tener una representación realista de lo que se </w:delText>
          </w:r>
        </w:del>
      </w:ins>
      <w:ins w:id="6566" w:author="Orion" w:date="2011-06-21T11:39:00Z">
        <w:del w:id="6567" w:author="IO" w:date="2011-07-22T12:34:00Z">
          <w:r w:rsidR="004C625E" w:rsidDel="00441066">
            <w:delText>va</w:delText>
          </w:r>
        </w:del>
      </w:ins>
      <w:ins w:id="6568" w:author="Orion" w:date="2011-06-20T19:17:00Z">
        <w:del w:id="6569" w:author="IO" w:date="2011-07-22T12:34:00Z">
          <w:r w:rsidR="009361EC" w:rsidDel="00441066">
            <w:delText xml:space="preserve"> a simular y con el objetivo de poder detectar posible errores o defectos del sistema, se han </w:delText>
          </w:r>
        </w:del>
      </w:ins>
      <w:ins w:id="6570" w:author="Orion" w:date="2011-06-20T19:19:00Z">
        <w:del w:id="6571" w:author="IO" w:date="2011-07-22T12:34:00Z">
          <w:r w:rsidR="009361EC" w:rsidDel="00441066">
            <w:delText>representado</w:delText>
          </w:r>
        </w:del>
      </w:ins>
      <w:ins w:id="6572" w:author="Orion" w:date="2011-06-20T19:17:00Z">
        <w:del w:id="6573" w:author="IO" w:date="2011-07-22T12:34:00Z">
          <w:r w:rsidR="009361EC" w:rsidDel="00441066">
            <w:delText xml:space="preserve"> los datos producidos por el sistema </w:delText>
          </w:r>
        </w:del>
      </w:ins>
      <w:ins w:id="6574" w:author="Orion" w:date="2011-06-20T19:19:00Z">
        <w:del w:id="6575" w:author="IO" w:date="2011-07-22T12:34:00Z">
          <w:r w:rsidR="009361EC" w:rsidDel="00441066">
            <w:delText>en una serie de visualizaciones.</w:delText>
          </w:r>
        </w:del>
      </w:ins>
      <w:ins w:id="6576" w:author="Orion" w:date="2011-06-20T19:20:00Z">
        <w:del w:id="6577" w:author="IO" w:date="2011-07-22T12:34:00Z">
          <w:r w:rsidR="009361EC" w:rsidDel="00441066">
            <w:delText xml:space="preserve"> </w:delText>
          </w:r>
        </w:del>
        <w:r w:rsidR="009361EC">
          <w:t>E</w:t>
        </w:r>
        <w:del w:id="6578" w:author="IO" w:date="2011-07-22T12:34:00Z">
          <w:r w:rsidR="009361EC" w:rsidDel="00441066">
            <w:delText>l</w:delText>
          </w:r>
        </w:del>
      </w:ins>
      <w:ins w:id="6579" w:author="IO" w:date="2011-07-22T12:34:00Z">
        <w:r>
          <w:t>ste</w:t>
        </w:r>
      </w:ins>
      <w:ins w:id="6580" w:author="Orion" w:date="2011-06-20T19:20:00Z">
        <w:r w:rsidR="009361EC">
          <w:t xml:space="preserve"> </w:t>
        </w:r>
        <w:del w:id="6581" w:author="IO" w:date="2011-07-22T12:34:00Z">
          <w:r w:rsidR="009361EC" w:rsidDel="00441066">
            <w:delText>sistema dispone de</w:delText>
          </w:r>
        </w:del>
      </w:ins>
      <w:ins w:id="6582" w:author="IO" w:date="2011-07-22T12:34:00Z">
        <w:r>
          <w:t>trabajo cuenta con</w:t>
        </w:r>
      </w:ins>
      <w:ins w:id="6583" w:author="Orion" w:date="2011-06-20T19:20:00Z">
        <w:r w:rsidR="009361EC">
          <w:t xml:space="preserve"> d</w:t>
        </w:r>
      </w:ins>
      <w:ins w:id="6584" w:author="Orion" w:date="2011-06-10T12:20:00Z">
        <w:r w:rsidR="002809A4" w:rsidRPr="00A74327">
          <w:t>os posibles tipos de visualización</w:t>
        </w:r>
      </w:ins>
      <w:ins w:id="6585" w:author="IO" w:date="2011-07-22T12:38:00Z">
        <w:r w:rsidR="00BF438C">
          <w:t>: una centrada en la lógica de los agentes y otra en el tráfico aéreo</w:t>
        </w:r>
      </w:ins>
      <w:ins w:id="6586" w:author="Orion" w:date="2011-06-10T12:20:00Z">
        <w:r w:rsidR="002809A4" w:rsidRPr="00A74327">
          <w:t>.</w:t>
        </w:r>
      </w:ins>
    </w:p>
    <w:p w14:paraId="391BBAAB" w14:textId="00361C48" w:rsidR="00557A40" w:rsidRDefault="00BF438C">
      <w:pPr>
        <w:spacing w:before="240" w:after="120"/>
        <w:ind w:firstLine="284"/>
        <w:jc w:val="both"/>
        <w:rPr>
          <w:ins w:id="6587" w:author="Orion" w:date="2011-06-20T19:20:00Z"/>
        </w:rPr>
        <w:pPrChange w:id="6588" w:author="IO" w:date="2011-07-22T12:38:00Z">
          <w:pPr/>
        </w:pPrChange>
      </w:pPr>
      <w:ins w:id="6589" w:author="IO" w:date="2011-07-22T12:38:00Z">
        <w:r>
          <w:t xml:space="preserve">La </w:t>
        </w:r>
      </w:ins>
      <w:ins w:id="6590" w:author="Orion" w:date="2011-06-10T12:20:00Z">
        <w:del w:id="6591"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6592" w:author="IO" w:date="2011-07-22T12:38:00Z">
        <w:r>
          <w:t>centrada en los agentes es la proporcionada por</w:t>
        </w:r>
      </w:ins>
      <w:ins w:id="6593" w:author="Orion" w:date="2011-06-10T12:20:00Z">
        <w:del w:id="6594" w:author="IO" w:date="2011-07-22T12:34:00Z">
          <w:r w:rsidR="002809A4" w:rsidDel="00441066">
            <w:delText xml:space="preserve">que nos aporta </w:delText>
          </w:r>
        </w:del>
      </w:ins>
      <w:ins w:id="6595" w:author="IO" w:date="2011-07-22T12:34:00Z">
        <w:r w:rsidR="00441066">
          <w:t xml:space="preserve"> </w:t>
        </w:r>
      </w:ins>
      <w:ins w:id="6596" w:author="Orion" w:date="2011-06-10T12:20:00Z">
        <w:r w:rsidR="002809A4">
          <w:t>el IAF</w:t>
        </w:r>
        <w:del w:id="6597" w:author="IO" w:date="2011-07-22T12:34:00Z">
          <w:r w:rsidR="002809A4" w:rsidDel="00441066">
            <w:delText xml:space="preserve"> (INGENIAS Agent Framework)</w:delText>
          </w:r>
        </w:del>
        <w:del w:id="6598" w:author="IO" w:date="2011-07-22T12:39:00Z">
          <w:r w:rsidR="002809A4" w:rsidDel="00BF438C">
            <w:delText xml:space="preserve">, que es la que por defecto </w:delText>
          </w:r>
        </w:del>
        <w:del w:id="6599" w:author="IO" w:date="2011-07-22T12:34:00Z">
          <w:r w:rsidR="002809A4" w:rsidDel="00441066">
            <w:delText xml:space="preserve">nos </w:delText>
          </w:r>
        </w:del>
        <w:del w:id="6600" w:author="IO" w:date="2011-07-22T12:39:00Z">
          <w:r w:rsidR="002809A4" w:rsidDel="00BF438C">
            <w:delText>aporta el código autogenerado</w:delText>
          </w:r>
        </w:del>
        <w:r w:rsidR="002809A4">
          <w:t xml:space="preserve">. En este tipo de visualización </w:t>
        </w:r>
        <w:del w:id="6601" w:author="IO" w:date="2011-07-22T12:34:00Z">
          <w:r w:rsidR="002809A4" w:rsidDel="00441066">
            <w:delText>podremos</w:delText>
          </w:r>
        </w:del>
      </w:ins>
      <w:ins w:id="6602" w:author="IO" w:date="2011-07-22T12:34:00Z">
        <w:r w:rsidR="00441066">
          <w:t>se puede</w:t>
        </w:r>
      </w:ins>
      <w:ins w:id="6603" w:author="Orion" w:date="2011-06-10T12:20:00Z">
        <w:r w:rsidR="002809A4">
          <w:t xml:space="preserve"> ver </w:t>
        </w:r>
      </w:ins>
      <w:ins w:id="6604" w:author="IO" w:date="2011-07-22T12:40:00Z">
        <w:r>
          <w:t xml:space="preserve">para los distintos agentes </w:t>
        </w:r>
      </w:ins>
      <w:ins w:id="6605" w:author="Orion" w:date="2011-06-10T12:20:00Z">
        <w:del w:id="6606" w:author="IO" w:date="2011-07-22T12:40:00Z">
          <w:r w:rsidR="002809A4" w:rsidDel="00BF438C">
            <w:delText>los</w:delText>
          </w:r>
        </w:del>
      </w:ins>
      <w:ins w:id="6607" w:author="IO" w:date="2011-07-22T12:40:00Z">
        <w:r>
          <w:t>sus</w:t>
        </w:r>
      </w:ins>
      <w:ins w:id="6608" w:author="Orion" w:date="2011-06-10T12:20:00Z">
        <w:r w:rsidR="002809A4">
          <w:t xml:space="preserve"> estados mentales</w:t>
        </w:r>
        <w:del w:id="6609" w:author="IO" w:date="2011-07-22T12:40:00Z">
          <w:r w:rsidR="002809A4" w:rsidDel="00BF438C">
            <w:delText xml:space="preserve"> de cada uno de los agentes</w:delText>
          </w:r>
        </w:del>
        <w:r w:rsidR="002809A4">
          <w:t>, así como las interacciones y las tareas que van ejecutando en cada momento</w:t>
        </w:r>
        <w:del w:id="6610" w:author="IO" w:date="2011-07-22T12:40:00Z">
          <w:r w:rsidR="002809A4" w:rsidDel="00BF438C">
            <w:delText xml:space="preserve"> dichos agentes</w:delText>
          </w:r>
        </w:del>
      </w:ins>
      <w:ins w:id="6611" w:author="Orion" w:date="2011-06-20T19:10:00Z">
        <w:r w:rsidR="00557A40">
          <w:t xml:space="preserve">. Esta visualización también aporta una serie de </w:t>
        </w:r>
        <w:r w:rsidR="00557A40" w:rsidRPr="00441066">
          <w:t>logs</w:t>
        </w:r>
        <w:r w:rsidR="00557A40">
          <w:t xml:space="preserve"> que </w:t>
        </w:r>
        <w:del w:id="6612" w:author="IO" w:date="2011-07-22T12:40:00Z">
          <w:r w:rsidR="00557A40" w:rsidDel="00BF438C">
            <w:delText>mostrar</w:delText>
          </w:r>
        </w:del>
      </w:ins>
      <w:ins w:id="6613" w:author="Orion" w:date="2011-06-20T19:13:00Z">
        <w:del w:id="6614" w:author="IO" w:date="2011-07-22T12:40:00Z">
          <w:r w:rsidR="00557A40" w:rsidDel="00BF438C">
            <w:delText>á</w:delText>
          </w:r>
        </w:del>
      </w:ins>
      <w:ins w:id="6615" w:author="Orion" w:date="2011-06-20T19:20:00Z">
        <w:del w:id="6616" w:author="IO" w:date="2011-07-22T12:40:00Z">
          <w:r w:rsidR="00256F58" w:rsidDel="00BF438C">
            <w:delText>n</w:delText>
          </w:r>
        </w:del>
      </w:ins>
      <w:ins w:id="6617" w:author="IO" w:date="2011-07-22T12:40:00Z">
        <w:r>
          <w:t>recogen</w:t>
        </w:r>
      </w:ins>
      <w:ins w:id="6618" w:author="Orion" w:date="2011-06-20T19:13:00Z">
        <w:r w:rsidR="00557A40">
          <w:t xml:space="preserve"> </w:t>
        </w:r>
      </w:ins>
      <w:ins w:id="6619" w:author="IO" w:date="2011-07-22T12:40:00Z">
        <w:r>
          <w:t xml:space="preserve">información </w:t>
        </w:r>
      </w:ins>
      <w:ins w:id="6620" w:author="Orion" w:date="2011-06-20T19:13:00Z">
        <w:del w:id="6621" w:author="IO" w:date="2011-07-22T12:40:00Z">
          <w:r w:rsidR="00557A40" w:rsidDel="00BF438C">
            <w:delText xml:space="preserve">un histórico </w:delText>
          </w:r>
        </w:del>
      </w:ins>
      <w:ins w:id="6622" w:author="Orion" w:date="2011-06-20T19:14:00Z">
        <w:del w:id="6623" w:author="IO" w:date="2011-07-22T12:40:00Z">
          <w:r w:rsidR="00557A40" w:rsidDel="00BF438C">
            <w:delText>d</w:delText>
          </w:r>
        </w:del>
      </w:ins>
      <w:ins w:id="6624" w:author="Orion" w:date="2011-06-21T11:48:00Z">
        <w:del w:id="6625" w:author="IO" w:date="2011-07-22T12:40:00Z">
          <w:r w:rsidR="000375FF" w:rsidDel="00BF438C">
            <w:delText>e</w:delText>
          </w:r>
        </w:del>
      </w:ins>
      <w:ins w:id="6626" w:author="Orion" w:date="2011-06-20T19:14:00Z">
        <w:del w:id="6627" w:author="IO" w:date="2011-07-22T12:40:00Z">
          <w:r w:rsidR="00557A40" w:rsidDel="00BF438C">
            <w:delText xml:space="preserve"> cada una de estas</w:delText>
          </w:r>
        </w:del>
      </w:ins>
      <w:ins w:id="6628" w:author="IO" w:date="2011-07-22T12:40:00Z">
        <w:r>
          <w:t>sobre las</w:t>
        </w:r>
      </w:ins>
      <w:ins w:id="6629" w:author="Orion" w:date="2011-06-20T19:14:00Z">
        <w:r w:rsidR="00557A40">
          <w:t xml:space="preserve"> interacciones y tareas </w:t>
        </w:r>
        <w:del w:id="6630" w:author="IO" w:date="2011-07-22T12:41:00Z">
          <w:r w:rsidR="00557A40" w:rsidDel="00BF438C">
            <w:delText xml:space="preserve">que se han </w:delText>
          </w:r>
        </w:del>
        <w:r w:rsidR="00557A40">
          <w:t>ejecutad</w:t>
        </w:r>
        <w:del w:id="6631" w:author="IO" w:date="2011-07-22T12:41:00Z">
          <w:r w:rsidR="00557A40" w:rsidDel="00BF438C">
            <w:delText>o</w:delText>
          </w:r>
        </w:del>
      </w:ins>
      <w:ins w:id="6632" w:author="IO" w:date="2011-07-22T12:41:00Z">
        <w:r>
          <w:t>as</w:t>
        </w:r>
      </w:ins>
      <w:ins w:id="6633" w:author="Orion" w:date="2011-06-10T12:20:00Z">
        <w:r w:rsidR="002809A4">
          <w:t>.</w:t>
        </w:r>
        <w:del w:id="6634" w:author="IO" w:date="2011-07-22T12:41:00Z">
          <w:r w:rsidR="002809A4" w:rsidDel="00BF438C">
            <w:delText xml:space="preserve"> </w:delText>
          </w:r>
        </w:del>
      </w:ins>
    </w:p>
    <w:p w14:paraId="2EDCF166" w14:textId="70025C83" w:rsidR="0069523A" w:rsidRDefault="0069523A">
      <w:pPr>
        <w:spacing w:before="240" w:after="120"/>
        <w:ind w:firstLine="284"/>
        <w:jc w:val="both"/>
        <w:rPr>
          <w:ins w:id="6635" w:author="Orion" w:date="2011-06-20T19:14:00Z"/>
        </w:rPr>
        <w:pPrChange w:id="6636" w:author="IO" w:date="2011-07-22T12:38:00Z">
          <w:pPr/>
        </w:pPrChange>
      </w:pPr>
      <w:commentRangeStart w:id="6637"/>
      <w:ins w:id="6638" w:author="Orion" w:date="2011-06-20T19:20:00Z">
        <w:r>
          <w:t>(</w:t>
        </w:r>
      </w:ins>
      <w:ins w:id="6639" w:author="Orion" w:date="2011-06-23T12:35:00Z">
        <w:r w:rsidR="00D44163">
          <w:t>Imágenes</w:t>
        </w:r>
      </w:ins>
      <w:ins w:id="6640" w:author="Orion" w:date="2011-06-20T19:20:00Z">
        <w:r>
          <w:t xml:space="preserve">,: interacciones, </w:t>
        </w:r>
      </w:ins>
      <w:ins w:id="6641" w:author="Orion" w:date="2011-06-20T19:21:00Z">
        <w:r>
          <w:t>agente…)</w:t>
        </w:r>
      </w:ins>
      <w:commentRangeEnd w:id="6637"/>
      <w:r w:rsidR="00BF438C">
        <w:rPr>
          <w:rStyle w:val="CommentReference"/>
        </w:rPr>
        <w:commentReference w:id="6637"/>
      </w:r>
    </w:p>
    <w:p w14:paraId="0C9B4936" w14:textId="2C8D6CDF" w:rsidR="00B13F9D" w:rsidRDefault="002809A4">
      <w:pPr>
        <w:spacing w:before="240" w:after="120"/>
        <w:ind w:firstLine="284"/>
        <w:jc w:val="both"/>
        <w:rPr>
          <w:ins w:id="6642" w:author="IO" w:date="2011-07-22T13:01:00Z"/>
        </w:rPr>
        <w:pPrChange w:id="6643" w:author="IO" w:date="2011-07-22T12:59:00Z">
          <w:pPr/>
        </w:pPrChange>
      </w:pPr>
      <w:ins w:id="6644" w:author="Orion" w:date="2011-06-10T12:20:00Z">
        <w:r w:rsidRPr="005E4FAC">
          <w:t>Por otro lado</w:t>
        </w:r>
      </w:ins>
      <w:ins w:id="6645" w:author="Orion" w:date="2011-06-10T12:25:00Z">
        <w:r w:rsidR="006A0746">
          <w:t xml:space="preserve"> se ha implementado </w:t>
        </w:r>
      </w:ins>
      <w:ins w:id="6646" w:author="Orion" w:date="2011-06-10T12:20:00Z">
        <w:r w:rsidRPr="00A74327">
          <w:t xml:space="preserve">una visualización gráfica </w:t>
        </w:r>
        <w:del w:id="6647" w:author="IO" w:date="2011-07-22T12:41:00Z">
          <w:r w:rsidRPr="00A74327" w:rsidDel="003B5896">
            <w:delText xml:space="preserve">más </w:delText>
          </w:r>
          <w:r w:rsidRPr="00441066" w:rsidDel="003B5896">
            <w:delText>realista</w:delText>
          </w:r>
        </w:del>
      </w:ins>
      <w:ins w:id="6648" w:author="IO" w:date="2011-07-22T12:41:00Z">
        <w:r w:rsidR="003B5896">
          <w:t xml:space="preserve">centrada en el tráfico aéreo. </w:t>
        </w:r>
      </w:ins>
      <w:ins w:id="6649" w:author="Orion" w:date="2011-06-10T12:20:00Z">
        <w:del w:id="6650" w:author="IO" w:date="2011-07-22T12:41:00Z">
          <w:r w:rsidRPr="00441066" w:rsidDel="003B5896">
            <w:delText xml:space="preserve"> donde se hace uso de</w:delText>
          </w:r>
        </w:del>
      </w:ins>
      <w:ins w:id="6651" w:author="IO" w:date="2011-07-22T12:41:00Z">
        <w:r w:rsidR="003B5896">
          <w:t>Se basa en la</w:t>
        </w:r>
      </w:ins>
      <w:ins w:id="6652" w:author="Orion" w:date="2011-06-10T12:20:00Z">
        <w:del w:id="6653" w:author="IO" w:date="2011-07-22T12:41:00Z">
          <w:r w:rsidRPr="00441066" w:rsidDel="003B5896">
            <w:delText xml:space="preserve"> una</w:delText>
          </w:r>
        </w:del>
        <w:r w:rsidRPr="00441066">
          <w:t xml:space="preserve"> herramienta </w:t>
        </w:r>
        <w:del w:id="6654" w:author="IO" w:date="2011-07-22T12:41:00Z">
          <w:r w:rsidRPr="00441066" w:rsidDel="003B5896">
            <w:delText>llamada</w:delText>
          </w:r>
        </w:del>
        <w:del w:id="6655" w:author="IO" w:date="2011-07-22T12:42:00Z">
          <w:r w:rsidRPr="00441066" w:rsidDel="003B5896">
            <w:delText xml:space="preserve"> </w:delText>
          </w:r>
        </w:del>
        <w:r w:rsidRPr="003B5896">
          <w:rPr>
            <w:i/>
            <w:rPrChange w:id="6656" w:author="IO" w:date="2011-07-22T12:42:00Z">
              <w:rPr/>
            </w:rPrChange>
          </w:rPr>
          <w:t>World Wind</w:t>
        </w:r>
        <w:r w:rsidRPr="00441066">
          <w:t xml:space="preserve"> de la NASA</w:t>
        </w:r>
      </w:ins>
      <w:customXmlInsRangeStart w:id="6657" w:author="Orion" w:date="2011-06-10T12:20:00Z"/>
      <w:sdt>
        <w:sdtPr>
          <w:id w:val="-304163868"/>
          <w:citation/>
        </w:sdtPr>
        <w:sdtContent>
          <w:customXmlInsRangeEnd w:id="6657"/>
          <w:ins w:id="6658" w:author="Orion" w:date="2011-06-10T12:20:00Z">
            <w:r w:rsidRPr="00441066">
              <w:fldChar w:fldCharType="begin"/>
            </w:r>
          </w:ins>
          <w:ins w:id="6659" w:author="Orion" w:date="2011-07-26T16:46:00Z">
            <w:r w:rsidR="003C556D">
              <w:instrText xml:space="preserve">CITATION Wor \l 3082 </w:instrText>
            </w:r>
          </w:ins>
          <w:ins w:id="6660" w:author="Orion" w:date="2011-06-10T12:20:00Z">
            <w:r w:rsidRPr="00441066">
              <w:fldChar w:fldCharType="separate"/>
            </w:r>
          </w:ins>
          <w:r w:rsidR="00BC29DB">
            <w:rPr>
              <w:noProof/>
            </w:rPr>
            <w:t xml:space="preserve"> (71)</w:t>
          </w:r>
          <w:ins w:id="6661" w:author="Orion" w:date="2011-06-10T12:20:00Z">
            <w:r w:rsidRPr="00441066">
              <w:fldChar w:fldCharType="end"/>
            </w:r>
          </w:ins>
          <w:customXmlInsRangeStart w:id="6662" w:author="Orion" w:date="2011-06-10T12:20:00Z"/>
        </w:sdtContent>
      </w:sdt>
      <w:customXmlInsRangeEnd w:id="6662"/>
      <w:ins w:id="6663" w:author="IO" w:date="2011-07-22T13:01:00Z">
        <w:r w:rsidR="00B13F9D">
          <w:t xml:space="preserve"> para mostrar un mapa del terreno sobre el cual vuelan los aviones</w:t>
        </w:r>
      </w:ins>
      <w:ins w:id="6664" w:author="Orion" w:date="2011-06-20T19:15:00Z">
        <w:r w:rsidR="00577C77" w:rsidRPr="00441066">
          <w:t>.</w:t>
        </w:r>
        <w:del w:id="6665"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6666" w:author="Orion" w:date="2011-06-21T12:49:00Z"/>
          <w:del w:id="6667" w:author="IO" w:date="2011-07-22T12:59:00Z"/>
        </w:rPr>
        <w:pPrChange w:id="6668" w:author="IO" w:date="2011-07-22T12:59:00Z">
          <w:pPr/>
        </w:pPrChange>
      </w:pPr>
      <w:ins w:id="6669" w:author="Orion" w:date="2011-06-21T12:48:00Z">
        <w:r w:rsidRPr="003B5896">
          <w:rPr>
            <w:i/>
            <w:rPrChange w:id="6670" w:author="IO" w:date="2011-07-22T12:42:00Z">
              <w:rPr/>
            </w:rPrChange>
          </w:rPr>
          <w:t>World Wind</w:t>
        </w:r>
        <w:del w:id="6671" w:author="IO" w:date="2011-07-22T12:42:00Z">
          <w:r w:rsidRPr="00441066" w:rsidDel="003B5896">
            <w:rPr>
              <w:rPrChange w:id="6672" w:author="IO" w:date="2011-07-22T12:28:00Z">
                <w:rPr>
                  <w:rStyle w:val="apple-converted-space"/>
                  <w:rFonts w:cs="Times New Roman"/>
                  <w:color w:val="000000"/>
                </w:rPr>
              </w:rPrChange>
            </w:rPr>
            <w:delText> </w:delText>
          </w:r>
        </w:del>
      </w:ins>
      <w:ins w:id="6673" w:author="IO" w:date="2011-07-22T12:42:00Z">
        <w:r w:rsidR="003B5896">
          <w:t xml:space="preserve"> </w:t>
        </w:r>
      </w:ins>
      <w:ins w:id="6674" w:author="Orion" w:date="2011-06-21T12:48:00Z">
        <w:r w:rsidRPr="00ED027D">
          <w:t>es un</w:t>
        </w:r>
        <w:del w:id="6675" w:author="IO" w:date="2011-07-22T12:42:00Z">
          <w:r w:rsidRPr="00441066" w:rsidDel="003B5896">
            <w:rPr>
              <w:rPrChange w:id="6676" w:author="IO" w:date="2011-07-22T12:28:00Z">
                <w:rPr>
                  <w:rStyle w:val="apple-converted-space"/>
                  <w:rFonts w:cs="Times New Roman"/>
                  <w:color w:val="000000"/>
                </w:rPr>
              </w:rPrChange>
            </w:rPr>
            <w:delText> </w:delText>
          </w:r>
        </w:del>
      </w:ins>
      <w:ins w:id="6677" w:author="IO" w:date="2011-07-22T12:42:00Z">
        <w:r w:rsidR="003B5896">
          <w:t xml:space="preserve"> </w:t>
        </w:r>
      </w:ins>
      <w:ins w:id="6678" w:author="Orion" w:date="2011-06-21T12:48:00Z">
        <w:r w:rsidRPr="00ED027D">
          <w:t>programa</w:t>
        </w:r>
        <w:r>
          <w:t xml:space="preserve"> de código abierto</w:t>
        </w:r>
        <w:del w:id="6679"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6680" w:author="IO" w:date="2011-07-22T12:28:00Z">
                <w:rPr>
                  <w:rStyle w:val="apple-converted-space"/>
                  <w:rFonts w:cs="Times New Roman"/>
                  <w:color w:val="000000"/>
                </w:rPr>
              </w:rPrChange>
            </w:rPr>
            <w:delText> </w:delText>
          </w:r>
        </w:del>
      </w:ins>
      <w:ins w:id="6681" w:author="IO" w:date="2011-07-22T12:42:00Z">
        <w:r w:rsidR="003B5896">
          <w:t xml:space="preserve"> </w:t>
        </w:r>
      </w:ins>
      <w:ins w:id="6682" w:author="Orion" w:date="2011-06-21T12:48:00Z">
        <w:r w:rsidRPr="00ED027D">
          <w:t xml:space="preserve">que </w:t>
        </w:r>
        <w:del w:id="6683" w:author="IO" w:date="2011-07-22T12:42:00Z">
          <w:r w:rsidRPr="00ED027D" w:rsidDel="003B5896">
            <w:delText>actúa como</w:delText>
          </w:r>
        </w:del>
      </w:ins>
      <w:ins w:id="6684" w:author="IO" w:date="2011-07-22T12:42:00Z">
        <w:r w:rsidR="003B5896">
          <w:t>proporciona</w:t>
        </w:r>
      </w:ins>
      <w:ins w:id="6685" w:author="Orion" w:date="2011-06-21T12:48:00Z">
        <w:r w:rsidRPr="00ED027D">
          <w:t xml:space="preserve"> un</w:t>
        </w:r>
        <w:del w:id="6686" w:author="IO" w:date="2011-07-22T12:42:00Z">
          <w:r w:rsidRPr="00441066" w:rsidDel="003B5896">
            <w:rPr>
              <w:rPrChange w:id="6687" w:author="IO" w:date="2011-07-22T12:28:00Z">
                <w:rPr>
                  <w:rStyle w:val="apple-converted-space"/>
                  <w:rFonts w:cs="Times New Roman"/>
                  <w:color w:val="000000"/>
                </w:rPr>
              </w:rPrChange>
            </w:rPr>
            <w:delText> </w:delText>
          </w:r>
        </w:del>
      </w:ins>
      <w:ins w:id="6688" w:author="IO" w:date="2011-07-22T12:42:00Z">
        <w:r w:rsidR="003B5896">
          <w:t xml:space="preserve"> </w:t>
        </w:r>
      </w:ins>
      <w:ins w:id="6689" w:author="Orion" w:date="2011-06-21T12:48:00Z">
        <w:r w:rsidRPr="00ED027D">
          <w:t>globo terráqueo</w:t>
        </w:r>
        <w:del w:id="6690" w:author="IO" w:date="2011-07-22T12:42:00Z">
          <w:r w:rsidRPr="00441066" w:rsidDel="003B5896">
            <w:rPr>
              <w:rPrChange w:id="6691" w:author="IO" w:date="2011-07-22T12:28:00Z">
                <w:rPr>
                  <w:rStyle w:val="apple-converted-space"/>
                  <w:rFonts w:cs="Times New Roman"/>
                  <w:color w:val="000000"/>
                </w:rPr>
              </w:rPrChange>
            </w:rPr>
            <w:delText> </w:delText>
          </w:r>
        </w:del>
      </w:ins>
      <w:ins w:id="6692" w:author="IO" w:date="2011-07-22T12:42:00Z">
        <w:r w:rsidR="003B5896">
          <w:t xml:space="preserve"> </w:t>
        </w:r>
      </w:ins>
      <w:ins w:id="6693" w:author="Orion" w:date="2011-06-21T12:48:00Z">
        <w:r>
          <w:t>virtual</w:t>
        </w:r>
        <w:r w:rsidRPr="00ED027D">
          <w:t>. Superpone imágenes de</w:t>
        </w:r>
        <w:del w:id="6694" w:author="IO" w:date="2011-07-22T12:42:00Z">
          <w:r w:rsidRPr="00441066" w:rsidDel="003B5896">
            <w:rPr>
              <w:rPrChange w:id="6695" w:author="IO" w:date="2011-07-22T12:28:00Z">
                <w:rPr>
                  <w:rStyle w:val="apple-converted-space"/>
                  <w:rFonts w:cs="Times New Roman"/>
                  <w:color w:val="000000"/>
                </w:rPr>
              </w:rPrChange>
            </w:rPr>
            <w:delText> </w:delText>
          </w:r>
        </w:del>
      </w:ins>
      <w:ins w:id="6696" w:author="IO" w:date="2011-07-22T12:42:00Z">
        <w:r w:rsidR="003B5896">
          <w:t xml:space="preserve"> </w:t>
        </w:r>
      </w:ins>
      <w:ins w:id="6697" w:author="Orion" w:date="2011-06-21T12:48:00Z">
        <w:r w:rsidRPr="00ED027D">
          <w:t>satélites</w:t>
        </w:r>
        <w:del w:id="6698" w:author="IO" w:date="2011-07-22T12:42:00Z">
          <w:r w:rsidRPr="00441066" w:rsidDel="003B5896">
            <w:rPr>
              <w:rPrChange w:id="6699" w:author="IO" w:date="2011-07-22T12:28:00Z">
                <w:rPr>
                  <w:rStyle w:val="apple-converted-space"/>
                  <w:rFonts w:cs="Times New Roman"/>
                  <w:color w:val="000000"/>
                </w:rPr>
              </w:rPrChange>
            </w:rPr>
            <w:delText> </w:delText>
          </w:r>
        </w:del>
      </w:ins>
      <w:ins w:id="6700" w:author="IO" w:date="2011-07-22T12:42:00Z">
        <w:r w:rsidR="003B5896">
          <w:t xml:space="preserve"> </w:t>
        </w:r>
      </w:ins>
      <w:ins w:id="6701" w:author="Orion" w:date="2011-06-21T12:48:00Z">
        <w:r w:rsidRPr="00ED027D">
          <w:t>de la NASA</w:t>
        </w:r>
        <w:r>
          <w:t xml:space="preserve"> y </w:t>
        </w:r>
        <w:r w:rsidRPr="00ED027D">
          <w:t>fotografías</w:t>
        </w:r>
        <w:del w:id="6702" w:author="IO" w:date="2011-07-22T12:42:00Z">
          <w:r w:rsidRPr="00441066" w:rsidDel="003B5896">
            <w:rPr>
              <w:rPrChange w:id="6703" w:author="IO" w:date="2011-07-22T12:28:00Z">
                <w:rPr>
                  <w:rStyle w:val="apple-converted-space"/>
                  <w:rFonts w:cs="Times New Roman"/>
                  <w:color w:val="000000"/>
                </w:rPr>
              </w:rPrChange>
            </w:rPr>
            <w:delText> </w:delText>
          </w:r>
        </w:del>
      </w:ins>
      <w:ins w:id="6704" w:author="IO" w:date="2011-07-22T12:43:00Z">
        <w:r w:rsidR="003B5896">
          <w:t xml:space="preserve"> </w:t>
        </w:r>
      </w:ins>
      <w:ins w:id="6705" w:author="Orion" w:date="2011-06-21T12:48:00Z">
        <w:r>
          <w:t xml:space="preserve">aéreas del </w:t>
        </w:r>
      </w:ins>
      <w:ins w:id="6706" w:author="IO" w:date="2011-07-22T12:43:00Z">
        <w:r w:rsidR="003B5896">
          <w:t>Estudio Geológico de los EEUU</w:t>
        </w:r>
      </w:ins>
      <w:ins w:id="6707" w:author="Orion" w:date="2011-06-21T12:48:00Z">
        <w:del w:id="6708" w:author="IO" w:date="2011-07-22T12:44:00Z">
          <w:r w:rsidRPr="00ED027D" w:rsidDel="003B5896">
            <w:delText>United States Geological Survey</w:delText>
          </w:r>
          <w:r w:rsidRPr="00441066" w:rsidDel="003B5896">
            <w:rPr>
              <w:rPrChange w:id="6709" w:author="IO" w:date="2011-07-22T12:28:00Z">
                <w:rPr>
                  <w:rStyle w:val="apple-converted-space"/>
                  <w:rFonts w:cs="Times New Roman"/>
                  <w:color w:val="000000"/>
                </w:rPr>
              </w:rPrChange>
            </w:rPr>
            <w:delText> </w:delText>
          </w:r>
        </w:del>
      </w:ins>
      <w:ins w:id="6710" w:author="IO" w:date="2011-07-22T12:44:00Z">
        <w:r w:rsidR="003B5896">
          <w:t xml:space="preserve"> </w:t>
        </w:r>
      </w:ins>
      <w:ins w:id="6711" w:author="Orion" w:date="2011-06-21T12:48:00Z">
        <w:r w:rsidRPr="00ED027D">
          <w:t>(USGS</w:t>
        </w:r>
      </w:ins>
      <w:ins w:id="6712" w:author="IO" w:date="2011-07-22T12:44:00Z">
        <w:r w:rsidR="003B5896">
          <w:t xml:space="preserve">, </w:t>
        </w:r>
        <w:r w:rsidR="003B5896" w:rsidRPr="003B5896">
          <w:rPr>
            <w:i/>
            <w:rPrChange w:id="6713" w:author="IO" w:date="2011-07-22T12:44:00Z">
              <w:rPr/>
            </w:rPrChange>
          </w:rPr>
          <w:t>United States Geological Survey</w:t>
        </w:r>
      </w:ins>
      <w:ins w:id="6714" w:author="Orion" w:date="2011-06-21T12:48:00Z">
        <w:r w:rsidRPr="00ED027D">
          <w:t>) sobre modelos</w:t>
        </w:r>
        <w:r>
          <w:t xml:space="preserve"> </w:t>
        </w:r>
        <w:r w:rsidRPr="00ED027D">
          <w:t>tridimensionales</w:t>
        </w:r>
        <w:del w:id="6715" w:author="IO" w:date="2011-07-22T12:45:00Z">
          <w:r w:rsidRPr="00441066" w:rsidDel="003B5896">
            <w:rPr>
              <w:rPrChange w:id="6716" w:author="IO" w:date="2011-07-22T12:28:00Z">
                <w:rPr>
                  <w:rStyle w:val="apple-converted-space"/>
                  <w:rFonts w:cs="Times New Roman"/>
                  <w:color w:val="000000"/>
                </w:rPr>
              </w:rPrChange>
            </w:rPr>
            <w:delText> </w:delText>
          </w:r>
        </w:del>
      </w:ins>
      <w:ins w:id="6717" w:author="IO" w:date="2011-07-22T12:45:00Z">
        <w:r w:rsidR="003B5896">
          <w:t xml:space="preserve"> </w:t>
        </w:r>
      </w:ins>
      <w:ins w:id="6718" w:author="Orion" w:date="2011-06-21T12:48:00Z">
        <w:r w:rsidRPr="00ED027D">
          <w:t>de la</w:t>
        </w:r>
        <w:del w:id="6719" w:author="IO" w:date="2011-07-22T12:45:00Z">
          <w:r w:rsidRPr="00441066" w:rsidDel="003B5896">
            <w:rPr>
              <w:rPrChange w:id="6720" w:author="IO" w:date="2011-07-22T12:28:00Z">
                <w:rPr>
                  <w:rStyle w:val="apple-converted-space"/>
                  <w:rFonts w:cs="Times New Roman"/>
                  <w:color w:val="000000"/>
                </w:rPr>
              </w:rPrChange>
            </w:rPr>
            <w:delText> </w:delText>
          </w:r>
        </w:del>
      </w:ins>
      <w:ins w:id="6721" w:author="IO" w:date="2011-07-22T12:45:00Z">
        <w:r w:rsidR="003B5896">
          <w:t xml:space="preserve"> </w:t>
        </w:r>
      </w:ins>
      <w:ins w:id="6722" w:author="Orion" w:date="2011-06-21T12:48:00Z">
        <w:r w:rsidRPr="00ED027D">
          <w:t>Tierra, y en las últimas versiones</w:t>
        </w:r>
      </w:ins>
      <w:ins w:id="6723" w:author="IO" w:date="2011-07-22T12:46:00Z">
        <w:r w:rsidR="003B5896">
          <w:t xml:space="preserve"> también de</w:t>
        </w:r>
      </w:ins>
      <w:ins w:id="6724" w:author="Orion" w:date="2011-06-21T12:48:00Z">
        <w:del w:id="6725" w:author="IO" w:date="2011-07-22T12:46:00Z">
          <w:r w:rsidRPr="00ED027D" w:rsidDel="003B5896">
            <w:delText>,</w:delText>
          </w:r>
          <w:r w:rsidRPr="00441066" w:rsidDel="003B5896">
            <w:rPr>
              <w:rPrChange w:id="6726" w:author="IO" w:date="2011-07-22T12:28:00Z">
                <w:rPr>
                  <w:rStyle w:val="apple-converted-space"/>
                  <w:rFonts w:cs="Times New Roman"/>
                  <w:color w:val="000000"/>
                </w:rPr>
              </w:rPrChange>
            </w:rPr>
            <w:delText> </w:delText>
          </w:r>
        </w:del>
      </w:ins>
      <w:ins w:id="6727" w:author="IO" w:date="2011-07-22T12:46:00Z">
        <w:r w:rsidR="003B5896">
          <w:t xml:space="preserve"> </w:t>
        </w:r>
      </w:ins>
      <w:ins w:id="6728" w:author="Orion" w:date="2011-06-21T12:48:00Z">
        <w:r w:rsidRPr="00ED027D">
          <w:t>Marte</w:t>
        </w:r>
        <w:del w:id="6729" w:author="IO" w:date="2011-07-22T12:46:00Z">
          <w:r w:rsidRPr="00441066" w:rsidDel="003B5896">
            <w:rPr>
              <w:rPrChange w:id="6730" w:author="IO" w:date="2011-07-22T12:28:00Z">
                <w:rPr>
                  <w:rStyle w:val="apple-converted-space"/>
                  <w:rFonts w:cs="Times New Roman"/>
                  <w:color w:val="000000"/>
                </w:rPr>
              </w:rPrChange>
            </w:rPr>
            <w:delText> </w:delText>
          </w:r>
        </w:del>
        <w:r w:rsidRPr="00ED027D">
          <w:t>y la</w:t>
        </w:r>
        <w:del w:id="6731" w:author="IO" w:date="2011-07-22T12:46:00Z">
          <w:r w:rsidRPr="00441066" w:rsidDel="003B5896">
            <w:rPr>
              <w:rPrChange w:id="6732" w:author="IO" w:date="2011-07-22T12:28:00Z">
                <w:rPr>
                  <w:rStyle w:val="apple-converted-space"/>
                  <w:rFonts w:cs="Times New Roman"/>
                  <w:color w:val="000000"/>
                </w:rPr>
              </w:rPrChange>
            </w:rPr>
            <w:delText> </w:delText>
          </w:r>
        </w:del>
      </w:ins>
      <w:ins w:id="6733" w:author="IO" w:date="2011-07-22T12:46:00Z">
        <w:r w:rsidR="003B5896">
          <w:t xml:space="preserve"> </w:t>
        </w:r>
      </w:ins>
      <w:ins w:id="6734" w:author="Orion" w:date="2011-06-21T12:48:00Z">
        <w:r w:rsidRPr="00ED027D">
          <w:t>Luna.</w:t>
        </w:r>
        <w:r>
          <w:t xml:space="preserve"> </w:t>
        </w:r>
      </w:ins>
      <w:ins w:id="6735" w:author="IO" w:date="2011-07-22T12:49:00Z">
        <w:r w:rsidR="00771056">
          <w:t xml:space="preserve">La aplicación permite </w:t>
        </w:r>
      </w:ins>
      <w:ins w:id="6736" w:author="Orion" w:date="2011-06-21T12:48:00Z">
        <w:del w:id="6737" w:author="IO" w:date="2011-07-22T12:49:00Z">
          <w:r w:rsidDel="00771056">
            <w:delText>A través de esta herramienta e</w:delText>
          </w:r>
          <w:r w:rsidRPr="00ED027D" w:rsidDel="00771056">
            <w:delText xml:space="preserve">l </w:delText>
          </w:r>
          <w:r w:rsidRPr="00ED027D" w:rsidDel="00771056">
            <w:lastRenderedPageBreak/>
            <w:delText>usuario puede interactuar con el planeta seleccionado</w:delText>
          </w:r>
        </w:del>
      </w:ins>
      <w:ins w:id="6738" w:author="Orion" w:date="2011-06-21T13:33:00Z">
        <w:del w:id="6739" w:author="IO" w:date="2011-07-22T12:49:00Z">
          <w:r w:rsidR="005F027C" w:rsidDel="00771056">
            <w:delText>,</w:delText>
          </w:r>
        </w:del>
      </w:ins>
      <w:ins w:id="6740" w:author="Orion" w:date="2011-06-21T12:48:00Z">
        <w:del w:id="6741" w:author="IO" w:date="2011-07-22T12:49:00Z">
          <w:r w:rsidRPr="00ED027D" w:rsidDel="00771056">
            <w:delText xml:space="preserve"> rotándolo y ampliando zonas. Además se pueden </w:delText>
          </w:r>
        </w:del>
        <w:r w:rsidRPr="00ED027D">
          <w:t>superponer</w:t>
        </w:r>
      </w:ins>
      <w:ins w:id="6742" w:author="IO" w:date="2011-07-22T12:49:00Z">
        <w:r w:rsidR="00771056">
          <w:t xml:space="preserve"> información adicional</w:t>
        </w:r>
      </w:ins>
      <w:ins w:id="6743" w:author="IO" w:date="2011-07-22T12:57:00Z">
        <w:r w:rsidR="00771056">
          <w:t>,</w:t>
        </w:r>
      </w:ins>
      <w:ins w:id="6744" w:author="IO" w:date="2011-07-22T12:56:00Z">
        <w:r w:rsidR="00771056">
          <w:t xml:space="preserve"> como</w:t>
        </w:r>
      </w:ins>
      <w:ins w:id="6745" w:author="IO" w:date="2011-07-22T12:49:00Z">
        <w:r w:rsidR="00771056">
          <w:t xml:space="preserve"> </w:t>
        </w:r>
      </w:ins>
      <w:ins w:id="6746" w:author="Orion" w:date="2011-06-21T12:48:00Z">
        <w:del w:id="6747" w:author="IO" w:date="2011-07-22T12:56:00Z">
          <w:r w:rsidRPr="00441066" w:rsidDel="00771056">
            <w:rPr>
              <w:rPrChange w:id="6748" w:author="IO" w:date="2011-07-22T12:28:00Z">
                <w:rPr>
                  <w:rStyle w:val="apple-converted-space"/>
                  <w:rFonts w:cs="Times New Roman"/>
                  <w:color w:val="000000"/>
                </w:rPr>
              </w:rPrChange>
            </w:rPr>
            <w:delText> </w:delText>
          </w:r>
        </w:del>
        <w:r w:rsidRPr="00ED027D">
          <w:t>topónimos</w:t>
        </w:r>
        <w:del w:id="6749" w:author="IO" w:date="2011-07-22T12:56:00Z">
          <w:r w:rsidRPr="00441066" w:rsidDel="00771056">
            <w:rPr>
              <w:rPrChange w:id="6750" w:author="IO" w:date="2011-07-22T12:28:00Z">
                <w:rPr>
                  <w:rStyle w:val="apple-converted-space"/>
                  <w:rFonts w:cs="Times New Roman"/>
                  <w:color w:val="000000"/>
                </w:rPr>
              </w:rPrChange>
            </w:rPr>
            <w:delText> </w:delText>
          </w:r>
        </w:del>
      </w:ins>
      <w:ins w:id="6751" w:author="IO" w:date="2011-07-22T12:56:00Z">
        <w:r w:rsidR="00771056">
          <w:t xml:space="preserve"> </w:t>
        </w:r>
      </w:ins>
      <w:ins w:id="6752" w:author="Orion" w:date="2011-06-21T12:48:00Z">
        <w:r w:rsidRPr="00ED027D">
          <w:t>y fronteras</w:t>
        </w:r>
      </w:ins>
      <w:ins w:id="6753" w:author="IO" w:date="2011-07-22T12:57:00Z">
        <w:r w:rsidR="00771056">
          <w:t xml:space="preserve">, y visualizar </w:t>
        </w:r>
      </w:ins>
      <w:ins w:id="6754" w:author="Orion" w:date="2011-06-21T12:48:00Z">
        <w:del w:id="6755"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6756" w:author="IO" w:date="2011-07-22T12:58:00Z">
          <w:r w:rsidRPr="00ED027D" w:rsidDel="00771056">
            <w:delText xml:space="preserve">en Internet que </w:delText>
          </w:r>
        </w:del>
        <w:r w:rsidRPr="00ED027D">
          <w:t>us</w:t>
        </w:r>
        <w:del w:id="6757" w:author="IO" w:date="2011-07-22T12:58:00Z">
          <w:r w:rsidRPr="00ED027D" w:rsidDel="00771056">
            <w:delText>e</w:delText>
          </w:r>
        </w:del>
      </w:ins>
      <w:ins w:id="6758" w:author="IO" w:date="2011-07-22T12:58:00Z">
        <w:r w:rsidR="00771056">
          <w:t>a</w:t>
        </w:r>
      </w:ins>
      <w:ins w:id="6759" w:author="Orion" w:date="2011-06-21T12:48:00Z">
        <w:r w:rsidRPr="00ED027D">
          <w:t>n</w:t>
        </w:r>
      </w:ins>
      <w:ins w:id="6760" w:author="IO" w:date="2011-07-22T12:58:00Z">
        <w:r w:rsidR="00771056">
          <w:t>do</w:t>
        </w:r>
      </w:ins>
      <w:ins w:id="6761" w:author="Orion" w:date="2011-06-21T12:48:00Z">
        <w:r w:rsidRPr="00ED027D">
          <w:t xml:space="preserve"> el protocolo </w:t>
        </w:r>
      </w:ins>
      <w:ins w:id="6762" w:author="IO" w:date="2011-07-22T12:59:00Z">
        <w:r w:rsidR="00771056">
          <w:t>WMS (</w:t>
        </w:r>
      </w:ins>
      <w:ins w:id="6763" w:author="Orion" w:date="2011-06-21T12:48:00Z">
        <w:del w:id="6764" w:author="IO" w:date="2011-07-22T12:59:00Z">
          <w:r w:rsidRPr="00B13F9D" w:rsidDel="00771056">
            <w:rPr>
              <w:i/>
              <w:rPrChange w:id="6765" w:author="IO" w:date="2011-07-22T13:00:00Z">
                <w:rPr/>
              </w:rPrChange>
            </w:rPr>
            <w:delText xml:space="preserve">del </w:delText>
          </w:r>
        </w:del>
        <w:r w:rsidRPr="00B13F9D">
          <w:rPr>
            <w:i/>
            <w:rPrChange w:id="6766" w:author="IO" w:date="2011-07-22T13:00:00Z">
              <w:rPr/>
            </w:rPrChange>
          </w:rPr>
          <w:t>Open Ge</w:t>
        </w:r>
        <w:del w:id="6767" w:author="IO" w:date="2011-07-22T12:58:00Z">
          <w:r w:rsidRPr="00B13F9D" w:rsidDel="00771056">
            <w:rPr>
              <w:i/>
              <w:rPrChange w:id="6768" w:author="IO" w:date="2011-07-22T13:00:00Z">
                <w:rPr/>
              </w:rPrChange>
            </w:rPr>
            <w:delText>a</w:delText>
          </w:r>
        </w:del>
        <w:r w:rsidRPr="00B13F9D">
          <w:rPr>
            <w:i/>
            <w:rPrChange w:id="6769" w:author="IO" w:date="2011-07-22T13:00:00Z">
              <w:rPr/>
            </w:rPrChange>
          </w:rPr>
          <w:t>ospatial Consortium</w:t>
        </w:r>
      </w:ins>
      <w:ins w:id="6770" w:author="IO" w:date="2011-07-22T12:58:00Z">
        <w:r w:rsidR="00771056" w:rsidRPr="00B13F9D">
          <w:rPr>
            <w:i/>
            <w:rPrChange w:id="6771" w:author="IO" w:date="2011-07-22T13:00:00Z">
              <w:rPr/>
            </w:rPrChange>
          </w:rPr>
          <w:t>’s</w:t>
        </w:r>
      </w:ins>
      <w:ins w:id="6772" w:author="Orion" w:date="2011-06-21T12:48:00Z">
        <w:r w:rsidRPr="00B13F9D">
          <w:rPr>
            <w:i/>
            <w:rPrChange w:id="6773" w:author="IO" w:date="2011-07-22T13:00:00Z">
              <w:rPr/>
            </w:rPrChange>
          </w:rPr>
          <w:t xml:space="preserve"> Web Map Service</w:t>
        </w:r>
      </w:ins>
      <w:ins w:id="6774" w:author="IO" w:date="2011-07-22T12:59:00Z">
        <w:r w:rsidR="00771056">
          <w:t>)</w:t>
        </w:r>
      </w:ins>
      <w:ins w:id="6775" w:author="Orion" w:date="2011-06-21T12:48:00Z">
        <w:r w:rsidRPr="00ED027D">
          <w:t xml:space="preserve">. </w:t>
        </w:r>
      </w:ins>
      <w:ins w:id="6776" w:author="IO" w:date="2011-07-22T12:59:00Z">
        <w:r w:rsidR="00B13F9D">
          <w:t xml:space="preserve">Existen módulos y aplicaciones adicionales </w:t>
        </w:r>
      </w:ins>
      <w:ins w:id="6777" w:author="Orion" w:date="2011-06-21T12:48:00Z">
        <w:del w:id="6778" w:author="IO" w:date="2011-07-22T12:59:00Z">
          <w:r w:rsidRPr="00ED027D" w:rsidDel="00B13F9D">
            <w:delText>Adicionalmente existen multitudes de ampliaciones para World Wind que aumentan su funcionalidad, como</w:delText>
          </w:r>
        </w:del>
      </w:ins>
      <w:ins w:id="6779" w:author="IO" w:date="2011-07-22T12:59:00Z">
        <w:r w:rsidR="00B13F9D">
          <w:t>para,</w:t>
        </w:r>
      </w:ins>
      <w:ins w:id="6780" w:author="Orion" w:date="2011-06-21T12:48:00Z">
        <w:r w:rsidRPr="00ED027D">
          <w:t xml:space="preserve"> por ejemplo, </w:t>
        </w:r>
        <w:del w:id="6781" w:author="IO" w:date="2011-07-22T12:59:00Z">
          <w:r w:rsidRPr="00ED027D" w:rsidDel="00B13F9D">
            <w:delText xml:space="preserve">poder </w:delText>
          </w:r>
        </w:del>
        <w:r w:rsidRPr="00ED027D">
          <w:t>medir distancias u obtener datos de posición desde un</w:t>
        </w:r>
        <w:del w:id="6782" w:author="IO" w:date="2011-07-22T12:59:00Z">
          <w:r w:rsidRPr="00441066" w:rsidDel="00B13F9D">
            <w:rPr>
              <w:rPrChange w:id="6783" w:author="IO" w:date="2011-07-22T12:28:00Z">
                <w:rPr>
                  <w:rStyle w:val="apple-converted-space"/>
                  <w:rFonts w:cs="Times New Roman"/>
                  <w:color w:val="000000"/>
                </w:rPr>
              </w:rPrChange>
            </w:rPr>
            <w:delText> </w:delText>
          </w:r>
        </w:del>
      </w:ins>
      <w:ins w:id="6784" w:author="IO" w:date="2011-07-22T12:59:00Z">
        <w:r w:rsidR="00B13F9D">
          <w:t xml:space="preserve"> </w:t>
        </w:r>
      </w:ins>
      <w:ins w:id="6785" w:author="Orion" w:date="2011-06-21T12:48:00Z">
        <w:r w:rsidRPr="00ED027D">
          <w:t>GPS.</w:t>
        </w:r>
      </w:ins>
      <w:ins w:id="6786" w:author="Orion" w:date="2011-06-21T12:49:00Z">
        <w:del w:id="6787"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6788" w:author="Orion" w:date="2011-06-21T13:16:00Z"/>
          <w:del w:id="6789" w:author="IO" w:date="2011-07-22T12:59:00Z"/>
          <w:i/>
          <w:rPrChange w:id="6790" w:author="IO" w:date="2011-07-22T12:29:00Z">
            <w:rPr>
              <w:ins w:id="6791" w:author="Orion" w:date="2011-06-21T13:16:00Z"/>
              <w:del w:id="6792" w:author="IO" w:date="2011-07-22T12:59:00Z"/>
              <w:rFonts w:cs="Times New Roman"/>
            </w:rPr>
          </w:rPrChange>
        </w:rPr>
        <w:pPrChange w:id="6793" w:author="IO" w:date="2011-07-22T12:59:00Z">
          <w:pPr>
            <w:jc w:val="both"/>
          </w:pPr>
        </w:pPrChange>
      </w:pPr>
      <w:ins w:id="6794" w:author="Orion" w:date="2011-06-21T13:05:00Z">
        <w:del w:id="6795" w:author="IO" w:date="2011-07-22T12:59:00Z">
          <w:r w:rsidRPr="00441066" w:rsidDel="00B13F9D">
            <w:rPr>
              <w:i/>
              <w:rPrChange w:id="6796" w:author="IO" w:date="2011-07-22T12:29:00Z">
                <w:rPr>
                  <w:rFonts w:cs="Times New Roman"/>
                </w:rPr>
              </w:rPrChange>
            </w:rPr>
            <w:delText>Terrain Profiler</w:delText>
          </w:r>
        </w:del>
      </w:ins>
      <w:ins w:id="6797" w:author="Orion" w:date="2011-06-21T13:03:00Z">
        <w:del w:id="6798" w:author="IO" w:date="2011-07-22T12:59:00Z">
          <w:r w:rsidR="000B08F3" w:rsidRPr="00441066" w:rsidDel="00B13F9D">
            <w:rPr>
              <w:i/>
              <w:rPrChange w:id="6799" w:author="IO" w:date="2011-07-22T12:29:00Z">
                <w:rPr>
                  <w:rFonts w:cs="Times New Roman"/>
                </w:rPr>
              </w:rPrChange>
            </w:rPr>
            <w:delText xml:space="preserve">: </w:delText>
          </w:r>
        </w:del>
      </w:ins>
      <w:ins w:id="6800" w:author="Orion" w:date="2011-06-21T13:06:00Z">
        <w:del w:id="6801" w:author="IO" w:date="2011-07-22T12:59:00Z">
          <w:r w:rsidRPr="00441066" w:rsidDel="00B13F9D">
            <w:rPr>
              <w:i/>
              <w:rPrChange w:id="6802" w:author="IO" w:date="2011-07-22T12:29:00Z">
                <w:rPr>
                  <w:rFonts w:cs="Times New Roman"/>
                </w:rPr>
              </w:rPrChange>
            </w:rPr>
            <w:delText xml:space="preserve">Aplicación que muestra la capa de perfil del terreno </w:delText>
          </w:r>
        </w:del>
      </w:ins>
      <w:ins w:id="6803" w:author="Orion" w:date="2011-06-21T13:07:00Z">
        <w:del w:id="6804" w:author="IO" w:date="2011-07-22T12:59:00Z">
          <w:r w:rsidRPr="00441066" w:rsidDel="00B13F9D">
            <w:rPr>
              <w:i/>
              <w:rPrChange w:id="6805"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6806" w:author="Orion" w:date="2011-06-21T13:09:00Z">
        <w:del w:id="6807" w:author="IO" w:date="2011-07-22T12:59:00Z">
          <w:r w:rsidRPr="00441066" w:rsidDel="00B13F9D">
            <w:rPr>
              <w:i/>
              <w:rPrChange w:id="6808"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6809" w:author="Orion" w:date="2011-06-21T13:16:00Z"/>
          <w:del w:id="6810" w:author="IO" w:date="2011-07-22T12:59:00Z"/>
          <w:i/>
          <w:rPrChange w:id="6811" w:author="IO" w:date="2011-07-22T12:29:00Z">
            <w:rPr>
              <w:ins w:id="6812" w:author="Orion" w:date="2011-06-21T13:16:00Z"/>
              <w:del w:id="6813" w:author="IO" w:date="2011-07-22T12:59:00Z"/>
              <w:rFonts w:cs="Times New Roman"/>
            </w:rPr>
          </w:rPrChange>
        </w:rPr>
        <w:pPrChange w:id="6814" w:author="IO" w:date="2011-07-22T12:59:00Z">
          <w:pPr>
            <w:jc w:val="both"/>
          </w:pPr>
        </w:pPrChange>
      </w:pPr>
      <w:ins w:id="6815" w:author="Orion" w:date="2011-06-21T13:16:00Z">
        <w:del w:id="6816" w:author="IO" w:date="2011-07-22T12:59:00Z">
          <w:r w:rsidRPr="00441066" w:rsidDel="00B13F9D">
            <w:rPr>
              <w:i/>
              <w:rPrChange w:id="6817" w:author="IO" w:date="2011-07-22T12:29:00Z">
                <w:rPr>
                  <w:rFonts w:cs="Times New Roman"/>
                </w:rPr>
              </w:rPrChange>
            </w:rPr>
            <w:delText>Air Search And Rescue: Es una aplicaci</w:delText>
          </w:r>
        </w:del>
      </w:ins>
      <w:ins w:id="6818" w:author="Orion" w:date="2011-06-21T13:17:00Z">
        <w:del w:id="6819" w:author="IO" w:date="2011-07-22T12:59:00Z">
          <w:r w:rsidRPr="00441066" w:rsidDel="00B13F9D">
            <w:rPr>
              <w:i/>
              <w:rPrChange w:id="6820" w:author="IO" w:date="2011-07-22T12:29:00Z">
                <w:rPr>
                  <w:rFonts w:cs="Times New Roman"/>
                </w:rPr>
              </w:rPrChange>
            </w:rPr>
            <w:delText>ón que ayuda</w:delText>
          </w:r>
          <w:r w:rsidR="0062559F" w:rsidRPr="00441066" w:rsidDel="00B13F9D">
            <w:rPr>
              <w:i/>
              <w:rPrChange w:id="6821" w:author="IO" w:date="2011-07-22T12:29:00Z">
                <w:rPr>
                  <w:rFonts w:cs="Times New Roman"/>
                </w:rPr>
              </w:rPrChange>
            </w:rPr>
            <w:delText xml:space="preserve"> a los planificadores de</w:delText>
          </w:r>
          <w:r w:rsidRPr="00441066" w:rsidDel="00B13F9D">
            <w:rPr>
              <w:i/>
              <w:rPrChange w:id="6822" w:author="IO" w:date="2011-07-22T12:29:00Z">
                <w:rPr>
                  <w:rFonts w:cs="Times New Roman"/>
                </w:rPr>
              </w:rPrChange>
            </w:rPr>
            <w:delText xml:space="preserve"> búsqueda y rescate</w:delText>
          </w:r>
          <w:r w:rsidR="0062559F" w:rsidRPr="00441066" w:rsidDel="00B13F9D">
            <w:rPr>
              <w:i/>
              <w:rPrChange w:id="6823" w:author="IO" w:date="2011-07-22T12:29:00Z">
                <w:rPr>
                  <w:rFonts w:cs="Times New Roman"/>
                </w:rPr>
              </w:rPrChange>
            </w:rPr>
            <w:delText xml:space="preserve"> a determinar</w:delText>
          </w:r>
        </w:del>
      </w:ins>
      <w:ins w:id="6824" w:author="Orion" w:date="2011-06-21T13:18:00Z">
        <w:del w:id="6825" w:author="IO" w:date="2011-07-22T12:59:00Z">
          <w:r w:rsidR="0062559F" w:rsidRPr="00441066" w:rsidDel="00B13F9D">
            <w:rPr>
              <w:i/>
              <w:rPrChange w:id="6826" w:author="IO" w:date="2011-07-22T12:29:00Z">
                <w:rPr>
                  <w:rFonts w:cs="Times New Roman"/>
                </w:rPr>
              </w:rPrChange>
            </w:rPr>
            <w:delText xml:space="preserve"> cuáles son los mejores lugares</w:delText>
          </w:r>
        </w:del>
      </w:ins>
      <w:ins w:id="6827" w:author="Orion" w:date="2011-06-21T13:34:00Z">
        <w:del w:id="6828" w:author="IO" w:date="2011-07-22T12:59:00Z">
          <w:r w:rsidR="00142D9A" w:rsidRPr="00441066" w:rsidDel="00B13F9D">
            <w:rPr>
              <w:i/>
              <w:rPrChange w:id="6829" w:author="IO" w:date="2011-07-22T12:29:00Z">
                <w:rPr>
                  <w:rFonts w:cs="Times New Roman"/>
                </w:rPr>
              </w:rPrChange>
            </w:rPr>
            <w:delText xml:space="preserve"> por donde</w:delText>
          </w:r>
        </w:del>
      </w:ins>
      <w:ins w:id="6830" w:author="Orion" w:date="2011-06-21T13:18:00Z">
        <w:del w:id="6831" w:author="IO" w:date="2011-07-22T12:59:00Z">
          <w:r w:rsidR="0062559F" w:rsidRPr="00441066" w:rsidDel="00B13F9D">
            <w:rPr>
              <w:i/>
              <w:rPrChange w:id="6832" w:author="IO" w:date="2011-07-22T12:29:00Z">
                <w:rPr>
                  <w:rFonts w:cs="Times New Roman"/>
                </w:rPr>
              </w:rPrChange>
            </w:rPr>
            <w:delText xml:space="preserve"> buscar después de la pérdida de un avión.</w:delText>
          </w:r>
        </w:del>
      </w:ins>
      <w:ins w:id="6833" w:author="Orion" w:date="2011-06-21T13:19:00Z">
        <w:del w:id="6834" w:author="IO" w:date="2011-07-22T12:59:00Z">
          <w:r w:rsidR="00882B8F" w:rsidRPr="00441066" w:rsidDel="00B13F9D">
            <w:rPr>
              <w:i/>
              <w:rPrChange w:id="6835" w:author="IO" w:date="2011-07-22T12:29:00Z">
                <w:rPr>
                  <w:rFonts w:cs="Times New Roman"/>
                </w:rPr>
              </w:rPrChange>
            </w:rPr>
            <w:delText xml:space="preserve"> Usando la última posición conocida desde un radar terrestre y otros recursos, los planificadores pueden reconstruir la ruta del avi</w:delText>
          </w:r>
        </w:del>
      </w:ins>
      <w:ins w:id="6836" w:author="Orion" w:date="2011-06-21T13:20:00Z">
        <w:del w:id="6837" w:author="IO" w:date="2011-07-22T12:59:00Z">
          <w:r w:rsidR="00882B8F" w:rsidRPr="00441066" w:rsidDel="00B13F9D">
            <w:rPr>
              <w:i/>
              <w:rPrChange w:id="6838"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6839" w:author="Orion" w:date="2011-07-08T11:52:00Z"/>
        </w:rPr>
        <w:pPrChange w:id="6840" w:author="IO" w:date="2011-07-22T12:59:00Z">
          <w:pPr/>
        </w:pPrChange>
      </w:pPr>
    </w:p>
    <w:p w14:paraId="6AEF706B" w14:textId="18D059D0" w:rsidR="00085242" w:rsidRPr="00B46E08" w:rsidRDefault="00085242" w:rsidP="00085242">
      <w:pPr>
        <w:spacing w:before="240" w:after="120"/>
        <w:ind w:firstLine="284"/>
        <w:jc w:val="both"/>
      </w:pPr>
      <w:moveToRangeStart w:id="6841" w:author="IO" w:date="2011-07-22T13:39:00Z" w:name="move299105291"/>
      <w:moveTo w:id="6842" w:author="IO" w:date="2011-07-22T13:39:00Z">
        <w:r w:rsidRPr="00BF438C">
          <w:t xml:space="preserve">Para poder visualizar </w:t>
        </w:r>
      </w:moveTo>
      <w:ins w:id="6843" w:author="IO" w:date="2011-07-22T13:39:00Z">
        <w:r>
          <w:t xml:space="preserve">las distintas clases </w:t>
        </w:r>
      </w:ins>
      <w:moveTo w:id="6844" w:author="IO" w:date="2011-07-22T13:39:00Z">
        <w:del w:id="6845" w:author="IO" w:date="2011-07-22T13:39:00Z">
          <w:r w:rsidRPr="00BF438C" w:rsidDel="00085242">
            <w:delText xml:space="preserve">cada una de las clases </w:delText>
          </w:r>
        </w:del>
        <w:r w:rsidRPr="00BF438C">
          <w:t xml:space="preserve">de la capa de la lógica </w:t>
        </w:r>
      </w:moveTo>
      <w:ins w:id="6846" w:author="IO" w:date="2011-07-22T13:39:00Z">
        <w:r>
          <w:t xml:space="preserve">con </w:t>
        </w:r>
        <w:r w:rsidRPr="00085242">
          <w:rPr>
            <w:i/>
            <w:rPrChange w:id="6847" w:author="IO" w:date="2011-07-22T13:39:00Z">
              <w:rPr/>
            </w:rPrChange>
          </w:rPr>
          <w:t>World Wind</w:t>
        </w:r>
        <w:r>
          <w:t xml:space="preserve">, </w:t>
        </w:r>
      </w:ins>
      <w:moveTo w:id="6848" w:author="IO" w:date="2011-07-22T13:39:00Z">
        <w:r w:rsidRPr="00BF438C">
          <w:t>se ha</w:t>
        </w:r>
      </w:moveTo>
      <w:ins w:id="6849" w:author="IO" w:date="2011-07-22T13:40:00Z">
        <w:r>
          <w:t>n</w:t>
        </w:r>
      </w:ins>
      <w:moveTo w:id="6850" w:author="IO" w:date="2011-07-22T13:39:00Z">
        <w:r w:rsidRPr="00BF438C">
          <w:t xml:space="preserve"> creado una </w:t>
        </w:r>
      </w:moveTo>
      <w:ins w:id="6851" w:author="IO" w:date="2011-07-22T13:40:00Z">
        <w:r>
          <w:t xml:space="preserve">seroe de clases </w:t>
        </w:r>
      </w:ins>
      <w:moveTo w:id="6852" w:author="IO" w:date="2011-07-22T13:39:00Z">
        <w:del w:id="6853" w:author="IO" w:date="2011-07-22T13:40:00Z">
          <w:r w:rsidRPr="00BF438C" w:rsidDel="00085242">
            <w:delText xml:space="preserve">capa de visualización, </w:delText>
          </w:r>
        </w:del>
        <w:r w:rsidRPr="00BF438C">
          <w:t>que adapta</w:t>
        </w:r>
      </w:moveTo>
      <w:ins w:id="6854" w:author="IO" w:date="2011-07-22T13:40:00Z">
        <w:r>
          <w:t>n</w:t>
        </w:r>
      </w:ins>
      <w:moveTo w:id="6855" w:author="IO" w:date="2011-07-22T13:39:00Z">
        <w:r w:rsidRPr="00BF438C">
          <w:t xml:space="preserve"> las entidades del sistema (</w:t>
        </w:r>
      </w:moveTo>
      <w:ins w:id="6856" w:author="IO" w:date="2011-07-22T13:40:00Z">
        <w:r>
          <w:t xml:space="preserve">ej. </w:t>
        </w:r>
      </w:ins>
      <w:moveTo w:id="6857" w:author="IO" w:date="2011-07-22T13:39:00Z">
        <w:r w:rsidRPr="00BF438C">
          <w:t>aviones, rutas</w:t>
        </w:r>
      </w:moveTo>
      <w:ins w:id="6858" w:author="IO" w:date="2011-07-22T13:40:00Z">
        <w:r>
          <w:t xml:space="preserve"> o</w:t>
        </w:r>
      </w:ins>
      <w:moveTo w:id="6859" w:author="IO" w:date="2011-07-22T13:39:00Z">
        <w:del w:id="6860" w:author="IO" w:date="2011-07-22T13:40:00Z">
          <w:r w:rsidRPr="00BF438C" w:rsidDel="00085242">
            <w:delText>,</w:delText>
          </w:r>
        </w:del>
        <w:r w:rsidRPr="00BF438C">
          <w:t xml:space="preserve"> aeropuertos</w:t>
        </w:r>
        <w:del w:id="6861" w:author="IO" w:date="2011-07-22T13:40:00Z">
          <w:r w:rsidRPr="00BF438C" w:rsidDel="00085242">
            <w:delText>, etc</w:delText>
          </w:r>
        </w:del>
        <w:r w:rsidRPr="00BF438C">
          <w:t>)</w:t>
        </w:r>
        <w:del w:id="6862" w:author="IO" w:date="2011-07-22T13:40:00Z">
          <w:r w:rsidRPr="00BF438C" w:rsidDel="00085242">
            <w:delText xml:space="preserve"> </w:delText>
          </w:r>
        </w:del>
        <w:r w:rsidRPr="00BF438C">
          <w:t xml:space="preserve"> a clases de la herramienta Wor</w:t>
        </w:r>
        <w:r w:rsidRPr="003B5896">
          <w:t>ld Wind</w:t>
        </w:r>
      </w:moveTo>
      <w:ins w:id="6863" w:author="IO" w:date="2011-07-22T13:40:00Z">
        <w:r>
          <w:t xml:space="preserve">. Estas clases </w:t>
        </w:r>
      </w:ins>
      <w:ins w:id="6864" w:author="IO" w:date="2011-07-22T13:41:00Z">
        <w:r>
          <w:t>adaptadoras</w:t>
        </w:r>
      </w:ins>
      <w:moveTo w:id="6865" w:author="IO" w:date="2011-07-22T13:39:00Z">
        <w:del w:id="6866" w:author="IO" w:date="2011-07-22T13:41:00Z">
          <w:r w:rsidRPr="003B5896" w:rsidDel="00085242">
            <w:delText xml:space="preserve"> para que estas</w:delText>
          </w:r>
        </w:del>
        <w:r w:rsidRPr="003B5896">
          <w:t xml:space="preserve"> pued</w:t>
        </w:r>
        <w:del w:id="6867" w:author="IO" w:date="2011-07-22T13:41:00Z">
          <w:r w:rsidRPr="003B5896" w:rsidDel="00085242">
            <w:delText>a</w:delText>
          </w:r>
        </w:del>
      </w:moveTo>
      <w:ins w:id="6868" w:author="IO" w:date="2011-07-22T13:41:00Z">
        <w:r>
          <w:t>e</w:t>
        </w:r>
      </w:ins>
      <w:moveTo w:id="6869" w:author="IO" w:date="2011-07-22T13:39:00Z">
        <w:r w:rsidRPr="003B5896">
          <w:t xml:space="preserve">n ser </w:t>
        </w:r>
      </w:moveTo>
      <w:ins w:id="6870" w:author="IO" w:date="2011-07-22T13:41:00Z">
        <w:r w:rsidRPr="003B5896">
          <w:t xml:space="preserve">mostradas </w:t>
        </w:r>
      </w:ins>
      <w:moveTo w:id="6871" w:author="IO" w:date="2011-07-22T13:39:00Z">
        <w:r w:rsidRPr="003B5896">
          <w:t xml:space="preserve">gráficamente </w:t>
        </w:r>
        <w:del w:id="6872" w:author="IO" w:date="2011-07-22T13:41:00Z">
          <w:r w:rsidRPr="003B5896" w:rsidDel="00085242">
            <w:delText xml:space="preserve">mostradas </w:delText>
          </w:r>
        </w:del>
        <w:r w:rsidRPr="003B5896">
          <w:t>en los distintos mapas.</w:t>
        </w:r>
      </w:moveTo>
    </w:p>
    <w:moveToRangeEnd w:id="6841"/>
    <w:p w14:paraId="4586458A" w14:textId="13458D90" w:rsidR="00416FF6" w:rsidRPr="003B5896" w:rsidRDefault="00212C75" w:rsidP="00416FF6">
      <w:pPr>
        <w:spacing w:before="240" w:after="120"/>
        <w:ind w:firstLine="284"/>
        <w:jc w:val="both"/>
        <w:rPr>
          <w:ins w:id="6873" w:author="IO" w:date="2011-07-22T13:16:00Z"/>
        </w:rPr>
      </w:pPr>
      <w:ins w:id="6874" w:author="Orion" w:date="2011-07-08T11:55:00Z">
        <w:r w:rsidRPr="00441066">
          <w:t>La</w:t>
        </w:r>
      </w:ins>
      <w:ins w:id="6875" w:author="Orion" w:date="2011-07-08T11:52:00Z">
        <w:r w:rsidR="00A570A7" w:rsidRPr="00441066">
          <w:t xml:space="preserve"> aplicación</w:t>
        </w:r>
      </w:ins>
      <w:ins w:id="6876" w:author="Orion" w:date="2011-07-08T11:55:00Z">
        <w:r w:rsidRPr="00441066">
          <w:t xml:space="preserve"> </w:t>
        </w:r>
      </w:ins>
      <w:ins w:id="6877" w:author="IO" w:date="2011-07-22T13:08:00Z">
        <w:r w:rsidR="006B1111">
          <w:t xml:space="preserve">de visualización </w:t>
        </w:r>
      </w:ins>
      <w:ins w:id="6878" w:author="Orion" w:date="2011-07-08T11:55:00Z">
        <w:r w:rsidRPr="00441066">
          <w:t>desarrollada para este trabajo</w:t>
        </w:r>
      </w:ins>
      <w:ins w:id="6879" w:author="Orion" w:date="2011-07-08T11:52:00Z">
        <w:r w:rsidR="00A570A7" w:rsidRPr="00441066">
          <w:t xml:space="preserve"> </w:t>
        </w:r>
      </w:ins>
      <w:ins w:id="6880" w:author="IO" w:date="2011-07-22T13:08:00Z">
        <w:r w:rsidR="006B1111">
          <w:t xml:space="preserve">se puede ver en la </w:t>
        </w:r>
      </w:ins>
      <w:ins w:id="6881" w:author="IO" w:date="2011-07-22T13:17:00Z">
        <w:r w:rsidR="00416FF6">
          <w:fldChar w:fldCharType="begin"/>
        </w:r>
        <w:r w:rsidR="00416FF6">
          <w:instrText xml:space="preserve"> REF _Ref299104038 \h </w:instrText>
        </w:r>
      </w:ins>
      <w:r w:rsidR="00416FF6">
        <w:fldChar w:fldCharType="separate"/>
      </w:r>
      <w:ins w:id="6882" w:author="Orion" w:date="2011-07-26T22:30:00Z">
        <w:r w:rsidR="00503590">
          <w:t xml:space="preserve">Figura </w:t>
        </w:r>
        <w:r w:rsidR="00503590">
          <w:rPr>
            <w:noProof/>
          </w:rPr>
          <w:t>25</w:t>
        </w:r>
      </w:ins>
      <w:ins w:id="6883" w:author="IO" w:date="2011-07-22T13:17:00Z">
        <w:del w:id="6884" w:author="Orion" w:date="2011-07-26T22:30:00Z">
          <w:r w:rsidR="00416FF6" w:rsidDel="00503590">
            <w:delText xml:space="preserve">Figura </w:delText>
          </w:r>
          <w:r w:rsidR="00416FF6" w:rsidDel="00503590">
            <w:rPr>
              <w:noProof/>
            </w:rPr>
            <w:delText>24</w:delText>
          </w:r>
        </w:del>
        <w:r w:rsidR="00416FF6">
          <w:fldChar w:fldCharType="end"/>
        </w:r>
      </w:ins>
      <w:ins w:id="6885" w:author="IO" w:date="2011-07-22T13:09:00Z">
        <w:r w:rsidR="006B1111">
          <w:t xml:space="preserve">. </w:t>
        </w:r>
      </w:ins>
      <w:ins w:id="6886" w:author="IO" w:date="2011-07-22T13:12:00Z">
        <w:r w:rsidR="0015604D">
          <w:t>Incluye</w:t>
        </w:r>
      </w:ins>
      <w:ins w:id="6887" w:author="Orion" w:date="2011-07-08T11:56:00Z">
        <w:del w:id="6888" w:author="IO" w:date="2011-07-22T13:12:00Z">
          <w:r w:rsidRPr="00441066" w:rsidDel="0015604D">
            <w:delText>muestra</w:delText>
          </w:r>
        </w:del>
        <w:r w:rsidRPr="00441066">
          <w:t xml:space="preserve"> una ventana</w:t>
        </w:r>
        <w:del w:id="6889" w:author="IO" w:date="2011-07-22T13:01:00Z">
          <w:r w:rsidRPr="00441066" w:rsidDel="00B13F9D">
            <w:delText xml:space="preserve"> </w:delText>
          </w:r>
        </w:del>
      </w:ins>
      <w:ins w:id="6890" w:author="Orion" w:date="2011-07-08T12:00:00Z">
        <w:r w:rsidRPr="00441066">
          <w:t xml:space="preserve"> que contiene</w:t>
        </w:r>
      </w:ins>
      <w:ins w:id="6891" w:author="Orion" w:date="2011-07-08T11:56:00Z">
        <w:r w:rsidRPr="00441066">
          <w:t xml:space="preserve"> </w:t>
        </w:r>
        <w:del w:id="6892" w:author="IO" w:date="2011-07-22T13:13:00Z">
          <w:r w:rsidRPr="00441066" w:rsidDel="0015604D">
            <w:delText xml:space="preserve">un panel </w:delText>
          </w:r>
        </w:del>
        <w:r w:rsidRPr="00441066">
          <w:t>en la parte de la izquierda</w:t>
        </w:r>
      </w:ins>
      <w:ins w:id="6893" w:author="Orion" w:date="2011-07-08T12:00:00Z">
        <w:r w:rsidRPr="00BF438C">
          <w:t xml:space="preserve"> </w:t>
        </w:r>
      </w:ins>
      <w:ins w:id="6894" w:author="IO" w:date="2011-07-22T13:13:00Z">
        <w:r w:rsidR="0015604D">
          <w:t xml:space="preserve">una serie de paneles </w:t>
        </w:r>
      </w:ins>
      <w:ins w:id="6895" w:author="Orion" w:date="2011-07-08T12:00:00Z">
        <w:r w:rsidRPr="00BF438C">
          <w:t>para configurar las diferentes opciones</w:t>
        </w:r>
      </w:ins>
      <w:ins w:id="6896" w:author="IO" w:date="2011-07-22T13:13:00Z">
        <w:r w:rsidR="0015604D">
          <w:t xml:space="preserve"> de simulación y controlarla, y en la derecha un mapa que </w:t>
        </w:r>
      </w:ins>
      <w:ins w:id="6897" w:author="IO" w:date="2011-07-22T13:14:00Z">
        <w:r w:rsidR="00416FF6">
          <w:t>visualiza</w:t>
        </w:r>
      </w:ins>
      <w:ins w:id="6898" w:author="IO" w:date="2011-07-22T13:13:00Z">
        <w:r w:rsidR="0015604D">
          <w:t xml:space="preserve"> la simulaci</w:t>
        </w:r>
      </w:ins>
      <w:ins w:id="6899" w:author="IO" w:date="2011-07-22T13:14:00Z">
        <w:r w:rsidR="0015604D">
          <w:t>ón.</w:t>
        </w:r>
      </w:ins>
    </w:p>
    <w:p w14:paraId="4B26A64F" w14:textId="77777777" w:rsidR="00416FF6" w:rsidRPr="007B2DFF" w:rsidRDefault="00416FF6" w:rsidP="00416FF6">
      <w:pPr>
        <w:jc w:val="both"/>
        <w:rPr>
          <w:ins w:id="6900" w:author="IO" w:date="2011-07-22T13:16:00Z"/>
          <w:rFonts w:cs="Times New Roman"/>
        </w:rPr>
      </w:pPr>
      <w:ins w:id="6901" w:author="IO" w:date="2011-07-22T13:16:00Z">
        <w:r w:rsidRPr="00020020">
          <w:rPr>
            <w:rFonts w:cs="Times New Roman"/>
            <w:noProof/>
            <w:lang w:eastAsia="es-ES" w:bidi="ar-SA"/>
          </w:rPr>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6902" w:author="IO" w:date="2011-07-22T13:16:00Z"/>
        </w:rPr>
      </w:pPr>
      <w:bookmarkStart w:id="6903" w:name="_Ref299104038"/>
      <w:bookmarkStart w:id="6904" w:name="_Toc299483450"/>
      <w:ins w:id="6905" w:author="IO" w:date="2011-07-22T13:16:00Z">
        <w:r>
          <w:lastRenderedPageBreak/>
          <w:t xml:space="preserve">Figura </w:t>
        </w:r>
        <w:r>
          <w:fldChar w:fldCharType="begin"/>
        </w:r>
        <w:r>
          <w:instrText xml:space="preserve"> SEQ Figura \* ARABIC </w:instrText>
        </w:r>
        <w:r>
          <w:fldChar w:fldCharType="separate"/>
        </w:r>
      </w:ins>
      <w:ins w:id="6906" w:author="Orion" w:date="2011-07-26T22:41:00Z">
        <w:r w:rsidR="000A487B">
          <w:rPr>
            <w:noProof/>
          </w:rPr>
          <w:t>25</w:t>
        </w:r>
      </w:ins>
      <w:ins w:id="6907" w:author="IO" w:date="2011-07-22T13:16:00Z">
        <w:r>
          <w:fldChar w:fldCharType="end"/>
        </w:r>
        <w:bookmarkEnd w:id="6903"/>
        <w:r>
          <w:t>. Aplicación de visualización.</w:t>
        </w:r>
        <w:bookmarkEnd w:id="6904"/>
      </w:ins>
    </w:p>
    <w:p w14:paraId="5129A9E5" w14:textId="0FEEB876" w:rsidR="001262AB" w:rsidRPr="003B5896" w:rsidRDefault="00416FF6">
      <w:pPr>
        <w:spacing w:before="240" w:after="120"/>
        <w:ind w:firstLine="284"/>
        <w:jc w:val="both"/>
        <w:rPr>
          <w:ins w:id="6908" w:author="Orion" w:date="2011-07-08T12:14:00Z"/>
        </w:rPr>
        <w:pPrChange w:id="6909" w:author="IO" w:date="2011-07-22T12:31:00Z">
          <w:pPr/>
        </w:pPrChange>
      </w:pPr>
      <w:ins w:id="6910" w:author="IO" w:date="2011-07-22T13:18:00Z">
        <w:r>
          <w:t xml:space="preserve">La visualización se organiza en una serie de capas con distinta información. </w:t>
        </w:r>
      </w:ins>
      <w:ins w:id="6911" w:author="Orion" w:date="2011-07-08T12:13:00Z">
        <w:del w:id="6912" w:author="IO" w:date="2011-07-22T13:14:00Z">
          <w:r w:rsidR="00940CEB" w:rsidRPr="00BF438C" w:rsidDel="0015604D">
            <w:delText xml:space="preserve">. </w:delText>
          </w:r>
        </w:del>
        <w:r w:rsidR="00940CEB" w:rsidRPr="00BF438C">
          <w:t>E</w:t>
        </w:r>
      </w:ins>
      <w:ins w:id="6913" w:author="IO" w:date="2011-07-22T13:15:00Z">
        <w:r>
          <w:t xml:space="preserve">l panel </w:t>
        </w:r>
      </w:ins>
      <w:ins w:id="6914" w:author="IO" w:date="2011-07-22T13:16:00Z">
        <w:r>
          <w:t xml:space="preserve">superior </w:t>
        </w:r>
      </w:ins>
      <w:ins w:id="6915" w:author="IO" w:date="2011-07-22T13:15:00Z">
        <w:r>
          <w:t>izquierd</w:t>
        </w:r>
      </w:ins>
      <w:ins w:id="6916" w:author="IO" w:date="2011-07-22T13:16:00Z">
        <w:r>
          <w:t xml:space="preserve">o </w:t>
        </w:r>
      </w:ins>
      <w:ins w:id="6917" w:author="IO" w:date="2011-07-22T13:17:00Z">
        <w:r>
          <w:t xml:space="preserve">permite </w:t>
        </w:r>
      </w:ins>
      <w:ins w:id="6918" w:author="Orion" w:date="2011-07-08T12:13:00Z">
        <w:del w:id="6919" w:author="IO" w:date="2011-07-22T13:18:00Z">
          <w:r w:rsidR="00940CEB" w:rsidRPr="00BF438C" w:rsidDel="00416FF6">
            <w:delText>n primer lugar se puede ver un panel con las diferentes</w:delText>
          </w:r>
        </w:del>
      </w:ins>
      <w:ins w:id="6920" w:author="IO" w:date="2011-07-22T13:18:00Z">
        <w:r>
          <w:t>seleccionar cuáles de estas</w:t>
        </w:r>
      </w:ins>
      <w:ins w:id="6921" w:author="Orion" w:date="2011-07-08T12:13:00Z">
        <w:r w:rsidR="00940CEB" w:rsidRPr="00BF438C">
          <w:t xml:space="preserve"> capas </w:t>
        </w:r>
        <w:del w:id="6922" w:author="IO" w:date="2011-07-22T13:18:00Z">
          <w:r w:rsidR="00940CEB" w:rsidRPr="00BF438C" w:rsidDel="00416FF6">
            <w:delText xml:space="preserve">que se </w:delText>
          </w:r>
        </w:del>
      </w:ins>
      <w:ins w:id="6923" w:author="Orion" w:date="2011-07-08T12:18:00Z">
        <w:del w:id="6924" w:author="IO" w:date="2011-07-22T13:18:00Z">
          <w:r w:rsidR="00940CEB" w:rsidRPr="003B5896" w:rsidDel="00416FF6">
            <w:delText>pueden</w:delText>
          </w:r>
        </w:del>
      </w:ins>
      <w:ins w:id="6925" w:author="Orion" w:date="2011-07-08T12:13:00Z">
        <w:del w:id="6926" w:author="IO" w:date="2011-07-22T13:18:00Z">
          <w:r w:rsidR="00940CEB" w:rsidRPr="003B5896" w:rsidDel="00416FF6">
            <w:delText xml:space="preserve"> mostrar</w:delText>
          </w:r>
        </w:del>
      </w:ins>
      <w:ins w:id="6927" w:author="Orion" w:date="2011-07-08T12:18:00Z">
        <w:del w:id="6928" w:author="IO" w:date="2011-07-22T13:18:00Z">
          <w:r w:rsidR="00940CEB" w:rsidRPr="003B5896" w:rsidDel="00416FF6">
            <w:delText xml:space="preserve"> u ocultar según queramos</w:delText>
          </w:r>
        </w:del>
      </w:ins>
      <w:ins w:id="6929" w:author="IO" w:date="2011-07-22T13:18:00Z">
        <w:r>
          <w:t>se quieren visualizar</w:t>
        </w:r>
      </w:ins>
      <w:ins w:id="6930" w:author="Orion" w:date="2011-07-08T12:13:00Z">
        <w:del w:id="6931" w:author="IO" w:date="2011-07-22T13:19:00Z">
          <w:r w:rsidR="00940CEB" w:rsidRPr="003B5896" w:rsidDel="00416FF6">
            <w:delText xml:space="preserve">. Como se puede ver hay </w:delText>
          </w:r>
        </w:del>
      </w:ins>
      <w:ins w:id="6932" w:author="Orion" w:date="2011-07-08T12:14:00Z">
        <w:del w:id="6933"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6934" w:author="Orion" w:date="2011-07-08T12:17:00Z"/>
        </w:rPr>
        <w:pPrChange w:id="6935" w:author="IO" w:date="2011-07-22T12:29:00Z">
          <w:pPr/>
        </w:pPrChange>
      </w:pPr>
      <w:ins w:id="6936" w:author="Orion" w:date="2011-07-08T12:14:00Z">
        <w:r w:rsidRPr="00441066">
          <w:rPr>
            <w:i/>
            <w:rPrChange w:id="6937" w:author="IO" w:date="2011-07-22T12:29:00Z">
              <w:rPr>
                <w:rFonts w:cs="Times New Roman"/>
              </w:rPr>
            </w:rPrChange>
          </w:rPr>
          <w:t>View Control</w:t>
        </w:r>
      </w:ins>
      <w:ins w:id="6938" w:author="IO" w:date="2011-07-22T13:19:00Z">
        <w:r w:rsidR="00416FF6" w:rsidRPr="00416FF6">
          <w:rPr>
            <w:rPrChange w:id="6939" w:author="IO" w:date="2011-07-22T13:19:00Z">
              <w:rPr>
                <w:i/>
              </w:rPr>
            </w:rPrChange>
          </w:rPr>
          <w:t xml:space="preserve">. </w:t>
        </w:r>
        <w:r w:rsidR="00416FF6">
          <w:t xml:space="preserve">Esta capa corresponde a </w:t>
        </w:r>
      </w:ins>
      <w:ins w:id="6940" w:author="Orion" w:date="2011-07-08T12:14:00Z">
        <w:del w:id="6941" w:author="IO" w:date="2011-07-22T13:19:00Z">
          <w:r w:rsidRPr="00416FF6" w:rsidDel="00416FF6">
            <w:delText xml:space="preserve">: son </w:delText>
          </w:r>
        </w:del>
        <w:r w:rsidRPr="00416FF6">
          <w:t xml:space="preserve">los controles </w:t>
        </w:r>
      </w:ins>
      <w:ins w:id="6942" w:author="IO" w:date="2011-07-22T13:20:00Z">
        <w:r w:rsidR="00416FF6">
          <w:t xml:space="preserve">de navegación </w:t>
        </w:r>
      </w:ins>
      <w:ins w:id="6943" w:author="Orion" w:date="2011-07-08T12:14:00Z">
        <w:r w:rsidRPr="00416FF6">
          <w:t xml:space="preserve">mostrados dentro del mapa </w:t>
        </w:r>
      </w:ins>
      <w:ins w:id="6944" w:author="IO" w:date="2011-07-22T13:20:00Z">
        <w:r w:rsidR="00416FF6">
          <w:t xml:space="preserve">en la esquina inferior </w:t>
        </w:r>
      </w:ins>
      <w:ins w:id="6945" w:author="Orion" w:date="2011-07-08T12:14:00Z">
        <w:del w:id="6946" w:author="IO" w:date="2011-07-22T13:20:00Z">
          <w:r w:rsidRPr="00416FF6" w:rsidDel="00416FF6">
            <w:delText xml:space="preserve">abajo a la </w:delText>
          </w:r>
        </w:del>
        <w:r w:rsidRPr="00416FF6">
          <w:t xml:space="preserve">izquierda. Dichos controles </w:t>
        </w:r>
        <w:del w:id="6947" w:author="IO" w:date="2011-07-22T13:20:00Z">
          <w:r w:rsidRPr="00416FF6" w:rsidDel="00416FF6">
            <w:delText xml:space="preserve">nos </w:delText>
          </w:r>
        </w:del>
        <w:r w:rsidRPr="00416FF6">
          <w:t>permiten</w:t>
        </w:r>
      </w:ins>
      <w:ins w:id="6948" w:author="IO" w:date="2011-07-22T13:20:00Z">
        <w:r w:rsidR="00416FF6">
          <w:t>, entre otras acciones,</w:t>
        </w:r>
      </w:ins>
      <w:ins w:id="6949" w:author="Orion" w:date="2011-07-08T12:14:00Z">
        <w:r w:rsidRPr="00416FF6">
          <w:t xml:space="preserve"> </w:t>
        </w:r>
      </w:ins>
      <w:ins w:id="6950" w:author="Orion" w:date="2011-07-08T12:15:00Z">
        <w:r w:rsidRPr="00416FF6">
          <w:t>hacer</w:t>
        </w:r>
      </w:ins>
      <w:ins w:id="6951" w:author="Orion" w:date="2011-07-08T12:14:00Z">
        <w:r w:rsidRPr="00416FF6">
          <w:t xml:space="preserve"> zoom, rota</w:t>
        </w:r>
      </w:ins>
      <w:ins w:id="6952" w:author="Orion" w:date="2011-07-08T12:15:00Z">
        <w:r w:rsidRPr="00416FF6">
          <w:t xml:space="preserve">r el mapa y </w:t>
        </w:r>
        <w:del w:id="6953" w:author="IO" w:date="2011-07-22T13:20:00Z">
          <w:r w:rsidRPr="00416FF6" w:rsidDel="00416FF6">
            <w:delText>demás opciones</w:delText>
          </w:r>
        </w:del>
      </w:ins>
      <w:ins w:id="6954" w:author="IO" w:date="2011-07-22T13:20:00Z">
        <w:r w:rsidR="00416FF6">
          <w:t>moverse por él</w:t>
        </w:r>
      </w:ins>
      <w:ins w:id="6955" w:author="Orion" w:date="2011-07-08T12:15:00Z">
        <w:r w:rsidRPr="00416FF6">
          <w:t xml:space="preserve">. </w:t>
        </w:r>
      </w:ins>
      <w:ins w:id="6956" w:author="Orion" w:date="2011-07-08T12:16:00Z">
        <w:r w:rsidRPr="00416FF6">
          <w:t>A</w:t>
        </w:r>
      </w:ins>
      <w:ins w:id="6957" w:author="Orion" w:date="2011-07-08T12:17:00Z">
        <w:r w:rsidRPr="00416FF6">
          <w:t xml:space="preserve">lgunas de estas </w:t>
        </w:r>
        <w:del w:id="6958" w:author="IO" w:date="2011-07-22T13:20:00Z">
          <w:r w:rsidRPr="00416FF6" w:rsidDel="00416FF6">
            <w:delText>opciones</w:delText>
          </w:r>
        </w:del>
      </w:ins>
      <w:ins w:id="6959" w:author="IO" w:date="2011-07-22T13:20:00Z">
        <w:r w:rsidR="00416FF6">
          <w:t>acciones</w:t>
        </w:r>
      </w:ins>
      <w:ins w:id="6960" w:author="Orion" w:date="2011-07-08T12:17:00Z">
        <w:r w:rsidRPr="00416FF6">
          <w:t xml:space="preserve"> también se pueden llevar a cabo </w:t>
        </w:r>
      </w:ins>
      <w:ins w:id="6961" w:author="IO" w:date="2011-07-22T13:20:00Z">
        <w:r w:rsidR="00416FF6" w:rsidRPr="00416FF6">
          <w:t xml:space="preserve">directamente </w:t>
        </w:r>
      </w:ins>
      <w:ins w:id="6962" w:author="Orion" w:date="2011-07-08T12:17:00Z">
        <w:r w:rsidRPr="00416FF6">
          <w:t xml:space="preserve">con el </w:t>
        </w:r>
        <w:del w:id="6963" w:author="IO" w:date="2011-07-22T13:20:00Z">
          <w:r w:rsidRPr="00416FF6" w:rsidDel="00416FF6">
            <w:delText xml:space="preserve">mismo </w:delText>
          </w:r>
        </w:del>
        <w:r w:rsidRPr="00416FF6">
          <w:t>ratón</w:t>
        </w:r>
      </w:ins>
      <w:ins w:id="6964" w:author="IO" w:date="2011-07-22T13:21:00Z">
        <w:r w:rsidR="00416FF6">
          <w:t xml:space="preserve"> sobre el mapa</w:t>
        </w:r>
      </w:ins>
      <w:ins w:id="6965" w:author="Orion" w:date="2011-07-08T12:17:00Z">
        <w:del w:id="6966"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6967" w:author="Orion" w:date="2011-07-08T12:18:00Z"/>
          <w:i/>
          <w:rPrChange w:id="6968" w:author="IO" w:date="2011-07-22T12:29:00Z">
            <w:rPr>
              <w:ins w:id="6969" w:author="Orion" w:date="2011-07-08T12:18:00Z"/>
              <w:rFonts w:cs="Times New Roman"/>
            </w:rPr>
          </w:rPrChange>
        </w:rPr>
        <w:pPrChange w:id="6970" w:author="IO" w:date="2011-07-22T12:29:00Z">
          <w:pPr/>
        </w:pPrChange>
      </w:pPr>
      <w:ins w:id="6971" w:author="Orion" w:date="2011-07-08T12:17:00Z">
        <w:r w:rsidRPr="00441066">
          <w:rPr>
            <w:i/>
            <w:rPrChange w:id="6972" w:author="IO" w:date="2011-07-22T12:29:00Z">
              <w:rPr>
                <w:rFonts w:cs="Times New Roman"/>
              </w:rPr>
            </w:rPrChange>
          </w:rPr>
          <w:t>Blue Marbel</w:t>
        </w:r>
      </w:ins>
      <w:ins w:id="6973" w:author="IO" w:date="2011-07-22T13:21:00Z">
        <w:r w:rsidR="00416FF6" w:rsidRPr="00416FF6">
          <w:rPr>
            <w:rPrChange w:id="6974" w:author="IO" w:date="2011-07-22T13:21:00Z">
              <w:rPr>
                <w:i/>
              </w:rPr>
            </w:rPrChange>
          </w:rPr>
          <w:t>.</w:t>
        </w:r>
        <w:r w:rsidR="00416FF6">
          <w:t xml:space="preserve"> </w:t>
        </w:r>
      </w:ins>
      <w:ins w:id="6975" w:author="Orion" w:date="2011-07-08T12:17:00Z">
        <w:del w:id="6976" w:author="IO" w:date="2011-07-22T13:21:00Z">
          <w:r w:rsidRPr="00416FF6" w:rsidDel="00416FF6">
            <w:delText xml:space="preserve">: </w:delText>
          </w:r>
        </w:del>
      </w:ins>
      <w:ins w:id="6977" w:author="IO" w:date="2011-07-22T13:21:00Z">
        <w:r w:rsidR="00416FF6">
          <w:t>E</w:t>
        </w:r>
      </w:ins>
      <w:ins w:id="6978" w:author="Orion" w:date="2011-07-08T12:17:00Z">
        <w:del w:id="6979" w:author="IO" w:date="2011-07-22T13:21:00Z">
          <w:r w:rsidRPr="00416FF6" w:rsidDel="00416FF6">
            <w:delText>e</w:delText>
          </w:r>
        </w:del>
        <w:r w:rsidRPr="00416FF6">
          <w:t xml:space="preserve">s la capa </w:t>
        </w:r>
      </w:ins>
      <w:ins w:id="6980" w:author="IO" w:date="2011-07-22T13:21:00Z">
        <w:r w:rsidR="00416FF6">
          <w:t>con</w:t>
        </w:r>
      </w:ins>
      <w:ins w:id="6981" w:author="Orion" w:date="2011-07-08T12:17:00Z">
        <w:del w:id="6982" w:author="IO" w:date="2011-07-22T13:21:00Z">
          <w:r w:rsidRPr="00416FF6" w:rsidDel="00416FF6">
            <w:delText>que nos facilita</w:delText>
          </w:r>
        </w:del>
        <w:r w:rsidRPr="00416FF6">
          <w:t xml:space="preserve"> el mapa sobre el que </w:t>
        </w:r>
        <w:del w:id="6983" w:author="IO" w:date="2011-07-22T13:21:00Z">
          <w:r w:rsidRPr="00416FF6" w:rsidDel="00416FF6">
            <w:delText>vamos a</w:delText>
          </w:r>
        </w:del>
      </w:ins>
      <w:ins w:id="6984" w:author="IO" w:date="2011-07-22T13:21:00Z">
        <w:r w:rsidR="00416FF6">
          <w:t>se</w:t>
        </w:r>
      </w:ins>
      <w:ins w:id="6985" w:author="Orion" w:date="2011-07-08T12:17:00Z">
        <w:r w:rsidRPr="00416FF6">
          <w:t xml:space="preserve"> hace</w:t>
        </w:r>
        <w:del w:id="6986" w:author="IO" w:date="2011-07-22T13:21:00Z">
          <w:r w:rsidRPr="00416FF6" w:rsidDel="00416FF6">
            <w:delText>r</w:delText>
          </w:r>
        </w:del>
        <w:r w:rsidRPr="00416FF6">
          <w:t xml:space="preserve"> la simulaci</w:t>
        </w:r>
      </w:ins>
      <w:ins w:id="6987"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6988" w:author="Orion" w:date="2011-07-08T12:19:00Z"/>
        </w:rPr>
        <w:pPrChange w:id="6989" w:author="IO" w:date="2011-07-22T12:29:00Z">
          <w:pPr/>
        </w:pPrChange>
      </w:pPr>
      <w:ins w:id="6990" w:author="Orion" w:date="2011-07-08T12:18:00Z">
        <w:r w:rsidRPr="00441066">
          <w:rPr>
            <w:i/>
            <w:rPrChange w:id="6991" w:author="IO" w:date="2011-07-22T12:29:00Z">
              <w:rPr>
                <w:rFonts w:cs="Times New Roman"/>
              </w:rPr>
            </w:rPrChange>
          </w:rPr>
          <w:t>Show Planes</w:t>
        </w:r>
        <w:del w:id="6992" w:author="IO" w:date="2011-07-22T13:21:00Z">
          <w:r w:rsidRPr="00416FF6" w:rsidDel="00416FF6">
            <w:delText>:</w:delText>
          </w:r>
        </w:del>
      </w:ins>
      <w:ins w:id="6993" w:author="IO" w:date="2011-07-22T13:21:00Z">
        <w:r w:rsidR="00416FF6">
          <w:t>.</w:t>
        </w:r>
      </w:ins>
      <w:ins w:id="6994" w:author="Orion" w:date="2011-07-08T12:18:00Z">
        <w:r w:rsidRPr="00416FF6">
          <w:t xml:space="preserve"> </w:t>
        </w:r>
        <w:del w:id="6995" w:author="IO" w:date="2011-07-22T13:21:00Z">
          <w:r w:rsidRPr="00416FF6" w:rsidDel="00416FF6">
            <w:delText>mostrar</w:delText>
          </w:r>
        </w:del>
      </w:ins>
      <w:ins w:id="6996" w:author="Orion" w:date="2011-07-08T12:19:00Z">
        <w:del w:id="6997" w:author="IO" w:date="2011-07-22T13:21:00Z">
          <w:r w:rsidRPr="00416FF6" w:rsidDel="00416FF6">
            <w:delText>ía</w:delText>
          </w:r>
        </w:del>
      </w:ins>
      <w:ins w:id="6998" w:author="IO" w:date="2011-07-22T13:21:00Z">
        <w:r w:rsidR="00416FF6">
          <w:t>Muestra</w:t>
        </w:r>
      </w:ins>
      <w:ins w:id="6999" w:author="Orion" w:date="2011-07-08T12:19:00Z">
        <w:r w:rsidRPr="00416FF6">
          <w:t xml:space="preserve"> todos los elementos que son objeto de esta simulación. </w:t>
        </w:r>
      </w:ins>
      <w:ins w:id="7000" w:author="IO" w:date="2011-07-22T13:21:00Z">
        <w:r w:rsidR="00416FF6">
          <w:t>Incluye</w:t>
        </w:r>
      </w:ins>
      <w:ins w:id="7001" w:author="Orion" w:date="2011-07-08T12:19:00Z">
        <w:del w:id="7002" w:author="IO" w:date="2011-07-22T13:21:00Z">
          <w:r w:rsidRPr="00416FF6" w:rsidDel="00416FF6">
            <w:delText>Aquí estarían incluid</w:delText>
          </w:r>
        </w:del>
        <w:del w:id="7003" w:author="IO" w:date="2011-07-22T13:22:00Z">
          <w:r w:rsidRPr="00416FF6" w:rsidDel="00416FF6">
            <w:delText>os</w:delText>
          </w:r>
        </w:del>
      </w:ins>
      <w:ins w:id="7004" w:author="IO" w:date="2011-07-22T13:22:00Z">
        <w:r w:rsidR="00416FF6">
          <w:t xml:space="preserve"> los</w:t>
        </w:r>
      </w:ins>
      <w:ins w:id="7005" w:author="Orion" w:date="2011-07-08T12:19:00Z">
        <w:r w:rsidRPr="00416FF6">
          <w:t xml:space="preserve"> aeropuertos, </w:t>
        </w:r>
        <w:del w:id="7006" w:author="IO" w:date="2011-07-22T13:22:00Z">
          <w:r w:rsidRPr="00416FF6" w:rsidDel="00416FF6">
            <w:delText>waypoints</w:delText>
          </w:r>
        </w:del>
      </w:ins>
      <w:ins w:id="7007" w:author="IO" w:date="2011-07-22T13:22:00Z">
        <w:r w:rsidR="00416FF6">
          <w:t>puntos de paso</w:t>
        </w:r>
      </w:ins>
      <w:ins w:id="7008" w:author="Orion" w:date="2011-07-08T12:19:00Z">
        <w:r w:rsidRPr="00416FF6">
          <w:t>, aviones</w:t>
        </w:r>
      </w:ins>
      <w:ins w:id="7009" w:author="IO" w:date="2011-07-22T13:22:00Z">
        <w:r w:rsidR="00416FF6">
          <w:t xml:space="preserve"> y</w:t>
        </w:r>
      </w:ins>
      <w:ins w:id="7010" w:author="Orion" w:date="2011-07-08T12:19:00Z">
        <w:del w:id="7011" w:author="IO" w:date="2011-07-22T13:22:00Z">
          <w:r w:rsidRPr="00416FF6" w:rsidDel="00416FF6">
            <w:delText>,</w:delText>
          </w:r>
        </w:del>
        <w:r w:rsidRPr="00416FF6">
          <w:t xml:space="preserve"> rutas</w:t>
        </w:r>
        <w:del w:id="7012"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7013" w:author="Orion" w:date="2011-07-08T12:27:00Z"/>
          <w:del w:id="7014" w:author="IO" w:date="2011-07-22T13:22:00Z"/>
        </w:rPr>
        <w:pPrChange w:id="7015" w:author="IO" w:date="2011-07-22T12:31:00Z">
          <w:pPr/>
        </w:pPrChange>
      </w:pPr>
    </w:p>
    <w:p w14:paraId="4BA07FC5" w14:textId="4E529FE5" w:rsidR="001B61AA" w:rsidRPr="003B5896" w:rsidRDefault="00CB3426">
      <w:pPr>
        <w:spacing w:before="240" w:after="120"/>
        <w:ind w:firstLine="284"/>
        <w:jc w:val="both"/>
        <w:rPr>
          <w:ins w:id="7016" w:author="Orion" w:date="2011-07-08T12:33:00Z"/>
        </w:rPr>
        <w:pPrChange w:id="7017" w:author="IO" w:date="2011-07-22T12:31:00Z">
          <w:pPr/>
        </w:pPrChange>
      </w:pPr>
      <w:ins w:id="7018" w:author="Orion" w:date="2011-07-08T12:19:00Z">
        <w:r w:rsidRPr="00BF438C">
          <w:t xml:space="preserve">El </w:t>
        </w:r>
        <w:del w:id="7019" w:author="IO" w:date="2011-07-22T13:22:00Z">
          <w:r w:rsidRPr="00BF438C" w:rsidDel="00416FF6">
            <w:delText>siguiente</w:delText>
          </w:r>
        </w:del>
      </w:ins>
      <w:ins w:id="7020" w:author="IO" w:date="2011-07-22T13:22:00Z">
        <w:r w:rsidR="00416FF6">
          <w:t>segundo</w:t>
        </w:r>
      </w:ins>
      <w:ins w:id="7021" w:author="Orion" w:date="2011-07-08T12:19:00Z">
        <w:r w:rsidRPr="00BF438C">
          <w:t xml:space="preserve"> panel </w:t>
        </w:r>
      </w:ins>
      <w:ins w:id="7022" w:author="IO" w:date="2011-07-22T13:22:00Z">
        <w:r w:rsidR="00416FF6">
          <w:t xml:space="preserve">de la izquierda permite </w:t>
        </w:r>
      </w:ins>
      <w:ins w:id="7023" w:author="Orion" w:date="2011-07-08T12:27:00Z">
        <w:del w:id="7024" w:author="IO" w:date="2011-07-22T13:22:00Z">
          <w:r w:rsidR="00683D22" w:rsidRPr="00BF438C" w:rsidDel="00416FF6">
            <w:delText>será donde se podrá</w:delText>
          </w:r>
        </w:del>
      </w:ins>
      <w:ins w:id="7025" w:author="Orion" w:date="2011-07-08T12:19:00Z">
        <w:del w:id="7026" w:author="IO" w:date="2011-07-22T13:22:00Z">
          <w:r w:rsidRPr="003B5896" w:rsidDel="00416FF6">
            <w:delText xml:space="preserve"> </w:delText>
          </w:r>
        </w:del>
        <w:r w:rsidRPr="003B5896">
          <w:t xml:space="preserve">seleccionar los ficheros </w:t>
        </w:r>
        <w:del w:id="7027" w:author="IO" w:date="2011-07-22T13:22:00Z">
          <w:r w:rsidRPr="003B5896" w:rsidDel="00416FF6">
            <w:delText>xml</w:delText>
          </w:r>
        </w:del>
      </w:ins>
      <w:ins w:id="7028" w:author="IO" w:date="2011-07-22T13:22:00Z">
        <w:r w:rsidR="00416FF6">
          <w:t>XML</w:t>
        </w:r>
      </w:ins>
      <w:ins w:id="7029" w:author="Orion" w:date="2011-07-08T12:19:00Z">
        <w:r w:rsidRPr="003B5896">
          <w:t xml:space="preserve"> </w:t>
        </w:r>
      </w:ins>
      <w:ins w:id="7030" w:author="IO" w:date="2011-07-22T13:22:00Z">
        <w:r w:rsidR="00416FF6">
          <w:t xml:space="preserve">usados para configurar </w:t>
        </w:r>
      </w:ins>
      <w:ins w:id="7031" w:author="Orion" w:date="2011-07-08T12:19:00Z">
        <w:del w:id="7032" w:author="IO" w:date="2011-07-22T13:22:00Z">
          <w:r w:rsidRPr="003B5896" w:rsidDel="00416FF6">
            <w:delText>que aportaran la informaci</w:delText>
          </w:r>
        </w:del>
      </w:ins>
      <w:ins w:id="7033" w:author="Orion" w:date="2011-07-08T12:20:00Z">
        <w:del w:id="7034" w:author="IO" w:date="2011-07-22T13:22:00Z">
          <w:r w:rsidRPr="003B5896" w:rsidDel="00416FF6">
            <w:delText xml:space="preserve">ón de </w:delText>
          </w:r>
        </w:del>
        <w:r w:rsidRPr="003B5896">
          <w:t>los planes de vuelo que se van a llevar a cabo</w:t>
        </w:r>
      </w:ins>
      <w:ins w:id="7035" w:author="IO" w:date="2011-07-22T13:23:00Z">
        <w:r w:rsidR="00416FF6">
          <w:t xml:space="preserve">. Como se comentó en </w:t>
        </w:r>
      </w:ins>
      <w:ins w:id="7036" w:author="IO" w:date="2011-07-22T13:25:00Z">
        <w:r w:rsidR="00B90C7A">
          <w:t>l</w:t>
        </w:r>
      </w:ins>
      <w:ins w:id="7037"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7038" w:author="Orion" w:date="2011-07-26T22:30:00Z">
        <w:r w:rsidR="00503590">
          <w:t>4.1.1</w:t>
        </w:r>
      </w:ins>
      <w:ins w:id="7039" w:author="IO" w:date="2011-07-22T13:23:00Z">
        <w:r w:rsidR="00416FF6">
          <w:fldChar w:fldCharType="end"/>
        </w:r>
        <w:r w:rsidR="00416FF6">
          <w:t>)</w:t>
        </w:r>
      </w:ins>
      <w:ins w:id="7040" w:author="IO" w:date="2011-07-22T13:25:00Z">
        <w:r w:rsidR="00B90C7A">
          <w:t xml:space="preserve">, </w:t>
        </w:r>
      </w:ins>
      <w:ins w:id="7041" w:author="IO" w:date="2011-07-22T13:26:00Z">
        <w:r w:rsidR="00B90C7A">
          <w:t>parte de los</w:t>
        </w:r>
      </w:ins>
      <w:ins w:id="7042" w:author="IO" w:date="2011-07-22T13:25:00Z">
        <w:r w:rsidR="00B90C7A">
          <w:t xml:space="preserve"> datos </w:t>
        </w:r>
      </w:ins>
      <w:ins w:id="7043" w:author="IO" w:date="2011-07-22T13:27:00Z">
        <w:r w:rsidR="00B90C7A">
          <w:t>de la simulación</w:t>
        </w:r>
      </w:ins>
      <w:ins w:id="7044" w:author="IO" w:date="2011-07-22T13:25:00Z">
        <w:r w:rsidR="00B90C7A">
          <w:t xml:space="preserve"> son </w:t>
        </w:r>
      </w:ins>
      <w:ins w:id="7045" w:author="IO" w:date="2011-07-22T13:27:00Z">
        <w:r w:rsidR="00B90C7A">
          <w:t xml:space="preserve">asignados </w:t>
        </w:r>
      </w:ins>
      <w:ins w:id="7046" w:author="IO" w:date="2011-07-22T13:25:00Z">
        <w:r w:rsidR="00B90C7A">
          <w:t>directamente por el usuario a través de ficheros</w:t>
        </w:r>
      </w:ins>
      <w:ins w:id="7047" w:author="Orion" w:date="2011-07-08T12:20:00Z">
        <w:del w:id="7048" w:author="IO" w:date="2011-07-22T13:27:00Z">
          <w:r w:rsidRPr="003B5896" w:rsidDel="00B90C7A">
            <w:delText xml:space="preserve">, </w:delText>
          </w:r>
        </w:del>
      </w:ins>
      <w:ins w:id="7049" w:author="Orion" w:date="2011-07-08T12:28:00Z">
        <w:del w:id="7050" w:author="IO" w:date="2011-07-22T13:27:00Z">
          <w:r w:rsidR="00635CE1" w:rsidRPr="003B5896" w:rsidDel="00B90C7A">
            <w:delText xml:space="preserve"> y los ficheros xml que contendrán</w:delText>
          </w:r>
        </w:del>
      </w:ins>
      <w:ins w:id="7051" w:author="Orion" w:date="2011-07-08T12:21:00Z">
        <w:del w:id="7052" w:author="IO" w:date="2011-07-22T13:27:00Z">
          <w:r w:rsidRPr="003B5896" w:rsidDel="00B90C7A">
            <w:delText xml:space="preserve"> información relativa a las características de los pilotos que van a llevar a cabo los vuelos</w:delText>
          </w:r>
        </w:del>
        <w:r w:rsidRPr="003B5896">
          <w:t>. Por un lado</w:t>
        </w:r>
      </w:ins>
      <w:ins w:id="7053" w:author="IO" w:date="2011-07-22T13:27:00Z">
        <w:r w:rsidR="00B90C7A">
          <w:t xml:space="preserve">, se suministra </w:t>
        </w:r>
      </w:ins>
      <w:ins w:id="7054" w:author="Orion" w:date="2011-07-08T12:21:00Z">
        <w:del w:id="7055" w:author="IO" w:date="2011-07-22T13:28:00Z">
          <w:r w:rsidRPr="003B5896" w:rsidDel="00B90C7A">
            <w:delText xml:space="preserve"> el xml correspondiente a la configuraci</w:delText>
          </w:r>
        </w:del>
      </w:ins>
      <w:ins w:id="7056" w:author="Orion" w:date="2011-07-08T12:22:00Z">
        <w:del w:id="7057" w:author="IO" w:date="2011-07-22T13:28:00Z">
          <w:r w:rsidRPr="003B5896" w:rsidDel="00B90C7A">
            <w:delText>ón de</w:delText>
          </w:r>
        </w:del>
      </w:ins>
      <w:ins w:id="7058" w:author="IO" w:date="2011-07-22T13:28:00Z">
        <w:r w:rsidR="00B90C7A">
          <w:t xml:space="preserve">información sobre </w:t>
        </w:r>
      </w:ins>
      <w:ins w:id="7059" w:author="Orion" w:date="2011-07-08T12:22:00Z">
        <w:del w:id="7060" w:author="IO" w:date="2011-07-22T13:28:00Z">
          <w:r w:rsidRPr="003B5896" w:rsidDel="00B90C7A">
            <w:delText xml:space="preserve"> </w:delText>
          </w:r>
        </w:del>
        <w:r w:rsidRPr="003B5896">
          <w:t>los planes de vuelo</w:t>
        </w:r>
      </w:ins>
      <w:ins w:id="7061" w:author="IO" w:date="2011-07-22T13:28:00Z">
        <w:r w:rsidR="00B90C7A">
          <w:t xml:space="preserve">, incluyendo </w:t>
        </w:r>
      </w:ins>
      <w:ins w:id="7062" w:author="Orion" w:date="2011-07-08T12:22:00Z">
        <w:del w:id="7063" w:author="IO" w:date="2011-07-22T13:28:00Z">
          <w:r w:rsidRPr="003B5896" w:rsidDel="00B90C7A">
            <w:delText xml:space="preserve"> contendrá información de </w:delText>
          </w:r>
        </w:del>
        <w:r w:rsidRPr="003B5896">
          <w:t xml:space="preserve">los aeropuertos de origen y de destino, </w:t>
        </w:r>
        <w:del w:id="7064" w:author="IO" w:date="2011-07-22T13:28:00Z">
          <w:r w:rsidRPr="003B5896" w:rsidDel="00B90C7A">
            <w:delText xml:space="preserve">de </w:delText>
          </w:r>
        </w:del>
        <w:r w:rsidRPr="003B5896">
          <w:t xml:space="preserve">los </w:t>
        </w:r>
        <w:del w:id="7065" w:author="IO" w:date="2011-07-22T13:28:00Z">
          <w:r w:rsidRPr="003B5896" w:rsidDel="00B90C7A">
            <w:delText>waypoints</w:delText>
          </w:r>
        </w:del>
      </w:ins>
      <w:ins w:id="7066" w:author="IO" w:date="2011-07-22T13:28:00Z">
        <w:r w:rsidR="00B90C7A">
          <w:t>puntos de paso</w:t>
        </w:r>
      </w:ins>
      <w:ins w:id="7067" w:author="Orion" w:date="2011-07-08T12:22:00Z">
        <w:r w:rsidRPr="003B5896">
          <w:t xml:space="preserve"> por los que se </w:t>
        </w:r>
        <w:del w:id="7068" w:author="IO" w:date="2011-07-22T13:28:00Z">
          <w:r w:rsidRPr="003B5896" w:rsidDel="00B90C7A">
            <w:delText>tiene</w:delText>
          </w:r>
        </w:del>
      </w:ins>
      <w:ins w:id="7069" w:author="IO" w:date="2011-07-22T13:28:00Z">
        <w:r w:rsidR="00B90C7A">
          <w:t>ha de</w:t>
        </w:r>
      </w:ins>
      <w:ins w:id="7070" w:author="Orion" w:date="2011-07-08T12:22:00Z">
        <w:del w:id="7071" w:author="IO" w:date="2011-07-22T13:28:00Z">
          <w:r w:rsidRPr="003B5896" w:rsidDel="00B90C7A">
            <w:delText xml:space="preserve"> que</w:delText>
          </w:r>
        </w:del>
        <w:r w:rsidRPr="003B5896">
          <w:t xml:space="preserve"> pasar</w:t>
        </w:r>
      </w:ins>
      <w:ins w:id="7072" w:author="Orion" w:date="2011-07-08T12:26:00Z">
        <w:r w:rsidR="0099334F" w:rsidRPr="003B5896">
          <w:t>,</w:t>
        </w:r>
      </w:ins>
      <w:ins w:id="7073" w:author="Orion" w:date="2011-07-08T12:22:00Z">
        <w:r w:rsidRPr="003B5896">
          <w:t xml:space="preserve"> </w:t>
        </w:r>
      </w:ins>
      <w:ins w:id="7074" w:author="Orion" w:date="2011-07-08T12:26:00Z">
        <w:r w:rsidR="0099334F" w:rsidRPr="003B5896">
          <w:t>e</w:t>
        </w:r>
      </w:ins>
      <w:ins w:id="7075" w:author="Orion" w:date="2011-07-08T12:22:00Z">
        <w:r w:rsidRPr="003B5896">
          <w:t xml:space="preserve"> </w:t>
        </w:r>
      </w:ins>
      <w:ins w:id="7076" w:author="Orion" w:date="2011-07-08T12:23:00Z">
        <w:r w:rsidR="0099334F" w:rsidRPr="003B5896">
          <w:t>informaci</w:t>
        </w:r>
      </w:ins>
      <w:ins w:id="7077" w:author="Orion" w:date="2011-07-08T12:24:00Z">
        <w:r w:rsidR="0099334F" w:rsidRPr="003B5896">
          <w:t>ón relativa a cu</w:t>
        </w:r>
        <w:del w:id="7078" w:author="IO" w:date="2011-07-22T13:28:00Z">
          <w:r w:rsidR="0099334F" w:rsidRPr="003B5896" w:rsidDel="00B90C7A">
            <w:delText>a</w:delText>
          </w:r>
        </w:del>
      </w:ins>
      <w:ins w:id="7079" w:author="IO" w:date="2011-07-22T13:28:00Z">
        <w:r w:rsidR="00B90C7A">
          <w:t>á</w:t>
        </w:r>
      </w:ins>
      <w:ins w:id="7080" w:author="Orion" w:date="2011-07-08T12:24:00Z">
        <w:r w:rsidR="0099334F" w:rsidRPr="003B5896">
          <w:t xml:space="preserve">ndo tiene que </w:t>
        </w:r>
      </w:ins>
      <w:ins w:id="7081" w:author="Orion" w:date="2011-07-08T12:26:00Z">
        <w:r w:rsidR="0099334F" w:rsidRPr="003B5896">
          <w:t>partir</w:t>
        </w:r>
      </w:ins>
      <w:ins w:id="7082" w:author="Orion" w:date="2011-07-08T12:24:00Z">
        <w:r w:rsidR="0099334F" w:rsidRPr="003B5896">
          <w:t xml:space="preserve"> el vuelo</w:t>
        </w:r>
      </w:ins>
      <w:ins w:id="7083" w:author="IO" w:date="2011-07-22T13:28:00Z">
        <w:r w:rsidR="00B90C7A">
          <w:t xml:space="preserve"> (indicada </w:t>
        </w:r>
      </w:ins>
      <w:ins w:id="7084" w:author="Orion" w:date="2011-07-08T12:24:00Z">
        <w:del w:id="7085" w:author="IO" w:date="2011-07-22T13:28:00Z">
          <w:r w:rsidR="0099334F" w:rsidRPr="003B5896" w:rsidDel="00B90C7A">
            <w:delText>, informaci</w:delText>
          </w:r>
        </w:del>
      </w:ins>
      <w:ins w:id="7086" w:author="Orion" w:date="2011-07-08T12:25:00Z">
        <w:del w:id="7087" w:author="IO" w:date="2011-07-22T13:28:00Z">
          <w:r w:rsidR="0099334F" w:rsidRPr="003B5896" w:rsidDel="00B90C7A">
            <w:delText>ón</w:delText>
          </w:r>
        </w:del>
      </w:ins>
      <w:ins w:id="7088" w:author="Orion" w:date="2011-07-08T12:26:00Z">
        <w:del w:id="7089" w:author="IO" w:date="2011-07-22T13:28:00Z">
          <w:r w:rsidR="0099334F" w:rsidRPr="003B5896" w:rsidDel="00B90C7A">
            <w:delText xml:space="preserve"> que</w:delText>
          </w:r>
        </w:del>
      </w:ins>
      <w:ins w:id="7090" w:author="Orion" w:date="2011-07-08T12:25:00Z">
        <w:del w:id="7091" w:author="IO" w:date="2011-07-22T13:28:00Z">
          <w:r w:rsidR="0099334F" w:rsidRPr="003B5896" w:rsidDel="00B90C7A">
            <w:delText xml:space="preserve"> vendrá en el xml </w:delText>
          </w:r>
        </w:del>
      </w:ins>
      <w:ins w:id="7092" w:author="Orion" w:date="2011-07-08T12:26:00Z">
        <w:r w:rsidR="0099334F" w:rsidRPr="003B5896">
          <w:t>como</w:t>
        </w:r>
      </w:ins>
      <w:ins w:id="7093" w:author="Orion" w:date="2011-07-08T12:25:00Z">
        <w:r w:rsidR="0099334F" w:rsidRPr="003B5896">
          <w:t xml:space="preserve"> minutos </w:t>
        </w:r>
      </w:ins>
      <w:ins w:id="7094" w:author="Orion" w:date="2011-07-08T12:26:00Z">
        <w:del w:id="7095" w:author="IO" w:date="2011-07-22T13:29:00Z">
          <w:r w:rsidR="0099334F" w:rsidRPr="003B5896" w:rsidDel="00B90C7A">
            <w:delText>que han de pasar después de iniciarse</w:delText>
          </w:r>
        </w:del>
      </w:ins>
      <w:ins w:id="7096" w:author="IO" w:date="2011-07-22T13:29:00Z">
        <w:r w:rsidR="00B90C7A">
          <w:t>desde que se inició</w:t>
        </w:r>
      </w:ins>
      <w:ins w:id="7097" w:author="Orion" w:date="2011-07-08T12:26:00Z">
        <w:r w:rsidR="0099334F" w:rsidRPr="003B5896">
          <w:t xml:space="preserve"> la simulación</w:t>
        </w:r>
      </w:ins>
      <w:ins w:id="7098" w:author="IO" w:date="2011-07-22T13:29:00Z">
        <w:r w:rsidR="00B90C7A">
          <w:t>)</w:t>
        </w:r>
      </w:ins>
      <w:ins w:id="7099" w:author="Orion" w:date="2011-07-08T12:26:00Z">
        <w:r w:rsidR="0099334F" w:rsidRPr="003B5896">
          <w:t>.</w:t>
        </w:r>
      </w:ins>
      <w:ins w:id="7100" w:author="Orion" w:date="2011-07-08T12:28:00Z">
        <w:r w:rsidR="00635CE1" w:rsidRPr="003B5896">
          <w:t xml:space="preserve"> Por otro lado, </w:t>
        </w:r>
      </w:ins>
      <w:ins w:id="7101" w:author="IO" w:date="2011-07-22T13:29:00Z">
        <w:r w:rsidR="00B90C7A">
          <w:t xml:space="preserve">para cada uno de los pilotos disponibles se especifican </w:t>
        </w:r>
      </w:ins>
      <w:ins w:id="7102" w:author="Orion" w:date="2011-07-08T12:28:00Z">
        <w:del w:id="7103" w:author="IO" w:date="2011-07-22T13:30:00Z">
          <w:r w:rsidR="00635CE1" w:rsidRPr="003B5896" w:rsidDel="00B90C7A">
            <w:delText>el xml con la informaci</w:delText>
          </w:r>
        </w:del>
      </w:ins>
      <w:ins w:id="7104" w:author="Orion" w:date="2011-07-08T12:29:00Z">
        <w:del w:id="7105" w:author="IO" w:date="2011-07-22T13:30:00Z">
          <w:r w:rsidR="00635CE1" w:rsidRPr="003B5896" w:rsidDel="00B90C7A">
            <w:delText xml:space="preserve">ón de los pilotos contendrán para cada piloto los valores, en porcentaje entre 0 y 1, </w:delText>
          </w:r>
        </w:del>
      </w:ins>
      <w:ins w:id="7106" w:author="Orion" w:date="2011-07-08T12:30:00Z">
        <w:del w:id="7107" w:author="IO" w:date="2011-07-22T13:30:00Z">
          <w:r w:rsidR="00635CE1" w:rsidRPr="003B5896" w:rsidDel="00B90C7A">
            <w:delText xml:space="preserve">de cada una de </w:delText>
          </w:r>
        </w:del>
        <w:r w:rsidR="00635CE1" w:rsidRPr="003B5896">
          <w:t xml:space="preserve">sus </w:t>
        </w:r>
        <w:del w:id="7108" w:author="IO" w:date="2011-07-22T13:30:00Z">
          <w:r w:rsidR="00635CE1" w:rsidRPr="003B5896" w:rsidDel="00B90C7A">
            <w:delText>características</w:delText>
          </w:r>
        </w:del>
      </w:ins>
      <w:ins w:id="7109" w:author="IO" w:date="2011-07-22T13:30:00Z">
        <w:r w:rsidR="00B90C7A">
          <w:t>valores de</w:t>
        </w:r>
      </w:ins>
      <w:ins w:id="7110" w:author="Orion" w:date="2011-07-08T12:30:00Z">
        <w:r w:rsidR="00635CE1" w:rsidRPr="003B5896">
          <w:t xml:space="preserve"> estrés, fatiga y experiencia</w:t>
        </w:r>
      </w:ins>
      <w:ins w:id="7111" w:author="IO" w:date="2011-07-22T13:30:00Z">
        <w:r w:rsidR="00B90C7A">
          <w:t xml:space="preserve"> como un real entre 0 y 1</w:t>
        </w:r>
      </w:ins>
      <w:ins w:id="7112" w:author="Orion" w:date="2011-07-08T12:30:00Z">
        <w:del w:id="7113" w:author="IO" w:date="2011-07-22T13:30:00Z">
          <w:r w:rsidR="00635CE1" w:rsidRPr="003B5896" w:rsidDel="00B90C7A">
            <w:delText xml:space="preserve"> respectivamente</w:delText>
          </w:r>
        </w:del>
        <w:r w:rsidR="00635CE1" w:rsidRPr="003B5896">
          <w:t>.</w:t>
        </w:r>
      </w:ins>
      <w:ins w:id="7114" w:author="IO" w:date="2011-07-22T13:31:00Z">
        <w:r w:rsidR="00B90C7A">
          <w:t xml:space="preserve"> Una vez iniciada la simulación no será posible alterar estos datos de configuración.</w:t>
        </w:r>
      </w:ins>
      <w:ins w:id="7115" w:author="Orion" w:date="2011-07-08T12:33:00Z">
        <w:del w:id="7116"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7117" w:author="Orion" w:date="2011-07-08T11:52:00Z"/>
          <w:del w:id="7118" w:author="IO" w:date="2011-07-22T13:31:00Z"/>
        </w:rPr>
        <w:pPrChange w:id="7119" w:author="IO" w:date="2011-07-22T13:31:00Z">
          <w:pPr/>
        </w:pPrChange>
      </w:pPr>
      <w:ins w:id="7120" w:author="IO" w:date="2011-07-22T13:30:00Z">
        <w:r>
          <w:t xml:space="preserve">El tercer panel de la izquierda contiene botones para arrancar y parar la simulación. </w:t>
        </w:r>
      </w:ins>
      <w:ins w:id="7121" w:author="Orion" w:date="2011-07-08T12:31:00Z">
        <w:del w:id="7122" w:author="IO" w:date="2011-07-22T13:31:00Z">
          <w:r w:rsidR="00ED0A17" w:rsidRPr="003B5896" w:rsidDel="00B90C7A">
            <w:delText>Ambos</w:delText>
          </w:r>
        </w:del>
      </w:ins>
      <w:ins w:id="7123" w:author="Orion" w:date="2011-07-08T12:30:00Z">
        <w:del w:id="7124" w:author="IO" w:date="2011-07-22T13:31:00Z">
          <w:r w:rsidR="00ED0A17" w:rsidRPr="003B5896" w:rsidDel="00B90C7A">
            <w:delText xml:space="preserve"> botones de este pane</w:delText>
          </w:r>
        </w:del>
      </w:ins>
      <w:ins w:id="7125" w:author="Orion" w:date="2011-07-08T12:31:00Z">
        <w:del w:id="7126" w:author="IO" w:date="2011-07-22T13:31:00Z">
          <w:r w:rsidR="00ED0A17" w:rsidRPr="003B5896" w:rsidDel="00B90C7A">
            <w:delText>l</w:delText>
          </w:r>
        </w:del>
      </w:ins>
      <w:ins w:id="7127" w:author="Orion" w:date="2011-07-08T12:20:00Z">
        <w:del w:id="7128" w:author="IO" w:date="2011-07-22T13:31:00Z">
          <w:r w:rsidR="00CB3426" w:rsidRPr="003B5896" w:rsidDel="00B90C7A">
            <w:delText xml:space="preserve"> </w:delText>
          </w:r>
        </w:del>
      </w:ins>
      <w:ins w:id="7129" w:author="Orion" w:date="2011-07-08T12:31:00Z">
        <w:del w:id="7130" w:author="IO" w:date="2011-07-22T13:31:00Z">
          <w:r w:rsidR="00ED0A17" w:rsidRPr="003B5896" w:rsidDel="00B90C7A">
            <w:delText>quedarán</w:delText>
          </w:r>
        </w:del>
      </w:ins>
      <w:ins w:id="7131" w:author="Orion" w:date="2011-07-08T12:20:00Z">
        <w:del w:id="7132" w:author="IO" w:date="2011-07-22T13:31:00Z">
          <w:r w:rsidR="00CB3426" w:rsidRPr="003B5896" w:rsidDel="00B90C7A">
            <w:delText xml:space="preserve"> </w:delText>
          </w:r>
        </w:del>
      </w:ins>
      <w:ins w:id="7133" w:author="Orion" w:date="2011-07-08T12:31:00Z">
        <w:del w:id="7134" w:author="IO" w:date="2011-07-22T13:31:00Z">
          <w:r w:rsidR="00ED0A17" w:rsidRPr="003B5896" w:rsidDel="00B90C7A">
            <w:delText>deshabilitados</w:delText>
          </w:r>
        </w:del>
      </w:ins>
      <w:ins w:id="7135" w:author="Orion" w:date="2011-07-08T12:20:00Z">
        <w:del w:id="7136" w:author="IO" w:date="2011-07-22T13:31:00Z">
          <w:r w:rsidR="00CB3426" w:rsidRPr="003B5896" w:rsidDel="00B90C7A">
            <w:delText xml:space="preserve"> una vez </w:delText>
          </w:r>
        </w:del>
      </w:ins>
      <w:ins w:id="7137" w:author="Orion" w:date="2011-07-08T12:31:00Z">
        <w:del w:id="7138" w:author="IO" w:date="2011-07-22T13:31:00Z">
          <w:r w:rsidR="00ED0A17" w:rsidRPr="003B5896" w:rsidDel="00B90C7A">
            <w:delText>iniciada</w:delText>
          </w:r>
        </w:del>
      </w:ins>
      <w:ins w:id="7139" w:author="Orion" w:date="2011-07-08T12:20:00Z">
        <w:del w:id="7140" w:author="IO" w:date="2011-07-22T13:31:00Z">
          <w:r w:rsidR="00CB3426" w:rsidRPr="003B5896" w:rsidDel="00B90C7A">
            <w:delText xml:space="preserve"> la </w:delText>
          </w:r>
        </w:del>
      </w:ins>
      <w:ins w:id="7141" w:author="Orion" w:date="2011-07-08T12:31:00Z">
        <w:del w:id="7142" w:author="IO" w:date="2011-07-22T13:31:00Z">
          <w:r w:rsidR="00ED0A17" w:rsidRPr="003B5896" w:rsidDel="00B90C7A">
            <w:delText>simulación, es decir, una vez iniciada esta no es posible modificar la configuración</w:delText>
          </w:r>
        </w:del>
      </w:ins>
      <w:ins w:id="7143" w:author="Orion" w:date="2011-07-08T12:32:00Z">
        <w:del w:id="7144"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7145" w:author="Orion" w:date="2011-07-08T12:34:00Z"/>
        </w:rPr>
        <w:pPrChange w:id="7146" w:author="IO" w:date="2011-07-22T13:31:00Z">
          <w:pPr/>
        </w:pPrChange>
      </w:pPr>
      <w:ins w:id="7147" w:author="Orion" w:date="2011-07-08T12:33:00Z">
        <w:del w:id="7148" w:author="IO" w:date="2011-07-22T13:31:00Z">
          <w:r w:rsidRPr="003B5896" w:rsidDel="00B90C7A">
            <w:delText xml:space="preserve">En último lugar se </w:delText>
          </w:r>
        </w:del>
      </w:ins>
      <w:ins w:id="7149" w:author="Orion" w:date="2011-07-08T12:35:00Z">
        <w:del w:id="7150" w:author="IO" w:date="2011-07-22T13:31:00Z">
          <w:r w:rsidRPr="003B5896" w:rsidDel="00B90C7A">
            <w:delText>dispone</w:delText>
          </w:r>
        </w:del>
      </w:ins>
      <w:ins w:id="7151" w:author="Orion" w:date="2011-07-08T12:33:00Z">
        <w:del w:id="7152" w:author="IO" w:date="2011-07-22T13:31:00Z">
          <w:r w:rsidRPr="003B5896" w:rsidDel="00B90C7A">
            <w:delText xml:space="preserve"> de un panel </w:delText>
          </w:r>
        </w:del>
      </w:ins>
      <w:ins w:id="7153" w:author="Orion" w:date="2011-07-08T12:35:00Z">
        <w:del w:id="7154" w:author="IO" w:date="2011-07-22T13:31:00Z">
          <w:r w:rsidRPr="003B5896" w:rsidDel="00B90C7A">
            <w:delText>donde se podrá hacer uso de botones</w:delText>
          </w:r>
        </w:del>
      </w:ins>
      <w:ins w:id="7155" w:author="Orion" w:date="2011-07-08T12:33:00Z">
        <w:del w:id="7156" w:author="IO" w:date="2011-07-22T13:31:00Z">
          <w:r w:rsidRPr="003B5896" w:rsidDel="00B90C7A">
            <w:delText xml:space="preserve"> </w:delText>
          </w:r>
        </w:del>
      </w:ins>
      <w:ins w:id="7157" w:author="Orion" w:date="2011-07-08T12:35:00Z">
        <w:del w:id="7158" w:author="IO" w:date="2011-07-22T13:31:00Z">
          <w:r w:rsidRPr="003B5896" w:rsidDel="00B90C7A">
            <w:delText xml:space="preserve">tanto </w:delText>
          </w:r>
        </w:del>
      </w:ins>
      <w:ins w:id="7159" w:author="Orion" w:date="2011-07-08T12:36:00Z">
        <w:del w:id="7160" w:author="IO" w:date="2011-07-22T13:31:00Z">
          <w:r w:rsidRPr="003B5896" w:rsidDel="00B90C7A">
            <w:delText xml:space="preserve">para </w:delText>
          </w:r>
        </w:del>
      </w:ins>
      <w:ins w:id="7161" w:author="Orion" w:date="2011-07-08T12:33:00Z">
        <w:del w:id="7162" w:author="IO" w:date="2011-07-22T13:31:00Z">
          <w:r w:rsidRPr="003B5896" w:rsidDel="00B90C7A">
            <w:delText>iniciar</w:delText>
          </w:r>
        </w:del>
      </w:ins>
      <w:ins w:id="7163" w:author="Orion" w:date="2011-07-08T12:37:00Z">
        <w:del w:id="7164" w:author="IO" w:date="2011-07-22T13:31:00Z">
          <w:r w:rsidRPr="003B5896" w:rsidDel="00B90C7A">
            <w:delText xml:space="preserve"> o reanudar </w:delText>
          </w:r>
        </w:del>
      </w:ins>
      <w:ins w:id="7165" w:author="Orion" w:date="2011-07-08T12:33:00Z">
        <w:del w:id="7166" w:author="IO" w:date="2011-07-22T13:31:00Z">
          <w:r w:rsidRPr="003B5896" w:rsidDel="00B90C7A">
            <w:delText xml:space="preserve">la simulación (una vez </w:delText>
          </w:r>
        </w:del>
      </w:ins>
      <w:ins w:id="7167" w:author="Orion" w:date="2011-07-08T12:36:00Z">
        <w:del w:id="7168" w:author="IO" w:date="2011-07-22T13:31:00Z">
          <w:r w:rsidRPr="003B5896" w:rsidDel="00B90C7A">
            <w:delText>se haya</w:delText>
          </w:r>
        </w:del>
      </w:ins>
      <w:ins w:id="7169" w:author="Orion" w:date="2011-07-08T12:33:00Z">
        <w:del w:id="7170" w:author="IO" w:date="2011-07-22T13:31:00Z">
          <w:r w:rsidRPr="003B5896" w:rsidDel="00B90C7A">
            <w:delText xml:space="preserve"> seleccionad</w:delText>
          </w:r>
        </w:del>
      </w:ins>
      <w:ins w:id="7171" w:author="Orion" w:date="2011-07-08T12:36:00Z">
        <w:del w:id="7172" w:author="IO" w:date="2011-07-22T13:31:00Z">
          <w:r w:rsidRPr="003B5896" w:rsidDel="00B90C7A">
            <w:delText>o</w:delText>
          </w:r>
        </w:del>
      </w:ins>
      <w:ins w:id="7173" w:author="Orion" w:date="2011-07-08T12:33:00Z">
        <w:del w:id="7174" w:author="IO" w:date="2011-07-22T13:31:00Z">
          <w:r w:rsidRPr="003B5896" w:rsidDel="00B90C7A">
            <w:delText xml:space="preserve"> la</w:delText>
          </w:r>
        </w:del>
      </w:ins>
      <w:ins w:id="7175" w:author="Orion" w:date="2011-07-08T12:34:00Z">
        <w:del w:id="7176" w:author="IO" w:date="2011-07-22T13:31:00Z">
          <w:r w:rsidRPr="003B5896" w:rsidDel="00B90C7A">
            <w:delText xml:space="preserve"> </w:delText>
          </w:r>
        </w:del>
      </w:ins>
      <w:ins w:id="7177" w:author="Orion" w:date="2011-07-08T12:33:00Z">
        <w:del w:id="7178" w:author="IO" w:date="2011-07-22T13:31:00Z">
          <w:r w:rsidRPr="003B5896" w:rsidDel="00B90C7A">
            <w:delText>configuraci</w:delText>
          </w:r>
        </w:del>
      </w:ins>
      <w:ins w:id="7179" w:author="Orion" w:date="2011-07-08T12:34:00Z">
        <w:del w:id="7180" w:author="IO" w:date="2011-07-22T13:31:00Z">
          <w:r w:rsidRPr="003B5896" w:rsidDel="00B90C7A">
            <w:delText xml:space="preserve">ón que </w:delText>
          </w:r>
        </w:del>
      </w:ins>
      <w:ins w:id="7181" w:author="Orion" w:date="2011-07-08T12:36:00Z">
        <w:del w:id="7182" w:author="IO" w:date="2011-07-22T13:31:00Z">
          <w:r w:rsidRPr="003B5896" w:rsidDel="00B90C7A">
            <w:delText>se quiere</w:delText>
          </w:r>
        </w:del>
      </w:ins>
      <w:ins w:id="7183" w:author="Orion" w:date="2011-07-08T12:34:00Z">
        <w:del w:id="7184" w:author="IO" w:date="2011-07-22T13:31:00Z">
          <w:r w:rsidRPr="003B5896" w:rsidDel="00B90C7A">
            <w:delText xml:space="preserve">), </w:delText>
          </w:r>
        </w:del>
      </w:ins>
      <w:ins w:id="7185" w:author="Orion" w:date="2011-07-08T12:35:00Z">
        <w:del w:id="7186" w:author="IO" w:date="2011-07-22T13:31:00Z">
          <w:r w:rsidRPr="003B5896" w:rsidDel="00B90C7A">
            <w:delText>como para</w:delText>
          </w:r>
        </w:del>
      </w:ins>
      <w:ins w:id="7187" w:author="Orion" w:date="2011-07-08T12:34:00Z">
        <w:del w:id="7188" w:author="IO" w:date="2011-07-22T13:31:00Z">
          <w:r w:rsidRPr="003B5896" w:rsidDel="00B90C7A">
            <w:delText xml:space="preserve"> pararla</w:delText>
          </w:r>
        </w:del>
      </w:ins>
      <w:ins w:id="7189" w:author="IO" w:date="2011-07-22T13:31:00Z">
        <w:r w:rsidR="00B90C7A">
          <w:t>Estas acciones se pueden realizar cuantas veces se desee en una simulaci</w:t>
        </w:r>
      </w:ins>
      <w:ins w:id="7190" w:author="IO" w:date="2011-07-22T13:32:00Z">
        <w:r w:rsidR="00B90C7A">
          <w:t>ón.</w:t>
        </w:r>
      </w:ins>
      <w:ins w:id="7191" w:author="Orion" w:date="2011-07-08T12:37:00Z">
        <w:del w:id="7192"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7193" w:author="Orion" w:date="2011-07-08T11:53:00Z"/>
          <w:del w:id="7194" w:author="IO" w:date="2011-07-22T13:16:00Z"/>
        </w:rPr>
        <w:pPrChange w:id="7195" w:author="IO" w:date="2011-07-22T12:31:00Z">
          <w:pPr/>
        </w:pPrChange>
      </w:pPr>
      <w:ins w:id="7196" w:author="IO" w:date="2011-07-22T13:32:00Z">
        <w:r>
          <w:t xml:space="preserve">En cuanto al panel de la derecha, </w:t>
        </w:r>
      </w:ins>
    </w:p>
    <w:p w14:paraId="3511A7CF" w14:textId="1D6E31B1" w:rsidR="00A570A7" w:rsidRPr="007B2DFF" w:rsidDel="00416FF6" w:rsidRDefault="00A570A7" w:rsidP="00A570A7">
      <w:pPr>
        <w:jc w:val="both"/>
        <w:rPr>
          <w:ins w:id="7197" w:author="Orion" w:date="2011-07-08T11:53:00Z"/>
          <w:del w:id="7198" w:author="IO" w:date="2011-07-22T13:16:00Z"/>
          <w:rFonts w:cs="Times New Roman"/>
        </w:rPr>
      </w:pPr>
      <w:ins w:id="7199" w:author="Orion" w:date="2011-07-08T11:53:00Z">
        <w:del w:id="7200" w:author="IO" w:date="2011-07-22T13:16:00Z">
          <w:r w:rsidRPr="00020020" w:rsidDel="00416FF6">
            <w:rPr>
              <w:rFonts w:cs="Times New Roman"/>
              <w:noProof/>
              <w:lang w:eastAsia="es-ES" w:bidi="ar-SA"/>
            </w:rPr>
            <w:lastRenderedPageBreak/>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7201" w:name="_Ref296597038"/>
        </w:del>
      </w:ins>
    </w:p>
    <w:p w14:paraId="015F7E0E" w14:textId="2EC4B10C" w:rsidR="00A570A7" w:rsidRPr="006B1111" w:rsidDel="00416FF6" w:rsidRDefault="006B1111" w:rsidP="006B1111">
      <w:pPr>
        <w:pStyle w:val="Caption"/>
        <w:rPr>
          <w:ins w:id="7202" w:author="Orion" w:date="2011-07-08T11:53:00Z"/>
          <w:del w:id="7203" w:author="IO" w:date="2011-07-22T13:16:00Z"/>
        </w:rPr>
      </w:pPr>
      <w:bookmarkStart w:id="7204" w:name="_Ref297886837"/>
      <w:del w:id="7205" w:author="IO" w:date="2011-07-22T13:09:00Z">
        <w:r w:rsidDel="006B1111">
          <w:delText>Figura</w:delText>
        </w:r>
      </w:del>
      <w:ins w:id="7206" w:author="Orion" w:date="2011-07-08T11:53:00Z">
        <w:del w:id="7207" w:author="IO" w:date="2011-07-22T13:09:00Z">
          <w:r w:rsidR="00A570A7" w:rsidDel="006B1111">
            <w:delText xml:space="preserve">Ilustración </w:delText>
          </w:r>
          <w:r w:rsidR="00A570A7" w:rsidDel="006B1111">
            <w:rPr>
              <w:i w:val="0"/>
              <w:iCs w:val="0"/>
            </w:rPr>
            <w:fldChar w:fldCharType="begin"/>
          </w:r>
          <w:r w:rsidR="00A570A7" w:rsidDel="006B1111">
            <w:delInstrText xml:space="preserve"> SEQ Ilustración \* ARABIC </w:delInstrText>
          </w:r>
          <w:r w:rsidR="00A570A7" w:rsidDel="006B1111">
            <w:rPr>
              <w:i w:val="0"/>
              <w:iCs w:val="0"/>
            </w:rPr>
            <w:fldChar w:fldCharType="end"/>
          </w:r>
        </w:del>
        <w:bookmarkEnd w:id="7201"/>
        <w:bookmarkEnd w:id="7204"/>
      </w:ins>
    </w:p>
    <w:p w14:paraId="7A0536BB" w14:textId="54F80AFD" w:rsidR="00A570A7" w:rsidRPr="00441066" w:rsidDel="00B90C7A" w:rsidRDefault="00B90C7A">
      <w:pPr>
        <w:spacing w:before="240" w:after="120"/>
        <w:ind w:firstLine="284"/>
        <w:jc w:val="both"/>
        <w:rPr>
          <w:ins w:id="7208" w:author="Orion" w:date="2011-06-21T13:21:00Z"/>
          <w:del w:id="7209" w:author="IO" w:date="2011-07-22T13:33:00Z"/>
        </w:rPr>
        <w:pPrChange w:id="7210" w:author="IO" w:date="2011-07-22T13:33:00Z">
          <w:pPr/>
        </w:pPrChange>
      </w:pPr>
      <w:ins w:id="7211" w:author="IO" w:date="2011-07-22T13:33:00Z">
        <w:r>
          <w:t>usa</w:t>
        </w:r>
      </w:ins>
    </w:p>
    <w:p w14:paraId="20279B7D" w14:textId="10DC065E" w:rsidR="00235EE7" w:rsidRDefault="00A570A7">
      <w:pPr>
        <w:spacing w:before="240" w:after="120"/>
        <w:ind w:firstLine="284"/>
        <w:jc w:val="both"/>
        <w:rPr>
          <w:ins w:id="7212" w:author="Orion" w:date="2011-06-23T12:52:00Z"/>
        </w:rPr>
        <w:pPrChange w:id="7213" w:author="IO" w:date="2011-07-22T13:33:00Z">
          <w:pPr/>
        </w:pPrChange>
      </w:pPr>
      <w:ins w:id="7214" w:author="Orion" w:date="2011-07-08T11:53:00Z">
        <w:del w:id="7215" w:author="IO" w:date="2011-07-22T13:33:00Z">
          <w:r w:rsidDel="00B90C7A">
            <w:delText>Por otro lado, h</w:delText>
          </w:r>
        </w:del>
      </w:ins>
      <w:ins w:id="7216" w:author="Orion" w:date="2011-06-21T13:32:00Z">
        <w:del w:id="7217" w:author="IO" w:date="2011-07-22T13:33:00Z">
          <w:r w:rsidR="006C0C1A" w:rsidDel="00B90C7A">
            <w:delText>aciendo uso de</w:delText>
          </w:r>
        </w:del>
      </w:ins>
      <w:ins w:id="7218" w:author="Orion" w:date="2011-06-21T13:33:00Z">
        <w:del w:id="7219" w:author="IO" w:date="2011-07-22T13:33:00Z">
          <w:r w:rsidR="00F53952" w:rsidDel="00B90C7A">
            <w:delText xml:space="preserve"> </w:delText>
          </w:r>
        </w:del>
      </w:ins>
      <w:ins w:id="7220" w:author="Orion" w:date="2011-07-08T11:53:00Z">
        <w:del w:id="7221" w:author="IO" w:date="2011-07-22T13:33:00Z">
          <w:r w:rsidDel="00B90C7A">
            <w:delText>la</w:delText>
          </w:r>
        </w:del>
      </w:ins>
      <w:ins w:id="7222" w:author="Orion" w:date="2011-06-21T13:32:00Z">
        <w:del w:id="7223" w:author="IO" w:date="2011-07-22T13:33:00Z">
          <w:r w:rsidR="00F53952" w:rsidDel="00B90C7A">
            <w:delText xml:space="preserve"> herramienta,</w:delText>
          </w:r>
        </w:del>
      </w:ins>
      <w:ins w:id="7224" w:author="Orion" w:date="2011-06-20T19:15:00Z">
        <w:r w:rsidR="00577C77">
          <w:t xml:space="preserve"> </w:t>
        </w:r>
      </w:ins>
      <w:ins w:id="7225" w:author="Orion" w:date="2011-06-21T12:48:00Z">
        <w:r w:rsidR="00535278" w:rsidRPr="00B90C7A">
          <w:rPr>
            <w:i/>
            <w:rPrChange w:id="7226" w:author="IO" w:date="2011-07-22T13:33:00Z">
              <w:rPr/>
            </w:rPrChange>
          </w:rPr>
          <w:t>World Wind</w:t>
        </w:r>
      </w:ins>
      <w:ins w:id="7227" w:author="IO" w:date="2011-07-22T13:33:00Z">
        <w:r w:rsidR="00B90C7A">
          <w:t xml:space="preserve"> para mostrar el desarrollo de la simulación. </w:t>
        </w:r>
      </w:ins>
      <w:ins w:id="7228" w:author="IO" w:date="2011-07-22T13:34:00Z">
        <w:r w:rsidR="00B90C7A">
          <w:t xml:space="preserve">En la </w:t>
        </w:r>
        <w:r w:rsidR="00B90C7A">
          <w:fldChar w:fldCharType="begin"/>
        </w:r>
        <w:r w:rsidR="00B90C7A">
          <w:instrText xml:space="preserve"> REF _Ref299104038 \h </w:instrText>
        </w:r>
      </w:ins>
      <w:ins w:id="7229" w:author="IO" w:date="2011-07-22T13:34:00Z">
        <w:r w:rsidR="00B90C7A">
          <w:fldChar w:fldCharType="separate"/>
        </w:r>
      </w:ins>
      <w:ins w:id="7230" w:author="Orion" w:date="2011-07-26T22:30:00Z">
        <w:r w:rsidR="00503590">
          <w:t xml:space="preserve">Figura </w:t>
        </w:r>
        <w:r w:rsidR="00503590">
          <w:rPr>
            <w:noProof/>
          </w:rPr>
          <w:t>25</w:t>
        </w:r>
      </w:ins>
      <w:ins w:id="7231" w:author="IO" w:date="2011-07-22T13:34:00Z">
        <w:del w:id="7232" w:author="Orion" w:date="2011-07-26T22:30:00Z">
          <w:r w:rsidR="00B90C7A" w:rsidDel="00503590">
            <w:delText xml:space="preserve">Figura </w:delText>
          </w:r>
          <w:r w:rsidR="00B90C7A" w:rsidDel="00503590">
            <w:rPr>
              <w:noProof/>
            </w:rPr>
            <w:delText>24</w:delText>
          </w:r>
        </w:del>
        <w:r w:rsidR="00B90C7A">
          <w:fldChar w:fldCharType="end"/>
        </w:r>
        <w:r w:rsidR="00B90C7A">
          <w:t xml:space="preserve"> se muestra </w:t>
        </w:r>
      </w:ins>
      <w:ins w:id="7233" w:author="Orion" w:date="2011-07-08T11:53:00Z">
        <w:del w:id="7234" w:author="IO" w:date="2011-07-22T13:34:00Z">
          <w:r w:rsidRPr="00BF438C" w:rsidDel="00B90C7A">
            <w:delText>,</w:delText>
          </w:r>
        </w:del>
      </w:ins>
      <w:ins w:id="7235" w:author="Orion" w:date="2011-06-20T19:15:00Z">
        <w:del w:id="7236" w:author="IO" w:date="2011-07-22T13:34:00Z">
          <w:r w:rsidR="00577C77" w:rsidDel="00B90C7A">
            <w:delText xml:space="preserve"> </w:delText>
          </w:r>
        </w:del>
      </w:ins>
      <w:ins w:id="7237" w:author="Orion" w:date="2011-06-10T12:20:00Z">
        <w:del w:id="7238" w:author="IO" w:date="2011-07-22T13:34:00Z">
          <w:r w:rsidR="003E04E6" w:rsidDel="00B90C7A">
            <w:delText>se mostrará</w:delText>
          </w:r>
        </w:del>
      </w:ins>
      <w:ins w:id="7239" w:author="Orion" w:date="2011-07-08T12:37:00Z">
        <w:del w:id="7240" w:author="IO" w:date="2011-07-22T13:34:00Z">
          <w:r w:rsidR="003E04E6" w:rsidDel="00B90C7A">
            <w:delText>,</w:delText>
          </w:r>
        </w:del>
      </w:ins>
      <w:ins w:id="7241" w:author="Orion" w:date="2011-06-10T12:20:00Z">
        <w:del w:id="7242" w:author="IO" w:date="2011-07-22T13:34:00Z">
          <w:r w:rsidR="002809A4" w:rsidDel="00B90C7A">
            <w:delText xml:space="preserve"> </w:delText>
          </w:r>
        </w:del>
      </w:ins>
      <w:ins w:id="7243" w:author="Orion" w:date="2011-07-08T11:53:00Z">
        <w:del w:id="7244" w:author="IO" w:date="2011-07-22T13:34:00Z">
          <w:r w:rsidR="00B004B8" w:rsidDel="00B90C7A">
            <w:delText>en la parte derecha de la ventana</w:delText>
          </w:r>
        </w:del>
      </w:ins>
      <w:ins w:id="7245" w:author="Orion" w:date="2011-07-08T12:37:00Z">
        <w:del w:id="7246" w:author="IO" w:date="2011-07-22T13:34:00Z">
          <w:r w:rsidR="003E04E6" w:rsidDel="00B90C7A">
            <w:delText>,</w:delText>
          </w:r>
        </w:del>
      </w:ins>
      <w:ins w:id="7247" w:author="Orion" w:date="2011-07-08T11:53:00Z">
        <w:del w:id="7248" w:author="IO" w:date="2011-07-22T13:34:00Z">
          <w:r w:rsidR="00B004B8" w:rsidDel="00B90C7A">
            <w:delText xml:space="preserve"> </w:delText>
          </w:r>
        </w:del>
      </w:ins>
      <w:ins w:id="7249" w:author="Orion" w:date="2011-07-08T12:38:00Z">
        <w:del w:id="7250" w:author="IO" w:date="2011-07-22T13:34:00Z">
          <w:r w:rsidR="003E04E6" w:rsidDel="00B90C7A">
            <w:delText>el</w:delText>
          </w:r>
        </w:del>
      </w:ins>
      <w:ins w:id="7251" w:author="IO" w:date="2011-07-22T13:34:00Z">
        <w:r w:rsidR="00B90C7A">
          <w:t>un</w:t>
        </w:r>
      </w:ins>
      <w:ins w:id="7252" w:author="Orion" w:date="2011-06-10T12:20:00Z">
        <w:r w:rsidR="003E04E6">
          <w:t xml:space="preserve"> mapa</w:t>
        </w:r>
      </w:ins>
      <w:ins w:id="7253" w:author="Orion" w:date="2011-07-08T11:54:00Z">
        <w:r w:rsidR="003E04E6">
          <w:t xml:space="preserve"> </w:t>
        </w:r>
      </w:ins>
      <w:ins w:id="7254" w:author="IO" w:date="2011-07-22T13:34:00Z">
        <w:r w:rsidR="00B90C7A">
          <w:t>con los aeropuertos y puntos de paso</w:t>
        </w:r>
      </w:ins>
      <w:ins w:id="7255" w:author="Orion" w:date="2011-07-08T11:54:00Z">
        <w:del w:id="7256" w:author="IO" w:date="2011-07-22T13:34:00Z">
          <w:r w:rsidR="003E04E6" w:rsidDel="00B90C7A">
            <w:delText xml:space="preserve">donde se </w:delText>
          </w:r>
        </w:del>
      </w:ins>
      <w:ins w:id="7257" w:author="Orion" w:date="2011-07-08T12:38:00Z">
        <w:del w:id="7258" w:author="IO" w:date="2011-07-22T13:34:00Z">
          <w:r w:rsidR="003E04E6" w:rsidDel="00B90C7A">
            <w:delText>podrá ver</w:delText>
          </w:r>
        </w:del>
      </w:ins>
      <w:ins w:id="7259" w:author="Orion" w:date="2011-07-08T11:54:00Z">
        <w:del w:id="7260" w:author="IO" w:date="2011-07-22T13:34:00Z">
          <w:r w:rsidR="00B004B8" w:rsidDel="00B90C7A">
            <w:delText xml:space="preserve"> los</w:delText>
          </w:r>
        </w:del>
      </w:ins>
      <w:ins w:id="7261" w:author="Orion" w:date="2011-06-10T12:20:00Z">
        <w:del w:id="7262" w:author="IO" w:date="2011-07-22T13:34:00Z">
          <w:r w:rsidR="002809A4" w:rsidDel="00B90C7A">
            <w:delText xml:space="preserve"> waypoints y aeropuertos</w:delText>
          </w:r>
        </w:del>
        <w:r w:rsidR="002809A4">
          <w:t xml:space="preserve">, </w:t>
        </w:r>
      </w:ins>
      <w:ins w:id="7263" w:author="IO" w:date="2011-07-22T13:34:00Z">
        <w:r w:rsidR="00085242">
          <w:t xml:space="preserve">así como los aviones </w:t>
        </w:r>
      </w:ins>
      <w:ins w:id="7264" w:author="Orion" w:date="2011-06-10T12:20:00Z">
        <w:del w:id="7265" w:author="IO" w:date="2011-07-22T13:35:00Z">
          <w:r w:rsidR="002809A4" w:rsidDel="00085242">
            <w:delText>y como se van desplazando los aviones para llegar a su destino</w:delText>
          </w:r>
        </w:del>
      </w:ins>
      <w:ins w:id="7266" w:author="Orion" w:date="2011-06-21T11:40:00Z">
        <w:del w:id="7267" w:author="IO" w:date="2011-07-22T13:35:00Z">
          <w:r w:rsidR="004C625E" w:rsidDel="00085242">
            <w:delText xml:space="preserve"> junto con</w:delText>
          </w:r>
        </w:del>
      </w:ins>
      <w:ins w:id="7268" w:author="IO" w:date="2011-07-22T13:35:00Z">
        <w:r w:rsidR="00085242">
          <w:t>y</w:t>
        </w:r>
      </w:ins>
      <w:ins w:id="7269" w:author="Orion" w:date="2011-06-21T11:40:00Z">
        <w:r w:rsidR="004C625E">
          <w:t xml:space="preserve"> la ruta</w:t>
        </w:r>
      </w:ins>
      <w:ins w:id="7270" w:author="Orion" w:date="2011-06-20T19:53:00Z">
        <w:r w:rsidR="00F9311E">
          <w:t xml:space="preserve"> que va</w:t>
        </w:r>
      </w:ins>
      <w:ins w:id="7271" w:author="Orion" w:date="2011-06-21T11:53:00Z">
        <w:r w:rsidR="0035314F">
          <w:t>n</w:t>
        </w:r>
      </w:ins>
      <w:ins w:id="7272" w:author="Orion" w:date="2011-06-20T19:53:00Z">
        <w:r w:rsidR="00F9311E">
          <w:t xml:space="preserve"> recorriendo</w:t>
        </w:r>
        <w:del w:id="7273" w:author="IO" w:date="2011-07-22T13:35:00Z">
          <w:r w:rsidR="00F9311E" w:rsidDel="00085242">
            <w:delText xml:space="preserve"> </w:delText>
          </w:r>
        </w:del>
      </w:ins>
      <w:ins w:id="7274" w:author="Orion" w:date="2011-06-21T11:53:00Z">
        <w:del w:id="7275" w:author="IO" w:date="2011-07-22T13:35:00Z">
          <w:r w:rsidR="0035314F" w:rsidDel="00085242">
            <w:delText>estos</w:delText>
          </w:r>
        </w:del>
      </w:ins>
      <w:ins w:id="7276" w:author="Orion" w:date="2011-06-20T19:55:00Z">
        <w:r w:rsidR="00F9311E">
          <w:t>.</w:t>
        </w:r>
      </w:ins>
      <w:ins w:id="7277" w:author="Orion" w:date="2011-06-21T11:47:00Z">
        <w:r w:rsidR="00251CCB">
          <w:t xml:space="preserve"> </w:t>
        </w:r>
      </w:ins>
      <w:ins w:id="7278" w:author="Orion" w:date="2011-06-21T11:53:00Z">
        <w:del w:id="7279" w:author="IO" w:date="2011-07-22T13:35:00Z">
          <w:r w:rsidR="00152A89" w:rsidDel="00085242">
            <w:delText xml:space="preserve">Como podemos ver en la </w:delText>
          </w:r>
        </w:del>
      </w:ins>
      <w:ins w:id="7280" w:author="Orion" w:date="2011-07-08T11:12:00Z">
        <w:del w:id="7281" w:author="IO" w:date="2011-07-22T13:35:00Z">
          <w:r w:rsidR="00FF0C4F" w:rsidDel="00085242">
            <w:fldChar w:fldCharType="begin"/>
          </w:r>
          <w:r w:rsidR="00FF0C4F" w:rsidDel="00085242">
            <w:delInstrText xml:space="preserve"> REF _Ref297886837 \h </w:delInstrText>
          </w:r>
        </w:del>
      </w:ins>
      <w:del w:id="7282" w:author="IO" w:date="2011-07-22T13:35:00Z">
        <w:r w:rsidR="00441066" w:rsidDel="00085242">
          <w:delInstrText xml:space="preserve"> \* MERGEFORMAT </w:delInstrText>
        </w:r>
      </w:del>
      <w:ins w:id="7283" w:author="Orion" w:date="2011-07-08T11:12:00Z">
        <w:del w:id="7284" w:author="IO" w:date="2011-07-22T13:10:00Z">
          <w:r w:rsidR="00FF0C4F" w:rsidDel="00085242">
            <w:fldChar w:fldCharType="end"/>
          </w:r>
        </w:del>
      </w:ins>
      <w:ins w:id="7285" w:author="Orion" w:date="2011-06-23T12:58:00Z">
        <w:del w:id="7286" w:author="IO" w:date="2011-07-22T13:35:00Z">
          <w:r w:rsidR="00175493" w:rsidDel="00085242">
            <w:delText xml:space="preserve"> </w:delText>
          </w:r>
        </w:del>
      </w:ins>
      <w:ins w:id="7287" w:author="Orion" w:date="2011-06-21T11:53:00Z">
        <w:del w:id="7288" w:author="IO" w:date="2011-07-22T13:35:00Z">
          <w:r w:rsidR="00152A89" w:rsidDel="00085242">
            <w:delText>l</w:delText>
          </w:r>
        </w:del>
      </w:ins>
      <w:ins w:id="7289" w:author="IO" w:date="2011-07-22T13:35:00Z">
        <w:r w:rsidR="00085242">
          <w:t>L</w:t>
        </w:r>
      </w:ins>
      <w:ins w:id="7290" w:author="Orion" w:date="2011-06-21T11:53:00Z">
        <w:r w:rsidR="00152A89">
          <w:t xml:space="preserve">os aeropuertos </w:t>
        </w:r>
      </w:ins>
      <w:ins w:id="7291" w:author="IO" w:date="2011-07-22T13:35:00Z">
        <w:r w:rsidR="00085242">
          <w:t>se marcan</w:t>
        </w:r>
      </w:ins>
      <w:ins w:id="7292" w:author="Orion" w:date="2011-06-21T11:53:00Z">
        <w:del w:id="7293" w:author="IO" w:date="2011-07-22T13:35:00Z">
          <w:r w:rsidR="00152A89" w:rsidDel="00085242">
            <w:delText>vienen marcados</w:delText>
          </w:r>
        </w:del>
        <w:r w:rsidR="00152A89">
          <w:t xml:space="preserve"> </w:t>
        </w:r>
        <w:del w:id="7294" w:author="IO" w:date="2011-07-22T13:35:00Z">
          <w:r w:rsidR="00152A89" w:rsidDel="00085242">
            <w:delText>por</w:delText>
          </w:r>
        </w:del>
      </w:ins>
      <w:ins w:id="7295" w:author="IO" w:date="2011-07-22T13:35:00Z">
        <w:r w:rsidR="00085242">
          <w:t>con</w:t>
        </w:r>
      </w:ins>
      <w:ins w:id="7296" w:author="Orion" w:date="2011-06-21T11:53:00Z">
        <w:r w:rsidR="00152A89">
          <w:t xml:space="preserve"> puntos de color azul, los </w:t>
        </w:r>
        <w:del w:id="7297" w:author="IO" w:date="2011-07-22T13:35:00Z">
          <w:r w:rsidR="00152A89" w:rsidDel="00085242">
            <w:delText>waypoints</w:delText>
          </w:r>
        </w:del>
      </w:ins>
      <w:ins w:id="7298" w:author="IO" w:date="2011-07-22T13:35:00Z">
        <w:r w:rsidR="00085242">
          <w:t>puntos de paso</w:t>
        </w:r>
      </w:ins>
      <w:ins w:id="7299" w:author="Orion" w:date="2011-06-21T11:53:00Z">
        <w:r w:rsidR="00152A89">
          <w:t xml:space="preserve"> </w:t>
        </w:r>
      </w:ins>
      <w:ins w:id="7300" w:author="Orion" w:date="2011-06-21T11:55:00Z">
        <w:del w:id="7301" w:author="IO" w:date="2011-07-22T13:36:00Z">
          <w:r w:rsidR="00152A89" w:rsidDel="00085242">
            <w:delText>vendrán</w:delText>
          </w:r>
        </w:del>
      </w:ins>
      <w:ins w:id="7302" w:author="Orion" w:date="2011-06-21T11:53:00Z">
        <w:del w:id="7303" w:author="IO" w:date="2011-07-22T13:36:00Z">
          <w:r w:rsidR="00152A89" w:rsidDel="00085242">
            <w:delText xml:space="preserve"> </w:delText>
          </w:r>
        </w:del>
      </w:ins>
      <w:ins w:id="7304" w:author="Orion" w:date="2011-06-21T11:55:00Z">
        <w:del w:id="7305" w:author="IO" w:date="2011-07-22T13:36:00Z">
          <w:r w:rsidR="00152A89" w:rsidDel="00085242">
            <w:delText xml:space="preserve">determinados por puntos </w:delText>
          </w:r>
        </w:del>
        <w:r w:rsidR="00152A89">
          <w:t xml:space="preserve">en color magenta, </w:t>
        </w:r>
        <w:del w:id="7306" w:author="IO" w:date="2011-07-22T13:36:00Z">
          <w:r w:rsidR="00152A89" w:rsidDel="00085242">
            <w:delText>mientras que</w:delText>
          </w:r>
        </w:del>
      </w:ins>
      <w:ins w:id="7307" w:author="IO" w:date="2011-07-22T13:36:00Z">
        <w:r w:rsidR="00085242">
          <w:t>y</w:t>
        </w:r>
      </w:ins>
      <w:ins w:id="7308" w:author="Orion" w:date="2011-06-21T11:55:00Z">
        <w:r w:rsidR="00152A89">
          <w:t xml:space="preserve"> los aviones en principio serán de color verde</w:t>
        </w:r>
      </w:ins>
      <w:ins w:id="7309" w:author="IO" w:date="2011-07-22T13:37:00Z">
        <w:r w:rsidR="00085242">
          <w:t>,</w:t>
        </w:r>
      </w:ins>
      <w:ins w:id="7310" w:author="IO" w:date="2011-07-22T13:36:00Z">
        <w:r w:rsidR="00085242">
          <w:t xml:space="preserve"> amarillo</w:t>
        </w:r>
      </w:ins>
      <w:ins w:id="7311" w:author="IO" w:date="2011-07-22T13:37:00Z">
        <w:r w:rsidR="00085242">
          <w:t xml:space="preserve"> o rojo</w:t>
        </w:r>
      </w:ins>
      <w:ins w:id="7312" w:author="Orion" w:date="2011-06-21T11:55:00Z">
        <w:r w:rsidR="00152A89">
          <w:t xml:space="preserve">. </w:t>
        </w:r>
      </w:ins>
      <w:ins w:id="7313" w:author="IO" w:date="2011-07-22T13:36:00Z">
        <w:r w:rsidR="00085242">
          <w:t>Los aviones se muestran de color verde cuando no están en situación de conflicto y en amarillo si lo están</w:t>
        </w:r>
      </w:ins>
      <w:ins w:id="7314" w:author="Orion" w:date="2011-06-21T12:00:00Z">
        <w:del w:id="7315" w:author="IO" w:date="2011-07-22T13:37:00Z">
          <w:r w:rsidR="00F52E1D" w:rsidDel="00085242">
            <w:delText xml:space="preserve">Sin embargo </w:delText>
          </w:r>
        </w:del>
      </w:ins>
      <w:ins w:id="7316" w:author="Orion" w:date="2011-06-21T12:01:00Z">
        <w:del w:id="7317" w:author="IO" w:date="2011-07-22T13:37:00Z">
          <w:r w:rsidR="00F52E1D" w:rsidDel="00085242">
            <w:delText>e</w:delText>
          </w:r>
        </w:del>
      </w:ins>
      <w:ins w:id="7318" w:author="Orion" w:date="2011-06-21T11:55:00Z">
        <w:del w:id="7319" w:author="IO" w:date="2011-07-22T13:37:00Z">
          <w:r w:rsidR="00152A89" w:rsidDel="00085242">
            <w:delText xml:space="preserve">l color de los aviones puede cambiar </w:delText>
          </w:r>
        </w:del>
      </w:ins>
      <w:ins w:id="7320" w:author="Orion" w:date="2011-06-21T11:56:00Z">
        <w:del w:id="7321" w:author="IO" w:date="2011-07-22T13:37:00Z">
          <w:r w:rsidR="00152A89" w:rsidDel="00085242">
            <w:delText>a</w:delText>
          </w:r>
        </w:del>
      </w:ins>
      <w:ins w:id="7322" w:author="Orion" w:date="2011-06-21T12:01:00Z">
        <w:del w:id="7323" w:author="IO" w:date="2011-07-22T13:37:00Z">
          <w:r w:rsidR="00F52E1D" w:rsidDel="00085242">
            <w:delText xml:space="preserve"> ser</w:delText>
          </w:r>
        </w:del>
      </w:ins>
      <w:ins w:id="7324" w:author="Orion" w:date="2011-06-21T11:56:00Z">
        <w:del w:id="7325" w:author="IO" w:date="2011-07-22T13:37:00Z">
          <w:r w:rsidR="00152A89" w:rsidDel="00085242">
            <w:delText xml:space="preserve"> amarillo en el caso de que los controladores establezcan que han entrado en una zona de conflicto</w:delText>
          </w:r>
        </w:del>
      </w:ins>
      <w:ins w:id="7326" w:author="Orion" w:date="2011-07-08T11:11:00Z">
        <w:del w:id="7327"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7328" w:author="IO" w:date="2011-07-22T13:37:00Z">
        <w:r w:rsidR="00441066" w:rsidDel="00085242">
          <w:delInstrText xml:space="preserve"> \* MERGEFORMAT </w:delInstrText>
        </w:r>
      </w:del>
      <w:del w:id="7329" w:author="IO" w:date="2011-07-22T13:10:00Z">
        <w:r w:rsidR="004E0A0B" w:rsidDel="00085242">
          <w:fldChar w:fldCharType="end"/>
        </w:r>
      </w:del>
      <w:ins w:id="7330" w:author="Orion" w:date="2011-06-23T12:58:00Z">
        <w:del w:id="7331" w:author="IO" w:date="2011-07-22T13:37:00Z">
          <w:r w:rsidR="00175493" w:rsidRPr="00441066" w:rsidDel="00085242">
            <w:rPr>
              <w:rPrChange w:id="7332" w:author="IO" w:date="2011-07-22T12:31:00Z">
                <w:rPr>
                  <w:i/>
                  <w:iCs/>
                </w:rPr>
              </w:rPrChange>
            </w:rPr>
            <w:fldChar w:fldCharType="begin"/>
          </w:r>
          <w:r w:rsidR="00175493" w:rsidDel="00085242">
            <w:delInstrText xml:space="preserve"> REF _Ref296597038 \h </w:delInstrText>
          </w:r>
        </w:del>
      </w:ins>
      <w:del w:id="7333" w:author="IO" w:date="2011-07-22T13:37:00Z">
        <w:r w:rsidR="00547764" w:rsidDel="00085242">
          <w:delInstrText xml:space="preserve"> \* MERGEFORMAT </w:delInstrText>
        </w:r>
        <w:r w:rsidR="00175493" w:rsidRPr="00441066" w:rsidDel="00085242">
          <w:rPr>
            <w:rPrChange w:id="7334" w:author="IO" w:date="2011-07-22T12:31:00Z">
              <w:rPr/>
            </w:rPrChange>
          </w:rPr>
        </w:r>
      </w:del>
      <w:del w:id="7335" w:author="IO" w:date="2011-07-22T13:16:00Z">
        <w:r w:rsidR="00175493" w:rsidRPr="00441066" w:rsidDel="00085242">
          <w:rPr>
            <w:rPrChange w:id="7336" w:author="IO" w:date="2011-07-22T12:31:00Z">
              <w:rPr>
                <w:i/>
                <w:iCs/>
              </w:rPr>
            </w:rPrChange>
          </w:rPr>
          <w:fldChar w:fldCharType="end"/>
        </w:r>
      </w:del>
      <w:ins w:id="7337" w:author="Orion" w:date="2011-06-23T12:58:00Z">
        <w:del w:id="7338" w:author="IO" w:date="2011-07-22T13:37:00Z">
          <w:r w:rsidR="00175493" w:rsidDel="00085242">
            <w:delText>)</w:delText>
          </w:r>
        </w:del>
      </w:ins>
      <w:ins w:id="7339" w:author="Orion" w:date="2011-06-21T11:56:00Z">
        <w:r w:rsidR="00F52E1D">
          <w:t xml:space="preserve">. </w:t>
        </w:r>
      </w:ins>
      <w:ins w:id="7340" w:author="IO" w:date="2011-07-22T13:37:00Z">
        <w:r w:rsidR="00085242">
          <w:t>El color rojo se reserva para indicar que el avión no se está desplazando</w:t>
        </w:r>
      </w:ins>
      <w:ins w:id="7341" w:author="Orion" w:date="2011-06-21T12:02:00Z">
        <w:del w:id="7342" w:author="IO" w:date="2011-07-22T13:37:00Z">
          <w:r w:rsidR="00981208" w:rsidDel="00085242">
            <w:delText>También es posible que</w:delText>
          </w:r>
        </w:del>
      </w:ins>
      <w:ins w:id="7343" w:author="Orion" w:date="2011-06-21T12:01:00Z">
        <w:del w:id="7344" w:author="IO" w:date="2011-07-22T13:37:00Z">
          <w:r w:rsidR="00F52E1D" w:rsidDel="00085242">
            <w:delText xml:space="preserve"> este</w:delText>
          </w:r>
        </w:del>
      </w:ins>
      <w:ins w:id="7345" w:author="Orion" w:date="2011-06-21T11:57:00Z">
        <w:del w:id="7346" w:author="IO" w:date="2011-07-22T13:37:00Z">
          <w:r w:rsidR="00F52E1D" w:rsidDel="00085242">
            <w:delText xml:space="preserve"> color </w:delText>
          </w:r>
        </w:del>
      </w:ins>
      <w:ins w:id="7347" w:author="Orion" w:date="2011-06-21T12:02:00Z">
        <w:del w:id="7348" w:author="IO" w:date="2011-07-22T13:37:00Z">
          <w:r w:rsidR="007A50A6" w:rsidDel="00085242">
            <w:delText>pas</w:delText>
          </w:r>
          <w:r w:rsidR="00981208" w:rsidDel="00085242">
            <w:delText>e a ser</w:delText>
          </w:r>
        </w:del>
      </w:ins>
      <w:ins w:id="7349" w:author="Orion" w:date="2011-06-21T12:03:00Z">
        <w:del w:id="7350" w:author="IO" w:date="2011-07-22T13:37:00Z">
          <w:r w:rsidR="00981208" w:rsidDel="00085242">
            <w:delText xml:space="preserve"> </w:delText>
          </w:r>
        </w:del>
      </w:ins>
      <w:ins w:id="7351" w:author="Orion" w:date="2011-06-21T11:57:00Z">
        <w:del w:id="7352" w:author="IO" w:date="2011-07-22T13:37:00Z">
          <w:r w:rsidR="00F52E1D" w:rsidDel="00085242">
            <w:delText>rojo</w:delText>
          </w:r>
        </w:del>
      </w:ins>
      <w:ins w:id="7353" w:author="Orion" w:date="2011-06-21T12:03:00Z">
        <w:del w:id="7354" w:author="IO" w:date="2011-07-22T13:37:00Z">
          <w:r w:rsidR="00981208" w:rsidDel="00085242">
            <w:delText>, esto sucederá</w:delText>
          </w:r>
        </w:del>
      </w:ins>
      <w:ins w:id="7355" w:author="Orion" w:date="2011-06-21T11:57:00Z">
        <w:del w:id="7356" w:author="IO" w:date="2011-07-22T13:37:00Z">
          <w:r w:rsidR="00F52E1D" w:rsidDel="00085242">
            <w:delText xml:space="preserve"> cuando el avión </w:delText>
          </w:r>
        </w:del>
      </w:ins>
      <w:ins w:id="7357" w:author="Orion" w:date="2011-06-21T12:03:00Z">
        <w:del w:id="7358" w:author="IO" w:date="2011-07-22T13:37:00Z">
          <w:r w:rsidR="00E975C2" w:rsidDel="00085242">
            <w:delText>deje</w:delText>
          </w:r>
        </w:del>
      </w:ins>
      <w:ins w:id="7359" w:author="Orion" w:date="2011-06-21T11:57:00Z">
        <w:del w:id="7360" w:author="IO" w:date="2011-07-22T13:37:00Z">
          <w:r w:rsidR="00F52E1D" w:rsidDel="00085242">
            <w:delText xml:space="preserve"> de desplazarse</w:delText>
          </w:r>
        </w:del>
        <w:r w:rsidR="00F52E1D">
          <w:t xml:space="preserve">. Esto puede </w:t>
        </w:r>
      </w:ins>
      <w:ins w:id="7361" w:author="Orion" w:date="2011-06-21T12:03:00Z">
        <w:r w:rsidR="006D7266">
          <w:t>ocurrir</w:t>
        </w:r>
      </w:ins>
      <w:ins w:id="7362" w:author="Orion" w:date="2011-06-21T11:57:00Z">
        <w:r w:rsidR="00F52E1D">
          <w:t xml:space="preserve"> </w:t>
        </w:r>
        <w:del w:id="7363" w:author="IO" w:date="2011-07-22T13:37:00Z">
          <w:r w:rsidR="00F52E1D" w:rsidDel="00085242">
            <w:delText xml:space="preserve">o bien </w:delText>
          </w:r>
        </w:del>
        <w:r w:rsidR="00F52E1D">
          <w:t xml:space="preserve">porque la aeronave </w:t>
        </w:r>
      </w:ins>
      <w:ins w:id="7364" w:author="Orion" w:date="2011-06-21T11:58:00Z">
        <w:r w:rsidR="00F52E1D">
          <w:t>h</w:t>
        </w:r>
      </w:ins>
      <w:ins w:id="7365" w:author="Orion" w:date="2011-06-21T11:57:00Z">
        <w:r w:rsidR="00F52E1D">
          <w:t>a llegado a su destino o bien</w:t>
        </w:r>
      </w:ins>
      <w:ins w:id="7366" w:author="Orion" w:date="2011-06-21T11:58:00Z">
        <w:r w:rsidR="00F52E1D">
          <w:t xml:space="preserve"> porque ha colisionado con otro avión. </w:t>
        </w:r>
      </w:ins>
      <w:ins w:id="7367" w:author="IO" w:date="2011-07-22T13:38:00Z">
        <w:r w:rsidR="00085242">
          <w:t>A</w:t>
        </w:r>
      </w:ins>
      <w:ins w:id="7368" w:author="Orion" w:date="2011-06-21T12:02:00Z">
        <w:del w:id="7369" w:author="IO" w:date="2011-07-22T13:38:00Z">
          <w:r w:rsidR="00981208" w:rsidDel="00085242">
            <w:delText>Por otro lado, a</w:delText>
          </w:r>
        </w:del>
      </w:ins>
      <w:ins w:id="7370" w:author="Orion" w:date="2011-06-21T11:58:00Z">
        <w:r w:rsidR="00F52E1D">
          <w:t xml:space="preserve">lgo similar </w:t>
        </w:r>
        <w:del w:id="7371" w:author="IO" w:date="2011-07-22T13:38:00Z">
          <w:r w:rsidR="00F52E1D" w:rsidDel="00085242">
            <w:delText>pasará</w:delText>
          </w:r>
        </w:del>
      </w:ins>
      <w:ins w:id="7372" w:author="IO" w:date="2011-07-22T13:38:00Z">
        <w:r w:rsidR="00085242">
          <w:t>sucede</w:t>
        </w:r>
      </w:ins>
      <w:ins w:id="7373" w:author="Orion" w:date="2011-06-21T11:58:00Z">
        <w:r w:rsidR="00F52E1D">
          <w:t xml:space="preserve"> con la ruta</w:t>
        </w:r>
      </w:ins>
      <w:ins w:id="7374" w:author="IO" w:date="2011-07-22T13:38:00Z">
        <w:r w:rsidR="00085242">
          <w:t>. Su</w:t>
        </w:r>
      </w:ins>
      <w:ins w:id="7375" w:author="Orion" w:date="2011-06-21T11:58:00Z">
        <w:del w:id="7376" w:author="IO" w:date="2011-07-22T13:38:00Z">
          <w:r w:rsidR="00F52E1D" w:rsidDel="00085242">
            <w:delText>, cuyo</w:delText>
          </w:r>
        </w:del>
        <w:r w:rsidR="00F52E1D">
          <w:t xml:space="preserve"> color inicial será blanco</w:t>
        </w:r>
      </w:ins>
      <w:ins w:id="7377" w:author="Orion" w:date="2011-06-21T12:03:00Z">
        <w:r w:rsidR="00531435">
          <w:t>,</w:t>
        </w:r>
      </w:ins>
      <w:ins w:id="7378" w:author="Orion" w:date="2011-06-21T11:58:00Z">
        <w:r w:rsidR="00F52E1D">
          <w:t xml:space="preserve"> lo que indicará que el avión </w:t>
        </w:r>
      </w:ins>
      <w:ins w:id="7379" w:author="IO" w:date="2011-07-22T13:38:00Z">
        <w:r w:rsidR="00085242">
          <w:t xml:space="preserve">correspondiente </w:t>
        </w:r>
      </w:ins>
      <w:ins w:id="7380" w:author="Orion" w:date="2011-06-21T11:58:00Z">
        <w:r w:rsidR="00F52E1D">
          <w:t>est</w:t>
        </w:r>
      </w:ins>
      <w:ins w:id="7381" w:author="Orion" w:date="2011-06-21T11:59:00Z">
        <w:r w:rsidR="00F52E1D">
          <w:t xml:space="preserve">á volando a la altura establecida como altura estándar de crucero para </w:t>
        </w:r>
      </w:ins>
      <w:ins w:id="7382" w:author="Orion" w:date="2011-06-21T12:04:00Z">
        <w:r w:rsidR="00531435">
          <w:t>esa</w:t>
        </w:r>
      </w:ins>
      <w:ins w:id="7383" w:author="Orion" w:date="2011-06-21T11:59:00Z">
        <w:r w:rsidR="00F52E1D">
          <w:t xml:space="preserve"> aeronave. Cuando el avi</w:t>
        </w:r>
        <w:r w:rsidR="00583AD1">
          <w:t xml:space="preserve">ón </w:t>
        </w:r>
      </w:ins>
      <w:ins w:id="7384" w:author="Orion" w:date="2011-06-21T12:04:00Z">
        <w:r w:rsidR="00842B5D">
          <w:t>empiece</w:t>
        </w:r>
      </w:ins>
      <w:ins w:id="7385" w:author="Orion" w:date="2011-06-21T11:59:00Z">
        <w:r w:rsidR="00F52E1D">
          <w:t xml:space="preserve"> a volar por encima de esta altura de cr</w:t>
        </w:r>
        <w:r w:rsidR="00583AD1">
          <w:t>ucero el color de la ruta pasar</w:t>
        </w:r>
      </w:ins>
      <w:ins w:id="7386" w:author="Orion" w:date="2011-06-21T12:04:00Z">
        <w:r w:rsidR="00583AD1">
          <w:t>á</w:t>
        </w:r>
      </w:ins>
      <w:ins w:id="7387" w:author="Orion" w:date="2011-06-21T11:59:00Z">
        <w:r w:rsidR="00F52E1D">
          <w:t xml:space="preserve"> a ser rojo, mientras que </w:t>
        </w:r>
      </w:ins>
      <w:ins w:id="7388" w:author="Orion" w:date="2011-06-21T12:04:00Z">
        <w:r w:rsidR="00754E41">
          <w:t>cuando vuele</w:t>
        </w:r>
      </w:ins>
      <w:ins w:id="7389" w:author="Orion" w:date="2011-06-21T11:59:00Z">
        <w:r w:rsidR="00F52E1D">
          <w:t xml:space="preserve"> por debajo este color ser</w:t>
        </w:r>
      </w:ins>
      <w:ins w:id="7390" w:author="Orion" w:date="2011-06-21T12:00:00Z">
        <w:r w:rsidR="00F52E1D">
          <w:t>á verde.</w:t>
        </w:r>
      </w:ins>
    </w:p>
    <w:p w14:paraId="7DDE55AF" w14:textId="43EB0AE1" w:rsidR="00A570A7" w:rsidRPr="00441066" w:rsidDel="00085242" w:rsidRDefault="00A570A7">
      <w:pPr>
        <w:spacing w:before="240" w:after="120"/>
        <w:ind w:firstLine="284"/>
        <w:jc w:val="both"/>
        <w:rPr>
          <w:ins w:id="7391" w:author="Orion" w:date="2011-06-23T12:57:00Z"/>
          <w:del w:id="7392" w:author="IO" w:date="2011-07-22T13:38:00Z"/>
        </w:rPr>
        <w:pPrChange w:id="7393" w:author="IO" w:date="2011-07-22T12:31:00Z">
          <w:pPr/>
        </w:pPrChange>
      </w:pPr>
      <w:commentRangeStart w:id="7394"/>
    </w:p>
    <w:p w14:paraId="22B68DA0" w14:textId="611D8C86" w:rsidR="003711C5" w:rsidRPr="00441066" w:rsidDel="00085242" w:rsidRDefault="003711C5">
      <w:pPr>
        <w:spacing w:before="240" w:after="120"/>
        <w:ind w:firstLine="284"/>
        <w:jc w:val="both"/>
        <w:rPr>
          <w:ins w:id="7395" w:author="Orion" w:date="2011-06-23T12:57:00Z"/>
          <w:rPrChange w:id="7396" w:author="IO" w:date="2011-07-22T12:31:00Z">
            <w:rPr>
              <w:ins w:id="7397" w:author="Orion" w:date="2011-06-23T12:57:00Z"/>
              <w:rFonts w:cs="Times New Roman"/>
              <w:color w:val="FF0000"/>
            </w:rPr>
          </w:rPrChange>
        </w:rPr>
        <w:pPrChange w:id="7398" w:author="IO" w:date="2011-07-22T12:31:00Z">
          <w:pPr/>
        </w:pPrChange>
      </w:pPr>
      <w:moveFromRangeStart w:id="7399" w:author="IO" w:date="2011-07-22T13:39:00Z" w:name="move299105291"/>
      <w:moveFrom w:id="7400" w:author="IO" w:date="2011-07-22T13:39:00Z">
        <w:ins w:id="7401"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p w14:paraId="5D2FFF63" w14:textId="36FC5259" w:rsidR="0067605C" w:rsidRPr="00441066" w:rsidDel="00085242" w:rsidRDefault="0067605C">
      <w:pPr>
        <w:spacing w:before="240" w:after="120"/>
        <w:ind w:firstLine="284"/>
        <w:jc w:val="both"/>
        <w:rPr>
          <w:ins w:id="7402" w:author="Orion" w:date="2011-06-20T19:16:00Z"/>
          <w:del w:id="7403" w:author="IO" w:date="2011-07-22T13:38:00Z"/>
        </w:rPr>
        <w:pPrChange w:id="7404" w:author="IO" w:date="2011-07-22T12:31:00Z">
          <w:pPr/>
        </w:pPrChange>
      </w:pPr>
      <w:bookmarkStart w:id="7405" w:name="_Toc299463813"/>
      <w:bookmarkStart w:id="7406" w:name="_Toc299463897"/>
      <w:bookmarkEnd w:id="7405"/>
      <w:bookmarkEnd w:id="7406"/>
      <w:moveFromRangeEnd w:id="7399"/>
    </w:p>
    <w:p w14:paraId="695E81D2" w14:textId="57F30928" w:rsidR="00B937FD" w:rsidRPr="003B5896" w:rsidDel="00085242" w:rsidRDefault="00580B32">
      <w:pPr>
        <w:spacing w:before="240" w:after="120"/>
        <w:ind w:firstLine="284"/>
        <w:jc w:val="both"/>
        <w:rPr>
          <w:ins w:id="7407" w:author="Orion" w:date="2011-05-09T13:45:00Z"/>
          <w:del w:id="7408" w:author="IO" w:date="2011-07-22T13:41:00Z"/>
        </w:rPr>
        <w:pPrChange w:id="7409" w:author="IO" w:date="2011-07-22T12:31:00Z">
          <w:pPr/>
        </w:pPrChange>
      </w:pPr>
      <w:ins w:id="7410" w:author="Orion" w:date="2011-06-10T12:25:00Z">
        <w:del w:id="7411" w:author="IO" w:date="2011-07-22T13:59:00Z">
          <w:r w:rsidRPr="00BF438C" w:rsidDel="00FD4C74">
            <w:delText>En cuanto al diseño de la visualización gráf</w:delText>
          </w:r>
        </w:del>
      </w:ins>
      <w:ins w:id="7412" w:author="Orion" w:date="2011-06-10T12:26:00Z">
        <w:del w:id="7413" w:author="IO" w:date="2011-07-22T13:59:00Z">
          <w:r w:rsidRPr="003B5896" w:rsidDel="00FD4C74">
            <w:delText xml:space="preserve">ica viene determinada por un agente (Simulation </w:delText>
          </w:r>
        </w:del>
      </w:ins>
      <w:ins w:id="7414" w:author="Orion" w:date="2011-06-26T18:02:00Z">
        <w:del w:id="7415" w:author="IO" w:date="2011-07-22T13:59:00Z">
          <w:r w:rsidR="004570B0" w:rsidRPr="003B5896" w:rsidDel="00FD4C74">
            <w:lastRenderedPageBreak/>
            <w:delText>C</w:delText>
          </w:r>
        </w:del>
      </w:ins>
      <w:ins w:id="7416" w:author="Orion" w:date="2011-06-10T12:26:00Z">
        <w:del w:id="7417" w:author="IO" w:date="2011-07-22T13:59:00Z">
          <w:r w:rsidRPr="003B5896" w:rsidDel="00FD4C74">
            <w:delText xml:space="preserve">reator) </w:delText>
          </w:r>
        </w:del>
      </w:ins>
      <w:ins w:id="7418" w:author="Orion" w:date="2011-05-10T09:38:00Z">
        <w:del w:id="7419" w:author="IO" w:date="2011-07-22T13:59:00Z">
          <w:r w:rsidR="00F37264" w:rsidRPr="003B5896" w:rsidDel="00FD4C74">
            <w:delText>que se encarga de arrancar el entorno para mostrar la simulaci</w:delText>
          </w:r>
        </w:del>
      </w:ins>
      <w:ins w:id="7420" w:author="Orion" w:date="2011-05-10T09:39:00Z">
        <w:del w:id="7421" w:author="IO" w:date="2011-07-22T13:59:00Z">
          <w:r w:rsidR="00D0382C" w:rsidRPr="003B5896" w:rsidDel="00FD4C74">
            <w:delText>ón.</w:delText>
          </w:r>
        </w:del>
      </w:ins>
      <w:ins w:id="7422" w:author="Orion" w:date="2011-06-21T12:37:00Z">
        <w:del w:id="7423" w:author="IO" w:date="2011-07-22T13:59:00Z">
          <w:r w:rsidR="00D0382C" w:rsidRPr="003B5896" w:rsidDel="00FD4C74">
            <w:delText xml:space="preserve"> Este entorno esta implementado por una aplicación</w:delText>
          </w:r>
        </w:del>
      </w:ins>
      <w:ins w:id="7424" w:author="Orion" w:date="2011-06-21T12:38:00Z">
        <w:del w:id="7425" w:author="IO" w:date="2011-07-22T13:59:00Z">
          <w:r w:rsidR="00D0382C" w:rsidRPr="003B5896" w:rsidDel="00FD4C74">
            <w:delText xml:space="preserve"> de INGENIAS</w:delText>
          </w:r>
        </w:del>
      </w:ins>
      <w:ins w:id="7426" w:author="Orion" w:date="2011-06-21T12:37:00Z">
        <w:del w:id="7427" w:author="IO" w:date="2011-07-22T13:59:00Z">
          <w:r w:rsidR="00D0382C" w:rsidRPr="003B5896" w:rsidDel="00FD4C74">
            <w:delText xml:space="preserve"> que, dentro de otro hilo de ejecución, cargará las distintas capas</w:delText>
          </w:r>
        </w:del>
      </w:ins>
      <w:ins w:id="7428" w:author="Orion" w:date="2011-06-21T12:39:00Z">
        <w:del w:id="7429" w:author="IO" w:date="2011-07-22T13:59:00Z">
          <w:r w:rsidR="00D0382C" w:rsidRPr="003B5896" w:rsidDel="00FD4C74">
            <w:delText xml:space="preserve"> y paneles</w:delText>
          </w:r>
        </w:del>
      </w:ins>
      <w:ins w:id="7430" w:author="Orion" w:date="2011-06-21T12:37:00Z">
        <w:del w:id="7431" w:author="IO" w:date="2011-07-22T13:59:00Z">
          <w:r w:rsidR="00D0382C" w:rsidRPr="003B5896" w:rsidDel="00FD4C74">
            <w:delText>, donde esta</w:delText>
          </w:r>
        </w:del>
      </w:ins>
      <w:ins w:id="7432" w:author="Orion" w:date="2011-06-21T12:39:00Z">
        <w:del w:id="7433" w:author="IO" w:date="2011-07-22T13:59:00Z">
          <w:r w:rsidR="00D0382C" w:rsidRPr="003B5896" w:rsidDel="00FD4C74">
            <w:delText xml:space="preserve">rán incluidos los mapas, los puntos sobre los mapas y los controles </w:delText>
          </w:r>
        </w:del>
      </w:ins>
      <w:ins w:id="7434" w:author="Orion" w:date="2011-06-21T12:40:00Z">
        <w:del w:id="7435" w:author="IO" w:date="2011-07-22T13:59:00Z">
          <w:r w:rsidR="00D0382C" w:rsidRPr="003B5896" w:rsidDel="00FD4C74">
            <w:delText>que permiten personalizar la visualización.</w:delText>
          </w:r>
        </w:del>
      </w:ins>
      <w:bookmarkStart w:id="7436" w:name="_Toc299463814"/>
      <w:bookmarkStart w:id="7437" w:name="_Toc299463898"/>
      <w:bookmarkEnd w:id="7436"/>
      <w:bookmarkEnd w:id="7437"/>
    </w:p>
    <w:commentRangeEnd w:id="7394"/>
    <w:p w14:paraId="09FB47AC" w14:textId="367DC3FE" w:rsidR="00B937FD" w:rsidRPr="003B5896" w:rsidDel="00FD4C74" w:rsidRDefault="00E22EE6">
      <w:pPr>
        <w:spacing w:before="240" w:after="120"/>
        <w:ind w:firstLine="284"/>
        <w:jc w:val="both"/>
        <w:rPr>
          <w:ins w:id="7438" w:author="Orion" w:date="2011-05-05T17:41:00Z"/>
          <w:del w:id="7439" w:author="IO" w:date="2011-07-22T13:59:00Z"/>
        </w:rPr>
        <w:pPrChange w:id="7440" w:author="IO" w:date="2011-07-22T12:31:00Z">
          <w:pPr/>
        </w:pPrChange>
      </w:pPr>
      <w:del w:id="7441" w:author="IO" w:date="2011-07-22T13:59:00Z">
        <w:r w:rsidDel="00FD4C74">
          <w:rPr>
            <w:rStyle w:val="CommentReference"/>
          </w:rPr>
          <w:commentReference w:id="7394"/>
        </w:r>
      </w:del>
      <w:bookmarkStart w:id="7442" w:name="_Toc299463815"/>
      <w:bookmarkStart w:id="7443" w:name="_Toc299463899"/>
      <w:bookmarkEnd w:id="7442"/>
      <w:bookmarkEnd w:id="7443"/>
    </w:p>
    <w:p w14:paraId="07F952AD" w14:textId="77777777" w:rsidR="00B937FD" w:rsidRPr="008A1F38" w:rsidRDefault="00B937FD">
      <w:pPr>
        <w:pStyle w:val="Heading1"/>
        <w:numPr>
          <w:ilvl w:val="2"/>
          <w:numId w:val="40"/>
        </w:numPr>
        <w:rPr>
          <w:ins w:id="7444" w:author="Orion" w:date="2011-05-05T17:41:00Z"/>
          <w:sz w:val="36"/>
          <w:szCs w:val="52"/>
          <w:rPrChange w:id="7445" w:author="IO" w:date="2011-07-22T11:52:00Z">
            <w:rPr>
              <w:ins w:id="7446" w:author="Orion" w:date="2011-05-05T17:41:00Z"/>
              <w:rFonts w:cs="Times New Roman"/>
            </w:rPr>
          </w:rPrChange>
        </w:rPr>
        <w:pPrChange w:id="7447" w:author="IO" w:date="2011-07-22T11:52:00Z">
          <w:pPr>
            <w:outlineLvl w:val="1"/>
          </w:pPr>
        </w:pPrChange>
      </w:pPr>
      <w:bookmarkStart w:id="7448" w:name="_Ref299099252"/>
      <w:bookmarkStart w:id="7449" w:name="_Toc299463900"/>
      <w:ins w:id="7450" w:author="Orion" w:date="2011-05-05T17:41:00Z">
        <w:r w:rsidRPr="00D2330D">
          <w:rPr>
            <w:b w:val="0"/>
            <w:sz w:val="36"/>
            <w:szCs w:val="52"/>
            <w:rPrChange w:id="7451" w:author="IO" w:date="2011-07-20T19:28:00Z">
              <w:rPr>
                <w:rFonts w:cs="Times New Roman"/>
                <w:b/>
                <w:bCs/>
              </w:rPr>
            </w:rPrChange>
          </w:rPr>
          <w:t>Controlador</w:t>
        </w:r>
        <w:bookmarkEnd w:id="7448"/>
        <w:bookmarkEnd w:id="7449"/>
      </w:ins>
    </w:p>
    <w:p w14:paraId="2CF6697D" w14:textId="40472124" w:rsidR="00437154" w:rsidDel="00E22EE6" w:rsidRDefault="00437154">
      <w:pPr>
        <w:spacing w:after="120"/>
        <w:jc w:val="both"/>
        <w:rPr>
          <w:ins w:id="7452" w:author="Orion" w:date="2011-06-26T12:39:00Z"/>
          <w:del w:id="7453" w:author="IO" w:date="2011-07-22T13:46:00Z"/>
        </w:rPr>
        <w:pPrChange w:id="7454" w:author="IO" w:date="2011-07-22T13:46:00Z">
          <w:pPr/>
        </w:pPrChange>
      </w:pPr>
    </w:p>
    <w:p w14:paraId="482F8A0A" w14:textId="77777777" w:rsidR="00FD4C74" w:rsidRDefault="00437154">
      <w:pPr>
        <w:spacing w:after="120"/>
        <w:jc w:val="both"/>
        <w:rPr>
          <w:ins w:id="7455" w:author="IO" w:date="2011-07-22T13:58:00Z"/>
        </w:rPr>
        <w:pPrChange w:id="7456" w:author="IO" w:date="2011-07-22T13:58:00Z">
          <w:pPr/>
        </w:pPrChange>
      </w:pPr>
      <w:ins w:id="7457" w:author="Orion" w:date="2011-06-26T12:39:00Z">
        <w:r>
          <w:t xml:space="preserve">Esta capa </w:t>
        </w:r>
        <w:del w:id="7458" w:author="IO" w:date="2011-07-22T13:51:00Z">
          <w:r w:rsidDel="00BA2C59">
            <w:delText>estará</w:delText>
          </w:r>
        </w:del>
      </w:ins>
      <w:ins w:id="7459" w:author="IO" w:date="2011-07-22T13:51:00Z">
        <w:r w:rsidR="00BA2C59">
          <w:t>se</w:t>
        </w:r>
      </w:ins>
      <w:ins w:id="7460" w:author="Orion" w:date="2011-06-26T12:39:00Z">
        <w:r>
          <w:t xml:space="preserve"> encarga</w:t>
        </w:r>
        <w:del w:id="7461" w:author="IO" w:date="2011-07-22T13:51:00Z">
          <w:r w:rsidDel="00BA2C59">
            <w:delText>da</w:delText>
          </w:r>
        </w:del>
        <w:r>
          <w:t xml:space="preserve"> de</w:t>
        </w:r>
      </w:ins>
      <w:ins w:id="7462" w:author="Orion" w:date="2011-06-10T12:15:00Z">
        <w:r w:rsidR="002809A4">
          <w:t xml:space="preserve"> sincronizar</w:t>
        </w:r>
        <w:del w:id="7463" w:author="IO" w:date="2011-07-22T13:51:00Z">
          <w:r w:rsidR="002809A4" w:rsidDel="00BA2C59">
            <w:delText>á</w:delText>
          </w:r>
        </w:del>
        <w:r w:rsidR="002809A4">
          <w:t xml:space="preserve"> el estado de la</w:t>
        </w:r>
        <w:del w:id="7464" w:author="IO" w:date="2011-07-22T13:56:00Z">
          <w:r w:rsidR="002809A4" w:rsidDel="00FD4C74">
            <w:delText>s</w:delText>
          </w:r>
        </w:del>
        <w:r w:rsidR="002809A4">
          <w:t xml:space="preserve"> </w:t>
        </w:r>
        <w:del w:id="7465" w:author="IO" w:date="2011-07-22T13:56:00Z">
          <w:r w:rsidR="002809A4" w:rsidDel="00FD4C74">
            <w:delText xml:space="preserve">entidades de la </w:delText>
          </w:r>
        </w:del>
      </w:ins>
      <w:ins w:id="7466" w:author="IO" w:date="2011-07-22T13:51:00Z">
        <w:r w:rsidR="00BA2C59">
          <w:t xml:space="preserve">capa </w:t>
        </w:r>
      </w:ins>
      <w:ins w:id="7467" w:author="Orion" w:date="2011-06-10T12:15:00Z">
        <w:r w:rsidR="002809A4">
          <w:t>lógica con el representado por la visualización</w:t>
        </w:r>
        <w:del w:id="7468" w:author="IO" w:date="2011-07-22T13:51:00Z">
          <w:r w:rsidR="002809A4" w:rsidDel="00BA2C59">
            <w:delText>, para que en todo momento tengamos una situación actualizada de las posiciones de los aviones</w:delText>
          </w:r>
        </w:del>
        <w:r w:rsidR="002809A4">
          <w:t>.</w:t>
        </w:r>
      </w:ins>
      <w:ins w:id="7469" w:author="Orion" w:date="2011-06-26T17:58:00Z">
        <w:r w:rsidR="004570B0">
          <w:t xml:space="preserve"> </w:t>
        </w:r>
      </w:ins>
      <w:ins w:id="7470" w:author="IO" w:date="2011-07-22T13:55:00Z">
        <w:r w:rsidR="00FD4C74">
          <w:t>Esta tarea se subdivide en varias partes.</w:t>
        </w:r>
      </w:ins>
      <w:ins w:id="7471" w:author="IO" w:date="2011-07-22T13:57:00Z">
        <w:r w:rsidR="00FD4C74">
          <w:t xml:space="preserve"> </w:t>
        </w:r>
      </w:ins>
      <w:ins w:id="7472" w:author="IO" w:date="2011-07-22T13:56:00Z">
        <w:r w:rsidR="00FD4C74">
          <w:t xml:space="preserve">El controlador accede a la capa de visualización para solicitar que muestre los mapas </w:t>
        </w:r>
      </w:ins>
      <w:ins w:id="7473" w:author="IO" w:date="2011-07-22T13:57:00Z">
        <w:r w:rsidR="00FD4C74">
          <w:t>correspondientes. Ésta es la visualización básica que se muestra incluso cuando no se está simulando.</w:t>
        </w:r>
      </w:ins>
      <w:ins w:id="7474" w:author="IO" w:date="2011-07-22T13:58:00Z">
        <w:r w:rsidR="00FD4C74">
          <w:t xml:space="preserve"> </w:t>
        </w:r>
      </w:ins>
      <w:ins w:id="7475" w:author="Orion" w:date="2011-06-26T17:58:00Z">
        <w:r w:rsidR="004570B0">
          <w:t>También gestiona</w:t>
        </w:r>
        <w:del w:id="7476" w:author="IO" w:date="2011-07-22T13:52:00Z">
          <w:r w:rsidR="004570B0" w:rsidDel="00BA2C59">
            <w:delText>r</w:delText>
          </w:r>
        </w:del>
        <w:del w:id="7477" w:author="IO" w:date="2011-07-22T13:51:00Z">
          <w:r w:rsidR="004570B0" w:rsidDel="00BA2C59">
            <w:delText>á</w:delText>
          </w:r>
        </w:del>
        <w:r w:rsidR="004570B0">
          <w:t xml:space="preserve"> que al </w:t>
        </w:r>
        <w:del w:id="7478" w:author="IO" w:date="2011-07-22T13:58:00Z">
          <w:r w:rsidR="004570B0" w:rsidDel="00FD4C74">
            <w:delText>iniciar</w:delText>
          </w:r>
        </w:del>
      </w:ins>
      <w:ins w:id="7479" w:author="IO" w:date="2011-07-22T13:58:00Z">
        <w:r w:rsidR="00FD4C74">
          <w:t>configurar</w:t>
        </w:r>
      </w:ins>
      <w:ins w:id="7480" w:author="Orion" w:date="2011-06-26T17:58:00Z">
        <w:r w:rsidR="004570B0">
          <w:t xml:space="preserve"> </w:t>
        </w:r>
        <w:del w:id="7481" w:author="IO" w:date="2011-07-22T13:58:00Z">
          <w:r w:rsidR="004570B0" w:rsidDel="00FD4C74">
            <w:delText>la</w:delText>
          </w:r>
        </w:del>
      </w:ins>
      <w:ins w:id="7482" w:author="IO" w:date="2011-07-22T13:58:00Z">
        <w:r w:rsidR="00FD4C74">
          <w:t>una</w:t>
        </w:r>
      </w:ins>
      <w:ins w:id="7483" w:author="Orion" w:date="2011-06-26T17:58:00Z">
        <w:r w:rsidR="004570B0">
          <w:t xml:space="preserve"> </w:t>
        </w:r>
        <w:del w:id="7484" w:author="IO" w:date="2011-07-22T13:58:00Z">
          <w:r w:rsidR="004570B0" w:rsidDel="00FD4C74">
            <w:delText>visualización</w:delText>
          </w:r>
        </w:del>
      </w:ins>
      <w:ins w:id="7485" w:author="IO" w:date="2011-07-22T13:58:00Z">
        <w:r w:rsidR="00FD4C74">
          <w:t>simulación y mientras que dure ésta</w:t>
        </w:r>
      </w:ins>
      <w:ins w:id="7486" w:author="Orion" w:date="2011-06-26T17:58:00Z">
        <w:r w:rsidR="004570B0">
          <w:t xml:space="preserve"> se muestren los aeropuertos y </w:t>
        </w:r>
        <w:del w:id="7487" w:author="IO" w:date="2011-07-22T13:51:00Z">
          <w:r w:rsidR="004570B0" w:rsidDel="00BA2C59">
            <w:delText>waypoints</w:delText>
          </w:r>
        </w:del>
      </w:ins>
      <w:ins w:id="7488" w:author="IO" w:date="2011-07-22T13:51:00Z">
        <w:r w:rsidR="00BA2C59">
          <w:t>puntos de paso</w:t>
        </w:r>
      </w:ins>
      <w:ins w:id="7489" w:author="Orion" w:date="2011-06-26T17:58:00Z">
        <w:r w:rsidR="004570B0">
          <w:t xml:space="preserve"> por los que los aviones pasar</w:t>
        </w:r>
      </w:ins>
      <w:ins w:id="7490" w:author="Orion" w:date="2011-06-26T17:59:00Z">
        <w:r w:rsidR="004570B0">
          <w:t xml:space="preserve">án. </w:t>
        </w:r>
      </w:ins>
      <w:ins w:id="7491"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7492" w:author="IO" w:date="2011-07-22T13:45:00Z"/>
        </w:rPr>
        <w:pPrChange w:id="7493" w:author="IO" w:date="2011-07-22T13:59:00Z">
          <w:pPr/>
        </w:pPrChange>
      </w:pPr>
      <w:commentRangeStart w:id="7494"/>
      <w:ins w:id="7495" w:author="IO" w:date="2011-07-22T13:59:00Z">
        <w:r w:rsidRPr="00BF438C">
          <w:t xml:space="preserve">El diseño </w:t>
        </w:r>
      </w:ins>
      <w:ins w:id="7496" w:author="IO" w:date="2011-07-22T14:04:00Z">
        <w:r w:rsidR="002265B6">
          <w:t>de esta capa se basa en</w:t>
        </w:r>
      </w:ins>
      <w:ins w:id="7497" w:author="IO" w:date="2011-07-22T13:59:00Z">
        <w:r w:rsidRPr="003B5896">
          <w:t xml:space="preserve"> agente</w:t>
        </w:r>
      </w:ins>
      <w:ins w:id="7498" w:author="IO" w:date="2011-07-22T14:05:00Z">
        <w:r w:rsidR="007D3930">
          <w:t>s. Las facilidades del IAF arrancar los agentes de la capa lógica y un agente</w:t>
        </w:r>
      </w:ins>
      <w:ins w:id="7499" w:author="IO" w:date="2011-07-22T13:59:00Z">
        <w:r w:rsidRPr="003B5896">
          <w:t xml:space="preserve"> </w:t>
        </w:r>
      </w:ins>
      <w:ins w:id="7500" w:author="IO" w:date="2011-07-22T14:04:00Z">
        <w:r w:rsidR="002265B6">
          <w:t>“</w:t>
        </w:r>
      </w:ins>
      <w:ins w:id="7501" w:author="IO" w:date="2011-07-22T13:59:00Z">
        <w:r w:rsidRPr="003B5896">
          <w:t>Simulation Creator</w:t>
        </w:r>
      </w:ins>
      <w:ins w:id="7502" w:author="IO" w:date="2011-07-22T14:04:00Z">
        <w:r w:rsidR="002265B6">
          <w:t>”</w:t>
        </w:r>
      </w:ins>
      <w:ins w:id="7503" w:author="IO" w:date="2011-07-22T14:05:00Z">
        <w:r w:rsidR="007D3930">
          <w:t xml:space="preserve">. Este agente </w:t>
        </w:r>
      </w:ins>
      <w:ins w:id="7504" w:author="IO" w:date="2011-07-22T13:59:00Z">
        <w:r w:rsidRPr="003B5896">
          <w:t xml:space="preserve">arranca el entorno para mostrar la simulación. Este entorno esta implementado </w:t>
        </w:r>
      </w:ins>
      <w:ins w:id="7505" w:author="IO" w:date="2011-07-22T14:06:00Z">
        <w:r w:rsidR="007D3930">
          <w:t>como</w:t>
        </w:r>
      </w:ins>
      <w:ins w:id="7506" w:author="IO" w:date="2011-07-22T13:59:00Z">
        <w:r w:rsidRPr="003B5896">
          <w:t xml:space="preserve"> una aplicación de INGENIAS</w:t>
        </w:r>
      </w:ins>
      <w:ins w:id="7507" w:author="IO" w:date="2011-07-22T14:06:00Z">
        <w:r w:rsidR="007D3930">
          <w:t xml:space="preserve"> para que lo pueda manipular el agente. A través de la aplicación se cargan </w:t>
        </w:r>
      </w:ins>
      <w:ins w:id="7508" w:author="IO" w:date="2011-07-22T13:59:00Z">
        <w:r w:rsidRPr="003B5896">
          <w:t>las distintas capas y paneles, donde estarán incluidos los mapas, los puntos sobre los mapas</w:t>
        </w:r>
      </w:ins>
      <w:ins w:id="7509" w:author="IO" w:date="2011-07-22T14:07:00Z">
        <w:r w:rsidR="007D3930">
          <w:t>,</w:t>
        </w:r>
      </w:ins>
      <w:ins w:id="7510" w:author="IO" w:date="2011-07-22T13:59:00Z">
        <w:r w:rsidRPr="003B5896">
          <w:t xml:space="preserve"> y los controles que permiten personalizar la visualización.</w:t>
        </w:r>
        <w:r>
          <w:rPr>
            <w:rStyle w:val="CommentReference"/>
          </w:rPr>
          <w:commentReference w:id="7511"/>
        </w:r>
      </w:ins>
      <w:commentRangeEnd w:id="7494"/>
      <w:ins w:id="7512" w:author="IO" w:date="2011-07-22T14:07:00Z">
        <w:r w:rsidR="007D3930">
          <w:t xml:space="preserve"> Para no penalizar la ejecución del agente, la aplicación corre</w:t>
        </w:r>
        <w:r w:rsidR="007D3930" w:rsidRPr="003B5896">
          <w:t xml:space="preserve"> dentro de otro hilo de ejecución</w:t>
        </w:r>
      </w:ins>
      <w:ins w:id="7513" w:author="IO" w:date="2011-07-22T13:59:00Z">
        <w:r>
          <w:rPr>
            <w:rStyle w:val="CommentReference"/>
          </w:rPr>
          <w:commentReference w:id="7494"/>
        </w:r>
      </w:ins>
      <w:ins w:id="7514" w:author="IO" w:date="2011-07-22T14:07:00Z">
        <w:r w:rsidR="007D3930">
          <w:t>. Tras inic</w:t>
        </w:r>
      </w:ins>
      <w:ins w:id="7515" w:author="IO" w:date="2011-07-22T14:08:00Z">
        <w:r w:rsidR="007D3930">
          <w:t>i</w:t>
        </w:r>
      </w:ins>
      <w:ins w:id="7516" w:author="IO" w:date="2011-07-22T14:07:00Z">
        <w:r w:rsidR="007D3930">
          <w:t xml:space="preserve">ar estos elementos, el agente se ocupa de coordinar las capas de la simulación. </w:t>
        </w:r>
      </w:ins>
      <w:ins w:id="7517" w:author="Orion" w:date="2011-06-26T17:59:00Z">
        <w:del w:id="7518" w:author="IO" w:date="2011-07-22T13:52:00Z">
          <w:r w:rsidR="004570B0" w:rsidDel="00BA2C59">
            <w:delText xml:space="preserve">En resumen </w:delText>
          </w:r>
        </w:del>
        <w:del w:id="7519" w:author="IO" w:date="2011-07-22T13:51:00Z">
          <w:r w:rsidR="004570B0" w:rsidDel="00BA2C59">
            <w:delText>tendrán</w:delText>
          </w:r>
        </w:del>
      </w:ins>
      <w:ins w:id="7520" w:author="IO" w:date="2011-07-22T13:52:00Z">
        <w:r w:rsidR="00BA2C59">
          <w:t>Para el</w:t>
        </w:r>
      </w:ins>
      <w:ins w:id="7521" w:author="IO" w:date="2011-07-22T13:54:00Z">
        <w:r>
          <w:t>l</w:t>
        </w:r>
      </w:ins>
      <w:ins w:id="7522" w:author="IO" w:date="2011-07-22T13:52:00Z">
        <w:r w:rsidR="00BA2C59">
          <w:t xml:space="preserve">o </w:t>
        </w:r>
      </w:ins>
      <w:ins w:id="7523" w:author="IO" w:date="2011-07-22T13:54:00Z">
        <w:r>
          <w:t>cuenta</w:t>
        </w:r>
      </w:ins>
      <w:ins w:id="7524" w:author="IO" w:date="2011-07-22T13:52:00Z">
        <w:r w:rsidR="00BA2C59">
          <w:t xml:space="preserve"> con</w:t>
        </w:r>
      </w:ins>
      <w:ins w:id="7525" w:author="Orion" w:date="2011-06-26T17:59:00Z">
        <w:r w:rsidR="004570B0">
          <w:t xml:space="preserve"> una lista de los elementos </w:t>
        </w:r>
      </w:ins>
      <w:ins w:id="7526" w:author="IO" w:date="2011-07-22T13:52:00Z">
        <w:r w:rsidR="00BA2C59">
          <w:t xml:space="preserve">gráficos </w:t>
        </w:r>
      </w:ins>
      <w:ins w:id="7527" w:author="Orion" w:date="2011-06-26T17:59:00Z">
        <w:r w:rsidR="004570B0">
          <w:t>que visualizan cada un</w:t>
        </w:r>
        <w:del w:id="7528" w:author="IO" w:date="2011-07-22T13:52:00Z">
          <w:r w:rsidR="004570B0" w:rsidDel="00BA2C59">
            <w:delText>o</w:delText>
          </w:r>
        </w:del>
      </w:ins>
      <w:ins w:id="7529" w:author="IO" w:date="2011-07-22T13:52:00Z">
        <w:r w:rsidR="00BA2C59">
          <w:t>a</w:t>
        </w:r>
      </w:ins>
      <w:ins w:id="7530" w:author="Orion" w:date="2011-06-26T17:59:00Z">
        <w:r w:rsidR="004570B0">
          <w:t xml:space="preserve"> de las entidades </w:t>
        </w:r>
      </w:ins>
      <w:ins w:id="7531" w:author="IO" w:date="2011-07-22T13:52:00Z">
        <w:r w:rsidR="00BA2C59">
          <w:t xml:space="preserve">lógicas </w:t>
        </w:r>
      </w:ins>
      <w:ins w:id="7532" w:author="Orion" w:date="2011-06-26T17:59:00Z">
        <w:r w:rsidR="004570B0">
          <w:t>(</w:t>
        </w:r>
      </w:ins>
      <w:ins w:id="7533" w:author="IO" w:date="2011-07-22T13:52:00Z">
        <w:r w:rsidR="00BA2C59">
          <w:t xml:space="preserve">ej. </w:t>
        </w:r>
      </w:ins>
      <w:ins w:id="7534" w:author="Orion" w:date="2011-06-26T17:59:00Z">
        <w:r w:rsidR="004570B0">
          <w:t>aviones</w:t>
        </w:r>
      </w:ins>
      <w:ins w:id="7535" w:author="IO" w:date="2011-07-22T13:52:00Z">
        <w:r w:rsidR="00BA2C59">
          <w:t xml:space="preserve"> </w:t>
        </w:r>
      </w:ins>
      <w:ins w:id="7536" w:author="Orion" w:date="2011-06-26T17:59:00Z">
        <w:del w:id="7537" w:author="IO" w:date="2011-07-22T13:52:00Z">
          <w:r w:rsidR="004570B0" w:rsidDel="00BA2C59">
            <w:delText>,</w:delText>
          </w:r>
        </w:del>
      </w:ins>
      <w:ins w:id="7538" w:author="IO" w:date="2011-07-22T13:52:00Z">
        <w:r w:rsidR="00BA2C59">
          <w:t>y</w:t>
        </w:r>
      </w:ins>
      <w:ins w:id="7539" w:author="Orion" w:date="2011-06-26T17:59:00Z">
        <w:r w:rsidR="004570B0">
          <w:t xml:space="preserve"> rutas</w:t>
        </w:r>
        <w:del w:id="7540" w:author="IO" w:date="2011-07-22T13:52:00Z">
          <w:r w:rsidR="004570B0" w:rsidDel="00BA2C59">
            <w:delText>,</w:delText>
          </w:r>
        </w:del>
      </w:ins>
      <w:ins w:id="7541" w:author="Orion" w:date="2011-06-26T18:00:00Z">
        <w:del w:id="7542" w:author="IO" w:date="2011-07-22T13:52:00Z">
          <w:r w:rsidR="004570B0" w:rsidDel="00BA2C59">
            <w:delText>…</w:delText>
          </w:r>
        </w:del>
        <w:r w:rsidR="004570B0">
          <w:t>)</w:t>
        </w:r>
      </w:ins>
      <w:ins w:id="7543" w:author="IO" w:date="2011-07-22T13:53:00Z">
        <w:r w:rsidR="00BA2C59">
          <w:t>.</w:t>
        </w:r>
      </w:ins>
      <w:ins w:id="7544" w:author="Orion" w:date="2011-06-26T18:00:00Z">
        <w:r w:rsidR="004570B0">
          <w:t xml:space="preserve"> </w:t>
        </w:r>
      </w:ins>
      <w:ins w:id="7545" w:author="Orion" w:date="2011-06-26T18:01:00Z">
        <w:del w:id="7546" w:author="IO" w:date="2011-07-22T13:53:00Z">
          <w:r w:rsidR="004570B0" w:rsidDel="00BA2C59">
            <w:delText>y</w:delText>
          </w:r>
        </w:del>
      </w:ins>
      <w:ins w:id="7547" w:author="Orion" w:date="2011-06-26T18:00:00Z">
        <w:del w:id="7548" w:author="IO" w:date="2011-07-22T13:53:00Z">
          <w:r w:rsidR="004570B0" w:rsidDel="00BA2C59">
            <w:delText xml:space="preserve"> </w:delText>
          </w:r>
        </w:del>
      </w:ins>
      <w:ins w:id="7549" w:author="IO" w:date="2011-07-22T13:53:00Z">
        <w:r w:rsidR="00BA2C59">
          <w:t>S</w:t>
        </w:r>
      </w:ins>
      <w:ins w:id="7550" w:author="Orion" w:date="2011-06-26T18:00:00Z">
        <w:del w:id="7551" w:author="IO" w:date="2011-07-22T13:53:00Z">
          <w:r w:rsidR="004570B0" w:rsidDel="00BA2C59">
            <w:delText>s</w:delText>
          </w:r>
        </w:del>
        <w:r w:rsidR="004570B0">
          <w:t xml:space="preserve">iempre que </w:t>
        </w:r>
        <w:del w:id="7552" w:author="IO" w:date="2011-07-22T13:53:00Z">
          <w:r w:rsidR="004570B0" w:rsidDel="00BA2C59">
            <w:delText>desde</w:delText>
          </w:r>
        </w:del>
      </w:ins>
      <w:ins w:id="7553" w:author="IO" w:date="2011-07-22T13:53:00Z">
        <w:r w:rsidR="00BA2C59">
          <w:t>en</w:t>
        </w:r>
      </w:ins>
      <w:ins w:id="7554" w:author="Orion" w:date="2011-06-26T18:00:00Z">
        <w:r w:rsidR="004570B0">
          <w:t xml:space="preserve"> </w:t>
        </w:r>
        <w:del w:id="7555" w:author="IO" w:date="2011-07-22T13:53:00Z">
          <w:r w:rsidR="004570B0" w:rsidDel="00BA2C59">
            <w:delText>la</w:delText>
          </w:r>
        </w:del>
      </w:ins>
      <w:ins w:id="7556" w:author="IO" w:date="2011-07-22T13:53:00Z">
        <w:r w:rsidR="00BA2C59">
          <w:t>el</w:t>
        </w:r>
      </w:ins>
      <w:ins w:id="7557" w:author="Orion" w:date="2011-06-26T18:00:00Z">
        <w:r w:rsidR="004570B0">
          <w:t xml:space="preserve"> </w:t>
        </w:r>
        <w:del w:id="7558" w:author="IO" w:date="2011-07-22T13:53:00Z">
          <w:r w:rsidR="004570B0" w:rsidDel="00BA2C59">
            <w:delText>lógica</w:delText>
          </w:r>
        </w:del>
      </w:ins>
      <w:ins w:id="7559" w:author="Orion" w:date="2011-06-26T18:01:00Z">
        <w:del w:id="7560" w:author="IO" w:date="2011-07-22T13:53:00Z">
          <w:r w:rsidR="004570B0" w:rsidDel="00BA2C59">
            <w:delText xml:space="preserve"> o </w:delText>
          </w:r>
        </w:del>
        <w:r w:rsidR="004570B0">
          <w:t>modelo se actuali</w:t>
        </w:r>
        <w:del w:id="7561" w:author="IO" w:date="2011-07-22T13:53:00Z">
          <w:r w:rsidR="004570B0" w:rsidDel="00BA2C59">
            <w:delText>ce</w:delText>
          </w:r>
        </w:del>
      </w:ins>
      <w:ins w:id="7562" w:author="IO" w:date="2011-07-22T13:53:00Z">
        <w:r w:rsidR="00BA2C59">
          <w:t>za</w:t>
        </w:r>
      </w:ins>
      <w:ins w:id="7563" w:author="Orion" w:date="2011-06-26T18:01:00Z">
        <w:r w:rsidR="004570B0">
          <w:t xml:space="preserve"> el estado de alguno de est</w:t>
        </w:r>
        <w:del w:id="7564" w:author="IO" w:date="2011-07-22T13:53:00Z">
          <w:r w:rsidR="004570B0" w:rsidDel="00BA2C59">
            <w:delText>o</w:delText>
          </w:r>
        </w:del>
      </w:ins>
      <w:ins w:id="7565" w:author="IO" w:date="2011-07-22T13:53:00Z">
        <w:r w:rsidR="00BA2C59">
          <w:t>a</w:t>
        </w:r>
      </w:ins>
      <w:ins w:id="7566" w:author="Orion" w:date="2011-06-26T18:01:00Z">
        <w:r w:rsidR="004570B0">
          <w:t xml:space="preserve">s </w:t>
        </w:r>
        <w:del w:id="7567" w:author="IO" w:date="2011-07-22T13:53:00Z">
          <w:r w:rsidR="004570B0" w:rsidDel="00BA2C59">
            <w:delText>elementos</w:delText>
          </w:r>
        </w:del>
      </w:ins>
      <w:ins w:id="7568" w:author="IO" w:date="2011-07-22T13:53:00Z">
        <w:r w:rsidR="00BA2C59">
          <w:t>entidades, el</w:t>
        </w:r>
      </w:ins>
      <w:ins w:id="7569" w:author="Orion" w:date="2011-06-26T18:01:00Z">
        <w:del w:id="7570" w:author="IO" w:date="2011-07-22T13:53:00Z">
          <w:r w:rsidR="004570B0" w:rsidDel="00BA2C59">
            <w:delText xml:space="preserve"> </w:delText>
          </w:r>
        </w:del>
      </w:ins>
      <w:ins w:id="7571" w:author="Orion" w:date="2011-06-26T18:05:00Z">
        <w:del w:id="7572" w:author="IO" w:date="2011-07-22T13:53:00Z">
          <w:r w:rsidR="005330CF" w:rsidDel="00BA2C59">
            <w:delText>este</w:delText>
          </w:r>
        </w:del>
      </w:ins>
      <w:ins w:id="7573" w:author="Orion" w:date="2011-06-26T18:01:00Z">
        <w:r w:rsidR="005330CF">
          <w:t xml:space="preserve"> controlador </w:t>
        </w:r>
      </w:ins>
      <w:ins w:id="7574" w:author="Orion" w:date="2011-06-26T18:05:00Z">
        <w:del w:id="7575" w:author="IO" w:date="2011-07-22T13:53:00Z">
          <w:r w:rsidR="005330CF" w:rsidDel="00BA2C59">
            <w:delText xml:space="preserve">lo </w:delText>
          </w:r>
        </w:del>
        <w:r w:rsidR="005330CF">
          <w:t>transmit</w:t>
        </w:r>
      </w:ins>
      <w:ins w:id="7576" w:author="IO" w:date="2011-07-22T13:53:00Z">
        <w:r w:rsidR="00BA2C59">
          <w:t>e</w:t>
        </w:r>
      </w:ins>
      <w:ins w:id="7577" w:author="Orion" w:date="2011-06-26T18:05:00Z">
        <w:del w:id="7578" w:author="IO" w:date="2011-07-22T13:53:00Z">
          <w:r w:rsidR="005330CF" w:rsidDel="00BA2C59">
            <w:delText>irá</w:delText>
          </w:r>
        </w:del>
      </w:ins>
      <w:ins w:id="7579" w:author="IO" w:date="2011-07-22T13:53:00Z">
        <w:r w:rsidR="00BA2C59">
          <w:t xml:space="preserve"> el cambio</w:t>
        </w:r>
      </w:ins>
      <w:ins w:id="7580" w:author="Orion" w:date="2011-06-26T18:01:00Z">
        <w:r w:rsidR="004570B0">
          <w:t xml:space="preserve"> a cada uno de </w:t>
        </w:r>
        <w:del w:id="7581" w:author="IO" w:date="2011-07-22T13:53:00Z">
          <w:r w:rsidR="004570B0" w:rsidDel="00BA2C59">
            <w:delText>es</w:delText>
          </w:r>
        </w:del>
        <w:del w:id="7582" w:author="IO" w:date="2011-07-22T13:54:00Z">
          <w:r w:rsidR="004570B0" w:rsidDel="00BA2C59">
            <w:delText>t</w:delText>
          </w:r>
        </w:del>
      </w:ins>
      <w:ins w:id="7583" w:author="IO" w:date="2011-07-22T13:54:00Z">
        <w:r w:rsidR="00BA2C59">
          <w:t>l</w:t>
        </w:r>
      </w:ins>
      <w:ins w:id="7584" w:author="Orion" w:date="2011-06-26T18:01:00Z">
        <w:r w:rsidR="004570B0">
          <w:t xml:space="preserve">os elementos de </w:t>
        </w:r>
      </w:ins>
      <w:ins w:id="7585" w:author="Orion" w:date="2011-06-26T18:02:00Z">
        <w:r w:rsidR="004570B0">
          <w:t>visualización</w:t>
        </w:r>
      </w:ins>
      <w:ins w:id="7586" w:author="IO" w:date="2011-07-22T13:54:00Z">
        <w:r w:rsidR="00BA2C59">
          <w:t xml:space="preserve"> correspondientes</w:t>
        </w:r>
      </w:ins>
      <w:ins w:id="7587" w:author="Orion" w:date="2011-06-26T18:02:00Z">
        <w:del w:id="7588" w:author="IO" w:date="2011-07-22T16:38:00Z">
          <w:r w:rsidR="004570B0" w:rsidDel="00954F95">
            <w:delText>.</w:delText>
          </w:r>
        </w:del>
        <w:del w:id="7589" w:author="IO" w:date="2011-07-22T13:57:00Z">
          <w:r w:rsidR="00220451" w:rsidDel="00FD4C74">
            <w:delText xml:space="preserve"> Para que esto sea posible adem</w:delText>
          </w:r>
        </w:del>
      </w:ins>
      <w:ins w:id="7590" w:author="Orion" w:date="2011-06-26T18:03:00Z">
        <w:del w:id="7591" w:author="IO" w:date="2011-07-22T13:57:00Z">
          <w:r w:rsidR="00220451" w:rsidDel="00FD4C74">
            <w:delText>ás de estos elementos de visualización el controlador tendrá acceso a la capa con los mapas, para poder refrescar</w:delText>
          </w:r>
        </w:del>
      </w:ins>
      <w:ins w:id="7592" w:author="Orion" w:date="2011-06-27T10:26:00Z">
        <w:del w:id="7593" w:author="IO" w:date="2011-07-22T13:57:00Z">
          <w:r w:rsidR="00944C75" w:rsidDel="00FD4C74">
            <w:delText xml:space="preserve"> los gráficos de</w:delText>
          </w:r>
        </w:del>
      </w:ins>
      <w:ins w:id="7594" w:author="Orion" w:date="2011-06-26T18:03:00Z">
        <w:del w:id="7595" w:author="IO" w:date="2011-07-22T13:57:00Z">
          <w:r w:rsidR="00220451" w:rsidDel="00FD4C74">
            <w:delText xml:space="preserve"> estos</w:delText>
          </w:r>
        </w:del>
      </w:ins>
      <w:ins w:id="7596" w:author="Orion" w:date="2011-06-26T18:04:00Z">
        <w:del w:id="7597" w:author="IO" w:date="2011-07-22T13:57:00Z">
          <w:r w:rsidR="00220451" w:rsidDel="00FD4C74">
            <w:delText xml:space="preserve"> y poder </w:delText>
          </w:r>
        </w:del>
      </w:ins>
      <w:ins w:id="7598" w:author="Orion" w:date="2011-07-07T17:52:00Z">
        <w:del w:id="7599" w:author="IO" w:date="2011-07-22T13:57:00Z">
          <w:r w:rsidR="00C5435E" w:rsidDel="00FD4C74">
            <w:delText>mostrar</w:delText>
          </w:r>
        </w:del>
      </w:ins>
      <w:ins w:id="7600" w:author="Orion" w:date="2011-06-26T18:04:00Z">
        <w:del w:id="7601"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7602" w:author="Orion" w:date="2011-05-09T13:00:00Z"/>
        </w:rPr>
        <w:pPrChange w:id="7603" w:author="IO" w:date="2011-07-22T13:55:00Z">
          <w:pPr/>
        </w:pPrChange>
      </w:pPr>
    </w:p>
    <w:p w14:paraId="72B682CC" w14:textId="77777777" w:rsidR="008A1F38" w:rsidRDefault="008A1F38" w:rsidP="007A6E14">
      <w:pPr>
        <w:rPr>
          <w:ins w:id="7604"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7605" w:author="Orion" w:date="2011-05-05T17:41:00Z"/>
          <w:del w:id="7606" w:author="IO" w:date="2011-07-22T11:52:00Z"/>
          <w:sz w:val="52"/>
          <w:szCs w:val="52"/>
          <w:rPrChange w:id="7607" w:author="IO" w:date="2011-07-22T11:52:00Z">
            <w:rPr>
              <w:ins w:id="7608" w:author="Orion" w:date="2011-05-05T17:41:00Z"/>
              <w:del w:id="7609" w:author="IO" w:date="2011-07-22T11:52:00Z"/>
              <w:rFonts w:cs="Times New Roman"/>
            </w:rPr>
          </w:rPrChange>
        </w:rPr>
        <w:pPrChange w:id="7610" w:author="IO" w:date="2011-07-22T11:52:00Z">
          <w:pPr/>
        </w:pPrChange>
      </w:pPr>
      <w:bookmarkStart w:id="7611" w:name="_Toc299103616"/>
      <w:bookmarkStart w:id="7612" w:name="_Toc299103989"/>
      <w:bookmarkStart w:id="7613" w:name="_Toc299463817"/>
      <w:bookmarkStart w:id="7614" w:name="_Toc299463901"/>
      <w:bookmarkEnd w:id="7611"/>
      <w:bookmarkEnd w:id="7612"/>
      <w:bookmarkEnd w:id="7613"/>
      <w:bookmarkEnd w:id="7614"/>
    </w:p>
    <w:p w14:paraId="763B1983" w14:textId="77777777" w:rsidR="00B937FD" w:rsidRPr="00954F95" w:rsidRDefault="00B937FD">
      <w:pPr>
        <w:pStyle w:val="Heading1"/>
        <w:numPr>
          <w:ilvl w:val="0"/>
          <w:numId w:val="40"/>
        </w:numPr>
        <w:rPr>
          <w:ins w:id="7615" w:author="Orion" w:date="2011-05-05T17:41:00Z"/>
          <w:szCs w:val="52"/>
        </w:rPr>
        <w:pPrChange w:id="7616" w:author="IO" w:date="2011-07-22T11:52:00Z">
          <w:pPr>
            <w:pStyle w:val="Title"/>
            <w:outlineLvl w:val="0"/>
          </w:pPr>
        </w:pPrChange>
      </w:pPr>
      <w:bookmarkStart w:id="7617" w:name="_Toc299463902"/>
      <w:ins w:id="7618" w:author="Orion" w:date="2011-05-05T17:41:00Z">
        <w:r w:rsidRPr="009143CB">
          <w:rPr>
            <w:b w:val="0"/>
            <w:sz w:val="52"/>
            <w:szCs w:val="52"/>
            <w:rPrChange w:id="7619" w:author="IO" w:date="2011-07-13T15:18:00Z">
              <w:rPr>
                <w:rFonts w:cs="Times New Roman"/>
                <w:b/>
                <w:bCs/>
              </w:rPr>
            </w:rPrChange>
          </w:rPr>
          <w:t>Casos de estudio</w:t>
        </w:r>
        <w:bookmarkEnd w:id="7617"/>
      </w:ins>
    </w:p>
    <w:p w14:paraId="19104720" w14:textId="78B2CD8C" w:rsidR="002731E7" w:rsidRPr="007D3930" w:rsidDel="00311567" w:rsidRDefault="00173B16">
      <w:pPr>
        <w:spacing w:after="120"/>
        <w:jc w:val="both"/>
        <w:rPr>
          <w:ins w:id="7620" w:author="Orion" w:date="2011-06-28T16:22:00Z"/>
          <w:del w:id="7621" w:author="IO" w:date="2011-07-22T14:24:00Z"/>
        </w:rPr>
        <w:pPrChange w:id="7622" w:author="IO" w:date="2011-07-22T14:10:00Z">
          <w:pPr/>
        </w:pPrChange>
      </w:pPr>
      <w:ins w:id="7623" w:author="Orion" w:date="2011-06-28T16:09:00Z">
        <w:r w:rsidRPr="007D3930">
          <w:t>En esta sección se estudia</w:t>
        </w:r>
        <w:del w:id="7624" w:author="IO" w:date="2011-07-22T14:16:00Z">
          <w:r w:rsidRPr="007D3930" w:rsidDel="00311567">
            <w:delText>r</w:delText>
          </w:r>
        </w:del>
      </w:ins>
      <w:ins w:id="7625" w:author="Orion" w:date="2011-07-04T11:55:00Z">
        <w:del w:id="7626" w:author="IO" w:date="2011-07-22T14:16:00Z">
          <w:r w:rsidRPr="007D3930" w:rsidDel="00311567">
            <w:delText>á</w:delText>
          </w:r>
        </w:del>
      </w:ins>
      <w:ins w:id="7627" w:author="Orion" w:date="2011-06-28T16:09:00Z">
        <w:r w:rsidR="0027717A" w:rsidRPr="007D3930">
          <w:t xml:space="preserve">n una serie de casos de estudio </w:t>
        </w:r>
        <w:del w:id="7628" w:author="IO" w:date="2011-07-22T14:15:00Z">
          <w:r w:rsidR="0027717A" w:rsidRPr="007D3930" w:rsidDel="00311567">
            <w:delText>del</w:delText>
          </w:r>
        </w:del>
      </w:ins>
      <w:ins w:id="7629" w:author="IO" w:date="2011-07-22T14:15:00Z">
        <w:r w:rsidR="00311567">
          <w:t>sobre el</w:t>
        </w:r>
      </w:ins>
      <w:ins w:id="7630" w:author="Orion" w:date="2011-06-28T16:09:00Z">
        <w:r w:rsidR="0027717A" w:rsidRPr="007D3930">
          <w:t xml:space="preserve"> sistema </w:t>
        </w:r>
      </w:ins>
      <w:ins w:id="7631"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7632" w:author="Orion" w:date="2011-07-26T22:30:00Z">
        <w:r w:rsidR="00503590">
          <w:t>5</w:t>
        </w:r>
      </w:ins>
      <w:ins w:id="7633" w:author="IO" w:date="2011-07-22T14:16:00Z">
        <w:r w:rsidR="00311567">
          <w:fldChar w:fldCharType="end"/>
        </w:r>
        <w:r w:rsidR="00311567">
          <w:t xml:space="preserve"> con el objeto de validarlo. Para ello se </w:t>
        </w:r>
      </w:ins>
      <w:ins w:id="7634" w:author="Orion" w:date="2011-06-28T16:09:00Z">
        <w:del w:id="7635" w:author="IO" w:date="2011-07-22T14:16:00Z">
          <w:r w:rsidR="0027717A" w:rsidRPr="007D3930" w:rsidDel="00311567">
            <w:delText xml:space="preserve">para </w:delText>
          </w:r>
        </w:del>
        <w:r w:rsidR="0027717A" w:rsidRPr="007D3930">
          <w:t>analiza</w:t>
        </w:r>
        <w:del w:id="7636" w:author="IO" w:date="2011-07-22T14:16:00Z">
          <w:r w:rsidR="0027717A" w:rsidRPr="007D3930" w:rsidDel="00311567">
            <w:delText>r</w:delText>
          </w:r>
        </w:del>
        <w:r w:rsidR="0027717A" w:rsidRPr="007D3930">
          <w:t xml:space="preserve"> </w:t>
        </w:r>
      </w:ins>
      <w:ins w:id="7637" w:author="Orion" w:date="2011-06-28T16:10:00Z">
        <w:r w:rsidR="0027717A" w:rsidRPr="007D3930">
          <w:t>cómo</w:t>
        </w:r>
      </w:ins>
      <w:ins w:id="7638" w:author="Orion" w:date="2011-06-28T16:09:00Z">
        <w:r w:rsidR="0027717A" w:rsidRPr="007D3930">
          <w:t xml:space="preserve"> se comporta este</w:t>
        </w:r>
      </w:ins>
      <w:ins w:id="7639" w:author="Orion" w:date="2011-06-28T16:10:00Z">
        <w:r w:rsidR="0027717A" w:rsidRPr="007D3930">
          <w:t xml:space="preserve"> </w:t>
        </w:r>
      </w:ins>
      <w:ins w:id="7640" w:author="IO" w:date="2011-07-22T14:17:00Z">
        <w:r w:rsidR="00311567">
          <w:t xml:space="preserve">sistema </w:t>
        </w:r>
      </w:ins>
      <w:ins w:id="7641" w:author="Orion" w:date="2011-06-28T16:10:00Z">
        <w:del w:id="7642" w:author="IO" w:date="2011-07-22T14:17:00Z">
          <w:r w:rsidR="0027717A" w:rsidRPr="007D3930" w:rsidDel="00311567">
            <w:delText xml:space="preserve">con </w:delText>
          </w:r>
        </w:del>
        <w:r w:rsidR="0027717A" w:rsidRPr="007D3930">
          <w:t xml:space="preserve">respecto a </w:t>
        </w:r>
        <w:del w:id="7643" w:author="IO" w:date="2011-07-22T14:17:00Z">
          <w:r w:rsidR="0027717A" w:rsidRPr="007D3930" w:rsidDel="00311567">
            <w:delText xml:space="preserve">la </w:delText>
          </w:r>
        </w:del>
        <w:r w:rsidR="0027717A" w:rsidRPr="007D3930">
          <w:t xml:space="preserve">distintas situaciones que pueden aparecer </w:t>
        </w:r>
      </w:ins>
      <w:ins w:id="7644" w:author="IO" w:date="2011-07-22T14:17:00Z">
        <w:r w:rsidR="00311567">
          <w:t xml:space="preserve">en el tráfico aéreo </w:t>
        </w:r>
      </w:ins>
      <w:ins w:id="7645" w:author="Orion" w:date="2011-06-28T16:10:00Z">
        <w:r w:rsidR="0027717A" w:rsidRPr="007D3930">
          <w:t xml:space="preserve">y si lo hace acorde a la realidad. </w:t>
        </w:r>
      </w:ins>
      <w:ins w:id="7646" w:author="Orion" w:date="2011-07-04T11:46:00Z">
        <w:r w:rsidR="00966135" w:rsidRPr="007D3930">
          <w:t>Los casos de uso se han dividido</w:t>
        </w:r>
      </w:ins>
      <w:ins w:id="7647" w:author="Orion" w:date="2011-07-04T11:55:00Z">
        <w:r w:rsidR="002557EE" w:rsidRPr="007D3930">
          <w:t xml:space="preserve"> en</w:t>
        </w:r>
      </w:ins>
      <w:ins w:id="7648" w:author="Orion" w:date="2011-07-04T11:46:00Z">
        <w:r w:rsidR="00966135" w:rsidRPr="007D3930">
          <w:t xml:space="preserve"> un caso </w:t>
        </w:r>
        <w:del w:id="7649" w:author="IO" w:date="2011-07-22T14:17:00Z">
          <w:r w:rsidR="00966135" w:rsidRPr="007D3930" w:rsidDel="00311567">
            <w:delText>de</w:delText>
          </w:r>
        </w:del>
      </w:ins>
      <w:ins w:id="7650" w:author="IO" w:date="2011-07-22T14:17:00Z">
        <w:r w:rsidR="00311567">
          <w:t>básico con</w:t>
        </w:r>
      </w:ins>
      <w:ins w:id="7651" w:author="Orion" w:date="2011-07-04T11:46:00Z">
        <w:r w:rsidR="00966135" w:rsidRPr="007D3930">
          <w:t xml:space="preserve"> dos aviones </w:t>
        </w:r>
        <w:del w:id="7652" w:author="IO" w:date="2011-07-22T14:22:00Z">
          <w:r w:rsidR="00966135" w:rsidRPr="007D3930" w:rsidDel="00311567">
            <w:delText>para ver el comportamiento b</w:delText>
          </w:r>
        </w:del>
      </w:ins>
      <w:ins w:id="7653" w:author="Orion" w:date="2011-07-04T11:47:00Z">
        <w:del w:id="7654" w:author="IO" w:date="2011-07-22T14:22:00Z">
          <w:r w:rsidR="00966135" w:rsidRPr="007D3930" w:rsidDel="00311567">
            <w:delText xml:space="preserve">ásico del sistema, </w:delText>
          </w:r>
        </w:del>
        <w:r w:rsidR="00966135" w:rsidRPr="007D3930">
          <w:t xml:space="preserve">y </w:t>
        </w:r>
        <w:del w:id="7655" w:author="IO" w:date="2011-07-22T14:22:00Z">
          <w:r w:rsidR="00966135" w:rsidRPr="007D3930" w:rsidDel="00311567">
            <w:delText>un caso</w:delText>
          </w:r>
        </w:del>
      </w:ins>
      <w:ins w:id="7656" w:author="IO" w:date="2011-07-22T14:22:00Z">
        <w:r w:rsidR="00311567">
          <w:t>otro</w:t>
        </w:r>
      </w:ins>
      <w:ins w:id="7657" w:author="Orion" w:date="2011-07-04T11:47:00Z">
        <w:r w:rsidR="00966135" w:rsidRPr="007D3930">
          <w:t xml:space="preserve"> más complejo donde se muestra la interacción de un conjunto</w:t>
        </w:r>
      </w:ins>
      <w:ins w:id="7658" w:author="Orion" w:date="2011-07-04T11:48:00Z">
        <w:r w:rsidR="00966135" w:rsidRPr="007D3930">
          <w:t xml:space="preserve"> de</w:t>
        </w:r>
      </w:ins>
      <w:ins w:id="7659" w:author="Orion" w:date="2011-07-04T11:53:00Z">
        <w:r w:rsidR="007C08B0" w:rsidRPr="007D3930">
          <w:t xml:space="preserve"> </w:t>
        </w:r>
      </w:ins>
      <w:ins w:id="7660" w:author="Orion" w:date="2011-07-04T11:48:00Z">
        <w:del w:id="7661" w:author="IO" w:date="2011-07-22T14:23:00Z">
          <w:r w:rsidR="007C08B0" w:rsidRPr="007D3930" w:rsidDel="00311567">
            <w:delText>has</w:delText>
          </w:r>
          <w:r w:rsidR="00966135" w:rsidRPr="007D3930" w:rsidDel="00311567">
            <w:delText>ta seis</w:delText>
          </w:r>
        </w:del>
      </w:ins>
      <w:ins w:id="7662" w:author="Orion" w:date="2011-07-04T11:47:00Z">
        <w:del w:id="7663" w:author="IO" w:date="2011-07-22T14:23:00Z">
          <w:r w:rsidR="00966135" w:rsidRPr="007D3930" w:rsidDel="00311567">
            <w:delText xml:space="preserve"> </w:delText>
          </w:r>
        </w:del>
        <w:r w:rsidR="00966135" w:rsidRPr="007D3930">
          <w:t>aviones</w:t>
        </w:r>
      </w:ins>
      <w:ins w:id="7664" w:author="Orion" w:date="2011-07-04T11:53:00Z">
        <w:r w:rsidR="007C08B0" w:rsidRPr="007D3930">
          <w:t>. Ambos casos se estudia</w:t>
        </w:r>
        <w:del w:id="7665" w:author="IO" w:date="2011-07-22T14:23:00Z">
          <w:r w:rsidR="007C08B0" w:rsidRPr="007D3930" w:rsidDel="00311567">
            <w:delText>ra</w:delText>
          </w:r>
        </w:del>
        <w:r w:rsidR="007C08B0" w:rsidRPr="007D3930">
          <w:t>n</w:t>
        </w:r>
      </w:ins>
      <w:ins w:id="7666" w:author="Orion" w:date="2011-07-04T11:47:00Z">
        <w:r w:rsidR="00966135" w:rsidRPr="007D3930">
          <w:t xml:space="preserve"> con distintas </w:t>
        </w:r>
      </w:ins>
      <w:ins w:id="7667" w:author="Orion" w:date="2011-07-04T11:48:00Z">
        <w:r w:rsidR="00966135" w:rsidRPr="007D3930">
          <w:t xml:space="preserve">características </w:t>
        </w:r>
      </w:ins>
      <w:ins w:id="7668" w:author="Orion" w:date="2011-07-04T11:53:00Z">
        <w:del w:id="7669" w:author="IO" w:date="2011-07-22T14:23:00Z">
          <w:r w:rsidR="007C08B0" w:rsidRPr="007D3930" w:rsidDel="00311567">
            <w:delText>que determinarán el</w:delText>
          </w:r>
        </w:del>
      </w:ins>
      <w:ins w:id="7670" w:author="IO" w:date="2011-07-22T14:23:00Z">
        <w:r w:rsidR="00311567">
          <w:t>de</w:t>
        </w:r>
      </w:ins>
      <w:ins w:id="7671" w:author="Orion" w:date="2011-07-04T11:53:00Z">
        <w:r w:rsidR="007C08B0" w:rsidRPr="007D3930">
          <w:t xml:space="preserve"> comportamiento de los</w:t>
        </w:r>
      </w:ins>
      <w:ins w:id="7672" w:author="Orion" w:date="2011-07-04T11:48:00Z">
        <w:r w:rsidR="00966135" w:rsidRPr="007D3930">
          <w:t xml:space="preserve"> pilotos.</w:t>
        </w:r>
      </w:ins>
      <w:ins w:id="7673" w:author="Orion" w:date="2011-07-04T12:53:00Z">
        <w:r w:rsidR="00690F18" w:rsidRPr="007D3930">
          <w:t xml:space="preserve"> </w:t>
        </w:r>
        <w:commentRangeStart w:id="7674"/>
        <w:r w:rsidR="00690F18" w:rsidRPr="007D3930">
          <w:t>En estos casos vamos a acelerar la simulación en un factor de 10,</w:t>
        </w:r>
      </w:ins>
      <w:ins w:id="7675" w:author="Orion" w:date="2011-07-04T12:56:00Z">
        <w:r w:rsidR="00690F18" w:rsidRPr="007D3930">
          <w:t xml:space="preserve"> un factor que es totalmente configurable. Esto se ha hecho</w:t>
        </w:r>
      </w:ins>
      <w:ins w:id="7676" w:author="Orion" w:date="2011-07-04T12:53:00Z">
        <w:r w:rsidR="00690F18" w:rsidRPr="007D3930">
          <w:t xml:space="preserve"> para</w:t>
        </w:r>
      </w:ins>
      <w:ins w:id="7677" w:author="Orion" w:date="2011-07-04T12:55:00Z">
        <w:r w:rsidR="00690F18" w:rsidRPr="007D3930">
          <w:t xml:space="preserve"> que las simulaciones no tarden tanto como en tiempo real</w:t>
        </w:r>
      </w:ins>
      <w:ins w:id="7678" w:author="Orion" w:date="2011-07-04T12:56:00Z">
        <w:r w:rsidR="00690F18" w:rsidRPr="007D3930">
          <w:t>, donde un vuelo entre Barajas y Barcelona tardaría una hora aproximadamente. A su vez</w:t>
        </w:r>
      </w:ins>
      <w:ins w:id="7679" w:author="IO" w:date="2011-07-22T14:23:00Z">
        <w:r w:rsidR="00311567">
          <w:t>,</w:t>
        </w:r>
      </w:ins>
      <w:ins w:id="7680" w:author="Orion" w:date="2011-07-04T12:56:00Z">
        <w:r w:rsidR="00690F18" w:rsidRPr="007D3930">
          <w:t xml:space="preserve"> las distancias de riesgos de conflicto han sido ampliadas en un factor de 10 para que, como la simulaci</w:t>
        </w:r>
      </w:ins>
      <w:ins w:id="7681" w:author="Orion" w:date="2011-07-04T12:57:00Z">
        <w:r w:rsidR="00690F18" w:rsidRPr="007D3930">
          <w:t>ón est</w:t>
        </w:r>
        <w:del w:id="7682" w:author="IO" w:date="2011-07-22T14:24:00Z">
          <w:r w:rsidR="00690F18" w:rsidRPr="007D3930" w:rsidDel="00311567">
            <w:delText>a</w:delText>
          </w:r>
        </w:del>
      </w:ins>
      <w:ins w:id="7683" w:author="IO" w:date="2011-07-22T14:24:00Z">
        <w:r w:rsidR="00311567">
          <w:t>á</w:t>
        </w:r>
      </w:ins>
      <w:ins w:id="7684" w:author="Orion" w:date="2011-07-04T12:57:00Z">
        <w:r w:rsidR="00690F18" w:rsidRPr="007D3930">
          <w:t xml:space="preserve"> acelerada, a los controladores les diera </w:t>
        </w:r>
      </w:ins>
      <w:ins w:id="7685" w:author="Orion" w:date="2011-07-04T12:58:00Z">
        <w:r w:rsidR="00690F18" w:rsidRPr="007D3930">
          <w:t>tiempo</w:t>
        </w:r>
      </w:ins>
      <w:ins w:id="7686" w:author="Orion" w:date="2011-07-04T12:57:00Z">
        <w:r w:rsidR="00690F18" w:rsidRPr="007D3930">
          <w:t xml:space="preserve"> </w:t>
        </w:r>
      </w:ins>
      <w:ins w:id="7687" w:author="Orion" w:date="2011-07-04T12:58:00Z">
        <w:r w:rsidR="00690F18" w:rsidRPr="007D3930">
          <w:t>a gestionar debidamente estos conflictos.</w:t>
        </w:r>
      </w:ins>
      <w:commentRangeEnd w:id="7674"/>
      <w:r w:rsidR="00311567">
        <w:rPr>
          <w:rStyle w:val="CommentReference"/>
        </w:rPr>
        <w:commentReference w:id="7674"/>
      </w:r>
      <w:ins w:id="7688" w:author="Orion" w:date="2011-07-04T11:48:00Z">
        <w:r w:rsidR="00966135" w:rsidRPr="007D3930">
          <w:t xml:space="preserve"> </w:t>
        </w:r>
      </w:ins>
      <w:ins w:id="7689" w:author="Orion" w:date="2011-07-04T11:49:00Z">
        <w:r w:rsidR="00966135" w:rsidRPr="00966135">
          <w:rPr>
            <w:rPrChange w:id="7690" w:author="Orion" w:date="2011-07-04T11:49:00Z">
              <w:rPr>
                <w:shd w:val="clear" w:color="auto" w:fill="FFFF00"/>
              </w:rPr>
            </w:rPrChange>
          </w:rPr>
          <w:t xml:space="preserve">Los resultados </w:t>
        </w:r>
      </w:ins>
      <w:ins w:id="7691" w:author="IO" w:date="2011-07-22T14:26:00Z">
        <w:r w:rsidR="00311567">
          <w:t>concretos a</w:t>
        </w:r>
      </w:ins>
      <w:ins w:id="7692" w:author="Orion" w:date="2011-07-04T11:49:00Z">
        <w:del w:id="7693" w:author="IO" w:date="2011-07-22T14:26:00Z">
          <w:r w:rsidR="00966135" w:rsidRPr="00966135" w:rsidDel="00311567">
            <w:rPr>
              <w:rPrChange w:id="7694" w:author="Orion" w:date="2011-07-04T11:49:00Z">
                <w:rPr>
                  <w:shd w:val="clear" w:color="auto" w:fill="FFFF00"/>
                </w:rPr>
              </w:rPrChange>
            </w:rPr>
            <w:delText>que se deseaban</w:delText>
          </w:r>
        </w:del>
        <w:r w:rsidR="00966135" w:rsidRPr="00966135">
          <w:rPr>
            <w:rPrChange w:id="7695" w:author="Orion" w:date="2011-07-04T11:49:00Z">
              <w:rPr>
                <w:shd w:val="clear" w:color="auto" w:fill="FFFF00"/>
              </w:rPr>
            </w:rPrChange>
          </w:rPr>
          <w:t xml:space="preserve"> comprobar son l</w:t>
        </w:r>
        <w:del w:id="7696" w:author="IO" w:date="2011-07-22T14:26:00Z">
          <w:r w:rsidR="00966135" w:rsidRPr="00966135" w:rsidDel="00EC544F">
            <w:rPr>
              <w:rPrChange w:id="7697" w:author="Orion" w:date="2011-07-04T11:49:00Z">
                <w:rPr>
                  <w:shd w:val="clear" w:color="auto" w:fill="FFFF00"/>
                </w:rPr>
              </w:rPrChange>
            </w:rPr>
            <w:delText>os</w:delText>
          </w:r>
        </w:del>
      </w:ins>
      <w:ins w:id="7698" w:author="IO" w:date="2011-07-22T14:26:00Z">
        <w:r w:rsidR="00EC544F">
          <w:t>a aparición de</w:t>
        </w:r>
      </w:ins>
      <w:ins w:id="7699" w:author="Orion" w:date="2011-07-04T11:49:00Z">
        <w:r w:rsidR="00966135" w:rsidRPr="00966135">
          <w:rPr>
            <w:rPrChange w:id="7700" w:author="Orion" w:date="2011-07-04T11:49:00Z">
              <w:rPr>
                <w:shd w:val="clear" w:color="auto" w:fill="FFFF00"/>
              </w:rPr>
            </w:rPrChange>
          </w:rPr>
          <w:t xml:space="preserve"> posibles conflictos </w:t>
        </w:r>
        <w:del w:id="7701" w:author="IO" w:date="2011-07-22T14:28:00Z">
          <w:r w:rsidR="00966135" w:rsidRPr="00966135" w:rsidDel="00EC544F">
            <w:rPr>
              <w:rPrChange w:id="7702" w:author="Orion" w:date="2011-07-04T11:49:00Z">
                <w:rPr>
                  <w:shd w:val="clear" w:color="auto" w:fill="FFFF00"/>
                </w:rPr>
              </w:rPrChange>
            </w:rPr>
            <w:delText xml:space="preserve">o </w:delText>
          </w:r>
        </w:del>
      </w:ins>
      <w:ins w:id="7703" w:author="IO" w:date="2011-07-22T14:28:00Z">
        <w:r w:rsidR="00EC544F">
          <w:t>(</w:t>
        </w:r>
      </w:ins>
      <w:ins w:id="7704" w:author="Orion" w:date="2011-07-04T11:49:00Z">
        <w:r w:rsidR="00966135" w:rsidRPr="00966135">
          <w:rPr>
            <w:rPrChange w:id="7705" w:author="Orion" w:date="2011-07-04T11:49:00Z">
              <w:rPr>
                <w:shd w:val="clear" w:color="auto" w:fill="FFFF00"/>
              </w:rPr>
            </w:rPrChange>
          </w:rPr>
          <w:t xml:space="preserve">situaciones con </w:t>
        </w:r>
        <w:del w:id="7706" w:author="IO" w:date="2011-07-22T14:28:00Z">
          <w:r w:rsidR="00966135" w:rsidRPr="00966135" w:rsidDel="00EC544F">
            <w:rPr>
              <w:rPrChange w:id="7707" w:author="Orion" w:date="2011-07-04T11:49:00Z">
                <w:rPr>
                  <w:shd w:val="clear" w:color="auto" w:fill="FFFF00"/>
                </w:rPr>
              </w:rPrChange>
            </w:rPr>
            <w:delText xml:space="preserve">alto </w:delText>
          </w:r>
        </w:del>
        <w:r w:rsidR="00966135" w:rsidRPr="00966135">
          <w:rPr>
            <w:rPrChange w:id="7708" w:author="Orion" w:date="2011-07-04T11:49:00Z">
              <w:rPr>
                <w:shd w:val="clear" w:color="auto" w:fill="FFFF00"/>
              </w:rPr>
            </w:rPrChange>
          </w:rPr>
          <w:t>riesgo de accidente</w:t>
        </w:r>
      </w:ins>
      <w:ins w:id="7709" w:author="IO" w:date="2011-07-22T14:28:00Z">
        <w:r w:rsidR="00EC544F">
          <w:t>) y colisiones</w:t>
        </w:r>
      </w:ins>
      <w:ins w:id="7710" w:author="IO" w:date="2011-07-22T14:30:00Z">
        <w:r w:rsidR="00EC544F">
          <w:t>, y la gestión de los conflictos</w:t>
        </w:r>
      </w:ins>
      <w:ins w:id="7711" w:author="Orion" w:date="2011-07-04T11:49:00Z">
        <w:del w:id="7712" w:author="IO" w:date="2011-07-22T14:28:00Z">
          <w:r w:rsidR="00966135" w:rsidRPr="00966135" w:rsidDel="00EC544F">
            <w:rPr>
              <w:rPrChange w:id="7713" w:author="Orion" w:date="2011-07-04T11:49:00Z">
                <w:rPr>
                  <w:shd w:val="clear" w:color="auto" w:fill="FFFF00"/>
                </w:rPr>
              </w:rPrChange>
            </w:rPr>
            <w:delText xml:space="preserve">, los cuales ocurren cuando hay un riesgo elevado de colisión entre </w:delText>
          </w:r>
        </w:del>
      </w:ins>
      <w:ins w:id="7714" w:author="Orion" w:date="2011-07-04T11:56:00Z">
        <w:del w:id="7715" w:author="IO" w:date="2011-07-22T14:28:00Z">
          <w:r w:rsidR="007B73F1" w:rsidDel="00EC544F">
            <w:delText>aeronaves</w:delText>
          </w:r>
        </w:del>
      </w:ins>
      <w:ins w:id="7716" w:author="Orion" w:date="2011-07-04T11:49:00Z">
        <w:del w:id="7717" w:author="IO" w:date="2011-07-22T14:28:00Z">
          <w:r w:rsidR="00966135" w:rsidRPr="00966135" w:rsidDel="00EC544F">
            <w:rPr>
              <w:rPrChange w:id="7718" w:author="Orion" w:date="2011-07-04T11:49:00Z">
                <w:rPr>
                  <w:shd w:val="clear" w:color="auto" w:fill="FFFF00"/>
                </w:rPr>
              </w:rPrChange>
            </w:rPr>
            <w:delText xml:space="preserve"> o ya se ha producido dicha colisión</w:delText>
          </w:r>
        </w:del>
        <w:r w:rsidR="00966135" w:rsidRPr="00966135">
          <w:rPr>
            <w:rPrChange w:id="7719" w:author="Orion" w:date="2011-07-04T11:49:00Z">
              <w:rPr>
                <w:shd w:val="clear" w:color="auto" w:fill="FFFF00"/>
              </w:rPr>
            </w:rPrChange>
          </w:rPr>
          <w:t>.</w:t>
        </w:r>
      </w:ins>
    </w:p>
    <w:p w14:paraId="36898152" w14:textId="77777777" w:rsidR="002731E7" w:rsidRPr="007D3930" w:rsidRDefault="002731E7">
      <w:pPr>
        <w:spacing w:after="120"/>
        <w:jc w:val="both"/>
        <w:rPr>
          <w:ins w:id="7720" w:author="Orion" w:date="2011-06-28T16:22:00Z"/>
        </w:rPr>
        <w:pPrChange w:id="7721" w:author="IO" w:date="2011-07-22T14:10:00Z">
          <w:pPr/>
        </w:pPrChange>
      </w:pPr>
    </w:p>
    <w:p w14:paraId="5433092B" w14:textId="19F4F8D1" w:rsidR="002731E7" w:rsidRPr="008F597E" w:rsidRDefault="002731E7">
      <w:pPr>
        <w:pStyle w:val="Heading1"/>
        <w:numPr>
          <w:ilvl w:val="1"/>
          <w:numId w:val="40"/>
        </w:numPr>
        <w:rPr>
          <w:ins w:id="7722" w:author="Orion" w:date="2011-06-28T16:22:00Z"/>
          <w:rFonts w:eastAsiaTheme="majorEastAsia" w:cs="Times New Roman"/>
          <w:color w:val="1F497D" w:themeColor="text2"/>
          <w:spacing w:val="15"/>
          <w:szCs w:val="21"/>
          <w:u w:val="single"/>
          <w:rPrChange w:id="7723" w:author="Orion" w:date="2011-07-04T11:52:00Z">
            <w:rPr>
              <w:ins w:id="7724" w:author="Orion" w:date="2011-06-28T16:22:00Z"/>
            </w:rPr>
          </w:rPrChange>
        </w:rPr>
        <w:pPrChange w:id="7725" w:author="IO" w:date="2011-07-22T11:53:00Z">
          <w:pPr/>
        </w:pPrChange>
      </w:pPr>
      <w:bookmarkStart w:id="7726" w:name="_Ref299115864"/>
      <w:bookmarkStart w:id="7727" w:name="_Toc299463903"/>
      <w:ins w:id="7728" w:author="Orion" w:date="2011-06-28T16:22:00Z">
        <w:r w:rsidRPr="008A1F38">
          <w:rPr>
            <w:b w:val="0"/>
            <w:sz w:val="44"/>
            <w:szCs w:val="52"/>
            <w:rPrChange w:id="7729" w:author="IO" w:date="2011-07-22T11:53:00Z">
              <w:rPr>
                <w:b/>
                <w:bCs/>
              </w:rPr>
            </w:rPrChange>
          </w:rPr>
          <w:t>Caso básico</w:t>
        </w:r>
      </w:ins>
      <w:ins w:id="7730" w:author="IO" w:date="2011-07-22T14:49:00Z">
        <w:r w:rsidR="00EA40AF">
          <w:rPr>
            <w:b w:val="0"/>
            <w:sz w:val="44"/>
            <w:szCs w:val="52"/>
          </w:rPr>
          <w:t>:</w:t>
        </w:r>
      </w:ins>
      <w:ins w:id="7731" w:author="Orion" w:date="2011-06-28T16:22:00Z">
        <w:r w:rsidRPr="008A1F38">
          <w:rPr>
            <w:b w:val="0"/>
            <w:sz w:val="44"/>
            <w:szCs w:val="52"/>
            <w:rPrChange w:id="7732" w:author="IO" w:date="2011-07-22T11:53:00Z">
              <w:rPr>
                <w:b/>
                <w:bCs/>
              </w:rPr>
            </w:rPrChange>
          </w:rPr>
          <w:t xml:space="preserve"> dos aviones</w:t>
        </w:r>
        <w:bookmarkEnd w:id="7726"/>
        <w:bookmarkEnd w:id="7727"/>
      </w:ins>
    </w:p>
    <w:p w14:paraId="0FA377EF" w14:textId="6D1A0219" w:rsidR="00B751CA" w:rsidRPr="007D3930" w:rsidDel="00EC544F" w:rsidRDefault="00D60158">
      <w:pPr>
        <w:spacing w:after="120"/>
        <w:jc w:val="both"/>
        <w:rPr>
          <w:ins w:id="7733" w:author="Orion" w:date="2011-06-25T23:46:00Z"/>
          <w:del w:id="7734" w:author="IO" w:date="2011-07-22T14:32:00Z"/>
        </w:rPr>
        <w:pPrChange w:id="7735" w:author="IO" w:date="2011-07-22T14:11:00Z">
          <w:pPr/>
        </w:pPrChange>
      </w:pPr>
      <w:ins w:id="7736" w:author="Orion" w:date="2011-06-28T16:22:00Z">
        <w:r w:rsidRPr="007D3930">
          <w:t xml:space="preserve">En </w:t>
        </w:r>
      </w:ins>
      <w:ins w:id="7737" w:author="Orion" w:date="2011-06-28T16:10:00Z">
        <w:r w:rsidR="0027717A" w:rsidRPr="007D3930">
          <w:t xml:space="preserve">primer lugar se </w:t>
        </w:r>
        <w:del w:id="7738" w:author="IO" w:date="2011-07-22T14:31:00Z">
          <w:r w:rsidR="0027717A" w:rsidRPr="007D3930" w:rsidDel="00EC544F">
            <w:delText>evalua</w:delText>
          </w:r>
        </w:del>
      </w:ins>
      <w:ins w:id="7739" w:author="IO" w:date="2011-07-22T14:31:00Z">
        <w:r w:rsidR="00EC544F" w:rsidRPr="007D3930">
          <w:t>evalúa</w:t>
        </w:r>
      </w:ins>
      <w:ins w:id="7740" w:author="Orion" w:date="2011-06-28T16:10:00Z">
        <w:del w:id="7741" w:author="IO" w:date="2011-07-22T14:30:00Z">
          <w:r w:rsidR="0027717A" w:rsidRPr="007D3930" w:rsidDel="00EC544F">
            <w:delText>rá un</w:delText>
          </w:r>
        </w:del>
      </w:ins>
      <w:ins w:id="7742" w:author="IO" w:date="2011-07-22T14:30:00Z">
        <w:r w:rsidR="00EC544F">
          <w:t xml:space="preserve"> el</w:t>
        </w:r>
      </w:ins>
      <w:ins w:id="7743" w:author="Orion" w:date="2011-06-28T16:10:00Z">
        <w:r w:rsidR="0027717A" w:rsidRPr="007D3930">
          <w:t xml:space="preserve"> caso de estudio m</w:t>
        </w:r>
      </w:ins>
      <w:ins w:id="7744" w:author="Orion" w:date="2011-06-28T16:11:00Z">
        <w:r w:rsidR="0027717A" w:rsidRPr="007D3930">
          <w:t xml:space="preserve">ás básico. En </w:t>
        </w:r>
        <w:del w:id="7745" w:author="IO" w:date="2011-07-22T14:31:00Z">
          <w:r w:rsidR="0027717A" w:rsidRPr="007D3930" w:rsidDel="00EC544F">
            <w:delText>este</w:delText>
          </w:r>
        </w:del>
      </w:ins>
      <w:ins w:id="7746" w:author="Orion" w:date="2011-06-25T23:31:00Z">
        <w:del w:id="7747" w:author="IO" w:date="2011-07-22T14:31:00Z">
          <w:r w:rsidR="00B751CA" w:rsidRPr="007D3930" w:rsidDel="00EC544F">
            <w:delText xml:space="preserve"> primer caso de estudio</w:delText>
          </w:r>
        </w:del>
      </w:ins>
      <w:ins w:id="7748" w:author="IO" w:date="2011-07-22T14:31:00Z">
        <w:r w:rsidR="00EC544F">
          <w:t>él</w:t>
        </w:r>
      </w:ins>
      <w:ins w:id="7749" w:author="Orion" w:date="2011-06-25T23:31:00Z">
        <w:r w:rsidR="00B751CA" w:rsidRPr="007D3930">
          <w:t xml:space="preserve"> se observa</w:t>
        </w:r>
        <w:del w:id="7750" w:author="IO" w:date="2011-07-22T14:31:00Z">
          <w:r w:rsidR="00B751CA" w:rsidRPr="007D3930" w:rsidDel="00EC544F">
            <w:delText>rá</w:delText>
          </w:r>
        </w:del>
        <w:r w:rsidR="00B751CA" w:rsidRPr="007D3930">
          <w:t xml:space="preserve"> el comportamiento de dos aeronaves que se </w:t>
        </w:r>
      </w:ins>
      <w:ins w:id="7751" w:author="Orion" w:date="2011-06-28T16:11:00Z">
        <w:r w:rsidR="0027717A" w:rsidRPr="007D3930">
          <w:t>cruzan</w:t>
        </w:r>
      </w:ins>
      <w:ins w:id="7752" w:author="Orion" w:date="2011-06-25T23:31:00Z">
        <w:r w:rsidR="00B751CA" w:rsidRPr="007D3930">
          <w:t xml:space="preserve"> en un punto </w:t>
        </w:r>
      </w:ins>
      <w:ins w:id="7753" w:author="Orion" w:date="2011-06-28T16:12:00Z">
        <w:r w:rsidR="001A630E" w:rsidRPr="007D3930">
          <w:t>mientras vuelan</w:t>
        </w:r>
      </w:ins>
      <w:ins w:id="7754" w:author="Orion" w:date="2011-06-25T23:31:00Z">
        <w:r w:rsidR="00B751CA" w:rsidRPr="007D3930">
          <w:t xml:space="preserve"> en sentidos contrarios. </w:t>
        </w:r>
      </w:ins>
      <w:ins w:id="7755" w:author="Orion" w:date="2011-06-25T23:32:00Z">
        <w:r w:rsidR="00B751CA" w:rsidRPr="007D3930">
          <w:t xml:space="preserve">Dicho caso servirá para tener un ejemplo básico del comportamiento del </w:t>
        </w:r>
      </w:ins>
      <w:ins w:id="7756" w:author="Orion" w:date="2011-06-25T23:33:00Z">
        <w:r w:rsidR="00B751CA" w:rsidRPr="007D3930">
          <w:t>sistema</w:t>
        </w:r>
      </w:ins>
      <w:ins w:id="7757" w:author="Orion" w:date="2011-06-25T23:32:00Z">
        <w:r w:rsidR="00B751CA" w:rsidRPr="007D3930">
          <w:t xml:space="preserve"> </w:t>
        </w:r>
      </w:ins>
      <w:ins w:id="7758" w:author="Orion" w:date="2011-06-25T23:33:00Z">
        <w:r w:rsidR="00B751CA" w:rsidRPr="007D3930">
          <w:t>ante los conflictos.</w:t>
        </w:r>
      </w:ins>
      <w:ins w:id="7759" w:author="Orion" w:date="2011-06-25T23:35:00Z">
        <w:r w:rsidR="0029593A" w:rsidRPr="007D3930">
          <w:t xml:space="preserve"> Para ellos diseñaremos un </w:t>
        </w:r>
      </w:ins>
      <w:ins w:id="7760" w:author="Orion" w:date="2011-06-25T23:47:00Z">
        <w:r w:rsidR="00A86110" w:rsidRPr="007D3930">
          <w:t>despliegue</w:t>
        </w:r>
      </w:ins>
      <w:ins w:id="7761" w:author="IO" w:date="2011-07-22T14:31:00Z">
        <w:r w:rsidR="00EC544F">
          <w:t xml:space="preserve"> para el IDK</w:t>
        </w:r>
      </w:ins>
      <w:ins w:id="7762" w:author="Orion" w:date="2011-06-25T23:35:00Z">
        <w:r w:rsidR="0029593A" w:rsidRPr="007D3930">
          <w:t xml:space="preserve"> </w:t>
        </w:r>
      </w:ins>
      <w:ins w:id="7763" w:author="Orion" w:date="2011-06-25T23:47:00Z">
        <w:r w:rsidR="00A86110" w:rsidRPr="007D3930">
          <w:t>(</w:t>
        </w:r>
      </w:ins>
      <w:ins w:id="7764" w:author="IO" w:date="2011-07-22T14:31:00Z">
        <w:r w:rsidR="00EC544F">
          <w:t xml:space="preserve">ver </w:t>
        </w:r>
      </w:ins>
      <w:ins w:id="7765"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7766" w:author="Orion" w:date="2011-07-26T22:30:00Z">
        <w:r w:rsidR="00503590">
          <w:t>Figura 26</w:t>
        </w:r>
      </w:ins>
      <w:ins w:id="7767" w:author="IO" w:date="2011-07-22T13:16:00Z">
        <w:del w:id="7768" w:author="Orion" w:date="2011-07-26T22:30:00Z">
          <w:r w:rsidR="00416FF6" w:rsidDel="00503590">
            <w:delText>Figura 25</w:delText>
          </w:r>
        </w:del>
      </w:ins>
      <w:ins w:id="7769" w:author="Orion" w:date="2011-06-25T23:48:00Z">
        <w:r w:rsidR="00A86110" w:rsidRPr="007D3930">
          <w:fldChar w:fldCharType="end"/>
        </w:r>
      </w:ins>
      <w:ins w:id="7770" w:author="Orion" w:date="2011-06-25T23:47:00Z">
        <w:r w:rsidR="00A86110" w:rsidRPr="007D3930">
          <w:t>)</w:t>
        </w:r>
      </w:ins>
      <w:ins w:id="7771" w:author="IO" w:date="2011-07-22T14:31:00Z">
        <w:r w:rsidR="00EC544F">
          <w:t xml:space="preserve"> que recoge los agentes que participarán en la simulación. </w:t>
        </w:r>
      </w:ins>
      <w:ins w:id="7772" w:author="Orion" w:date="2011-06-25T23:48:00Z">
        <w:r w:rsidR="00A86110" w:rsidRPr="007D3930">
          <w:t xml:space="preserve"> </w:t>
        </w:r>
      </w:ins>
      <w:ins w:id="7773" w:author="Orion" w:date="2011-06-25T23:35:00Z">
        <w:del w:id="7774" w:author="IO" w:date="2011-07-22T14:32:00Z">
          <w:r w:rsidR="0029593A" w:rsidRPr="007D3930" w:rsidDel="00EC544F">
            <w:delText xml:space="preserve">en </w:delText>
          </w:r>
        </w:del>
      </w:ins>
      <w:ins w:id="7775" w:author="Orion" w:date="2011-06-25T23:48:00Z">
        <w:del w:id="7776" w:author="IO" w:date="2011-07-22T14:32:00Z">
          <w:r w:rsidR="00530C01" w:rsidRPr="007D3930" w:rsidDel="00EC544F">
            <w:delText>el habrá</w:delText>
          </w:r>
        </w:del>
      </w:ins>
      <w:ins w:id="7777" w:author="IO" w:date="2011-07-22T14:32:00Z">
        <w:r w:rsidR="00EC544F">
          <w:t>La simulación incluye</w:t>
        </w:r>
      </w:ins>
      <w:ins w:id="7778" w:author="Orion" w:date="2011-06-25T23:48:00Z">
        <w:r w:rsidR="00530C01" w:rsidRPr="007D3930">
          <w:t xml:space="preserve"> dos pilotos, dos aviones, un planificador de vuelos (que suministra </w:t>
        </w:r>
        <w:del w:id="7779" w:author="IO" w:date="2011-07-22T14:32:00Z">
          <w:r w:rsidR="00530C01" w:rsidRPr="007D3930" w:rsidDel="00EC544F">
            <w:delText>el</w:delText>
          </w:r>
        </w:del>
      </w:ins>
      <w:ins w:id="7780" w:author="IO" w:date="2011-07-22T14:32:00Z">
        <w:r w:rsidR="00EC544F">
          <w:t>los</w:t>
        </w:r>
      </w:ins>
      <w:ins w:id="7781" w:author="Orion" w:date="2011-06-25T23:48:00Z">
        <w:r w:rsidR="00530C01" w:rsidRPr="007D3930">
          <w:t xml:space="preserve"> plan</w:t>
        </w:r>
      </w:ins>
      <w:ins w:id="7782" w:author="IO" w:date="2011-07-22T14:32:00Z">
        <w:r w:rsidR="00EC544F">
          <w:t>es</w:t>
        </w:r>
      </w:ins>
      <w:ins w:id="7783" w:author="Orion" w:date="2011-06-25T23:48:00Z">
        <w:r w:rsidR="00530C01" w:rsidRPr="007D3930">
          <w:t xml:space="preserve"> de vuelo</w:t>
        </w:r>
        <w:del w:id="7784" w:author="IO" w:date="2011-07-22T14:32:00Z">
          <w:r w:rsidR="00530C01" w:rsidRPr="007D3930" w:rsidDel="00EC544F">
            <w:delText>s</w:delText>
          </w:r>
        </w:del>
        <w:r w:rsidR="00530C01" w:rsidRPr="007D3930">
          <w:t xml:space="preserve"> a los pilotos), un controlador </w:t>
        </w:r>
      </w:ins>
      <w:ins w:id="7785" w:author="Orion" w:date="2011-06-25T23:49:00Z">
        <w:r w:rsidR="00530C01" w:rsidRPr="007D3930">
          <w:t>aéreo</w:t>
        </w:r>
      </w:ins>
      <w:ins w:id="7786" w:author="Orion" w:date="2011-06-25T23:48:00Z">
        <w:r w:rsidR="00530C01" w:rsidRPr="007D3930">
          <w:t xml:space="preserve"> </w:t>
        </w:r>
      </w:ins>
      <w:ins w:id="7787" w:author="Orion" w:date="2011-06-25T23:49:00Z">
        <w:r w:rsidR="00530C01" w:rsidRPr="007D3930">
          <w:t xml:space="preserve">que gestiona los posibles conflictos, y un </w:t>
        </w:r>
      </w:ins>
      <w:ins w:id="7788" w:author="Orion" w:date="2011-06-25T23:50:00Z">
        <w:r w:rsidR="00530C01" w:rsidRPr="007D3930">
          <w:t>creador</w:t>
        </w:r>
      </w:ins>
      <w:ins w:id="7789" w:author="Orion" w:date="2011-06-25T23:49:00Z">
        <w:r w:rsidR="00530C01" w:rsidRPr="007D3930">
          <w:t xml:space="preserve"> de la simulación que </w:t>
        </w:r>
      </w:ins>
      <w:ins w:id="7790"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7791" w:author="Orion" w:date="2011-06-25T23:46:00Z"/>
        </w:rPr>
        <w:pPrChange w:id="7792" w:author="IO" w:date="2011-07-22T14:11:00Z">
          <w:pPr/>
        </w:pPrChange>
      </w:pPr>
      <w:ins w:id="7793" w:author="IO" w:date="2011-07-22T14:32:00Z">
        <w:r>
          <w:t xml:space="preserve"> Para esta configuración básica se consideran </w:t>
        </w:r>
      </w:ins>
      <w:ins w:id="7794" w:author="IO" w:date="2011-07-22T14:33:00Z">
        <w:r>
          <w:t xml:space="preserve">dos </w:t>
        </w:r>
      </w:ins>
      <w:ins w:id="7795" w:author="IO" w:date="2011-07-22T14:32:00Z">
        <w:r>
          <w:t>variantes</w:t>
        </w:r>
      </w:ins>
      <w:ins w:id="7796" w:author="IO" w:date="2011-07-22T14:33:00Z">
        <w:r>
          <w:t>,</w:t>
        </w:r>
      </w:ins>
      <w:ins w:id="7797" w:author="IO" w:date="2011-07-22T14:32:00Z">
        <w:r>
          <w:t xml:space="preserve"> </w:t>
        </w:r>
      </w:ins>
      <w:ins w:id="7798" w:author="IO" w:date="2011-07-22T14:33:00Z">
        <w:r>
          <w:t>rutas sin y con puntos de paso que se explican en las siguientes secciones.</w:t>
        </w:r>
      </w:ins>
    </w:p>
    <w:p w14:paraId="02BB1E0B" w14:textId="339D07E9" w:rsidR="00A86110" w:rsidRDefault="00A86110">
      <w:pPr>
        <w:jc w:val="both"/>
        <w:rPr>
          <w:ins w:id="7799" w:author="Orion" w:date="2011-07-26T22:41:00Z"/>
          <w:rFonts w:cs="Times New Roman"/>
        </w:rPr>
        <w:pPrChange w:id="7800" w:author="Orion" w:date="2011-06-26T12:33:00Z">
          <w:pPr/>
        </w:pPrChange>
      </w:pPr>
      <w:ins w:id="7801" w:author="Orion" w:date="2011-06-25T23:47:00Z">
        <w:r w:rsidRPr="00020020">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1784350"/>
                      </a:xfrm>
                      <a:prstGeom prst="rect">
                        <a:avLst/>
                      </a:prstGeom>
                    </pic:spPr>
                  </pic:pic>
                </a:graphicData>
              </a:graphic>
            </wp:inline>
          </w:drawing>
        </w:r>
      </w:ins>
    </w:p>
    <w:p w14:paraId="0AA181D3" w14:textId="49C1368F" w:rsidR="000A487B" w:rsidRDefault="000A487B">
      <w:pPr>
        <w:pStyle w:val="Caption"/>
        <w:rPr>
          <w:ins w:id="7802" w:author="Orion" w:date="2011-06-25T23:47:00Z"/>
          <w:rFonts w:cs="Times New Roman"/>
        </w:rPr>
        <w:pPrChange w:id="7803" w:author="Orion" w:date="2011-07-26T22:41:00Z">
          <w:pPr/>
        </w:pPrChange>
      </w:pPr>
      <w:ins w:id="7804" w:author="Orion" w:date="2011-07-26T22:41:00Z">
        <w:r>
          <w:t xml:space="preserve">Figura </w:t>
        </w:r>
        <w:r>
          <w:fldChar w:fldCharType="begin"/>
        </w:r>
        <w:r>
          <w:instrText xml:space="preserve"> SEQ Figura \* ARABIC </w:instrText>
        </w:r>
      </w:ins>
      <w:r>
        <w:fldChar w:fldCharType="separate"/>
      </w:r>
      <w:ins w:id="7805" w:author="Orion" w:date="2011-07-26T22:41:00Z">
        <w:r>
          <w:rPr>
            <w:noProof/>
          </w:rPr>
          <w:t>26</w:t>
        </w:r>
        <w:r>
          <w:fldChar w:fldCharType="end"/>
        </w:r>
        <w:r>
          <w:t xml:space="preserve">: </w:t>
        </w:r>
        <w:r w:rsidRPr="004D1B04">
          <w:t>Despliegue dos aviones.</w:t>
        </w:r>
      </w:ins>
    </w:p>
    <w:p w14:paraId="54133527" w14:textId="6C8C544A" w:rsidR="009447DD" w:rsidDel="00EC544F" w:rsidRDefault="00EC544F">
      <w:pPr>
        <w:jc w:val="both"/>
        <w:rPr>
          <w:ins w:id="7806" w:author="Orion" w:date="2011-07-05T13:00:00Z"/>
          <w:del w:id="7807" w:author="IO" w:date="2011-07-22T14:33:00Z"/>
          <w:rFonts w:cs="Times New Roman"/>
        </w:rPr>
        <w:pPrChange w:id="7808" w:author="Orion" w:date="2011-06-26T12:33:00Z">
          <w:pPr/>
        </w:pPrChange>
      </w:pPr>
      <w:ins w:id="7809" w:author="IO" w:date="2011-07-22T14:33:00Z">
        <w:del w:id="7810" w:author="Orion" w:date="2011-07-26T22:41:00Z">
          <w:r w:rsidDel="000A487B">
            <w:delText>.</w:delText>
          </w:r>
        </w:del>
      </w:ins>
      <w:bookmarkStart w:id="7811" w:name="_Toc299463820"/>
      <w:bookmarkStart w:id="7812" w:name="_Toc299463904"/>
      <w:bookmarkEnd w:id="7811"/>
      <w:bookmarkEnd w:id="7812"/>
    </w:p>
    <w:p w14:paraId="7FEB0210" w14:textId="785128B0" w:rsidR="009447DD" w:rsidRPr="008A1F38" w:rsidRDefault="009447DD">
      <w:pPr>
        <w:pStyle w:val="Heading1"/>
        <w:numPr>
          <w:ilvl w:val="2"/>
          <w:numId w:val="40"/>
        </w:numPr>
        <w:rPr>
          <w:ins w:id="7813" w:author="Orion" w:date="2011-07-05T13:00:00Z"/>
          <w:sz w:val="36"/>
          <w:szCs w:val="52"/>
          <w:rPrChange w:id="7814" w:author="IO" w:date="2011-07-22T11:54:00Z">
            <w:rPr>
              <w:ins w:id="7815" w:author="Orion" w:date="2011-07-05T13:00:00Z"/>
            </w:rPr>
          </w:rPrChange>
        </w:rPr>
        <w:pPrChange w:id="7816" w:author="IO" w:date="2011-07-22T11:54:00Z">
          <w:pPr/>
        </w:pPrChange>
      </w:pPr>
      <w:ins w:id="7817" w:author="Orion" w:date="2011-07-05T13:00:00Z">
        <w:del w:id="7818" w:author="IO" w:date="2011-07-22T14:34:00Z">
          <w:r w:rsidRPr="008A1F38" w:rsidDel="00EC544F">
            <w:rPr>
              <w:b w:val="0"/>
              <w:sz w:val="36"/>
              <w:szCs w:val="52"/>
              <w:rPrChange w:id="7819" w:author="IO" w:date="2011-07-22T11:54:00Z">
                <w:rPr>
                  <w:b/>
                  <w:bCs/>
                </w:rPr>
              </w:rPrChange>
            </w:rPr>
            <w:delText xml:space="preserve">Caso básico </w:delText>
          </w:r>
        </w:del>
      </w:ins>
      <w:ins w:id="7820" w:author="Orion" w:date="2011-07-05T13:01:00Z">
        <w:del w:id="7821" w:author="IO" w:date="2011-07-22T14:34:00Z">
          <w:r w:rsidRPr="008A1F38" w:rsidDel="00EC544F">
            <w:rPr>
              <w:b w:val="0"/>
              <w:sz w:val="36"/>
              <w:szCs w:val="52"/>
              <w:rPrChange w:id="7822" w:author="IO" w:date="2011-07-22T11:54:00Z">
                <w:rPr>
                  <w:b/>
                  <w:bCs/>
                </w:rPr>
              </w:rPrChange>
            </w:rPr>
            <w:delText>d</w:delText>
          </w:r>
        </w:del>
      </w:ins>
      <w:bookmarkStart w:id="7823" w:name="_Toc299463905"/>
      <w:ins w:id="7824" w:author="IO" w:date="2011-07-22T14:34:00Z">
        <w:r w:rsidR="00EC544F">
          <w:rPr>
            <w:b w:val="0"/>
            <w:sz w:val="36"/>
            <w:szCs w:val="52"/>
          </w:rPr>
          <w:t>D</w:t>
        </w:r>
      </w:ins>
      <w:ins w:id="7825" w:author="Orion" w:date="2011-07-05T13:01:00Z">
        <w:r w:rsidRPr="008A1F38">
          <w:rPr>
            <w:b w:val="0"/>
            <w:sz w:val="36"/>
            <w:szCs w:val="52"/>
            <w:rPrChange w:id="7826" w:author="IO" w:date="2011-07-22T11:54:00Z">
              <w:rPr>
                <w:b/>
                <w:bCs/>
              </w:rPr>
            </w:rPrChange>
          </w:rPr>
          <w:t xml:space="preserve">os aviones </w:t>
        </w:r>
      </w:ins>
      <w:ins w:id="7827" w:author="Orion" w:date="2011-07-05T13:00:00Z">
        <w:r w:rsidRPr="008A1F38">
          <w:rPr>
            <w:b w:val="0"/>
            <w:sz w:val="36"/>
            <w:szCs w:val="52"/>
            <w:rPrChange w:id="7828" w:author="IO" w:date="2011-07-22T11:54:00Z">
              <w:rPr>
                <w:b/>
                <w:bCs/>
              </w:rPr>
            </w:rPrChange>
          </w:rPr>
          <w:t xml:space="preserve">sin </w:t>
        </w:r>
        <w:del w:id="7829" w:author="IO" w:date="2011-07-22T14:33:00Z">
          <w:r w:rsidRPr="008A1F38" w:rsidDel="00EC544F">
            <w:rPr>
              <w:b w:val="0"/>
              <w:sz w:val="36"/>
              <w:szCs w:val="52"/>
              <w:rPrChange w:id="7830" w:author="IO" w:date="2011-07-22T11:54:00Z">
                <w:rPr>
                  <w:b/>
                  <w:bCs/>
                </w:rPr>
              </w:rPrChange>
            </w:rPr>
            <w:delText>waypoints</w:delText>
          </w:r>
        </w:del>
      </w:ins>
      <w:ins w:id="7831" w:author="IO" w:date="2011-07-22T14:33:00Z">
        <w:r w:rsidR="00EC544F">
          <w:rPr>
            <w:b w:val="0"/>
            <w:sz w:val="36"/>
            <w:szCs w:val="52"/>
          </w:rPr>
          <w:t xml:space="preserve">puntos de </w:t>
        </w:r>
        <w:r w:rsidR="00EC544F">
          <w:rPr>
            <w:b w:val="0"/>
            <w:sz w:val="36"/>
            <w:szCs w:val="52"/>
          </w:rPr>
          <w:lastRenderedPageBreak/>
          <w:t>paso</w:t>
        </w:r>
      </w:ins>
      <w:bookmarkEnd w:id="7823"/>
    </w:p>
    <w:p w14:paraId="41E856D6" w14:textId="2A058077" w:rsidR="00A86110" w:rsidRPr="007D3930" w:rsidRDefault="00E028B5">
      <w:pPr>
        <w:spacing w:after="120"/>
        <w:jc w:val="both"/>
        <w:rPr>
          <w:ins w:id="7832" w:author="Orion" w:date="2011-06-27T23:43:00Z"/>
        </w:rPr>
        <w:pPrChange w:id="7833" w:author="IO" w:date="2011-07-22T14:11:00Z">
          <w:pPr/>
        </w:pPrChange>
      </w:pPr>
      <w:ins w:id="7834" w:author="Orion" w:date="2011-07-05T13:01:00Z">
        <w:r w:rsidRPr="007D3930">
          <w:t>E</w:t>
        </w:r>
      </w:ins>
      <w:ins w:id="7835" w:author="IO" w:date="2011-07-22T14:35:00Z">
        <w:r w:rsidR="00EC544F">
          <w:t xml:space="preserve">l caso más sencillo corresponde a que </w:t>
        </w:r>
      </w:ins>
      <w:ins w:id="7836" w:author="Orion" w:date="2011-07-05T13:01:00Z">
        <w:del w:id="7837" w:author="IO" w:date="2011-07-22T14:35:00Z">
          <w:r w:rsidRPr="007D3930" w:rsidDel="00EC544F">
            <w:delText>n primer lugar, p</w:delText>
          </w:r>
        </w:del>
      </w:ins>
      <w:ins w:id="7838" w:author="Orion" w:date="2011-06-26T00:27:00Z">
        <w:del w:id="7839" w:author="IO" w:date="2011-07-22T14:35:00Z">
          <w:r w:rsidR="009E0357" w:rsidRPr="007D3930" w:rsidDel="00EC544F">
            <w:delText>ara evitar complejidad</w:delText>
          </w:r>
        </w:del>
      </w:ins>
      <w:ins w:id="7840" w:author="Orion" w:date="2011-07-05T13:01:00Z">
        <w:del w:id="7841" w:author="IO" w:date="2011-07-22T14:35:00Z">
          <w:r w:rsidRPr="007D3930" w:rsidDel="00EC544F">
            <w:delText>,</w:delText>
          </w:r>
        </w:del>
      </w:ins>
      <w:ins w:id="7842" w:author="Orion" w:date="2011-06-26T00:27:00Z">
        <w:del w:id="7843" w:author="IO" w:date="2011-07-22T14:35:00Z">
          <w:r w:rsidR="009E0357" w:rsidRPr="007D3930" w:rsidDel="00EC544F">
            <w:delText xml:space="preserve"> </w:delText>
          </w:r>
        </w:del>
      </w:ins>
      <w:ins w:id="7844" w:author="Orion" w:date="2011-06-26T00:28:00Z">
        <w:r w:rsidR="009E0357" w:rsidRPr="007D3930">
          <w:t xml:space="preserve">los planes de vuelo no </w:t>
        </w:r>
        <w:del w:id="7845" w:author="IO" w:date="2011-07-22T14:35:00Z">
          <w:r w:rsidR="009E0357" w:rsidRPr="007D3930" w:rsidDel="00EC544F">
            <w:delText>tendrán</w:delText>
          </w:r>
        </w:del>
      </w:ins>
      <w:ins w:id="7846" w:author="IO" w:date="2011-07-22T14:35:00Z">
        <w:r w:rsidR="00EC544F">
          <w:t>tienen</w:t>
        </w:r>
      </w:ins>
      <w:ins w:id="7847" w:author="Orion" w:date="2011-06-26T00:28:00Z">
        <w:r w:rsidR="009E0357" w:rsidRPr="007D3930">
          <w:t xml:space="preserve"> planificado</w:t>
        </w:r>
        <w:del w:id="7848" w:author="IO" w:date="2011-07-22T14:35:00Z">
          <w:r w:rsidR="009E0357" w:rsidRPr="007D3930" w:rsidDel="00EC544F">
            <w:delText>s</w:delText>
          </w:r>
        </w:del>
        <w:r w:rsidR="009E0357" w:rsidRPr="007D3930">
          <w:t xml:space="preserve"> ningún </w:t>
        </w:r>
        <w:del w:id="7849" w:author="IO" w:date="2011-07-22T14:35:00Z">
          <w:r w:rsidR="009E0357" w:rsidRPr="007D3930" w:rsidDel="00EC544F">
            <w:delText>waypoint</w:delText>
          </w:r>
        </w:del>
      </w:ins>
      <w:ins w:id="7850" w:author="IO" w:date="2011-07-22T14:35:00Z">
        <w:r w:rsidR="00EC544F">
          <w:t>punto de paso</w:t>
        </w:r>
      </w:ins>
      <w:ins w:id="7851" w:author="Orion" w:date="2011-06-26T00:29:00Z">
        <w:r w:rsidR="009E0357" w:rsidRPr="007D3930">
          <w:t xml:space="preserve"> por </w:t>
        </w:r>
      </w:ins>
      <w:ins w:id="7852" w:author="IO" w:date="2011-07-22T14:36:00Z">
        <w:r w:rsidR="00EC544F">
          <w:t>el</w:t>
        </w:r>
      </w:ins>
      <w:ins w:id="7853" w:author="Orion" w:date="2011-06-26T00:29:00Z">
        <w:del w:id="7854" w:author="IO" w:date="2011-07-22T14:36:00Z">
          <w:r w:rsidR="009E0357" w:rsidRPr="007D3930" w:rsidDel="00EC544F">
            <w:delText>los</w:delText>
          </w:r>
        </w:del>
        <w:r w:rsidR="009E0357" w:rsidRPr="007D3930">
          <w:t xml:space="preserve"> que tenga</w:t>
        </w:r>
      </w:ins>
      <w:ins w:id="7855" w:author="Orion" w:date="2011-06-26T00:30:00Z">
        <w:r w:rsidR="00965560" w:rsidRPr="007D3930">
          <w:t>n</w:t>
        </w:r>
      </w:ins>
      <w:ins w:id="7856" w:author="Orion" w:date="2011-06-26T00:29:00Z">
        <w:r w:rsidR="009E0357" w:rsidRPr="007D3930">
          <w:t xml:space="preserve"> que pasar </w:t>
        </w:r>
      </w:ins>
      <w:ins w:id="7857" w:author="Orion" w:date="2011-06-26T00:30:00Z">
        <w:r w:rsidR="00965560" w:rsidRPr="007D3930">
          <w:t>los</w:t>
        </w:r>
        <w:del w:id="7858" w:author="IO" w:date="2011-07-22T14:36:00Z">
          <w:r w:rsidR="00965560" w:rsidRPr="007D3930" w:rsidDel="00EC544F">
            <w:delText xml:space="preserve"> </w:delText>
          </w:r>
        </w:del>
      </w:ins>
      <w:ins w:id="7859" w:author="Orion" w:date="2011-06-26T00:29:00Z">
        <w:r w:rsidR="009E0357" w:rsidRPr="007D3930">
          <w:t xml:space="preserve"> </w:t>
        </w:r>
        <w:r w:rsidR="00965560" w:rsidRPr="007D3930">
          <w:t>avi</w:t>
        </w:r>
      </w:ins>
      <w:ins w:id="7860" w:author="Orion" w:date="2011-06-26T00:30:00Z">
        <w:r w:rsidR="00965560" w:rsidRPr="007D3930">
          <w:t>ones</w:t>
        </w:r>
      </w:ins>
      <w:ins w:id="7861" w:author="Orion" w:date="2011-06-26T00:29:00Z">
        <w:r w:rsidR="009E0357" w:rsidRPr="007D3930">
          <w:t xml:space="preserve"> durante</w:t>
        </w:r>
      </w:ins>
      <w:ins w:id="7862" w:author="Orion" w:date="2011-06-26T00:28:00Z">
        <w:r w:rsidR="009E0357" w:rsidRPr="007D3930">
          <w:t xml:space="preserve"> </w:t>
        </w:r>
      </w:ins>
      <w:ins w:id="7863" w:author="Orion" w:date="2011-06-26T00:29:00Z">
        <w:r w:rsidR="00965560" w:rsidRPr="007D3930">
          <w:t>el</w:t>
        </w:r>
      </w:ins>
      <w:ins w:id="7864" w:author="Orion" w:date="2011-06-26T00:30:00Z">
        <w:r w:rsidR="00965560" w:rsidRPr="007D3930">
          <w:t xml:space="preserve"> trayecto</w:t>
        </w:r>
      </w:ins>
      <w:ins w:id="7865" w:author="Orion" w:date="2011-06-26T12:26:00Z">
        <w:r w:rsidR="00FD1ABF" w:rsidRPr="007D3930">
          <w:t xml:space="preserve">. </w:t>
        </w:r>
      </w:ins>
      <w:ins w:id="7866" w:author="Orion" w:date="2011-06-27T19:56:00Z">
        <w:r w:rsidR="00B83D5C" w:rsidRPr="007D3930">
          <w:t>P</w:t>
        </w:r>
      </w:ins>
      <w:ins w:id="7867" w:author="IO" w:date="2011-07-22T14:36:00Z">
        <w:r w:rsidR="00EC544F">
          <w:t>ara las dos</w:t>
        </w:r>
      </w:ins>
      <w:ins w:id="7868" w:author="Orion" w:date="2011-06-27T19:56:00Z">
        <w:del w:id="7869" w:author="IO" w:date="2011-07-22T14:36:00Z">
          <w:r w:rsidR="00B83D5C" w:rsidRPr="007D3930" w:rsidDel="00EC544F">
            <w:delText>or otro lado, c</w:delText>
          </w:r>
        </w:del>
      </w:ins>
      <w:ins w:id="7870" w:author="Orion" w:date="2011-06-27T19:54:00Z">
        <w:del w:id="7871" w:author="IO" w:date="2011-07-22T14:36:00Z">
          <w:r w:rsidR="005C6C21" w:rsidRPr="007D3930" w:rsidDel="00EC544F">
            <w:delText>ada</w:delText>
          </w:r>
        </w:del>
      </w:ins>
      <w:ins w:id="7872" w:author="Orion" w:date="2011-06-26T12:29:00Z">
        <w:r w:rsidR="00FD1ABF" w:rsidRPr="007D3930">
          <w:t xml:space="preserve"> aeronave</w:t>
        </w:r>
      </w:ins>
      <w:ins w:id="7873" w:author="IO" w:date="2011-07-22T14:36:00Z">
        <w:r w:rsidR="00EC544F">
          <w:t>s</w:t>
        </w:r>
        <w:r w:rsidR="00E31675">
          <w:t>,</w:t>
        </w:r>
      </w:ins>
      <w:ins w:id="7874" w:author="Orion" w:date="2011-06-26T12:29:00Z">
        <w:r w:rsidR="00FD1ABF" w:rsidRPr="007D3930">
          <w:t xml:space="preserve"> </w:t>
        </w:r>
      </w:ins>
      <w:ins w:id="7875" w:author="IO" w:date="2011-07-22T14:36:00Z">
        <w:r w:rsidR="00EC544F">
          <w:t>se asigna como aeropuerto de destino el origen de la otra aeronave</w:t>
        </w:r>
      </w:ins>
      <w:ins w:id="7876" w:author="IO" w:date="2011-07-22T14:37:00Z">
        <w:r w:rsidR="00E31675">
          <w:t xml:space="preserve"> y la misma hora de despegue</w:t>
        </w:r>
      </w:ins>
      <w:ins w:id="7877" w:author="Orion" w:date="2011-06-26T12:29:00Z">
        <w:del w:id="7878" w:author="IO" w:date="2011-07-22T14:37:00Z">
          <w:r w:rsidR="00FD1ABF" w:rsidRPr="007D3930" w:rsidDel="00E31675">
            <w:delText>tendrá como aeropuerto de origen y de destino el contrario al</w:delText>
          </w:r>
        </w:del>
      </w:ins>
      <w:ins w:id="7879" w:author="Orion" w:date="2011-06-26T12:30:00Z">
        <w:del w:id="7880" w:author="IO" w:date="2011-07-22T14:37:00Z">
          <w:r w:rsidR="00FD1ABF" w:rsidRPr="007D3930" w:rsidDel="00E31675">
            <w:delText xml:space="preserve"> del</w:delText>
          </w:r>
        </w:del>
      </w:ins>
      <w:ins w:id="7881" w:author="Orion" w:date="2011-06-26T12:29:00Z">
        <w:del w:id="7882" w:author="IO" w:date="2011-07-22T14:37:00Z">
          <w:r w:rsidR="00FD1ABF" w:rsidRPr="007D3930" w:rsidDel="00E31675">
            <w:delText xml:space="preserve"> otro a</w:delText>
          </w:r>
        </w:del>
      </w:ins>
      <w:ins w:id="7883" w:author="Orion" w:date="2011-06-26T12:30:00Z">
        <w:del w:id="7884" w:author="IO" w:date="2011-07-22T14:37:00Z">
          <w:r w:rsidR="005C6C21" w:rsidRPr="007D3930" w:rsidDel="00E31675">
            <w:delText>vión</w:delText>
          </w:r>
        </w:del>
      </w:ins>
      <w:ins w:id="7885" w:author="Orion" w:date="2011-06-27T19:57:00Z">
        <w:del w:id="7886" w:author="IO" w:date="2011-07-22T14:37:00Z">
          <w:r w:rsidR="00B83D5C" w:rsidRPr="007D3930" w:rsidDel="00E31675">
            <w:delText>, y despegarán de sus respectivos aeropuertos aproximadamente a la misma hora</w:delText>
          </w:r>
        </w:del>
        <w:r w:rsidR="00B83D5C" w:rsidRPr="007D3930">
          <w:t>.</w:t>
        </w:r>
      </w:ins>
      <w:ins w:id="7887" w:author="Orion" w:date="2011-06-27T19:58:00Z">
        <w:r w:rsidR="00B83D5C" w:rsidRPr="007D3930">
          <w:t xml:space="preserve"> </w:t>
        </w:r>
      </w:ins>
      <w:ins w:id="7888" w:author="IO" w:date="2011-07-22T14:38:00Z">
        <w:r w:rsidR="00E31675">
          <w:t>El resultado de esta configuración inicial es que</w:t>
        </w:r>
      </w:ins>
      <w:ins w:id="7889" w:author="IO" w:date="2011-07-22T14:39:00Z">
        <w:r w:rsidR="00E31675">
          <w:t>,</w:t>
        </w:r>
      </w:ins>
      <w:ins w:id="7890" w:author="IO" w:date="2011-07-22T14:38:00Z">
        <w:r w:rsidR="00E31675">
          <w:t xml:space="preserve"> </w:t>
        </w:r>
      </w:ins>
      <w:ins w:id="7891" w:author="IO" w:date="2011-07-22T14:39:00Z">
        <w:r w:rsidR="00E31675">
          <w:t>aproximadamente</w:t>
        </w:r>
      </w:ins>
      <w:ins w:id="7892" w:author="IO" w:date="2011-07-22T14:38:00Z">
        <w:r w:rsidR="00E31675">
          <w:t xml:space="preserve"> hacia la mitad de</w:t>
        </w:r>
      </w:ins>
      <w:ins w:id="7893" w:author="IO" w:date="2011-07-22T14:39:00Z">
        <w:r w:rsidR="00E31675">
          <w:t xml:space="preserve"> </w:t>
        </w:r>
      </w:ins>
      <w:ins w:id="7894" w:author="IO" w:date="2011-07-22T14:38:00Z">
        <w:r w:rsidR="00E31675">
          <w:t>la trayectoria de las aeronaves</w:t>
        </w:r>
      </w:ins>
      <w:ins w:id="7895" w:author="IO" w:date="2011-07-22T14:39:00Z">
        <w:r w:rsidR="00E31675">
          <w:t>,</w:t>
        </w:r>
      </w:ins>
      <w:ins w:id="7896" w:author="IO" w:date="2011-07-22T14:38:00Z">
        <w:r w:rsidR="00E31675">
          <w:t xml:space="preserve"> el controlador detectar</w:t>
        </w:r>
      </w:ins>
      <w:ins w:id="7897" w:author="IO" w:date="2011-07-22T14:39:00Z">
        <w:r w:rsidR="00E31675">
          <w:t xml:space="preserve">á un conflicto entre ellas. Entonces </w:t>
        </w:r>
      </w:ins>
      <w:ins w:id="7898" w:author="Orion" w:date="2011-06-27T19:58:00Z">
        <w:del w:id="7899" w:author="IO" w:date="2011-07-22T14:40:00Z">
          <w:r w:rsidR="00B83D5C" w:rsidRPr="007D3930" w:rsidDel="00E31675">
            <w:delText>Como resultado</w:delText>
          </w:r>
        </w:del>
      </w:ins>
      <w:ins w:id="7900" w:author="Orion" w:date="2011-06-27T19:59:00Z">
        <w:del w:id="7901" w:author="IO" w:date="2011-07-22T14:40:00Z">
          <w:r w:rsidR="00B83D5C" w:rsidRPr="007D3930" w:rsidDel="00E31675">
            <w:delText xml:space="preserve"> </w:delText>
          </w:r>
        </w:del>
        <w:del w:id="7902" w:author="IO" w:date="2011-07-22T14:38:00Z">
          <w:r w:rsidR="00B83D5C" w:rsidRPr="007D3930" w:rsidDel="00E31675">
            <w:delText>tendremos</w:delText>
          </w:r>
        </w:del>
        <w:del w:id="7903" w:author="IO" w:date="2011-07-22T14:40:00Z">
          <w:r w:rsidR="00B83D5C" w:rsidRPr="007D3930" w:rsidDel="00E31675">
            <w:delText xml:space="preserve"> que</w:delText>
          </w:r>
        </w:del>
      </w:ins>
      <w:ins w:id="7904" w:author="Orion" w:date="2011-06-26T12:31:00Z">
        <w:del w:id="7905" w:author="IO" w:date="2011-07-22T14:40:00Z">
          <w:r w:rsidR="00164843" w:rsidRPr="007D3930" w:rsidDel="00E31675">
            <w:delText>,</w:delText>
          </w:r>
        </w:del>
      </w:ins>
      <w:ins w:id="7906" w:author="Orion" w:date="2011-06-26T12:30:00Z">
        <w:del w:id="7907" w:author="IO" w:date="2011-07-22T14:40:00Z">
          <w:r w:rsidR="00164843" w:rsidRPr="007D3930" w:rsidDel="00E31675">
            <w:delText xml:space="preserve"> aproximadamente </w:delText>
          </w:r>
        </w:del>
        <w:del w:id="7908" w:author="IO" w:date="2011-07-22T14:38:00Z">
          <w:r w:rsidR="00164843" w:rsidRPr="007D3930" w:rsidDel="00E31675">
            <w:delText>en el centro</w:delText>
          </w:r>
        </w:del>
        <w:del w:id="7909" w:author="IO" w:date="2011-07-22T14:40:00Z">
          <w:r w:rsidR="00164843" w:rsidRPr="007D3930" w:rsidDel="00E31675">
            <w:delText xml:space="preserve"> de la trayectoria de </w:delText>
          </w:r>
        </w:del>
      </w:ins>
      <w:ins w:id="7910" w:author="Orion" w:date="2011-06-26T12:31:00Z">
        <w:del w:id="7911" w:author="IO" w:date="2011-07-22T14:40:00Z">
          <w:r w:rsidR="00164843" w:rsidRPr="007D3930" w:rsidDel="00E31675">
            <w:delText>amba</w:delText>
          </w:r>
          <w:r w:rsidR="00D55514" w:rsidRPr="007D3930" w:rsidDel="00E31675">
            <w:delText>s aeronaves</w:delText>
          </w:r>
        </w:del>
      </w:ins>
      <w:ins w:id="7912" w:author="Orion" w:date="2011-06-26T12:35:00Z">
        <w:del w:id="7913" w:author="IO" w:date="2011-07-22T14:40:00Z">
          <w:r w:rsidR="00D55514" w:rsidRPr="007D3930" w:rsidDel="00E31675">
            <w:delText>,</w:delText>
          </w:r>
        </w:del>
      </w:ins>
      <w:ins w:id="7914" w:author="Orion" w:date="2011-06-26T12:31:00Z">
        <w:del w:id="7915" w:author="IO" w:date="2011-07-22T14:40:00Z">
          <w:r w:rsidR="00D55514" w:rsidRPr="007D3930" w:rsidDel="00E31675">
            <w:delText xml:space="preserve"> </w:delText>
          </w:r>
        </w:del>
      </w:ins>
      <w:ins w:id="7916" w:author="Orion" w:date="2011-06-26T12:35:00Z">
        <w:r w:rsidR="00D55514" w:rsidRPr="007D3930">
          <w:t xml:space="preserve">el controlador </w:t>
        </w:r>
        <w:del w:id="7917" w:author="IO" w:date="2011-07-22T14:40:00Z">
          <w:r w:rsidR="00D55514" w:rsidRPr="007D3930" w:rsidDel="00E31675">
            <w:delText>detect</w:delText>
          </w:r>
        </w:del>
      </w:ins>
      <w:ins w:id="7918" w:author="Orion" w:date="2011-06-27T19:59:00Z">
        <w:del w:id="7919" w:author="IO" w:date="2011-07-22T14:40:00Z">
          <w:r w:rsidR="00B83D5C" w:rsidRPr="007D3930" w:rsidDel="00E31675">
            <w:delText>ará</w:delText>
          </w:r>
        </w:del>
      </w:ins>
      <w:ins w:id="7920" w:author="Orion" w:date="2011-06-26T12:35:00Z">
        <w:del w:id="7921" w:author="IO" w:date="2011-07-22T14:40:00Z">
          <w:r w:rsidR="00D55514" w:rsidRPr="007D3930" w:rsidDel="00E31675">
            <w:delText xml:space="preserve"> que los aviones</w:delText>
          </w:r>
        </w:del>
      </w:ins>
      <w:ins w:id="7922" w:author="Orion" w:date="2011-06-27T19:54:00Z">
        <w:del w:id="7923" w:author="IO" w:date="2011-07-22T14:40:00Z">
          <w:r w:rsidR="005C6C21" w:rsidRPr="007D3930" w:rsidDel="00E31675">
            <w:delText xml:space="preserve"> </w:delText>
          </w:r>
        </w:del>
      </w:ins>
      <w:ins w:id="7924" w:author="Orion" w:date="2011-06-27T19:59:00Z">
        <w:del w:id="7925" w:author="IO" w:date="2011-07-22T14:40:00Z">
          <w:r w:rsidR="00B83D5C" w:rsidRPr="007D3930" w:rsidDel="00E31675">
            <w:delText>entraron</w:delText>
          </w:r>
        </w:del>
      </w:ins>
      <w:ins w:id="7926" w:author="Orion" w:date="2011-06-26T12:35:00Z">
        <w:del w:id="7927" w:author="IO" w:date="2011-07-22T14:40:00Z">
          <w:r w:rsidR="00D55514" w:rsidRPr="007D3930" w:rsidDel="00E31675">
            <w:delText xml:space="preserve"> </w:delText>
          </w:r>
        </w:del>
      </w:ins>
      <w:ins w:id="7928" w:author="Orion" w:date="2011-06-26T12:36:00Z">
        <w:del w:id="7929" w:author="IO" w:date="2011-07-22T14:40:00Z">
          <w:r w:rsidR="00D55514" w:rsidRPr="007D3930" w:rsidDel="00E31675">
            <w:delText xml:space="preserve">en zona de riesgo de conflicto y </w:delText>
          </w:r>
        </w:del>
      </w:ins>
      <w:ins w:id="7930" w:author="Orion" w:date="2011-06-27T19:59:00Z">
        <w:r w:rsidR="00B83D5C" w:rsidRPr="007D3930">
          <w:t>mandará</w:t>
        </w:r>
        <w:del w:id="7931" w:author="IO" w:date="2011-07-22T14:40:00Z">
          <w:r w:rsidR="00B83D5C" w:rsidRPr="007D3930" w:rsidDel="00E31675">
            <w:delText>n</w:delText>
          </w:r>
        </w:del>
      </w:ins>
      <w:ins w:id="7932" w:author="Orion" w:date="2011-06-26T12:36:00Z">
        <w:r w:rsidR="00D55514" w:rsidRPr="007D3930">
          <w:t xml:space="preserve"> operaciones de cambio de altura y velocidad a ambas aeronaves.</w:t>
        </w:r>
      </w:ins>
      <w:ins w:id="7933" w:author="Orion" w:date="2011-06-26T18:12:00Z">
        <w:r w:rsidR="0031123C" w:rsidRPr="007D3930">
          <w:t xml:space="preserve"> Esto </w:t>
        </w:r>
      </w:ins>
      <w:ins w:id="7934" w:author="Orion" w:date="2011-06-27T19:55:00Z">
        <w:del w:id="7935" w:author="IO" w:date="2011-07-22T14:40:00Z">
          <w:r w:rsidR="0070702D" w:rsidRPr="007D3930" w:rsidDel="00E31675">
            <w:delText>será</w:delText>
          </w:r>
        </w:del>
      </w:ins>
      <w:ins w:id="7936" w:author="IO" w:date="2011-07-22T14:40:00Z">
        <w:r w:rsidR="00E31675">
          <w:t>es</w:t>
        </w:r>
      </w:ins>
      <w:ins w:id="7937" w:author="Orion" w:date="2011-06-27T19:55:00Z">
        <w:r w:rsidR="0070702D" w:rsidRPr="007D3930">
          <w:t xml:space="preserve"> fácil de observar </w:t>
        </w:r>
      </w:ins>
      <w:ins w:id="7938" w:author="Orion" w:date="2011-06-26T18:12:00Z">
        <w:r w:rsidR="0031123C" w:rsidRPr="007D3930">
          <w:t>porque las aeronaves pasa</w:t>
        </w:r>
        <w:del w:id="7939" w:author="IO" w:date="2011-07-22T14:40:00Z">
          <w:r w:rsidR="0031123C" w:rsidRPr="007D3930" w:rsidDel="00E31675">
            <w:delText>rá</w:delText>
          </w:r>
        </w:del>
        <w:r w:rsidR="0031123C" w:rsidRPr="007D3930">
          <w:t>n a tener un color amarillo y sus rutas toma</w:t>
        </w:r>
        <w:del w:id="7940" w:author="IO" w:date="2011-07-22T14:40:00Z">
          <w:r w:rsidR="0031123C" w:rsidRPr="007D3930" w:rsidDel="00E31675">
            <w:delText>ra</w:delText>
          </w:r>
        </w:del>
        <w:r w:rsidR="0031123C" w:rsidRPr="007D3930">
          <w:t>n el color verde o rojo dependiendo si la variaci</w:t>
        </w:r>
      </w:ins>
      <w:ins w:id="7941" w:author="Orion" w:date="2011-06-26T18:13:00Z">
        <w:r w:rsidR="0031123C" w:rsidRPr="007D3930">
          <w:t>ón de su altura supone un descenso o aumento con respecto a la altura de crucero.</w:t>
        </w:r>
      </w:ins>
      <w:ins w:id="7942" w:author="Orion" w:date="2011-06-26T12:36:00Z">
        <w:r w:rsidR="00D55514" w:rsidRPr="007D3930">
          <w:t xml:space="preserve"> Una vez </w:t>
        </w:r>
      </w:ins>
      <w:ins w:id="7943" w:author="Orion" w:date="2011-06-26T12:37:00Z">
        <w:r w:rsidR="00D55514" w:rsidRPr="007D3930">
          <w:t>pasado el riesgo de conflicto, y acorde al diseño del sistema, los aviones volverán a sus respectivas alturas y velocidades de crucero</w:t>
        </w:r>
      </w:ins>
      <w:ins w:id="7944" w:author="Orion" w:date="2011-06-27T23:43:00Z">
        <w:r w:rsidR="001B21E2" w:rsidRPr="007D3930">
          <w:t xml:space="preserve"> (</w:t>
        </w:r>
      </w:ins>
      <w:ins w:id="7945" w:author="IO" w:date="2011-07-22T14:40:00Z">
        <w:r w:rsidR="00E31675">
          <w:t xml:space="preserve">ver </w:t>
        </w:r>
      </w:ins>
      <w:ins w:id="7946"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7947" w:author="Orion" w:date="2011-07-26T22:30:00Z">
        <w:r w:rsidR="00503590">
          <w:t>Figura 27. Resolución de conflicto entre dos aviones volando rutas sin puntos de paso especificados.</w:t>
        </w:r>
      </w:ins>
      <w:ins w:id="7948" w:author="IO" w:date="2011-07-22T13:16:00Z">
        <w:del w:id="7949" w:author="Orion" w:date="2011-07-26T22:30:00Z">
          <w:r w:rsidR="00416FF6" w:rsidDel="00503590">
            <w:delText>Figura 26</w:delText>
          </w:r>
        </w:del>
      </w:ins>
      <w:ins w:id="7950" w:author="Orion" w:date="2011-06-28T00:22:00Z">
        <w:r w:rsidR="004C468C" w:rsidRPr="007D3930">
          <w:fldChar w:fldCharType="end"/>
        </w:r>
      </w:ins>
      <w:ins w:id="7951" w:author="Orion" w:date="2011-06-27T23:43:00Z">
        <w:r w:rsidR="001B21E2" w:rsidRPr="007D3930">
          <w:t>)</w:t>
        </w:r>
      </w:ins>
      <w:ins w:id="7952" w:author="Orion" w:date="2011-06-26T12:37:00Z">
        <w:r w:rsidR="00D55514" w:rsidRPr="007D3930">
          <w:t>.</w:t>
        </w:r>
      </w:ins>
    </w:p>
    <w:p w14:paraId="2CDE1DF8" w14:textId="77777777" w:rsidR="001B21E2" w:rsidRDefault="001B21E2">
      <w:pPr>
        <w:jc w:val="both"/>
        <w:rPr>
          <w:ins w:id="7953" w:author="Orion" w:date="2011-06-27T23:43:00Z"/>
          <w:rFonts w:cs="Times New Roman"/>
        </w:rPr>
        <w:pPrChange w:id="7954" w:author="Orion" w:date="2011-06-26T12:33:00Z">
          <w:pPr/>
        </w:pPrChange>
      </w:pPr>
    </w:p>
    <w:p w14:paraId="6030781A" w14:textId="306BA47B" w:rsidR="001B21E2" w:rsidRDefault="00016662">
      <w:pPr>
        <w:jc w:val="both"/>
        <w:rPr>
          <w:ins w:id="7955" w:author="Orion" w:date="2011-06-28T00:22:00Z"/>
          <w:rFonts w:cs="Times New Roman"/>
        </w:rPr>
        <w:pPrChange w:id="7956" w:author="Orion" w:date="2011-06-26T12:33:00Z">
          <w:pPr/>
        </w:pPrChange>
      </w:pPr>
      <w:ins w:id="7957" w:author="Orion" w:date="2011-06-29T15:48:00Z">
        <w:r w:rsidRPr="00020020">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7958" w:author="Orion" w:date="2011-06-26T00:27:00Z"/>
          <w:rFonts w:cs="Times New Roman"/>
        </w:rPr>
        <w:pPrChange w:id="7959" w:author="Orion" w:date="2011-06-28T00:22:00Z">
          <w:pPr/>
        </w:pPrChange>
      </w:pPr>
      <w:bookmarkStart w:id="7960" w:name="_Toc299483451"/>
      <w:bookmarkStart w:id="7961" w:name="_Ref296983878"/>
      <w:r>
        <w:t>Figura</w:t>
      </w:r>
      <w:ins w:id="7962" w:author="Orion" w:date="2011-06-28T00:22:00Z">
        <w:del w:id="7963" w:author="IO" w:date="2011-07-22T13:09:00Z">
          <w:r w:rsidR="004C468C" w:rsidDel="006B1111">
            <w:delText>Ilustración</w:delText>
          </w:r>
        </w:del>
        <w:r w:rsidR="004C468C">
          <w:t xml:space="preserve"> </w:t>
        </w:r>
      </w:ins>
      <w:ins w:id="7964" w:author="IO" w:date="2011-07-22T13:09:00Z">
        <w:r>
          <w:fldChar w:fldCharType="begin"/>
        </w:r>
        <w:r>
          <w:instrText xml:space="preserve"> SEQ Figura \* ARABIC </w:instrText>
        </w:r>
      </w:ins>
      <w:r>
        <w:fldChar w:fldCharType="separate"/>
      </w:r>
      <w:ins w:id="7965" w:author="Orion" w:date="2011-07-26T22:41:00Z">
        <w:r w:rsidR="000A487B">
          <w:rPr>
            <w:noProof/>
          </w:rPr>
          <w:t>27</w:t>
        </w:r>
      </w:ins>
      <w:ins w:id="7966" w:author="IO" w:date="2011-07-22T13:09:00Z">
        <w:r>
          <w:fldChar w:fldCharType="end"/>
        </w:r>
      </w:ins>
      <w:ins w:id="7967" w:author="IO" w:date="2011-07-22T14:41:00Z">
        <w:r w:rsidR="00E31675">
          <w:t>. Resolución de conflicto entre dos aviones volando rutas sin puntos de paso especificados.</w:t>
        </w:r>
      </w:ins>
      <w:bookmarkEnd w:id="7960"/>
      <w:ins w:id="7968" w:author="Orion" w:date="2011-06-28T00:22:00Z">
        <w:del w:id="7969" w:author="IO" w:date="2011-07-22T13:09:00Z">
          <w:r w:rsidR="004C468C" w:rsidDel="006B1111">
            <w:fldChar w:fldCharType="begin"/>
          </w:r>
          <w:r w:rsidR="004C468C" w:rsidDel="006B1111">
            <w:delInstrText xml:space="preserve"> SEQ Ilustración \* ARABIC </w:delInstrText>
          </w:r>
        </w:del>
      </w:ins>
      <w:del w:id="7970" w:author="IO" w:date="2011-07-22T13:09:00Z">
        <w:r w:rsidR="004C468C" w:rsidDel="006B1111">
          <w:fldChar w:fldCharType="end"/>
        </w:r>
      </w:del>
      <w:bookmarkEnd w:id="7961"/>
    </w:p>
    <w:p w14:paraId="4FA04E0E" w14:textId="5E5FCD17" w:rsidR="009E0357" w:rsidRPr="007D3930" w:rsidRDefault="00F41907">
      <w:pPr>
        <w:spacing w:before="240" w:after="120"/>
        <w:ind w:firstLine="284"/>
        <w:jc w:val="both"/>
        <w:rPr>
          <w:ins w:id="7971" w:author="Orion" w:date="2011-06-28T16:51:00Z"/>
        </w:rPr>
        <w:pPrChange w:id="7972" w:author="IO" w:date="2011-07-22T14:11:00Z">
          <w:pPr/>
        </w:pPrChange>
      </w:pPr>
      <w:commentRangeStart w:id="7973"/>
      <w:ins w:id="7974" w:author="Orion" w:date="2011-06-28T16:16:00Z">
        <w:r w:rsidRPr="007D3930">
          <w:t xml:space="preserve">Para analizar con más profundidad </w:t>
        </w:r>
      </w:ins>
      <w:ins w:id="7975" w:author="IO" w:date="2011-07-22T14:41:00Z">
        <w:r w:rsidR="00E31675">
          <w:t xml:space="preserve">esta situación se ha ejecutado </w:t>
        </w:r>
      </w:ins>
      <w:ins w:id="7976" w:author="Orion" w:date="2011-06-28T16:17:00Z">
        <w:del w:id="7977" w:author="IO" w:date="2011-07-22T14:41:00Z">
          <w:r w:rsidRPr="007D3930" w:rsidDel="00E31675">
            <w:delText xml:space="preserve">el sistema se ejecutará </w:delText>
          </w:r>
        </w:del>
      </w:ins>
      <w:ins w:id="7978" w:author="Orion" w:date="2011-06-28T16:16:00Z">
        <w:r w:rsidRPr="007D3930">
          <w:t xml:space="preserve">este caso de estudio </w:t>
        </w:r>
      </w:ins>
      <w:ins w:id="7979" w:author="Orion" w:date="2011-06-28T16:17:00Z">
        <w:r w:rsidRPr="007D3930">
          <w:t>con distintos comportamientos de los pilotos.</w:t>
        </w:r>
      </w:ins>
      <w:ins w:id="7980" w:author="Orion" w:date="2011-06-28T16:50:00Z">
        <w:r w:rsidR="00CC12AD" w:rsidRPr="007D3930">
          <w:t xml:space="preserve"> </w:t>
        </w:r>
      </w:ins>
      <w:ins w:id="7981" w:author="IO" w:date="2011-07-22T14:42:00Z">
        <w:r w:rsidR="00E31675">
          <w:t xml:space="preserve">Estos comportamientos están caracterizados </w:t>
        </w:r>
      </w:ins>
      <w:ins w:id="7982" w:author="Orion" w:date="2011-06-28T16:50:00Z">
        <w:del w:id="7983" w:author="IO" w:date="2011-07-22T14:42:00Z">
          <w:r w:rsidR="00CC12AD" w:rsidRPr="007D3930" w:rsidDel="00E31675">
            <w:delText>Para ello se tendr</w:delText>
          </w:r>
        </w:del>
      </w:ins>
      <w:ins w:id="7984" w:author="Orion" w:date="2011-06-28T16:51:00Z">
        <w:del w:id="7985" w:author="IO" w:date="2011-07-22T14:42:00Z">
          <w:r w:rsidR="00CC12AD" w:rsidRPr="007D3930" w:rsidDel="00E31675">
            <w:delText>án en cuenta sus</w:delText>
          </w:r>
        </w:del>
      </w:ins>
      <w:ins w:id="7986" w:author="IO" w:date="2011-07-22T14:42:00Z">
        <w:r w:rsidR="00E31675">
          <w:t xml:space="preserve">por </w:t>
        </w:r>
      </w:ins>
      <w:ins w:id="7987" w:author="Orion" w:date="2011-06-28T16:51:00Z">
        <w:del w:id="7988" w:author="IO" w:date="2011-07-22T14:43:00Z">
          <w:r w:rsidR="00CC12AD" w:rsidRPr="007D3930" w:rsidDel="00E31675">
            <w:delText xml:space="preserve"> </w:delText>
          </w:r>
        </w:del>
      </w:ins>
      <w:ins w:id="7989" w:author="IO" w:date="2011-07-22T14:43:00Z">
        <w:r w:rsidR="00E31675">
          <w:t xml:space="preserve">los </w:t>
        </w:r>
      </w:ins>
      <w:ins w:id="7990" w:author="Orion" w:date="2011-06-28T16:51:00Z">
        <w:r w:rsidR="00CC12AD" w:rsidRPr="007D3930">
          <w:t xml:space="preserve">valores </w:t>
        </w:r>
        <w:del w:id="7991" w:author="IO" w:date="2011-07-22T14:42:00Z">
          <w:r w:rsidR="00CC12AD" w:rsidRPr="007D3930" w:rsidDel="00E31675">
            <w:delText>de</w:delText>
          </w:r>
        </w:del>
      </w:ins>
      <w:ins w:id="7992" w:author="IO" w:date="2011-07-22T14:42:00Z">
        <w:r w:rsidR="00E31675">
          <w:t xml:space="preserve">en los atributos </w:t>
        </w:r>
      </w:ins>
      <w:ins w:id="7993" w:author="IO" w:date="2011-07-22T14:43:00Z">
        <w:r w:rsidR="00E31675" w:rsidRPr="007D3930">
          <w:t>(</w:t>
        </w:r>
        <w:r w:rsidR="00E31675">
          <w:t>e</w:t>
        </w:r>
        <w:r w:rsidR="00E31675" w:rsidRPr="007D3930">
          <w:t>strés, fatiga y experiencia)</w:t>
        </w:r>
        <w:r w:rsidR="00E31675">
          <w:t xml:space="preserve"> </w:t>
        </w:r>
      </w:ins>
      <w:ins w:id="7994" w:author="IO" w:date="2011-07-22T14:42:00Z">
        <w:r w:rsidR="00E31675">
          <w:t>de</w:t>
        </w:r>
      </w:ins>
      <w:ins w:id="7995" w:author="IO" w:date="2011-07-22T14:43:00Z">
        <w:r w:rsidR="00E31675">
          <w:t>l</w:t>
        </w:r>
      </w:ins>
      <w:ins w:id="7996" w:author="IO" w:date="2011-07-22T14:42:00Z">
        <w:r w:rsidR="00E31675">
          <w:t xml:space="preserve"> </w:t>
        </w:r>
      </w:ins>
      <w:ins w:id="7997" w:author="Orion" w:date="2011-06-28T16:51:00Z">
        <w:del w:id="7998" w:author="IO" w:date="2011-07-22T14:44:00Z">
          <w:r w:rsidR="00CC12AD" w:rsidRPr="007D3930" w:rsidDel="00E31675">
            <w:delText xml:space="preserve"> </w:delText>
          </w:r>
        </w:del>
        <w:r w:rsidR="00CC12AD" w:rsidRPr="007D3930">
          <w:t>estado</w:t>
        </w:r>
      </w:ins>
      <w:ins w:id="7999" w:author="IO" w:date="2011-07-22T14:43:00Z">
        <w:r w:rsidR="00E31675">
          <w:t xml:space="preserve"> de estos agentes</w:t>
        </w:r>
      </w:ins>
      <w:ins w:id="8000" w:author="Orion" w:date="2011-06-28T16:51:00Z">
        <w:del w:id="8001" w:author="IO" w:date="2011-07-22T14:43:00Z">
          <w:r w:rsidR="00CC12AD" w:rsidRPr="007D3930" w:rsidDel="00E31675">
            <w:delText xml:space="preserve"> (</w:delText>
          </w:r>
        </w:del>
        <w:del w:id="8002" w:author="IO" w:date="2011-07-22T14:42:00Z">
          <w:r w:rsidR="00CC12AD" w:rsidRPr="007D3930" w:rsidDel="00E31675">
            <w:delText>E</w:delText>
          </w:r>
        </w:del>
        <w:del w:id="8003" w:author="IO" w:date="2011-07-22T14:43:00Z">
          <w:r w:rsidR="00CC12AD" w:rsidRPr="007D3930" w:rsidDel="00E31675">
            <w:delText>strés, fatiga y experiencia)</w:delText>
          </w:r>
        </w:del>
        <w:r w:rsidR="00CC12AD" w:rsidRPr="007D3930">
          <w:t xml:space="preserve">. </w:t>
        </w:r>
      </w:ins>
      <w:ins w:id="8004" w:author="IO" w:date="2011-07-22T14:44:00Z">
        <w:r w:rsidR="001E6DD5">
          <w:t>En relación con estos experimentos se observa</w:t>
        </w:r>
      </w:ins>
      <w:ins w:id="8005" w:author="Orion" w:date="2011-06-28T16:51:00Z">
        <w:del w:id="8006" w:author="IO" w:date="2011-07-22T14:44:00Z">
          <w:r w:rsidR="00CC12AD" w:rsidRPr="007D3930" w:rsidDel="001E6DD5">
            <w:delText>Teniendo en cuenta estos valores podemos concluir</w:delText>
          </w:r>
        </w:del>
        <w:r w:rsidR="00CC12AD" w:rsidRPr="007D3930">
          <w:t>:</w:t>
        </w:r>
      </w:ins>
      <w:commentRangeEnd w:id="7973"/>
      <w:r w:rsidR="001E6DD5">
        <w:rPr>
          <w:rStyle w:val="CommentReference"/>
        </w:rPr>
        <w:commentReference w:id="7973"/>
      </w:r>
    </w:p>
    <w:p w14:paraId="60BEB55B" w14:textId="12805302" w:rsidR="009D2CAD" w:rsidRPr="001E6DD5" w:rsidRDefault="007B2250">
      <w:pPr>
        <w:pStyle w:val="ListParagraph"/>
        <w:numPr>
          <w:ilvl w:val="0"/>
          <w:numId w:val="41"/>
        </w:numPr>
        <w:spacing w:before="120" w:after="120"/>
        <w:ind w:left="641" w:hanging="357"/>
        <w:jc w:val="both"/>
        <w:rPr>
          <w:ins w:id="8007" w:author="Orion" w:date="2011-06-28T17:52:00Z"/>
        </w:rPr>
        <w:pPrChange w:id="8008" w:author="IO" w:date="2011-07-22T12:29:00Z">
          <w:pPr/>
        </w:pPrChange>
      </w:pPr>
      <w:ins w:id="8009" w:author="Orion" w:date="2011-06-28T16:55:00Z">
        <w:r w:rsidRPr="001E6DD5">
          <w:t>Los</w:t>
        </w:r>
      </w:ins>
      <w:ins w:id="8010" w:author="Orion" w:date="2011-06-28T16:52:00Z">
        <w:r w:rsidR="00CC12AD" w:rsidRPr="001E6DD5">
          <w:t xml:space="preserve"> pilotos con gran estrés y fatiga</w:t>
        </w:r>
      </w:ins>
      <w:ins w:id="8011" w:author="Orion" w:date="2011-06-28T16:55:00Z">
        <w:r w:rsidRPr="001E6DD5">
          <w:t>,</w:t>
        </w:r>
      </w:ins>
      <w:ins w:id="8012" w:author="Orion" w:date="2011-06-28T16:52:00Z">
        <w:r w:rsidR="00CC12AD" w:rsidRPr="001E6DD5">
          <w:t xml:space="preserve"> y </w:t>
        </w:r>
      </w:ins>
      <w:ins w:id="8013" w:author="Orion" w:date="2011-06-28T16:55:00Z">
        <w:r w:rsidRPr="001E6DD5">
          <w:t>con muy</w:t>
        </w:r>
      </w:ins>
      <w:ins w:id="8014" w:author="Orion" w:date="2011-06-28T16:52:00Z">
        <w:r w:rsidR="00CC12AD" w:rsidRPr="001E6DD5">
          <w:t xml:space="preserve"> poca experiencia</w:t>
        </w:r>
      </w:ins>
      <w:ins w:id="8015" w:author="Orion" w:date="2011-06-28T16:55:00Z">
        <w:r w:rsidRPr="001E6DD5">
          <w:t xml:space="preserve"> </w:t>
        </w:r>
      </w:ins>
      <w:ins w:id="8016" w:author="Orion" w:date="2011-06-28T18:01:00Z">
        <w:r w:rsidR="0064385E" w:rsidRPr="001E6DD5">
          <w:t>u</w:t>
        </w:r>
      </w:ins>
      <w:ins w:id="8017" w:author="Orion" w:date="2011-06-28T16:55:00Z">
        <w:r w:rsidRPr="001E6DD5">
          <w:t xml:space="preserve"> horas de vuelo</w:t>
        </w:r>
      </w:ins>
      <w:ins w:id="8018" w:author="Orion" w:date="2011-06-28T16:52:00Z">
        <w:r w:rsidR="00CC12AD" w:rsidRPr="001E6DD5">
          <w:t xml:space="preserve"> </w:t>
        </w:r>
      </w:ins>
      <w:ins w:id="8019" w:author="Orion" w:date="2011-06-28T16:53:00Z">
        <w:r w:rsidR="00CC12AD" w:rsidRPr="001E6DD5">
          <w:t xml:space="preserve">tardan </w:t>
        </w:r>
      </w:ins>
      <w:ins w:id="8020" w:author="Orion" w:date="2011-06-28T16:55:00Z">
        <w:r w:rsidRPr="001E6DD5">
          <w:t>bastante e</w:t>
        </w:r>
      </w:ins>
      <w:ins w:id="8021" w:author="Orion" w:date="2011-06-28T16:53:00Z">
        <w:r w:rsidR="00CC12AD" w:rsidRPr="001E6DD5">
          <w:t xml:space="preserve">n reaccionar ante situaciones críticas con lo que </w:t>
        </w:r>
      </w:ins>
      <w:ins w:id="8022" w:author="Orion" w:date="2011-06-28T16:52:00Z">
        <w:r w:rsidR="00CC12AD" w:rsidRPr="001E6DD5">
          <w:t xml:space="preserve">el riesgo de colisión entre aviones </w:t>
        </w:r>
      </w:ins>
      <w:ins w:id="8023" w:author="Orion" w:date="2011-06-28T16:53:00Z">
        <w:r w:rsidR="00CC12AD" w:rsidRPr="001E6DD5">
          <w:t>se incrementa</w:t>
        </w:r>
      </w:ins>
      <w:ins w:id="8024" w:author="Orion" w:date="2011-06-28T16:55:00Z">
        <w:r w:rsidRPr="001E6DD5">
          <w:t>.</w:t>
        </w:r>
      </w:ins>
      <w:ins w:id="8025" w:author="Orion" w:date="2011-06-28T17:51:00Z">
        <w:r w:rsidR="009D2CAD" w:rsidRPr="001E6DD5">
          <w:t xml:space="preserve"> Ejemplo de esta situación serían las siguientes </w:t>
        </w:r>
      </w:ins>
      <w:ins w:id="8026" w:author="Orion" w:date="2011-06-28T17:52:00Z">
        <w:r w:rsidR="009D2CAD" w:rsidRPr="001E6DD5">
          <w:t>imágenes</w:t>
        </w:r>
      </w:ins>
      <w:ins w:id="8027" w:author="Orion" w:date="2011-06-28T18:02:00Z">
        <w:r w:rsidR="0064385E" w:rsidRPr="001E6DD5">
          <w:t xml:space="preserve">, que se explican a </w:t>
        </w:r>
        <w:r w:rsidR="0064385E" w:rsidRPr="001E6DD5">
          <w:lastRenderedPageBreak/>
          <w:t>continuación</w:t>
        </w:r>
      </w:ins>
      <w:ins w:id="8028" w:author="Orion" w:date="2011-06-28T17:52:00Z">
        <w:r w:rsidR="009D2CAD" w:rsidRPr="001E6DD5">
          <w:t>.</w:t>
        </w:r>
      </w:ins>
    </w:p>
    <w:p w14:paraId="234D5E0C" w14:textId="1B65C867" w:rsidR="009D2CAD" w:rsidRPr="00166C1A" w:rsidRDefault="009D2CAD">
      <w:pPr>
        <w:pStyle w:val="ListParagraph"/>
        <w:numPr>
          <w:ilvl w:val="0"/>
          <w:numId w:val="41"/>
        </w:numPr>
        <w:spacing w:before="120" w:after="120"/>
        <w:ind w:left="641" w:hanging="357"/>
        <w:jc w:val="both"/>
        <w:rPr>
          <w:ins w:id="8029" w:author="Orion" w:date="2011-06-28T16:46:00Z"/>
        </w:rPr>
        <w:pPrChange w:id="8030" w:author="Orion" w:date="2011-07-26T22:34:00Z">
          <w:pPr/>
        </w:pPrChange>
      </w:pPr>
      <w:ins w:id="8031" w:author="Orion" w:date="2011-06-28T17:52:00Z">
        <w:r w:rsidRPr="00166C1A">
          <w:t>En</w:t>
        </w:r>
      </w:ins>
      <w:ins w:id="8032" w:author="Orion" w:date="2011-06-28T17:53:00Z">
        <w:r w:rsidRPr="00166C1A">
          <w:t xml:space="preserve"> </w:t>
        </w:r>
      </w:ins>
      <w:ins w:id="8033" w:author="Orion" w:date="2011-07-05T13:05:00Z">
        <w:r w:rsidR="00D326A2" w:rsidRPr="00166C1A">
          <w:t>este caso, donde los valores de estrés, fatiga y experiencia son 98%, 98%</w:t>
        </w:r>
      </w:ins>
      <w:ins w:id="8034" w:author="Orion" w:date="2011-07-05T13:06:00Z">
        <w:r w:rsidR="00D326A2" w:rsidRPr="00166C1A">
          <w:t xml:space="preserve"> y </w:t>
        </w:r>
      </w:ins>
      <w:ins w:id="8035" w:author="Orion" w:date="2011-07-05T13:05:00Z">
        <w:r w:rsidR="00D326A2" w:rsidRPr="00166C1A">
          <w:t>2%</w:t>
        </w:r>
      </w:ins>
      <w:ins w:id="8036" w:author="Orion" w:date="2011-07-05T13:06:00Z">
        <w:r w:rsidR="00D326A2" w:rsidRPr="00166C1A">
          <w:t xml:space="preserve"> respectivamente</w:t>
        </w:r>
      </w:ins>
      <w:ins w:id="8037" w:author="Orion" w:date="2011-07-05T13:05:00Z">
        <w:r w:rsidR="00D326A2" w:rsidRPr="00166C1A">
          <w:t>,</w:t>
        </w:r>
      </w:ins>
      <w:ins w:id="8038" w:author="Orion" w:date="2011-06-28T17:53:00Z">
        <w:r w:rsidRPr="00166C1A">
          <w:t xml:space="preserve"> se puede observar en</w:t>
        </w:r>
      </w:ins>
      <w:ins w:id="8039" w:author="Orion" w:date="2011-06-28T17:52:00Z">
        <w:r w:rsidRPr="00166C1A">
          <w:t xml:space="preserve"> la </w:t>
        </w:r>
      </w:ins>
      <w:ins w:id="8040" w:author="Orion" w:date="2011-06-28T17:53:00Z">
        <w:r w:rsidRPr="00166C1A">
          <w:fldChar w:fldCharType="begin"/>
        </w:r>
        <w:r w:rsidRPr="00166C1A">
          <w:instrText xml:space="preserve"> REF _Ref297046911 \h </w:instrText>
        </w:r>
      </w:ins>
      <w:r w:rsidR="00441066" w:rsidRPr="00E87CD1">
        <w:rPr>
          <w:rPrChange w:id="8041" w:author="Orion" w:date="2011-07-26T22:34:00Z">
            <w:rPr>
              <w:i/>
            </w:rPr>
          </w:rPrChange>
        </w:rPr>
        <w:instrText xml:space="preserve"> \* MERGEFORMAT </w:instrText>
      </w:r>
      <w:r w:rsidRPr="00166C1A">
        <w:fldChar w:fldCharType="separate"/>
      </w:r>
      <w:ins w:id="8042" w:author="Orion" w:date="2011-07-26T22:30:00Z">
        <w:r w:rsidR="00503590" w:rsidRPr="00166C1A">
          <w:t xml:space="preserve">Figura </w:t>
        </w:r>
        <w:r w:rsidR="00503590" w:rsidRPr="00166C1A">
          <w:rPr>
            <w:noProof/>
          </w:rPr>
          <w:t>28</w:t>
        </w:r>
      </w:ins>
      <w:ins w:id="8043" w:author="IO" w:date="2011-07-22T13:16:00Z">
        <w:del w:id="8044" w:author="Orion" w:date="2011-07-26T22:30:00Z">
          <w:r w:rsidR="00416FF6" w:rsidRPr="00166C1A" w:rsidDel="00503590">
            <w:delText>Figura 27</w:delText>
          </w:r>
        </w:del>
      </w:ins>
      <w:ins w:id="8045" w:author="Orion" w:date="2011-06-28T17:53:00Z">
        <w:r w:rsidRPr="00166C1A">
          <w:fldChar w:fldCharType="end"/>
        </w:r>
        <w:r w:rsidRPr="00166C1A">
          <w:t xml:space="preserve"> como la aeronave tarda bastante tiempo en ponerse a rumbo del destino</w:t>
        </w:r>
      </w:ins>
      <w:ins w:id="8046" w:author="Orion" w:date="2011-06-28T17:54:00Z">
        <w:r w:rsidRPr="00166C1A">
          <w:t>. Esta imagen (</w:t>
        </w:r>
        <w:r w:rsidRPr="00166C1A">
          <w:fldChar w:fldCharType="begin"/>
        </w:r>
        <w:r w:rsidRPr="00166C1A">
          <w:instrText xml:space="preserve"> REF _Ref297046911 \h </w:instrText>
        </w:r>
      </w:ins>
      <w:r w:rsidR="00441066" w:rsidRPr="00E87CD1">
        <w:rPr>
          <w:rPrChange w:id="8047" w:author="Orion" w:date="2011-07-26T22:34:00Z">
            <w:rPr>
              <w:i/>
            </w:rPr>
          </w:rPrChange>
        </w:rPr>
        <w:instrText xml:space="preserve"> \* MERGEFORMAT </w:instrText>
      </w:r>
      <w:r w:rsidRPr="00166C1A">
        <w:fldChar w:fldCharType="separate"/>
      </w:r>
      <w:ins w:id="8048" w:author="Orion" w:date="2011-07-26T22:30:00Z">
        <w:r w:rsidR="00503590" w:rsidRPr="00166C1A">
          <w:t xml:space="preserve">Figura </w:t>
        </w:r>
        <w:r w:rsidR="00503590" w:rsidRPr="00166C1A">
          <w:rPr>
            <w:noProof/>
          </w:rPr>
          <w:t>28</w:t>
        </w:r>
      </w:ins>
      <w:ins w:id="8049" w:author="IO" w:date="2011-07-22T13:16:00Z">
        <w:del w:id="8050" w:author="Orion" w:date="2011-07-26T22:30:00Z">
          <w:r w:rsidR="00416FF6" w:rsidRPr="00166C1A" w:rsidDel="00503590">
            <w:delText>Figura 27</w:delText>
          </w:r>
        </w:del>
      </w:ins>
      <w:ins w:id="8051" w:author="Orion" w:date="2011-06-28T17:54:00Z">
        <w:r w:rsidRPr="00166C1A">
          <w:fldChar w:fldCharType="end"/>
        </w:r>
        <w:r w:rsidRPr="00166C1A">
          <w:t xml:space="preserve">) corresponde al momento en el que el controlador detecta que ambas aeronaves </w:t>
        </w:r>
      </w:ins>
      <w:ins w:id="8052" w:author="Orion" w:date="2011-06-28T17:55:00Z">
        <w:r w:rsidRPr="00166C1A">
          <w:t>están</w:t>
        </w:r>
      </w:ins>
      <w:ins w:id="8053" w:author="Orion" w:date="2011-06-28T17:54:00Z">
        <w:r w:rsidRPr="00166C1A">
          <w:t xml:space="preserve"> </w:t>
        </w:r>
      </w:ins>
      <w:ins w:id="8054" w:author="Orion" w:date="2011-06-28T17:55:00Z">
        <w:r w:rsidRPr="00166C1A">
          <w:t>en el radio de conflicto</w:t>
        </w:r>
      </w:ins>
      <w:ins w:id="8055" w:author="Orion" w:date="2011-06-29T16:34:00Z">
        <w:r w:rsidR="00FB245E" w:rsidRPr="00166C1A">
          <w:t xml:space="preserve">. </w:t>
        </w:r>
      </w:ins>
      <w:ins w:id="8056" w:author="Orion" w:date="2011-06-29T16:38:00Z">
        <w:r w:rsidR="00CF2ABA" w:rsidRPr="00166C1A">
          <w:t>A partir de este momento el controlador debe mandar una orden de cambio de altitud/velocidad</w:t>
        </w:r>
      </w:ins>
      <w:ins w:id="8057" w:author="Orion" w:date="2011-06-28T17:56:00Z">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8058" w:author="Orion" w:date="2011-06-28T17:57:00Z">
        <w:r w:rsidRPr="00166C1A">
          <w:t>ón antes de que los pilotos acaten las ordenes (</w:t>
        </w:r>
        <w:r w:rsidRPr="00166C1A">
          <w:fldChar w:fldCharType="begin"/>
        </w:r>
        <w:r w:rsidRPr="00166C1A">
          <w:instrText xml:space="preserve"> REF _Ref297047202 \h </w:instrText>
        </w:r>
      </w:ins>
      <w:r w:rsidR="00441066" w:rsidRPr="00166C1A">
        <w:instrText xml:space="preserve"> \* MERGEFORMAT </w:instrText>
      </w:r>
      <w:r w:rsidRPr="00166C1A">
        <w:fldChar w:fldCharType="separate"/>
      </w:r>
      <w:ins w:id="8059" w:author="Orion" w:date="2011-07-26T22:30:00Z">
        <w:r w:rsidR="00503590" w:rsidRPr="00166C1A">
          <w:t xml:space="preserve">Figura </w:t>
        </w:r>
        <w:r w:rsidR="00503590" w:rsidRPr="00E87CD1">
          <w:rPr>
            <w:rPrChange w:id="8060" w:author="Orion" w:date="2011-07-26T22:34:00Z">
              <w:rPr>
                <w:noProof/>
              </w:rPr>
            </w:rPrChange>
          </w:rPr>
          <w:t>29</w:t>
        </w:r>
      </w:ins>
      <w:ins w:id="8061" w:author="IO" w:date="2011-07-22T13:16:00Z">
        <w:del w:id="8062" w:author="Orion" w:date="2011-07-26T22:30:00Z">
          <w:r w:rsidR="00416FF6" w:rsidRPr="00166C1A" w:rsidDel="00503590">
            <w:delText>Figura 28</w:delText>
          </w:r>
        </w:del>
      </w:ins>
      <w:ins w:id="8063" w:author="Orion" w:date="2011-06-28T17:57:00Z">
        <w:r w:rsidRPr="00166C1A">
          <w:fldChar w:fldCharType="end"/>
        </w:r>
        <w:r w:rsidRPr="00166C1A">
          <w:t>)</w:t>
        </w:r>
      </w:ins>
      <w:ins w:id="8064" w:author="Orion" w:date="2011-06-28T17:58:00Z">
        <w:r w:rsidRPr="00166C1A">
          <w:t xml:space="preserve">. Finalmente el peligro se disipa relativamente en el momento que los pilotos llevan a cabo las ordenes, como puede verse en la </w:t>
        </w:r>
        <w:r w:rsidRPr="00166C1A">
          <w:fldChar w:fldCharType="begin"/>
        </w:r>
        <w:r w:rsidRPr="00166C1A">
          <w:instrText xml:space="preserve"> REF _Ref297047263 \h </w:instrText>
        </w:r>
      </w:ins>
      <w:r w:rsidR="00441066" w:rsidRPr="00166C1A">
        <w:instrText xml:space="preserve"> \* MERGEFORMAT </w:instrText>
      </w:r>
      <w:r w:rsidRPr="00166C1A">
        <w:fldChar w:fldCharType="separate"/>
      </w:r>
      <w:ins w:id="8065" w:author="Orion" w:date="2011-07-26T22:30:00Z">
        <w:r w:rsidR="00503590" w:rsidRPr="00166C1A">
          <w:t xml:space="preserve">Figura </w:t>
        </w:r>
        <w:r w:rsidR="00503590" w:rsidRPr="00E87CD1">
          <w:rPr>
            <w:rPrChange w:id="8066" w:author="Orion" w:date="2011-07-26T22:34:00Z">
              <w:rPr>
                <w:noProof/>
              </w:rPr>
            </w:rPrChange>
          </w:rPr>
          <w:t>30</w:t>
        </w:r>
      </w:ins>
      <w:ins w:id="8067" w:author="IO" w:date="2011-07-22T13:16:00Z">
        <w:del w:id="8068" w:author="Orion" w:date="2011-07-26T22:30:00Z">
          <w:r w:rsidR="00416FF6" w:rsidRPr="00166C1A" w:rsidDel="00503590">
            <w:delText>Figura 29</w:delText>
          </w:r>
        </w:del>
      </w:ins>
      <w:ins w:id="8069" w:author="Orion" w:date="2011-06-28T17:58:00Z">
        <w:r w:rsidRPr="00166C1A">
          <w:fldChar w:fldCharType="end"/>
        </w:r>
        <w:r w:rsidRPr="00166C1A">
          <w:t>.</w:t>
        </w:r>
      </w:ins>
      <w:ins w:id="8070" w:author="Orion" w:date="2011-06-28T17:59:00Z">
        <w:r w:rsidRPr="00166C1A">
          <w:t xml:space="preserve"> Una vez pasado </w:t>
        </w:r>
      </w:ins>
      <w:ins w:id="8071" w:author="Orion" w:date="2011-06-28T18:03:00Z">
        <w:r w:rsidR="008F4BD7" w:rsidRPr="00166C1A">
          <w:t xml:space="preserve">todo </w:t>
        </w:r>
      </w:ins>
      <w:ins w:id="8072" w:author="Orion" w:date="2011-06-28T17:59:00Z">
        <w:r w:rsidRPr="00166C1A">
          <w:t>el peligro los controladores ordenaran a los pilotos que vuelva</w:t>
        </w:r>
      </w:ins>
      <w:ins w:id="8073" w:author="Orion" w:date="2011-06-28T18:03:00Z">
        <w:r w:rsidR="008F4BD7" w:rsidRPr="00166C1A">
          <w:t>n</w:t>
        </w:r>
      </w:ins>
      <w:ins w:id="8074" w:author="Orion" w:date="2011-06-28T17:59:00Z">
        <w:r w:rsidRPr="00166C1A">
          <w:t xml:space="preserve"> a sus respectivas alturas/velocidades de crucero</w:t>
        </w:r>
      </w:ins>
      <w:ins w:id="8075" w:author="Orion" w:date="2011-06-28T18:00:00Z">
        <w:r w:rsidR="002A730E" w:rsidRPr="00166C1A">
          <w:t xml:space="preserve"> </w:t>
        </w:r>
      </w:ins>
      <w:ins w:id="8076" w:author="Orion" w:date="2011-06-28T18:01:00Z">
        <w:r w:rsidR="002A730E" w:rsidRPr="00166C1A">
          <w:t>(</w:t>
        </w:r>
      </w:ins>
      <w:ins w:id="8077" w:author="Orion" w:date="2011-06-28T18:00:00Z">
        <w:r w:rsidR="002A730E" w:rsidRPr="00166C1A">
          <w:fldChar w:fldCharType="begin"/>
        </w:r>
        <w:r w:rsidR="002A730E" w:rsidRPr="00166C1A">
          <w:instrText xml:space="preserve"> REF _Ref297047382 \h </w:instrText>
        </w:r>
      </w:ins>
      <w:r w:rsidR="00441066" w:rsidRPr="00166C1A">
        <w:instrText xml:space="preserve"> \* MERGEFORMAT </w:instrText>
      </w:r>
      <w:r w:rsidR="002A730E" w:rsidRPr="00166C1A">
        <w:fldChar w:fldCharType="separate"/>
      </w:r>
      <w:ins w:id="8078" w:author="Orion" w:date="2011-07-26T22:30:00Z">
        <w:r w:rsidR="00503590" w:rsidRPr="00166C1A">
          <w:t xml:space="preserve">Figura </w:t>
        </w:r>
        <w:r w:rsidR="00503590" w:rsidRPr="00E87CD1">
          <w:rPr>
            <w:rPrChange w:id="8079" w:author="Orion" w:date="2011-07-26T22:34:00Z">
              <w:rPr>
                <w:noProof/>
              </w:rPr>
            </w:rPrChange>
          </w:rPr>
          <w:t>31</w:t>
        </w:r>
      </w:ins>
      <w:ins w:id="8080" w:author="IO" w:date="2011-07-22T13:16:00Z">
        <w:del w:id="8081" w:author="Orion" w:date="2011-07-26T22:30:00Z">
          <w:r w:rsidR="00416FF6" w:rsidRPr="00166C1A" w:rsidDel="00503590">
            <w:delText>Figura 30</w:delText>
          </w:r>
        </w:del>
      </w:ins>
      <w:ins w:id="8082" w:author="Orion" w:date="2011-06-28T18:00:00Z">
        <w:r w:rsidR="002A730E" w:rsidRPr="00166C1A">
          <w:fldChar w:fldCharType="end"/>
        </w:r>
        <w:r w:rsidR="002A730E" w:rsidRPr="00166C1A">
          <w:t>)</w:t>
        </w:r>
      </w:ins>
      <w:ins w:id="8083" w:author="Orion" w:date="2011-06-28T17:59:00Z">
        <w:r w:rsidRPr="00166C1A">
          <w:t>.</w:t>
        </w:r>
      </w:ins>
    </w:p>
    <w:p w14:paraId="5E9B8C06" w14:textId="77777777" w:rsidR="00D77EA3" w:rsidRDefault="00D77EA3">
      <w:pPr>
        <w:jc w:val="both"/>
        <w:rPr>
          <w:ins w:id="8084" w:author="Orion" w:date="2011-06-28T17:06:00Z"/>
          <w:rFonts w:cs="Times New Roman"/>
        </w:rPr>
        <w:pPrChange w:id="8085" w:author="Orion" w:date="2011-06-26T12:33:00Z">
          <w:pPr/>
        </w:pPrChange>
      </w:pPr>
    </w:p>
    <w:p w14:paraId="5F2516EB" w14:textId="77777777" w:rsidR="00587D28" w:rsidRDefault="007D6413">
      <w:pPr>
        <w:jc w:val="both"/>
        <w:rPr>
          <w:ins w:id="8086" w:author="Orion" w:date="2011-07-24T21:36:00Z"/>
        </w:rPr>
        <w:pPrChange w:id="8087" w:author="Orion" w:date="2011-06-29T16:44:00Z">
          <w:pPr/>
        </w:pPrChange>
      </w:pPr>
      <w:bookmarkStart w:id="8088" w:name="_Ref297129370"/>
      <w:ins w:id="8089" w:author="Orion" w:date="2011-06-29T15:48:00Z">
        <w:r w:rsidRPr="00020020">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8090" w:name="_Ref297046911"/>
    </w:p>
    <w:p w14:paraId="294FCB58" w14:textId="51C0F1D7" w:rsidR="007B14B9" w:rsidRDefault="00587D28">
      <w:pPr>
        <w:pStyle w:val="Caption"/>
        <w:rPr>
          <w:ins w:id="8091" w:author="Orion" w:date="2011-06-29T16:44:00Z"/>
        </w:rPr>
        <w:pPrChange w:id="8092" w:author="Orion" w:date="2011-07-24T21:36:00Z">
          <w:pPr/>
        </w:pPrChange>
      </w:pPr>
      <w:bookmarkStart w:id="8093" w:name="_Toc299483452"/>
      <w:ins w:id="8094" w:author="Orion" w:date="2011-07-24T21:36:00Z">
        <w:r>
          <w:t xml:space="preserve">Figura </w:t>
        </w:r>
        <w:r>
          <w:fldChar w:fldCharType="begin"/>
        </w:r>
        <w:r>
          <w:instrText xml:space="preserve"> SEQ Figura \* ARABIC </w:instrText>
        </w:r>
      </w:ins>
      <w:r>
        <w:fldChar w:fldCharType="separate"/>
      </w:r>
      <w:ins w:id="8095" w:author="Orion" w:date="2011-07-26T22:41:00Z">
        <w:r w:rsidR="000A487B">
          <w:rPr>
            <w:noProof/>
          </w:rPr>
          <w:t>28</w:t>
        </w:r>
      </w:ins>
      <w:bookmarkEnd w:id="8093"/>
      <w:ins w:id="8096" w:author="Orion" w:date="2011-07-24T21:36:00Z">
        <w:r>
          <w:fldChar w:fldCharType="end"/>
        </w:r>
      </w:ins>
      <w:del w:id="8097" w:author="Orion" w:date="2011-07-24T21:37:00Z">
        <w:r w:rsidR="006B1111" w:rsidDel="00587D28">
          <w:delText>Figura</w:delText>
        </w:r>
      </w:del>
      <w:ins w:id="8098" w:author="IO" w:date="2011-07-22T13:09:00Z">
        <w:del w:id="8099" w:author="Orion" w:date="2011-07-24T21:37:00Z">
          <w:r w:rsidR="006B1111" w:rsidDel="00587D28">
            <w:fldChar w:fldCharType="begin"/>
          </w:r>
          <w:r w:rsidR="006B1111" w:rsidDel="00587D28">
            <w:delInstrText xml:space="preserve"> SEQ Figura \* ARABIC </w:delInstrText>
          </w:r>
        </w:del>
      </w:ins>
      <w:del w:id="8100" w:author="Orion" w:date="2011-07-24T21:37:00Z">
        <w:r w:rsidR="006B1111" w:rsidDel="00587D28">
          <w:fldChar w:fldCharType="separate"/>
        </w:r>
      </w:del>
      <w:ins w:id="8101" w:author="IO" w:date="2011-07-22T13:16:00Z">
        <w:del w:id="8102" w:author="Orion" w:date="2011-07-24T21:36:00Z">
          <w:r w:rsidR="00416FF6" w:rsidDel="00587D28">
            <w:rPr>
              <w:noProof/>
            </w:rPr>
            <w:delText>27</w:delText>
          </w:r>
        </w:del>
      </w:ins>
      <w:ins w:id="8103" w:author="IO" w:date="2011-07-22T13:09:00Z">
        <w:del w:id="8104" w:author="Orion" w:date="2011-07-24T21:37:00Z">
          <w:r w:rsidR="006B1111" w:rsidDel="00587D28">
            <w:fldChar w:fldCharType="end"/>
          </w:r>
        </w:del>
      </w:ins>
      <w:ins w:id="8105" w:author="Orion" w:date="2011-06-28T17:52:00Z">
        <w:del w:id="8106" w:author="IO" w:date="2011-07-22T13:09:00Z">
          <w:r w:rsidR="009D2CAD" w:rsidDel="006B1111">
            <w:fldChar w:fldCharType="begin"/>
          </w:r>
          <w:r w:rsidR="009D2CAD" w:rsidDel="006B1111">
            <w:delInstrText xml:space="preserve"> SEQ Ilustración \* ARABIC </w:delInstrText>
          </w:r>
        </w:del>
      </w:ins>
      <w:del w:id="8107" w:author="IO" w:date="2011-07-22T13:09:00Z">
        <w:r w:rsidR="009D2CAD" w:rsidDel="006B1111">
          <w:fldChar w:fldCharType="end"/>
        </w:r>
      </w:del>
      <w:bookmarkEnd w:id="8088"/>
      <w:bookmarkEnd w:id="8090"/>
    </w:p>
    <w:p w14:paraId="6D1C35A5" w14:textId="5F8C31F4" w:rsidR="007D6413" w:rsidRDefault="007B14B9">
      <w:pPr>
        <w:jc w:val="both"/>
        <w:rPr>
          <w:ins w:id="8108" w:author="Orion" w:date="2011-06-29T16:44:00Z"/>
          <w:rFonts w:cs="Times New Roman"/>
        </w:rPr>
        <w:pPrChange w:id="8109" w:author="Orion" w:date="2011-07-26T22:34:00Z">
          <w:pPr/>
        </w:pPrChange>
      </w:pPr>
      <w:ins w:id="8110" w:author="Orion" w:date="2011-06-29T16:44:00Z">
        <w:r>
          <w:t>El tiempo que tarda</w:t>
        </w:r>
      </w:ins>
      <w:ins w:id="8111" w:author="Orion" w:date="2011-06-29T16:46:00Z">
        <w:r>
          <w:t>n</w:t>
        </w:r>
      </w:ins>
      <w:ins w:id="8112" w:author="Orion" w:date="2011-06-29T16:44:00Z">
        <w:r>
          <w:t xml:space="preserve"> en ponerse a rumbo la</w:t>
        </w:r>
      </w:ins>
      <w:ins w:id="8113" w:author="Orion" w:date="2011-06-29T16:45:00Z">
        <w:r>
          <w:t>s</w:t>
        </w:r>
      </w:ins>
      <w:ins w:id="8114" w:author="Orion" w:date="2011-06-29T16:44:00Z">
        <w:r>
          <w:t xml:space="preserve"> aeronaves </w:t>
        </w:r>
      </w:ins>
      <w:ins w:id="8115" w:author="Orion" w:date="2011-06-29T16:45:00Z">
        <w:r>
          <w:t>después</w:t>
        </w:r>
      </w:ins>
      <w:ins w:id="8116" w:author="Orion" w:date="2011-06-29T16:44:00Z">
        <w:r>
          <w:t xml:space="preserve"> </w:t>
        </w:r>
      </w:ins>
      <w:ins w:id="8117" w:author="Orion" w:date="2011-06-29T16:45:00Z">
        <w:r>
          <w:t>del despegue</w:t>
        </w:r>
      </w:ins>
      <w:ins w:id="8118" w:author="Orion" w:date="2011-06-29T16:43:00Z">
        <w:r>
          <w:rPr>
            <w:rFonts w:cs="Times New Roman"/>
          </w:rPr>
          <w:t xml:space="preserve"> estará determinado por los valores de los parámetros </w:t>
        </w:r>
      </w:ins>
      <w:ins w:id="8119" w:author="Orion" w:date="2011-06-29T16:45:00Z">
        <w:r>
          <w:rPr>
            <w:rFonts w:cs="Times New Roman"/>
          </w:rPr>
          <w:t>de estrés, fatiga y experiencia que tengan los pilotos</w:t>
        </w:r>
      </w:ins>
      <w:ins w:id="8120" w:author="Orion" w:date="2011-07-05T13:04:00Z">
        <w:r w:rsidR="005634A8">
          <w:rPr>
            <w:rFonts w:cs="Times New Roman"/>
          </w:rPr>
          <w:t xml:space="preserve"> </w:t>
        </w:r>
      </w:ins>
      <w:ins w:id="8121" w:author="Orion" w:date="2011-06-29T16:43:00Z">
        <w:r>
          <w:rPr>
            <w:rFonts w:cs="Times New Roman"/>
          </w:rPr>
          <w:t xml:space="preserve">y se consumirá en la tarea “StartThinkNewDecision” </w:t>
        </w:r>
      </w:ins>
      <w:ins w:id="8122" w:author="Orion" w:date="2011-06-29T16:46:00Z">
        <w:r>
          <w:rPr>
            <w:rFonts w:cs="Times New Roman"/>
          </w:rPr>
          <w:t>que se</w:t>
        </w:r>
      </w:ins>
      <w:ins w:id="8123"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8124" w:author="Orion" w:date="2011-06-29T16:43:00Z">
        <w:r>
          <w:rPr>
            <w:rFonts w:cs="Times New Roman"/>
          </w:rPr>
          <w:fldChar w:fldCharType="separate"/>
        </w:r>
      </w:ins>
      <w:ins w:id="8125" w:author="Orion" w:date="2011-07-26T22:30:00Z">
        <w:r w:rsidR="00503590">
          <w:t xml:space="preserve">Figura </w:t>
        </w:r>
        <w:r w:rsidR="00503590">
          <w:rPr>
            <w:noProof/>
          </w:rPr>
          <w:t>12</w:t>
        </w:r>
      </w:ins>
      <w:ins w:id="8126" w:author="Orion" w:date="2011-06-29T16:43:00Z">
        <w:r>
          <w:rPr>
            <w:rFonts w:cs="Times New Roman"/>
          </w:rPr>
          <w:fldChar w:fldCharType="end"/>
        </w:r>
      </w:ins>
      <w:ins w:id="8127" w:author="Orion" w:date="2011-06-29T16:46:00Z">
        <w:r w:rsidR="00D51F0C">
          <w:rPr>
            <w:rFonts w:cs="Times New Roman"/>
          </w:rPr>
          <w:t xml:space="preserve"> de la especificación.</w:t>
        </w:r>
      </w:ins>
    </w:p>
    <w:p w14:paraId="03AC7FAE" w14:textId="6BFC296B" w:rsidR="007B14B9" w:rsidRPr="00E87CD1" w:rsidRDefault="007E500F">
      <w:pPr>
        <w:pStyle w:val="ListParagraph"/>
        <w:numPr>
          <w:ilvl w:val="0"/>
          <w:numId w:val="41"/>
        </w:numPr>
        <w:spacing w:before="120" w:after="120"/>
        <w:ind w:left="641" w:hanging="357"/>
        <w:jc w:val="both"/>
        <w:rPr>
          <w:ins w:id="8128" w:author="Orion" w:date="2011-06-29T16:44:00Z"/>
          <w:i/>
          <w:rPrChange w:id="8129" w:author="Orion" w:date="2011-07-26T22:34:00Z">
            <w:rPr>
              <w:ins w:id="8130" w:author="Orion" w:date="2011-06-29T16:44:00Z"/>
            </w:rPr>
          </w:rPrChange>
        </w:rPr>
        <w:pPrChange w:id="8131" w:author="Orion" w:date="2011-07-26T22:34:00Z">
          <w:pPr/>
        </w:pPrChange>
      </w:pPr>
      <w:ins w:id="8132" w:author="Orion" w:date="2011-06-29T16:46:00Z">
        <w:r>
          <w:rPr>
            <w:rFonts w:cs="Times New Roman"/>
          </w:rPr>
          <w:t>Por otro lado, en la anterior imagen (</w:t>
        </w:r>
      </w:ins>
      <w:ins w:id="8133" w:author="Orion" w:date="2011-07-26T22:34:00Z">
        <w:r w:rsidR="00E87CD1" w:rsidRPr="00166C1A">
          <w:rPr>
            <w:i/>
          </w:rPr>
          <w:fldChar w:fldCharType="begin"/>
        </w:r>
        <w:r w:rsidR="00E87CD1" w:rsidRPr="004E6168">
          <w:rPr>
            <w:i/>
          </w:rPr>
          <w:instrText xml:space="preserve"> REF _Ref297046911 \h </w:instrText>
        </w:r>
        <w:r w:rsidR="00E87CD1">
          <w:rPr>
            <w:i/>
          </w:rPr>
          <w:instrText xml:space="preserve"> \* MERGEFORMAT </w:instrText>
        </w:r>
      </w:ins>
      <w:r w:rsidR="00E87CD1" w:rsidRPr="00166C1A">
        <w:rPr>
          <w:i/>
        </w:rPr>
      </w:r>
      <w:ins w:id="8134" w:author="Orion" w:date="2011-07-26T22:34:00Z">
        <w:r w:rsidR="00E87CD1" w:rsidRPr="00166C1A">
          <w:rPr>
            <w:i/>
          </w:rPr>
          <w:fldChar w:fldCharType="separate"/>
        </w:r>
        <w:r w:rsidR="00E87CD1" w:rsidRPr="00166C1A">
          <w:rPr>
            <w:i/>
          </w:rPr>
          <w:t xml:space="preserve">Figura </w:t>
        </w:r>
        <w:r w:rsidR="00E87CD1">
          <w:rPr>
            <w:noProof/>
          </w:rPr>
          <w:t>28</w:t>
        </w:r>
        <w:r w:rsidR="00E87CD1" w:rsidRPr="00166C1A">
          <w:rPr>
            <w:i/>
          </w:rPr>
          <w:fldChar w:fldCharType="end"/>
        </w:r>
      </w:ins>
      <w:ins w:id="8135" w:author="Orion" w:date="2011-06-29T16:46:00Z">
        <w:r w:rsidRPr="00166C1A">
          <w:rPr>
            <w:rFonts w:cs="Times New Roman"/>
          </w:rPr>
          <w:t>)</w:t>
        </w:r>
      </w:ins>
      <w:ins w:id="8136" w:author="Orion" w:date="2011-06-29T16:47:00Z">
        <w:r w:rsidRPr="00166C1A">
          <w:rPr>
            <w:rFonts w:cs="Times New Roman"/>
          </w:rPr>
          <w:t xml:space="preserve"> puede observarse que los aviones se marcan en amarillo lo que indica que entran en el radio de posible conflicto</w:t>
        </w:r>
      </w:ins>
      <w:ins w:id="8137" w:author="Orion" w:date="2011-06-29T16:49:00Z">
        <w:r w:rsidRPr="00166C1A">
          <w:rPr>
            <w:rFonts w:cs="Times New Roman"/>
          </w:rPr>
          <w:t>.</w:t>
        </w:r>
      </w:ins>
      <w:ins w:id="8138" w:author="Orion" w:date="2011-06-29T16:47:00Z">
        <w:r w:rsidRPr="00166C1A">
          <w:rPr>
            <w:rFonts w:cs="Times New Roman"/>
          </w:rPr>
          <w:t xml:space="preserve"> </w:t>
        </w:r>
      </w:ins>
      <w:ins w:id="8139" w:author="Orion" w:date="2011-06-29T16:49:00Z">
        <w:r w:rsidRPr="00166C1A">
          <w:rPr>
            <w:rFonts w:cs="Times New Roman"/>
          </w:rPr>
          <w:t>Este hecho</w:t>
        </w:r>
      </w:ins>
      <w:ins w:id="8140" w:author="Orion" w:date="2011-06-29T16:47:00Z">
        <w:r w:rsidRPr="00166C1A">
          <w:rPr>
            <w:rFonts w:cs="Times New Roman"/>
          </w:rPr>
          <w:t xml:space="preserve"> dar</w:t>
        </w:r>
      </w:ins>
      <w:ins w:id="8141" w:author="Orion" w:date="2011-06-29T16:48:00Z">
        <w:r w:rsidRPr="00166C1A">
          <w:rPr>
            <w:rFonts w:cs="Times New Roman"/>
          </w:rPr>
          <w:t>ía origen a la ejecución de la tarea “</w:t>
        </w:r>
      </w:ins>
      <w:ins w:id="8142" w:author="Orion" w:date="2011-06-29T16:49:00Z">
        <w:r w:rsidRPr="00166C1A">
          <w:rPr>
            <w:rFonts w:cs="Times New Roman"/>
          </w:rPr>
          <w:t>IsANewConflictDetected</w:t>
        </w:r>
      </w:ins>
      <w:ins w:id="8143" w:author="Orion" w:date="2011-06-29T16:48:00Z">
        <w:r w:rsidRPr="00166C1A">
          <w:rPr>
            <w:rFonts w:cs="Times New Roman"/>
          </w:rPr>
          <w:t xml:space="preserve">” que aparece en </w:t>
        </w:r>
      </w:ins>
      <w:ins w:id="8144" w:author="Orion" w:date="2011-06-29T16:44:00Z">
        <w:r w:rsidR="007B14B9" w:rsidRPr="00166C1A">
          <w:rPr>
            <w:rFonts w:cs="Times New Roman"/>
          </w:rPr>
          <w:t xml:space="preserve">el diagrama de la </w:t>
        </w:r>
        <w:r w:rsidR="007B14B9" w:rsidRPr="00166C1A">
          <w:rPr>
            <w:rFonts w:cs="Times New Roman"/>
          </w:rPr>
          <w:fldChar w:fldCharType="begin"/>
        </w:r>
        <w:r w:rsidR="007B14B9" w:rsidRPr="00166C1A">
          <w:rPr>
            <w:rFonts w:cs="Times New Roman"/>
          </w:rPr>
          <w:instrText xml:space="preserve"> REF _Ref296441117 \h </w:instrText>
        </w:r>
      </w:ins>
      <w:r w:rsidR="00E87CD1">
        <w:instrText xml:space="preserve"> \* MERGEFORMAT </w:instrText>
      </w:r>
      <w:r w:rsidR="007B14B9" w:rsidRPr="00166C1A">
        <w:rPr>
          <w:rFonts w:cs="Times New Roman"/>
        </w:rPr>
      </w:r>
      <w:ins w:id="8145" w:author="Orion" w:date="2011-06-29T16:44:00Z">
        <w:r w:rsidR="007B14B9" w:rsidRPr="00166C1A">
          <w:rPr>
            <w:rFonts w:cs="Times New Roman"/>
          </w:rPr>
          <w:fldChar w:fldCharType="separate"/>
        </w:r>
      </w:ins>
      <w:ins w:id="8146" w:author="Orion" w:date="2011-07-26T22:30:00Z">
        <w:r w:rsidR="00503590">
          <w:t xml:space="preserve">Figura </w:t>
        </w:r>
        <w:r w:rsidR="00503590">
          <w:rPr>
            <w:noProof/>
          </w:rPr>
          <w:t>19</w:t>
        </w:r>
      </w:ins>
      <w:ins w:id="8147" w:author="Orion" w:date="2011-06-29T16:44:00Z">
        <w:r w:rsidR="007B14B9" w:rsidRPr="00166C1A">
          <w:rPr>
            <w:rFonts w:cs="Times New Roman"/>
          </w:rPr>
          <w:fldChar w:fldCharType="end"/>
        </w:r>
        <w:r w:rsidR="007B14B9" w:rsidRPr="00166C1A">
          <w:rPr>
            <w:rFonts w:cs="Times New Roman"/>
          </w:rPr>
          <w:t xml:space="preserve"> donde se detectaba un conflicto que no había sido tratado antes.</w:t>
        </w:r>
      </w:ins>
      <w:ins w:id="8148" w:author="Orion" w:date="2011-06-29T16:51:00Z">
        <w:r w:rsidR="00EB325A" w:rsidRPr="00166C1A">
          <w:rPr>
            <w:rFonts w:cs="Times New Roman"/>
          </w:rPr>
          <w:t xml:space="preserve"> Ducha t</w:t>
        </w:r>
      </w:ins>
      <w:ins w:id="8149" w:author="Orion" w:date="2011-06-29T16:50:00Z">
        <w:r w:rsidR="003C27E3" w:rsidRPr="00166C1A">
          <w:rPr>
            <w:rFonts w:cs="Times New Roman"/>
          </w:rPr>
          <w:t xml:space="preserve">area que </w:t>
        </w:r>
      </w:ins>
      <w:ins w:id="8150" w:author="Orion" w:date="2011-06-29T16:51:00Z">
        <w:r w:rsidR="00EB325A" w:rsidRPr="00166C1A">
          <w:rPr>
            <w:rFonts w:cs="Times New Roman"/>
          </w:rPr>
          <w:t>producirá</w:t>
        </w:r>
      </w:ins>
      <w:ins w:id="8151" w:author="Orion" w:date="2011-06-29T16:50:00Z">
        <w:r w:rsidR="003C27E3" w:rsidRPr="00166C1A">
          <w:rPr>
            <w:rFonts w:cs="Times New Roman"/>
          </w:rPr>
          <w:t xml:space="preserve"> a su vez que se </w:t>
        </w:r>
      </w:ins>
      <w:ins w:id="8152" w:author="Orion" w:date="2011-06-29T16:51:00Z">
        <w:r w:rsidR="00EB325A" w:rsidRPr="00166C1A">
          <w:rPr>
            <w:rFonts w:cs="Times New Roman"/>
          </w:rPr>
          <w:t>inicien</w:t>
        </w:r>
      </w:ins>
      <w:ins w:id="8153" w:author="Orion" w:date="2011-06-29T16:50:00Z">
        <w:r w:rsidR="003C27E3" w:rsidRPr="00166C1A">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8154" w:author="Orion" w:date="2011-06-28T17:06:00Z"/>
          <w:rFonts w:cs="Times New Roman"/>
        </w:rPr>
        <w:pPrChange w:id="8155" w:author="Orion" w:date="2011-07-26T22:34:00Z">
          <w:pPr/>
        </w:pPrChange>
      </w:pPr>
    </w:p>
    <w:p w14:paraId="09A895A5" w14:textId="1E25BE73" w:rsidR="002D48A2" w:rsidRDefault="007D6413">
      <w:pPr>
        <w:jc w:val="both"/>
        <w:rPr>
          <w:ins w:id="8156" w:author="Orion" w:date="2011-06-28T17:52:00Z"/>
          <w:rFonts w:cs="Times New Roman"/>
        </w:rPr>
        <w:pPrChange w:id="8157" w:author="Orion" w:date="2011-06-26T12:33:00Z">
          <w:pPr/>
        </w:pPrChange>
      </w:pPr>
      <w:ins w:id="8158" w:author="Orion" w:date="2011-06-29T15:47:00Z">
        <w:r w:rsidRPr="00020020">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8159" w:author="Orion" w:date="2011-06-28T17:06:00Z"/>
          <w:rFonts w:cs="Times New Roman"/>
        </w:rPr>
        <w:pPrChange w:id="8160" w:author="Orion" w:date="2011-06-28T17:52:00Z">
          <w:pPr/>
        </w:pPrChange>
      </w:pPr>
      <w:bookmarkStart w:id="8161" w:name="_Toc299483453"/>
      <w:bookmarkStart w:id="8162" w:name="_Ref297047202"/>
      <w:r>
        <w:t>Figura</w:t>
      </w:r>
      <w:ins w:id="8163" w:author="Orion" w:date="2011-06-28T17:52:00Z">
        <w:del w:id="8164" w:author="IO" w:date="2011-07-22T13:09:00Z">
          <w:r w:rsidR="009D2CAD" w:rsidDel="006B1111">
            <w:delText>Ilustración</w:delText>
          </w:r>
        </w:del>
        <w:r w:rsidR="009D2CAD">
          <w:t xml:space="preserve"> </w:t>
        </w:r>
      </w:ins>
      <w:ins w:id="8165" w:author="IO" w:date="2011-07-22T13:09:00Z">
        <w:r>
          <w:fldChar w:fldCharType="begin"/>
        </w:r>
        <w:r>
          <w:instrText xml:space="preserve"> SEQ Figura \* ARABIC </w:instrText>
        </w:r>
      </w:ins>
      <w:r>
        <w:fldChar w:fldCharType="separate"/>
      </w:r>
      <w:ins w:id="8166" w:author="Orion" w:date="2011-07-26T22:30:00Z">
        <w:r w:rsidR="00503590">
          <w:rPr>
            <w:noProof/>
          </w:rPr>
          <w:t>29</w:t>
        </w:r>
      </w:ins>
      <w:bookmarkEnd w:id="8161"/>
      <w:ins w:id="8167" w:author="IO" w:date="2011-07-22T13:16:00Z">
        <w:del w:id="8168" w:author="Orion" w:date="2011-07-24T21:36:00Z">
          <w:r w:rsidR="00416FF6" w:rsidDel="00587D28">
            <w:rPr>
              <w:noProof/>
            </w:rPr>
            <w:delText>28</w:delText>
          </w:r>
        </w:del>
      </w:ins>
      <w:ins w:id="8169" w:author="IO" w:date="2011-07-22T13:09:00Z">
        <w:r>
          <w:fldChar w:fldCharType="end"/>
        </w:r>
      </w:ins>
      <w:ins w:id="8170" w:author="Orion" w:date="2011-06-28T17:52:00Z">
        <w:del w:id="8171" w:author="IO" w:date="2011-07-22T13:09:00Z">
          <w:r w:rsidR="009D2CAD" w:rsidDel="006B1111">
            <w:fldChar w:fldCharType="begin"/>
          </w:r>
          <w:r w:rsidR="009D2CAD" w:rsidDel="006B1111">
            <w:delInstrText xml:space="preserve"> SEQ Ilustración \* ARABIC </w:delInstrText>
          </w:r>
        </w:del>
      </w:ins>
      <w:del w:id="8172" w:author="IO" w:date="2011-07-22T13:09:00Z">
        <w:r w:rsidR="009D2CAD" w:rsidDel="006B1111">
          <w:fldChar w:fldCharType="end"/>
        </w:r>
      </w:del>
      <w:bookmarkEnd w:id="8162"/>
    </w:p>
    <w:p w14:paraId="458AEC4E" w14:textId="2B2BE207" w:rsidR="00D77EA3" w:rsidRDefault="00EB325A">
      <w:pPr>
        <w:jc w:val="both"/>
        <w:rPr>
          <w:ins w:id="8173" w:author="Orion" w:date="2011-06-29T16:52:00Z"/>
          <w:rFonts w:cs="Times New Roman"/>
        </w:rPr>
        <w:pPrChange w:id="8174" w:author="Orion" w:date="2011-06-26T12:33:00Z">
          <w:pPr/>
        </w:pPrChange>
      </w:pPr>
      <w:ins w:id="8175" w:author="Orion" w:date="2011-06-29T16:52:00Z">
        <w:r>
          <w:rPr>
            <w:rFonts w:cs="Times New Roman"/>
          </w:rPr>
          <w:t>En esta imagen (</w:t>
        </w:r>
      </w:ins>
      <w:ins w:id="8176"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8177" w:author="Orion" w:date="2011-07-26T22:30:00Z">
        <w:r w:rsidR="00503590">
          <w:t xml:space="preserve">Figura </w:t>
        </w:r>
        <w:r w:rsidR="00503590">
          <w:rPr>
            <w:noProof/>
          </w:rPr>
          <w:t>29</w:t>
        </w:r>
      </w:ins>
      <w:ins w:id="8178" w:author="Orion" w:date="2011-06-29T16:53:00Z">
        <w:r>
          <w:rPr>
            <w:rFonts w:cs="Times New Roman"/>
          </w:rPr>
          <w:fldChar w:fldCharType="end"/>
        </w:r>
      </w:ins>
      <w:ins w:id="8179" w:author="Orion" w:date="2011-06-29T16:52:00Z">
        <w:r>
          <w:rPr>
            <w:rFonts w:cs="Times New Roman"/>
          </w:rPr>
          <w:t xml:space="preserve">) puede verse que como las </w:t>
        </w:r>
      </w:ins>
      <w:ins w:id="8180" w:author="Orion" w:date="2011-06-29T17:07:00Z">
        <w:r w:rsidR="00F70004">
          <w:rPr>
            <w:rFonts w:cs="Times New Roman"/>
          </w:rPr>
          <w:t>órdenes</w:t>
        </w:r>
      </w:ins>
      <w:ins w:id="8181" w:author="Orion" w:date="2011-06-29T16:52:00Z">
        <w:r>
          <w:rPr>
            <w:rFonts w:cs="Times New Roman"/>
          </w:rPr>
          <w:t xml:space="preserve"> no han sido acatadas todavía por los pilotos, debido a su alto tiempo de respuesta, los aviones </w:t>
        </w:r>
      </w:ins>
      <w:ins w:id="8182" w:author="Orion" w:date="2011-06-29T16:53:00Z">
        <w:r>
          <w:rPr>
            <w:rFonts w:cs="Times New Roman"/>
          </w:rPr>
          <w:t>continúan</w:t>
        </w:r>
      </w:ins>
      <w:ins w:id="8183" w:author="Orion" w:date="2011-06-29T16:52:00Z">
        <w:r>
          <w:rPr>
            <w:rFonts w:cs="Times New Roman"/>
          </w:rPr>
          <w:t xml:space="preserve"> </w:t>
        </w:r>
      </w:ins>
      <w:ins w:id="8184" w:author="Orion" w:date="2011-06-29T16:53:00Z">
        <w:r>
          <w:rPr>
            <w:rFonts w:cs="Times New Roman"/>
          </w:rPr>
          <w:t>con su ruta anterior entrando en una zona de alto riesgo de colisión.</w:t>
        </w:r>
      </w:ins>
    </w:p>
    <w:p w14:paraId="359273C2" w14:textId="77777777" w:rsidR="00EB325A" w:rsidRDefault="00EB325A">
      <w:pPr>
        <w:jc w:val="both"/>
        <w:rPr>
          <w:ins w:id="8185" w:author="Orion" w:date="2011-06-28T17:15:00Z"/>
          <w:rFonts w:cs="Times New Roman"/>
        </w:rPr>
        <w:pPrChange w:id="8186" w:author="Orion" w:date="2011-06-26T12:33:00Z">
          <w:pPr/>
        </w:pPrChange>
      </w:pPr>
    </w:p>
    <w:p w14:paraId="17AD5DA4" w14:textId="336662A6" w:rsidR="002D48A2" w:rsidRDefault="00B02340">
      <w:pPr>
        <w:jc w:val="both"/>
        <w:rPr>
          <w:ins w:id="8187" w:author="Orion" w:date="2011-06-28T17:16:00Z"/>
          <w:rFonts w:cs="Times New Roman"/>
        </w:rPr>
        <w:pPrChange w:id="8188" w:author="Orion" w:date="2011-06-26T12:33:00Z">
          <w:pPr/>
        </w:pPrChange>
      </w:pPr>
      <w:ins w:id="8189" w:author="Orion" w:date="2011-06-29T15:45:00Z">
        <w:r w:rsidRPr="00020020">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8190" w:author="Orion" w:date="2011-06-28T17:16:00Z"/>
          <w:rFonts w:cs="Times New Roman"/>
        </w:rPr>
        <w:pPrChange w:id="8191" w:author="Orion" w:date="2011-06-28T17:52:00Z">
          <w:pPr/>
        </w:pPrChange>
      </w:pPr>
      <w:bookmarkStart w:id="8192" w:name="_Toc299483454"/>
      <w:bookmarkStart w:id="8193" w:name="_Ref297047263"/>
      <w:r>
        <w:t>Figura</w:t>
      </w:r>
      <w:ins w:id="8194" w:author="Orion" w:date="2011-06-28T17:52:00Z">
        <w:del w:id="8195" w:author="IO" w:date="2011-07-22T13:09:00Z">
          <w:r w:rsidR="009D2CAD" w:rsidDel="006B1111">
            <w:delText>Ilustración</w:delText>
          </w:r>
        </w:del>
        <w:r w:rsidR="009D2CAD">
          <w:t xml:space="preserve"> </w:t>
        </w:r>
      </w:ins>
      <w:ins w:id="8196" w:author="IO" w:date="2011-07-22T13:09:00Z">
        <w:r>
          <w:fldChar w:fldCharType="begin"/>
        </w:r>
        <w:r>
          <w:instrText xml:space="preserve"> SEQ Figura \* ARABIC </w:instrText>
        </w:r>
      </w:ins>
      <w:r>
        <w:fldChar w:fldCharType="separate"/>
      </w:r>
      <w:ins w:id="8197" w:author="Orion" w:date="2011-07-26T22:30:00Z">
        <w:r w:rsidR="00503590">
          <w:rPr>
            <w:noProof/>
          </w:rPr>
          <w:t>30</w:t>
        </w:r>
      </w:ins>
      <w:bookmarkEnd w:id="8192"/>
      <w:ins w:id="8198" w:author="IO" w:date="2011-07-22T13:16:00Z">
        <w:del w:id="8199" w:author="Orion" w:date="2011-07-24T21:36:00Z">
          <w:r w:rsidR="00416FF6" w:rsidDel="00587D28">
            <w:rPr>
              <w:noProof/>
            </w:rPr>
            <w:delText>29</w:delText>
          </w:r>
        </w:del>
      </w:ins>
      <w:ins w:id="8200" w:author="IO" w:date="2011-07-22T13:09:00Z">
        <w:r>
          <w:fldChar w:fldCharType="end"/>
        </w:r>
      </w:ins>
      <w:ins w:id="8201" w:author="Orion" w:date="2011-06-28T17:52:00Z">
        <w:del w:id="8202" w:author="IO" w:date="2011-07-22T13:09:00Z">
          <w:r w:rsidR="009D2CAD" w:rsidDel="006B1111">
            <w:fldChar w:fldCharType="begin"/>
          </w:r>
          <w:r w:rsidR="009D2CAD" w:rsidDel="006B1111">
            <w:delInstrText xml:space="preserve"> SEQ Ilustración \* ARABIC </w:delInstrText>
          </w:r>
        </w:del>
      </w:ins>
      <w:del w:id="8203" w:author="IO" w:date="2011-07-22T13:09:00Z">
        <w:r w:rsidR="009D2CAD" w:rsidDel="006B1111">
          <w:fldChar w:fldCharType="end"/>
        </w:r>
      </w:del>
      <w:bookmarkEnd w:id="8193"/>
    </w:p>
    <w:p w14:paraId="3F5A2482" w14:textId="0500CFDC" w:rsidR="00690137" w:rsidRDefault="001D1141">
      <w:pPr>
        <w:jc w:val="both"/>
        <w:rPr>
          <w:ins w:id="8204" w:author="Orion" w:date="2011-06-29T16:54:00Z"/>
          <w:rFonts w:cs="Times New Roman"/>
        </w:rPr>
        <w:pPrChange w:id="8205" w:author="Orion" w:date="2011-06-26T12:33:00Z">
          <w:pPr/>
        </w:pPrChange>
      </w:pPr>
      <w:ins w:id="8206" w:author="Orion" w:date="2011-06-29T16:54:00Z">
        <w:r>
          <w:rPr>
            <w:rFonts w:cs="Times New Roman"/>
          </w:rPr>
          <w:t>En esta imagen (</w:t>
        </w:r>
      </w:ins>
      <w:ins w:id="8207"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8208" w:author="Orion" w:date="2011-07-26T22:30:00Z">
        <w:r w:rsidR="00503590">
          <w:t xml:space="preserve">Figura </w:t>
        </w:r>
        <w:r w:rsidR="00503590">
          <w:rPr>
            <w:noProof/>
          </w:rPr>
          <w:t>30</w:t>
        </w:r>
      </w:ins>
      <w:ins w:id="8209" w:author="Orion" w:date="2011-06-29T16:55:00Z">
        <w:r>
          <w:rPr>
            <w:rFonts w:cs="Times New Roman"/>
          </w:rPr>
          <w:fldChar w:fldCharType="end"/>
        </w:r>
      </w:ins>
      <w:ins w:id="8210" w:author="Orion" w:date="2011-06-29T16:54:00Z">
        <w:r>
          <w:rPr>
            <w:rFonts w:cs="Times New Roman"/>
          </w:rPr>
          <w:t>)</w:t>
        </w:r>
      </w:ins>
      <w:ins w:id="8211" w:author="Orion" w:date="2011-06-29T16:55:00Z">
        <w:r>
          <w:rPr>
            <w:rFonts w:cs="Times New Roman"/>
          </w:rPr>
          <w:t xml:space="preserve"> puede verse como la orden</w:t>
        </w:r>
      </w:ins>
      <w:ins w:id="8212" w:author="Orion" w:date="2011-06-29T16:58:00Z">
        <w:r>
          <w:rPr>
            <w:rFonts w:cs="Times New Roman"/>
          </w:rPr>
          <w:t>,</w:t>
        </w:r>
      </w:ins>
      <w:ins w:id="8213" w:author="Orion" w:date="2011-06-29T16:55:00Z">
        <w:r>
          <w:rPr>
            <w:rFonts w:cs="Times New Roman"/>
          </w:rPr>
          <w:t xml:space="preserve"> que inicio una interacción entre controlador y piloto (</w:t>
        </w:r>
      </w:ins>
      <w:ins w:id="8214"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8215" w:author="Orion" w:date="2011-07-26T22:30:00Z">
        <w:r w:rsidR="00503590">
          <w:t xml:space="preserve">Figura </w:t>
        </w:r>
        <w:r w:rsidR="00503590">
          <w:rPr>
            <w:noProof/>
          </w:rPr>
          <w:t>21</w:t>
        </w:r>
      </w:ins>
      <w:ins w:id="8216" w:author="Orion" w:date="2011-06-29T16:56:00Z">
        <w:r>
          <w:rPr>
            <w:rFonts w:cs="Times New Roman"/>
          </w:rPr>
          <w:fldChar w:fldCharType="end"/>
        </w:r>
      </w:ins>
      <w:ins w:id="8217" w:author="Orion" w:date="2011-06-29T16:55:00Z">
        <w:r>
          <w:rPr>
            <w:rFonts w:cs="Times New Roman"/>
          </w:rPr>
          <w:t>)</w:t>
        </w:r>
      </w:ins>
      <w:ins w:id="8218" w:author="Orion" w:date="2011-06-29T16:56:00Z">
        <w:r>
          <w:rPr>
            <w:rFonts w:cs="Times New Roman"/>
          </w:rPr>
          <w:t xml:space="preserve"> y que hizo que el piloto creara un nuevo tramo </w:t>
        </w:r>
      </w:ins>
      <w:ins w:id="8219" w:author="Orion" w:date="2011-06-29T16:57:00Z">
        <w:r>
          <w:rPr>
            <w:rFonts w:cs="Times New Roman"/>
          </w:rPr>
          <w:t>“ficticio” (</w:t>
        </w:r>
      </w:ins>
      <w:ins w:id="8220"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8221" w:author="Orion" w:date="2011-07-26T22:30:00Z">
        <w:r w:rsidR="00503590">
          <w:t xml:space="preserve">Figura </w:t>
        </w:r>
        <w:r w:rsidR="00503590">
          <w:rPr>
            <w:noProof/>
          </w:rPr>
          <w:t>22</w:t>
        </w:r>
      </w:ins>
      <w:ins w:id="8222" w:author="Orion" w:date="2011-06-29T16:58:00Z">
        <w:r>
          <w:rPr>
            <w:rFonts w:cs="Times New Roman"/>
          </w:rPr>
          <w:fldChar w:fldCharType="end"/>
        </w:r>
      </w:ins>
      <w:ins w:id="8223" w:author="Orion" w:date="2011-06-29T16:57:00Z">
        <w:r>
          <w:rPr>
            <w:rFonts w:cs="Times New Roman"/>
          </w:rPr>
          <w:t>)</w:t>
        </w:r>
      </w:ins>
      <w:ins w:id="8224" w:author="Orion" w:date="2011-06-29T16:58:00Z">
        <w:r>
          <w:rPr>
            <w:rFonts w:cs="Times New Roman"/>
          </w:rPr>
          <w:t>, ha empezado a ser procesada por el piloto y que</w:t>
        </w:r>
      </w:ins>
      <w:ins w:id="8225" w:author="Orion" w:date="2011-06-29T17:03:00Z">
        <w:r w:rsidR="003D3F86">
          <w:rPr>
            <w:rFonts w:cs="Times New Roman"/>
          </w:rPr>
          <w:t xml:space="preserve"> este</w:t>
        </w:r>
      </w:ins>
      <w:ins w:id="8226" w:author="Orion" w:date="2011-06-29T16:58:00Z">
        <w:r>
          <w:rPr>
            <w:rFonts w:cs="Times New Roman"/>
          </w:rPr>
          <w:t xml:space="preserve"> empieza a tomar </w:t>
        </w:r>
      </w:ins>
      <w:ins w:id="8227" w:author="Orion" w:date="2011-06-29T16:59:00Z">
        <w:r>
          <w:rPr>
            <w:rFonts w:cs="Times New Roman"/>
          </w:rPr>
          <w:t xml:space="preserve">algunas </w:t>
        </w:r>
      </w:ins>
      <w:ins w:id="8228" w:author="Orion" w:date="2011-06-29T16:58:00Z">
        <w:r>
          <w:rPr>
            <w:rFonts w:cs="Times New Roman"/>
          </w:rPr>
          <w:t xml:space="preserve">decisiones </w:t>
        </w:r>
      </w:ins>
      <w:ins w:id="8229"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8230" w:author="Orion" w:date="2011-06-29T17:03:00Z">
        <w:r w:rsidR="002F5FB4">
          <w:rPr>
            <w:rFonts w:cs="Times New Roman"/>
          </w:rPr>
          <w:t>l</w:t>
        </w:r>
      </w:ins>
      <w:ins w:id="8231" w:author="Orion" w:date="2011-06-29T16:59:00Z">
        <w:r>
          <w:rPr>
            <w:rFonts w:cs="Times New Roman"/>
          </w:rPr>
          <w:t xml:space="preserve"> oeste aumenta la altitud</w:t>
        </w:r>
      </w:ins>
      <w:ins w:id="8232" w:author="Orion" w:date="2011-06-29T17:00:00Z">
        <w:r w:rsidR="00796392">
          <w:rPr>
            <w:rFonts w:cs="Times New Roman"/>
          </w:rPr>
          <w:t xml:space="preserve"> (ruta en rojo)</w:t>
        </w:r>
      </w:ins>
      <w:ins w:id="8233" w:author="Orion" w:date="2011-06-29T16:59:00Z">
        <w:r>
          <w:rPr>
            <w:rFonts w:cs="Times New Roman"/>
          </w:rPr>
          <w:t xml:space="preserve"> mientras que el situado m</w:t>
        </w:r>
      </w:ins>
      <w:ins w:id="8234" w:author="Orion" w:date="2011-06-29T17:00:00Z">
        <w:r>
          <w:rPr>
            <w:rFonts w:cs="Times New Roman"/>
          </w:rPr>
          <w:t>ás al este disminuye su altitud</w:t>
        </w:r>
        <w:r w:rsidR="00796392">
          <w:rPr>
            <w:rFonts w:cs="Times New Roman"/>
          </w:rPr>
          <w:t xml:space="preserve"> (ruta en verde)</w:t>
        </w:r>
        <w:r>
          <w:rPr>
            <w:rFonts w:cs="Times New Roman"/>
          </w:rPr>
          <w:t>.</w:t>
        </w:r>
      </w:ins>
      <w:ins w:id="8235" w:author="Orion" w:date="2011-06-29T17:03:00Z">
        <w:r w:rsidR="00795AE2">
          <w:rPr>
            <w:rFonts w:cs="Times New Roman"/>
          </w:rPr>
          <w:t xml:space="preserve"> Otra consecuencia de ello es que el riesgo de col</w:t>
        </w:r>
      </w:ins>
      <w:ins w:id="8236" w:author="Orion" w:date="2011-06-29T17:04:00Z">
        <w:r w:rsidR="00795AE2">
          <w:rPr>
            <w:rFonts w:cs="Times New Roman"/>
          </w:rPr>
          <w:t>is</w:t>
        </w:r>
      </w:ins>
      <w:ins w:id="8237" w:author="Orion" w:date="2011-06-29T17:03:00Z">
        <w:r w:rsidR="00795AE2">
          <w:rPr>
            <w:rFonts w:cs="Times New Roman"/>
          </w:rPr>
          <w:t>i</w:t>
        </w:r>
      </w:ins>
      <w:ins w:id="8238"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8239" w:author="Orion" w:date="2011-06-29T15:44:00Z"/>
          <w:rFonts w:cs="Times New Roman"/>
        </w:rPr>
        <w:pPrChange w:id="8240" w:author="Orion" w:date="2011-06-26T12:33:00Z">
          <w:pPr/>
        </w:pPrChange>
      </w:pPr>
    </w:p>
    <w:p w14:paraId="300BB690" w14:textId="4A7537F8" w:rsidR="0096704B" w:rsidRDefault="0096704B">
      <w:pPr>
        <w:jc w:val="both"/>
        <w:rPr>
          <w:ins w:id="8241" w:author="Orion" w:date="2011-06-28T17:15:00Z"/>
          <w:rFonts w:cs="Times New Roman"/>
        </w:rPr>
        <w:pPrChange w:id="8242" w:author="Orion" w:date="2011-06-26T12:33:00Z">
          <w:pPr/>
        </w:pPrChange>
      </w:pPr>
      <w:ins w:id="8243" w:author="Orion" w:date="2011-06-29T15:44:00Z">
        <w:r w:rsidRPr="00020020">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8244" w:author="Orion" w:date="2011-06-28T17:25:00Z"/>
          <w:rFonts w:cs="Times New Roman"/>
        </w:rPr>
        <w:pPrChange w:id="8245" w:author="Orion" w:date="2011-06-28T17:59:00Z">
          <w:pPr/>
        </w:pPrChange>
      </w:pPr>
      <w:bookmarkStart w:id="8246" w:name="_Toc299483455"/>
      <w:bookmarkStart w:id="8247" w:name="_Ref297047382"/>
      <w:r>
        <w:t>Figura</w:t>
      </w:r>
      <w:ins w:id="8248" w:author="Orion" w:date="2011-06-28T17:59:00Z">
        <w:del w:id="8249" w:author="IO" w:date="2011-07-22T13:09:00Z">
          <w:r w:rsidR="009D2CAD" w:rsidDel="006B1111">
            <w:delText>Ilustración</w:delText>
          </w:r>
        </w:del>
        <w:r w:rsidR="009D2CAD">
          <w:t xml:space="preserve"> </w:t>
        </w:r>
      </w:ins>
      <w:ins w:id="8250" w:author="IO" w:date="2011-07-22T13:09:00Z">
        <w:r>
          <w:fldChar w:fldCharType="begin"/>
        </w:r>
        <w:r>
          <w:instrText xml:space="preserve"> SEQ Figura \* ARABIC </w:instrText>
        </w:r>
      </w:ins>
      <w:r>
        <w:fldChar w:fldCharType="separate"/>
      </w:r>
      <w:ins w:id="8251" w:author="Orion" w:date="2011-07-26T22:30:00Z">
        <w:r w:rsidR="00503590">
          <w:rPr>
            <w:noProof/>
          </w:rPr>
          <w:t>31</w:t>
        </w:r>
      </w:ins>
      <w:bookmarkEnd w:id="8246"/>
      <w:ins w:id="8252" w:author="IO" w:date="2011-07-22T13:16:00Z">
        <w:del w:id="8253" w:author="Orion" w:date="2011-07-24T21:36:00Z">
          <w:r w:rsidR="00416FF6" w:rsidDel="00587D28">
            <w:rPr>
              <w:noProof/>
            </w:rPr>
            <w:delText>30</w:delText>
          </w:r>
        </w:del>
      </w:ins>
      <w:ins w:id="8254" w:author="IO" w:date="2011-07-22T13:09:00Z">
        <w:r>
          <w:fldChar w:fldCharType="end"/>
        </w:r>
      </w:ins>
      <w:ins w:id="8255" w:author="Orion" w:date="2011-06-28T17:59:00Z">
        <w:del w:id="8256" w:author="IO" w:date="2011-07-22T13:09:00Z">
          <w:r w:rsidR="009D2CAD" w:rsidDel="006B1111">
            <w:fldChar w:fldCharType="begin"/>
          </w:r>
          <w:r w:rsidR="009D2CAD" w:rsidDel="006B1111">
            <w:delInstrText xml:space="preserve"> SEQ Ilustración \* ARABIC </w:delInstrText>
          </w:r>
        </w:del>
      </w:ins>
      <w:del w:id="8257" w:author="IO" w:date="2011-07-22T13:09:00Z">
        <w:r w:rsidR="009D2CAD" w:rsidDel="006B1111">
          <w:fldChar w:fldCharType="end"/>
        </w:r>
      </w:del>
      <w:bookmarkEnd w:id="8247"/>
    </w:p>
    <w:p w14:paraId="0CD123FD" w14:textId="643A596B" w:rsidR="00DD79DB" w:rsidRDefault="00EC4B15">
      <w:pPr>
        <w:jc w:val="both"/>
        <w:rPr>
          <w:ins w:id="8258" w:author="Orion" w:date="2011-06-29T17:10:00Z"/>
          <w:rFonts w:cs="Times New Roman"/>
        </w:rPr>
        <w:pPrChange w:id="8259" w:author="Orion" w:date="2011-06-26T12:33:00Z">
          <w:pPr/>
        </w:pPrChange>
      </w:pPr>
      <w:ins w:id="8260"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8261" w:author="Orion" w:date="2011-07-26T22:30:00Z">
        <w:r w:rsidR="00503590">
          <w:t xml:space="preserve">Figura </w:t>
        </w:r>
        <w:r w:rsidR="00503590">
          <w:rPr>
            <w:noProof/>
          </w:rPr>
          <w:t>31</w:t>
        </w:r>
      </w:ins>
      <w:ins w:id="8262" w:author="Orion" w:date="2011-06-29T17:10:00Z">
        <w:r>
          <w:rPr>
            <w:rFonts w:cs="Times New Roman"/>
          </w:rPr>
          <w:fldChar w:fldCharType="end"/>
        </w:r>
        <w:r>
          <w:rPr>
            <w:rFonts w:cs="Times New Roman"/>
          </w:rPr>
          <w:t xml:space="preserve">) es una imagen representativa del diagrama mostrado en la </w:t>
        </w:r>
      </w:ins>
      <w:ins w:id="8263"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8264" w:author="Orion" w:date="2011-07-26T22:30:00Z">
        <w:r w:rsidR="00503590">
          <w:t xml:space="preserve">Figura </w:t>
        </w:r>
        <w:r w:rsidR="00503590">
          <w:rPr>
            <w:noProof/>
          </w:rPr>
          <w:t>23</w:t>
        </w:r>
      </w:ins>
      <w:ins w:id="8265" w:author="Orion" w:date="2011-06-29T17:11:00Z">
        <w:r>
          <w:rPr>
            <w:rFonts w:cs="Times New Roman"/>
          </w:rPr>
          <w:fldChar w:fldCharType="end"/>
        </w:r>
        <w:r>
          <w:rPr>
            <w:rFonts w:cs="Times New Roman"/>
          </w:rPr>
          <w:t xml:space="preserve"> donde la posibilidad de riesgo de conflicto desaparece por completo.</w:t>
        </w:r>
      </w:ins>
      <w:ins w:id="8266" w:author="Orion" w:date="2011-06-29T17:12:00Z">
        <w:r>
          <w:rPr>
            <w:rFonts w:cs="Times New Roman"/>
          </w:rPr>
          <w:t xml:space="preserve"> Pero debido a que a los pilotos, por su condición, les lleva algo de tiempo restablecer el vuelo que llevaban antes del conflicto</w:t>
        </w:r>
      </w:ins>
      <w:ins w:id="8267" w:author="Orion" w:date="2011-06-29T17:13:00Z">
        <w:r>
          <w:rPr>
            <w:rFonts w:cs="Times New Roman"/>
          </w:rPr>
          <w:t xml:space="preserve">, no es hasta que están muy lejos cuando </w:t>
        </w:r>
      </w:ins>
      <w:ins w:id="8268" w:author="Orion" w:date="2011-06-29T17:14:00Z">
        <w:r>
          <w:rPr>
            <w:rFonts w:cs="Times New Roman"/>
          </w:rPr>
          <w:t>los aviones vuelven a sus alturas y velocidades de crucero.</w:t>
        </w:r>
      </w:ins>
    </w:p>
    <w:p w14:paraId="0094A167" w14:textId="77777777" w:rsidR="00EC4B15" w:rsidRDefault="00EC4B15">
      <w:pPr>
        <w:jc w:val="both"/>
        <w:rPr>
          <w:ins w:id="8269" w:author="Orion" w:date="2011-06-28T17:25:00Z"/>
          <w:rFonts w:cs="Times New Roman"/>
        </w:rPr>
        <w:pPrChange w:id="8270"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8271" w:author="Orion" w:date="2011-06-28T18:17:00Z"/>
          <w:i/>
          <w:rPrChange w:id="8272" w:author="IO" w:date="2011-07-22T12:29:00Z">
            <w:rPr>
              <w:ins w:id="8273" w:author="Orion" w:date="2011-06-28T18:17:00Z"/>
              <w:rFonts w:cs="Times New Roman"/>
            </w:rPr>
          </w:rPrChange>
        </w:rPr>
        <w:pPrChange w:id="8274" w:author="IO" w:date="2011-07-22T12:29:00Z">
          <w:pPr/>
        </w:pPrChange>
      </w:pPr>
      <w:ins w:id="8275" w:author="Orion" w:date="2011-06-28T18:13:00Z">
        <w:r w:rsidRPr="00441066">
          <w:rPr>
            <w:i/>
            <w:rPrChange w:id="8276" w:author="IO" w:date="2011-07-22T12:29:00Z">
              <w:rPr>
                <w:rFonts w:cs="Times New Roman"/>
              </w:rPr>
            </w:rPrChange>
          </w:rPr>
          <w:t xml:space="preserve">El en el siguiente grupo de </w:t>
        </w:r>
      </w:ins>
      <w:ins w:id="8277" w:author="Orion" w:date="2011-06-28T18:14:00Z">
        <w:r w:rsidRPr="00441066">
          <w:rPr>
            <w:i/>
            <w:rPrChange w:id="8278" w:author="IO" w:date="2011-07-22T12:29:00Z">
              <w:rPr>
                <w:rFonts w:cs="Times New Roman"/>
              </w:rPr>
            </w:rPrChange>
          </w:rPr>
          <w:t>imágenes</w:t>
        </w:r>
      </w:ins>
      <w:ins w:id="8279" w:author="Orion" w:date="2011-06-28T18:13:00Z">
        <w:r w:rsidRPr="00441066">
          <w:rPr>
            <w:i/>
            <w:rPrChange w:id="8280" w:author="IO" w:date="2011-07-22T12:29:00Z">
              <w:rPr>
                <w:rFonts w:cs="Times New Roman"/>
              </w:rPr>
            </w:rPrChange>
          </w:rPr>
          <w:t xml:space="preserve"> </w:t>
        </w:r>
      </w:ins>
      <w:ins w:id="8281" w:author="Orion" w:date="2011-06-28T18:14:00Z">
        <w:r w:rsidRPr="00441066">
          <w:rPr>
            <w:i/>
            <w:rPrChange w:id="8282" w:author="IO" w:date="2011-07-22T12:29:00Z">
              <w:rPr>
                <w:rFonts w:cs="Times New Roman"/>
              </w:rPr>
            </w:rPrChange>
          </w:rPr>
          <w:t>se verá el comportamiento de pilotos con valores de estrés y fatiga medios y una experiencia media de vuelo</w:t>
        </w:r>
      </w:ins>
      <w:ins w:id="8283" w:author="Orion" w:date="2011-07-05T13:06:00Z">
        <w:r w:rsidR="008759A0" w:rsidRPr="00441066">
          <w:rPr>
            <w:i/>
            <w:rPrChange w:id="8284" w:author="IO" w:date="2011-07-22T12:29:00Z">
              <w:rPr>
                <w:rFonts w:cs="Times New Roman"/>
              </w:rPr>
            </w:rPrChange>
          </w:rPr>
          <w:t xml:space="preserve"> (valores de estrés, fatiga y experiencia </w:t>
        </w:r>
      </w:ins>
      <w:ins w:id="8285" w:author="Orion" w:date="2011-07-05T13:07:00Z">
        <w:r w:rsidR="008759A0" w:rsidRPr="00441066">
          <w:rPr>
            <w:i/>
            <w:rPrChange w:id="8286" w:author="IO" w:date="2011-07-22T12:29:00Z">
              <w:rPr>
                <w:rFonts w:cs="Times New Roman"/>
              </w:rPr>
            </w:rPrChange>
          </w:rPr>
          <w:t>igual a 50</w:t>
        </w:r>
      </w:ins>
      <w:ins w:id="8287" w:author="Orion" w:date="2011-07-05T13:06:00Z">
        <w:r w:rsidR="008759A0" w:rsidRPr="00441066">
          <w:rPr>
            <w:i/>
            <w:rPrChange w:id="8288" w:author="IO" w:date="2011-07-22T12:29:00Z">
              <w:rPr>
                <w:rFonts w:cs="Times New Roman"/>
              </w:rPr>
            </w:rPrChange>
          </w:rPr>
          <w:t xml:space="preserve">%, </w:t>
        </w:r>
      </w:ins>
      <w:ins w:id="8289" w:author="Orion" w:date="2011-07-05T13:07:00Z">
        <w:r w:rsidR="008759A0" w:rsidRPr="00441066">
          <w:rPr>
            <w:i/>
            <w:rPrChange w:id="8290" w:author="IO" w:date="2011-07-22T12:29:00Z">
              <w:rPr>
                <w:rFonts w:cs="Times New Roman"/>
              </w:rPr>
            </w:rPrChange>
          </w:rPr>
          <w:t>50</w:t>
        </w:r>
      </w:ins>
      <w:ins w:id="8291" w:author="Orion" w:date="2011-07-05T13:06:00Z">
        <w:r w:rsidR="008759A0" w:rsidRPr="00441066">
          <w:rPr>
            <w:i/>
            <w:rPrChange w:id="8292" w:author="IO" w:date="2011-07-22T12:29:00Z">
              <w:rPr>
                <w:rFonts w:cs="Times New Roman"/>
              </w:rPr>
            </w:rPrChange>
          </w:rPr>
          <w:t>% y 2</w:t>
        </w:r>
      </w:ins>
      <w:ins w:id="8293" w:author="Orion" w:date="2011-07-05T13:07:00Z">
        <w:r w:rsidR="008759A0" w:rsidRPr="00441066">
          <w:rPr>
            <w:i/>
            <w:rPrChange w:id="8294" w:author="IO" w:date="2011-07-22T12:29:00Z">
              <w:rPr>
                <w:rFonts w:cs="Times New Roman"/>
              </w:rPr>
            </w:rPrChange>
          </w:rPr>
          <w:t>5</w:t>
        </w:r>
      </w:ins>
      <w:ins w:id="8295" w:author="Orion" w:date="2011-07-05T13:06:00Z">
        <w:r w:rsidR="008759A0" w:rsidRPr="00441066">
          <w:rPr>
            <w:i/>
            <w:rPrChange w:id="8296" w:author="IO" w:date="2011-07-22T12:29:00Z">
              <w:rPr>
                <w:rFonts w:cs="Times New Roman"/>
              </w:rPr>
            </w:rPrChange>
          </w:rPr>
          <w:t>% respectivamente)</w:t>
        </w:r>
      </w:ins>
      <w:ins w:id="8297" w:author="Orion" w:date="2011-06-28T18:14:00Z">
        <w:r w:rsidRPr="00441066">
          <w:rPr>
            <w:i/>
            <w:rPrChange w:id="8298" w:author="IO" w:date="2011-07-22T12:29:00Z">
              <w:rPr>
                <w:rFonts w:cs="Times New Roman"/>
              </w:rPr>
            </w:rPrChange>
          </w:rPr>
          <w:t>.</w:t>
        </w:r>
      </w:ins>
      <w:ins w:id="8299" w:author="Orion" w:date="2011-06-28T18:21:00Z">
        <w:r w:rsidR="004B1C04" w:rsidRPr="00441066">
          <w:rPr>
            <w:i/>
            <w:rPrChange w:id="8300" w:author="IO" w:date="2011-07-22T12:29:00Z">
              <w:rPr>
                <w:rFonts w:cs="Times New Roman"/>
              </w:rPr>
            </w:rPrChange>
          </w:rPr>
          <w:t xml:space="preserve"> Lo primero que se puede observar es que a los pilotos les lleva men</w:t>
        </w:r>
      </w:ins>
      <w:ins w:id="8301" w:author="Orion" w:date="2011-06-29T09:56:00Z">
        <w:r w:rsidR="000F6D72" w:rsidRPr="00441066">
          <w:rPr>
            <w:i/>
            <w:rPrChange w:id="8302" w:author="IO" w:date="2011-07-22T12:29:00Z">
              <w:rPr>
                <w:rFonts w:cs="Times New Roman"/>
              </w:rPr>
            </w:rPrChange>
          </w:rPr>
          <w:t>o</w:t>
        </w:r>
      </w:ins>
      <w:ins w:id="8303" w:author="Orion" w:date="2011-06-28T18:21:00Z">
        <w:r w:rsidR="004B1C04" w:rsidRPr="00441066">
          <w:rPr>
            <w:i/>
            <w:rPrChange w:id="8304" w:author="IO" w:date="2011-07-22T12:29:00Z">
              <w:rPr>
                <w:rFonts w:cs="Times New Roman"/>
              </w:rPr>
            </w:rPrChange>
          </w:rPr>
          <w:t>s tiempo ponerse a rumbo del destino. También se pu</w:t>
        </w:r>
      </w:ins>
      <w:ins w:id="8305" w:author="Orion" w:date="2011-06-29T09:56:00Z">
        <w:r w:rsidR="00C2103E" w:rsidRPr="00441066">
          <w:rPr>
            <w:i/>
            <w:rPrChange w:id="8306" w:author="IO" w:date="2011-07-22T12:29:00Z">
              <w:rPr>
                <w:rFonts w:cs="Times New Roman"/>
              </w:rPr>
            </w:rPrChange>
          </w:rPr>
          <w:t>e</w:t>
        </w:r>
      </w:ins>
      <w:ins w:id="8307" w:author="Orion" w:date="2011-06-28T18:21:00Z">
        <w:r w:rsidR="004B1C04" w:rsidRPr="00441066">
          <w:rPr>
            <w:i/>
            <w:rPrChange w:id="8308" w:author="IO" w:date="2011-07-22T12:29:00Z">
              <w:rPr>
                <w:rFonts w:cs="Times New Roman"/>
              </w:rPr>
            </w:rPrChange>
          </w:rPr>
          <w:t xml:space="preserve">de ver </w:t>
        </w:r>
      </w:ins>
      <w:ins w:id="8309" w:author="Orion" w:date="2011-06-28T18:22:00Z">
        <w:r w:rsidR="004B1C04" w:rsidRPr="00441066">
          <w:rPr>
            <w:i/>
            <w:rPrChange w:id="8310" w:author="IO" w:date="2011-07-22T12:29:00Z">
              <w:rPr>
                <w:rFonts w:cs="Times New Roman"/>
              </w:rPr>
            </w:rPrChange>
          </w:rPr>
          <w:t>poco después de detectado el conflicto (</w:t>
        </w:r>
      </w:ins>
      <w:ins w:id="8311" w:author="Orion" w:date="2011-06-28T18:23:00Z">
        <w:r w:rsidR="004B1C04" w:rsidRPr="00441066">
          <w:rPr>
            <w:i/>
            <w:rPrChange w:id="8312" w:author="IO" w:date="2011-07-22T12:29:00Z">
              <w:rPr>
                <w:rFonts w:cs="Times New Roman"/>
              </w:rPr>
            </w:rPrChange>
          </w:rPr>
          <w:fldChar w:fldCharType="begin"/>
        </w:r>
        <w:r w:rsidR="004B1C04" w:rsidRPr="00441066">
          <w:rPr>
            <w:i/>
            <w:rPrChange w:id="8313" w:author="IO" w:date="2011-07-22T12:29:00Z">
              <w:rPr>
                <w:rFonts w:cs="Times New Roman"/>
              </w:rPr>
            </w:rPrChange>
          </w:rPr>
          <w:instrText xml:space="preserve"> REF _Ref297048711 \h </w:instrText>
        </w:r>
      </w:ins>
      <w:r w:rsidR="00441066">
        <w:rPr>
          <w:i/>
        </w:rPr>
        <w:instrText xml:space="preserve"> \* MERGEFORMAT </w:instrText>
      </w:r>
      <w:r w:rsidR="004B1C04" w:rsidRPr="00441066">
        <w:rPr>
          <w:i/>
          <w:rPrChange w:id="8314" w:author="IO" w:date="2011-07-22T12:29:00Z">
            <w:rPr>
              <w:i/>
            </w:rPr>
          </w:rPrChange>
        </w:rPr>
      </w:r>
      <w:r w:rsidR="004B1C04" w:rsidRPr="00441066">
        <w:rPr>
          <w:i/>
          <w:rPrChange w:id="8315" w:author="IO" w:date="2011-07-22T12:29:00Z">
            <w:rPr>
              <w:rFonts w:cs="Times New Roman"/>
            </w:rPr>
          </w:rPrChange>
        </w:rPr>
        <w:fldChar w:fldCharType="separate"/>
      </w:r>
      <w:ins w:id="8316" w:author="Orion" w:date="2011-07-26T22:30:00Z">
        <w:r w:rsidR="00503590" w:rsidRPr="00503590">
          <w:rPr>
            <w:i/>
            <w:rPrChange w:id="8317" w:author="Orion" w:date="2011-07-26T22:30:00Z">
              <w:rPr/>
            </w:rPrChange>
          </w:rPr>
          <w:t>Figura 32</w:t>
        </w:r>
      </w:ins>
      <w:ins w:id="8318" w:author="Orion" w:date="2011-06-28T18:23:00Z">
        <w:r w:rsidR="004B1C04" w:rsidRPr="00441066">
          <w:rPr>
            <w:i/>
            <w:rPrChange w:id="8319" w:author="IO" w:date="2011-07-22T12:29:00Z">
              <w:rPr>
                <w:rFonts w:cs="Times New Roman"/>
              </w:rPr>
            </w:rPrChange>
          </w:rPr>
          <w:fldChar w:fldCharType="end"/>
        </w:r>
      </w:ins>
      <w:ins w:id="8320" w:author="Orion" w:date="2011-06-28T18:22:00Z">
        <w:r w:rsidR="004B1C04" w:rsidRPr="00441066">
          <w:rPr>
            <w:i/>
            <w:rPrChange w:id="8321" w:author="IO" w:date="2011-07-22T12:29:00Z">
              <w:rPr>
                <w:rFonts w:cs="Times New Roman"/>
              </w:rPr>
            </w:rPrChange>
          </w:rPr>
          <w:t>) los pilotos</w:t>
        </w:r>
      </w:ins>
      <w:ins w:id="8322" w:author="Orion" w:date="2011-06-28T18:23:00Z">
        <w:r w:rsidR="004B1C04" w:rsidRPr="00441066">
          <w:rPr>
            <w:i/>
            <w:rPrChange w:id="8323" w:author="IO" w:date="2011-07-22T12:29:00Z">
              <w:rPr>
                <w:rFonts w:cs="Times New Roman"/>
              </w:rPr>
            </w:rPrChange>
          </w:rPr>
          <w:t xml:space="preserve"> acatan las ordenes de los controladores y ponen a volar a sus respectivas aeronaves a la altura/velocidad ordenada. </w:t>
        </w:r>
      </w:ins>
      <w:ins w:id="8324" w:author="Orion" w:date="2011-06-28T18:24:00Z">
        <w:r w:rsidR="004B1C04" w:rsidRPr="00441066">
          <w:rPr>
            <w:i/>
            <w:rPrChange w:id="8325" w:author="IO" w:date="2011-07-22T12:29:00Z">
              <w:rPr>
                <w:rFonts w:cs="Times New Roman"/>
              </w:rPr>
            </w:rPrChange>
          </w:rPr>
          <w:t xml:space="preserve">A su vez se puede ver en la </w:t>
        </w:r>
        <w:r w:rsidR="004B1C04" w:rsidRPr="00441066">
          <w:rPr>
            <w:i/>
            <w:rPrChange w:id="8326" w:author="IO" w:date="2011-07-22T12:29:00Z">
              <w:rPr>
                <w:rFonts w:cs="Times New Roman"/>
              </w:rPr>
            </w:rPrChange>
          </w:rPr>
          <w:fldChar w:fldCharType="begin"/>
        </w:r>
        <w:r w:rsidR="004B1C04" w:rsidRPr="00441066">
          <w:rPr>
            <w:i/>
            <w:rPrChange w:id="8327" w:author="IO" w:date="2011-07-22T12:29:00Z">
              <w:rPr>
                <w:rFonts w:cs="Times New Roman"/>
              </w:rPr>
            </w:rPrChange>
          </w:rPr>
          <w:instrText xml:space="preserve"> REF _Ref297048794 \h </w:instrText>
        </w:r>
      </w:ins>
      <w:r w:rsidR="00441066">
        <w:rPr>
          <w:i/>
        </w:rPr>
        <w:instrText xml:space="preserve"> \* MERGEFORMAT </w:instrText>
      </w:r>
      <w:r w:rsidR="004B1C04" w:rsidRPr="00441066">
        <w:rPr>
          <w:i/>
          <w:rPrChange w:id="8328" w:author="IO" w:date="2011-07-22T12:29:00Z">
            <w:rPr>
              <w:i/>
            </w:rPr>
          </w:rPrChange>
        </w:rPr>
      </w:r>
      <w:r w:rsidR="004B1C04" w:rsidRPr="00441066">
        <w:rPr>
          <w:i/>
          <w:rPrChange w:id="8329" w:author="IO" w:date="2011-07-22T12:29:00Z">
            <w:rPr>
              <w:rFonts w:cs="Times New Roman"/>
            </w:rPr>
          </w:rPrChange>
        </w:rPr>
        <w:fldChar w:fldCharType="separate"/>
      </w:r>
      <w:ins w:id="8330" w:author="Orion" w:date="2011-07-26T22:30:00Z">
        <w:r w:rsidR="00503590" w:rsidRPr="00503590">
          <w:rPr>
            <w:i/>
            <w:rPrChange w:id="8331" w:author="Orion" w:date="2011-07-26T22:30:00Z">
              <w:rPr/>
            </w:rPrChange>
          </w:rPr>
          <w:t>Figura 33</w:t>
        </w:r>
      </w:ins>
      <w:ins w:id="8332" w:author="Orion" w:date="2011-06-28T18:24:00Z">
        <w:r w:rsidR="004B1C04" w:rsidRPr="00441066">
          <w:rPr>
            <w:i/>
            <w:rPrChange w:id="8333" w:author="IO" w:date="2011-07-22T12:29:00Z">
              <w:rPr>
                <w:rFonts w:cs="Times New Roman"/>
              </w:rPr>
            </w:rPrChange>
          </w:rPr>
          <w:fldChar w:fldCharType="end"/>
        </w:r>
        <w:r w:rsidR="004B1C04" w:rsidRPr="00441066">
          <w:rPr>
            <w:i/>
            <w:rPrChange w:id="8334" w:author="IO" w:date="2011-07-22T12:29:00Z">
              <w:rPr>
                <w:rFonts w:cs="Times New Roman"/>
              </w:rPr>
            </w:rPrChange>
          </w:rPr>
          <w:t xml:space="preserve"> que </w:t>
        </w:r>
      </w:ins>
      <w:ins w:id="8335" w:author="Orion" w:date="2011-06-28T18:26:00Z">
        <w:r w:rsidR="004B1C04" w:rsidRPr="00441066">
          <w:rPr>
            <w:i/>
            <w:rPrChange w:id="8336" w:author="IO" w:date="2011-07-22T12:29:00Z">
              <w:rPr>
                <w:rFonts w:cs="Times New Roman"/>
              </w:rPr>
            </w:rPrChange>
          </w:rPr>
          <w:t xml:space="preserve">no transcurre demasiado tiempo desde </w:t>
        </w:r>
      </w:ins>
      <w:ins w:id="8337" w:author="Orion" w:date="2011-06-28T18:24:00Z">
        <w:r w:rsidR="004B1C04" w:rsidRPr="00441066">
          <w:rPr>
            <w:i/>
            <w:rPrChange w:id="8338" w:author="IO" w:date="2011-07-22T12:29:00Z">
              <w:rPr>
                <w:rFonts w:cs="Times New Roman"/>
              </w:rPr>
            </w:rPrChange>
          </w:rPr>
          <w:t>que el controlador orden</w:t>
        </w:r>
      </w:ins>
      <w:ins w:id="8339" w:author="Orion" w:date="2011-06-28T18:27:00Z">
        <w:r w:rsidR="006958B4" w:rsidRPr="00441066">
          <w:rPr>
            <w:i/>
            <w:rPrChange w:id="8340" w:author="IO" w:date="2011-07-22T12:29:00Z">
              <w:rPr>
                <w:rFonts w:cs="Times New Roman"/>
              </w:rPr>
            </w:rPrChange>
          </w:rPr>
          <w:t>a</w:t>
        </w:r>
      </w:ins>
      <w:ins w:id="8341" w:author="Orion" w:date="2011-06-28T18:24:00Z">
        <w:r w:rsidR="004B1C04" w:rsidRPr="00441066">
          <w:rPr>
            <w:i/>
            <w:rPrChange w:id="8342" w:author="IO" w:date="2011-07-22T12:29:00Z">
              <w:rPr>
                <w:rFonts w:cs="Times New Roman"/>
              </w:rPr>
            </w:rPrChange>
          </w:rPr>
          <w:t xml:space="preserve"> a los pilotos </w:t>
        </w:r>
      </w:ins>
      <w:ins w:id="8343" w:author="Orion" w:date="2011-06-28T18:27:00Z">
        <w:r w:rsidR="006958B4" w:rsidRPr="00441066">
          <w:rPr>
            <w:i/>
            <w:rPrChange w:id="8344" w:author="IO" w:date="2011-07-22T12:29:00Z">
              <w:rPr>
                <w:rFonts w:cs="Times New Roman"/>
              </w:rPr>
            </w:rPrChange>
          </w:rPr>
          <w:t>restablecer</w:t>
        </w:r>
      </w:ins>
      <w:ins w:id="8345" w:author="Orion" w:date="2011-06-28T18:26:00Z">
        <w:r w:rsidR="004B1C04" w:rsidRPr="00441066">
          <w:rPr>
            <w:i/>
            <w:rPrChange w:id="8346" w:author="IO" w:date="2011-07-22T12:29:00Z">
              <w:rPr>
                <w:rFonts w:cs="Times New Roman"/>
              </w:rPr>
            </w:rPrChange>
          </w:rPr>
          <w:t xml:space="preserve"> los </w:t>
        </w:r>
      </w:ins>
      <w:ins w:id="8347" w:author="Orion" w:date="2011-06-28T18:24:00Z">
        <w:r w:rsidR="004B1C04" w:rsidRPr="00441066">
          <w:rPr>
            <w:i/>
            <w:rPrChange w:id="8348" w:author="IO" w:date="2011-07-22T12:29:00Z">
              <w:rPr>
                <w:rFonts w:cs="Times New Roman"/>
              </w:rPr>
            </w:rPrChange>
          </w:rPr>
          <w:t>valores de crucero</w:t>
        </w:r>
      </w:ins>
      <w:ins w:id="8349" w:author="Orion" w:date="2011-06-28T18:26:00Z">
        <w:r w:rsidR="004B1C04" w:rsidRPr="00441066">
          <w:rPr>
            <w:i/>
            <w:rPrChange w:id="8350" w:author="IO" w:date="2011-07-22T12:29:00Z">
              <w:rPr>
                <w:rFonts w:cs="Times New Roman"/>
              </w:rPr>
            </w:rPrChange>
          </w:rPr>
          <w:t xml:space="preserve"> de la aeronave</w:t>
        </w:r>
        <w:r w:rsidR="000A07B8" w:rsidRPr="00441066">
          <w:rPr>
            <w:i/>
            <w:rPrChange w:id="8351" w:author="IO" w:date="2011-07-22T12:29:00Z">
              <w:rPr>
                <w:rFonts w:cs="Times New Roman"/>
              </w:rPr>
            </w:rPrChange>
          </w:rPr>
          <w:t xml:space="preserve"> </w:t>
        </w:r>
      </w:ins>
      <w:ins w:id="8352" w:author="Orion" w:date="2011-06-28T18:27:00Z">
        <w:r w:rsidR="000A07B8" w:rsidRPr="00441066">
          <w:rPr>
            <w:i/>
            <w:rPrChange w:id="8353" w:author="IO" w:date="2011-07-22T12:29:00Z">
              <w:rPr>
                <w:rFonts w:cs="Times New Roman"/>
              </w:rPr>
            </w:rPrChange>
          </w:rPr>
          <w:t>hasta que estos pilotos</w:t>
        </w:r>
        <w:r w:rsidR="006958B4" w:rsidRPr="00441066">
          <w:rPr>
            <w:i/>
            <w:rPrChange w:id="8354" w:author="IO" w:date="2011-07-22T12:29:00Z">
              <w:rPr>
                <w:rFonts w:cs="Times New Roman"/>
              </w:rPr>
            </w:rPrChange>
          </w:rPr>
          <w:t xml:space="preserve"> </w:t>
        </w:r>
      </w:ins>
      <w:ins w:id="8355" w:author="Orion" w:date="2011-06-28T18:28:00Z">
        <w:r w:rsidR="000A07B8" w:rsidRPr="00441066">
          <w:rPr>
            <w:i/>
            <w:rPrChange w:id="8356" w:author="IO" w:date="2011-07-22T12:29:00Z">
              <w:rPr>
                <w:rFonts w:cs="Times New Roman"/>
              </w:rPr>
            </w:rPrChange>
          </w:rPr>
          <w:t>llevan realmente</w:t>
        </w:r>
      </w:ins>
      <w:ins w:id="8357" w:author="Orion" w:date="2011-06-28T18:26:00Z">
        <w:r w:rsidR="004B1C04" w:rsidRPr="00441066">
          <w:rPr>
            <w:i/>
            <w:rPrChange w:id="8358" w:author="IO" w:date="2011-07-22T12:29:00Z">
              <w:rPr>
                <w:rFonts w:cs="Times New Roman"/>
              </w:rPr>
            </w:rPrChange>
          </w:rPr>
          <w:t xml:space="preserve"> a cabo la maniobra.</w:t>
        </w:r>
      </w:ins>
    </w:p>
    <w:p w14:paraId="68E8AA44" w14:textId="77777777" w:rsidR="007A7012" w:rsidRDefault="007A7012">
      <w:pPr>
        <w:jc w:val="both"/>
        <w:rPr>
          <w:ins w:id="8359" w:author="Orion" w:date="2011-06-28T18:17:00Z"/>
          <w:rFonts w:cs="Times New Roman"/>
        </w:rPr>
        <w:pPrChange w:id="8360" w:author="Orion" w:date="2011-06-28T18:17:00Z">
          <w:pPr/>
        </w:pPrChange>
      </w:pPr>
    </w:p>
    <w:p w14:paraId="356B1991" w14:textId="285360B0" w:rsidR="007A7012" w:rsidRDefault="0055309E">
      <w:pPr>
        <w:jc w:val="both"/>
        <w:rPr>
          <w:ins w:id="8361" w:author="Orion" w:date="2011-06-28T18:17:00Z"/>
          <w:rFonts w:cs="Times New Roman"/>
        </w:rPr>
        <w:pPrChange w:id="8362" w:author="Orion" w:date="2011-06-28T18:17:00Z">
          <w:pPr/>
        </w:pPrChange>
      </w:pPr>
      <w:ins w:id="8363" w:author="Orion" w:date="2011-06-29T15:43:00Z">
        <w:r w:rsidRPr="00020020">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8364" w:author="Orion" w:date="2011-06-28T18:19:00Z"/>
          <w:rFonts w:cs="Times New Roman"/>
        </w:rPr>
        <w:pPrChange w:id="8365" w:author="Orion" w:date="2011-06-28T18:22:00Z">
          <w:pPr/>
        </w:pPrChange>
      </w:pPr>
      <w:bookmarkStart w:id="8366" w:name="_Toc299483456"/>
      <w:bookmarkStart w:id="8367" w:name="_Ref297048711"/>
      <w:r>
        <w:t>Figura</w:t>
      </w:r>
      <w:ins w:id="8368" w:author="Orion" w:date="2011-06-28T18:22:00Z">
        <w:del w:id="8369" w:author="IO" w:date="2011-07-22T13:09:00Z">
          <w:r w:rsidR="004B1C04" w:rsidDel="006B1111">
            <w:delText>Ilustración</w:delText>
          </w:r>
        </w:del>
        <w:r w:rsidR="004B1C04">
          <w:t xml:space="preserve"> </w:t>
        </w:r>
      </w:ins>
      <w:ins w:id="8370" w:author="IO" w:date="2011-07-22T13:09:00Z">
        <w:r>
          <w:fldChar w:fldCharType="begin"/>
        </w:r>
        <w:r>
          <w:instrText xml:space="preserve"> SEQ Figura \* ARABIC </w:instrText>
        </w:r>
      </w:ins>
      <w:r>
        <w:fldChar w:fldCharType="separate"/>
      </w:r>
      <w:ins w:id="8371" w:author="Orion" w:date="2011-07-26T22:30:00Z">
        <w:r w:rsidR="00503590">
          <w:rPr>
            <w:noProof/>
          </w:rPr>
          <w:t>32</w:t>
        </w:r>
      </w:ins>
      <w:bookmarkEnd w:id="8366"/>
      <w:ins w:id="8372" w:author="IO" w:date="2011-07-22T13:16:00Z">
        <w:del w:id="8373" w:author="Orion" w:date="2011-07-24T21:36:00Z">
          <w:r w:rsidR="00416FF6" w:rsidDel="00587D28">
            <w:rPr>
              <w:noProof/>
            </w:rPr>
            <w:delText>31</w:delText>
          </w:r>
        </w:del>
      </w:ins>
      <w:ins w:id="8374" w:author="IO" w:date="2011-07-22T13:09:00Z">
        <w:r>
          <w:fldChar w:fldCharType="end"/>
        </w:r>
      </w:ins>
      <w:ins w:id="8375" w:author="Orion" w:date="2011-06-28T18:22:00Z">
        <w:del w:id="8376" w:author="IO" w:date="2011-07-22T13:09:00Z">
          <w:r w:rsidR="004B1C04" w:rsidDel="006B1111">
            <w:fldChar w:fldCharType="begin"/>
          </w:r>
          <w:r w:rsidR="004B1C04" w:rsidDel="006B1111">
            <w:delInstrText xml:space="preserve"> SEQ Ilustración \* ARABIC </w:delInstrText>
          </w:r>
        </w:del>
      </w:ins>
      <w:del w:id="8377" w:author="IO" w:date="2011-07-22T13:09:00Z">
        <w:r w:rsidR="004B1C04" w:rsidDel="006B1111">
          <w:fldChar w:fldCharType="end"/>
        </w:r>
      </w:del>
      <w:bookmarkEnd w:id="8367"/>
    </w:p>
    <w:p w14:paraId="5F6DA6F6" w14:textId="77777777" w:rsidR="007A7012" w:rsidRDefault="007A7012">
      <w:pPr>
        <w:jc w:val="both"/>
        <w:rPr>
          <w:ins w:id="8378" w:author="Orion" w:date="2011-06-28T18:19:00Z"/>
          <w:rFonts w:cs="Times New Roman"/>
        </w:rPr>
        <w:pPrChange w:id="8379" w:author="Orion" w:date="2011-06-28T18:17:00Z">
          <w:pPr/>
        </w:pPrChange>
      </w:pPr>
    </w:p>
    <w:p w14:paraId="13FD1AFD" w14:textId="26E793CA" w:rsidR="004B1C04" w:rsidRDefault="002B4BCF">
      <w:pPr>
        <w:jc w:val="both"/>
        <w:rPr>
          <w:ins w:id="8380" w:author="Orion" w:date="2011-06-28T18:17:00Z"/>
          <w:rFonts w:cs="Times New Roman"/>
        </w:rPr>
        <w:pPrChange w:id="8381" w:author="Orion" w:date="2011-06-28T18:17:00Z">
          <w:pPr/>
        </w:pPrChange>
      </w:pPr>
      <w:ins w:id="8382" w:author="Orion" w:date="2011-06-29T15:42:00Z">
        <w:r w:rsidRPr="00020020">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8383" w:author="Orion" w:date="2011-06-28T18:17:00Z"/>
          <w:rFonts w:cs="Times New Roman"/>
        </w:rPr>
        <w:pPrChange w:id="8384" w:author="Orion" w:date="2011-06-28T18:24:00Z">
          <w:pPr/>
        </w:pPrChange>
      </w:pPr>
      <w:bookmarkStart w:id="8385" w:name="_Toc299483457"/>
      <w:bookmarkStart w:id="8386" w:name="_Ref297048794"/>
      <w:r>
        <w:t>Figura</w:t>
      </w:r>
      <w:ins w:id="8387" w:author="Orion" w:date="2011-06-28T18:24:00Z">
        <w:del w:id="8388" w:author="IO" w:date="2011-07-22T13:09:00Z">
          <w:r w:rsidR="004B1C04" w:rsidDel="006B1111">
            <w:delText>Ilustración</w:delText>
          </w:r>
        </w:del>
        <w:r w:rsidR="004B1C04">
          <w:t xml:space="preserve"> </w:t>
        </w:r>
      </w:ins>
      <w:ins w:id="8389" w:author="IO" w:date="2011-07-22T13:09:00Z">
        <w:r>
          <w:fldChar w:fldCharType="begin"/>
        </w:r>
        <w:r>
          <w:instrText xml:space="preserve"> SEQ Figura \* ARABIC </w:instrText>
        </w:r>
      </w:ins>
      <w:r>
        <w:fldChar w:fldCharType="separate"/>
      </w:r>
      <w:ins w:id="8390" w:author="Orion" w:date="2011-07-26T22:30:00Z">
        <w:r w:rsidR="00503590">
          <w:rPr>
            <w:noProof/>
          </w:rPr>
          <w:t>33</w:t>
        </w:r>
      </w:ins>
      <w:bookmarkEnd w:id="8385"/>
      <w:ins w:id="8391" w:author="IO" w:date="2011-07-22T13:16:00Z">
        <w:del w:id="8392" w:author="Orion" w:date="2011-07-24T21:36:00Z">
          <w:r w:rsidR="00416FF6" w:rsidDel="00587D28">
            <w:rPr>
              <w:noProof/>
            </w:rPr>
            <w:delText>32</w:delText>
          </w:r>
        </w:del>
      </w:ins>
      <w:ins w:id="8393" w:author="IO" w:date="2011-07-22T13:09:00Z">
        <w:r>
          <w:fldChar w:fldCharType="end"/>
        </w:r>
      </w:ins>
      <w:ins w:id="8394" w:author="Orion" w:date="2011-06-28T18:24:00Z">
        <w:del w:id="8395" w:author="IO" w:date="2011-07-22T13:09:00Z">
          <w:r w:rsidR="004B1C04" w:rsidDel="006B1111">
            <w:fldChar w:fldCharType="begin"/>
          </w:r>
          <w:r w:rsidR="004B1C04" w:rsidDel="006B1111">
            <w:delInstrText xml:space="preserve"> SEQ Ilustración \* ARABIC </w:delInstrText>
          </w:r>
        </w:del>
      </w:ins>
      <w:del w:id="8396" w:author="IO" w:date="2011-07-22T13:09:00Z">
        <w:r w:rsidR="004B1C04" w:rsidDel="006B1111">
          <w:fldChar w:fldCharType="end"/>
        </w:r>
      </w:del>
      <w:bookmarkEnd w:id="8386"/>
    </w:p>
    <w:p w14:paraId="68C0A0AC" w14:textId="77777777" w:rsidR="007A7012" w:rsidRDefault="007A7012">
      <w:pPr>
        <w:jc w:val="both"/>
        <w:rPr>
          <w:ins w:id="8397" w:author="Orion" w:date="2011-06-28T18:17:00Z"/>
          <w:rFonts w:cs="Times New Roman"/>
        </w:rPr>
        <w:pPrChange w:id="8398" w:author="Orion" w:date="2011-06-28T18:17:00Z">
          <w:pPr/>
        </w:pPrChange>
      </w:pPr>
    </w:p>
    <w:p w14:paraId="40E0CDE3" w14:textId="77777777" w:rsidR="007A7012" w:rsidRPr="000F6D72" w:rsidRDefault="007A7012">
      <w:pPr>
        <w:jc w:val="both"/>
        <w:rPr>
          <w:ins w:id="8399" w:author="Orion" w:date="2011-06-28T18:13:00Z"/>
          <w:rFonts w:cs="Times New Roman"/>
        </w:rPr>
        <w:pPrChange w:id="8400"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8401" w:author="Orion" w:date="2011-06-28T18:30:00Z"/>
          <w:i/>
          <w:rPrChange w:id="8402" w:author="IO" w:date="2011-07-22T12:29:00Z">
            <w:rPr>
              <w:ins w:id="8403" w:author="Orion" w:date="2011-06-28T18:30:00Z"/>
              <w:rFonts w:cs="Times New Roman"/>
            </w:rPr>
          </w:rPrChange>
        </w:rPr>
        <w:pPrChange w:id="8404" w:author="IO" w:date="2011-07-22T12:29:00Z">
          <w:pPr/>
        </w:pPrChange>
      </w:pPr>
      <w:ins w:id="8405" w:author="Orion" w:date="2011-06-28T18:03:00Z">
        <w:r w:rsidRPr="00441066">
          <w:rPr>
            <w:i/>
            <w:rPrChange w:id="8406" w:author="IO" w:date="2011-07-22T12:29:00Z">
              <w:rPr>
                <w:rFonts w:cs="Times New Roman"/>
              </w:rPr>
            </w:rPrChange>
          </w:rPr>
          <w:t xml:space="preserve">En </w:t>
        </w:r>
      </w:ins>
      <w:ins w:id="8407" w:author="Orion" w:date="2011-06-28T18:04:00Z">
        <w:r w:rsidRPr="00441066">
          <w:rPr>
            <w:i/>
            <w:rPrChange w:id="8408" w:author="IO" w:date="2011-07-22T12:29:00Z">
              <w:rPr>
                <w:rFonts w:cs="Times New Roman"/>
              </w:rPr>
            </w:rPrChange>
          </w:rPr>
          <w:t xml:space="preserve">contraposición se puede ver como se comportarían dos pilotos con valores de comportamiento </w:t>
        </w:r>
      </w:ins>
      <w:ins w:id="8409" w:author="Orion" w:date="2011-06-28T18:28:00Z">
        <w:r w:rsidR="00933C09" w:rsidRPr="00441066">
          <w:rPr>
            <w:i/>
            <w:rPrChange w:id="8410" w:author="IO" w:date="2011-07-22T12:29:00Z">
              <w:rPr>
                <w:rFonts w:cs="Times New Roman"/>
              </w:rPr>
            </w:rPrChange>
          </w:rPr>
          <w:t>distintos</w:t>
        </w:r>
      </w:ins>
      <w:ins w:id="8411" w:author="Orion" w:date="2011-06-28T18:04:00Z">
        <w:r w:rsidRPr="00441066">
          <w:rPr>
            <w:i/>
            <w:rPrChange w:id="8412" w:author="IO" w:date="2011-07-22T12:29:00Z">
              <w:rPr>
                <w:rFonts w:cs="Times New Roman"/>
              </w:rPr>
            </w:rPrChange>
          </w:rPr>
          <w:t>. Es decir, bajo nivel de estrés y fatiga, y algo grado de experiencia</w:t>
        </w:r>
      </w:ins>
      <w:ins w:id="8413" w:author="Orion" w:date="2011-07-05T13:08:00Z">
        <w:r w:rsidR="00AD689C" w:rsidRPr="00441066">
          <w:rPr>
            <w:i/>
            <w:rPrChange w:id="8414" w:author="IO" w:date="2011-07-22T12:29:00Z">
              <w:rPr>
                <w:rFonts w:cs="Times New Roman"/>
              </w:rPr>
            </w:rPrChange>
          </w:rPr>
          <w:t xml:space="preserve"> (valores de estrés, fatiga y experiencia igual a 2%, 2% y 98% respectivamente)</w:t>
        </w:r>
      </w:ins>
      <w:ins w:id="8415" w:author="Orion" w:date="2011-06-28T18:04:00Z">
        <w:r w:rsidRPr="00441066">
          <w:rPr>
            <w:i/>
            <w:rPrChange w:id="8416" w:author="IO" w:date="2011-07-22T12:29:00Z">
              <w:rPr>
                <w:rFonts w:cs="Times New Roman"/>
              </w:rPr>
            </w:rPrChange>
          </w:rPr>
          <w:t xml:space="preserve">. </w:t>
        </w:r>
      </w:ins>
      <w:ins w:id="8417" w:author="Orion" w:date="2011-06-28T18:05:00Z">
        <w:r w:rsidRPr="00441066">
          <w:rPr>
            <w:i/>
            <w:rPrChange w:id="8418" w:author="IO" w:date="2011-07-22T12:29:00Z">
              <w:rPr>
                <w:rFonts w:cs="Times New Roman"/>
              </w:rPr>
            </w:rPrChange>
          </w:rPr>
          <w:t xml:space="preserve">En primer lugar se puede observar que a los pilotos </w:t>
        </w:r>
      </w:ins>
      <w:ins w:id="8419" w:author="Orion" w:date="2011-06-29T09:56:00Z">
        <w:r w:rsidR="002C4E30" w:rsidRPr="00441066">
          <w:rPr>
            <w:i/>
            <w:rPrChange w:id="8420" w:author="IO" w:date="2011-07-22T12:29:00Z">
              <w:rPr>
                <w:rFonts w:cs="Times New Roman"/>
              </w:rPr>
            </w:rPrChange>
          </w:rPr>
          <w:t>apenas les lleva tiempo p</w:t>
        </w:r>
      </w:ins>
      <w:ins w:id="8421" w:author="Orion" w:date="2011-06-28T18:05:00Z">
        <w:r w:rsidRPr="00441066">
          <w:rPr>
            <w:i/>
            <w:rPrChange w:id="8422" w:author="IO" w:date="2011-07-22T12:29:00Z">
              <w:rPr>
                <w:rFonts w:cs="Times New Roman"/>
              </w:rPr>
            </w:rPrChange>
          </w:rPr>
          <w:t xml:space="preserve">onerse a rumbo del </w:t>
        </w:r>
        <w:r w:rsidRPr="00441066">
          <w:rPr>
            <w:i/>
            <w:rPrChange w:id="8423" w:author="IO" w:date="2011-07-22T12:29:00Z">
              <w:rPr>
                <w:rFonts w:cs="Times New Roman"/>
              </w:rPr>
            </w:rPrChange>
          </w:rPr>
          <w:lastRenderedPageBreak/>
          <w:t>destino</w:t>
        </w:r>
      </w:ins>
      <w:ins w:id="8424" w:author="Orion" w:date="2011-06-28T18:06:00Z">
        <w:r w:rsidRPr="00441066">
          <w:rPr>
            <w:i/>
            <w:rPrChange w:id="8425" w:author="IO" w:date="2011-07-22T12:29:00Z">
              <w:rPr>
                <w:rFonts w:cs="Times New Roman"/>
              </w:rPr>
            </w:rPrChange>
          </w:rPr>
          <w:t xml:space="preserve"> (</w:t>
        </w:r>
        <w:r w:rsidRPr="00441066">
          <w:rPr>
            <w:i/>
            <w:rPrChange w:id="8426" w:author="IO" w:date="2011-07-22T12:29:00Z">
              <w:rPr>
                <w:rFonts w:cs="Times New Roman"/>
              </w:rPr>
            </w:rPrChange>
          </w:rPr>
          <w:fldChar w:fldCharType="begin"/>
        </w:r>
        <w:r w:rsidRPr="00441066">
          <w:rPr>
            <w:i/>
            <w:rPrChange w:id="8427" w:author="IO" w:date="2011-07-22T12:29:00Z">
              <w:rPr>
                <w:rFonts w:cs="Times New Roman"/>
              </w:rPr>
            </w:rPrChange>
          </w:rPr>
          <w:instrText xml:space="preserve"> REF _Ref297047702 \h </w:instrText>
        </w:r>
      </w:ins>
      <w:r w:rsidR="00441066">
        <w:rPr>
          <w:i/>
        </w:rPr>
        <w:instrText xml:space="preserve"> \* MERGEFORMAT </w:instrText>
      </w:r>
      <w:r w:rsidRPr="00441066">
        <w:rPr>
          <w:i/>
          <w:rPrChange w:id="8428" w:author="IO" w:date="2011-07-22T12:29:00Z">
            <w:rPr>
              <w:i/>
            </w:rPr>
          </w:rPrChange>
        </w:rPr>
      </w:r>
      <w:r w:rsidRPr="00441066">
        <w:rPr>
          <w:i/>
          <w:rPrChange w:id="8429" w:author="IO" w:date="2011-07-22T12:29:00Z">
            <w:rPr>
              <w:rFonts w:cs="Times New Roman"/>
            </w:rPr>
          </w:rPrChange>
        </w:rPr>
        <w:fldChar w:fldCharType="separate"/>
      </w:r>
      <w:ins w:id="8430" w:author="Orion" w:date="2011-07-26T22:30:00Z">
        <w:r w:rsidR="00503590" w:rsidRPr="00503590">
          <w:rPr>
            <w:i/>
            <w:rPrChange w:id="8431" w:author="Orion" w:date="2011-07-26T22:30:00Z">
              <w:rPr/>
            </w:rPrChange>
          </w:rPr>
          <w:t>Figura 34</w:t>
        </w:r>
      </w:ins>
      <w:ins w:id="8432" w:author="Orion" w:date="2011-06-28T18:06:00Z">
        <w:r w:rsidRPr="00441066">
          <w:rPr>
            <w:i/>
            <w:rPrChange w:id="8433" w:author="IO" w:date="2011-07-22T12:29:00Z">
              <w:rPr>
                <w:rFonts w:cs="Times New Roman"/>
              </w:rPr>
            </w:rPrChange>
          </w:rPr>
          <w:fldChar w:fldCharType="end"/>
        </w:r>
        <w:r w:rsidRPr="00441066">
          <w:rPr>
            <w:i/>
            <w:rPrChange w:id="8434" w:author="IO" w:date="2011-07-22T12:29:00Z">
              <w:rPr>
                <w:rFonts w:cs="Times New Roman"/>
              </w:rPr>
            </w:rPrChange>
          </w:rPr>
          <w:t>)</w:t>
        </w:r>
      </w:ins>
      <w:ins w:id="8435" w:author="Orion" w:date="2011-06-28T18:29:00Z">
        <w:r w:rsidR="00C21A2E" w:rsidRPr="00441066">
          <w:rPr>
            <w:i/>
            <w:rPrChange w:id="8436" w:author="IO" w:date="2011-07-22T12:29:00Z">
              <w:rPr>
                <w:rFonts w:cs="Times New Roman"/>
              </w:rPr>
            </w:rPrChange>
          </w:rPr>
          <w:t>, es decir, prácticamente parece que despegan orientados hacia su destino</w:t>
        </w:r>
      </w:ins>
      <w:ins w:id="8437" w:author="Orion" w:date="2011-06-28T18:06:00Z">
        <w:r w:rsidRPr="00441066">
          <w:rPr>
            <w:i/>
            <w:rPrChange w:id="8438" w:author="IO" w:date="2011-07-22T12:29:00Z">
              <w:rPr>
                <w:rFonts w:cs="Times New Roman"/>
              </w:rPr>
            </w:rPrChange>
          </w:rPr>
          <w:t>.</w:t>
        </w:r>
      </w:ins>
      <w:ins w:id="8439" w:author="Orion" w:date="2011-06-28T18:08:00Z">
        <w:r w:rsidR="007A7012" w:rsidRPr="00441066">
          <w:rPr>
            <w:i/>
            <w:rPrChange w:id="8440" w:author="IO" w:date="2011-07-22T12:29:00Z">
              <w:rPr>
                <w:rFonts w:cs="Times New Roman"/>
              </w:rPr>
            </w:rPrChange>
          </w:rPr>
          <w:t xml:space="preserve"> </w:t>
        </w:r>
      </w:ins>
      <w:ins w:id="8441" w:author="Orion" w:date="2011-06-28T18:30:00Z">
        <w:r w:rsidR="00C21A2E" w:rsidRPr="00441066">
          <w:rPr>
            <w:i/>
            <w:rPrChange w:id="8442" w:author="IO" w:date="2011-07-22T12:29:00Z">
              <w:rPr>
                <w:rFonts w:cs="Times New Roman"/>
              </w:rPr>
            </w:rPrChange>
          </w:rPr>
          <w:t>Por otro lado,</w:t>
        </w:r>
      </w:ins>
      <w:ins w:id="8443" w:author="Orion" w:date="2011-06-28T18:08:00Z">
        <w:r w:rsidR="007A7012" w:rsidRPr="00441066">
          <w:rPr>
            <w:i/>
            <w:rPrChange w:id="8444" w:author="IO" w:date="2011-07-22T12:29:00Z">
              <w:rPr>
                <w:rFonts w:cs="Times New Roman"/>
              </w:rPr>
            </w:rPrChange>
          </w:rPr>
          <w:t xml:space="preserve"> si se compara la </w:t>
        </w:r>
        <w:r w:rsidR="007A7012" w:rsidRPr="00441066">
          <w:rPr>
            <w:i/>
            <w:rPrChange w:id="8445" w:author="IO" w:date="2011-07-22T12:29:00Z">
              <w:rPr>
                <w:rFonts w:cs="Times New Roman"/>
              </w:rPr>
            </w:rPrChange>
          </w:rPr>
          <w:fldChar w:fldCharType="begin"/>
        </w:r>
        <w:r w:rsidR="007A7012" w:rsidRPr="00441066">
          <w:rPr>
            <w:i/>
            <w:rPrChange w:id="8446" w:author="IO" w:date="2011-07-22T12:29:00Z">
              <w:rPr>
                <w:rFonts w:cs="Times New Roman"/>
              </w:rPr>
            </w:rPrChange>
          </w:rPr>
          <w:instrText xml:space="preserve"> REF _Ref297047702 \h </w:instrText>
        </w:r>
      </w:ins>
      <w:r w:rsidR="00441066">
        <w:rPr>
          <w:i/>
        </w:rPr>
        <w:instrText xml:space="preserve"> \* MERGEFORMAT </w:instrText>
      </w:r>
      <w:r w:rsidR="007A7012" w:rsidRPr="00441066">
        <w:rPr>
          <w:i/>
          <w:rPrChange w:id="8447" w:author="IO" w:date="2011-07-22T12:29:00Z">
            <w:rPr>
              <w:i/>
            </w:rPr>
          </w:rPrChange>
        </w:rPr>
      </w:r>
      <w:r w:rsidR="007A7012" w:rsidRPr="00441066">
        <w:rPr>
          <w:i/>
          <w:rPrChange w:id="8448" w:author="IO" w:date="2011-07-22T12:29:00Z">
            <w:rPr>
              <w:rFonts w:cs="Times New Roman"/>
            </w:rPr>
          </w:rPrChange>
        </w:rPr>
        <w:fldChar w:fldCharType="separate"/>
      </w:r>
      <w:ins w:id="8449" w:author="Orion" w:date="2011-07-26T22:30:00Z">
        <w:r w:rsidR="00503590" w:rsidRPr="00503590">
          <w:rPr>
            <w:i/>
            <w:rPrChange w:id="8450" w:author="Orion" w:date="2011-07-26T22:30:00Z">
              <w:rPr/>
            </w:rPrChange>
          </w:rPr>
          <w:t>Figura 34</w:t>
        </w:r>
      </w:ins>
      <w:ins w:id="8451" w:author="Orion" w:date="2011-06-28T18:08:00Z">
        <w:r w:rsidR="007A7012" w:rsidRPr="00441066">
          <w:rPr>
            <w:i/>
            <w:rPrChange w:id="8452" w:author="IO" w:date="2011-07-22T12:29:00Z">
              <w:rPr>
                <w:rFonts w:cs="Times New Roman"/>
              </w:rPr>
            </w:rPrChange>
          </w:rPr>
          <w:fldChar w:fldCharType="end"/>
        </w:r>
        <w:r w:rsidR="007A7012" w:rsidRPr="00441066">
          <w:rPr>
            <w:i/>
            <w:rPrChange w:id="8453" w:author="IO" w:date="2011-07-22T12:29:00Z">
              <w:rPr>
                <w:rFonts w:cs="Times New Roman"/>
              </w:rPr>
            </w:rPrChange>
          </w:rPr>
          <w:t xml:space="preserve"> con la </w:t>
        </w:r>
        <w:r w:rsidR="007A7012" w:rsidRPr="00441066">
          <w:rPr>
            <w:i/>
            <w:rPrChange w:id="8454" w:author="IO" w:date="2011-07-22T12:29:00Z">
              <w:rPr>
                <w:rFonts w:cs="Times New Roman"/>
              </w:rPr>
            </w:rPrChange>
          </w:rPr>
          <w:fldChar w:fldCharType="begin"/>
        </w:r>
        <w:r w:rsidR="007A7012" w:rsidRPr="00441066">
          <w:rPr>
            <w:i/>
            <w:rPrChange w:id="8455" w:author="IO" w:date="2011-07-22T12:29:00Z">
              <w:rPr>
                <w:rFonts w:cs="Times New Roman"/>
              </w:rPr>
            </w:rPrChange>
          </w:rPr>
          <w:instrText xml:space="preserve"> REF _Ref297047837 \h </w:instrText>
        </w:r>
      </w:ins>
      <w:r w:rsidR="00441066">
        <w:rPr>
          <w:i/>
        </w:rPr>
        <w:instrText xml:space="preserve"> \* MERGEFORMAT </w:instrText>
      </w:r>
      <w:r w:rsidR="007A7012" w:rsidRPr="00441066">
        <w:rPr>
          <w:i/>
          <w:rPrChange w:id="8456" w:author="IO" w:date="2011-07-22T12:29:00Z">
            <w:rPr>
              <w:i/>
            </w:rPr>
          </w:rPrChange>
        </w:rPr>
      </w:r>
      <w:r w:rsidR="007A7012" w:rsidRPr="00441066">
        <w:rPr>
          <w:i/>
          <w:rPrChange w:id="8457" w:author="IO" w:date="2011-07-22T12:29:00Z">
            <w:rPr>
              <w:rFonts w:cs="Times New Roman"/>
            </w:rPr>
          </w:rPrChange>
        </w:rPr>
        <w:fldChar w:fldCharType="separate"/>
      </w:r>
      <w:ins w:id="8458" w:author="Orion" w:date="2011-07-26T22:30:00Z">
        <w:r w:rsidR="00503590" w:rsidRPr="00503590">
          <w:rPr>
            <w:i/>
            <w:rPrChange w:id="8459" w:author="Orion" w:date="2011-07-26T22:30:00Z">
              <w:rPr/>
            </w:rPrChange>
          </w:rPr>
          <w:t>Figura 35</w:t>
        </w:r>
      </w:ins>
      <w:ins w:id="8460" w:author="Orion" w:date="2011-06-28T18:08:00Z">
        <w:r w:rsidR="007A7012" w:rsidRPr="00441066">
          <w:rPr>
            <w:i/>
            <w:rPrChange w:id="8461" w:author="IO" w:date="2011-07-22T12:29:00Z">
              <w:rPr>
                <w:rFonts w:cs="Times New Roman"/>
              </w:rPr>
            </w:rPrChange>
          </w:rPr>
          <w:fldChar w:fldCharType="end"/>
        </w:r>
        <w:r w:rsidR="007A7012" w:rsidRPr="00441066">
          <w:rPr>
            <w:i/>
            <w:rPrChange w:id="8462" w:author="IO" w:date="2011-07-22T12:29:00Z">
              <w:rPr>
                <w:rFonts w:cs="Times New Roman"/>
              </w:rPr>
            </w:rPrChange>
          </w:rPr>
          <w:t xml:space="preserve"> se puede ver</w:t>
        </w:r>
      </w:ins>
      <w:ins w:id="8463" w:author="Orion" w:date="2011-06-29T09:55:00Z">
        <w:r w:rsidR="000F6D72" w:rsidRPr="00441066">
          <w:rPr>
            <w:i/>
            <w:rPrChange w:id="8464" w:author="IO" w:date="2011-07-22T12:29:00Z">
              <w:rPr>
                <w:rFonts w:cs="Times New Roman"/>
              </w:rPr>
            </w:rPrChange>
          </w:rPr>
          <w:t xml:space="preserve"> </w:t>
        </w:r>
      </w:ins>
      <w:ins w:id="8465" w:author="Orion" w:date="2011-06-29T10:45:00Z">
        <w:r w:rsidR="001D74F4" w:rsidRPr="00441066">
          <w:rPr>
            <w:i/>
            <w:rPrChange w:id="8466" w:author="IO" w:date="2011-07-22T12:29:00Z">
              <w:rPr>
                <w:rFonts w:cs="Times New Roman"/>
              </w:rPr>
            </w:rPrChange>
          </w:rPr>
          <w:t xml:space="preserve">que poco después de la detección del conflicto los pilotos acatan las ordenes y ponen la aeronave a volar con los nuevos </w:t>
        </w:r>
      </w:ins>
      <w:ins w:id="8467" w:author="Orion" w:date="2011-06-29T10:46:00Z">
        <w:r w:rsidR="001D74F4" w:rsidRPr="00441066">
          <w:rPr>
            <w:i/>
            <w:rPrChange w:id="8468" w:author="IO" w:date="2011-07-22T12:29:00Z">
              <w:rPr>
                <w:rFonts w:cs="Times New Roman"/>
              </w:rPr>
            </w:rPrChange>
          </w:rPr>
          <w:t>parámetros</w:t>
        </w:r>
      </w:ins>
      <w:ins w:id="8469" w:author="Orion" w:date="2011-06-29T10:45:00Z">
        <w:r w:rsidR="001D74F4" w:rsidRPr="00441066">
          <w:rPr>
            <w:i/>
            <w:rPrChange w:id="8470" w:author="IO" w:date="2011-07-22T12:29:00Z">
              <w:rPr>
                <w:rFonts w:cs="Times New Roman"/>
              </w:rPr>
            </w:rPrChange>
          </w:rPr>
          <w:t>,</w:t>
        </w:r>
      </w:ins>
      <w:ins w:id="8471" w:author="Orion" w:date="2011-06-29T10:46:00Z">
        <w:r w:rsidR="001D74F4" w:rsidRPr="00441066">
          <w:rPr>
            <w:i/>
            <w:rPrChange w:id="8472"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8473" w:author="Orion" w:date="2011-06-28T17:25:00Z"/>
          <w:rFonts w:cs="Times New Roman"/>
        </w:rPr>
        <w:pPrChange w:id="8474" w:author="Orion" w:date="2011-06-28T18:30:00Z">
          <w:pPr/>
        </w:pPrChange>
      </w:pPr>
    </w:p>
    <w:p w14:paraId="1605D28D" w14:textId="3F12C1D1" w:rsidR="00DD79DB" w:rsidRDefault="00E31E68">
      <w:pPr>
        <w:jc w:val="both"/>
        <w:rPr>
          <w:ins w:id="8475" w:author="Orion" w:date="2011-06-28T18:05:00Z"/>
          <w:rFonts w:cs="Times New Roman"/>
        </w:rPr>
        <w:pPrChange w:id="8476" w:author="Orion" w:date="2011-06-26T12:33:00Z">
          <w:pPr/>
        </w:pPrChange>
      </w:pPr>
      <w:ins w:id="8477" w:author="Orion" w:date="2011-06-29T12:16:00Z">
        <w:r w:rsidRPr="0002002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8478" w:author="Orion" w:date="2011-06-28T17:25:00Z"/>
          <w:rFonts w:cs="Times New Roman"/>
        </w:rPr>
        <w:pPrChange w:id="8479" w:author="Orion" w:date="2011-06-28T18:05:00Z">
          <w:pPr/>
        </w:pPrChange>
      </w:pPr>
      <w:bookmarkStart w:id="8480" w:name="_Toc299483458"/>
      <w:bookmarkStart w:id="8481" w:name="_Ref297047702"/>
      <w:r>
        <w:t>Figura</w:t>
      </w:r>
      <w:ins w:id="8482" w:author="Orion" w:date="2011-06-28T18:05:00Z">
        <w:del w:id="8483" w:author="IO" w:date="2011-07-22T13:09:00Z">
          <w:r w:rsidR="00603073" w:rsidDel="006B1111">
            <w:delText>Ilustración</w:delText>
          </w:r>
        </w:del>
        <w:r w:rsidR="00603073">
          <w:t xml:space="preserve"> </w:t>
        </w:r>
      </w:ins>
      <w:ins w:id="8484" w:author="IO" w:date="2011-07-22T13:09:00Z">
        <w:r>
          <w:fldChar w:fldCharType="begin"/>
        </w:r>
        <w:r>
          <w:instrText xml:space="preserve"> SEQ Figura \* ARABIC </w:instrText>
        </w:r>
      </w:ins>
      <w:r>
        <w:fldChar w:fldCharType="separate"/>
      </w:r>
      <w:ins w:id="8485" w:author="Orion" w:date="2011-07-26T22:30:00Z">
        <w:r w:rsidR="00503590">
          <w:rPr>
            <w:noProof/>
          </w:rPr>
          <w:t>34</w:t>
        </w:r>
      </w:ins>
      <w:bookmarkEnd w:id="8480"/>
      <w:ins w:id="8486" w:author="IO" w:date="2011-07-22T13:16:00Z">
        <w:del w:id="8487" w:author="Orion" w:date="2011-07-24T21:36:00Z">
          <w:r w:rsidR="00416FF6" w:rsidDel="00587D28">
            <w:rPr>
              <w:noProof/>
            </w:rPr>
            <w:delText>33</w:delText>
          </w:r>
        </w:del>
      </w:ins>
      <w:ins w:id="8488" w:author="IO" w:date="2011-07-22T13:09:00Z">
        <w:r>
          <w:fldChar w:fldCharType="end"/>
        </w:r>
      </w:ins>
      <w:ins w:id="8489" w:author="Orion" w:date="2011-06-28T18:05:00Z">
        <w:del w:id="8490" w:author="IO" w:date="2011-07-22T13:09:00Z">
          <w:r w:rsidR="00603073" w:rsidDel="006B1111">
            <w:fldChar w:fldCharType="begin"/>
          </w:r>
          <w:r w:rsidR="00603073" w:rsidDel="006B1111">
            <w:delInstrText xml:space="preserve"> SEQ Ilustración \* ARABIC </w:delInstrText>
          </w:r>
        </w:del>
      </w:ins>
      <w:del w:id="8491" w:author="IO" w:date="2011-07-22T13:09:00Z">
        <w:r w:rsidR="00603073" w:rsidDel="006B1111">
          <w:fldChar w:fldCharType="end"/>
        </w:r>
      </w:del>
      <w:bookmarkEnd w:id="8481"/>
    </w:p>
    <w:p w14:paraId="71F70350" w14:textId="77777777" w:rsidR="00DD79DB" w:rsidRDefault="00DD79DB">
      <w:pPr>
        <w:jc w:val="both"/>
        <w:rPr>
          <w:ins w:id="8492" w:author="Orion" w:date="2011-06-28T17:25:00Z"/>
          <w:rFonts w:cs="Times New Roman"/>
        </w:rPr>
        <w:pPrChange w:id="8493" w:author="Orion" w:date="2011-06-26T12:33:00Z">
          <w:pPr/>
        </w:pPrChange>
      </w:pPr>
    </w:p>
    <w:p w14:paraId="2C47194A" w14:textId="7AEE8A70" w:rsidR="00DD79DB" w:rsidRDefault="00E31E68">
      <w:pPr>
        <w:jc w:val="both"/>
        <w:rPr>
          <w:ins w:id="8494" w:author="Orion" w:date="2011-06-28T18:05:00Z"/>
          <w:rFonts w:cs="Times New Roman"/>
        </w:rPr>
        <w:pPrChange w:id="8495" w:author="Orion" w:date="2011-06-26T12:33:00Z">
          <w:pPr/>
        </w:pPrChange>
      </w:pPr>
      <w:ins w:id="8496" w:author="Orion" w:date="2011-06-29T12:17:00Z">
        <w:r w:rsidRPr="00020020">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8497" w:author="Orion" w:date="2011-06-28T17:25:00Z"/>
          <w:rFonts w:cs="Times New Roman"/>
        </w:rPr>
        <w:pPrChange w:id="8498" w:author="Orion" w:date="2011-06-28T18:06:00Z">
          <w:pPr/>
        </w:pPrChange>
      </w:pPr>
      <w:bookmarkStart w:id="8499" w:name="_Toc299483459"/>
      <w:bookmarkStart w:id="8500" w:name="_Ref297047837"/>
      <w:r>
        <w:t>Figura</w:t>
      </w:r>
      <w:ins w:id="8501" w:author="Orion" w:date="2011-06-28T18:06:00Z">
        <w:del w:id="8502" w:author="IO" w:date="2011-07-22T13:09:00Z">
          <w:r w:rsidR="00603073" w:rsidDel="006B1111">
            <w:delText>Ilustración</w:delText>
          </w:r>
        </w:del>
        <w:r w:rsidR="00603073">
          <w:t xml:space="preserve"> </w:t>
        </w:r>
      </w:ins>
      <w:ins w:id="8503" w:author="IO" w:date="2011-07-22T13:09:00Z">
        <w:r>
          <w:fldChar w:fldCharType="begin"/>
        </w:r>
        <w:r>
          <w:instrText xml:space="preserve"> SEQ Figura \* ARABIC </w:instrText>
        </w:r>
      </w:ins>
      <w:r>
        <w:fldChar w:fldCharType="separate"/>
      </w:r>
      <w:ins w:id="8504" w:author="Orion" w:date="2011-07-26T22:30:00Z">
        <w:r w:rsidR="00503590">
          <w:rPr>
            <w:noProof/>
          </w:rPr>
          <w:t>35</w:t>
        </w:r>
      </w:ins>
      <w:bookmarkEnd w:id="8499"/>
      <w:ins w:id="8505" w:author="IO" w:date="2011-07-22T13:16:00Z">
        <w:del w:id="8506" w:author="Orion" w:date="2011-07-24T21:36:00Z">
          <w:r w:rsidR="00416FF6" w:rsidDel="00587D28">
            <w:rPr>
              <w:noProof/>
            </w:rPr>
            <w:delText>34</w:delText>
          </w:r>
        </w:del>
      </w:ins>
      <w:ins w:id="8507" w:author="IO" w:date="2011-07-22T13:09:00Z">
        <w:r>
          <w:fldChar w:fldCharType="end"/>
        </w:r>
      </w:ins>
      <w:ins w:id="8508" w:author="Orion" w:date="2011-06-28T18:06:00Z">
        <w:del w:id="8509" w:author="IO" w:date="2011-07-22T13:09:00Z">
          <w:r w:rsidR="00603073" w:rsidDel="006B1111">
            <w:fldChar w:fldCharType="begin"/>
          </w:r>
          <w:r w:rsidR="00603073" w:rsidDel="006B1111">
            <w:delInstrText xml:space="preserve"> SEQ Ilustración \* ARABIC </w:delInstrText>
          </w:r>
        </w:del>
      </w:ins>
      <w:del w:id="8510" w:author="IO" w:date="2011-07-22T13:09:00Z">
        <w:r w:rsidR="00603073" w:rsidDel="006B1111">
          <w:fldChar w:fldCharType="end"/>
        </w:r>
      </w:del>
      <w:bookmarkEnd w:id="8500"/>
    </w:p>
    <w:p w14:paraId="3EA1F4CA" w14:textId="77777777" w:rsidR="00DD79DB" w:rsidRDefault="00DD79DB">
      <w:pPr>
        <w:jc w:val="both"/>
        <w:rPr>
          <w:ins w:id="8511" w:author="Orion" w:date="2011-07-04T19:50:00Z"/>
          <w:rFonts w:cs="Times New Roman"/>
        </w:rPr>
        <w:pPrChange w:id="8512" w:author="Orion" w:date="2011-06-26T12:33:00Z">
          <w:pPr/>
        </w:pPrChange>
      </w:pPr>
    </w:p>
    <w:p w14:paraId="576F8006" w14:textId="77777777" w:rsidR="00DB7DEA" w:rsidRDefault="00DB7DEA">
      <w:pPr>
        <w:jc w:val="both"/>
        <w:rPr>
          <w:ins w:id="8513" w:author="Orion" w:date="2011-07-05T13:02:00Z"/>
          <w:rFonts w:cs="Times New Roman"/>
        </w:rPr>
        <w:pPrChange w:id="8514" w:author="Orion" w:date="2011-06-26T12:33:00Z">
          <w:pPr/>
        </w:pPrChange>
      </w:pPr>
    </w:p>
    <w:p w14:paraId="09A1787D" w14:textId="77777777" w:rsidR="00260A98" w:rsidRDefault="00260A98">
      <w:pPr>
        <w:jc w:val="both"/>
        <w:rPr>
          <w:ins w:id="8515" w:author="Orion" w:date="2011-07-05T13:02:00Z"/>
          <w:rFonts w:cs="Times New Roman"/>
        </w:rPr>
        <w:pPrChange w:id="8516" w:author="Orion" w:date="2011-06-26T12:33:00Z">
          <w:pPr/>
        </w:pPrChange>
      </w:pPr>
    </w:p>
    <w:p w14:paraId="6DC89E93" w14:textId="24744291" w:rsidR="00260A98" w:rsidRPr="008A1F38" w:rsidRDefault="00260A98">
      <w:pPr>
        <w:pStyle w:val="Heading1"/>
        <w:numPr>
          <w:ilvl w:val="2"/>
          <w:numId w:val="40"/>
        </w:numPr>
        <w:rPr>
          <w:ins w:id="8517" w:author="Orion" w:date="2011-07-05T13:02:00Z"/>
          <w:sz w:val="36"/>
          <w:szCs w:val="52"/>
          <w:rPrChange w:id="8518" w:author="IO" w:date="2011-07-22T11:54:00Z">
            <w:rPr>
              <w:ins w:id="8519" w:author="Orion" w:date="2011-07-05T13:02:00Z"/>
            </w:rPr>
          </w:rPrChange>
        </w:rPr>
        <w:pPrChange w:id="8520" w:author="IO" w:date="2011-07-22T11:54:00Z">
          <w:pPr>
            <w:pStyle w:val="Subtitle"/>
          </w:pPr>
        </w:pPrChange>
      </w:pPr>
      <w:ins w:id="8521" w:author="Orion" w:date="2011-07-05T13:02:00Z">
        <w:del w:id="8522" w:author="IO" w:date="2011-07-22T14:34:00Z">
          <w:r w:rsidRPr="008A1F38" w:rsidDel="00EC544F">
            <w:rPr>
              <w:b w:val="0"/>
              <w:sz w:val="36"/>
              <w:szCs w:val="52"/>
              <w:rPrChange w:id="8523" w:author="IO" w:date="2011-07-22T11:54:00Z">
                <w:rPr>
                  <w:b/>
                  <w:bCs/>
                  <w:i w:val="0"/>
                  <w:iCs w:val="0"/>
                </w:rPr>
              </w:rPrChange>
            </w:rPr>
            <w:delText>Caso básico d</w:delText>
          </w:r>
        </w:del>
      </w:ins>
      <w:bookmarkStart w:id="8524" w:name="_Toc299463906"/>
      <w:ins w:id="8525" w:author="IO" w:date="2011-07-22T14:34:00Z">
        <w:r w:rsidR="00EC544F">
          <w:rPr>
            <w:b w:val="0"/>
            <w:sz w:val="36"/>
            <w:szCs w:val="52"/>
          </w:rPr>
          <w:t>D</w:t>
        </w:r>
      </w:ins>
      <w:ins w:id="8526" w:author="Orion" w:date="2011-07-05T13:02:00Z">
        <w:r w:rsidRPr="008A1F38">
          <w:rPr>
            <w:b w:val="0"/>
            <w:sz w:val="36"/>
            <w:szCs w:val="52"/>
            <w:rPrChange w:id="8527" w:author="IO" w:date="2011-07-22T11:54:00Z">
              <w:rPr>
                <w:b/>
                <w:bCs/>
                <w:i w:val="0"/>
                <w:iCs w:val="0"/>
              </w:rPr>
            </w:rPrChange>
          </w:rPr>
          <w:t xml:space="preserve">os aviones con </w:t>
        </w:r>
        <w:del w:id="8528" w:author="IO" w:date="2011-07-22T14:34:00Z">
          <w:r w:rsidRPr="008A1F38" w:rsidDel="00EC544F">
            <w:rPr>
              <w:b w:val="0"/>
              <w:sz w:val="36"/>
              <w:szCs w:val="52"/>
              <w:rPrChange w:id="8529" w:author="IO" w:date="2011-07-22T11:54:00Z">
                <w:rPr>
                  <w:b/>
                  <w:bCs/>
                  <w:i w:val="0"/>
                  <w:iCs w:val="0"/>
                </w:rPr>
              </w:rPrChange>
            </w:rPr>
            <w:delText>waypoints</w:delText>
          </w:r>
        </w:del>
      </w:ins>
      <w:ins w:id="8530" w:author="IO" w:date="2011-07-22T14:34:00Z">
        <w:r w:rsidR="00EC544F">
          <w:rPr>
            <w:b w:val="0"/>
            <w:sz w:val="36"/>
            <w:szCs w:val="52"/>
          </w:rPr>
          <w:t>puntos de paso</w:t>
        </w:r>
      </w:ins>
      <w:bookmarkEnd w:id="8524"/>
    </w:p>
    <w:p w14:paraId="4D865C00" w14:textId="77777777" w:rsidR="001F6BBC" w:rsidRDefault="001F6BBC">
      <w:pPr>
        <w:jc w:val="both"/>
        <w:rPr>
          <w:ins w:id="8531" w:author="Orion" w:date="2011-07-05T13:48:00Z"/>
          <w:rFonts w:cs="Times New Roman"/>
        </w:rPr>
        <w:pPrChange w:id="8532" w:author="Orion" w:date="2011-06-26T12:33:00Z">
          <w:pPr/>
        </w:pPrChange>
      </w:pPr>
    </w:p>
    <w:p w14:paraId="36843C66" w14:textId="4349F943" w:rsidR="001F6BBC" w:rsidRDefault="001F6BBC">
      <w:pPr>
        <w:jc w:val="both"/>
        <w:rPr>
          <w:ins w:id="8533" w:author="Orion" w:date="2011-07-05T13:48:00Z"/>
          <w:rFonts w:cs="Times New Roman"/>
        </w:rPr>
        <w:pPrChange w:id="8534" w:author="Orion" w:date="2011-06-26T12:33:00Z">
          <w:pPr/>
        </w:pPrChange>
      </w:pPr>
      <w:ins w:id="8535" w:author="Orion" w:date="2011-07-05T13:49:00Z">
        <w:r>
          <w:rPr>
            <w:rFonts w:cs="Times New Roman"/>
          </w:rPr>
          <w:t>Otro tipo de caso básico con dos aviones es aquel en el que hay waypoints</w:t>
        </w:r>
      </w:ins>
      <w:ins w:id="8536" w:author="Orion" w:date="2011-07-05T13:50:00Z">
        <w:r>
          <w:rPr>
            <w:rFonts w:cs="Times New Roman"/>
          </w:rPr>
          <w:t xml:space="preserve">. Es estos caos se podrá </w:t>
        </w:r>
      </w:ins>
      <w:ins w:id="8537" w:author="Orion" w:date="2011-07-05T13:49:00Z">
        <w:r>
          <w:rPr>
            <w:rFonts w:cs="Times New Roman"/>
          </w:rPr>
          <w:t xml:space="preserve">observar como  los pilotos </w:t>
        </w:r>
      </w:ins>
      <w:ins w:id="8538" w:author="Orion" w:date="2011-07-05T13:50:00Z">
        <w:r>
          <w:rPr>
            <w:rFonts w:cs="Times New Roman"/>
          </w:rPr>
          <w:t>gestionan el paso de estos pasos intermedios en las distintas situaciones.</w:t>
        </w:r>
      </w:ins>
      <w:ins w:id="8539" w:author="Orion" w:date="2011-07-05T13:51:00Z">
        <w:r>
          <w:rPr>
            <w:rFonts w:cs="Times New Roman"/>
          </w:rPr>
          <w:t xml:space="preserve"> Se va a proponer un ejemplo donde, parecido al anterior, ambas aeronaves salen de aeropuertos opuestos y tendr</w:t>
        </w:r>
      </w:ins>
      <w:ins w:id="8540" w:author="Orion" w:date="2011-07-05T13:52:00Z">
        <w:r>
          <w:rPr>
            <w:rFonts w:cs="Times New Roman"/>
          </w:rPr>
          <w:t>án que pasar por una serie de waypoints dispuestos de tal manera que ambos aviones se crucen relativamente cerca en alg</w:t>
        </w:r>
      </w:ins>
      <w:ins w:id="8541" w:author="Orion" w:date="2011-07-05T13:53:00Z">
        <w:r>
          <w:rPr>
            <w:rFonts w:cs="Times New Roman"/>
          </w:rPr>
          <w:t>ún punto.</w:t>
        </w:r>
      </w:ins>
      <w:ins w:id="8542"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8543" w:author="Orion" w:date="2011-07-05T13:48:00Z"/>
          <w:rFonts w:cs="Times New Roman"/>
        </w:rPr>
        <w:pPrChange w:id="8544"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8545" w:author="Orion" w:date="2011-07-05T13:56:00Z"/>
          <w:i/>
          <w:rPrChange w:id="8546" w:author="IO" w:date="2011-07-22T12:29:00Z">
            <w:rPr>
              <w:ins w:id="8547" w:author="Orion" w:date="2011-07-05T13:56:00Z"/>
              <w:rFonts w:cs="Times New Roman"/>
            </w:rPr>
          </w:rPrChange>
        </w:rPr>
        <w:pPrChange w:id="8548" w:author="IO" w:date="2011-07-22T12:29:00Z">
          <w:pPr/>
        </w:pPrChange>
      </w:pPr>
      <w:ins w:id="8549" w:author="Orion" w:date="2011-07-05T13:55:00Z">
        <w:r w:rsidRPr="00441066">
          <w:rPr>
            <w:i/>
            <w:rPrChange w:id="8550" w:author="IO" w:date="2011-07-22T12:29:00Z">
              <w:rPr>
                <w:rFonts w:cs="Times New Roman"/>
              </w:rPr>
            </w:rPrChange>
          </w:rPr>
          <w:t xml:space="preserve">En el </w:t>
        </w:r>
      </w:ins>
      <w:ins w:id="8551" w:author="Orion" w:date="2011-07-05T13:56:00Z">
        <w:r w:rsidRPr="00441066">
          <w:rPr>
            <w:i/>
            <w:rPrChange w:id="8552" w:author="IO" w:date="2011-07-22T12:29:00Z">
              <w:rPr>
                <w:rFonts w:cs="Times New Roman"/>
              </w:rPr>
            </w:rPrChange>
          </w:rPr>
          <w:t xml:space="preserve">caso de que los pilotos tengan gran estrés y fatiga, y </w:t>
        </w:r>
      </w:ins>
      <w:ins w:id="8553" w:author="Orion" w:date="2011-07-05T13:59:00Z">
        <w:r w:rsidRPr="00441066">
          <w:rPr>
            <w:i/>
            <w:rPrChange w:id="8554" w:author="IO" w:date="2011-07-22T12:29:00Z">
              <w:rPr>
                <w:rFonts w:cs="Times New Roman"/>
              </w:rPr>
            </w:rPrChange>
          </w:rPr>
          <w:t>poca</w:t>
        </w:r>
      </w:ins>
      <w:ins w:id="8555" w:author="Orion" w:date="2011-07-05T13:56:00Z">
        <w:r w:rsidRPr="00441066">
          <w:rPr>
            <w:i/>
            <w:rPrChange w:id="8556" w:author="IO" w:date="2011-07-22T12:29:00Z">
              <w:rPr>
                <w:rFonts w:cs="Times New Roman"/>
              </w:rPr>
            </w:rPrChange>
          </w:rPr>
          <w:t xml:space="preserve"> experiencia, </w:t>
        </w:r>
      </w:ins>
      <w:ins w:id="8557" w:author="Orion" w:date="2011-07-05T14:02:00Z">
        <w:r w:rsidR="0006481D" w:rsidRPr="00441066">
          <w:rPr>
            <w:i/>
            <w:rPrChange w:id="8558" w:author="IO" w:date="2011-07-22T12:29:00Z">
              <w:rPr>
                <w:rFonts w:cs="Times New Roman"/>
              </w:rPr>
            </w:rPrChange>
          </w:rPr>
          <w:t>para</w:t>
        </w:r>
      </w:ins>
      <w:ins w:id="8559" w:author="Orion" w:date="2011-07-05T13:56:00Z">
        <w:r w:rsidRPr="00441066">
          <w:rPr>
            <w:i/>
            <w:rPrChange w:id="8560" w:author="IO" w:date="2011-07-22T12:29:00Z">
              <w:rPr>
                <w:rFonts w:cs="Times New Roman"/>
              </w:rPr>
            </w:rPrChange>
          </w:rPr>
          <w:t xml:space="preserve"> este caso</w:t>
        </w:r>
      </w:ins>
      <w:ins w:id="8561" w:author="Orion" w:date="2011-07-05T14:02:00Z">
        <w:r w:rsidR="0006481D" w:rsidRPr="00441066">
          <w:rPr>
            <w:i/>
            <w:rPrChange w:id="8562" w:author="IO" w:date="2011-07-22T12:29:00Z">
              <w:rPr>
                <w:rFonts w:cs="Times New Roman"/>
              </w:rPr>
            </w:rPrChange>
          </w:rPr>
          <w:t xml:space="preserve"> </w:t>
        </w:r>
      </w:ins>
      <w:ins w:id="8563" w:author="Orion" w:date="2011-07-05T14:01:00Z">
        <w:r w:rsidR="0006481D" w:rsidRPr="00441066">
          <w:rPr>
            <w:i/>
            <w:rPrChange w:id="8564" w:author="IO" w:date="2011-07-22T12:29:00Z">
              <w:rPr>
                <w:rFonts w:cs="Times New Roman"/>
              </w:rPr>
            </w:rPrChange>
          </w:rPr>
          <w:t>se han usado</w:t>
        </w:r>
      </w:ins>
      <w:ins w:id="8565" w:author="Orion" w:date="2011-07-05T13:56:00Z">
        <w:r w:rsidRPr="00441066">
          <w:rPr>
            <w:i/>
            <w:rPrChange w:id="8566" w:author="IO" w:date="2011-07-22T12:29:00Z">
              <w:rPr>
                <w:rFonts w:cs="Times New Roman"/>
              </w:rPr>
            </w:rPrChange>
          </w:rPr>
          <w:t xml:space="preserve"> los valores </w:t>
        </w:r>
      </w:ins>
      <w:ins w:id="8567" w:author="Orion" w:date="2011-07-05T13:45:00Z">
        <w:r w:rsidR="006B5FB9" w:rsidRPr="00441066">
          <w:rPr>
            <w:i/>
            <w:rPrChange w:id="8568" w:author="IO" w:date="2011-07-22T12:29:00Z">
              <w:rPr>
                <w:rFonts w:cs="Times New Roman"/>
              </w:rPr>
            </w:rPrChange>
          </w:rPr>
          <w:t>98%, 98%, 5%</w:t>
        </w:r>
      </w:ins>
      <w:ins w:id="8569" w:author="Orion" w:date="2011-07-05T13:56:00Z">
        <w:r w:rsidRPr="00441066">
          <w:rPr>
            <w:i/>
            <w:rPrChange w:id="8570" w:author="IO" w:date="2011-07-22T12:29:00Z">
              <w:rPr>
                <w:rFonts w:cs="Times New Roman"/>
              </w:rPr>
            </w:rPrChange>
          </w:rPr>
          <w:t xml:space="preserve"> respectivamente, se p</w:t>
        </w:r>
      </w:ins>
      <w:ins w:id="8571" w:author="Orion" w:date="2011-07-05T13:57:00Z">
        <w:r w:rsidRPr="00441066">
          <w:rPr>
            <w:i/>
            <w:rPrChange w:id="8572" w:author="IO" w:date="2011-07-22T12:29:00Z">
              <w:rPr>
                <w:rFonts w:cs="Times New Roman"/>
              </w:rPr>
            </w:rPrChange>
          </w:rPr>
          <w:t>r</w:t>
        </w:r>
      </w:ins>
      <w:ins w:id="8573" w:author="Orion" w:date="2011-07-05T13:56:00Z">
        <w:r w:rsidRPr="00441066">
          <w:rPr>
            <w:i/>
            <w:rPrChange w:id="8574" w:author="IO" w:date="2011-07-22T12:29:00Z">
              <w:rPr>
                <w:rFonts w:cs="Times New Roman"/>
              </w:rPr>
            </w:rPrChange>
          </w:rPr>
          <w:t xml:space="preserve">oduce un </w:t>
        </w:r>
      </w:ins>
      <w:ins w:id="8575" w:author="Orion" w:date="2011-07-05T13:57:00Z">
        <w:r w:rsidRPr="00441066">
          <w:rPr>
            <w:i/>
            <w:rPrChange w:id="8576" w:author="IO" w:date="2011-07-22T12:29:00Z">
              <w:rPr>
                <w:rFonts w:cs="Times New Roman"/>
              </w:rPr>
            </w:rPrChange>
          </w:rPr>
          <w:t xml:space="preserve">hecho </w:t>
        </w:r>
      </w:ins>
      <w:ins w:id="8577" w:author="Orion" w:date="2011-07-05T13:59:00Z">
        <w:r w:rsidR="002B3B09" w:rsidRPr="00441066">
          <w:rPr>
            <w:i/>
            <w:rPrChange w:id="8578" w:author="IO" w:date="2011-07-22T12:29:00Z">
              <w:rPr>
                <w:rFonts w:cs="Times New Roman"/>
              </w:rPr>
            </w:rPrChange>
          </w:rPr>
          <w:t>interesante</w:t>
        </w:r>
      </w:ins>
      <w:ins w:id="8579" w:author="Orion" w:date="2011-07-05T13:57:00Z">
        <w:r w:rsidRPr="00441066">
          <w:rPr>
            <w:i/>
            <w:rPrChange w:id="8580" w:author="IO" w:date="2011-07-22T12:29:00Z">
              <w:rPr>
                <w:rFonts w:cs="Times New Roman"/>
              </w:rPr>
            </w:rPrChange>
          </w:rPr>
          <w:t xml:space="preserve"> que es que los pilotos tardan tanto en gestionar las órdenes</w:t>
        </w:r>
        <w:r w:rsidR="00080145" w:rsidRPr="00441066">
          <w:rPr>
            <w:i/>
            <w:rPrChange w:id="8581" w:author="IO" w:date="2011-07-22T12:29:00Z">
              <w:rPr>
                <w:rFonts w:cs="Times New Roman"/>
              </w:rPr>
            </w:rPrChange>
          </w:rPr>
          <w:t xml:space="preserve"> de conflicto que, en ciertas ocasiones, </w:t>
        </w:r>
        <w:r w:rsidRPr="00441066">
          <w:rPr>
            <w:i/>
            <w:rPrChange w:id="8582" w:author="IO" w:date="2011-07-22T12:29:00Z">
              <w:rPr>
                <w:rFonts w:cs="Times New Roman"/>
              </w:rPr>
            </w:rPrChange>
          </w:rPr>
          <w:t>dicha</w:t>
        </w:r>
      </w:ins>
      <w:ins w:id="8583" w:author="Orion" w:date="2011-07-05T14:02:00Z">
        <w:r w:rsidR="00080145" w:rsidRPr="00441066">
          <w:rPr>
            <w:i/>
            <w:rPrChange w:id="8584" w:author="IO" w:date="2011-07-22T12:29:00Z">
              <w:rPr>
                <w:rFonts w:cs="Times New Roman"/>
              </w:rPr>
            </w:rPrChange>
          </w:rPr>
          <w:t>s</w:t>
        </w:r>
      </w:ins>
      <w:ins w:id="8585" w:author="Orion" w:date="2011-07-05T13:57:00Z">
        <w:r w:rsidRPr="00441066">
          <w:rPr>
            <w:i/>
            <w:rPrChange w:id="8586" w:author="IO" w:date="2011-07-22T12:29:00Z">
              <w:rPr>
                <w:rFonts w:cs="Times New Roman"/>
              </w:rPr>
            </w:rPrChange>
          </w:rPr>
          <w:t xml:space="preserve"> gesti</w:t>
        </w:r>
      </w:ins>
      <w:ins w:id="8587" w:author="Orion" w:date="2011-07-05T14:02:00Z">
        <w:r w:rsidR="00080145" w:rsidRPr="00441066">
          <w:rPr>
            <w:i/>
            <w:rPrChange w:id="8588" w:author="IO" w:date="2011-07-22T12:29:00Z">
              <w:rPr>
                <w:rFonts w:cs="Times New Roman"/>
              </w:rPr>
            </w:rPrChange>
          </w:rPr>
          <w:t>o</w:t>
        </w:r>
      </w:ins>
      <w:ins w:id="8589" w:author="Orion" w:date="2011-07-05T13:57:00Z">
        <w:r w:rsidRPr="00441066">
          <w:rPr>
            <w:i/>
            <w:rPrChange w:id="8590" w:author="IO" w:date="2011-07-22T12:29:00Z">
              <w:rPr>
                <w:rFonts w:cs="Times New Roman"/>
              </w:rPr>
            </w:rPrChange>
          </w:rPr>
          <w:t>n</w:t>
        </w:r>
      </w:ins>
      <w:ins w:id="8591" w:author="Orion" w:date="2011-07-05T14:02:00Z">
        <w:r w:rsidR="00080145" w:rsidRPr="00441066">
          <w:rPr>
            <w:i/>
            <w:rPrChange w:id="8592" w:author="IO" w:date="2011-07-22T12:29:00Z">
              <w:rPr>
                <w:rFonts w:cs="Times New Roman"/>
              </w:rPr>
            </w:rPrChange>
          </w:rPr>
          <w:t>es</w:t>
        </w:r>
      </w:ins>
      <w:ins w:id="8593" w:author="Orion" w:date="2011-07-05T13:57:00Z">
        <w:r w:rsidRPr="00441066">
          <w:rPr>
            <w:i/>
            <w:rPrChange w:id="8594" w:author="IO" w:date="2011-07-22T12:29:00Z">
              <w:rPr>
                <w:rFonts w:cs="Times New Roman"/>
              </w:rPr>
            </w:rPrChange>
          </w:rPr>
          <w:t xml:space="preserve"> se solapa con la del paso de los puntos </w:t>
        </w:r>
      </w:ins>
      <w:ins w:id="8595" w:author="Orion" w:date="2011-07-05T13:58:00Z">
        <w:r w:rsidRPr="00441066">
          <w:rPr>
            <w:i/>
            <w:rPrChange w:id="8596" w:author="IO" w:date="2011-07-22T12:29:00Z">
              <w:rPr>
                <w:rFonts w:cs="Times New Roman"/>
              </w:rPr>
            </w:rPrChange>
          </w:rPr>
          <w:t>intermedios.</w:t>
        </w:r>
      </w:ins>
      <w:ins w:id="8597" w:author="Orion" w:date="2011-07-05T14:00:00Z">
        <w:r w:rsidR="0006481D" w:rsidRPr="00441066">
          <w:rPr>
            <w:i/>
            <w:rPrChange w:id="8598" w:author="IO" w:date="2011-07-22T12:29:00Z">
              <w:rPr>
                <w:rFonts w:cs="Times New Roman"/>
              </w:rPr>
            </w:rPrChange>
          </w:rPr>
          <w:t xml:space="preserve"> </w:t>
        </w:r>
      </w:ins>
      <w:ins w:id="8599" w:author="Orion" w:date="2011-07-05T14:04:00Z">
        <w:r w:rsidR="00A85B1F" w:rsidRPr="00441066">
          <w:rPr>
            <w:i/>
            <w:rPrChange w:id="8600" w:author="IO" w:date="2011-07-22T12:29:00Z">
              <w:rPr>
                <w:rFonts w:cs="Times New Roman"/>
              </w:rPr>
            </w:rPrChange>
          </w:rPr>
          <w:t xml:space="preserve">De este modo si se observan la </w:t>
        </w:r>
        <w:r w:rsidR="00A85B1F" w:rsidRPr="00441066">
          <w:rPr>
            <w:i/>
            <w:rPrChange w:id="8601" w:author="IO" w:date="2011-07-22T12:29:00Z">
              <w:rPr>
                <w:rFonts w:cs="Times New Roman"/>
              </w:rPr>
            </w:rPrChange>
          </w:rPr>
          <w:fldChar w:fldCharType="begin"/>
        </w:r>
        <w:r w:rsidR="00A85B1F" w:rsidRPr="00441066">
          <w:rPr>
            <w:i/>
            <w:rPrChange w:id="8602" w:author="IO" w:date="2011-07-22T12:29:00Z">
              <w:rPr>
                <w:rFonts w:cs="Times New Roman"/>
              </w:rPr>
            </w:rPrChange>
          </w:rPr>
          <w:instrText xml:space="preserve"> REF _Ref297638017 \h </w:instrText>
        </w:r>
      </w:ins>
      <w:r w:rsidR="00441066">
        <w:rPr>
          <w:i/>
        </w:rPr>
        <w:instrText xml:space="preserve"> \* MERGEFORMAT </w:instrText>
      </w:r>
      <w:r w:rsidR="00A85B1F" w:rsidRPr="00441066">
        <w:rPr>
          <w:i/>
          <w:rPrChange w:id="8603" w:author="IO" w:date="2011-07-22T12:29:00Z">
            <w:rPr>
              <w:i/>
            </w:rPr>
          </w:rPrChange>
        </w:rPr>
      </w:r>
      <w:r w:rsidR="00A85B1F" w:rsidRPr="00441066">
        <w:rPr>
          <w:i/>
          <w:rPrChange w:id="8604" w:author="IO" w:date="2011-07-22T12:29:00Z">
            <w:rPr>
              <w:rFonts w:cs="Times New Roman"/>
            </w:rPr>
          </w:rPrChange>
        </w:rPr>
        <w:fldChar w:fldCharType="separate"/>
      </w:r>
      <w:ins w:id="8605" w:author="Orion" w:date="2011-07-26T22:30:00Z">
        <w:r w:rsidR="00503590" w:rsidRPr="00503590">
          <w:rPr>
            <w:i/>
            <w:rPrChange w:id="8606" w:author="Orion" w:date="2011-07-26T22:30:00Z">
              <w:rPr/>
            </w:rPrChange>
          </w:rPr>
          <w:t>Figura 36</w:t>
        </w:r>
      </w:ins>
      <w:ins w:id="8607" w:author="Orion" w:date="2011-07-05T14:04:00Z">
        <w:r w:rsidR="00A85B1F" w:rsidRPr="00441066">
          <w:rPr>
            <w:i/>
            <w:rPrChange w:id="8608" w:author="IO" w:date="2011-07-22T12:29:00Z">
              <w:rPr>
                <w:rFonts w:cs="Times New Roman"/>
              </w:rPr>
            </w:rPrChange>
          </w:rPr>
          <w:fldChar w:fldCharType="end"/>
        </w:r>
      </w:ins>
      <w:ins w:id="8609" w:author="Orion" w:date="2011-07-05T14:05:00Z">
        <w:r w:rsidR="00A85B1F" w:rsidRPr="00441066">
          <w:rPr>
            <w:i/>
            <w:rPrChange w:id="8610" w:author="IO" w:date="2011-07-22T12:29:00Z">
              <w:rPr>
                <w:rFonts w:cs="Times New Roman"/>
              </w:rPr>
            </w:rPrChange>
          </w:rPr>
          <w:t xml:space="preserve"> </w:t>
        </w:r>
      </w:ins>
      <w:ins w:id="8611" w:author="Orion" w:date="2011-07-05T14:04:00Z">
        <w:r w:rsidR="00A85B1F" w:rsidRPr="00441066">
          <w:rPr>
            <w:i/>
            <w:rPrChange w:id="8612" w:author="IO" w:date="2011-07-22T12:29:00Z">
              <w:rPr>
                <w:rFonts w:cs="Times New Roman"/>
              </w:rPr>
            </w:rPrChange>
          </w:rPr>
          <w:t xml:space="preserve">y </w:t>
        </w:r>
      </w:ins>
      <w:ins w:id="8613" w:author="Orion" w:date="2011-07-05T14:05:00Z">
        <w:r w:rsidR="00A85B1F" w:rsidRPr="00441066">
          <w:rPr>
            <w:i/>
            <w:rPrChange w:id="8614" w:author="IO" w:date="2011-07-22T12:29:00Z">
              <w:rPr>
                <w:rFonts w:cs="Times New Roman"/>
              </w:rPr>
            </w:rPrChange>
          </w:rPr>
          <w:t>la</w:t>
        </w:r>
      </w:ins>
      <w:ins w:id="8615" w:author="Orion" w:date="2011-07-05T14:04:00Z">
        <w:r w:rsidR="00A85B1F" w:rsidRPr="00441066">
          <w:rPr>
            <w:i/>
            <w:rPrChange w:id="8616" w:author="IO" w:date="2011-07-22T12:29:00Z">
              <w:rPr>
                <w:rFonts w:cs="Times New Roman"/>
              </w:rPr>
            </w:rPrChange>
          </w:rPr>
          <w:t xml:space="preserve"> </w:t>
        </w:r>
      </w:ins>
      <w:ins w:id="8617" w:author="Orion" w:date="2011-07-05T14:05:00Z">
        <w:r w:rsidR="00A85B1F" w:rsidRPr="00441066">
          <w:rPr>
            <w:i/>
            <w:rPrChange w:id="8618" w:author="IO" w:date="2011-07-22T12:29:00Z">
              <w:rPr>
                <w:rFonts w:cs="Times New Roman"/>
              </w:rPr>
            </w:rPrChange>
          </w:rPr>
          <w:fldChar w:fldCharType="begin"/>
        </w:r>
        <w:r w:rsidR="00A85B1F" w:rsidRPr="00441066">
          <w:rPr>
            <w:i/>
            <w:rPrChange w:id="8619" w:author="IO" w:date="2011-07-22T12:29:00Z">
              <w:rPr>
                <w:rFonts w:cs="Times New Roman"/>
              </w:rPr>
            </w:rPrChange>
          </w:rPr>
          <w:instrText xml:space="preserve"> REF _Ref297638028 \h </w:instrText>
        </w:r>
      </w:ins>
      <w:r w:rsidR="00441066">
        <w:rPr>
          <w:i/>
        </w:rPr>
        <w:instrText xml:space="preserve"> \* MERGEFORMAT </w:instrText>
      </w:r>
      <w:r w:rsidR="00A85B1F" w:rsidRPr="00441066">
        <w:rPr>
          <w:i/>
          <w:rPrChange w:id="8620" w:author="IO" w:date="2011-07-22T12:29:00Z">
            <w:rPr>
              <w:i/>
            </w:rPr>
          </w:rPrChange>
        </w:rPr>
      </w:r>
      <w:r w:rsidR="00A85B1F" w:rsidRPr="00441066">
        <w:rPr>
          <w:i/>
          <w:rPrChange w:id="8621" w:author="IO" w:date="2011-07-22T12:29:00Z">
            <w:rPr>
              <w:rFonts w:cs="Times New Roman"/>
            </w:rPr>
          </w:rPrChange>
        </w:rPr>
        <w:fldChar w:fldCharType="separate"/>
      </w:r>
      <w:ins w:id="8622" w:author="Orion" w:date="2011-07-26T22:30:00Z">
        <w:r w:rsidR="00503590" w:rsidRPr="00503590">
          <w:rPr>
            <w:i/>
            <w:rPrChange w:id="8623" w:author="Orion" w:date="2011-07-26T22:30:00Z">
              <w:rPr/>
            </w:rPrChange>
          </w:rPr>
          <w:t>Figura 37</w:t>
        </w:r>
      </w:ins>
      <w:ins w:id="8624" w:author="Orion" w:date="2011-07-05T14:05:00Z">
        <w:r w:rsidR="00A85B1F" w:rsidRPr="00441066">
          <w:rPr>
            <w:i/>
            <w:rPrChange w:id="8625" w:author="IO" w:date="2011-07-22T12:29:00Z">
              <w:rPr>
                <w:rFonts w:cs="Times New Roman"/>
              </w:rPr>
            </w:rPrChange>
          </w:rPr>
          <w:fldChar w:fldCharType="end"/>
        </w:r>
        <w:r w:rsidR="00A85B1F" w:rsidRPr="00441066">
          <w:rPr>
            <w:i/>
            <w:rPrChange w:id="8626" w:author="IO" w:date="2011-07-22T12:29:00Z">
              <w:rPr>
                <w:rFonts w:cs="Times New Roman"/>
              </w:rPr>
            </w:rPrChange>
          </w:rPr>
          <w:t xml:space="preserve"> </w:t>
        </w:r>
        <w:r w:rsidR="000230BE" w:rsidRPr="00441066">
          <w:rPr>
            <w:i/>
            <w:rPrChange w:id="8627" w:author="IO" w:date="2011-07-22T12:29:00Z">
              <w:rPr>
                <w:rFonts w:cs="Times New Roman"/>
              </w:rPr>
            </w:rPrChange>
          </w:rPr>
          <w:t xml:space="preserve">simultáneamente puede verse que el avión </w:t>
        </w:r>
      </w:ins>
      <w:ins w:id="8628" w:author="Orion" w:date="2011-07-05T14:11:00Z">
        <w:r w:rsidR="00EF7F9C" w:rsidRPr="00441066">
          <w:rPr>
            <w:i/>
            <w:rPrChange w:id="8629" w:author="IO" w:date="2011-07-22T12:29:00Z">
              <w:rPr>
                <w:rFonts w:cs="Times New Roman"/>
              </w:rPr>
            </w:rPrChange>
          </w:rPr>
          <w:t xml:space="preserve"> </w:t>
        </w:r>
        <w:r w:rsidR="00EF7F9C" w:rsidRPr="00441066">
          <w:rPr>
            <w:i/>
          </w:rPr>
          <w:t>Plane2</w:t>
        </w:r>
      </w:ins>
      <w:ins w:id="8630" w:author="Orion" w:date="2011-07-05T14:07:00Z">
        <w:r w:rsidR="000230BE" w:rsidRPr="00441066">
          <w:rPr>
            <w:i/>
            <w:rPrChange w:id="8631" w:author="IO" w:date="2011-07-22T12:29:00Z">
              <w:rPr>
                <w:rFonts w:cs="Times New Roman"/>
              </w:rPr>
            </w:rPrChange>
          </w:rPr>
          <w:t xml:space="preserve"> </w:t>
        </w:r>
      </w:ins>
      <w:ins w:id="8632" w:author="Orion" w:date="2011-07-05T14:06:00Z">
        <w:r w:rsidR="000230BE" w:rsidRPr="00441066">
          <w:rPr>
            <w:i/>
            <w:rPrChange w:id="8633" w:author="IO" w:date="2011-07-22T12:29:00Z">
              <w:rPr>
                <w:rFonts w:cs="Times New Roman"/>
              </w:rPr>
            </w:rPrChange>
          </w:rPr>
          <w:t>deja de estar en posible riesgo de conflicto, momento en el que recibe la orden de volver a su altitud y velocidad de crucero</w:t>
        </w:r>
      </w:ins>
      <w:ins w:id="8634" w:author="Orion" w:date="2011-07-05T14:07:00Z">
        <w:r w:rsidR="000230BE" w:rsidRPr="00441066">
          <w:rPr>
            <w:i/>
            <w:rPrChange w:id="8635" w:author="IO" w:date="2011-07-22T12:29:00Z">
              <w:rPr>
                <w:rFonts w:cs="Times New Roman"/>
              </w:rPr>
            </w:rPrChange>
          </w:rPr>
          <w:t>,</w:t>
        </w:r>
      </w:ins>
      <w:ins w:id="8636" w:author="Orion" w:date="2011-07-05T14:06:00Z">
        <w:r w:rsidR="000230BE" w:rsidRPr="00441066">
          <w:rPr>
            <w:i/>
            <w:rPrChange w:id="8637" w:author="IO" w:date="2011-07-22T12:29:00Z">
              <w:rPr>
                <w:rFonts w:cs="Times New Roman"/>
              </w:rPr>
            </w:rPrChange>
          </w:rPr>
          <w:t xml:space="preserve"> antes de </w:t>
        </w:r>
      </w:ins>
      <w:ins w:id="8638" w:author="Orion" w:date="2011-07-05T14:07:00Z">
        <w:r w:rsidR="000230BE" w:rsidRPr="00441066">
          <w:rPr>
            <w:i/>
            <w:rPrChange w:id="8639" w:author="IO" w:date="2011-07-22T12:29:00Z">
              <w:rPr>
                <w:rFonts w:cs="Times New Roman"/>
              </w:rPr>
            </w:rPrChange>
          </w:rPr>
          <w:t xml:space="preserve">llegar a su segundo waypoint. Pero </w:t>
        </w:r>
      </w:ins>
      <w:ins w:id="8640" w:author="Orion" w:date="2011-07-05T14:08:00Z">
        <w:r w:rsidR="000230BE" w:rsidRPr="00441066">
          <w:rPr>
            <w:i/>
            <w:rPrChange w:id="8641" w:author="IO" w:date="2011-07-22T12:29:00Z">
              <w:rPr>
                <w:rFonts w:cs="Times New Roman"/>
              </w:rPr>
            </w:rPrChange>
          </w:rPr>
          <w:t>el piloto no es capaz de procesar esta orden hasta que ha pasado un tiempo, tiempo en el que el avi</w:t>
        </w:r>
      </w:ins>
      <w:ins w:id="8642" w:author="Orion" w:date="2011-07-05T14:09:00Z">
        <w:r w:rsidR="000230BE" w:rsidRPr="00441066">
          <w:rPr>
            <w:i/>
            <w:rPrChange w:id="8643" w:author="IO" w:date="2011-07-22T12:29:00Z">
              <w:rPr>
                <w:rFonts w:cs="Times New Roman"/>
              </w:rPr>
            </w:rPrChange>
          </w:rPr>
          <w:t>ón y</w:t>
        </w:r>
      </w:ins>
      <w:ins w:id="8644" w:author="Orion" w:date="2011-07-05T14:11:00Z">
        <w:r w:rsidR="00EF7F9C" w:rsidRPr="00441066">
          <w:rPr>
            <w:i/>
            <w:rPrChange w:id="8645" w:author="IO" w:date="2011-07-22T12:29:00Z">
              <w:rPr>
                <w:rFonts w:cs="Times New Roman"/>
              </w:rPr>
            </w:rPrChange>
          </w:rPr>
          <w:t>a</w:t>
        </w:r>
      </w:ins>
      <w:ins w:id="8646" w:author="Orion" w:date="2011-07-05T14:09:00Z">
        <w:r w:rsidR="000230BE" w:rsidRPr="00441066">
          <w:rPr>
            <w:i/>
            <w:rPrChange w:id="8647" w:author="IO" w:date="2011-07-22T12:29:00Z">
              <w:rPr>
                <w:rFonts w:cs="Times New Roman"/>
              </w:rPr>
            </w:rPrChange>
          </w:rPr>
          <w:t xml:space="preserve"> habrá rebasado su próximo</w:t>
        </w:r>
      </w:ins>
      <w:ins w:id="8648" w:author="Orion" w:date="2011-07-05T14:07:00Z">
        <w:r w:rsidR="000230BE" w:rsidRPr="00441066">
          <w:rPr>
            <w:i/>
            <w:rPrChange w:id="8649" w:author="IO" w:date="2011-07-22T12:29:00Z">
              <w:rPr>
                <w:rFonts w:cs="Times New Roman"/>
              </w:rPr>
            </w:rPrChange>
          </w:rPr>
          <w:t xml:space="preserve"> waypoint</w:t>
        </w:r>
      </w:ins>
      <w:ins w:id="8650" w:author="Orion" w:date="2011-07-05T14:09:00Z">
        <w:r w:rsidR="000230BE" w:rsidRPr="00441066">
          <w:rPr>
            <w:i/>
            <w:rPrChange w:id="8651" w:author="IO" w:date="2011-07-22T12:29:00Z">
              <w:rPr>
                <w:rFonts w:cs="Times New Roman"/>
              </w:rPr>
            </w:rPrChange>
          </w:rPr>
          <w:t>.</w:t>
        </w:r>
      </w:ins>
    </w:p>
    <w:p w14:paraId="394A66C6" w14:textId="77777777" w:rsidR="00AF49D4" w:rsidRPr="0080539F" w:rsidRDefault="00AF49D4">
      <w:pPr>
        <w:pStyle w:val="ListParagraph"/>
        <w:jc w:val="both"/>
        <w:rPr>
          <w:ins w:id="8652" w:author="Orion" w:date="2011-07-05T13:17:00Z"/>
          <w:rFonts w:cs="Times New Roman"/>
        </w:rPr>
        <w:pPrChange w:id="8653" w:author="Orion" w:date="2011-07-05T13:58:00Z">
          <w:pPr/>
        </w:pPrChange>
      </w:pPr>
    </w:p>
    <w:p w14:paraId="32D8BA7E" w14:textId="25770456" w:rsidR="00DF52F5" w:rsidRDefault="00EF7F9C">
      <w:pPr>
        <w:jc w:val="both"/>
        <w:rPr>
          <w:ins w:id="8654" w:author="Orion" w:date="2011-07-05T13:02:00Z"/>
          <w:rFonts w:cs="Times New Roman"/>
        </w:rPr>
        <w:pPrChange w:id="8655" w:author="Orion" w:date="2011-06-26T12:33:00Z">
          <w:pPr/>
        </w:pPrChange>
      </w:pPr>
      <w:ins w:id="8656" w:author="Orion" w:date="2011-07-05T14:10:00Z">
        <w:r w:rsidRPr="00020020">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8657" w:author="Orion" w:date="2011-07-05T13:29:00Z"/>
          <w:rFonts w:cs="Times New Roman"/>
        </w:rPr>
        <w:pPrChange w:id="8658" w:author="Orion" w:date="2011-07-05T14:03:00Z">
          <w:pPr/>
        </w:pPrChange>
      </w:pPr>
      <w:bookmarkStart w:id="8659" w:name="_Toc299483460"/>
      <w:bookmarkStart w:id="8660" w:name="_Ref297638017"/>
      <w:r>
        <w:t>Figura</w:t>
      </w:r>
      <w:ins w:id="8661" w:author="Orion" w:date="2011-07-05T14:03:00Z">
        <w:del w:id="8662" w:author="IO" w:date="2011-07-22T13:09:00Z">
          <w:r w:rsidR="00CD4C4B" w:rsidDel="006B1111">
            <w:delText>Ilustración</w:delText>
          </w:r>
        </w:del>
        <w:r w:rsidR="00CD4C4B">
          <w:t xml:space="preserve"> </w:t>
        </w:r>
      </w:ins>
      <w:ins w:id="8663" w:author="IO" w:date="2011-07-22T13:09:00Z">
        <w:r>
          <w:fldChar w:fldCharType="begin"/>
        </w:r>
        <w:r>
          <w:instrText xml:space="preserve"> SEQ Figura \* ARABIC </w:instrText>
        </w:r>
      </w:ins>
      <w:r>
        <w:fldChar w:fldCharType="separate"/>
      </w:r>
      <w:ins w:id="8664" w:author="Orion" w:date="2011-07-26T22:30:00Z">
        <w:r w:rsidR="00503590">
          <w:rPr>
            <w:noProof/>
          </w:rPr>
          <w:t>36</w:t>
        </w:r>
      </w:ins>
      <w:bookmarkEnd w:id="8659"/>
      <w:ins w:id="8665" w:author="IO" w:date="2011-07-22T13:16:00Z">
        <w:del w:id="8666" w:author="Orion" w:date="2011-07-24T21:36:00Z">
          <w:r w:rsidR="00416FF6" w:rsidDel="00587D28">
            <w:rPr>
              <w:noProof/>
            </w:rPr>
            <w:delText>35</w:delText>
          </w:r>
        </w:del>
      </w:ins>
      <w:ins w:id="8667" w:author="IO" w:date="2011-07-22T13:09:00Z">
        <w:r>
          <w:fldChar w:fldCharType="end"/>
        </w:r>
      </w:ins>
      <w:ins w:id="8668" w:author="Orion" w:date="2011-07-05T14:03:00Z">
        <w:del w:id="8669" w:author="IO" w:date="2011-07-22T13:09:00Z">
          <w:r w:rsidR="00CD4C4B" w:rsidDel="006B1111">
            <w:fldChar w:fldCharType="begin"/>
          </w:r>
          <w:r w:rsidR="00CD4C4B" w:rsidDel="006B1111">
            <w:delInstrText xml:space="preserve"> SEQ Ilustración \* ARABIC </w:delInstrText>
          </w:r>
        </w:del>
      </w:ins>
      <w:del w:id="8670" w:author="IO" w:date="2011-07-22T13:09:00Z">
        <w:r w:rsidR="00CD4C4B" w:rsidDel="006B1111">
          <w:fldChar w:fldCharType="end"/>
        </w:r>
      </w:del>
      <w:bookmarkEnd w:id="8660"/>
    </w:p>
    <w:p w14:paraId="36C2ABCB" w14:textId="15EA1B88" w:rsidR="001D5A64" w:rsidRPr="00441066" w:rsidRDefault="00D40ACE">
      <w:pPr>
        <w:pStyle w:val="ListParagraph"/>
        <w:numPr>
          <w:ilvl w:val="0"/>
          <w:numId w:val="41"/>
        </w:numPr>
        <w:spacing w:before="120" w:after="120"/>
        <w:ind w:left="641" w:hanging="357"/>
        <w:jc w:val="both"/>
        <w:rPr>
          <w:ins w:id="8671" w:author="Orion" w:date="2011-07-05T13:29:00Z"/>
          <w:i/>
          <w:rPrChange w:id="8672" w:author="IO" w:date="2011-07-22T12:30:00Z">
            <w:rPr>
              <w:ins w:id="8673" w:author="Orion" w:date="2011-07-05T13:29:00Z"/>
              <w:rFonts w:cs="Times New Roman"/>
            </w:rPr>
          </w:rPrChange>
        </w:rPr>
        <w:pPrChange w:id="8674" w:author="IO" w:date="2011-07-22T12:30:00Z">
          <w:pPr/>
        </w:pPrChange>
      </w:pPr>
      <w:ins w:id="8675" w:author="Orion" w:date="2011-07-05T14:11:00Z">
        <w:r w:rsidRPr="00441066">
          <w:rPr>
            <w:i/>
            <w:rPrChange w:id="8676" w:author="IO" w:date="2011-07-22T12:30:00Z">
              <w:rPr>
                <w:rFonts w:cs="Times New Roman"/>
              </w:rPr>
            </w:rPrChange>
          </w:rPr>
          <w:t>Esta imagen</w:t>
        </w:r>
      </w:ins>
      <w:ins w:id="8677" w:author="Orion" w:date="2011-07-06T14:48:00Z">
        <w:r w:rsidR="001B6ECB" w:rsidRPr="00441066">
          <w:rPr>
            <w:i/>
            <w:rPrChange w:id="8678" w:author="IO" w:date="2011-07-22T12:30:00Z">
              <w:rPr>
                <w:rFonts w:cs="Times New Roman"/>
              </w:rPr>
            </w:rPrChange>
          </w:rPr>
          <w:t xml:space="preserve"> (</w:t>
        </w:r>
        <w:r w:rsidR="001B6ECB" w:rsidRPr="00441066">
          <w:rPr>
            <w:i/>
            <w:rPrChange w:id="8679" w:author="IO" w:date="2011-07-22T12:30:00Z">
              <w:rPr>
                <w:rFonts w:cs="Times New Roman"/>
              </w:rPr>
            </w:rPrChange>
          </w:rPr>
          <w:fldChar w:fldCharType="begin"/>
        </w:r>
        <w:r w:rsidR="001B6ECB" w:rsidRPr="00441066">
          <w:rPr>
            <w:i/>
            <w:rPrChange w:id="8680" w:author="IO" w:date="2011-07-22T12:30:00Z">
              <w:rPr>
                <w:rFonts w:cs="Times New Roman"/>
              </w:rPr>
            </w:rPrChange>
          </w:rPr>
          <w:instrText xml:space="preserve"> REF _Ref297638017 \h </w:instrText>
        </w:r>
      </w:ins>
      <w:r w:rsidR="00441066">
        <w:rPr>
          <w:i/>
        </w:rPr>
        <w:instrText xml:space="preserve"> \* MERGEFORMAT </w:instrText>
      </w:r>
      <w:r w:rsidR="001B6ECB" w:rsidRPr="00441066">
        <w:rPr>
          <w:i/>
          <w:rPrChange w:id="8681" w:author="IO" w:date="2011-07-22T12:30:00Z">
            <w:rPr>
              <w:i/>
            </w:rPr>
          </w:rPrChange>
        </w:rPr>
      </w:r>
      <w:r w:rsidR="001B6ECB" w:rsidRPr="00441066">
        <w:rPr>
          <w:i/>
          <w:rPrChange w:id="8682" w:author="IO" w:date="2011-07-22T12:30:00Z">
            <w:rPr>
              <w:rFonts w:cs="Times New Roman"/>
            </w:rPr>
          </w:rPrChange>
        </w:rPr>
        <w:fldChar w:fldCharType="separate"/>
      </w:r>
      <w:ins w:id="8683" w:author="Orion" w:date="2011-07-26T22:30:00Z">
        <w:r w:rsidR="00503590" w:rsidRPr="00503590">
          <w:rPr>
            <w:i/>
            <w:rPrChange w:id="8684" w:author="Orion" w:date="2011-07-26T22:30:00Z">
              <w:rPr/>
            </w:rPrChange>
          </w:rPr>
          <w:t>Figura 36</w:t>
        </w:r>
      </w:ins>
      <w:ins w:id="8685" w:author="Orion" w:date="2011-07-06T14:48:00Z">
        <w:r w:rsidR="001B6ECB" w:rsidRPr="00441066">
          <w:rPr>
            <w:i/>
            <w:rPrChange w:id="8686" w:author="IO" w:date="2011-07-22T12:30:00Z">
              <w:rPr>
                <w:rFonts w:cs="Times New Roman"/>
              </w:rPr>
            </w:rPrChange>
          </w:rPr>
          <w:fldChar w:fldCharType="end"/>
        </w:r>
        <w:r w:rsidR="001B6ECB" w:rsidRPr="00441066">
          <w:rPr>
            <w:i/>
            <w:rPrChange w:id="8687" w:author="IO" w:date="2011-07-22T12:30:00Z">
              <w:rPr>
                <w:rFonts w:cs="Times New Roman"/>
              </w:rPr>
            </w:rPrChange>
          </w:rPr>
          <w:t>)</w:t>
        </w:r>
      </w:ins>
      <w:ins w:id="8688" w:author="Orion" w:date="2011-07-05T14:11:00Z">
        <w:r w:rsidRPr="00441066">
          <w:rPr>
            <w:i/>
            <w:rPrChange w:id="8689" w:author="IO" w:date="2011-07-22T12:30:00Z">
              <w:rPr>
                <w:rFonts w:cs="Times New Roman"/>
              </w:rPr>
            </w:rPrChange>
          </w:rPr>
          <w:t xml:space="preserve"> refleja el </w:t>
        </w:r>
      </w:ins>
      <w:ins w:id="8690" w:author="Orion" w:date="2011-07-06T14:48:00Z">
        <w:r w:rsidR="001B6ECB" w:rsidRPr="00441066">
          <w:rPr>
            <w:i/>
            <w:rPrChange w:id="8691" w:author="IO" w:date="2011-07-22T12:30:00Z">
              <w:rPr>
                <w:rFonts w:cs="Times New Roman"/>
              </w:rPr>
            </w:rPrChange>
          </w:rPr>
          <w:t>momento</w:t>
        </w:r>
      </w:ins>
      <w:ins w:id="8692" w:author="Orion" w:date="2011-07-05T14:11:00Z">
        <w:r w:rsidRPr="00441066">
          <w:rPr>
            <w:i/>
            <w:rPrChange w:id="8693" w:author="IO" w:date="2011-07-22T12:30:00Z">
              <w:rPr>
                <w:rFonts w:cs="Times New Roman"/>
              </w:rPr>
            </w:rPrChange>
          </w:rPr>
          <w:t xml:space="preserve"> </w:t>
        </w:r>
      </w:ins>
      <w:ins w:id="8694" w:author="Orion" w:date="2011-07-05T14:13:00Z">
        <w:r w:rsidRPr="00441066">
          <w:rPr>
            <w:i/>
            <w:rPrChange w:id="8695" w:author="IO" w:date="2011-07-22T12:30:00Z">
              <w:rPr>
                <w:rFonts w:cs="Times New Roman"/>
              </w:rPr>
            </w:rPrChange>
          </w:rPr>
          <w:t>exacto</w:t>
        </w:r>
      </w:ins>
      <w:ins w:id="8696" w:author="Orion" w:date="2011-07-05T14:12:00Z">
        <w:r w:rsidRPr="00441066">
          <w:rPr>
            <w:i/>
            <w:rPrChange w:id="8697" w:author="IO" w:date="2011-07-22T12:30:00Z">
              <w:rPr>
                <w:rFonts w:cs="Times New Roman"/>
              </w:rPr>
            </w:rPrChange>
          </w:rPr>
          <w:t xml:space="preserve"> en el que los aviones dejan de estar en confli</w:t>
        </w:r>
        <w:r w:rsidR="00680158" w:rsidRPr="00441066">
          <w:rPr>
            <w:i/>
            <w:rPrChange w:id="8698" w:author="IO" w:date="2011-07-22T12:30:00Z">
              <w:rPr>
                <w:rFonts w:cs="Times New Roman"/>
              </w:rPr>
            </w:rPrChange>
          </w:rPr>
          <w:t xml:space="preserve">cto y por lo tanto reciben las </w:t>
        </w:r>
      </w:ins>
      <w:ins w:id="8699" w:author="Orion" w:date="2011-07-06T14:49:00Z">
        <w:r w:rsidR="00680158" w:rsidRPr="00441066">
          <w:rPr>
            <w:i/>
            <w:rPrChange w:id="8700" w:author="IO" w:date="2011-07-22T12:30:00Z">
              <w:rPr>
                <w:rFonts w:cs="Times New Roman"/>
              </w:rPr>
            </w:rPrChange>
          </w:rPr>
          <w:t>ó</w:t>
        </w:r>
      </w:ins>
      <w:ins w:id="8701" w:author="Orion" w:date="2011-07-05T14:12:00Z">
        <w:r w:rsidRPr="00441066">
          <w:rPr>
            <w:i/>
            <w:rPrChange w:id="8702" w:author="IO" w:date="2011-07-22T12:30:00Z">
              <w:rPr>
                <w:rFonts w:cs="Times New Roman"/>
              </w:rPr>
            </w:rPrChange>
          </w:rPr>
          <w:t>rdene</w:t>
        </w:r>
      </w:ins>
      <w:ins w:id="8703" w:author="Orion" w:date="2011-07-06T14:49:00Z">
        <w:r w:rsidR="00680158" w:rsidRPr="00441066">
          <w:rPr>
            <w:i/>
            <w:rPrChange w:id="8704" w:author="IO" w:date="2011-07-22T12:30:00Z">
              <w:rPr>
                <w:rFonts w:cs="Times New Roman"/>
              </w:rPr>
            </w:rPrChange>
          </w:rPr>
          <w:t>s</w:t>
        </w:r>
      </w:ins>
      <w:ins w:id="8705" w:author="Orion" w:date="2011-07-05T14:12:00Z">
        <w:r w:rsidRPr="00441066">
          <w:rPr>
            <w:i/>
            <w:rPrChange w:id="8706" w:author="IO" w:date="2011-07-22T12:30:00Z">
              <w:rPr>
                <w:rFonts w:cs="Times New Roman"/>
              </w:rPr>
            </w:rPrChange>
          </w:rPr>
          <w:t xml:space="preserve"> del controlador de volver a sus valores de vuelo de crucero.</w:t>
        </w:r>
      </w:ins>
      <w:ins w:id="8707" w:author="Orion" w:date="2011-07-05T14:13:00Z">
        <w:r w:rsidR="00431346" w:rsidRPr="00441066">
          <w:rPr>
            <w:i/>
            <w:rPrChange w:id="8708" w:author="IO" w:date="2011-07-22T12:30:00Z">
              <w:rPr>
                <w:rFonts w:cs="Times New Roman"/>
              </w:rPr>
            </w:rPrChange>
          </w:rPr>
          <w:t xml:space="preserve"> Es importante reflejar que el avión </w:t>
        </w:r>
        <w:r w:rsidR="00431346" w:rsidRPr="00441066">
          <w:rPr>
            <w:i/>
          </w:rPr>
          <w:t>Plane1</w:t>
        </w:r>
        <w:r w:rsidR="00431346" w:rsidRPr="00441066">
          <w:rPr>
            <w:i/>
            <w:rPrChange w:id="8709" w:author="IO" w:date="2011-07-22T12:30:00Z">
              <w:rPr>
                <w:rFonts w:cs="Times New Roman"/>
              </w:rPr>
            </w:rPrChange>
          </w:rPr>
          <w:t xml:space="preserve"> entro en riesgo antes de rebasar su </w:t>
        </w:r>
        <w:r w:rsidR="00431346" w:rsidRPr="00441066">
          <w:rPr>
            <w:i/>
            <w:rPrChange w:id="8710" w:author="IO" w:date="2011-07-22T12:30:00Z">
              <w:rPr>
                <w:rFonts w:cs="Times New Roman"/>
              </w:rPr>
            </w:rPrChange>
          </w:rPr>
          <w:lastRenderedPageBreak/>
          <w:t xml:space="preserve">segundo waypoint y sale de este riego después de haberlo rebasado. </w:t>
        </w:r>
      </w:ins>
      <w:ins w:id="8711" w:author="Orion" w:date="2011-07-06T14:51:00Z">
        <w:r w:rsidR="009B4835" w:rsidRPr="00441066">
          <w:rPr>
            <w:i/>
            <w:rPrChange w:id="8712" w:author="IO" w:date="2011-07-22T12:30:00Z">
              <w:rPr>
                <w:rFonts w:cs="Times New Roman"/>
              </w:rPr>
            </w:rPrChange>
          </w:rPr>
          <w:t>En este caso e</w:t>
        </w:r>
      </w:ins>
      <w:ins w:id="8713" w:author="Orion" w:date="2011-07-05T14:14:00Z">
        <w:r w:rsidR="00431346" w:rsidRPr="00441066">
          <w:rPr>
            <w:i/>
            <w:rPrChange w:id="8714" w:author="IO" w:date="2011-07-22T12:30:00Z">
              <w:rPr>
                <w:rFonts w:cs="Times New Roman"/>
              </w:rPr>
            </w:rPrChange>
          </w:rPr>
          <w:t xml:space="preserve">l comportamiento </w:t>
        </w:r>
      </w:ins>
      <w:ins w:id="8715" w:author="Orion" w:date="2011-07-06T14:51:00Z">
        <w:r w:rsidR="009B4835" w:rsidRPr="00441066">
          <w:rPr>
            <w:i/>
            <w:rPrChange w:id="8716" w:author="IO" w:date="2011-07-22T12:30:00Z">
              <w:rPr>
                <w:rFonts w:cs="Times New Roman"/>
              </w:rPr>
            </w:rPrChange>
          </w:rPr>
          <w:t xml:space="preserve">que tiene el piloto es un claro ejemplo de lo descrito en la </w:t>
        </w:r>
      </w:ins>
      <w:ins w:id="8717" w:author="Orion" w:date="2011-07-06T14:52:00Z">
        <w:r w:rsidR="009B4835" w:rsidRPr="00441066">
          <w:rPr>
            <w:i/>
            <w:rPrChange w:id="8718" w:author="IO" w:date="2011-07-22T12:30:00Z">
              <w:rPr>
                <w:rFonts w:cs="Times New Roman"/>
              </w:rPr>
            </w:rPrChange>
          </w:rPr>
          <w:fldChar w:fldCharType="begin"/>
        </w:r>
        <w:r w:rsidR="009B4835" w:rsidRPr="00441066">
          <w:rPr>
            <w:i/>
            <w:rPrChange w:id="8719" w:author="IO" w:date="2011-07-22T12:30:00Z">
              <w:rPr>
                <w:rFonts w:cs="Times New Roman"/>
              </w:rPr>
            </w:rPrChange>
          </w:rPr>
          <w:instrText xml:space="preserve"> REF _Ref297727267 \h </w:instrText>
        </w:r>
      </w:ins>
      <w:r w:rsidR="00441066">
        <w:rPr>
          <w:i/>
        </w:rPr>
        <w:instrText xml:space="preserve"> \* MERGEFORMAT </w:instrText>
      </w:r>
      <w:r w:rsidR="009B4835" w:rsidRPr="00441066">
        <w:rPr>
          <w:i/>
          <w:rPrChange w:id="8720" w:author="IO" w:date="2011-07-22T12:30:00Z">
            <w:rPr>
              <w:i/>
            </w:rPr>
          </w:rPrChange>
        </w:rPr>
      </w:r>
      <w:r w:rsidR="009B4835" w:rsidRPr="00441066">
        <w:rPr>
          <w:i/>
          <w:rPrChange w:id="8721" w:author="IO" w:date="2011-07-22T12:30:00Z">
            <w:rPr>
              <w:rFonts w:cs="Times New Roman"/>
            </w:rPr>
          </w:rPrChange>
        </w:rPr>
        <w:fldChar w:fldCharType="separate"/>
      </w:r>
      <w:ins w:id="8722" w:author="Orion" w:date="2011-07-26T22:30:00Z">
        <w:r w:rsidR="00503590" w:rsidRPr="00503590">
          <w:rPr>
            <w:i/>
            <w:rPrChange w:id="8723" w:author="Orion" w:date="2011-07-26T22:30:00Z">
              <w:rPr/>
            </w:rPrChange>
          </w:rPr>
          <w:t>Figura 24: Ir al Siguiente Tramo Con Conflicto</w:t>
        </w:r>
      </w:ins>
      <w:ins w:id="8724" w:author="IO" w:date="2011-07-22T13:16:00Z">
        <w:del w:id="8725" w:author="Orion" w:date="2011-07-24T21:39:00Z">
          <w:r w:rsidR="00416FF6" w:rsidRPr="00416FF6" w:rsidDel="00BF1AE4">
            <w:rPr>
              <w:i/>
              <w:rPrChange w:id="8726" w:author="IO" w:date="2011-07-22T13:16:00Z">
                <w:rPr/>
              </w:rPrChange>
            </w:rPr>
            <w:delText>Figura 23: Ir al Siguiente Tramo Con Conflicto</w:delText>
          </w:r>
        </w:del>
      </w:ins>
      <w:ins w:id="8727" w:author="Orion" w:date="2011-07-06T14:52:00Z">
        <w:r w:rsidR="009B4835" w:rsidRPr="00441066">
          <w:rPr>
            <w:i/>
            <w:rPrChange w:id="8728" w:author="IO" w:date="2011-07-22T12:30:00Z">
              <w:rPr>
                <w:rFonts w:cs="Times New Roman"/>
              </w:rPr>
            </w:rPrChange>
          </w:rPr>
          <w:fldChar w:fldCharType="end"/>
        </w:r>
      </w:ins>
      <w:ins w:id="8729" w:author="Orion" w:date="2011-07-06T14:53:00Z">
        <w:r w:rsidR="009B4835" w:rsidRPr="00441066">
          <w:rPr>
            <w:i/>
            <w:rPrChange w:id="8730" w:author="IO" w:date="2011-07-22T12:30:00Z">
              <w:rPr>
                <w:rFonts w:cs="Times New Roman"/>
              </w:rPr>
            </w:rPrChange>
          </w:rPr>
          <w:t>, donde este tiene que gestionar el paso al siguiente tramo a la vez que su avi</w:t>
        </w:r>
      </w:ins>
      <w:ins w:id="8731" w:author="Orion" w:date="2011-07-06T14:54:00Z">
        <w:r w:rsidR="009B4835" w:rsidRPr="00441066">
          <w:rPr>
            <w:i/>
            <w:rPrChange w:id="8732" w:author="IO" w:date="2011-07-22T12:30:00Z">
              <w:rPr>
                <w:rFonts w:cs="Times New Roman"/>
              </w:rPr>
            </w:rPrChange>
          </w:rPr>
          <w:t>ón se encuentra en situación de riesgo de conflicto.</w:t>
        </w:r>
      </w:ins>
    </w:p>
    <w:p w14:paraId="755FE3E2" w14:textId="77777777" w:rsidR="00C07636" w:rsidRDefault="00C07636">
      <w:pPr>
        <w:ind w:left="709"/>
        <w:jc w:val="both"/>
        <w:rPr>
          <w:ins w:id="8733" w:author="Orion" w:date="2011-07-06T15:45:00Z"/>
          <w:rFonts w:cs="Times New Roman"/>
        </w:rPr>
        <w:pPrChange w:id="8734" w:author="Orion" w:date="2011-07-06T15:49:00Z">
          <w:pPr/>
        </w:pPrChange>
      </w:pPr>
    </w:p>
    <w:p w14:paraId="65456B07" w14:textId="1FD04CA9" w:rsidR="001D5A64" w:rsidRDefault="00C07636">
      <w:pPr>
        <w:jc w:val="both"/>
        <w:rPr>
          <w:ins w:id="8735" w:author="Orion" w:date="2011-07-05T13:02:00Z"/>
          <w:rFonts w:cs="Times New Roman"/>
        </w:rPr>
        <w:pPrChange w:id="8736" w:author="Orion" w:date="2011-06-26T12:33:00Z">
          <w:pPr/>
        </w:pPrChange>
      </w:pPr>
      <w:ins w:id="8737" w:author="Orion" w:date="2011-07-06T15:46:00Z">
        <w:r w:rsidRPr="00020020">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8738" w:author="Orion" w:date="2011-07-05T14:03:00Z"/>
          <w:rFonts w:cs="Times New Roman"/>
        </w:rPr>
        <w:pPrChange w:id="8739" w:author="Orion" w:date="2011-07-05T14:03:00Z">
          <w:pPr/>
        </w:pPrChange>
      </w:pPr>
      <w:bookmarkStart w:id="8740" w:name="_Toc299483461"/>
      <w:bookmarkStart w:id="8741" w:name="_Ref297638028"/>
      <w:r>
        <w:t>Figura</w:t>
      </w:r>
      <w:ins w:id="8742" w:author="Orion" w:date="2011-07-05T14:03:00Z">
        <w:del w:id="8743" w:author="IO" w:date="2011-07-22T13:09:00Z">
          <w:r w:rsidR="00CD4C4B" w:rsidDel="006B1111">
            <w:delText>Ilustración</w:delText>
          </w:r>
        </w:del>
        <w:r w:rsidR="00CD4C4B">
          <w:t xml:space="preserve"> </w:t>
        </w:r>
      </w:ins>
      <w:ins w:id="8744" w:author="IO" w:date="2011-07-22T13:09:00Z">
        <w:r>
          <w:fldChar w:fldCharType="begin"/>
        </w:r>
        <w:r>
          <w:instrText xml:space="preserve"> SEQ Figura \* ARABIC </w:instrText>
        </w:r>
      </w:ins>
      <w:r>
        <w:fldChar w:fldCharType="separate"/>
      </w:r>
      <w:ins w:id="8745" w:author="Orion" w:date="2011-07-26T22:30:00Z">
        <w:r w:rsidR="00503590">
          <w:rPr>
            <w:noProof/>
          </w:rPr>
          <w:t>37</w:t>
        </w:r>
      </w:ins>
      <w:bookmarkEnd w:id="8740"/>
      <w:ins w:id="8746" w:author="IO" w:date="2011-07-22T13:16:00Z">
        <w:del w:id="8747" w:author="Orion" w:date="2011-07-24T21:36:00Z">
          <w:r w:rsidR="00416FF6" w:rsidDel="00587D28">
            <w:rPr>
              <w:noProof/>
            </w:rPr>
            <w:delText>36</w:delText>
          </w:r>
        </w:del>
      </w:ins>
      <w:ins w:id="8748" w:author="IO" w:date="2011-07-22T13:09:00Z">
        <w:r>
          <w:fldChar w:fldCharType="end"/>
        </w:r>
      </w:ins>
      <w:ins w:id="8749" w:author="Orion" w:date="2011-07-05T14:03:00Z">
        <w:del w:id="8750" w:author="IO" w:date="2011-07-22T13:09:00Z">
          <w:r w:rsidR="00CD4C4B" w:rsidDel="006B1111">
            <w:fldChar w:fldCharType="begin"/>
          </w:r>
          <w:r w:rsidR="00CD4C4B" w:rsidDel="006B1111">
            <w:delInstrText xml:space="preserve"> SEQ Ilustración \* ARABIC </w:delInstrText>
          </w:r>
        </w:del>
      </w:ins>
      <w:del w:id="8751" w:author="IO" w:date="2011-07-22T13:09:00Z">
        <w:r w:rsidR="00CD4C4B" w:rsidDel="006B1111">
          <w:fldChar w:fldCharType="end"/>
        </w:r>
      </w:del>
      <w:bookmarkEnd w:id="8741"/>
    </w:p>
    <w:p w14:paraId="768C7B4E" w14:textId="166616F7" w:rsidR="00CD4C4B" w:rsidRPr="00441066" w:rsidRDefault="00C07636">
      <w:pPr>
        <w:pStyle w:val="ListParagraph"/>
        <w:numPr>
          <w:ilvl w:val="0"/>
          <w:numId w:val="41"/>
        </w:numPr>
        <w:spacing w:before="120" w:after="120"/>
        <w:ind w:left="641" w:hanging="357"/>
        <w:jc w:val="both"/>
        <w:rPr>
          <w:ins w:id="8752" w:author="Orion" w:date="2011-07-05T13:45:00Z"/>
          <w:i/>
          <w:rPrChange w:id="8753" w:author="IO" w:date="2011-07-22T12:30:00Z">
            <w:rPr>
              <w:ins w:id="8754" w:author="Orion" w:date="2011-07-05T13:45:00Z"/>
              <w:rFonts w:cs="Times New Roman"/>
            </w:rPr>
          </w:rPrChange>
        </w:rPr>
        <w:pPrChange w:id="8755" w:author="IO" w:date="2011-07-22T12:30:00Z">
          <w:pPr/>
        </w:pPrChange>
      </w:pPr>
      <w:ins w:id="8756" w:author="Orion" w:date="2011-07-06T15:41:00Z">
        <w:r w:rsidRPr="00441066">
          <w:rPr>
            <w:i/>
            <w:rPrChange w:id="8757" w:author="IO" w:date="2011-07-22T12:30:00Z">
              <w:rPr>
                <w:rFonts w:cs="Times New Roman"/>
              </w:rPr>
            </w:rPrChange>
          </w:rPr>
          <w:t xml:space="preserve">Otro hecho interesante puede verse en la </w:t>
        </w:r>
        <w:r w:rsidRPr="00441066">
          <w:rPr>
            <w:i/>
            <w:rPrChange w:id="8758" w:author="IO" w:date="2011-07-22T12:30:00Z">
              <w:rPr>
                <w:rFonts w:cs="Times New Roman"/>
              </w:rPr>
            </w:rPrChange>
          </w:rPr>
          <w:fldChar w:fldCharType="begin"/>
        </w:r>
        <w:r w:rsidRPr="00441066">
          <w:rPr>
            <w:i/>
            <w:rPrChange w:id="8759" w:author="IO" w:date="2011-07-22T12:30:00Z">
              <w:rPr>
                <w:rFonts w:cs="Times New Roman"/>
              </w:rPr>
            </w:rPrChange>
          </w:rPr>
          <w:instrText xml:space="preserve"> REF _Ref297638028 \h </w:instrText>
        </w:r>
      </w:ins>
      <w:r w:rsidR="00441066">
        <w:rPr>
          <w:i/>
        </w:rPr>
        <w:instrText xml:space="preserve"> \* MERGEFORMAT </w:instrText>
      </w:r>
      <w:r w:rsidRPr="00441066">
        <w:rPr>
          <w:i/>
          <w:rPrChange w:id="8760" w:author="IO" w:date="2011-07-22T12:30:00Z">
            <w:rPr>
              <w:i/>
            </w:rPr>
          </w:rPrChange>
        </w:rPr>
      </w:r>
      <w:r w:rsidRPr="00441066">
        <w:rPr>
          <w:i/>
          <w:rPrChange w:id="8761" w:author="IO" w:date="2011-07-22T12:30:00Z">
            <w:rPr>
              <w:rFonts w:cs="Times New Roman"/>
            </w:rPr>
          </w:rPrChange>
        </w:rPr>
        <w:fldChar w:fldCharType="separate"/>
      </w:r>
      <w:ins w:id="8762" w:author="Orion" w:date="2011-07-26T22:30:00Z">
        <w:r w:rsidR="00503590" w:rsidRPr="00503590">
          <w:rPr>
            <w:i/>
            <w:rPrChange w:id="8763" w:author="Orion" w:date="2011-07-26T22:30:00Z">
              <w:rPr/>
            </w:rPrChange>
          </w:rPr>
          <w:t>Figura 37</w:t>
        </w:r>
      </w:ins>
      <w:ins w:id="8764" w:author="Orion" w:date="2011-07-06T15:41:00Z">
        <w:r w:rsidRPr="00441066">
          <w:rPr>
            <w:i/>
            <w:rPrChange w:id="8765" w:author="IO" w:date="2011-07-22T12:30:00Z">
              <w:rPr>
                <w:rFonts w:cs="Times New Roman"/>
              </w:rPr>
            </w:rPrChange>
          </w:rPr>
          <w:fldChar w:fldCharType="end"/>
        </w:r>
      </w:ins>
      <w:ins w:id="8766" w:author="Orion" w:date="2011-07-06T15:46:00Z">
        <w:r w:rsidRPr="00441066">
          <w:rPr>
            <w:i/>
            <w:rPrChange w:id="8767" w:author="IO" w:date="2011-07-22T12:30:00Z">
              <w:rPr>
                <w:rFonts w:cs="Times New Roman"/>
              </w:rPr>
            </w:rPrChange>
          </w:rPr>
          <w:t xml:space="preserve"> donde el piloto de la aeronave Plane2 recibi</w:t>
        </w:r>
      </w:ins>
      <w:ins w:id="8768" w:author="Orion" w:date="2011-07-06T15:47:00Z">
        <w:r w:rsidRPr="00441066">
          <w:rPr>
            <w:i/>
            <w:rPrChange w:id="8769" w:author="IO" w:date="2011-07-22T12:30:00Z">
              <w:rPr>
                <w:rFonts w:cs="Times New Roman"/>
              </w:rPr>
            </w:rPrChange>
          </w:rPr>
          <w:t xml:space="preserve">ó la orden de volver a los parámetros de vuelo de crucero antes de que el </w:t>
        </w:r>
      </w:ins>
      <w:ins w:id="8770" w:author="Orion" w:date="2011-07-06T15:48:00Z">
        <w:r w:rsidRPr="00441066">
          <w:rPr>
            <w:i/>
            <w:rPrChange w:id="8771" w:author="IO" w:date="2011-07-22T12:30:00Z">
              <w:rPr>
                <w:rFonts w:cs="Times New Roman"/>
              </w:rPr>
            </w:rPrChange>
          </w:rPr>
          <w:t>avión</w:t>
        </w:r>
      </w:ins>
      <w:ins w:id="8772" w:author="Orion" w:date="2011-07-06T15:47:00Z">
        <w:r w:rsidRPr="00441066">
          <w:rPr>
            <w:i/>
            <w:rPrChange w:id="8773" w:author="IO" w:date="2011-07-22T12:30:00Z">
              <w:rPr>
                <w:rFonts w:cs="Times New Roman"/>
              </w:rPr>
            </w:rPrChange>
          </w:rPr>
          <w:t xml:space="preserve"> </w:t>
        </w:r>
      </w:ins>
      <w:ins w:id="8774" w:author="Orion" w:date="2011-07-06T15:48:00Z">
        <w:r w:rsidRPr="00441066">
          <w:rPr>
            <w:i/>
            <w:rPrChange w:id="8775" w:author="IO" w:date="2011-07-22T12:30:00Z">
              <w:rPr>
                <w:rFonts w:cs="Times New Roman"/>
              </w:rPr>
            </w:rPrChange>
          </w:rPr>
          <w:t>rebasara el su segundo waypoint. Pero, debido a las características de</w:t>
        </w:r>
      </w:ins>
      <w:ins w:id="8776" w:author="Orion" w:date="2011-07-06T15:49:00Z">
        <w:r w:rsidR="00CE6DF6" w:rsidRPr="00441066">
          <w:rPr>
            <w:i/>
            <w:rPrChange w:id="8777" w:author="IO" w:date="2011-07-22T12:30:00Z">
              <w:rPr>
                <w:rFonts w:cs="Times New Roman"/>
              </w:rPr>
            </w:rPrChange>
          </w:rPr>
          <w:t xml:space="preserve"> este</w:t>
        </w:r>
      </w:ins>
      <w:ins w:id="8778" w:author="Orion" w:date="2011-07-06T15:48:00Z">
        <w:r w:rsidRPr="00441066">
          <w:rPr>
            <w:i/>
            <w:rPrChange w:id="8779" w:author="IO" w:date="2011-07-22T12:30:00Z">
              <w:rPr>
                <w:rFonts w:cs="Times New Roman"/>
              </w:rPr>
            </w:rPrChange>
          </w:rPr>
          <w:t xml:space="preserve"> piloto, no es hasta que se so</w:t>
        </w:r>
        <w:r w:rsidR="00CE6DF6" w:rsidRPr="00441066">
          <w:rPr>
            <w:i/>
            <w:rPrChange w:id="8780" w:author="IO" w:date="2011-07-22T12:30:00Z">
              <w:rPr>
                <w:rFonts w:cs="Times New Roman"/>
              </w:rPr>
            </w:rPrChange>
          </w:rPr>
          <w:t>brepasa este segundo waypoint</w:t>
        </w:r>
      </w:ins>
      <w:ins w:id="8781" w:author="Orion" w:date="2011-07-06T15:50:00Z">
        <w:r w:rsidR="00CE6DF6" w:rsidRPr="00441066">
          <w:rPr>
            <w:i/>
            <w:rPrChange w:id="8782" w:author="IO" w:date="2011-07-22T12:30:00Z">
              <w:rPr>
                <w:rFonts w:cs="Times New Roman"/>
              </w:rPr>
            </w:rPrChange>
          </w:rPr>
          <w:t xml:space="preserve"> cuando </w:t>
        </w:r>
      </w:ins>
      <w:ins w:id="8783" w:author="Orion" w:date="2011-07-06T15:51:00Z">
        <w:r w:rsidR="00CE6DF6" w:rsidRPr="00441066">
          <w:rPr>
            <w:i/>
            <w:rPrChange w:id="8784" w:author="IO" w:date="2011-07-22T12:30:00Z">
              <w:rPr>
                <w:rFonts w:cs="Times New Roman"/>
              </w:rPr>
            </w:rPrChange>
          </w:rPr>
          <w:t xml:space="preserve">el </w:t>
        </w:r>
      </w:ins>
      <w:ins w:id="8785" w:author="Orion" w:date="2011-07-06T15:52:00Z">
        <w:r w:rsidR="00CE6DF6" w:rsidRPr="00441066">
          <w:rPr>
            <w:i/>
            <w:rPrChange w:id="8786" w:author="IO" w:date="2011-07-22T12:30:00Z">
              <w:rPr>
                <w:rFonts w:cs="Times New Roman"/>
              </w:rPr>
            </w:rPrChange>
          </w:rPr>
          <w:t>piloto acata esta orden. Es decir, el piloto de la aeronave Plane2 acaba gestionando el paso del su segundo waypoint de la misma manera que lo hizo el otro p</w:t>
        </w:r>
      </w:ins>
      <w:ins w:id="8787" w:author="Orion" w:date="2011-07-06T15:53:00Z">
        <w:r w:rsidR="00CE6DF6" w:rsidRPr="00441066">
          <w:rPr>
            <w:i/>
            <w:rPrChange w:id="8788" w:author="IO" w:date="2011-07-22T12:30:00Z">
              <w:rPr>
                <w:rFonts w:cs="Times New Roman"/>
              </w:rPr>
            </w:rPrChange>
          </w:rPr>
          <w:t>iloto</w:t>
        </w:r>
      </w:ins>
      <w:ins w:id="8789" w:author="Orion" w:date="2011-07-06T15:54:00Z">
        <w:r w:rsidR="00CE6DF6" w:rsidRPr="00441066">
          <w:rPr>
            <w:i/>
            <w:rPrChange w:id="8790" w:author="IO" w:date="2011-07-22T12:30:00Z">
              <w:rPr>
                <w:rFonts w:cs="Times New Roman"/>
              </w:rPr>
            </w:rPrChange>
          </w:rPr>
          <w:t xml:space="preserve">, eso es, ejecutando la tarea </w:t>
        </w:r>
        <w:commentRangeStart w:id="8791"/>
        <w:r w:rsidR="00CE6DF6" w:rsidRPr="00441066">
          <w:rPr>
            <w:i/>
            <w:rPrChange w:id="8792" w:author="IO" w:date="2011-07-22T12:30:00Z">
              <w:rPr>
                <w:rFonts w:cs="Times New Roman"/>
              </w:rPr>
            </w:rPrChange>
          </w:rPr>
          <w:t>“</w:t>
        </w:r>
      </w:ins>
      <w:ins w:id="8793" w:author="Orion" w:date="2011-07-06T15:55:00Z">
        <w:r w:rsidR="00CE6DF6" w:rsidRPr="00441066">
          <w:rPr>
            <w:i/>
            <w:rPrChange w:id="8794" w:author="IO" w:date="2011-07-22T12:30:00Z">
              <w:rPr>
                <w:rFonts w:cs="Times New Roman"/>
              </w:rPr>
            </w:rPrChange>
          </w:rPr>
          <w:t>Go</w:t>
        </w:r>
      </w:ins>
      <w:ins w:id="8795" w:author="Orion" w:date="2011-07-06T16:29:00Z">
        <w:r w:rsidR="00600A7E" w:rsidRPr="00441066">
          <w:rPr>
            <w:i/>
            <w:rPrChange w:id="8796" w:author="IO" w:date="2011-07-22T12:30:00Z">
              <w:rPr>
                <w:rFonts w:cs="Times New Roman"/>
              </w:rPr>
            </w:rPrChange>
          </w:rPr>
          <w:t>ing</w:t>
        </w:r>
      </w:ins>
      <w:ins w:id="8797" w:author="Orion" w:date="2011-07-06T15:55:00Z">
        <w:r w:rsidR="00CE6DF6" w:rsidRPr="00441066">
          <w:rPr>
            <w:i/>
            <w:rPrChange w:id="8798" w:author="IO" w:date="2011-07-22T12:30:00Z">
              <w:rPr>
                <w:rFonts w:cs="Times New Roman"/>
              </w:rPr>
            </w:rPrChange>
          </w:rPr>
          <w:t xml:space="preserve">NextLegWithConflict” </w:t>
        </w:r>
      </w:ins>
      <w:commentRangeEnd w:id="8791"/>
      <w:r w:rsidR="00954F95">
        <w:rPr>
          <w:rStyle w:val="CommentReference"/>
        </w:rPr>
        <w:commentReference w:id="8791"/>
      </w:r>
      <w:ins w:id="8799" w:author="Orion" w:date="2011-07-06T15:55:00Z">
        <w:r w:rsidR="00CE6DF6" w:rsidRPr="00441066">
          <w:rPr>
            <w:i/>
            <w:rPrChange w:id="8800" w:author="IO" w:date="2011-07-22T12:30:00Z">
              <w:rPr>
                <w:rFonts w:cs="Times New Roman"/>
              </w:rPr>
            </w:rPrChange>
          </w:rPr>
          <w:t>y realizando las acciones que se describen en la</w:t>
        </w:r>
      </w:ins>
      <w:ins w:id="8801" w:author="Orion" w:date="2011-07-06T15:54:00Z">
        <w:r w:rsidR="00CE6DF6" w:rsidRPr="00441066">
          <w:rPr>
            <w:i/>
            <w:rPrChange w:id="8802" w:author="IO" w:date="2011-07-22T12:30:00Z">
              <w:rPr>
                <w:rFonts w:cs="Times New Roman"/>
              </w:rPr>
            </w:rPrChange>
          </w:rPr>
          <w:t xml:space="preserve"> </w:t>
        </w:r>
        <w:r w:rsidR="00CE6DF6" w:rsidRPr="00441066">
          <w:rPr>
            <w:i/>
            <w:rPrChange w:id="8803" w:author="IO" w:date="2011-07-22T12:30:00Z">
              <w:rPr>
                <w:rFonts w:cs="Times New Roman"/>
              </w:rPr>
            </w:rPrChange>
          </w:rPr>
          <w:fldChar w:fldCharType="begin"/>
        </w:r>
        <w:r w:rsidR="00CE6DF6" w:rsidRPr="00441066">
          <w:rPr>
            <w:i/>
            <w:rPrChange w:id="8804" w:author="IO" w:date="2011-07-22T12:30:00Z">
              <w:rPr>
                <w:rFonts w:cs="Times New Roman"/>
              </w:rPr>
            </w:rPrChange>
          </w:rPr>
          <w:instrText xml:space="preserve"> REF _Ref297727267 \h </w:instrText>
        </w:r>
      </w:ins>
      <w:r w:rsidR="00441066">
        <w:rPr>
          <w:i/>
        </w:rPr>
        <w:instrText xml:space="preserve"> \* MERGEFORMAT </w:instrText>
      </w:r>
      <w:r w:rsidR="00CE6DF6" w:rsidRPr="00441066">
        <w:rPr>
          <w:i/>
          <w:rPrChange w:id="8805" w:author="IO" w:date="2011-07-22T12:30:00Z">
            <w:rPr>
              <w:i/>
            </w:rPr>
          </w:rPrChange>
        </w:rPr>
      </w:r>
      <w:ins w:id="8806" w:author="Orion" w:date="2011-07-06T15:54:00Z">
        <w:r w:rsidR="00CE6DF6" w:rsidRPr="00441066">
          <w:rPr>
            <w:i/>
            <w:rPrChange w:id="8807" w:author="IO" w:date="2011-07-22T12:30:00Z">
              <w:rPr>
                <w:rFonts w:cs="Times New Roman"/>
              </w:rPr>
            </w:rPrChange>
          </w:rPr>
          <w:fldChar w:fldCharType="separate"/>
        </w:r>
      </w:ins>
      <w:ins w:id="8808" w:author="Orion" w:date="2011-07-26T22:30:00Z">
        <w:r w:rsidR="00503590" w:rsidRPr="00503590">
          <w:rPr>
            <w:i/>
            <w:rPrChange w:id="8809" w:author="Orion" w:date="2011-07-26T22:30:00Z">
              <w:rPr/>
            </w:rPrChange>
          </w:rPr>
          <w:t>Figura 24: Ir al Siguiente Tramo Con Conflicto</w:t>
        </w:r>
      </w:ins>
      <w:ins w:id="8810" w:author="IO" w:date="2011-07-22T13:16:00Z">
        <w:del w:id="8811" w:author="Orion" w:date="2011-07-24T21:39:00Z">
          <w:r w:rsidR="00416FF6" w:rsidRPr="00416FF6" w:rsidDel="00BF1AE4">
            <w:rPr>
              <w:i/>
              <w:rPrChange w:id="8812" w:author="IO" w:date="2011-07-22T13:16:00Z">
                <w:rPr/>
              </w:rPrChange>
            </w:rPr>
            <w:delText>Figura 23: Ir al Siguiente Tramo Con Conflicto</w:delText>
          </w:r>
        </w:del>
      </w:ins>
      <w:ins w:id="8813" w:author="Orion" w:date="2011-07-06T15:54:00Z">
        <w:r w:rsidR="00CE6DF6" w:rsidRPr="00441066">
          <w:rPr>
            <w:i/>
            <w:rPrChange w:id="8814" w:author="IO" w:date="2011-07-22T12:30:00Z">
              <w:rPr>
                <w:rFonts w:cs="Times New Roman"/>
              </w:rPr>
            </w:rPrChange>
          </w:rPr>
          <w:fldChar w:fldCharType="end"/>
        </w:r>
      </w:ins>
      <w:ins w:id="8815" w:author="Orion" w:date="2011-07-06T15:55:00Z">
        <w:r w:rsidR="00CE6DF6" w:rsidRPr="00441066">
          <w:rPr>
            <w:i/>
            <w:rPrChange w:id="8816"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8817" w:author="Orion" w:date="2011-07-06T16:09:00Z"/>
          <w:i/>
          <w:rPrChange w:id="8818" w:author="IO" w:date="2011-07-22T12:30:00Z">
            <w:rPr>
              <w:ins w:id="8819" w:author="Orion" w:date="2011-07-06T16:09:00Z"/>
              <w:rFonts w:cs="Times New Roman"/>
            </w:rPr>
          </w:rPrChange>
        </w:rPr>
        <w:pPrChange w:id="8820" w:author="IO" w:date="2011-07-22T12:30:00Z">
          <w:pPr/>
        </w:pPrChange>
      </w:pPr>
      <w:ins w:id="8821" w:author="Orion" w:date="2011-07-06T16:12:00Z">
        <w:r w:rsidRPr="00441066">
          <w:rPr>
            <w:i/>
            <w:rPrChange w:id="8822" w:author="IO" w:date="2011-07-22T12:30:00Z">
              <w:rPr>
                <w:rFonts w:cs="Times New Roman"/>
              </w:rPr>
            </w:rPrChange>
          </w:rPr>
          <w:t>Como se ha hecho anteriormente pasaremos a estudiar el mismo caso de prueba pero con</w:t>
        </w:r>
      </w:ins>
      <w:ins w:id="8823" w:author="Orion" w:date="2011-07-06T16:14:00Z">
        <w:r w:rsidRPr="00441066">
          <w:rPr>
            <w:i/>
            <w:rPrChange w:id="8824" w:author="IO" w:date="2011-07-22T12:30:00Z">
              <w:rPr>
                <w:rFonts w:cs="Times New Roman"/>
              </w:rPr>
            </w:rPrChange>
          </w:rPr>
          <w:t xml:space="preserve"> </w:t>
        </w:r>
      </w:ins>
      <w:ins w:id="8825" w:author="Orion" w:date="2011-07-06T16:13:00Z">
        <w:r w:rsidRPr="00441066">
          <w:rPr>
            <w:i/>
            <w:rPrChange w:id="8826" w:author="IO" w:date="2011-07-22T12:30:00Z">
              <w:rPr>
                <w:rFonts w:cs="Times New Roman"/>
              </w:rPr>
            </w:rPrChange>
          </w:rPr>
          <w:t>valores</w:t>
        </w:r>
      </w:ins>
      <w:ins w:id="8827" w:author="Orion" w:date="2011-07-06T16:18:00Z">
        <w:r w:rsidR="00E24AC2" w:rsidRPr="00441066">
          <w:rPr>
            <w:i/>
            <w:rPrChange w:id="8828" w:author="IO" w:date="2011-07-22T12:30:00Z">
              <w:rPr>
                <w:rFonts w:cs="Times New Roman"/>
              </w:rPr>
            </w:rPrChange>
          </w:rPr>
          <w:t xml:space="preserve"> opuestos</w:t>
        </w:r>
      </w:ins>
      <w:ins w:id="8829" w:author="Orion" w:date="2011-07-06T16:13:00Z">
        <w:r w:rsidRPr="00441066">
          <w:rPr>
            <w:i/>
            <w:rPrChange w:id="8830" w:author="IO" w:date="2011-07-22T12:30:00Z">
              <w:rPr>
                <w:rFonts w:cs="Times New Roman"/>
              </w:rPr>
            </w:rPrChange>
          </w:rPr>
          <w:t xml:space="preserve"> de los</w:t>
        </w:r>
      </w:ins>
      <w:ins w:id="8831" w:author="Orion" w:date="2011-07-06T16:12:00Z">
        <w:r w:rsidRPr="00441066">
          <w:rPr>
            <w:i/>
            <w:rPrChange w:id="8832" w:author="IO" w:date="2011-07-22T12:30:00Z">
              <w:rPr>
                <w:rFonts w:cs="Times New Roman"/>
              </w:rPr>
            </w:rPrChange>
          </w:rPr>
          <w:t xml:space="preserve"> </w:t>
        </w:r>
      </w:ins>
      <w:ins w:id="8833" w:author="Orion" w:date="2011-07-06T16:13:00Z">
        <w:r w:rsidRPr="00441066">
          <w:rPr>
            <w:i/>
            <w:rPrChange w:id="8834" w:author="IO" w:date="2011-07-22T12:30:00Z">
              <w:rPr>
                <w:rFonts w:cs="Times New Roman"/>
              </w:rPr>
            </w:rPrChange>
          </w:rPr>
          <w:t>parámetros</w:t>
        </w:r>
      </w:ins>
      <w:ins w:id="8835" w:author="Orion" w:date="2011-07-06T16:12:00Z">
        <w:r w:rsidRPr="00441066">
          <w:rPr>
            <w:i/>
            <w:rPrChange w:id="8836" w:author="IO" w:date="2011-07-22T12:30:00Z">
              <w:rPr>
                <w:rFonts w:cs="Times New Roman"/>
              </w:rPr>
            </w:rPrChange>
          </w:rPr>
          <w:t xml:space="preserve"> </w:t>
        </w:r>
      </w:ins>
      <w:ins w:id="8837" w:author="Orion" w:date="2011-07-06T16:14:00Z">
        <w:r w:rsidRPr="00441066">
          <w:rPr>
            <w:i/>
            <w:rPrChange w:id="8838" w:author="IO" w:date="2011-07-22T12:30:00Z">
              <w:rPr>
                <w:rFonts w:cs="Times New Roman"/>
              </w:rPr>
            </w:rPrChange>
          </w:rPr>
          <w:t>característicos de los pilotos.</w:t>
        </w:r>
      </w:ins>
      <w:ins w:id="8839" w:author="Orion" w:date="2011-07-06T16:18:00Z">
        <w:r w:rsidR="00E24AC2" w:rsidRPr="00441066">
          <w:rPr>
            <w:i/>
            <w:rPrChange w:id="8840" w:author="IO" w:date="2011-07-22T12:30:00Z">
              <w:rPr>
                <w:rFonts w:cs="Times New Roman"/>
              </w:rPr>
            </w:rPrChange>
          </w:rPr>
          <w:t xml:space="preserve"> En este caso usaremos los valores de </w:t>
        </w:r>
      </w:ins>
      <w:ins w:id="8841" w:author="Orion" w:date="2011-07-05T13:45:00Z">
        <w:r w:rsidR="006B5FB9" w:rsidRPr="00441066">
          <w:rPr>
            <w:i/>
            <w:rPrChange w:id="8842" w:author="IO" w:date="2011-07-22T12:30:00Z">
              <w:rPr>
                <w:rFonts w:cs="Times New Roman"/>
              </w:rPr>
            </w:rPrChange>
          </w:rPr>
          <w:t>2%, 2%, 98%</w:t>
        </w:r>
      </w:ins>
      <w:ins w:id="8843" w:author="Orion" w:date="2011-07-06T16:18:00Z">
        <w:r w:rsidR="00E24AC2" w:rsidRPr="00441066">
          <w:rPr>
            <w:i/>
            <w:rPrChange w:id="8844" w:author="IO" w:date="2011-07-22T12:30:00Z">
              <w:rPr>
                <w:rFonts w:cs="Times New Roman"/>
              </w:rPr>
            </w:rPrChange>
          </w:rPr>
          <w:t xml:space="preserve"> para el estrés, fatiga y experiencia respectivamente.</w:t>
        </w:r>
      </w:ins>
      <w:ins w:id="8845" w:author="Orion" w:date="2011-07-06T16:19:00Z">
        <w:r w:rsidR="00E24AC2" w:rsidRPr="00441066">
          <w:rPr>
            <w:i/>
            <w:rPrChange w:id="8846" w:author="IO" w:date="2011-07-22T12:30:00Z">
              <w:rPr>
                <w:rFonts w:cs="Times New Roman"/>
              </w:rPr>
            </w:rPrChange>
          </w:rPr>
          <w:t xml:space="preserve"> Como se observa en la sigui</w:t>
        </w:r>
        <w:r w:rsidR="00162D18" w:rsidRPr="00441066">
          <w:rPr>
            <w:i/>
            <w:rPrChange w:id="8847" w:author="IO" w:date="2011-07-22T12:30:00Z">
              <w:rPr>
                <w:rFonts w:cs="Times New Roman"/>
              </w:rPr>
            </w:rPrChange>
          </w:rPr>
          <w:t>ente imagen (</w:t>
        </w:r>
      </w:ins>
      <w:ins w:id="8848" w:author="Orion" w:date="2011-07-06T16:25:00Z">
        <w:r w:rsidR="00162D18" w:rsidRPr="00441066">
          <w:rPr>
            <w:i/>
            <w:rPrChange w:id="8849" w:author="IO" w:date="2011-07-22T12:30:00Z">
              <w:rPr>
                <w:rFonts w:cs="Times New Roman"/>
              </w:rPr>
            </w:rPrChange>
          </w:rPr>
          <w:fldChar w:fldCharType="begin"/>
        </w:r>
        <w:r w:rsidR="00162D18" w:rsidRPr="00441066">
          <w:rPr>
            <w:i/>
            <w:rPrChange w:id="8850" w:author="IO" w:date="2011-07-22T12:30:00Z">
              <w:rPr>
                <w:rFonts w:cs="Times New Roman"/>
              </w:rPr>
            </w:rPrChange>
          </w:rPr>
          <w:instrText xml:space="preserve"> REF _Ref297732850 \h </w:instrText>
        </w:r>
      </w:ins>
      <w:r w:rsidR="00441066">
        <w:rPr>
          <w:i/>
        </w:rPr>
        <w:instrText xml:space="preserve"> \* MERGEFORMAT </w:instrText>
      </w:r>
      <w:r w:rsidR="00162D18" w:rsidRPr="00441066">
        <w:rPr>
          <w:i/>
          <w:rPrChange w:id="8851" w:author="IO" w:date="2011-07-22T12:30:00Z">
            <w:rPr>
              <w:i/>
            </w:rPr>
          </w:rPrChange>
        </w:rPr>
      </w:r>
      <w:r w:rsidR="00162D18" w:rsidRPr="00441066">
        <w:rPr>
          <w:i/>
          <w:rPrChange w:id="8852" w:author="IO" w:date="2011-07-22T12:30:00Z">
            <w:rPr>
              <w:rFonts w:cs="Times New Roman"/>
            </w:rPr>
          </w:rPrChange>
        </w:rPr>
        <w:fldChar w:fldCharType="separate"/>
      </w:r>
      <w:ins w:id="8853" w:author="Orion" w:date="2011-07-26T22:30:00Z">
        <w:r w:rsidR="00503590" w:rsidRPr="00503590">
          <w:rPr>
            <w:i/>
            <w:rPrChange w:id="8854" w:author="Orion" w:date="2011-07-26T22:30:00Z">
              <w:rPr/>
            </w:rPrChange>
          </w:rPr>
          <w:t>Figura 38</w:t>
        </w:r>
      </w:ins>
      <w:ins w:id="8855" w:author="Orion" w:date="2011-07-06T16:25:00Z">
        <w:r w:rsidR="00162D18" w:rsidRPr="00441066">
          <w:rPr>
            <w:i/>
            <w:rPrChange w:id="8856" w:author="IO" w:date="2011-07-22T12:30:00Z">
              <w:rPr>
                <w:rFonts w:cs="Times New Roman"/>
              </w:rPr>
            </w:rPrChange>
          </w:rPr>
          <w:fldChar w:fldCharType="end"/>
        </w:r>
      </w:ins>
      <w:ins w:id="8857" w:author="Orion" w:date="2011-07-06T16:19:00Z">
        <w:r w:rsidR="00162D18" w:rsidRPr="00441066">
          <w:rPr>
            <w:i/>
            <w:rPrChange w:id="8858" w:author="IO" w:date="2011-07-22T12:30:00Z">
              <w:rPr>
                <w:rFonts w:cs="Times New Roman"/>
              </w:rPr>
            </w:rPrChange>
          </w:rPr>
          <w:t>), como los pilotos tardan</w:t>
        </w:r>
      </w:ins>
      <w:ins w:id="8859" w:author="Orion" w:date="2011-07-06T16:20:00Z">
        <w:r w:rsidR="00162D18" w:rsidRPr="00441066">
          <w:rPr>
            <w:i/>
            <w:rPrChange w:id="8860" w:author="IO" w:date="2011-07-22T12:30:00Z">
              <w:rPr>
                <w:rFonts w:cs="Times New Roman"/>
              </w:rPr>
            </w:rPrChange>
          </w:rPr>
          <w:t xml:space="preserve"> menos, comparado con el anterior caso de prueba, en gestionar las maniobras y órdenes de los controladores, en este caso </w:t>
        </w:r>
      </w:ins>
      <w:ins w:id="8861" w:author="Orion" w:date="2011-07-06T16:21:00Z">
        <w:r w:rsidR="00162D18" w:rsidRPr="00441066">
          <w:rPr>
            <w:i/>
            <w:rPrChange w:id="8862" w:author="IO" w:date="2011-07-22T12:30:00Z">
              <w:rPr>
                <w:rFonts w:cs="Times New Roman"/>
              </w:rPr>
            </w:rPrChange>
          </w:rPr>
          <w:t>no sucederá que l</w:t>
        </w:r>
      </w:ins>
      <w:ins w:id="8863" w:author="Orion" w:date="2011-07-06T16:22:00Z">
        <w:r w:rsidR="00162D18" w:rsidRPr="00441066">
          <w:rPr>
            <w:i/>
            <w:rPrChange w:id="8864" w:author="IO" w:date="2011-07-22T12:30:00Z">
              <w:rPr>
                <w:rFonts w:cs="Times New Roman"/>
              </w:rPr>
            </w:rPrChange>
          </w:rPr>
          <w:t xml:space="preserve">as gestiones de distintos tipos de maniobras se superpongan a no ser que sea totalmente inevitable. Es por ello, por lo que en este caso el piloto del </w:t>
        </w:r>
      </w:ins>
      <w:ins w:id="8865" w:author="Orion" w:date="2011-07-06T16:23:00Z">
        <w:r w:rsidR="00162D18" w:rsidRPr="00441066">
          <w:rPr>
            <w:i/>
            <w:rPrChange w:id="8866" w:author="IO" w:date="2011-07-22T12:30:00Z">
              <w:rPr>
                <w:rFonts w:cs="Times New Roman"/>
              </w:rPr>
            </w:rPrChange>
          </w:rPr>
          <w:t>avión</w:t>
        </w:r>
      </w:ins>
      <w:ins w:id="8867" w:author="Orion" w:date="2011-07-06T16:22:00Z">
        <w:r w:rsidR="00162D18" w:rsidRPr="00441066">
          <w:rPr>
            <w:i/>
            <w:rPrChange w:id="8868" w:author="IO" w:date="2011-07-22T12:30:00Z">
              <w:rPr>
                <w:rFonts w:cs="Times New Roman"/>
              </w:rPr>
            </w:rPrChange>
          </w:rPr>
          <w:t xml:space="preserve"> </w:t>
        </w:r>
      </w:ins>
      <w:ins w:id="8869" w:author="Orion" w:date="2011-07-06T16:23:00Z">
        <w:r w:rsidR="00162D18" w:rsidRPr="00441066">
          <w:rPr>
            <w:i/>
            <w:rPrChange w:id="8870" w:author="IO" w:date="2011-07-22T12:30:00Z">
              <w:rPr>
                <w:rFonts w:cs="Times New Roman"/>
              </w:rPr>
            </w:rPrChange>
          </w:rPr>
          <w:t xml:space="preserve">Plane2 </w:t>
        </w:r>
      </w:ins>
      <w:ins w:id="8871" w:author="Orion" w:date="2011-07-06T16:24:00Z">
        <w:r w:rsidR="00162D18" w:rsidRPr="00441066">
          <w:rPr>
            <w:i/>
            <w:rPrChange w:id="8872" w:author="IO" w:date="2011-07-22T12:30:00Z">
              <w:rPr>
                <w:rFonts w:cs="Times New Roman"/>
              </w:rPr>
            </w:rPrChange>
          </w:rPr>
          <w:t xml:space="preserve">sí </w:t>
        </w:r>
      </w:ins>
      <w:ins w:id="8873" w:author="Orion" w:date="2011-07-06T16:23:00Z">
        <w:r w:rsidR="00162D18" w:rsidRPr="00441066">
          <w:rPr>
            <w:i/>
            <w:rPrChange w:id="8874" w:author="IO" w:date="2011-07-22T12:30:00Z">
              <w:rPr>
                <w:rFonts w:cs="Times New Roman"/>
              </w:rPr>
            </w:rPrChange>
          </w:rPr>
          <w:t>es capaz de gestionar la orden de restablecer el vuelo a los valores de crucero antes de pasar por su segundo waypoint</w:t>
        </w:r>
      </w:ins>
      <w:ins w:id="8875" w:author="Orion" w:date="2011-07-06T16:24:00Z">
        <w:r w:rsidR="00162D18" w:rsidRPr="00441066">
          <w:rPr>
            <w:i/>
            <w:rPrChange w:id="8876" w:author="IO" w:date="2011-07-22T12:30:00Z">
              <w:rPr>
                <w:rFonts w:cs="Times New Roman"/>
              </w:rPr>
            </w:rPrChange>
          </w:rPr>
          <w:t>.</w:t>
        </w:r>
      </w:ins>
    </w:p>
    <w:p w14:paraId="774EC262" w14:textId="77777777" w:rsidR="00E41C4D" w:rsidRDefault="00E41C4D">
      <w:pPr>
        <w:jc w:val="both"/>
        <w:rPr>
          <w:ins w:id="8877" w:author="Orion" w:date="2011-07-06T16:09:00Z"/>
          <w:rFonts w:cs="Times New Roman"/>
        </w:rPr>
        <w:pPrChange w:id="8878" w:author="Orion" w:date="2011-06-26T12:33:00Z">
          <w:pPr/>
        </w:pPrChange>
      </w:pPr>
    </w:p>
    <w:p w14:paraId="23842C5A" w14:textId="77777777" w:rsidR="00E41C4D" w:rsidRDefault="00E41C4D">
      <w:pPr>
        <w:jc w:val="both"/>
        <w:rPr>
          <w:ins w:id="8879" w:author="Orion" w:date="2011-07-06T16:09:00Z"/>
          <w:rFonts w:cs="Times New Roman"/>
        </w:rPr>
        <w:pPrChange w:id="8880" w:author="Orion" w:date="2011-06-26T12:33:00Z">
          <w:pPr/>
        </w:pPrChange>
      </w:pPr>
    </w:p>
    <w:p w14:paraId="20A65130" w14:textId="4E849903" w:rsidR="00E41C4D" w:rsidRDefault="00E41C4D">
      <w:pPr>
        <w:jc w:val="both"/>
        <w:rPr>
          <w:ins w:id="8881" w:author="Orion" w:date="2011-07-04T19:50:00Z"/>
          <w:rFonts w:cs="Times New Roman"/>
        </w:rPr>
        <w:pPrChange w:id="8882" w:author="Orion" w:date="2011-06-26T12:33:00Z">
          <w:pPr/>
        </w:pPrChange>
      </w:pPr>
      <w:ins w:id="8883" w:author="Orion" w:date="2011-07-06T16:09:00Z">
        <w:r w:rsidRPr="00020020">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43F3654E" w:rsidR="00DB7DEA" w:rsidRDefault="006B1111" w:rsidP="00A351F1">
      <w:pPr>
        <w:pStyle w:val="Caption"/>
        <w:rPr>
          <w:rFonts w:cs="Times New Roman"/>
        </w:rPr>
      </w:pPr>
      <w:bookmarkStart w:id="8884" w:name="_Toc299483462"/>
      <w:bookmarkStart w:id="8885" w:name="_Ref297732850"/>
      <w:r>
        <w:t>Figura</w:t>
      </w:r>
      <w:r w:rsidR="00162D18">
        <w:t xml:space="preserve"> </w:t>
      </w:r>
      <w:fldSimple w:instr=" SEQ Figura \* ARABIC ">
        <w:ins w:id="8886" w:author="Orion" w:date="2011-07-26T22:30:00Z">
          <w:r w:rsidR="00503590">
            <w:rPr>
              <w:noProof/>
            </w:rPr>
            <w:t>38</w:t>
          </w:r>
        </w:ins>
        <w:bookmarkEnd w:id="8884"/>
        <w:del w:id="8887" w:author="Orion" w:date="2011-07-26T22:30:00Z">
          <w:r w:rsidR="00BF1AE4" w:rsidDel="00503590">
            <w:rPr>
              <w:noProof/>
            </w:rPr>
            <w:delText>37</w:delText>
          </w:r>
        </w:del>
      </w:fldSimple>
      <w:bookmarkEnd w:id="8885"/>
    </w:p>
    <w:p w14:paraId="692BEAE9" w14:textId="12A48DB4" w:rsidR="00162D18" w:rsidRPr="00600A7E" w:rsidRDefault="00162D18">
      <w:pPr>
        <w:jc w:val="both"/>
        <w:rPr>
          <w:ins w:id="8888" w:author="Orion" w:date="2011-07-04T19:56:00Z"/>
          <w:rFonts w:cs="Times New Roman"/>
        </w:rPr>
        <w:pPrChange w:id="8889" w:author="Orion" w:date="2011-06-26T12:33:00Z">
          <w:pPr/>
        </w:pPrChange>
      </w:pPr>
      <w:ins w:id="8890" w:author="Orion" w:date="2011-07-06T16:24:00Z">
        <w:r>
          <w:rPr>
            <w:rFonts w:cs="Times New Roman"/>
          </w:rPr>
          <w:t xml:space="preserve">En esta imagen podenmos ver </w:t>
        </w:r>
      </w:ins>
      <w:ins w:id="8891"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8892" w:author="Orion" w:date="2011-07-26T22:30:00Z">
        <w:r w:rsidR="00503590">
          <w:t xml:space="preserve">Figura </w:t>
        </w:r>
        <w:r w:rsidR="00503590">
          <w:rPr>
            <w:noProof/>
          </w:rPr>
          <w:t>36</w:t>
        </w:r>
      </w:ins>
      <w:ins w:id="8893"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8894" w:author="Orion" w:date="2011-07-06T16:27:00Z">
              <w:rPr>
                <w:rFonts w:cs="Times New Roman"/>
              </w:rPr>
            </w:rPrChange>
          </w:rPr>
          <w:t>Plane1</w:t>
        </w:r>
      </w:ins>
      <w:ins w:id="8895" w:author="Orion" w:date="2011-07-06T16:27:00Z">
        <w:r w:rsidR="00600A7E">
          <w:rPr>
            <w:rFonts w:cs="Times New Roman"/>
          </w:rPr>
          <w:t xml:space="preserve"> rebasa su segundo waypoint cuando se encontraba en una situación de riesgo de conflicto. </w:t>
        </w:r>
      </w:ins>
      <w:ins w:id="8896"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8897" w:author="Orion" w:date="2011-07-06T16:29:00Z">
        <w:r w:rsidR="00600A7E">
          <w:rPr>
            <w:rFonts w:cs="Times New Roman"/>
          </w:rPr>
          <w:t xml:space="preserve">“GoNextLegWithConflict” para posteriormente pasar a realizar la tarea y proceso explicado en la </w:t>
        </w:r>
      </w:ins>
      <w:ins w:id="8898"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8899" w:author="Orion" w:date="2011-07-26T22:30:00Z">
        <w:r w:rsidR="00503590">
          <w:t xml:space="preserve">Figura </w:t>
        </w:r>
        <w:r w:rsidR="00503590">
          <w:rPr>
            <w:noProof/>
          </w:rPr>
          <w:t>24</w:t>
        </w:r>
      </w:ins>
      <w:ins w:id="8900"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8901" w:author="Orion" w:date="2011-06-28T17:25:00Z"/>
          <w:rFonts w:cs="Times New Roman"/>
        </w:rPr>
        <w:pPrChange w:id="8902" w:author="Orion" w:date="2011-06-26T12:33:00Z">
          <w:pPr/>
        </w:pPrChange>
      </w:pPr>
    </w:p>
    <w:p w14:paraId="35B4FAB0" w14:textId="334C5FA7" w:rsidR="00AB3CAE" w:rsidRPr="008A1F38" w:rsidRDefault="00AB3CAE">
      <w:pPr>
        <w:pStyle w:val="Heading1"/>
        <w:numPr>
          <w:ilvl w:val="1"/>
          <w:numId w:val="40"/>
        </w:numPr>
        <w:rPr>
          <w:ins w:id="8903" w:author="Orion" w:date="2011-06-29T11:31:00Z"/>
          <w:sz w:val="44"/>
          <w:szCs w:val="52"/>
          <w:rPrChange w:id="8904" w:author="IO" w:date="2011-07-22T11:53:00Z">
            <w:rPr>
              <w:ins w:id="8905" w:author="Orion" w:date="2011-06-29T11:31:00Z"/>
              <w:rFonts w:cs="Times New Roman"/>
            </w:rPr>
          </w:rPrChange>
        </w:rPr>
        <w:pPrChange w:id="8906" w:author="IO" w:date="2011-07-22T11:53:00Z">
          <w:pPr>
            <w:outlineLvl w:val="1"/>
          </w:pPr>
        </w:pPrChange>
      </w:pPr>
      <w:bookmarkStart w:id="8907" w:name="_Ref299115866"/>
      <w:bookmarkStart w:id="8908" w:name="_Ref299116945"/>
      <w:bookmarkStart w:id="8909" w:name="_Toc299463907"/>
      <w:ins w:id="8910" w:author="Orion" w:date="2011-06-29T11:31:00Z">
        <w:r w:rsidRPr="008A1F38">
          <w:rPr>
            <w:b w:val="0"/>
            <w:sz w:val="44"/>
            <w:szCs w:val="52"/>
            <w:rPrChange w:id="8911" w:author="IO" w:date="2011-07-22T11:53:00Z">
              <w:rPr>
                <w:rFonts w:cs="Times New Roman"/>
                <w:b/>
                <w:bCs/>
              </w:rPr>
            </w:rPrChange>
          </w:rPr>
          <w:t xml:space="preserve">Caso </w:t>
        </w:r>
      </w:ins>
      <w:ins w:id="8912" w:author="Orion" w:date="2011-06-29T11:32:00Z">
        <w:del w:id="8913" w:author="IO" w:date="2011-07-22T14:49:00Z">
          <w:r w:rsidR="00875355" w:rsidRPr="008A1F38" w:rsidDel="00EA40AF">
            <w:rPr>
              <w:b w:val="0"/>
              <w:sz w:val="44"/>
              <w:szCs w:val="52"/>
              <w:rPrChange w:id="8914" w:author="IO" w:date="2011-07-22T11:53:00Z">
                <w:rPr>
                  <w:rFonts w:cs="Times New Roman"/>
                  <w:b/>
                  <w:bCs/>
                </w:rPr>
              </w:rPrChange>
            </w:rPr>
            <w:delText>con</w:delText>
          </w:r>
        </w:del>
      </w:ins>
      <w:ins w:id="8915" w:author="IO" w:date="2011-07-22T14:49:00Z">
        <w:r w:rsidR="00EA40AF">
          <w:rPr>
            <w:b w:val="0"/>
            <w:sz w:val="44"/>
            <w:szCs w:val="52"/>
          </w:rPr>
          <w:t>avanzado:</w:t>
        </w:r>
      </w:ins>
      <w:ins w:id="8916" w:author="Orion" w:date="2011-06-29T11:32:00Z">
        <w:r w:rsidR="00875355" w:rsidRPr="008A1F38">
          <w:rPr>
            <w:b w:val="0"/>
            <w:sz w:val="44"/>
            <w:szCs w:val="52"/>
            <w:rPrChange w:id="8917" w:author="IO" w:date="2011-07-22T11:53:00Z">
              <w:rPr>
                <w:rFonts w:cs="Times New Roman"/>
                <w:b/>
                <w:bCs/>
              </w:rPr>
            </w:rPrChange>
          </w:rPr>
          <w:t xml:space="preserve"> varios</w:t>
        </w:r>
      </w:ins>
      <w:ins w:id="8918" w:author="Orion" w:date="2011-06-29T11:31:00Z">
        <w:r w:rsidRPr="008A1F38">
          <w:rPr>
            <w:b w:val="0"/>
            <w:sz w:val="44"/>
            <w:szCs w:val="52"/>
            <w:rPrChange w:id="8919" w:author="IO" w:date="2011-07-22T11:53:00Z">
              <w:rPr>
                <w:rFonts w:cs="Times New Roman"/>
                <w:b/>
                <w:bCs/>
              </w:rPr>
            </w:rPrChange>
          </w:rPr>
          <w:t xml:space="preserve"> aviones</w:t>
        </w:r>
        <w:bookmarkEnd w:id="8907"/>
        <w:bookmarkEnd w:id="8908"/>
        <w:bookmarkEnd w:id="8909"/>
      </w:ins>
    </w:p>
    <w:p w14:paraId="220C5E53" w14:textId="77777777" w:rsidR="0015563B" w:rsidRDefault="0015563B" w:rsidP="004527AA">
      <w:pPr>
        <w:jc w:val="both"/>
        <w:rPr>
          <w:ins w:id="8920" w:author="Orion" w:date="2011-07-12T10:46:00Z"/>
          <w:rFonts w:cs="Times New Roman"/>
        </w:rPr>
      </w:pPr>
    </w:p>
    <w:p w14:paraId="29E79AC9" w14:textId="2210C4E8" w:rsidR="004527AA" w:rsidRDefault="0015563B" w:rsidP="004527AA">
      <w:pPr>
        <w:jc w:val="both"/>
        <w:rPr>
          <w:ins w:id="8921" w:author="Orion" w:date="2011-07-12T10:47:00Z"/>
          <w:rFonts w:cs="Times New Roman"/>
        </w:rPr>
      </w:pPr>
      <w:ins w:id="8922" w:author="Orion" w:date="2011-07-12T10:45:00Z">
        <w:r>
          <w:rPr>
            <w:rFonts w:cs="Times New Roman"/>
          </w:rPr>
          <w:t xml:space="preserve">El segundo </w:t>
        </w:r>
      </w:ins>
      <w:ins w:id="8923" w:author="Orion" w:date="2011-07-12T10:46:00Z">
        <w:r>
          <w:rPr>
            <w:rFonts w:cs="Times New Roman"/>
          </w:rPr>
          <w:t xml:space="preserve">tipo de </w:t>
        </w:r>
      </w:ins>
      <w:ins w:id="8924" w:author="Orion" w:date="2011-07-12T10:45:00Z">
        <w:r>
          <w:rPr>
            <w:rFonts w:cs="Times New Roman"/>
          </w:rPr>
          <w:t>caso de estudio</w:t>
        </w:r>
      </w:ins>
      <w:ins w:id="8925" w:author="Orion" w:date="2011-07-12T10:46:00Z">
        <w:r>
          <w:rPr>
            <w:rFonts w:cs="Times New Roman"/>
          </w:rPr>
          <w:t xml:space="preserve"> vamos a hacer simulaciones con más aviones, en nuestro caso serán 6 aviones pero ser</w:t>
        </w:r>
      </w:ins>
      <w:ins w:id="8926"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8927" w:author="Orion" w:date="2011-07-12T10:47:00Z"/>
          <w:rFonts w:cs="Times New Roman"/>
        </w:rPr>
      </w:pPr>
    </w:p>
    <w:p w14:paraId="785ECFF2" w14:textId="2EAF9291" w:rsidR="0015563B" w:rsidRDefault="0015563B" w:rsidP="004527AA">
      <w:pPr>
        <w:jc w:val="both"/>
        <w:rPr>
          <w:ins w:id="8928" w:author="Orion" w:date="2011-07-12T10:49:00Z"/>
          <w:rFonts w:cs="Times New Roman"/>
        </w:rPr>
      </w:pPr>
      <w:ins w:id="8929" w:author="Orion" w:date="2011-07-12T10:49:00Z">
        <w:r w:rsidRPr="00020020">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8930" w:author="Orion" w:date="2011-07-12T10:45:00Z"/>
          <w:rFonts w:cs="Times New Roman"/>
        </w:rPr>
        <w:pPrChange w:id="8931" w:author="Orion" w:date="2011-07-12T10:50:00Z">
          <w:pPr>
            <w:jc w:val="both"/>
          </w:pPr>
        </w:pPrChange>
      </w:pPr>
      <w:bookmarkStart w:id="8932" w:name="_Toc299483463"/>
      <w:ins w:id="8933" w:author="Orion" w:date="2011-07-12T10:50:00Z">
        <w:r>
          <w:t xml:space="preserve">Figura </w:t>
        </w:r>
        <w:r>
          <w:fldChar w:fldCharType="begin"/>
        </w:r>
        <w:r>
          <w:instrText xml:space="preserve"> SEQ Figura \* ARABIC </w:instrText>
        </w:r>
      </w:ins>
      <w:r>
        <w:fldChar w:fldCharType="separate"/>
      </w:r>
      <w:ins w:id="8934" w:author="Orion" w:date="2011-07-26T22:30:00Z">
        <w:r w:rsidR="00503590">
          <w:rPr>
            <w:noProof/>
          </w:rPr>
          <w:t>39</w:t>
        </w:r>
      </w:ins>
      <w:ins w:id="8935" w:author="IO" w:date="2011-07-22T13:16:00Z">
        <w:del w:id="8936" w:author="Orion" w:date="2011-07-24T21:36:00Z">
          <w:r w:rsidR="00416FF6" w:rsidDel="00587D28">
            <w:rPr>
              <w:noProof/>
            </w:rPr>
            <w:delText>38</w:delText>
          </w:r>
        </w:del>
      </w:ins>
      <w:ins w:id="8937" w:author="Orion" w:date="2011-07-12T10:50:00Z">
        <w:r>
          <w:fldChar w:fldCharType="end"/>
        </w:r>
        <w:r>
          <w:t>:</w:t>
        </w:r>
        <w:r w:rsidR="00AF2F83">
          <w:t xml:space="preserve"> </w:t>
        </w:r>
        <w:r>
          <w:t>Despliegue seis aviones</w:t>
        </w:r>
      </w:ins>
      <w:bookmarkEnd w:id="8932"/>
    </w:p>
    <w:p w14:paraId="41C387A0" w14:textId="77777777" w:rsidR="0015563B" w:rsidRDefault="0015563B" w:rsidP="004527AA">
      <w:pPr>
        <w:jc w:val="both"/>
        <w:rPr>
          <w:ins w:id="8938" w:author="Orion" w:date="2011-07-11T12:24:00Z"/>
          <w:rFonts w:cs="Times New Roman"/>
        </w:rPr>
      </w:pPr>
    </w:p>
    <w:p w14:paraId="17FEED70" w14:textId="52CADDF7" w:rsidR="004527AA" w:rsidRPr="008A1F38" w:rsidRDefault="004527AA">
      <w:pPr>
        <w:pStyle w:val="Heading1"/>
        <w:numPr>
          <w:ilvl w:val="2"/>
          <w:numId w:val="40"/>
        </w:numPr>
        <w:rPr>
          <w:ins w:id="8939" w:author="Orion" w:date="2011-06-29T10:48:00Z"/>
          <w:sz w:val="36"/>
          <w:szCs w:val="52"/>
          <w:rPrChange w:id="8940" w:author="IO" w:date="2011-07-22T11:54:00Z">
            <w:rPr>
              <w:ins w:id="8941" w:author="Orion" w:date="2011-06-29T10:48:00Z"/>
              <w:rFonts w:cs="Times New Roman"/>
            </w:rPr>
          </w:rPrChange>
        </w:rPr>
        <w:pPrChange w:id="8942" w:author="IO" w:date="2011-07-22T11:54:00Z">
          <w:pPr/>
        </w:pPrChange>
      </w:pPr>
      <w:ins w:id="8943" w:author="Orion" w:date="2011-07-11T12:24:00Z">
        <w:del w:id="8944" w:author="IO" w:date="2011-07-22T14:49:00Z">
          <w:r w:rsidRPr="008A1F38" w:rsidDel="00EA40AF">
            <w:rPr>
              <w:b w:val="0"/>
              <w:sz w:val="36"/>
              <w:szCs w:val="52"/>
              <w:rPrChange w:id="8945" w:author="IO" w:date="2011-07-22T11:54:00Z">
                <w:rPr>
                  <w:b/>
                  <w:bCs/>
                </w:rPr>
              </w:rPrChange>
            </w:rPr>
            <w:lastRenderedPageBreak/>
            <w:delText>Caso con v</w:delText>
          </w:r>
        </w:del>
      </w:ins>
      <w:bookmarkStart w:id="8946" w:name="_Toc299463908"/>
      <w:ins w:id="8947" w:author="IO" w:date="2011-07-22T14:49:00Z">
        <w:r w:rsidR="00EA40AF">
          <w:rPr>
            <w:b w:val="0"/>
            <w:sz w:val="36"/>
            <w:szCs w:val="52"/>
          </w:rPr>
          <w:t>V</w:t>
        </w:r>
      </w:ins>
      <w:ins w:id="8948" w:author="Orion" w:date="2011-07-11T12:24:00Z">
        <w:r w:rsidRPr="008A1F38">
          <w:rPr>
            <w:b w:val="0"/>
            <w:sz w:val="36"/>
            <w:szCs w:val="52"/>
            <w:rPrChange w:id="8949" w:author="IO" w:date="2011-07-22T11:54:00Z">
              <w:rPr>
                <w:b/>
                <w:bCs/>
              </w:rPr>
            </w:rPrChange>
          </w:rPr>
          <w:t xml:space="preserve">arios  aviones sin </w:t>
        </w:r>
        <w:del w:id="8950" w:author="IO" w:date="2011-07-22T14:50:00Z">
          <w:r w:rsidRPr="008A1F38" w:rsidDel="00EA40AF">
            <w:rPr>
              <w:b w:val="0"/>
              <w:sz w:val="36"/>
              <w:szCs w:val="52"/>
              <w:rPrChange w:id="8951" w:author="IO" w:date="2011-07-22T11:54:00Z">
                <w:rPr>
                  <w:b/>
                  <w:bCs/>
                </w:rPr>
              </w:rPrChange>
            </w:rPr>
            <w:delText>waypoints</w:delText>
          </w:r>
        </w:del>
      </w:ins>
      <w:ins w:id="8952" w:author="IO" w:date="2011-07-22T14:50:00Z">
        <w:r w:rsidR="00EA40AF">
          <w:rPr>
            <w:b w:val="0"/>
            <w:sz w:val="36"/>
            <w:szCs w:val="52"/>
          </w:rPr>
          <w:t>puntos de paso</w:t>
        </w:r>
      </w:ins>
      <w:bookmarkEnd w:id="8946"/>
    </w:p>
    <w:p w14:paraId="0CC3A02F" w14:textId="5B491D1C" w:rsidR="00AB3CAE" w:rsidRDefault="00EF13C9" w:rsidP="00AB3CAE">
      <w:pPr>
        <w:jc w:val="both"/>
        <w:rPr>
          <w:ins w:id="8953" w:author="Orion" w:date="2011-06-29T11:32:00Z"/>
          <w:rFonts w:cs="Times New Roman"/>
        </w:rPr>
      </w:pPr>
      <w:ins w:id="8954" w:author="Orion" w:date="2011-06-29T11:35:00Z">
        <w:r>
          <w:rPr>
            <w:rFonts w:cs="Times New Roman"/>
          </w:rPr>
          <w:t>Se analizará</w:t>
        </w:r>
      </w:ins>
      <w:ins w:id="8955"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8956" w:author="Orion" w:date="2011-06-29T11:43:00Z"/>
          <w:i/>
          <w:rPrChange w:id="8957" w:author="IO" w:date="2011-07-22T12:30:00Z">
            <w:rPr>
              <w:ins w:id="8958" w:author="Orion" w:date="2011-06-29T11:43:00Z"/>
              <w:rFonts w:cs="Times New Roman"/>
            </w:rPr>
          </w:rPrChange>
        </w:rPr>
        <w:pPrChange w:id="8959" w:author="IO" w:date="2011-07-22T12:30:00Z">
          <w:pPr/>
        </w:pPrChange>
      </w:pPr>
      <w:ins w:id="8960" w:author="Orion" w:date="2011-06-29T11:33:00Z">
        <w:r w:rsidRPr="00441066">
          <w:rPr>
            <w:i/>
            <w:rPrChange w:id="8961" w:author="IO" w:date="2011-07-22T12:30:00Z">
              <w:rPr>
                <w:rFonts w:cs="Times New Roman"/>
              </w:rPr>
            </w:rPrChange>
          </w:rPr>
          <w:t>Pilotos con gran estrés y fatiga, y con muy poca experiencia</w:t>
        </w:r>
      </w:ins>
      <w:ins w:id="8962" w:author="Orion" w:date="2011-06-29T11:35:00Z">
        <w:r w:rsidRPr="00441066">
          <w:rPr>
            <w:i/>
            <w:rPrChange w:id="8963" w:author="IO" w:date="2011-07-22T12:30:00Z">
              <w:rPr>
                <w:rFonts w:cs="Times New Roman"/>
              </w:rPr>
            </w:rPrChange>
          </w:rPr>
          <w:t xml:space="preserve">. Como se puede ver pasa parecido al caso de </w:t>
        </w:r>
      </w:ins>
      <w:ins w:id="8964" w:author="Orion" w:date="2011-06-29T11:36:00Z">
        <w:r w:rsidRPr="00441066">
          <w:rPr>
            <w:i/>
            <w:rPrChange w:id="8965" w:author="IO" w:date="2011-07-22T12:30:00Z">
              <w:rPr>
                <w:rFonts w:cs="Times New Roman"/>
              </w:rPr>
            </w:rPrChange>
          </w:rPr>
          <w:t>dos</w:t>
        </w:r>
      </w:ins>
      <w:ins w:id="8966" w:author="Orion" w:date="2011-06-29T11:35:00Z">
        <w:r w:rsidRPr="00441066">
          <w:rPr>
            <w:i/>
            <w:rPrChange w:id="8967" w:author="IO" w:date="2011-07-22T12:30:00Z">
              <w:rPr>
                <w:rFonts w:cs="Times New Roman"/>
              </w:rPr>
            </w:rPrChange>
          </w:rPr>
          <w:t xml:space="preserve"> aviones</w:t>
        </w:r>
      </w:ins>
      <w:ins w:id="8968" w:author="Orion" w:date="2011-06-29T11:36:00Z">
        <w:r w:rsidRPr="00441066">
          <w:rPr>
            <w:i/>
            <w:rPrChange w:id="8969" w:author="IO" w:date="2011-07-22T12:30:00Z">
              <w:rPr>
                <w:rFonts w:cs="Times New Roman"/>
              </w:rPr>
            </w:rPrChange>
          </w:rPr>
          <w:t>. Los pilotos tardan bastante en poner sus aeronaves a rumbo. De hecho, en este caso, como salen m</w:t>
        </w:r>
      </w:ins>
      <w:ins w:id="8970" w:author="Orion" w:date="2011-06-29T11:37:00Z">
        <w:r w:rsidRPr="00441066">
          <w:rPr>
            <w:i/>
            <w:rPrChange w:id="8971"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8972" w:author="Orion" w:date="2011-06-29T11:38:00Z">
        <w:r w:rsidRPr="00441066">
          <w:rPr>
            <w:i/>
            <w:rPrChange w:id="8973" w:author="IO" w:date="2011-07-22T12:30:00Z">
              <w:rPr>
                <w:rFonts w:cs="Times New Roman"/>
              </w:rPr>
            </w:rPrChange>
          </w:rPr>
          <w:t xml:space="preserve">ón con la aeronave que despego del mismo aeropuerto. Esto puede verse en </w:t>
        </w:r>
        <w:r w:rsidRPr="00441066">
          <w:rPr>
            <w:i/>
            <w:rPrChange w:id="8974" w:author="IO" w:date="2011-07-22T12:30:00Z">
              <w:rPr>
                <w:rFonts w:cs="Times New Roman"/>
              </w:rPr>
            </w:rPrChange>
          </w:rPr>
          <w:fldChar w:fldCharType="begin"/>
        </w:r>
        <w:r w:rsidRPr="00441066">
          <w:rPr>
            <w:i/>
            <w:rPrChange w:id="8975" w:author="IO" w:date="2011-07-22T12:30:00Z">
              <w:rPr>
                <w:rFonts w:cs="Times New Roman"/>
              </w:rPr>
            </w:rPrChange>
          </w:rPr>
          <w:instrText xml:space="preserve"> REF _Ref297110864 \h </w:instrText>
        </w:r>
      </w:ins>
      <w:r w:rsidR="00441066">
        <w:rPr>
          <w:i/>
        </w:rPr>
        <w:instrText xml:space="preserve"> \* MERGEFORMAT </w:instrText>
      </w:r>
      <w:r w:rsidRPr="00441066">
        <w:rPr>
          <w:i/>
          <w:rPrChange w:id="8976" w:author="IO" w:date="2011-07-22T12:30:00Z">
            <w:rPr>
              <w:i/>
            </w:rPr>
          </w:rPrChange>
        </w:rPr>
      </w:r>
      <w:r w:rsidRPr="00441066">
        <w:rPr>
          <w:i/>
          <w:rPrChange w:id="8977" w:author="IO" w:date="2011-07-22T12:30:00Z">
            <w:rPr>
              <w:rFonts w:cs="Times New Roman"/>
            </w:rPr>
          </w:rPrChange>
        </w:rPr>
        <w:fldChar w:fldCharType="separate"/>
      </w:r>
      <w:ins w:id="8978" w:author="Orion" w:date="2011-07-26T22:30:00Z">
        <w:r w:rsidR="00503590" w:rsidRPr="00503590">
          <w:rPr>
            <w:i/>
            <w:rPrChange w:id="8979" w:author="Orion" w:date="2011-07-26T22:30:00Z">
              <w:rPr/>
            </w:rPrChange>
          </w:rPr>
          <w:t>Figura 40</w:t>
        </w:r>
      </w:ins>
      <w:ins w:id="8980" w:author="Orion" w:date="2011-06-29T11:38:00Z">
        <w:r w:rsidRPr="00441066">
          <w:rPr>
            <w:i/>
            <w:rPrChange w:id="8981" w:author="IO" w:date="2011-07-22T12:30:00Z">
              <w:rPr>
                <w:rFonts w:cs="Times New Roman"/>
              </w:rPr>
            </w:rPrChange>
          </w:rPr>
          <w:fldChar w:fldCharType="end"/>
        </w:r>
        <w:r w:rsidRPr="00441066">
          <w:rPr>
            <w:i/>
            <w:rPrChange w:id="8982" w:author="IO" w:date="2011-07-22T12:30:00Z">
              <w:rPr>
                <w:rFonts w:cs="Times New Roman"/>
              </w:rPr>
            </w:rPrChange>
          </w:rPr>
          <w:t xml:space="preserve"> donde al principio de cada </w:t>
        </w:r>
      </w:ins>
      <w:ins w:id="8983" w:author="Orion" w:date="2011-06-30T10:46:00Z">
        <w:r w:rsidR="009A0B69" w:rsidRPr="00441066">
          <w:rPr>
            <w:i/>
            <w:rPrChange w:id="8984" w:author="IO" w:date="2011-07-22T12:30:00Z">
              <w:rPr>
                <w:rFonts w:cs="Times New Roman"/>
              </w:rPr>
            </w:rPrChange>
          </w:rPr>
          <w:t>travesía</w:t>
        </w:r>
      </w:ins>
      <w:ins w:id="8985" w:author="Orion" w:date="2011-06-29T11:39:00Z">
        <w:r w:rsidRPr="00441066">
          <w:rPr>
            <w:i/>
            <w:rPrChange w:id="8986" w:author="IO" w:date="2011-07-22T12:30:00Z">
              <w:rPr>
                <w:rFonts w:cs="Times New Roman"/>
              </w:rPr>
            </w:rPrChange>
          </w:rPr>
          <w:t xml:space="preserve"> de los aviones la altitud de estos no cambia hasta pasados unos cuantos </w:t>
        </w:r>
      </w:ins>
      <w:ins w:id="8987" w:author="Orion" w:date="2011-06-30T10:46:00Z">
        <w:r w:rsidR="009A0B69" w:rsidRPr="00441066">
          <w:rPr>
            <w:i/>
            <w:rPrChange w:id="8988" w:author="IO" w:date="2011-07-22T12:30:00Z">
              <w:rPr>
                <w:rFonts w:cs="Times New Roman"/>
              </w:rPr>
            </w:rPrChange>
          </w:rPr>
          <w:t>kilómetros</w:t>
        </w:r>
      </w:ins>
      <w:ins w:id="8989" w:author="Orion" w:date="2011-06-29T11:39:00Z">
        <w:r w:rsidRPr="00441066">
          <w:rPr>
            <w:i/>
            <w:rPrChange w:id="8990" w:author="IO" w:date="2011-07-22T12:30:00Z">
              <w:rPr>
                <w:rFonts w:cs="Times New Roman"/>
              </w:rPr>
            </w:rPrChange>
          </w:rPr>
          <w:t xml:space="preserve"> de vuelo.</w:t>
        </w:r>
      </w:ins>
      <w:ins w:id="8991" w:author="Orion" w:date="2011-06-29T11:40:00Z">
        <w:r w:rsidR="00E260BA" w:rsidRPr="00441066">
          <w:rPr>
            <w:i/>
            <w:rPrChange w:id="8992" w:author="IO" w:date="2011-07-22T12:30:00Z">
              <w:rPr>
                <w:rFonts w:cs="Times New Roman"/>
              </w:rPr>
            </w:rPrChange>
          </w:rPr>
          <w:t xml:space="preserve"> Por otro lado, se puede observar en la </w:t>
        </w:r>
        <w:r w:rsidR="00E260BA" w:rsidRPr="00441066">
          <w:rPr>
            <w:i/>
            <w:rPrChange w:id="8993" w:author="IO" w:date="2011-07-22T12:30:00Z">
              <w:rPr>
                <w:rFonts w:cs="Times New Roman"/>
              </w:rPr>
            </w:rPrChange>
          </w:rPr>
          <w:fldChar w:fldCharType="begin"/>
        </w:r>
        <w:r w:rsidR="00E260BA" w:rsidRPr="00441066">
          <w:rPr>
            <w:i/>
            <w:rPrChange w:id="8994" w:author="IO" w:date="2011-07-22T12:30:00Z">
              <w:rPr>
                <w:rFonts w:cs="Times New Roman"/>
              </w:rPr>
            </w:rPrChange>
          </w:rPr>
          <w:instrText xml:space="preserve"> REF _Ref297110864 \h </w:instrText>
        </w:r>
      </w:ins>
      <w:r w:rsidR="00441066">
        <w:rPr>
          <w:i/>
        </w:rPr>
        <w:instrText xml:space="preserve"> \* MERGEFORMAT </w:instrText>
      </w:r>
      <w:r w:rsidR="00E260BA" w:rsidRPr="00441066">
        <w:rPr>
          <w:i/>
          <w:rPrChange w:id="8995" w:author="IO" w:date="2011-07-22T12:30:00Z">
            <w:rPr>
              <w:i/>
            </w:rPr>
          </w:rPrChange>
        </w:rPr>
      </w:r>
      <w:r w:rsidR="00E260BA" w:rsidRPr="00441066">
        <w:rPr>
          <w:i/>
          <w:rPrChange w:id="8996" w:author="IO" w:date="2011-07-22T12:30:00Z">
            <w:rPr>
              <w:rFonts w:cs="Times New Roman"/>
            </w:rPr>
          </w:rPrChange>
        </w:rPr>
        <w:fldChar w:fldCharType="separate"/>
      </w:r>
      <w:ins w:id="8997" w:author="Orion" w:date="2011-07-26T22:30:00Z">
        <w:r w:rsidR="00503590" w:rsidRPr="00503590">
          <w:rPr>
            <w:i/>
            <w:rPrChange w:id="8998" w:author="Orion" w:date="2011-07-26T22:30:00Z">
              <w:rPr/>
            </w:rPrChange>
          </w:rPr>
          <w:t>Figura 40</w:t>
        </w:r>
      </w:ins>
      <w:ins w:id="8999" w:author="Orion" w:date="2011-06-29T11:40:00Z">
        <w:r w:rsidR="00E260BA" w:rsidRPr="00441066">
          <w:rPr>
            <w:i/>
            <w:rPrChange w:id="9000" w:author="IO" w:date="2011-07-22T12:30:00Z">
              <w:rPr>
                <w:rFonts w:cs="Times New Roman"/>
              </w:rPr>
            </w:rPrChange>
          </w:rPr>
          <w:fldChar w:fldCharType="end"/>
        </w:r>
        <w:r w:rsidR="00E260BA" w:rsidRPr="00441066">
          <w:rPr>
            <w:i/>
            <w:rPrChange w:id="9001" w:author="IO" w:date="2011-07-22T12:30:00Z">
              <w:rPr>
                <w:rFonts w:cs="Times New Roman"/>
              </w:rPr>
            </w:rPrChange>
          </w:rPr>
          <w:t xml:space="preserve"> que de nuevo hay dos aviones que entran en alto riesgo de colisión </w:t>
        </w:r>
      </w:ins>
      <w:ins w:id="9002" w:author="Orion" w:date="2011-06-29T11:41:00Z">
        <w:r w:rsidR="00E260BA" w:rsidRPr="00441066">
          <w:rPr>
            <w:i/>
            <w:rPrChange w:id="9003" w:author="IO" w:date="2011-07-22T12:30:00Z">
              <w:rPr>
                <w:rFonts w:cs="Times New Roman"/>
              </w:rPr>
            </w:rPrChange>
          </w:rPr>
          <w:t xml:space="preserve">(marcados en rojo) y no salen de él hasta que, como se puede ver en la </w:t>
        </w:r>
      </w:ins>
      <w:ins w:id="9004" w:author="Orion" w:date="2011-06-29T11:42:00Z">
        <w:r w:rsidR="00E260BA" w:rsidRPr="00441066">
          <w:rPr>
            <w:i/>
            <w:rPrChange w:id="9005" w:author="IO" w:date="2011-07-22T12:30:00Z">
              <w:rPr>
                <w:rFonts w:cs="Times New Roman"/>
              </w:rPr>
            </w:rPrChange>
          </w:rPr>
          <w:fldChar w:fldCharType="begin"/>
        </w:r>
        <w:r w:rsidR="00E260BA" w:rsidRPr="00441066">
          <w:rPr>
            <w:i/>
            <w:rPrChange w:id="9006" w:author="IO" w:date="2011-07-22T12:30:00Z">
              <w:rPr>
                <w:rFonts w:cs="Times New Roman"/>
              </w:rPr>
            </w:rPrChange>
          </w:rPr>
          <w:instrText xml:space="preserve"> REF _Ref297111036 \h </w:instrText>
        </w:r>
      </w:ins>
      <w:r w:rsidR="00441066">
        <w:rPr>
          <w:i/>
        </w:rPr>
        <w:instrText xml:space="preserve"> \* MERGEFORMAT </w:instrText>
      </w:r>
      <w:r w:rsidR="00E260BA" w:rsidRPr="00441066">
        <w:rPr>
          <w:i/>
          <w:rPrChange w:id="9007" w:author="IO" w:date="2011-07-22T12:30:00Z">
            <w:rPr>
              <w:i/>
            </w:rPr>
          </w:rPrChange>
        </w:rPr>
      </w:r>
      <w:r w:rsidR="00E260BA" w:rsidRPr="00441066">
        <w:rPr>
          <w:i/>
          <w:rPrChange w:id="9008" w:author="IO" w:date="2011-07-22T12:30:00Z">
            <w:rPr>
              <w:rFonts w:cs="Times New Roman"/>
            </w:rPr>
          </w:rPrChange>
        </w:rPr>
        <w:fldChar w:fldCharType="separate"/>
      </w:r>
      <w:ins w:id="9009" w:author="Orion" w:date="2011-07-26T22:30:00Z">
        <w:r w:rsidR="00503590" w:rsidRPr="00503590">
          <w:rPr>
            <w:i/>
            <w:rPrChange w:id="9010" w:author="Orion" w:date="2011-07-26T22:30:00Z">
              <w:rPr/>
            </w:rPrChange>
          </w:rPr>
          <w:t>Figura 41</w:t>
        </w:r>
      </w:ins>
      <w:ins w:id="9011" w:author="Orion" w:date="2011-06-29T11:42:00Z">
        <w:r w:rsidR="00E260BA" w:rsidRPr="00441066">
          <w:rPr>
            <w:i/>
            <w:rPrChange w:id="9012" w:author="IO" w:date="2011-07-22T12:30:00Z">
              <w:rPr>
                <w:rFonts w:cs="Times New Roman"/>
              </w:rPr>
            </w:rPrChange>
          </w:rPr>
          <w:fldChar w:fldCharType="end"/>
        </w:r>
        <w:r w:rsidR="00E260BA" w:rsidRPr="00441066">
          <w:rPr>
            <w:i/>
            <w:rPrChange w:id="9013" w:author="IO" w:date="2011-07-22T12:30:00Z">
              <w:rPr>
                <w:rFonts w:cs="Times New Roman"/>
              </w:rPr>
            </w:rPrChange>
          </w:rPr>
          <w:t>, la aeronave que vuela más al este cambia la altitud de su vuelo. Hecho que se produce cuando el otro avi</w:t>
        </w:r>
      </w:ins>
      <w:ins w:id="9014" w:author="Orion" w:date="2011-06-29T11:43:00Z">
        <w:r w:rsidR="00E260BA" w:rsidRPr="00441066">
          <w:rPr>
            <w:i/>
            <w:rPrChange w:id="9015"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9016" w:author="Orion" w:date="2011-06-29T10:48:00Z"/>
          <w:rFonts w:cs="Times New Roman"/>
        </w:rPr>
        <w:pPrChange w:id="9017" w:author="Orion" w:date="2011-06-29T11:43:00Z">
          <w:pPr/>
        </w:pPrChange>
      </w:pPr>
    </w:p>
    <w:p w14:paraId="676E10C8" w14:textId="3E70492F" w:rsidR="00EF606A" w:rsidRDefault="005B67A7">
      <w:pPr>
        <w:jc w:val="both"/>
        <w:rPr>
          <w:ins w:id="9018" w:author="Orion" w:date="2011-06-29T11:38:00Z"/>
          <w:rFonts w:cs="Times New Roman"/>
        </w:rPr>
        <w:pPrChange w:id="9019" w:author="Orion" w:date="2011-06-26T12:33:00Z">
          <w:pPr/>
        </w:pPrChange>
      </w:pPr>
      <w:ins w:id="9020" w:author="Orion" w:date="2011-06-30T11:00:00Z">
        <w:r w:rsidRPr="00020020">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9021" w:author="Orion" w:date="2011-06-29T10:49:00Z"/>
          <w:rFonts w:cs="Times New Roman"/>
        </w:rPr>
        <w:pPrChange w:id="9022" w:author="Orion" w:date="2011-06-29T11:38:00Z">
          <w:pPr/>
        </w:pPrChange>
      </w:pPr>
      <w:bookmarkStart w:id="9023" w:name="_Toc299483464"/>
      <w:bookmarkStart w:id="9024" w:name="_Ref297110864"/>
      <w:r>
        <w:t>Figura</w:t>
      </w:r>
      <w:ins w:id="9025" w:author="Orion" w:date="2011-06-29T11:38:00Z">
        <w:del w:id="9026" w:author="IO" w:date="2011-07-22T13:09:00Z">
          <w:r w:rsidR="00EF13C9" w:rsidDel="006B1111">
            <w:delText>Ilustración</w:delText>
          </w:r>
        </w:del>
        <w:r w:rsidR="00EF13C9">
          <w:t xml:space="preserve"> </w:t>
        </w:r>
      </w:ins>
      <w:ins w:id="9027" w:author="IO" w:date="2011-07-22T13:09:00Z">
        <w:r>
          <w:fldChar w:fldCharType="begin"/>
        </w:r>
        <w:r>
          <w:instrText xml:space="preserve"> SEQ Figura \* ARABIC </w:instrText>
        </w:r>
      </w:ins>
      <w:r>
        <w:fldChar w:fldCharType="separate"/>
      </w:r>
      <w:ins w:id="9028" w:author="Orion" w:date="2011-07-26T22:30:00Z">
        <w:r w:rsidR="00503590">
          <w:rPr>
            <w:noProof/>
          </w:rPr>
          <w:t>40</w:t>
        </w:r>
      </w:ins>
      <w:bookmarkEnd w:id="9023"/>
      <w:ins w:id="9029" w:author="IO" w:date="2011-07-22T13:16:00Z">
        <w:del w:id="9030" w:author="Orion" w:date="2011-07-24T21:36:00Z">
          <w:r w:rsidR="00416FF6" w:rsidDel="00587D28">
            <w:rPr>
              <w:noProof/>
            </w:rPr>
            <w:delText>39</w:delText>
          </w:r>
        </w:del>
      </w:ins>
      <w:ins w:id="9031" w:author="IO" w:date="2011-07-22T13:09:00Z">
        <w:r>
          <w:fldChar w:fldCharType="end"/>
        </w:r>
      </w:ins>
      <w:ins w:id="9032" w:author="Orion" w:date="2011-06-29T11:38:00Z">
        <w:del w:id="9033" w:author="IO" w:date="2011-07-22T13:09:00Z">
          <w:r w:rsidR="00EF13C9" w:rsidDel="006B1111">
            <w:fldChar w:fldCharType="begin"/>
          </w:r>
          <w:r w:rsidR="00EF13C9" w:rsidDel="006B1111">
            <w:delInstrText xml:space="preserve"> SEQ Ilustración \* ARABIC </w:delInstrText>
          </w:r>
        </w:del>
      </w:ins>
      <w:del w:id="9034" w:author="IO" w:date="2011-07-22T13:09:00Z">
        <w:r w:rsidR="00EF13C9" w:rsidDel="006B1111">
          <w:fldChar w:fldCharType="end"/>
        </w:r>
      </w:del>
      <w:bookmarkEnd w:id="9024"/>
    </w:p>
    <w:p w14:paraId="3E5959AF" w14:textId="274606BC" w:rsidR="00EF606A" w:rsidRPr="00441066" w:rsidRDefault="005E2959">
      <w:pPr>
        <w:pStyle w:val="ListParagraph"/>
        <w:numPr>
          <w:ilvl w:val="0"/>
          <w:numId w:val="41"/>
        </w:numPr>
        <w:spacing w:before="120" w:after="120"/>
        <w:ind w:left="641" w:hanging="357"/>
        <w:jc w:val="both"/>
        <w:rPr>
          <w:ins w:id="9035" w:author="Orion" w:date="2011-06-29T10:49:00Z"/>
          <w:i/>
          <w:rPrChange w:id="9036" w:author="IO" w:date="2011-07-22T12:30:00Z">
            <w:rPr>
              <w:ins w:id="9037" w:author="Orion" w:date="2011-06-29T10:49:00Z"/>
              <w:rFonts w:cs="Times New Roman"/>
            </w:rPr>
          </w:rPrChange>
        </w:rPr>
        <w:pPrChange w:id="9038" w:author="IO" w:date="2011-07-22T12:30:00Z">
          <w:pPr/>
        </w:pPrChange>
      </w:pPr>
      <w:ins w:id="9039" w:author="Orion" w:date="2011-06-30T11:05:00Z">
        <w:r w:rsidRPr="00441066">
          <w:rPr>
            <w:i/>
            <w:rPrChange w:id="9040" w:author="IO" w:date="2011-07-22T12:30:00Z">
              <w:rPr>
                <w:rFonts w:cs="Times New Roman"/>
              </w:rPr>
            </w:rPrChange>
          </w:rPr>
          <w:t>Esta imagen</w:t>
        </w:r>
      </w:ins>
      <w:ins w:id="9041" w:author="Orion" w:date="2011-06-30T11:58:00Z">
        <w:r w:rsidR="00811D35" w:rsidRPr="00441066">
          <w:rPr>
            <w:i/>
            <w:rPrChange w:id="9042" w:author="IO" w:date="2011-07-22T12:30:00Z">
              <w:rPr>
                <w:rFonts w:cs="Times New Roman"/>
              </w:rPr>
            </w:rPrChange>
          </w:rPr>
          <w:t xml:space="preserve"> (</w:t>
        </w:r>
        <w:r w:rsidR="00811D35" w:rsidRPr="00441066">
          <w:rPr>
            <w:i/>
            <w:rPrChange w:id="9043" w:author="IO" w:date="2011-07-22T12:30:00Z">
              <w:rPr>
                <w:rFonts w:cs="Times New Roman"/>
              </w:rPr>
            </w:rPrChange>
          </w:rPr>
          <w:fldChar w:fldCharType="begin"/>
        </w:r>
        <w:r w:rsidR="00811D35" w:rsidRPr="00441066">
          <w:rPr>
            <w:i/>
            <w:rPrChange w:id="9044" w:author="IO" w:date="2011-07-22T12:30:00Z">
              <w:rPr>
                <w:rFonts w:cs="Times New Roman"/>
              </w:rPr>
            </w:rPrChange>
          </w:rPr>
          <w:instrText xml:space="preserve"> REF _Ref297110864 \h </w:instrText>
        </w:r>
      </w:ins>
      <w:r w:rsidR="00441066">
        <w:rPr>
          <w:i/>
        </w:rPr>
        <w:instrText xml:space="preserve"> \* MERGEFORMAT </w:instrText>
      </w:r>
      <w:r w:rsidR="00811D35" w:rsidRPr="00441066">
        <w:rPr>
          <w:i/>
          <w:rPrChange w:id="9045" w:author="IO" w:date="2011-07-22T12:30:00Z">
            <w:rPr>
              <w:i/>
            </w:rPr>
          </w:rPrChange>
        </w:rPr>
      </w:r>
      <w:r w:rsidR="00811D35" w:rsidRPr="00441066">
        <w:rPr>
          <w:i/>
          <w:rPrChange w:id="9046" w:author="IO" w:date="2011-07-22T12:30:00Z">
            <w:rPr>
              <w:rFonts w:cs="Times New Roman"/>
            </w:rPr>
          </w:rPrChange>
        </w:rPr>
        <w:fldChar w:fldCharType="separate"/>
      </w:r>
      <w:ins w:id="9047" w:author="Orion" w:date="2011-07-26T22:30:00Z">
        <w:r w:rsidR="00503590" w:rsidRPr="00503590">
          <w:rPr>
            <w:i/>
            <w:rPrChange w:id="9048" w:author="Orion" w:date="2011-07-26T22:30:00Z">
              <w:rPr/>
            </w:rPrChange>
          </w:rPr>
          <w:t>Figura 40</w:t>
        </w:r>
      </w:ins>
      <w:ins w:id="9049" w:author="Orion" w:date="2011-06-30T11:58:00Z">
        <w:r w:rsidR="00811D35" w:rsidRPr="00441066">
          <w:rPr>
            <w:i/>
            <w:rPrChange w:id="9050" w:author="IO" w:date="2011-07-22T12:30:00Z">
              <w:rPr>
                <w:rFonts w:cs="Times New Roman"/>
              </w:rPr>
            </w:rPrChange>
          </w:rPr>
          <w:fldChar w:fldCharType="end"/>
        </w:r>
        <w:r w:rsidR="00811D35" w:rsidRPr="00441066">
          <w:rPr>
            <w:i/>
            <w:rPrChange w:id="9051" w:author="IO" w:date="2011-07-22T12:30:00Z">
              <w:rPr>
                <w:rFonts w:cs="Times New Roman"/>
              </w:rPr>
            </w:rPrChange>
          </w:rPr>
          <w:t>)</w:t>
        </w:r>
      </w:ins>
      <w:ins w:id="9052" w:author="Orion" w:date="2011-06-30T11:05:00Z">
        <w:r w:rsidRPr="00441066">
          <w:rPr>
            <w:i/>
            <w:rPrChange w:id="9053" w:author="IO" w:date="2011-07-22T12:30:00Z">
              <w:rPr>
                <w:rFonts w:cs="Times New Roman"/>
              </w:rPr>
            </w:rPrChange>
          </w:rPr>
          <w:t xml:space="preserve"> es bastante representativa de lo que ocurriría </w:t>
        </w:r>
      </w:ins>
      <w:ins w:id="9054" w:author="Orion" w:date="2011-06-30T11:06:00Z">
        <w:r w:rsidRPr="00441066">
          <w:rPr>
            <w:i/>
            <w:rPrChange w:id="9055" w:author="IO" w:date="2011-07-22T12:30:00Z">
              <w:rPr>
                <w:rFonts w:cs="Times New Roman"/>
              </w:rPr>
            </w:rPrChange>
          </w:rPr>
          <w:t>cuando, estando los aviones en conflicto, se detecta un nuevo conflicto. Se puede ver en la imagen que t</w:t>
        </w:r>
      </w:ins>
      <w:ins w:id="9056" w:author="Orion" w:date="2011-06-30T11:00:00Z">
        <w:r w:rsidRPr="00441066">
          <w:rPr>
            <w:i/>
            <w:rPrChange w:id="9057" w:author="IO" w:date="2011-07-22T12:30:00Z">
              <w:rPr>
                <w:rFonts w:cs="Times New Roman"/>
              </w:rPr>
            </w:rPrChange>
          </w:rPr>
          <w:t xml:space="preserve">anto los aviones 1 y 2 como los 3 y 4 salen con conflicto desde el despegue, pero </w:t>
        </w:r>
      </w:ins>
      <w:ins w:id="9058" w:author="Orion" w:date="2011-06-30T11:06:00Z">
        <w:r w:rsidRPr="00441066">
          <w:rPr>
            <w:i/>
            <w:rPrChange w:id="9059" w:author="IO" w:date="2011-07-22T12:30:00Z">
              <w:rPr>
                <w:rFonts w:cs="Times New Roman"/>
              </w:rPr>
            </w:rPrChange>
          </w:rPr>
          <w:t xml:space="preserve">posteriormente el </w:t>
        </w:r>
      </w:ins>
      <w:ins w:id="9060" w:author="Orion" w:date="2011-06-30T11:07:00Z">
        <w:r w:rsidRPr="00441066">
          <w:rPr>
            <w:i/>
            <w:rPrChange w:id="9061" w:author="IO" w:date="2011-07-22T12:30:00Z">
              <w:rPr>
                <w:rFonts w:cs="Times New Roman"/>
              </w:rPr>
            </w:rPrChange>
          </w:rPr>
          <w:t>avión</w:t>
        </w:r>
      </w:ins>
      <w:ins w:id="9062" w:author="Orion" w:date="2011-06-30T11:06:00Z">
        <w:r w:rsidRPr="00441066">
          <w:rPr>
            <w:i/>
            <w:rPrChange w:id="9063" w:author="IO" w:date="2011-07-22T12:30:00Z">
              <w:rPr>
                <w:rFonts w:cs="Times New Roman"/>
              </w:rPr>
            </w:rPrChange>
          </w:rPr>
          <w:t xml:space="preserve"> </w:t>
        </w:r>
      </w:ins>
      <w:ins w:id="9064" w:author="Orion" w:date="2011-06-30T11:07:00Z">
        <w:r w:rsidRPr="00441066">
          <w:rPr>
            <w:i/>
            <w:rPrChange w:id="9065" w:author="IO" w:date="2011-07-22T12:30:00Z">
              <w:rPr>
                <w:rFonts w:cs="Times New Roman"/>
              </w:rPr>
            </w:rPrChange>
          </w:rPr>
          <w:t xml:space="preserve">2 entra en conflicto con el 3 y el 4. Esto provocaría que </w:t>
        </w:r>
      </w:ins>
      <w:ins w:id="9066" w:author="Orion" w:date="2011-06-30T11:19:00Z">
        <w:r w:rsidR="00496DC9" w:rsidRPr="00441066">
          <w:rPr>
            <w:i/>
            <w:rPrChange w:id="9067" w:author="IO" w:date="2011-07-22T12:30:00Z">
              <w:rPr>
                <w:rFonts w:cs="Times New Roman"/>
              </w:rPr>
            </w:rPrChange>
          </w:rPr>
          <w:t>los 4 aviones estén</w:t>
        </w:r>
        <w:r w:rsidR="005A1AC0" w:rsidRPr="00441066">
          <w:rPr>
            <w:i/>
            <w:rPrChange w:id="9068" w:author="IO" w:date="2011-07-22T12:30:00Z">
              <w:rPr>
                <w:rFonts w:cs="Times New Roman"/>
              </w:rPr>
            </w:rPrChange>
          </w:rPr>
          <w:t xml:space="preserve"> en </w:t>
        </w:r>
      </w:ins>
      <w:ins w:id="9069" w:author="Orion" w:date="2011-06-30T11:51:00Z">
        <w:r w:rsidR="005A1AC0" w:rsidRPr="00441066">
          <w:rPr>
            <w:i/>
            <w:rPrChange w:id="9070" w:author="IO" w:date="2011-07-22T12:30:00Z">
              <w:rPr>
                <w:rFonts w:cs="Times New Roman"/>
              </w:rPr>
            </w:rPrChange>
          </w:rPr>
          <w:t>un nuevo conflicto, y para ello cada piloto tendr</w:t>
        </w:r>
      </w:ins>
      <w:ins w:id="9071" w:author="Orion" w:date="2011-06-30T11:52:00Z">
        <w:r w:rsidR="005A1AC0" w:rsidRPr="00441066">
          <w:rPr>
            <w:i/>
            <w:rPrChange w:id="9072" w:author="IO" w:date="2011-07-22T12:30:00Z">
              <w:rPr>
                <w:rFonts w:cs="Times New Roman"/>
              </w:rPr>
            </w:rPrChange>
          </w:rPr>
          <w:t xml:space="preserve">á primero que dar la anterior orden de conflicto como finalizada. Esto se puede ver en el diagrama de la </w:t>
        </w:r>
      </w:ins>
      <w:ins w:id="9073" w:author="Orion" w:date="2011-06-30T11:53:00Z">
        <w:r w:rsidR="005A1AC0" w:rsidRPr="00441066">
          <w:rPr>
            <w:i/>
            <w:rPrChange w:id="9074" w:author="IO" w:date="2011-07-22T12:30:00Z">
              <w:rPr>
                <w:rFonts w:cs="Times New Roman"/>
              </w:rPr>
            </w:rPrChange>
          </w:rPr>
          <w:fldChar w:fldCharType="begin"/>
        </w:r>
        <w:r w:rsidR="005A1AC0" w:rsidRPr="00441066">
          <w:rPr>
            <w:i/>
            <w:rPrChange w:id="9075" w:author="IO" w:date="2011-07-22T12:30:00Z">
              <w:rPr>
                <w:rFonts w:cs="Times New Roman"/>
              </w:rPr>
            </w:rPrChange>
          </w:rPr>
          <w:instrText xml:space="preserve"> REF _Ref296442261 \h </w:instrText>
        </w:r>
      </w:ins>
      <w:r w:rsidR="00441066">
        <w:rPr>
          <w:i/>
        </w:rPr>
        <w:instrText xml:space="preserve"> \* MERGEFORMAT </w:instrText>
      </w:r>
      <w:r w:rsidR="005A1AC0" w:rsidRPr="00441066">
        <w:rPr>
          <w:i/>
          <w:rPrChange w:id="9076" w:author="IO" w:date="2011-07-22T12:30:00Z">
            <w:rPr>
              <w:i/>
            </w:rPr>
          </w:rPrChange>
        </w:rPr>
      </w:r>
      <w:r w:rsidR="005A1AC0" w:rsidRPr="00441066">
        <w:rPr>
          <w:i/>
          <w:rPrChange w:id="9077" w:author="IO" w:date="2011-07-22T12:30:00Z">
            <w:rPr>
              <w:rFonts w:cs="Times New Roman"/>
            </w:rPr>
          </w:rPrChange>
        </w:rPr>
        <w:fldChar w:fldCharType="separate"/>
      </w:r>
      <w:ins w:id="9078" w:author="Orion" w:date="2011-07-26T22:30:00Z">
        <w:r w:rsidR="00503590" w:rsidRPr="00503590">
          <w:rPr>
            <w:i/>
            <w:rPrChange w:id="9079" w:author="Orion" w:date="2011-07-26T22:30:00Z">
              <w:rPr/>
            </w:rPrChange>
          </w:rPr>
          <w:t>Figura 21</w:t>
        </w:r>
      </w:ins>
      <w:ins w:id="9080" w:author="Orion" w:date="2011-06-30T11:53:00Z">
        <w:r w:rsidR="005A1AC0" w:rsidRPr="00441066">
          <w:rPr>
            <w:i/>
            <w:rPrChange w:id="9081" w:author="IO" w:date="2011-07-22T12:30:00Z">
              <w:rPr>
                <w:rFonts w:cs="Times New Roman"/>
              </w:rPr>
            </w:rPrChange>
          </w:rPr>
          <w:fldChar w:fldCharType="end"/>
        </w:r>
        <w:r w:rsidR="005A1AC0" w:rsidRPr="00441066">
          <w:rPr>
            <w:i/>
            <w:rPrChange w:id="9082" w:author="IO" w:date="2011-07-22T12:30:00Z">
              <w:rPr>
                <w:rFonts w:cs="Times New Roman"/>
              </w:rPr>
            </w:rPrChange>
          </w:rPr>
          <w:t xml:space="preserve"> donde la tarea “ObeyOrderCheck” recibiría un hecho del tipo “OrderFinished</w:t>
        </w:r>
      </w:ins>
      <w:ins w:id="9083" w:author="Orion" w:date="2011-06-30T11:54:00Z">
        <w:r w:rsidR="005A1AC0" w:rsidRPr="00441066">
          <w:rPr>
            <w:i/>
            <w:rPrChange w:id="9084" w:author="IO" w:date="2011-07-22T12:30:00Z">
              <w:rPr>
                <w:rFonts w:cs="Times New Roman"/>
              </w:rPr>
            </w:rPrChange>
          </w:rPr>
          <w:t xml:space="preserve">” con el valor del campo “IsBecauseOtherConflict” igual a “true”. Esto </w:t>
        </w:r>
      </w:ins>
      <w:ins w:id="9085" w:author="Orion" w:date="2011-06-30T11:55:00Z">
        <w:r w:rsidR="005A1AC0" w:rsidRPr="00441066">
          <w:rPr>
            <w:i/>
            <w:rPrChange w:id="9086" w:author="IO" w:date="2011-07-22T12:30:00Z">
              <w:rPr>
                <w:rFonts w:cs="Times New Roman"/>
              </w:rPr>
            </w:rPrChange>
          </w:rPr>
          <w:t>produciría qu</w:t>
        </w:r>
      </w:ins>
      <w:ins w:id="9087" w:author="Orion" w:date="2011-06-30T11:56:00Z">
        <w:r w:rsidR="005A1AC0" w:rsidRPr="00441066">
          <w:rPr>
            <w:i/>
            <w:rPrChange w:id="9088" w:author="IO" w:date="2011-07-22T12:30:00Z">
              <w:rPr>
                <w:rFonts w:cs="Times New Roman"/>
              </w:rPr>
            </w:rPrChange>
          </w:rPr>
          <w:t xml:space="preserve">e </w:t>
        </w:r>
      </w:ins>
      <w:ins w:id="9089" w:author="Orion" w:date="2011-06-30T11:57:00Z">
        <w:r w:rsidR="00BA4B94" w:rsidRPr="00441066">
          <w:rPr>
            <w:i/>
            <w:rPrChange w:id="9090" w:author="IO" w:date="2011-07-22T12:30:00Z">
              <w:rPr>
                <w:rFonts w:cs="Times New Roman"/>
              </w:rPr>
            </w:rPrChange>
          </w:rPr>
          <w:t>en esta</w:t>
        </w:r>
      </w:ins>
      <w:ins w:id="9091" w:author="Orion" w:date="2011-06-30T11:56:00Z">
        <w:r w:rsidR="005A1AC0" w:rsidRPr="00441066">
          <w:rPr>
            <w:i/>
            <w:rPrChange w:id="9092" w:author="IO" w:date="2011-07-22T12:30:00Z">
              <w:rPr>
                <w:rFonts w:cs="Times New Roman"/>
              </w:rPr>
            </w:rPrChange>
          </w:rPr>
          <w:t xml:space="preserve"> tarea</w:t>
        </w:r>
      </w:ins>
      <w:ins w:id="9093" w:author="Orion" w:date="2011-06-30T11:57:00Z">
        <w:r w:rsidR="00BA4B94" w:rsidRPr="00441066">
          <w:rPr>
            <w:i/>
            <w:rPrChange w:id="9094" w:author="IO" w:date="2011-07-22T12:30:00Z">
              <w:rPr>
                <w:rFonts w:cs="Times New Roman"/>
              </w:rPr>
            </w:rPrChange>
          </w:rPr>
          <w:t xml:space="preserve"> el piloto</w:t>
        </w:r>
      </w:ins>
      <w:ins w:id="9095" w:author="Orion" w:date="2011-06-30T11:56:00Z">
        <w:r w:rsidR="005A1AC0" w:rsidRPr="00441066">
          <w:rPr>
            <w:i/>
            <w:rPrChange w:id="9096" w:author="IO" w:date="2011-07-22T12:30:00Z">
              <w:rPr>
                <w:rFonts w:cs="Times New Roman"/>
              </w:rPr>
            </w:rPrChange>
          </w:rPr>
          <w:t xml:space="preserve"> no restablezca el tramo por el que se estaba volando antes del conflicto por tener que abordar </w:t>
        </w:r>
      </w:ins>
      <w:ins w:id="9097" w:author="Orion" w:date="2011-06-30T11:57:00Z">
        <w:r w:rsidR="005A1AC0" w:rsidRPr="00441066">
          <w:rPr>
            <w:i/>
            <w:rPrChange w:id="9098" w:author="IO" w:date="2011-07-22T12:30:00Z">
              <w:rPr>
                <w:rFonts w:cs="Times New Roman"/>
              </w:rPr>
            </w:rPrChange>
          </w:rPr>
          <w:t>el nuevo</w:t>
        </w:r>
      </w:ins>
      <w:ins w:id="9099" w:author="Orion" w:date="2011-06-30T11:56:00Z">
        <w:r w:rsidR="005A1AC0" w:rsidRPr="00441066">
          <w:rPr>
            <w:i/>
            <w:rPrChange w:id="9100" w:author="IO" w:date="2011-07-22T12:30:00Z">
              <w:rPr>
                <w:rFonts w:cs="Times New Roman"/>
              </w:rPr>
            </w:rPrChange>
          </w:rPr>
          <w:t xml:space="preserve"> </w:t>
        </w:r>
      </w:ins>
      <w:ins w:id="9101" w:author="Orion" w:date="2011-06-30T11:57:00Z">
        <w:r w:rsidR="005A1AC0" w:rsidRPr="00441066">
          <w:rPr>
            <w:i/>
            <w:rPrChange w:id="9102" w:author="IO" w:date="2011-07-22T12:30:00Z">
              <w:rPr>
                <w:rFonts w:cs="Times New Roman"/>
              </w:rPr>
            </w:rPrChange>
          </w:rPr>
          <w:t>conflicto</w:t>
        </w:r>
        <w:r w:rsidR="007C661C" w:rsidRPr="00441066">
          <w:rPr>
            <w:i/>
            <w:rPrChange w:id="9103" w:author="IO" w:date="2011-07-22T12:30:00Z">
              <w:rPr>
                <w:rFonts w:cs="Times New Roman"/>
              </w:rPr>
            </w:rPrChange>
          </w:rPr>
          <w:t xml:space="preserve"> que ha aparecido</w:t>
        </w:r>
      </w:ins>
      <w:ins w:id="9104" w:author="Orion" w:date="2011-06-30T11:56:00Z">
        <w:r w:rsidR="005A1AC0" w:rsidRPr="00441066">
          <w:rPr>
            <w:i/>
            <w:rPrChange w:id="9105" w:author="IO" w:date="2011-07-22T12:30:00Z">
              <w:rPr>
                <w:rFonts w:cs="Times New Roman"/>
              </w:rPr>
            </w:rPrChange>
          </w:rPr>
          <w:t>.</w:t>
        </w:r>
      </w:ins>
    </w:p>
    <w:p w14:paraId="517822DB" w14:textId="6F35F602" w:rsidR="00EF606A" w:rsidRDefault="00EF606A">
      <w:pPr>
        <w:jc w:val="both"/>
        <w:rPr>
          <w:ins w:id="9106" w:author="Orion" w:date="2011-06-30T10:53:00Z"/>
          <w:rFonts w:cs="Times New Roman"/>
        </w:rPr>
        <w:pPrChange w:id="9107" w:author="Orion" w:date="2011-06-26T12:33:00Z">
          <w:pPr/>
        </w:pPrChange>
      </w:pPr>
    </w:p>
    <w:p w14:paraId="290FC154" w14:textId="7460FACF" w:rsidR="00CF34DB" w:rsidRDefault="002E7A74">
      <w:pPr>
        <w:jc w:val="both"/>
        <w:rPr>
          <w:ins w:id="9108" w:author="Orion" w:date="2011-06-29T11:41:00Z"/>
          <w:rFonts w:cs="Times New Roman"/>
        </w:rPr>
        <w:pPrChange w:id="9109" w:author="Orion" w:date="2011-06-26T12:33:00Z">
          <w:pPr/>
        </w:pPrChange>
      </w:pPr>
      <w:ins w:id="9110" w:author="Orion" w:date="2011-06-30T12:14:00Z">
        <w:r w:rsidRPr="00020020">
          <w:rPr>
            <w:rFonts w:cs="Times New Roman"/>
            <w:noProof/>
            <w:lang w:eastAsia="es-ES" w:bidi="ar-SA"/>
          </w:rPr>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9111" w:author="Orion" w:date="2011-06-29T10:57:00Z"/>
          <w:rFonts w:cs="Times New Roman"/>
        </w:rPr>
        <w:pPrChange w:id="9112" w:author="Orion" w:date="2011-06-29T11:41:00Z">
          <w:pPr/>
        </w:pPrChange>
      </w:pPr>
      <w:bookmarkStart w:id="9113" w:name="_Toc299483465"/>
      <w:bookmarkStart w:id="9114" w:name="_Ref297111036"/>
      <w:r>
        <w:t>Figura</w:t>
      </w:r>
      <w:ins w:id="9115" w:author="Orion" w:date="2011-06-29T11:41:00Z">
        <w:del w:id="9116" w:author="IO" w:date="2011-07-22T13:09:00Z">
          <w:r w:rsidR="00E260BA" w:rsidDel="006B1111">
            <w:delText>Ilustración</w:delText>
          </w:r>
        </w:del>
        <w:r w:rsidR="00E260BA">
          <w:t xml:space="preserve"> </w:t>
        </w:r>
      </w:ins>
      <w:ins w:id="9117" w:author="IO" w:date="2011-07-22T13:09:00Z">
        <w:r>
          <w:fldChar w:fldCharType="begin"/>
        </w:r>
        <w:r>
          <w:instrText xml:space="preserve"> SEQ Figura \* ARABIC </w:instrText>
        </w:r>
      </w:ins>
      <w:r>
        <w:fldChar w:fldCharType="separate"/>
      </w:r>
      <w:ins w:id="9118" w:author="Orion" w:date="2011-07-26T22:30:00Z">
        <w:r w:rsidR="00503590">
          <w:rPr>
            <w:noProof/>
          </w:rPr>
          <w:t>41</w:t>
        </w:r>
      </w:ins>
      <w:bookmarkEnd w:id="9113"/>
      <w:ins w:id="9119" w:author="IO" w:date="2011-07-22T13:16:00Z">
        <w:del w:id="9120" w:author="Orion" w:date="2011-07-24T21:36:00Z">
          <w:r w:rsidR="00416FF6" w:rsidDel="00587D28">
            <w:rPr>
              <w:noProof/>
            </w:rPr>
            <w:delText>40</w:delText>
          </w:r>
        </w:del>
      </w:ins>
      <w:ins w:id="9121" w:author="IO" w:date="2011-07-22T13:09:00Z">
        <w:r>
          <w:fldChar w:fldCharType="end"/>
        </w:r>
      </w:ins>
      <w:ins w:id="9122" w:author="Orion" w:date="2011-06-29T11:41:00Z">
        <w:del w:id="9123" w:author="IO" w:date="2011-07-22T13:09:00Z">
          <w:r w:rsidR="00E260BA" w:rsidDel="006B1111">
            <w:fldChar w:fldCharType="begin"/>
          </w:r>
          <w:r w:rsidR="00E260BA" w:rsidDel="006B1111">
            <w:delInstrText xml:space="preserve"> SEQ Ilustración \* ARABIC </w:delInstrText>
          </w:r>
        </w:del>
      </w:ins>
      <w:del w:id="9124" w:author="IO" w:date="2011-07-22T13:09:00Z">
        <w:r w:rsidR="00E260BA" w:rsidDel="006B1111">
          <w:fldChar w:fldCharType="end"/>
        </w:r>
      </w:del>
      <w:bookmarkEnd w:id="9114"/>
    </w:p>
    <w:p w14:paraId="62B7E388" w14:textId="77777777" w:rsidR="00722FBD" w:rsidRDefault="00722FBD">
      <w:pPr>
        <w:jc w:val="both"/>
        <w:rPr>
          <w:ins w:id="9125" w:author="Orion" w:date="2011-06-29T11:44:00Z"/>
          <w:rFonts w:cs="Times New Roman"/>
        </w:rPr>
        <w:pPrChange w:id="9126" w:author="Orion" w:date="2011-06-29T11:44:00Z">
          <w:pPr/>
        </w:pPrChange>
      </w:pPr>
    </w:p>
    <w:p w14:paraId="0143D6C4" w14:textId="77777777" w:rsidR="00722FBD" w:rsidRPr="00766D5E" w:rsidRDefault="00722FBD">
      <w:pPr>
        <w:jc w:val="both"/>
        <w:rPr>
          <w:ins w:id="9127" w:author="Orion" w:date="2011-06-29T11:44:00Z"/>
          <w:rFonts w:cs="Times New Roman"/>
        </w:rPr>
        <w:pPrChange w:id="9128"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9129" w:author="Orion" w:date="2011-06-30T16:53:00Z"/>
          <w:i/>
          <w:rPrChange w:id="9130" w:author="IO" w:date="2011-07-22T12:30:00Z">
            <w:rPr>
              <w:ins w:id="9131" w:author="Orion" w:date="2011-06-30T16:53:00Z"/>
              <w:rFonts w:cs="Times New Roman"/>
            </w:rPr>
          </w:rPrChange>
        </w:rPr>
        <w:pPrChange w:id="9132" w:author="IO" w:date="2011-07-22T12:30:00Z">
          <w:pPr/>
        </w:pPrChange>
      </w:pPr>
      <w:ins w:id="9133" w:author="Orion" w:date="2011-06-29T11:43:00Z">
        <w:r w:rsidRPr="00441066">
          <w:rPr>
            <w:i/>
            <w:rPrChange w:id="9134" w:author="IO" w:date="2011-07-22T12:30:00Z">
              <w:rPr>
                <w:rFonts w:cs="Times New Roman"/>
              </w:rPr>
            </w:rPrChange>
          </w:rPr>
          <w:t>Pilotos con poco estr</w:t>
        </w:r>
      </w:ins>
      <w:ins w:id="9135" w:author="Orion" w:date="2011-06-29T11:44:00Z">
        <w:r w:rsidRPr="00441066">
          <w:rPr>
            <w:i/>
            <w:rPrChange w:id="9136" w:author="IO" w:date="2011-07-22T12:30:00Z">
              <w:rPr>
                <w:rFonts w:cs="Times New Roman"/>
              </w:rPr>
            </w:rPrChange>
          </w:rPr>
          <w:t>és y poca fatiga, y alto grado de experiencia.</w:t>
        </w:r>
      </w:ins>
      <w:ins w:id="9137" w:author="Orion" w:date="2011-06-30T16:55:00Z">
        <w:r w:rsidR="0035485D" w:rsidRPr="00441066">
          <w:rPr>
            <w:i/>
            <w:rPrChange w:id="9138" w:author="IO" w:date="2011-07-22T12:30:00Z">
              <w:rPr>
                <w:rFonts w:cs="Times New Roman"/>
              </w:rPr>
            </w:rPrChange>
          </w:rPr>
          <w:t xml:space="preserve"> Como puede verse en el siguiente grupo de imágenes en este caso</w:t>
        </w:r>
      </w:ins>
      <w:ins w:id="9139" w:author="Orion" w:date="2011-06-30T16:51:00Z">
        <w:r w:rsidR="0035485D" w:rsidRPr="00441066">
          <w:rPr>
            <w:i/>
            <w:rPrChange w:id="9140" w:author="IO" w:date="2011-07-22T12:30:00Z">
              <w:rPr>
                <w:rFonts w:cs="Times New Roman"/>
              </w:rPr>
            </w:rPrChange>
          </w:rPr>
          <w:t xml:space="preserve"> los pilotos tardan relativamente poco en establecer el rumbo correcto hacia su aeropuerto de destino. </w:t>
        </w:r>
      </w:ins>
      <w:ins w:id="9141" w:author="Orion" w:date="2011-06-30T16:52:00Z">
        <w:r w:rsidR="0035485D" w:rsidRPr="00441066">
          <w:rPr>
            <w:i/>
            <w:rPrChange w:id="9142" w:author="IO" w:date="2011-07-22T12:30:00Z">
              <w:rPr>
                <w:rFonts w:cs="Times New Roman"/>
              </w:rPr>
            </w:rPrChange>
          </w:rPr>
          <w:t xml:space="preserve">Aunque al principio durante unos instantes tendrán alto riesgo de colisión con los </w:t>
        </w:r>
      </w:ins>
      <w:ins w:id="9143" w:author="Orion" w:date="2011-06-30T16:53:00Z">
        <w:r w:rsidR="0035485D" w:rsidRPr="00441066">
          <w:rPr>
            <w:i/>
            <w:rPrChange w:id="9144" w:author="IO" w:date="2011-07-22T12:30:00Z">
              <w:rPr>
                <w:rFonts w:cs="Times New Roman"/>
              </w:rPr>
            </w:rPrChange>
          </w:rPr>
          <w:t xml:space="preserve">aviones que hayan salido del mismo aeropuerto con poca diferencia de tiempo, no tardarán en recibir y acatar la orden de los controladores </w:t>
        </w:r>
      </w:ins>
      <w:ins w:id="9145" w:author="Orion" w:date="2011-06-30T16:56:00Z">
        <w:r w:rsidR="0035485D" w:rsidRPr="00441066">
          <w:rPr>
            <w:i/>
            <w:rPrChange w:id="9146" w:author="IO" w:date="2011-07-22T12:30:00Z">
              <w:rPr>
                <w:rFonts w:cs="Times New Roman"/>
              </w:rPr>
            </w:rPrChange>
          </w:rPr>
          <w:t>de</w:t>
        </w:r>
      </w:ins>
      <w:ins w:id="9147" w:author="Orion" w:date="2011-06-30T16:53:00Z">
        <w:r w:rsidR="0035485D" w:rsidRPr="00441066">
          <w:rPr>
            <w:i/>
            <w:rPrChange w:id="9148" w:author="IO" w:date="2011-07-22T12:30:00Z">
              <w:rPr>
                <w:rFonts w:cs="Times New Roman"/>
              </w:rPr>
            </w:rPrChange>
          </w:rPr>
          <w:t xml:space="preserve"> </w:t>
        </w:r>
      </w:ins>
      <w:ins w:id="9149" w:author="Orion" w:date="2011-06-30T16:56:00Z">
        <w:r w:rsidR="0035485D" w:rsidRPr="00441066">
          <w:rPr>
            <w:i/>
            <w:rPrChange w:id="9150" w:author="IO" w:date="2011-07-22T12:30:00Z">
              <w:rPr>
                <w:rFonts w:cs="Times New Roman"/>
              </w:rPr>
            </w:rPrChange>
          </w:rPr>
          <w:t>cambiar</w:t>
        </w:r>
      </w:ins>
      <w:ins w:id="9151" w:author="Orion" w:date="2011-06-30T16:53:00Z">
        <w:r w:rsidR="0035485D" w:rsidRPr="00441066">
          <w:rPr>
            <w:i/>
            <w:rPrChange w:id="9152" w:author="IO" w:date="2011-07-22T12:30:00Z">
              <w:rPr>
                <w:rFonts w:cs="Times New Roman"/>
              </w:rPr>
            </w:rPrChange>
          </w:rPr>
          <w:t xml:space="preserve"> su altura y velocidad </w:t>
        </w:r>
      </w:ins>
      <w:ins w:id="9153" w:author="Orion" w:date="2011-06-30T16:56:00Z">
        <w:r w:rsidR="0035485D" w:rsidRPr="00441066">
          <w:rPr>
            <w:i/>
            <w:rPrChange w:id="9154" w:author="IO" w:date="2011-07-22T12:30:00Z">
              <w:rPr>
                <w:rFonts w:cs="Times New Roman"/>
              </w:rPr>
            </w:rPrChange>
          </w:rPr>
          <w:t>reduciendo</w:t>
        </w:r>
      </w:ins>
      <w:ins w:id="9155" w:author="Orion" w:date="2011-06-30T16:57:00Z">
        <w:r w:rsidR="00753B7A" w:rsidRPr="00441066">
          <w:rPr>
            <w:i/>
            <w:rPrChange w:id="9156" w:author="IO" w:date="2011-07-22T12:30:00Z">
              <w:rPr>
                <w:rFonts w:cs="Times New Roman"/>
              </w:rPr>
            </w:rPrChange>
          </w:rPr>
          <w:t xml:space="preserve"> de este modo dicho</w:t>
        </w:r>
      </w:ins>
      <w:ins w:id="9157" w:author="Orion" w:date="2011-06-30T16:53:00Z">
        <w:r w:rsidR="0035485D" w:rsidRPr="00441066">
          <w:rPr>
            <w:i/>
            <w:rPrChange w:id="9158" w:author="IO" w:date="2011-07-22T12:30:00Z">
              <w:rPr>
                <w:rFonts w:cs="Times New Roman"/>
              </w:rPr>
            </w:rPrChange>
          </w:rPr>
          <w:t xml:space="preserve"> riesgo.</w:t>
        </w:r>
      </w:ins>
    </w:p>
    <w:p w14:paraId="392769E3" w14:textId="77777777" w:rsidR="0035485D" w:rsidRPr="0035485D" w:rsidRDefault="0035485D">
      <w:pPr>
        <w:ind w:left="360"/>
        <w:jc w:val="both"/>
        <w:rPr>
          <w:ins w:id="9159" w:author="Orion" w:date="2011-06-29T10:57:00Z"/>
          <w:rFonts w:cs="Times New Roman"/>
        </w:rPr>
        <w:pPrChange w:id="9160" w:author="Orion" w:date="2011-06-30T16:53:00Z">
          <w:pPr/>
        </w:pPrChange>
      </w:pPr>
    </w:p>
    <w:p w14:paraId="7AACE362" w14:textId="4A9B2C14" w:rsidR="00394A51" w:rsidRDefault="00E84CCE">
      <w:pPr>
        <w:jc w:val="both"/>
        <w:rPr>
          <w:ins w:id="9161" w:author="Orion" w:date="2011-06-30T16:58:00Z"/>
          <w:rFonts w:cs="Times New Roman"/>
        </w:rPr>
        <w:pPrChange w:id="9162" w:author="Orion" w:date="2011-06-26T12:33:00Z">
          <w:pPr/>
        </w:pPrChange>
      </w:pPr>
      <w:ins w:id="9163" w:author="Orion" w:date="2011-06-29T12:15:00Z">
        <w:r w:rsidRPr="00020020">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9164" w:author="Orion" w:date="2011-06-29T10:59:00Z"/>
          <w:rFonts w:cs="Times New Roman"/>
        </w:rPr>
        <w:pPrChange w:id="9165" w:author="Orion" w:date="2011-06-30T16:58:00Z">
          <w:pPr/>
        </w:pPrChange>
      </w:pPr>
      <w:bookmarkStart w:id="9166" w:name="_Toc299483466"/>
      <w:bookmarkStart w:id="9167" w:name="_Ref297216788"/>
      <w:r>
        <w:t>Figura</w:t>
      </w:r>
      <w:ins w:id="9168" w:author="Orion" w:date="2011-06-30T16:58:00Z">
        <w:del w:id="9169" w:author="IO" w:date="2011-07-22T13:09:00Z">
          <w:r w:rsidR="001632CA" w:rsidDel="006B1111">
            <w:delText>Ilustración</w:delText>
          </w:r>
        </w:del>
        <w:r w:rsidR="001632CA">
          <w:t xml:space="preserve"> </w:t>
        </w:r>
      </w:ins>
      <w:ins w:id="9170" w:author="IO" w:date="2011-07-22T13:09:00Z">
        <w:r>
          <w:fldChar w:fldCharType="begin"/>
        </w:r>
        <w:r>
          <w:instrText xml:space="preserve"> SEQ Figura \* ARABIC </w:instrText>
        </w:r>
      </w:ins>
      <w:r>
        <w:fldChar w:fldCharType="separate"/>
      </w:r>
      <w:ins w:id="9171" w:author="Orion" w:date="2011-07-26T22:30:00Z">
        <w:r w:rsidR="00503590">
          <w:rPr>
            <w:noProof/>
          </w:rPr>
          <w:t>42</w:t>
        </w:r>
      </w:ins>
      <w:bookmarkEnd w:id="9166"/>
      <w:ins w:id="9172" w:author="IO" w:date="2011-07-22T13:16:00Z">
        <w:del w:id="9173" w:author="Orion" w:date="2011-07-24T21:36:00Z">
          <w:r w:rsidR="00416FF6" w:rsidDel="00587D28">
            <w:rPr>
              <w:noProof/>
            </w:rPr>
            <w:delText>41</w:delText>
          </w:r>
        </w:del>
      </w:ins>
      <w:ins w:id="9174" w:author="IO" w:date="2011-07-22T13:09:00Z">
        <w:r>
          <w:fldChar w:fldCharType="end"/>
        </w:r>
      </w:ins>
      <w:ins w:id="9175" w:author="Orion" w:date="2011-06-30T16:58:00Z">
        <w:del w:id="9176" w:author="IO" w:date="2011-07-22T13:09:00Z">
          <w:r w:rsidR="001632CA" w:rsidDel="006B1111">
            <w:fldChar w:fldCharType="begin"/>
          </w:r>
          <w:r w:rsidR="001632CA" w:rsidDel="006B1111">
            <w:delInstrText xml:space="preserve"> SEQ Ilustración \* ARABIC </w:delInstrText>
          </w:r>
        </w:del>
      </w:ins>
      <w:del w:id="9177" w:author="IO" w:date="2011-07-22T13:09:00Z">
        <w:r w:rsidR="001632CA" w:rsidDel="006B1111">
          <w:fldChar w:fldCharType="end"/>
        </w:r>
      </w:del>
      <w:bookmarkEnd w:id="9167"/>
    </w:p>
    <w:p w14:paraId="559C28D3" w14:textId="3C92E2EA" w:rsidR="00394A51" w:rsidRDefault="001632CA">
      <w:pPr>
        <w:jc w:val="both"/>
        <w:rPr>
          <w:ins w:id="9178" w:author="Orion" w:date="2011-06-30T16:59:00Z"/>
          <w:rFonts w:cs="Times New Roman"/>
        </w:rPr>
        <w:pPrChange w:id="9179" w:author="Orion" w:date="2011-06-26T12:33:00Z">
          <w:pPr/>
        </w:pPrChange>
      </w:pPr>
      <w:ins w:id="9180" w:author="Orion" w:date="2011-06-30T16:59:00Z">
        <w:r>
          <w:rPr>
            <w:rFonts w:cs="Times New Roman"/>
          </w:rPr>
          <w:t>Esta imagen (</w:t>
        </w:r>
      </w:ins>
      <w:ins w:id="9181"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9182" w:author="Orion" w:date="2011-07-26T22:30:00Z">
        <w:r w:rsidR="00503590">
          <w:t xml:space="preserve">Figura </w:t>
        </w:r>
        <w:r w:rsidR="00503590">
          <w:rPr>
            <w:noProof/>
          </w:rPr>
          <w:t>42</w:t>
        </w:r>
      </w:ins>
      <w:ins w:id="9183" w:author="Orion" w:date="2011-06-30T17:04:00Z">
        <w:r w:rsidR="00C44607">
          <w:rPr>
            <w:rFonts w:cs="Times New Roman"/>
          </w:rPr>
          <w:fldChar w:fldCharType="end"/>
        </w:r>
      </w:ins>
      <w:ins w:id="9184" w:author="Orion" w:date="2011-06-30T16:59:00Z">
        <w:r>
          <w:rPr>
            <w:rFonts w:cs="Times New Roman"/>
          </w:rPr>
          <w:t>) es un claro ejemplo de como un avión sale de una zona de conflicto durante un breve instante de tiempo y vuelve a entrar en otra zona de riesgo poco tiempo despu</w:t>
        </w:r>
      </w:ins>
      <w:ins w:id="9185"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9186" w:author="Orion" w:date="2011-06-30T17:05:00Z">
        <w:r w:rsidR="002E790F">
          <w:rPr>
            <w:rFonts w:cs="Times New Roman"/>
          </w:rPr>
          <w:t>posteriormente pasan a estar</w:t>
        </w:r>
      </w:ins>
      <w:ins w:id="9187" w:author="Orion" w:date="2011-06-30T17:00:00Z">
        <w:r>
          <w:rPr>
            <w:rFonts w:cs="Times New Roman"/>
          </w:rPr>
          <w:t xml:space="preserve"> </w:t>
        </w:r>
      </w:ins>
      <w:ins w:id="9188" w:author="Orion" w:date="2011-06-30T17:01:00Z">
        <w:r>
          <w:rPr>
            <w:rFonts w:cs="Times New Roman"/>
          </w:rPr>
          <w:t>durante un tiempo libres de conflicto</w:t>
        </w:r>
      </w:ins>
      <w:ins w:id="9189" w:author="Orion" w:date="2011-06-30T17:05:00Z">
        <w:r w:rsidR="002E790F">
          <w:rPr>
            <w:rFonts w:cs="Times New Roman"/>
          </w:rPr>
          <w:t xml:space="preserve">. </w:t>
        </w:r>
        <w:r w:rsidR="00020E73">
          <w:rPr>
            <w:rFonts w:cs="Times New Roman"/>
          </w:rPr>
          <w:t>Dicho proceso</w:t>
        </w:r>
      </w:ins>
      <w:ins w:id="9190" w:author="Orion" w:date="2011-06-30T17:01:00Z">
        <w:r>
          <w:rPr>
            <w:rFonts w:cs="Times New Roman"/>
          </w:rPr>
          <w:t xml:space="preserve"> puede observarse viendo que la ruta vuelve a ser de color blanco lo que indica que se </w:t>
        </w:r>
      </w:ins>
      <w:ins w:id="9191" w:author="Orion" w:date="2011-06-30T17:02:00Z">
        <w:r>
          <w:rPr>
            <w:rFonts w:cs="Times New Roman"/>
          </w:rPr>
          <w:t>está</w:t>
        </w:r>
      </w:ins>
      <w:ins w:id="9192" w:author="Orion" w:date="2011-06-30T17:01:00Z">
        <w:r>
          <w:rPr>
            <w:rFonts w:cs="Times New Roman"/>
          </w:rPr>
          <w:t xml:space="preserve"> volando de nuevo a la altura de crucero</w:t>
        </w:r>
      </w:ins>
      <w:ins w:id="9193" w:author="Orion" w:date="2011-06-30T17:02:00Z">
        <w:r>
          <w:rPr>
            <w:rFonts w:cs="Times New Roman"/>
          </w:rPr>
          <w:t xml:space="preserve">. Pero esto no se mantiene durante mucho tiempo (menos para los </w:t>
        </w:r>
      </w:ins>
      <w:ins w:id="9194" w:author="Orion" w:date="2011-06-30T17:03:00Z">
        <w:r>
          <w:rPr>
            <w:rFonts w:cs="Times New Roman"/>
          </w:rPr>
          <w:t xml:space="preserve">aviones que salieron de Barajas) puesto que se vuelven a encontrar con otras aeronaves que vuelan en sentido contrario y tienen, por tanto, que modificar su altura </w:t>
        </w:r>
      </w:ins>
      <w:ins w:id="9195" w:author="Orion" w:date="2011-06-30T17:06:00Z">
        <w:r w:rsidR="0025314A">
          <w:rPr>
            <w:rFonts w:cs="Times New Roman"/>
          </w:rPr>
          <w:t>y velocidad</w:t>
        </w:r>
      </w:ins>
      <w:ins w:id="9196" w:author="Orion" w:date="2011-06-30T17:03:00Z">
        <w:r>
          <w:rPr>
            <w:rFonts w:cs="Times New Roman"/>
          </w:rPr>
          <w:t xml:space="preserve"> de nuevo.</w:t>
        </w:r>
      </w:ins>
    </w:p>
    <w:p w14:paraId="2FC29E06" w14:textId="77777777" w:rsidR="001632CA" w:rsidRDefault="001632CA">
      <w:pPr>
        <w:jc w:val="both"/>
        <w:rPr>
          <w:ins w:id="9197" w:author="Orion" w:date="2011-06-29T11:00:00Z"/>
          <w:rFonts w:cs="Times New Roman"/>
        </w:rPr>
        <w:pPrChange w:id="9198" w:author="Orion" w:date="2011-06-26T12:33:00Z">
          <w:pPr/>
        </w:pPrChange>
      </w:pPr>
    </w:p>
    <w:p w14:paraId="27918BA1" w14:textId="3595F16E" w:rsidR="00394A51" w:rsidRDefault="00E84CCE">
      <w:pPr>
        <w:jc w:val="both"/>
        <w:rPr>
          <w:ins w:id="9199" w:author="Orion" w:date="2011-06-30T17:06:00Z"/>
          <w:rFonts w:cs="Times New Roman"/>
        </w:rPr>
        <w:pPrChange w:id="9200" w:author="Orion" w:date="2011-06-26T12:33:00Z">
          <w:pPr/>
        </w:pPrChange>
      </w:pPr>
      <w:ins w:id="9201" w:author="Orion" w:date="2011-06-29T12:16:00Z">
        <w:r w:rsidRPr="00020020">
          <w:rPr>
            <w:rFonts w:cs="Times New Roman"/>
            <w:noProof/>
            <w:lang w:eastAsia="es-ES" w:bidi="ar-SA"/>
          </w:rPr>
          <w:drawing>
            <wp:inline distT="0" distB="0" distL="0" distR="0" wp14:anchorId="7C52EB69" wp14:editId="3C347664">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9202" w:author="Orion" w:date="2011-06-29T11:00:00Z"/>
          <w:rFonts w:cs="Times New Roman"/>
        </w:rPr>
        <w:pPrChange w:id="9203" w:author="Orion" w:date="2011-06-30T17:06:00Z">
          <w:pPr/>
        </w:pPrChange>
      </w:pPr>
      <w:bookmarkStart w:id="9204" w:name="_Toc299483467"/>
      <w:bookmarkStart w:id="9205" w:name="_Ref297217016"/>
      <w:r>
        <w:lastRenderedPageBreak/>
        <w:t>Figura</w:t>
      </w:r>
      <w:ins w:id="9206" w:author="Orion" w:date="2011-06-30T17:06:00Z">
        <w:del w:id="9207" w:author="IO" w:date="2011-07-22T13:09:00Z">
          <w:r w:rsidR="00C2057C" w:rsidDel="006B1111">
            <w:delText>Ilustración</w:delText>
          </w:r>
        </w:del>
        <w:r w:rsidR="00C2057C">
          <w:t xml:space="preserve"> </w:t>
        </w:r>
      </w:ins>
      <w:ins w:id="9208" w:author="IO" w:date="2011-07-22T13:09:00Z">
        <w:r>
          <w:fldChar w:fldCharType="begin"/>
        </w:r>
        <w:r>
          <w:instrText xml:space="preserve"> SEQ Figura \* ARABIC </w:instrText>
        </w:r>
      </w:ins>
      <w:r>
        <w:fldChar w:fldCharType="separate"/>
      </w:r>
      <w:ins w:id="9209" w:author="Orion" w:date="2011-07-26T22:30:00Z">
        <w:r w:rsidR="00503590">
          <w:rPr>
            <w:noProof/>
          </w:rPr>
          <w:t>43</w:t>
        </w:r>
      </w:ins>
      <w:bookmarkEnd w:id="9204"/>
      <w:ins w:id="9210" w:author="IO" w:date="2011-07-22T13:16:00Z">
        <w:del w:id="9211" w:author="Orion" w:date="2011-07-24T21:36:00Z">
          <w:r w:rsidR="00416FF6" w:rsidDel="00587D28">
            <w:rPr>
              <w:noProof/>
            </w:rPr>
            <w:delText>42</w:delText>
          </w:r>
        </w:del>
      </w:ins>
      <w:ins w:id="9212" w:author="IO" w:date="2011-07-22T13:09:00Z">
        <w:r>
          <w:fldChar w:fldCharType="end"/>
        </w:r>
      </w:ins>
      <w:ins w:id="9213" w:author="Orion" w:date="2011-06-30T17:06:00Z">
        <w:del w:id="9214" w:author="IO" w:date="2011-07-22T13:09:00Z">
          <w:r w:rsidR="00C2057C" w:rsidDel="006B1111">
            <w:fldChar w:fldCharType="begin"/>
          </w:r>
          <w:r w:rsidR="00C2057C" w:rsidDel="006B1111">
            <w:delInstrText xml:space="preserve"> SEQ Ilustración \* ARABIC </w:delInstrText>
          </w:r>
        </w:del>
      </w:ins>
      <w:del w:id="9215" w:author="IO" w:date="2011-07-22T13:09:00Z">
        <w:r w:rsidR="00C2057C" w:rsidDel="006B1111">
          <w:fldChar w:fldCharType="end"/>
        </w:r>
      </w:del>
      <w:bookmarkEnd w:id="9205"/>
    </w:p>
    <w:p w14:paraId="15A65A4F" w14:textId="0E893059" w:rsidR="00394A51" w:rsidRDefault="00C2057C">
      <w:pPr>
        <w:jc w:val="both"/>
        <w:rPr>
          <w:ins w:id="9216" w:author="Orion" w:date="2011-07-11T12:23:00Z"/>
          <w:rFonts w:cs="Times New Roman"/>
        </w:rPr>
        <w:pPrChange w:id="9217" w:author="Orion" w:date="2011-06-26T12:33:00Z">
          <w:pPr/>
        </w:pPrChange>
      </w:pPr>
      <w:ins w:id="9218" w:author="Orion" w:date="2011-06-30T17:07:00Z">
        <w:r>
          <w:rPr>
            <w:rFonts w:cs="Times New Roman"/>
          </w:rPr>
          <w:t>En esta imagen (</w:t>
        </w:r>
      </w:ins>
      <w:ins w:id="9219"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9220" w:author="Orion" w:date="2011-07-26T22:30:00Z">
        <w:r w:rsidR="00503590">
          <w:t xml:space="preserve">Figura </w:t>
        </w:r>
        <w:r w:rsidR="00503590">
          <w:rPr>
            <w:noProof/>
          </w:rPr>
          <w:t>43</w:t>
        </w:r>
      </w:ins>
      <w:ins w:id="9221" w:author="Orion" w:date="2011-06-30T17:08:00Z">
        <w:r>
          <w:rPr>
            <w:rFonts w:cs="Times New Roman"/>
          </w:rPr>
          <w:fldChar w:fldCharType="end"/>
        </w:r>
      </w:ins>
      <w:ins w:id="9222"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9223" w:author="Orion" w:date="2011-07-11T12:25:00Z"/>
          <w:rFonts w:cs="Times New Roman"/>
        </w:rPr>
        <w:pPrChange w:id="9224" w:author="Orion" w:date="2011-06-26T12:33:00Z">
          <w:pPr/>
        </w:pPrChange>
      </w:pPr>
    </w:p>
    <w:p w14:paraId="416DA25C" w14:textId="77777777" w:rsidR="004527AA" w:rsidRDefault="004527AA" w:rsidP="004527AA">
      <w:pPr>
        <w:jc w:val="both"/>
        <w:rPr>
          <w:ins w:id="9225" w:author="Orion" w:date="2011-07-11T12:25:00Z"/>
          <w:rFonts w:cs="Times New Roman"/>
        </w:rPr>
      </w:pPr>
    </w:p>
    <w:p w14:paraId="25FA8940" w14:textId="554A7D38" w:rsidR="004527AA" w:rsidRPr="008A1F38" w:rsidRDefault="004527AA">
      <w:pPr>
        <w:pStyle w:val="Heading1"/>
        <w:numPr>
          <w:ilvl w:val="2"/>
          <w:numId w:val="40"/>
        </w:numPr>
        <w:rPr>
          <w:ins w:id="9226" w:author="Orion" w:date="2011-07-11T12:25:00Z"/>
          <w:sz w:val="36"/>
          <w:szCs w:val="52"/>
          <w:rPrChange w:id="9227" w:author="IO" w:date="2011-07-22T11:54:00Z">
            <w:rPr>
              <w:ins w:id="9228" w:author="Orion" w:date="2011-07-11T12:25:00Z"/>
              <w:rFonts w:cs="Times New Roman"/>
            </w:rPr>
          </w:rPrChange>
        </w:rPr>
        <w:pPrChange w:id="9229" w:author="IO" w:date="2011-07-22T11:54:00Z">
          <w:pPr>
            <w:pStyle w:val="Subtitle"/>
          </w:pPr>
        </w:pPrChange>
      </w:pPr>
      <w:ins w:id="9230" w:author="Orion" w:date="2011-07-11T12:25:00Z">
        <w:del w:id="9231" w:author="IO" w:date="2011-07-22T14:50:00Z">
          <w:r w:rsidRPr="008A1F38" w:rsidDel="00EA40AF">
            <w:rPr>
              <w:b w:val="0"/>
              <w:sz w:val="36"/>
              <w:szCs w:val="52"/>
              <w:rPrChange w:id="9232" w:author="IO" w:date="2011-07-22T11:54:00Z">
                <w:rPr>
                  <w:b/>
                  <w:bCs/>
                  <w:i w:val="0"/>
                  <w:iCs w:val="0"/>
                </w:rPr>
              </w:rPrChange>
            </w:rPr>
            <w:delText>Caso con v</w:delText>
          </w:r>
        </w:del>
      </w:ins>
      <w:bookmarkStart w:id="9233" w:name="_Toc299463909"/>
      <w:ins w:id="9234" w:author="IO" w:date="2011-07-22T14:50:00Z">
        <w:r w:rsidR="00EA40AF">
          <w:rPr>
            <w:b w:val="0"/>
            <w:sz w:val="36"/>
            <w:szCs w:val="52"/>
          </w:rPr>
          <w:t>V</w:t>
        </w:r>
      </w:ins>
      <w:ins w:id="9235" w:author="Orion" w:date="2011-07-11T12:25:00Z">
        <w:r w:rsidRPr="008A1F38">
          <w:rPr>
            <w:b w:val="0"/>
            <w:sz w:val="36"/>
            <w:szCs w:val="52"/>
            <w:rPrChange w:id="9236" w:author="IO" w:date="2011-07-22T11:54:00Z">
              <w:rPr>
                <w:b/>
                <w:bCs/>
                <w:i w:val="0"/>
                <w:iCs w:val="0"/>
              </w:rPr>
            </w:rPrChange>
          </w:rPr>
          <w:t xml:space="preserve">arios </w:t>
        </w:r>
        <w:del w:id="9237" w:author="IO" w:date="2011-07-22T14:50:00Z">
          <w:r w:rsidRPr="008A1F38" w:rsidDel="00EA40AF">
            <w:rPr>
              <w:b w:val="0"/>
              <w:sz w:val="36"/>
              <w:szCs w:val="52"/>
              <w:rPrChange w:id="9238" w:author="IO" w:date="2011-07-22T11:54:00Z">
                <w:rPr>
                  <w:b/>
                  <w:bCs/>
                  <w:i w:val="0"/>
                  <w:iCs w:val="0"/>
                </w:rPr>
              </w:rPrChange>
            </w:rPr>
            <w:delText xml:space="preserve"> </w:delText>
          </w:r>
        </w:del>
        <w:r w:rsidRPr="008A1F38">
          <w:rPr>
            <w:b w:val="0"/>
            <w:sz w:val="36"/>
            <w:szCs w:val="52"/>
            <w:rPrChange w:id="9239" w:author="IO" w:date="2011-07-22T11:54:00Z">
              <w:rPr>
                <w:b/>
                <w:bCs/>
                <w:i w:val="0"/>
                <w:iCs w:val="0"/>
              </w:rPr>
            </w:rPrChange>
          </w:rPr>
          <w:t xml:space="preserve">aviones con </w:t>
        </w:r>
        <w:del w:id="9240" w:author="IO" w:date="2011-07-22T14:50:00Z">
          <w:r w:rsidRPr="008A1F38" w:rsidDel="00EA40AF">
            <w:rPr>
              <w:b w:val="0"/>
              <w:sz w:val="36"/>
              <w:szCs w:val="52"/>
              <w:rPrChange w:id="9241" w:author="IO" w:date="2011-07-22T11:54:00Z">
                <w:rPr>
                  <w:b/>
                  <w:bCs/>
                  <w:i w:val="0"/>
                  <w:iCs w:val="0"/>
                </w:rPr>
              </w:rPrChange>
            </w:rPr>
            <w:delText>waypoints</w:delText>
          </w:r>
        </w:del>
      </w:ins>
      <w:ins w:id="9242" w:author="IO" w:date="2011-07-22T14:50:00Z">
        <w:r w:rsidR="00EA40AF">
          <w:rPr>
            <w:b w:val="0"/>
            <w:sz w:val="36"/>
            <w:szCs w:val="52"/>
          </w:rPr>
          <w:t>puntos de paso</w:t>
        </w:r>
      </w:ins>
      <w:bookmarkEnd w:id="9233"/>
    </w:p>
    <w:p w14:paraId="1CE34706" w14:textId="21FD7713" w:rsidR="004527AA" w:rsidRDefault="00160B23">
      <w:pPr>
        <w:jc w:val="both"/>
        <w:rPr>
          <w:ins w:id="9243" w:author="Orion" w:date="2011-07-11T12:22:00Z"/>
          <w:rFonts w:cs="Times New Roman"/>
        </w:rPr>
        <w:pPrChange w:id="9244" w:author="Orion" w:date="2011-06-26T12:33:00Z">
          <w:pPr/>
        </w:pPrChange>
      </w:pPr>
      <w:ins w:id="9245" w:author="Orion" w:date="2011-07-11T12:38:00Z">
        <w:r>
          <w:rPr>
            <w:rFonts w:cs="Times New Roman"/>
          </w:rPr>
          <w:t>Por último vamos a mostrar un caso de prueba donde se combinar</w:t>
        </w:r>
      </w:ins>
      <w:ins w:id="9246" w:author="Orion" w:date="2011-07-11T12:39:00Z">
        <w:r>
          <w:rPr>
            <w:rFonts w:cs="Times New Roman"/>
          </w:rPr>
          <w:t>á varios tipos de comportamientos de piloto</w:t>
        </w:r>
        <w:r w:rsidR="00711D6D">
          <w:rPr>
            <w:rFonts w:cs="Times New Roman"/>
          </w:rPr>
          <w:t>s</w:t>
        </w:r>
        <w:r>
          <w:rPr>
            <w:rFonts w:cs="Times New Roman"/>
          </w:rPr>
          <w:t xml:space="preserve"> par</w:t>
        </w:r>
      </w:ins>
      <w:ins w:id="9247" w:author="Orion" w:date="2011-07-11T12:40:00Z">
        <w:r>
          <w:rPr>
            <w:rFonts w:cs="Times New Roman"/>
          </w:rPr>
          <w:t xml:space="preserve">a </w:t>
        </w:r>
        <w:r w:rsidR="00711D6D">
          <w:rPr>
            <w:rFonts w:cs="Times New Roman"/>
          </w:rPr>
          <w:t xml:space="preserve">sacar </w:t>
        </w:r>
      </w:ins>
      <w:ins w:id="9248" w:author="Orion" w:date="2011-07-11T12:41:00Z">
        <w:r w:rsidR="00711D6D">
          <w:rPr>
            <w:rFonts w:cs="Times New Roman"/>
          </w:rPr>
          <w:t>algunas conclusiones</w:t>
        </w:r>
      </w:ins>
      <w:ins w:id="9249"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9250" w:author="Orion" w:date="2011-07-11T12:41:00Z"/>
        </w:rPr>
        <w:pPrChange w:id="9251" w:author="IO" w:date="2011-07-22T12:30:00Z">
          <w:pPr/>
        </w:pPrChange>
      </w:pPr>
      <w:ins w:id="9252"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9253" w:author="Orion" w:date="2011-07-11T12:43:00Z"/>
        </w:rPr>
        <w:pPrChange w:id="9254" w:author="IO" w:date="2011-07-22T12:30:00Z">
          <w:pPr/>
        </w:pPrChange>
      </w:pPr>
      <w:ins w:id="9255" w:author="Orion" w:date="2011-07-11T12:42:00Z">
        <w:r w:rsidRPr="00582A13">
          <w:t>Los pilotos de los aviones Plane1 y Plane2 tienen valores de estrés y fatiga elevados y poca experiencia (</w:t>
        </w:r>
      </w:ins>
      <w:ins w:id="9256" w:author="Orion" w:date="2011-07-11T12:44:00Z">
        <w:r w:rsidRPr="00582A13">
          <w:t xml:space="preserve">valores </w:t>
        </w:r>
      </w:ins>
      <w:ins w:id="9257"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9258" w:author="Orion" w:date="2011-07-11T12:44:00Z"/>
        </w:rPr>
        <w:pPrChange w:id="9259" w:author="IO" w:date="2011-07-22T12:30:00Z">
          <w:pPr>
            <w:pStyle w:val="ListParagraph"/>
            <w:numPr>
              <w:numId w:val="38"/>
            </w:numPr>
            <w:ind w:left="1440" w:hanging="360"/>
            <w:jc w:val="both"/>
          </w:pPr>
        </w:pPrChange>
      </w:pPr>
      <w:ins w:id="9260" w:author="Orion" w:date="2011-07-11T12:43:00Z">
        <w:r w:rsidRPr="00582A13">
          <w:t>Los piloto</w:t>
        </w:r>
        <w:r w:rsidR="00044826" w:rsidRPr="00582A13">
          <w:t>s de los aviones Plane2 y Plane</w:t>
        </w:r>
      </w:ins>
      <w:ins w:id="9261" w:author="Orion" w:date="2011-07-11T12:45:00Z">
        <w:r w:rsidR="00044826" w:rsidRPr="00582A13">
          <w:t>3</w:t>
        </w:r>
      </w:ins>
      <w:ins w:id="9262" w:author="Orion" w:date="2011-07-11T12:43:00Z">
        <w:r w:rsidRPr="00582A13">
          <w:t xml:space="preserve"> tienen valores de estrés y fatiga</w:t>
        </w:r>
      </w:ins>
      <w:ins w:id="9263" w:author="Orion" w:date="2011-07-11T12:44:00Z">
        <w:r w:rsidRPr="00582A13">
          <w:t xml:space="preserve"> medios</w:t>
        </w:r>
      </w:ins>
      <w:ins w:id="9264" w:author="Orion" w:date="2011-07-11T12:48:00Z">
        <w:r w:rsidR="00A942E4" w:rsidRPr="00582A13">
          <w:t>,</w:t>
        </w:r>
      </w:ins>
      <w:ins w:id="9265"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9266" w:author="Orion" w:date="2011-07-11T12:49:00Z"/>
        </w:rPr>
        <w:pPrChange w:id="9267" w:author="IO" w:date="2011-07-22T12:30:00Z">
          <w:pPr/>
        </w:pPrChange>
      </w:pPr>
      <w:ins w:id="9268" w:author="Orion" w:date="2011-07-11T12:45:00Z">
        <w:r w:rsidRPr="00582A13">
          <w:t>El resto de pilotos, aviones Plane4 y Plane5, podría</w:t>
        </w:r>
      </w:ins>
      <w:ins w:id="9269" w:author="Orion" w:date="2011-07-11T12:49:00Z">
        <w:r w:rsidR="004D486D" w:rsidRPr="00582A13">
          <w:t>n ser</w:t>
        </w:r>
      </w:ins>
      <w:ins w:id="9270" w:author="Orion" w:date="2011-07-11T12:45:00Z">
        <w:r w:rsidRPr="00582A13">
          <w:t xml:space="preserve"> considera</w:t>
        </w:r>
      </w:ins>
      <w:ins w:id="9271" w:author="Orion" w:date="2011-07-11T12:49:00Z">
        <w:r w:rsidR="004D486D" w:rsidRPr="00582A13">
          <w:t>do</w:t>
        </w:r>
      </w:ins>
      <w:ins w:id="9272" w:author="Orion" w:date="2011-07-11T12:45:00Z">
        <w:r w:rsidRPr="00582A13">
          <w:t>s como UAVs puesto que tienen valores de estrés y fatiga 0</w:t>
        </w:r>
      </w:ins>
      <w:ins w:id="9273" w:author="Orion" w:date="2011-07-11T12:46:00Z">
        <w:r w:rsidRPr="00582A13">
          <w:t>%</w:t>
        </w:r>
      </w:ins>
      <w:ins w:id="9274" w:author="Orion" w:date="2011-07-11T12:45:00Z">
        <w:r w:rsidRPr="00582A13">
          <w:t xml:space="preserve">, </w:t>
        </w:r>
      </w:ins>
      <w:ins w:id="9275" w:author="Orion" w:date="2011-07-11T12:49:00Z">
        <w:r w:rsidR="00150D89" w:rsidRPr="00582A13">
          <w:t>los cuales</w:t>
        </w:r>
      </w:ins>
      <w:ins w:id="9276" w:author="Orion" w:date="2011-07-11T12:46:00Z">
        <w:r w:rsidRPr="00582A13">
          <w:t xml:space="preserve"> no </w:t>
        </w:r>
      </w:ins>
      <w:ins w:id="9277" w:author="Orion" w:date="2011-07-11T12:45:00Z">
        <w:r w:rsidRPr="00582A13">
          <w:t>aumentar</w:t>
        </w:r>
      </w:ins>
      <w:ins w:id="9278" w:author="Orion" w:date="2011-07-11T12:46:00Z">
        <w:r w:rsidRPr="00582A13">
          <w:t>á</w:t>
        </w:r>
      </w:ins>
      <w:ins w:id="9279" w:author="Orion" w:date="2011-07-11T12:49:00Z">
        <w:r w:rsidR="00150D89" w:rsidRPr="00582A13">
          <w:t>n</w:t>
        </w:r>
      </w:ins>
      <w:ins w:id="9280" w:author="Orion" w:date="2011-07-11T12:46:00Z">
        <w:r w:rsidRPr="00582A13">
          <w:t xml:space="preserve"> </w:t>
        </w:r>
      </w:ins>
      <w:ins w:id="9281" w:author="Orion" w:date="2011-07-11T12:49:00Z">
        <w:r w:rsidR="007E370E" w:rsidRPr="00582A13">
          <w:t xml:space="preserve">con </w:t>
        </w:r>
      </w:ins>
      <w:ins w:id="9282" w:author="Orion" w:date="2011-07-11T12:46:00Z">
        <w:r w:rsidRPr="00582A13">
          <w:t>el tiempo, y valor experiencia del 100%.</w:t>
        </w:r>
      </w:ins>
    </w:p>
    <w:p w14:paraId="3425C6D2" w14:textId="6CB38F97" w:rsidR="004527AA" w:rsidRDefault="00142A80">
      <w:pPr>
        <w:ind w:left="709"/>
        <w:jc w:val="both"/>
        <w:rPr>
          <w:ins w:id="9283" w:author="Orion" w:date="2011-06-22T18:11:00Z"/>
          <w:rFonts w:cs="Times New Roman"/>
        </w:rPr>
        <w:pPrChange w:id="9284" w:author="Orion" w:date="2011-07-11T13:06:00Z">
          <w:pPr/>
        </w:pPrChange>
      </w:pPr>
      <w:ins w:id="9285" w:author="Orion" w:date="2011-07-11T12:50:00Z">
        <w:r>
          <w:rPr>
            <w:rFonts w:cs="Times New Roman"/>
          </w:rPr>
          <w:t>Varias cosas se pueden resaltar de la</w:t>
        </w:r>
      </w:ins>
      <w:ins w:id="9286" w:author="Orion" w:date="2011-07-11T12:49:00Z">
        <w:r>
          <w:rPr>
            <w:rFonts w:cs="Times New Roman"/>
          </w:rPr>
          <w:t xml:space="preserve"> siguiente imagen</w:t>
        </w:r>
      </w:ins>
      <w:ins w:id="9287"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9288" w:author="Orion" w:date="2011-07-11T12:50:00Z">
        <w:r>
          <w:rPr>
            <w:rFonts w:cs="Times New Roman"/>
          </w:rPr>
          <w:fldChar w:fldCharType="separate"/>
        </w:r>
      </w:ins>
      <w:ins w:id="9289" w:author="Orion" w:date="2011-07-26T22:30:00Z">
        <w:r w:rsidR="00503590">
          <w:t xml:space="preserve">Figura </w:t>
        </w:r>
        <w:r w:rsidR="00503590">
          <w:rPr>
            <w:noProof/>
          </w:rPr>
          <w:t>44</w:t>
        </w:r>
      </w:ins>
      <w:ins w:id="9290" w:author="IO" w:date="2011-07-22T13:16:00Z">
        <w:del w:id="9291" w:author="Orion" w:date="2011-07-24T21:39:00Z">
          <w:r w:rsidR="00416FF6" w:rsidRPr="00020020"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9292" w:author="Orion" w:date="2011-07-11T12:50:00Z">
        <w:r>
          <w:rPr>
            <w:rFonts w:cs="Times New Roman"/>
          </w:rPr>
          <w:fldChar w:fldCharType="end"/>
        </w:r>
        <w:r>
          <w:rPr>
            <w:rFonts w:cs="Times New Roman"/>
          </w:rPr>
          <w:t>)</w:t>
        </w:r>
      </w:ins>
      <w:ins w:id="9293" w:author="Orion" w:date="2011-07-11T13:06:00Z">
        <w:r w:rsidR="00997DEF">
          <w:rPr>
            <w:rFonts w:cs="Times New Roman"/>
          </w:rPr>
          <w:t>:</w:t>
        </w:r>
      </w:ins>
      <w:ins w:id="9294" w:author="Orion" w:date="2011-07-11T12:50:00Z">
        <w:r>
          <w:rPr>
            <w:rFonts w:cs="Times New Roman"/>
          </w:rPr>
          <w:t xml:space="preserve"> En primer lugar se puede </w:t>
        </w:r>
      </w:ins>
      <w:ins w:id="9295" w:author="Orion" w:date="2011-07-11T12:51:00Z">
        <w:r>
          <w:rPr>
            <w:rFonts w:cs="Times New Roman"/>
          </w:rPr>
          <w:t xml:space="preserve">destacar que tanto los aviones </w:t>
        </w:r>
      </w:ins>
      <w:ins w:id="9296" w:author="Orion" w:date="2011-07-11T12:52:00Z">
        <w:r w:rsidRPr="00292B44">
          <w:rPr>
            <w:rFonts w:cs="Times New Roman"/>
            <w:i/>
            <w:rPrChange w:id="9297" w:author="Orion" w:date="2011-07-11T12:53:00Z">
              <w:rPr>
                <w:rFonts w:cs="Times New Roman"/>
              </w:rPr>
            </w:rPrChange>
          </w:rPr>
          <w:t>Plane1</w:t>
        </w:r>
        <w:r>
          <w:rPr>
            <w:rFonts w:cs="Times New Roman"/>
          </w:rPr>
          <w:t xml:space="preserve"> como </w:t>
        </w:r>
        <w:r w:rsidRPr="00292B44">
          <w:rPr>
            <w:rFonts w:cs="Times New Roman"/>
            <w:i/>
            <w:rPrChange w:id="9298" w:author="Orion" w:date="2011-07-11T12:53:00Z">
              <w:rPr>
                <w:rFonts w:cs="Times New Roman"/>
              </w:rPr>
            </w:rPrChange>
          </w:rPr>
          <w:t>Plane2</w:t>
        </w:r>
      </w:ins>
      <w:ins w:id="9299" w:author="Orion" w:date="2011-07-11T12:53:00Z">
        <w:r w:rsidR="00292B44">
          <w:rPr>
            <w:rFonts w:cs="Times New Roman"/>
          </w:rPr>
          <w:t>, los cuales partieron antes de su origen con respecto al resto de aeronaves, son los aviones que van a llegar m</w:t>
        </w:r>
      </w:ins>
      <w:ins w:id="9300" w:author="Orion" w:date="2011-07-11T12:55:00Z">
        <w:r w:rsidR="00292B44">
          <w:rPr>
            <w:rFonts w:cs="Times New Roman"/>
          </w:rPr>
          <w:t>ás tarde a sus respectivos destinos. Esto es debido a que son los pilotos que más tiempo les lleva ponerse al rumbo correc</w:t>
        </w:r>
      </w:ins>
      <w:ins w:id="9301"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9302" w:author="Orion" w:date="2011-07-11T12:57:00Z">
        <w:r w:rsidR="00292B44">
          <w:rPr>
            <w:rFonts w:cs="Times New Roman"/>
          </w:rPr>
          <w:t>ón de conflicto</w:t>
        </w:r>
      </w:ins>
      <w:ins w:id="9303" w:author="Orion" w:date="2011-07-11T12:58:00Z">
        <w:r w:rsidR="00292B44">
          <w:rPr>
            <w:rFonts w:cs="Times New Roman"/>
          </w:rPr>
          <w:t xml:space="preserve"> como se puede ver claramente en la trayectoria del </w:t>
        </w:r>
        <w:r w:rsidR="00292B44" w:rsidRPr="00292B44">
          <w:rPr>
            <w:rFonts w:cs="Times New Roman"/>
            <w:i/>
            <w:rPrChange w:id="9304" w:author="Orion" w:date="2011-07-11T12:58:00Z">
              <w:rPr>
                <w:rFonts w:cs="Times New Roman"/>
              </w:rPr>
            </w:rPrChange>
          </w:rPr>
          <w:t>Plane1</w:t>
        </w:r>
        <w:r w:rsidR="00292B44">
          <w:rPr>
            <w:rFonts w:cs="Times New Roman"/>
          </w:rPr>
          <w:t xml:space="preserve">. Esto produce que </w:t>
        </w:r>
      </w:ins>
      <w:ins w:id="9305" w:author="Orion" w:date="2011-07-11T12:59:00Z">
        <w:r w:rsidR="001744B9">
          <w:rPr>
            <w:rFonts w:cs="Times New Roman"/>
          </w:rPr>
          <w:t>en determinadas ocasiones</w:t>
        </w:r>
      </w:ins>
      <w:ins w:id="9306" w:author="Orion" w:date="2011-07-11T13:00:00Z">
        <w:r w:rsidR="001744B9">
          <w:rPr>
            <w:rFonts w:cs="Times New Roman"/>
          </w:rPr>
          <w:t xml:space="preserve"> no</w:t>
        </w:r>
      </w:ins>
      <w:ins w:id="9307" w:author="Orion" w:date="2011-07-11T12:59:00Z">
        <w:r w:rsidR="001744B9">
          <w:rPr>
            <w:rFonts w:cs="Times New Roman"/>
          </w:rPr>
          <w:t xml:space="preserve"> tengan tiempo de salir del conflicto anterior cuando tienen un nuevo riesgo de colisión.</w:t>
        </w:r>
      </w:ins>
      <w:ins w:id="9308" w:author="Orion" w:date="2011-07-11T13:01:00Z">
        <w:r w:rsidR="001744B9">
          <w:rPr>
            <w:rFonts w:cs="Times New Roman"/>
          </w:rPr>
          <w:t xml:space="preserve"> Esto se ve muy bien en el caso del  </w:t>
        </w:r>
        <w:r w:rsidR="001744B9" w:rsidRPr="0042795A">
          <w:rPr>
            <w:rFonts w:cs="Times New Roman"/>
            <w:i/>
            <w:rPrChange w:id="9309"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9310" w:author="Orion" w:date="2011-07-11T13:07:00Z">
              <w:rPr>
                <w:rFonts w:cs="Times New Roman"/>
              </w:rPr>
            </w:rPrChange>
          </w:rPr>
          <w:t>Plane2</w:t>
        </w:r>
        <w:r w:rsidR="001744B9">
          <w:rPr>
            <w:rFonts w:cs="Times New Roman"/>
          </w:rPr>
          <w:t xml:space="preserve"> </w:t>
        </w:r>
        <w:r w:rsidR="001744B9">
          <w:rPr>
            <w:rFonts w:cs="Times New Roman"/>
          </w:rPr>
          <w:lastRenderedPageBreak/>
          <w:t xml:space="preserve">durante un espacio muy breve de tiempo. </w:t>
        </w:r>
      </w:ins>
      <w:ins w:id="9311" w:author="Orion" w:date="2011-07-11T13:02:00Z">
        <w:r w:rsidR="001744B9">
          <w:rPr>
            <w:rFonts w:cs="Times New Roman"/>
          </w:rPr>
          <w:t>Este riesgo desaparece</w:t>
        </w:r>
      </w:ins>
      <w:ins w:id="9312" w:author="Orion" w:date="2011-07-11T13:07:00Z">
        <w:r w:rsidR="0042795A">
          <w:rPr>
            <w:rFonts w:cs="Times New Roman"/>
          </w:rPr>
          <w:t>,</w:t>
        </w:r>
      </w:ins>
      <w:ins w:id="9313"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9314" w:author="Orion" w:date="2011-07-11T13:03:00Z">
        <w:r w:rsidR="001744B9">
          <w:rPr>
            <w:rFonts w:cs="Times New Roman"/>
          </w:rPr>
          <w:t xml:space="preserve"> </w:t>
        </w:r>
        <w:r w:rsidR="001744B9" w:rsidRPr="001744B9">
          <w:rPr>
            <w:rFonts w:cs="Times New Roman"/>
            <w:i/>
            <w:rPrChange w:id="9315"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9316" w:author="Orion" w:date="2011-07-11T12:47:00Z"/>
          <w:rFonts w:cs="Times New Roman"/>
        </w:rPr>
        <w:pPrChange w:id="9317" w:author="Orion" w:date="2011-07-11T12:50:00Z">
          <w:pPr/>
        </w:pPrChange>
      </w:pPr>
      <w:bookmarkStart w:id="9318" w:name="_Toc299483468"/>
      <w:bookmarkStart w:id="9319" w:name="_Ref298151791"/>
      <w:ins w:id="9320" w:author="Orion" w:date="2011-07-11T12:30:00Z">
        <w:r w:rsidRPr="00020020">
          <w:rPr>
            <w:rFonts w:cs="Times New Roman"/>
            <w:noProof/>
            <w:lang w:eastAsia="es-ES" w:bidi="ar-SA"/>
          </w:rPr>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9321" w:author="Orion" w:date="2011-07-11T12:40:00Z">
        <w:del w:id="9322" w:author="IO" w:date="2011-07-22T13:09:00Z">
          <w:r w:rsidR="00711D6D" w:rsidDel="006B1111">
            <w:delText>Ilustración</w:delText>
          </w:r>
        </w:del>
        <w:r w:rsidR="00711D6D">
          <w:t xml:space="preserve"> </w:t>
        </w:r>
      </w:ins>
      <w:ins w:id="9323" w:author="IO" w:date="2011-07-22T13:09:00Z">
        <w:r w:rsidR="006B1111">
          <w:fldChar w:fldCharType="begin"/>
        </w:r>
        <w:r w:rsidR="006B1111">
          <w:instrText xml:space="preserve"> SEQ Figura \* ARABIC </w:instrText>
        </w:r>
      </w:ins>
      <w:r w:rsidR="006B1111">
        <w:fldChar w:fldCharType="separate"/>
      </w:r>
      <w:ins w:id="9324" w:author="Orion" w:date="2011-07-26T22:30:00Z">
        <w:r w:rsidR="00503590">
          <w:rPr>
            <w:noProof/>
          </w:rPr>
          <w:t>44</w:t>
        </w:r>
      </w:ins>
      <w:bookmarkEnd w:id="9318"/>
      <w:ins w:id="9325" w:author="IO" w:date="2011-07-22T13:16:00Z">
        <w:del w:id="9326" w:author="Orion" w:date="2011-07-24T21:36:00Z">
          <w:r w:rsidR="00416FF6" w:rsidDel="00587D28">
            <w:rPr>
              <w:noProof/>
            </w:rPr>
            <w:delText>43</w:delText>
          </w:r>
        </w:del>
      </w:ins>
      <w:ins w:id="9327" w:author="IO" w:date="2011-07-22T13:09:00Z">
        <w:r w:rsidR="006B1111">
          <w:fldChar w:fldCharType="end"/>
        </w:r>
      </w:ins>
      <w:ins w:id="9328" w:author="Orion" w:date="2011-07-11T12:40:00Z">
        <w:del w:id="9329" w:author="IO" w:date="2011-07-22T13:09:00Z">
          <w:r w:rsidR="00711D6D" w:rsidDel="006B1111">
            <w:fldChar w:fldCharType="begin"/>
          </w:r>
          <w:r w:rsidR="00711D6D" w:rsidDel="006B1111">
            <w:delInstrText xml:space="preserve"> SEQ Ilustración \* ARABIC </w:delInstrText>
          </w:r>
        </w:del>
      </w:ins>
      <w:del w:id="9330" w:author="IO" w:date="2011-07-22T13:09:00Z">
        <w:r w:rsidR="00711D6D" w:rsidDel="006B1111">
          <w:fldChar w:fldCharType="end"/>
        </w:r>
      </w:del>
      <w:bookmarkEnd w:id="9319"/>
      <w:ins w:id="9331" w:author="Orion" w:date="2011-07-11T12:47:00Z">
        <w:r w:rsidR="00044826">
          <w:rPr>
            <w:rFonts w:cs="Times New Roman"/>
          </w:rPr>
          <w:t xml:space="preserve"> </w:t>
        </w:r>
      </w:ins>
    </w:p>
    <w:p w14:paraId="025522E1" w14:textId="2D5F8FED" w:rsidR="00044826" w:rsidRDefault="00044826">
      <w:pPr>
        <w:jc w:val="both"/>
        <w:rPr>
          <w:ins w:id="9332" w:author="Orion" w:date="2011-05-05T17:41:00Z"/>
          <w:rFonts w:cs="Times New Roman"/>
        </w:rPr>
        <w:pPrChange w:id="9333" w:author="Orion" w:date="2011-06-26T12:33:00Z">
          <w:pPr/>
        </w:pPrChange>
      </w:pPr>
    </w:p>
    <w:p w14:paraId="6785C0FF" w14:textId="64FFCDE8" w:rsidR="00B937FD" w:rsidRPr="008A1F38" w:rsidRDefault="00B937FD">
      <w:pPr>
        <w:pStyle w:val="Heading1"/>
        <w:numPr>
          <w:ilvl w:val="1"/>
          <w:numId w:val="40"/>
        </w:numPr>
        <w:rPr>
          <w:ins w:id="9334" w:author="Orion" w:date="2011-05-05T17:41:00Z"/>
          <w:sz w:val="44"/>
          <w:szCs w:val="52"/>
          <w:rPrChange w:id="9335" w:author="IO" w:date="2011-07-22T11:54:00Z">
            <w:rPr>
              <w:ins w:id="9336" w:author="Orion" w:date="2011-05-05T17:41:00Z"/>
              <w:szCs w:val="52"/>
            </w:rPr>
          </w:rPrChange>
        </w:rPr>
        <w:pPrChange w:id="9337" w:author="IO" w:date="2011-07-22T11:54:00Z">
          <w:pPr>
            <w:pStyle w:val="Title"/>
            <w:outlineLvl w:val="0"/>
          </w:pPr>
        </w:pPrChange>
      </w:pPr>
      <w:bookmarkStart w:id="9338" w:name="_Toc299463910"/>
      <w:ins w:id="9339" w:author="Orion" w:date="2011-05-05T17:41:00Z">
        <w:r w:rsidRPr="008A1F38">
          <w:rPr>
            <w:b w:val="0"/>
            <w:sz w:val="44"/>
            <w:szCs w:val="52"/>
            <w:rPrChange w:id="9340" w:author="IO" w:date="2011-07-22T11:54:00Z">
              <w:rPr>
                <w:rFonts w:cs="Times New Roman"/>
                <w:b/>
                <w:bCs/>
              </w:rPr>
            </w:rPrChange>
          </w:rPr>
          <w:t>Discusión</w:t>
        </w:r>
        <w:bookmarkEnd w:id="9338"/>
      </w:ins>
    </w:p>
    <w:p w14:paraId="4082AB88" w14:textId="46688847" w:rsidR="00954F95" w:rsidRDefault="00954F95">
      <w:pPr>
        <w:spacing w:after="120"/>
        <w:jc w:val="both"/>
        <w:rPr>
          <w:ins w:id="9341" w:author="IO" w:date="2011-07-22T16:33:00Z"/>
        </w:rPr>
        <w:pPrChange w:id="9342" w:author="IO" w:date="2011-07-22T14:51:00Z">
          <w:pPr/>
        </w:pPrChange>
      </w:pPr>
      <w:ins w:id="9343" w:author="IO" w:date="2011-07-22T16:31:00Z">
        <w:r>
          <w:t>E</w:t>
        </w:r>
      </w:ins>
      <w:ins w:id="9344" w:author="Orion" w:date="2011-07-08T14:07:00Z">
        <w:del w:id="9345" w:author="IO" w:date="2011-07-22T16:31:00Z">
          <w:r w:rsidR="000B12C1" w:rsidRPr="00EA40AF" w:rsidDel="00954F95">
            <w:delText xml:space="preserve">Como </w:delText>
          </w:r>
        </w:del>
      </w:ins>
      <w:ins w:id="9346" w:author="Orion" w:date="2011-07-08T14:50:00Z">
        <w:del w:id="9347" w:author="IO" w:date="2011-07-22T16:31:00Z">
          <w:r w:rsidR="00C333A5" w:rsidRPr="00EA40AF" w:rsidDel="00954F95">
            <w:delText>se ha</w:delText>
          </w:r>
        </w:del>
      </w:ins>
      <w:ins w:id="9348" w:author="Orion" w:date="2011-07-08T14:07:00Z">
        <w:del w:id="9349" w:author="IO" w:date="2011-07-22T16:31:00Z">
          <w:r w:rsidR="000B12C1" w:rsidRPr="00EA40AF" w:rsidDel="00954F95">
            <w:delText xml:space="preserve"> visto </w:delText>
          </w:r>
        </w:del>
      </w:ins>
      <w:ins w:id="9350" w:author="Orion" w:date="2011-07-08T14:50:00Z">
        <w:del w:id="9351" w:author="IO" w:date="2011-07-22T16:31:00Z">
          <w:r w:rsidR="00C333A5" w:rsidRPr="00EA40AF" w:rsidDel="00954F95">
            <w:delText>e</w:delText>
          </w:r>
        </w:del>
        <w:r w:rsidR="00C333A5" w:rsidRPr="00EA40AF">
          <w:t>l</w:t>
        </w:r>
      </w:ins>
      <w:ins w:id="9352" w:author="Orion" w:date="2011-07-08T14:07:00Z">
        <w:r w:rsidR="000B12C1" w:rsidRPr="00EA40AF">
          <w:t xml:space="preserve"> sistema</w:t>
        </w:r>
      </w:ins>
      <w:ins w:id="9353" w:author="Orion" w:date="2011-07-08T14:50:00Z">
        <w:r w:rsidR="00C333A5" w:rsidRPr="00EA40AF">
          <w:t xml:space="preserve"> desarrollado</w:t>
        </w:r>
      </w:ins>
      <w:ins w:id="9354" w:author="Orion" w:date="2011-07-08T14:07:00Z">
        <w:r w:rsidR="000B12C1" w:rsidRPr="00EA40AF">
          <w:t xml:space="preserve"> </w:t>
        </w:r>
      </w:ins>
      <w:ins w:id="9355" w:author="IO" w:date="2011-07-22T16:31:00Z">
        <w:r>
          <w:t xml:space="preserve">ha permitido </w:t>
        </w:r>
      </w:ins>
      <w:ins w:id="9356" w:author="IO" w:date="2011-07-22T16:35:00Z">
        <w:r>
          <w:t xml:space="preserve">simular y </w:t>
        </w:r>
      </w:ins>
      <w:ins w:id="9357" w:author="Orion" w:date="2011-07-08T14:07:00Z">
        <w:del w:id="9358" w:author="IO" w:date="2011-07-22T16:31:00Z">
          <w:r w:rsidR="000B12C1" w:rsidRPr="00EA40AF" w:rsidDel="00954F95">
            <w:delText xml:space="preserve">permite </w:delText>
          </w:r>
        </w:del>
        <w:del w:id="9359" w:author="IO" w:date="2011-07-22T16:32:00Z">
          <w:r w:rsidR="000B12C1" w:rsidRPr="00EA40AF" w:rsidDel="00954F95">
            <w:delText xml:space="preserve">la </w:delText>
          </w:r>
        </w:del>
        <w:del w:id="9360" w:author="IO" w:date="2011-07-22T16:35:00Z">
          <w:r w:rsidR="000B12C1" w:rsidRPr="00EA40AF" w:rsidDel="00954F95">
            <w:delText>simula</w:delText>
          </w:r>
        </w:del>
      </w:ins>
      <w:ins w:id="9361" w:author="IO" w:date="2011-07-22T16:35:00Z">
        <w:r>
          <w:t>evaluar</w:t>
        </w:r>
      </w:ins>
      <w:ins w:id="9362" w:author="Orion" w:date="2011-07-08T14:07:00Z">
        <w:del w:id="9363" w:author="IO" w:date="2011-07-22T16:32:00Z">
          <w:r w:rsidR="000B12C1" w:rsidRPr="00EA40AF" w:rsidDel="00954F95">
            <w:delText>ción de</w:delText>
          </w:r>
        </w:del>
        <w:r w:rsidR="000B12C1" w:rsidRPr="00EA40AF">
          <w:t xml:space="preserve"> </w:t>
        </w:r>
        <w:del w:id="9364" w:author="IO" w:date="2011-07-22T16:32:00Z">
          <w:r w:rsidR="000B12C1" w:rsidRPr="00EA40AF" w:rsidDel="00954F95">
            <w:delText>una serie de</w:delText>
          </w:r>
        </w:del>
      </w:ins>
      <w:ins w:id="9365" w:author="IO" w:date="2011-07-22T16:32:00Z">
        <w:r>
          <w:t>los</w:t>
        </w:r>
      </w:ins>
      <w:ins w:id="9366" w:author="Orion" w:date="2011-07-08T14:07:00Z">
        <w:r w:rsidR="000B12C1" w:rsidRPr="00EA40AF">
          <w:t xml:space="preserve"> casos de prueba </w:t>
        </w:r>
      </w:ins>
      <w:ins w:id="9367" w:author="IO" w:date="2011-07-22T16:35:00Z">
        <w:r>
          <w:t xml:space="preserve">de las Secciones </w:t>
        </w:r>
        <w:r>
          <w:fldChar w:fldCharType="begin"/>
        </w:r>
        <w:r>
          <w:instrText xml:space="preserve"> REF _Ref299115864 \r \h </w:instrText>
        </w:r>
      </w:ins>
      <w:r>
        <w:fldChar w:fldCharType="separate"/>
      </w:r>
      <w:ins w:id="9368" w:author="Orion" w:date="2011-07-26T22:30:00Z">
        <w:r w:rsidR="00503590">
          <w:t>6.1</w:t>
        </w:r>
      </w:ins>
      <w:ins w:id="9369" w:author="IO" w:date="2011-07-22T16:35:00Z">
        <w:r>
          <w:fldChar w:fldCharType="end"/>
        </w:r>
        <w:r>
          <w:t xml:space="preserve">y </w:t>
        </w:r>
        <w:r>
          <w:fldChar w:fldCharType="begin"/>
        </w:r>
        <w:r>
          <w:instrText xml:space="preserve"> REF _Ref299115866 \r \h </w:instrText>
        </w:r>
      </w:ins>
      <w:r>
        <w:fldChar w:fldCharType="separate"/>
      </w:r>
      <w:ins w:id="9370" w:author="Orion" w:date="2011-07-26T22:30:00Z">
        <w:r w:rsidR="00503590">
          <w:t>6.2</w:t>
        </w:r>
      </w:ins>
      <w:ins w:id="9371" w:author="IO" w:date="2011-07-22T16:35:00Z">
        <w:r>
          <w:fldChar w:fldCharType="end"/>
        </w:r>
        <w:r>
          <w:t xml:space="preserve">. La información obtenida en estos estudios permite </w:t>
        </w:r>
      </w:ins>
      <w:ins w:id="9372" w:author="IO" w:date="2011-07-22T16:36:00Z">
        <w:r>
          <w:t xml:space="preserve">extraer algunas conclusiones acerca d ela propuesta de este trabajo y compararla con otras aproximaciones vistas en el estado del arte (ver Sección </w:t>
        </w:r>
        <w:r>
          <w:fldChar w:fldCharType="begin"/>
        </w:r>
        <w:r>
          <w:instrText xml:space="preserve"> REF _Ref299115945 \r \h </w:instrText>
        </w:r>
      </w:ins>
      <w:r>
        <w:fldChar w:fldCharType="separate"/>
      </w:r>
      <w:ins w:id="9373" w:author="Orion" w:date="2011-07-26T22:30:00Z">
        <w:r w:rsidR="00503590">
          <w:t>3</w:t>
        </w:r>
      </w:ins>
      <w:ins w:id="9374" w:author="IO" w:date="2011-07-22T16:36:00Z">
        <w:r>
          <w:fldChar w:fldCharType="end"/>
        </w:r>
        <w:r>
          <w:t>).</w:t>
        </w:r>
      </w:ins>
    </w:p>
    <w:p w14:paraId="01B1DA9B" w14:textId="000843A8" w:rsidR="008804A5" w:rsidRDefault="00954F95">
      <w:pPr>
        <w:spacing w:before="240" w:after="120"/>
        <w:ind w:firstLine="284"/>
        <w:jc w:val="both"/>
        <w:rPr>
          <w:ins w:id="9375" w:author="IO" w:date="2011-07-22T17:20:00Z"/>
        </w:rPr>
        <w:pPrChange w:id="9376" w:author="IO" w:date="2011-07-22T16:51:00Z">
          <w:pPr>
            <w:pStyle w:val="ListParagraph"/>
            <w:numPr>
              <w:numId w:val="41"/>
            </w:numPr>
            <w:spacing w:before="120" w:after="120"/>
            <w:ind w:left="641" w:hanging="357"/>
            <w:jc w:val="both"/>
          </w:pPr>
        </w:pPrChange>
      </w:pPr>
      <w:ins w:id="9377" w:author="IO" w:date="2011-07-22T16:38:00Z">
        <w:r>
          <w:t>En primer lugar</w:t>
        </w:r>
      </w:ins>
      <w:ins w:id="9378" w:author="IO" w:date="2011-07-22T16:41:00Z">
        <w:r w:rsidR="008804A5">
          <w:t xml:space="preserve">, los modelos del tráfico aéreo </w:t>
        </w:r>
      </w:ins>
      <w:ins w:id="9379" w:author="IO" w:date="2011-07-22T16:44:00Z">
        <w:r w:rsidR="008804A5">
          <w:t xml:space="preserve">propuestos han permitido reproducir algunos fenómenos observados en la realidad. </w:t>
        </w:r>
      </w:ins>
      <w:ins w:id="9380" w:author="IO" w:date="2011-07-22T16:45:00Z">
        <w:r w:rsidR="008804A5">
          <w:t>En particular, ha podido observarse como la densidad del tráfico incrementa las probabilidades de conflicto y cómo l</w:t>
        </w:r>
      </w:ins>
      <w:ins w:id="9381" w:author="IO" w:date="2011-07-22T16:46:00Z">
        <w:r w:rsidR="008804A5">
          <w:t xml:space="preserve">as respuestas de los pilotos se veían afectadas por su estado. Sobre la primera observación, resulta razonable que una mayor densidad de tráfico implique </w:t>
        </w:r>
      </w:ins>
      <w:ins w:id="9382" w:author="IO" w:date="2011-07-22T16:47:00Z">
        <w:r w:rsidR="008804A5">
          <w:t>que las</w:t>
        </w:r>
      </w:ins>
      <w:ins w:id="9383" w:author="IO" w:date="2011-07-22T16:46:00Z">
        <w:r w:rsidR="008804A5">
          <w:t xml:space="preserve"> distancias entre las aerona</w:t>
        </w:r>
      </w:ins>
      <w:ins w:id="9384" w:author="IO" w:date="2011-07-22T16:47:00Z">
        <w:r w:rsidR="008804A5">
          <w:t xml:space="preserve">ves son más próximas a los límites de seguridad. </w:t>
        </w:r>
      </w:ins>
      <w:ins w:id="9385"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9386" w:author="Orion" w:date="2011-07-26T22:30:00Z">
        <w:r w:rsidR="00503590">
          <w:t>6.2</w:t>
        </w:r>
      </w:ins>
      <w:ins w:id="9387" w:author="IO" w:date="2011-07-22T16:53:00Z">
        <w:r w:rsidR="009B0C6F">
          <w:fldChar w:fldCharType="end"/>
        </w:r>
        <w:r w:rsidR="009B0C6F">
          <w:t xml:space="preserve">, donde el número de aviones era mayor. </w:t>
        </w:r>
      </w:ins>
      <w:ins w:id="9388" w:author="IO" w:date="2011-07-22T16:47:00Z">
        <w:r w:rsidR="008804A5">
          <w:t>Por tanto, en caso de conflicto hay menos tiempo para reaccionar. Sobre la segunda observación</w:t>
        </w:r>
      </w:ins>
      <w:ins w:id="9389" w:author="IO" w:date="2011-07-22T16:50:00Z">
        <w:r w:rsidR="00752369">
          <w:t>,</w:t>
        </w:r>
      </w:ins>
      <w:ins w:id="9390" w:author="IO" w:date="2011-07-22T16:47:00Z">
        <w:r w:rsidR="008804A5">
          <w:t xml:space="preserve"> la introducción en los modelos de la tarea </w:t>
        </w:r>
        <w:commentRangeStart w:id="9391"/>
        <w:r w:rsidR="008804A5">
          <w:t>“”</w:t>
        </w:r>
        <w:commentRangeEnd w:id="9391"/>
        <w:r w:rsidR="008804A5">
          <w:rPr>
            <w:rStyle w:val="CommentReference"/>
          </w:rPr>
          <w:commentReference w:id="9391"/>
        </w:r>
      </w:ins>
      <w:ins w:id="9392" w:author="IO" w:date="2011-07-22T16:48:00Z">
        <w:r w:rsidR="008804A5">
          <w:t xml:space="preserve"> </w:t>
        </w:r>
      </w:ins>
      <w:ins w:id="9393" w:author="IO" w:date="2011-07-22T16:50:00Z">
        <w:r w:rsidR="00752369">
          <w:t>ha permitido</w:t>
        </w:r>
      </w:ins>
      <w:ins w:id="9394" w:author="IO" w:date="2011-07-22T16:48:00Z">
        <w:r w:rsidR="008804A5">
          <w:t xml:space="preserve"> recoger la influencia en el tiempo de reacción de los pilotos de su estado en cuanto a fatiga o estrés</w:t>
        </w:r>
      </w:ins>
      <w:ins w:id="9395" w:author="IO" w:date="2011-07-22T16:50:00Z">
        <w:r w:rsidR="00752369">
          <w:t xml:space="preserve"> y de su nivel de experiencia. De esta forma se ha podi</w:t>
        </w:r>
      </w:ins>
      <w:ins w:id="9396" w:author="IO" w:date="2011-07-22T16:51:00Z">
        <w:r w:rsidR="00752369">
          <w:t>d</w:t>
        </w:r>
      </w:ins>
      <w:ins w:id="9397" w:author="IO" w:date="2011-07-22T16:50:00Z">
        <w:r w:rsidR="00752369">
          <w:t>o modelar la influ</w:t>
        </w:r>
      </w:ins>
      <w:ins w:id="9398" w:author="IO" w:date="2011-07-22T16:51:00Z">
        <w:r w:rsidR="00752369">
          <w:t>e</w:t>
        </w:r>
      </w:ins>
      <w:ins w:id="9399" w:author="IO" w:date="2011-07-22T16:50:00Z">
        <w:r w:rsidR="00752369">
          <w:t xml:space="preserve">ncia </w:t>
        </w:r>
      </w:ins>
      <w:ins w:id="9400" w:author="IO" w:date="2011-07-22T16:51:00Z">
        <w:r w:rsidR="00752369">
          <w:t xml:space="preserve">de estos factores en la resolución de conflictos. Así, </w:t>
        </w:r>
      </w:ins>
      <w:ins w:id="9401" w:author="IO" w:date="2011-07-22T16:45:00Z">
        <w:r w:rsidR="008804A5" w:rsidRPr="008804A5">
          <w:rPr>
            <w:rPrChange w:id="9402" w:author="IO" w:date="2011-07-22T16:45:00Z">
              <w:rPr>
                <w:i/>
              </w:rPr>
            </w:rPrChange>
          </w:rPr>
          <w:t xml:space="preserve">en los casos </w:t>
        </w:r>
      </w:ins>
      <w:ins w:id="9403" w:author="IO" w:date="2011-07-22T16:52:00Z">
        <w:r w:rsidR="00752369">
          <w:t>analizados</w:t>
        </w:r>
      </w:ins>
      <w:ins w:id="9404" w:author="IO" w:date="2011-07-22T16:45:00Z">
        <w:r w:rsidR="008804A5" w:rsidRPr="008804A5">
          <w:rPr>
            <w:rPrChange w:id="9405" w:author="IO" w:date="2011-07-22T16:45:00Z">
              <w:rPr>
                <w:i/>
              </w:rPr>
            </w:rPrChange>
          </w:rPr>
          <w:t xml:space="preserve"> donde los valores de experiencia eran bajos y </w:t>
        </w:r>
      </w:ins>
      <w:ins w:id="9406" w:author="IO" w:date="2011-07-22T16:52:00Z">
        <w:r w:rsidR="00752369">
          <w:t xml:space="preserve">los </w:t>
        </w:r>
      </w:ins>
      <w:ins w:id="9407" w:author="IO" w:date="2011-07-22T16:45:00Z">
        <w:r w:rsidR="008804A5" w:rsidRPr="008804A5">
          <w:rPr>
            <w:rPrChange w:id="9408" w:author="IO" w:date="2011-07-22T16:45:00Z">
              <w:rPr>
                <w:i/>
              </w:rPr>
            </w:rPrChange>
          </w:rPr>
          <w:t xml:space="preserve">de estrés y fatiga altos, el número y proximidad de </w:t>
        </w:r>
      </w:ins>
      <w:ins w:id="9409" w:author="IO" w:date="2011-07-22T16:52:00Z">
        <w:r w:rsidR="00752369">
          <w:t xml:space="preserve">los </w:t>
        </w:r>
      </w:ins>
      <w:ins w:id="9410" w:author="IO" w:date="2011-07-22T16:45:00Z">
        <w:r w:rsidR="008804A5" w:rsidRPr="008804A5">
          <w:rPr>
            <w:rPrChange w:id="9411" w:author="IO" w:date="2011-07-22T16:45:00Z">
              <w:rPr>
                <w:i/>
              </w:rPr>
            </w:rPrChange>
          </w:rPr>
          <w:t xml:space="preserve">riesgos de conflicto aumentaba, hasta tal punto que en ciertas ocasiones se llegaba </w:t>
        </w:r>
      </w:ins>
      <w:ins w:id="9412" w:author="IO" w:date="2011-07-22T16:52:00Z">
        <w:r w:rsidR="00752369">
          <w:t>cerca de la colisión</w:t>
        </w:r>
      </w:ins>
      <w:ins w:id="9413" w:author="IO" w:date="2011-07-22T16:45:00Z">
        <w:r w:rsidR="008804A5" w:rsidRPr="008804A5">
          <w:rPr>
            <w:rPrChange w:id="9414" w:author="IO" w:date="2011-07-22T16:45:00Z">
              <w:rPr>
                <w:i/>
              </w:rPr>
            </w:rPrChange>
          </w:rPr>
          <w:t>.</w:t>
        </w:r>
      </w:ins>
    </w:p>
    <w:p w14:paraId="6DD3E099" w14:textId="57FB3795" w:rsidR="00444875" w:rsidRPr="00444875" w:rsidRDefault="00444875">
      <w:pPr>
        <w:spacing w:before="240" w:after="120"/>
        <w:ind w:firstLine="284"/>
        <w:jc w:val="both"/>
        <w:rPr>
          <w:rPrChange w:id="9415" w:author="IO" w:date="2011-07-22T17:20:00Z">
            <w:rPr>
              <w:i/>
            </w:rPr>
          </w:rPrChange>
        </w:rPr>
        <w:pPrChange w:id="9416" w:author="IO" w:date="2011-07-22T17:20:00Z">
          <w:pPr>
            <w:pStyle w:val="ListParagraph"/>
            <w:numPr>
              <w:numId w:val="41"/>
            </w:numPr>
            <w:spacing w:before="120" w:after="120"/>
            <w:ind w:left="641" w:hanging="357"/>
            <w:jc w:val="both"/>
          </w:pPr>
        </w:pPrChange>
      </w:pPr>
      <w:ins w:id="9417" w:author="IO" w:date="2011-07-22T17:21:00Z">
        <w:r>
          <w:t xml:space="preserve">Esta capacidad para representar con realismo situaciones de tráfico aéreo </w:t>
        </w:r>
      </w:ins>
      <w:ins w:id="9418" w:author="IO" w:date="2011-07-22T17:22:00Z">
        <w:r w:rsidR="00FC2154">
          <w:t xml:space="preserve">también puede usarse para evaluar situaciones hipotéticas como se señaló en la introducción (ver Sección </w:t>
        </w:r>
      </w:ins>
      <w:ins w:id="9419" w:author="IO" w:date="2011-07-22T17:23:00Z">
        <w:r w:rsidR="00FC2154">
          <w:fldChar w:fldCharType="begin"/>
        </w:r>
        <w:r w:rsidR="00FC2154">
          <w:instrText xml:space="preserve"> REF _Ref299118708 \r \h </w:instrText>
        </w:r>
      </w:ins>
      <w:r w:rsidR="00FC2154">
        <w:fldChar w:fldCharType="separate"/>
      </w:r>
      <w:ins w:id="9420" w:author="Orion" w:date="2011-07-26T22:30:00Z">
        <w:r w:rsidR="00503590">
          <w:t>1</w:t>
        </w:r>
      </w:ins>
      <w:ins w:id="9421" w:author="IO" w:date="2011-07-22T17:23:00Z">
        <w:r w:rsidR="00FC2154">
          <w:fldChar w:fldCharType="end"/>
        </w:r>
      </w:ins>
      <w:ins w:id="9422" w:author="IO" w:date="2011-07-22T17:22:00Z">
        <w:r w:rsidR="00FC2154">
          <w:t>).</w:t>
        </w:r>
      </w:ins>
      <w:ins w:id="9423" w:author="IO" w:date="2011-07-22T17:23:00Z">
        <w:r w:rsidR="00FC2154">
          <w:t xml:space="preserve"> Por ejemplo, se ha indicado que los UAVs podrían ser modelado</w:t>
        </w:r>
      </w:ins>
      <w:ins w:id="9424" w:author="IO" w:date="2011-07-22T17:29:00Z">
        <w:r w:rsidR="00FC2154">
          <w:t>s</w:t>
        </w:r>
      </w:ins>
      <w:ins w:id="9425" w:author="IO" w:date="2011-07-22T17:23:00Z">
        <w:r w:rsidR="00FC2154">
          <w:t xml:space="preserve"> como pilotos donde los factores de </w:t>
        </w:r>
        <w:r w:rsidR="00FC2154">
          <w:lastRenderedPageBreak/>
          <w:t xml:space="preserve">estrés y fatiga no aparecen (ver Sección </w:t>
        </w:r>
      </w:ins>
      <w:ins w:id="9426" w:author="IO" w:date="2011-07-22T17:28:00Z">
        <w:r w:rsidR="00FC2154">
          <w:fldChar w:fldCharType="begin"/>
        </w:r>
        <w:r w:rsidR="00FC2154">
          <w:instrText xml:space="preserve"> REF _Ref299119056 \r \h </w:instrText>
        </w:r>
      </w:ins>
      <w:r w:rsidR="00FC2154">
        <w:fldChar w:fldCharType="separate"/>
      </w:r>
      <w:ins w:id="9427" w:author="Orion" w:date="2011-07-26T22:30:00Z">
        <w:r w:rsidR="00503590">
          <w:t>4.1.3</w:t>
        </w:r>
      </w:ins>
      <w:ins w:id="9428" w:author="IO" w:date="2011-07-22T17:28:00Z">
        <w:r w:rsidR="00FC2154">
          <w:fldChar w:fldCharType="end"/>
        </w:r>
      </w:ins>
      <w:ins w:id="9429" w:author="IO" w:date="2011-07-22T17:23:00Z">
        <w:r w:rsidR="00FC2154">
          <w:t xml:space="preserve">). </w:t>
        </w:r>
      </w:ins>
      <w:ins w:id="9430" w:author="IO" w:date="2011-07-22T17:29:00Z">
        <w:r w:rsidR="00FC2154">
          <w:t xml:space="preserve">Aquí las simulaciones </w:t>
        </w:r>
      </w:ins>
      <w:ins w:id="9431" w:author="IO" w:date="2011-07-22T17:30:00Z">
        <w:r w:rsidR="00FC2154">
          <w:t xml:space="preserve">muestran el efecto positivo </w:t>
        </w:r>
      </w:ins>
      <w:moveToRangeStart w:id="9432" w:author="IO" w:date="2011-07-22T17:20:00Z" w:name="move299118561"/>
      <w:moveTo w:id="9433" w:author="IO" w:date="2011-07-22T17:20:00Z">
        <w:del w:id="9434" w:author="IO" w:date="2011-07-22T17:30:00Z">
          <w:r w:rsidRPr="00444875" w:rsidDel="00FC2154">
            <w:rPr>
              <w:rPrChange w:id="9435" w:author="IO" w:date="2011-07-22T17:20:00Z">
                <w:rPr>
                  <w:i/>
                </w:rPr>
              </w:rPrChange>
            </w:rPr>
            <w:delText>C</w:delText>
          </w:r>
        </w:del>
      </w:moveTo>
      <w:ins w:id="9436" w:author="IO" w:date="2011-07-22T17:30:00Z">
        <w:r w:rsidR="00FC2154">
          <w:t>de c</w:t>
        </w:r>
      </w:ins>
      <w:moveTo w:id="9437" w:author="IO" w:date="2011-07-22T17:20:00Z">
        <w:r w:rsidRPr="00444875">
          <w:rPr>
            <w:rPrChange w:id="9438" w:author="IO" w:date="2011-07-22T17:20:00Z">
              <w:rPr>
                <w:i/>
              </w:rPr>
            </w:rPrChange>
          </w:rPr>
          <w:t xml:space="preserve">ontar con elementos </w:t>
        </w:r>
        <w:del w:id="9439" w:author="IO" w:date="2011-07-22T17:30:00Z">
          <w:r w:rsidRPr="00444875" w:rsidDel="00FC2154">
            <w:rPr>
              <w:rPrChange w:id="9440" w:author="IO" w:date="2011-07-22T17:20:00Z">
                <w:rPr>
                  <w:i/>
                </w:rPr>
              </w:rPrChange>
            </w:rPr>
            <w:delText>cuyas</w:delText>
          </w:r>
        </w:del>
      </w:moveTo>
      <w:ins w:id="9441" w:author="IO" w:date="2011-07-22T17:30:00Z">
        <w:r w:rsidR="00FC2154">
          <w:t>que evalúan situaciones y toman</w:t>
        </w:r>
      </w:ins>
      <w:moveTo w:id="9442" w:author="IO" w:date="2011-07-22T17:20:00Z">
        <w:del w:id="9443" w:author="IO" w:date="2011-07-22T17:30:00Z">
          <w:r w:rsidRPr="00444875" w:rsidDel="00FC2154">
            <w:rPr>
              <w:rPrChange w:id="9444" w:author="IO" w:date="2011-07-22T17:20:00Z">
                <w:rPr>
                  <w:i/>
                </w:rPr>
              </w:rPrChange>
            </w:rPr>
            <w:delText xml:space="preserve"> evaluaciones y</w:delText>
          </w:r>
        </w:del>
        <w:r w:rsidRPr="00444875">
          <w:rPr>
            <w:rPrChange w:id="9445" w:author="IO" w:date="2011-07-22T17:20:00Z">
              <w:rPr>
                <w:i/>
              </w:rPr>
            </w:rPrChange>
          </w:rPr>
          <w:t xml:space="preserve"> decisiones</w:t>
        </w:r>
      </w:moveTo>
      <w:ins w:id="9446" w:author="IO" w:date="2011-07-22T17:30:00Z">
        <w:r w:rsidR="00FC2154">
          <w:t xml:space="preserve"> de forma prácticamente inmediata</w:t>
        </w:r>
      </w:ins>
      <w:moveTo w:id="9447" w:author="IO" w:date="2011-07-22T17:20:00Z">
        <w:del w:id="9448" w:author="IO" w:date="2011-07-22T17:30:00Z">
          <w:r w:rsidRPr="00444875" w:rsidDel="00FC2154">
            <w:rPr>
              <w:rPrChange w:id="9449" w:author="IO" w:date="2011-07-22T17:20:00Z">
                <w:rPr>
                  <w:i/>
                </w:rPr>
              </w:rPrChange>
            </w:rPr>
            <w:delText xml:space="preserve"> </w:delText>
          </w:r>
        </w:del>
        <w:r w:rsidRPr="00444875">
          <w:rPr>
            <w:rPrChange w:id="9450" w:author="IO" w:date="2011-07-22T17:20:00Z">
              <w:rPr>
                <w:i/>
              </w:rPr>
            </w:rPrChange>
          </w:rPr>
          <w:t xml:space="preserve"> </w:t>
        </w:r>
        <w:del w:id="9451" w:author="IO" w:date="2011-07-22T17:31:00Z">
          <w:r w:rsidRPr="00444875" w:rsidDel="00FC2154">
            <w:rPr>
              <w:rPrChange w:id="9452" w:author="IO" w:date="2011-07-22T17:20:00Z">
                <w:rPr>
                  <w:i/>
                </w:rPr>
              </w:rPrChange>
            </w:rPr>
            <w:delText>son ejecutadas prácticamente en tiempo real contribuye muy positivamente a dar</w:delText>
          </w:r>
        </w:del>
      </w:moveTo>
      <w:ins w:id="9453" w:author="IO" w:date="2011-07-22T17:31:00Z">
        <w:r w:rsidR="00FC2154">
          <w:t>para la</w:t>
        </w:r>
      </w:ins>
      <w:moveTo w:id="9454" w:author="IO" w:date="2011-07-22T17:20:00Z">
        <w:r w:rsidRPr="00444875">
          <w:rPr>
            <w:rPrChange w:id="9455" w:author="IO" w:date="2011-07-22T17:20:00Z">
              <w:rPr>
                <w:i/>
              </w:rPr>
            </w:rPrChange>
          </w:rPr>
          <w:t xml:space="preserve"> fluidez </w:t>
        </w:r>
        <w:del w:id="9456" w:author="IO" w:date="2011-07-22T17:31:00Z">
          <w:r w:rsidRPr="00444875" w:rsidDel="00FC2154">
            <w:rPr>
              <w:rPrChange w:id="9457" w:author="IO" w:date="2011-07-22T17:20:00Z">
                <w:rPr>
                  <w:i/>
                </w:rPr>
              </w:rPrChange>
            </w:rPr>
            <w:delText>a</w:delText>
          </w:r>
        </w:del>
      </w:moveTo>
      <w:ins w:id="9458" w:author="IO" w:date="2011-07-22T17:31:00Z">
        <w:r w:rsidR="00FC2154">
          <w:t>de</w:t>
        </w:r>
      </w:ins>
      <w:moveTo w:id="9459" w:author="IO" w:date="2011-07-22T17:20:00Z">
        <w:r w:rsidRPr="00444875">
          <w:rPr>
            <w:rPrChange w:id="9460" w:author="IO" w:date="2011-07-22T17:20:00Z">
              <w:rPr>
                <w:i/>
              </w:rPr>
            </w:rPrChange>
          </w:rPr>
          <w:t xml:space="preserve">l tráfico y </w:t>
        </w:r>
        <w:del w:id="9461" w:author="IO" w:date="2011-07-22T17:31:00Z">
          <w:r w:rsidRPr="00444875" w:rsidDel="00FC2154">
            <w:rPr>
              <w:rPrChange w:id="9462" w:author="IO" w:date="2011-07-22T17:20:00Z">
                <w:rPr>
                  <w:i/>
                </w:rPr>
              </w:rPrChange>
            </w:rPr>
            <w:delText>reducir</w:delText>
          </w:r>
        </w:del>
      </w:moveTo>
      <w:ins w:id="9463" w:author="IO" w:date="2011-07-22T17:31:00Z">
        <w:r w:rsidR="00FC2154">
          <w:t>la reducción</w:t>
        </w:r>
      </w:ins>
      <w:moveTo w:id="9464" w:author="IO" w:date="2011-07-22T17:20:00Z">
        <w:r w:rsidRPr="00444875">
          <w:rPr>
            <w:rPrChange w:id="9465" w:author="IO" w:date="2011-07-22T17:20:00Z">
              <w:rPr>
                <w:i/>
              </w:rPr>
            </w:rPrChange>
          </w:rPr>
          <w:t xml:space="preserve"> </w:t>
        </w:r>
      </w:moveTo>
      <w:ins w:id="9466" w:author="IO" w:date="2011-07-22T17:31:00Z">
        <w:r w:rsidR="00FC2154">
          <w:t>d</w:t>
        </w:r>
      </w:ins>
      <w:moveTo w:id="9467" w:author="IO" w:date="2011-07-22T17:20:00Z">
        <w:r w:rsidRPr="00444875">
          <w:rPr>
            <w:rPrChange w:id="9468" w:author="IO" w:date="2011-07-22T17:20:00Z">
              <w:rPr>
                <w:i/>
              </w:rPr>
            </w:rPrChange>
          </w:rPr>
          <w:t xml:space="preserve">el número de conflictos. </w:t>
        </w:r>
      </w:moveTo>
      <w:ins w:id="9469" w:author="IO" w:date="2011-07-22T17:31:00Z">
        <w:r w:rsidR="00FC2154">
          <w:t xml:space="preserve">Estas observaciones apoyan las posibles ventajas d ela introducción de UAVs </w:t>
        </w:r>
        <w:r w:rsidR="00150117">
          <w:t xml:space="preserve">en el espacio aéreo. No obstante, hay que señalar que los modelos aplicados son limitados. </w:t>
        </w:r>
      </w:ins>
      <w:moveTo w:id="9470" w:author="IO" w:date="2011-07-22T17:20:00Z">
        <w:del w:id="9471" w:author="IO" w:date="2011-07-22T17:32:00Z">
          <w:r w:rsidRPr="00444875" w:rsidDel="00150117">
            <w:rPr>
              <w:rPrChange w:id="9472"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9473" w:author="IO" w:date="2011-07-22T17:32:00Z">
        <w:r w:rsidR="00150117">
          <w:t xml:space="preserve">Así, </w:t>
        </w:r>
      </w:ins>
      <w:ins w:id="9474" w:author="IO" w:date="2011-07-22T17:33:00Z">
        <w:r w:rsidR="00150117">
          <w:t xml:space="preserve">en el caso de que sea necesario analizar situaciones más complejas para tomar </w:t>
        </w:r>
      </w:ins>
      <w:ins w:id="9475" w:author="IO" w:date="2011-07-22T17:34:00Z">
        <w:r w:rsidR="00150117">
          <w:t>decisiones</w:t>
        </w:r>
      </w:ins>
      <w:ins w:id="9476" w:author="IO" w:date="2011-07-22T17:33:00Z">
        <w:r w:rsidR="00150117">
          <w:t xml:space="preserve">, es posible que los </w:t>
        </w:r>
      </w:ins>
      <w:ins w:id="9477" w:author="IO" w:date="2011-07-22T17:32:00Z">
        <w:r w:rsidR="00150117">
          <w:t>piloto</w:t>
        </w:r>
      </w:ins>
      <w:ins w:id="9478" w:author="IO" w:date="2011-07-22T17:33:00Z">
        <w:r w:rsidR="00150117">
          <w:t>s</w:t>
        </w:r>
      </w:ins>
      <w:ins w:id="9479" w:author="IO" w:date="2011-07-22T17:32:00Z">
        <w:r w:rsidR="00150117">
          <w:t xml:space="preserve"> humano</w:t>
        </w:r>
      </w:ins>
      <w:ins w:id="9480" w:author="IO" w:date="2011-07-22T17:33:00Z">
        <w:r w:rsidR="00150117">
          <w:t>s</w:t>
        </w:r>
      </w:ins>
      <w:ins w:id="9481" w:author="IO" w:date="2011-07-22T17:32:00Z">
        <w:r w:rsidR="00150117">
          <w:t xml:space="preserve"> pued</w:t>
        </w:r>
      </w:ins>
      <w:ins w:id="9482" w:author="IO" w:date="2011-07-22T17:33:00Z">
        <w:r w:rsidR="00150117">
          <w:t>an</w:t>
        </w:r>
      </w:ins>
      <w:ins w:id="9483" w:author="IO" w:date="2011-07-22T17:32:00Z">
        <w:r w:rsidR="00150117">
          <w:t xml:space="preserve"> obrar de forma rápida según su experiencia </w:t>
        </w:r>
      </w:ins>
      <w:ins w:id="9484" w:author="IO" w:date="2011-07-22T17:34:00Z">
        <w:r w:rsidR="00150117">
          <w:t>mientras que los UAVs se vean atascados en largas evaluaciones o deban dejarlas incompletas para obrar en tiempo.</w:t>
        </w:r>
      </w:ins>
    </w:p>
    <w:moveToRangeEnd w:id="9432"/>
    <w:p w14:paraId="03CC1A9B" w14:textId="7FC08324" w:rsidR="009440EA" w:rsidRPr="00EA40AF" w:rsidRDefault="009B0C6F">
      <w:pPr>
        <w:spacing w:before="240" w:after="120"/>
        <w:ind w:firstLine="284"/>
        <w:jc w:val="both"/>
        <w:rPr>
          <w:ins w:id="9485" w:author="Orion" w:date="2011-07-08T14:27:00Z"/>
        </w:rPr>
        <w:pPrChange w:id="9486" w:author="IO" w:date="2011-07-22T16:38:00Z">
          <w:pPr/>
        </w:pPrChange>
      </w:pPr>
      <w:ins w:id="9487" w:author="IO" w:date="2011-07-22T16:53:00Z">
        <w:r>
          <w:t>En segundo lugar hay que señalar la flexibilidad proporcionada a la simulac</w:t>
        </w:r>
      </w:ins>
      <w:ins w:id="9488" w:author="IO" w:date="2011-07-22T16:54:00Z">
        <w:r>
          <w:t xml:space="preserve">ión por el MDE y la arquitectura en tres capas. </w:t>
        </w:r>
      </w:ins>
      <w:ins w:id="9489" w:author="IO" w:date="2011-07-22T16:55:00Z">
        <w:r>
          <w:t xml:space="preserve">Una vez desarrollada una primera versión de la simulación con el diseño apropiado, las capas de visualización y control pueden ser </w:t>
        </w:r>
      </w:ins>
      <w:ins w:id="9490" w:author="IO" w:date="2011-07-22T16:56:00Z">
        <w:r>
          <w:t>reutilizadas</w:t>
        </w:r>
      </w:ins>
      <w:ins w:id="9491" w:author="IO" w:date="2011-07-22T16:55:00Z">
        <w:r>
          <w:t xml:space="preserve"> en </w:t>
        </w:r>
      </w:ins>
      <w:ins w:id="9492"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9493" w:author="Orion" w:date="2011-07-26T22:30:00Z">
        <w:r w:rsidR="00503590">
          <w:t>5.1</w:t>
        </w:r>
      </w:ins>
      <w:ins w:id="9494" w:author="IO" w:date="2011-07-22T16:56:00Z">
        <w:r>
          <w:fldChar w:fldCharType="end"/>
        </w:r>
        <w:r>
          <w:t xml:space="preserve"> según las nuevas hipótesis. </w:t>
        </w:r>
      </w:ins>
      <w:ins w:id="9495" w:author="IO" w:date="2011-07-22T16:59:00Z">
        <w:r>
          <w:t xml:space="preserve">Después se regeneran las clases de la capa lógica y se dispone de la nueva simulación. Por supuesto, este cambio puede requerir un mayor trabajo si se decide cambiar </w:t>
        </w:r>
      </w:ins>
      <w:ins w:id="9496" w:author="IO" w:date="2011-07-22T17:00:00Z">
        <w:r>
          <w:t xml:space="preserve">el IAF por </w:t>
        </w:r>
      </w:ins>
      <w:ins w:id="9497" w:author="IO" w:date="2011-07-22T17:03:00Z">
        <w:r w:rsidR="005D501D">
          <w:t>otra plataforma sobre la que ejecutar la lógica</w:t>
        </w:r>
      </w:ins>
      <w:ins w:id="9498" w:author="IO" w:date="2011-07-22T17:04:00Z">
        <w:r w:rsidR="005D501D">
          <w:t xml:space="preserve"> y no se tienen las plantillas de código para esa plataforma</w:t>
        </w:r>
      </w:ins>
      <w:ins w:id="9499" w:author="IO" w:date="2011-07-22T17:03:00Z">
        <w:r w:rsidR="005D501D">
          <w:t>. En ese caso</w:t>
        </w:r>
      </w:ins>
      <w:ins w:id="9500" w:author="IO" w:date="2011-07-22T17:04:00Z">
        <w:r w:rsidR="005D501D">
          <w:t xml:space="preserve"> habría que </w:t>
        </w:r>
      </w:ins>
      <w:ins w:id="9501" w:author="IO" w:date="2011-07-22T17:11:00Z">
        <w:r w:rsidR="00444875">
          <w:t>desarrollar</w:t>
        </w:r>
      </w:ins>
      <w:ins w:id="9502" w:author="IO" w:date="2011-07-22T17:04:00Z">
        <w:r w:rsidR="005D501D">
          <w:t xml:space="preserve"> dichas</w:t>
        </w:r>
      </w:ins>
      <w:ins w:id="9503" w:author="IO" w:date="2011-07-22T17:03:00Z">
        <w:r w:rsidR="005D501D">
          <w:t xml:space="preserve"> plantillas</w:t>
        </w:r>
      </w:ins>
      <w:ins w:id="9504" w:author="IO" w:date="2011-07-22T17:04:00Z">
        <w:r w:rsidR="005D501D">
          <w:t>.</w:t>
        </w:r>
      </w:ins>
      <w:ins w:id="9505" w:author="IO" w:date="2011-07-22T17:13:00Z">
        <w:r w:rsidR="00444875">
          <w:t xml:space="preserve"> </w:t>
        </w:r>
      </w:ins>
      <w:ins w:id="9506" w:author="IO" w:date="2011-07-22T17:12:00Z">
        <w:r w:rsidR="00444875">
          <w:t>A</w:t>
        </w:r>
      </w:ins>
      <w:ins w:id="9507" w:author="IO" w:date="2011-07-22T17:11:00Z">
        <w:r w:rsidR="00444875">
          <w:t xml:space="preserve">bordar </w:t>
        </w:r>
      </w:ins>
      <w:ins w:id="9508"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9509" w:author="IO" w:date="2011-07-22T17:13:00Z">
        <w:r w:rsidR="00444875">
          <w:t xml:space="preserve">Éste sería el caso de ttratar de contemplar </w:t>
        </w:r>
      </w:ins>
      <w:ins w:id="9510" w:author="Orion" w:date="2011-07-08T14:07:00Z">
        <w:del w:id="9511" w:author="IO" w:date="2011-07-22T17:13:00Z">
          <w:r w:rsidR="000B12C1" w:rsidRPr="00EA40AF" w:rsidDel="00444875">
            <w:delText xml:space="preserve">de una manera flexible y </w:delText>
          </w:r>
        </w:del>
      </w:ins>
      <w:ins w:id="9512" w:author="Orion" w:date="2011-07-08T14:08:00Z">
        <w:del w:id="9513" w:author="IO" w:date="2011-07-22T17:13:00Z">
          <w:r w:rsidR="000B12C1" w:rsidRPr="00EA40AF" w:rsidDel="00444875">
            <w:delText>fácilmente</w:delText>
          </w:r>
        </w:del>
      </w:ins>
      <w:ins w:id="9514" w:author="Orion" w:date="2011-07-08T14:07:00Z">
        <w:del w:id="9515" w:author="IO" w:date="2011-07-22T17:13:00Z">
          <w:r w:rsidR="000B12C1" w:rsidRPr="00EA40AF" w:rsidDel="00444875">
            <w:delText xml:space="preserve"> </w:delText>
          </w:r>
        </w:del>
      </w:ins>
      <w:ins w:id="9516" w:author="Orion" w:date="2011-07-08T14:08:00Z">
        <w:del w:id="9517" w:author="IO" w:date="2011-07-22T17:13:00Z">
          <w:r w:rsidR="000B12C1" w:rsidRPr="00EA40AF" w:rsidDel="00444875">
            <w:delText xml:space="preserve">configurables. </w:delText>
          </w:r>
        </w:del>
      </w:ins>
      <w:ins w:id="9518" w:author="Orion" w:date="2011-07-08T14:06:00Z">
        <w:del w:id="9519" w:author="IO" w:date="2011-07-22T17:13:00Z">
          <w:r w:rsidR="000B12C1" w:rsidRPr="00EA40AF" w:rsidDel="00444875">
            <w:delText>Algunas de estos casos de prueba</w:delText>
          </w:r>
        </w:del>
      </w:ins>
      <w:ins w:id="9520" w:author="Orion" w:date="2011-07-08T14:09:00Z">
        <w:del w:id="9521" w:author="IO" w:date="2011-07-22T17:13:00Z">
          <w:r w:rsidR="000B12C1" w:rsidRPr="00EA40AF" w:rsidDel="00444875">
            <w:delText xml:space="preserve"> podrían intentarse simular con algunas de las herramientas que enumeramos en el estado del arte, pero</w:delText>
          </w:r>
        </w:del>
      </w:ins>
      <w:ins w:id="9522" w:author="Orion" w:date="2011-07-08T14:11:00Z">
        <w:del w:id="9523" w:author="IO" w:date="2011-07-22T17:13:00Z">
          <w:r w:rsidR="000B12C1" w:rsidRPr="00EA40AF" w:rsidDel="00444875">
            <w:delText xml:space="preserve"> para que esto fuera posible</w:delText>
          </w:r>
        </w:del>
      </w:ins>
      <w:ins w:id="9524" w:author="Orion" w:date="2011-07-08T14:09:00Z">
        <w:del w:id="9525" w:author="IO" w:date="2011-07-22T17:13:00Z">
          <w:r w:rsidR="000B12C1" w:rsidRPr="00EA40AF" w:rsidDel="00444875">
            <w:delText xml:space="preserve"> tendr</w:delText>
          </w:r>
        </w:del>
      </w:ins>
      <w:ins w:id="9526" w:author="Orion" w:date="2011-07-08T14:11:00Z">
        <w:del w:id="9527" w:author="IO" w:date="2011-07-22T17:13:00Z">
          <w:r w:rsidR="000B12C1" w:rsidRPr="00EA40AF" w:rsidDel="00444875">
            <w:delText>íamos que limitar la complejidad de estos casos</w:delText>
          </w:r>
        </w:del>
      </w:ins>
      <w:ins w:id="9528" w:author="Orion" w:date="2011-07-08T14:12:00Z">
        <w:del w:id="9529" w:author="IO" w:date="2011-07-22T17:13:00Z">
          <w:r w:rsidR="000B12C1" w:rsidRPr="00EA40AF" w:rsidDel="00444875">
            <w:delText>. E</w:delText>
          </w:r>
          <w:r w:rsidR="00FC3DDD" w:rsidRPr="00EA40AF" w:rsidDel="00444875">
            <w:delText>st</w:delText>
          </w:r>
        </w:del>
      </w:ins>
      <w:ins w:id="9530" w:author="Orion" w:date="2011-07-08T14:18:00Z">
        <w:del w:id="9531" w:author="IO" w:date="2011-07-22T17:13:00Z">
          <w:r w:rsidR="00FC3DDD" w:rsidRPr="00EA40AF" w:rsidDel="00444875">
            <w:delText>a limitación</w:delText>
          </w:r>
        </w:del>
      </w:ins>
      <w:ins w:id="9532" w:author="Orion" w:date="2011-07-08T14:31:00Z">
        <w:del w:id="9533" w:author="IO" w:date="2011-07-22T17:13:00Z">
          <w:r w:rsidR="009440EA" w:rsidRPr="00EA40AF" w:rsidDel="00444875">
            <w:delText>, viene por un lado, debida al</w:delText>
          </w:r>
        </w:del>
      </w:ins>
      <w:ins w:id="9534" w:author="Orion" w:date="2011-07-08T14:12:00Z">
        <w:del w:id="9535" w:author="IO" w:date="2011-07-22T17:13:00Z">
          <w:r w:rsidR="000B12C1" w:rsidRPr="00EA40AF" w:rsidDel="00444875">
            <w:delText xml:space="preserve"> hecho de que estas herramientas no tienen en cuenta las interacciones entre distintos elementos</w:delText>
          </w:r>
        </w:del>
      </w:ins>
      <w:ins w:id="9536" w:author="Orion" w:date="2011-07-08T14:14:00Z">
        <w:del w:id="9537" w:author="IO" w:date="2011-07-22T17:13:00Z">
          <w:r w:rsidR="000B12C1" w:rsidRPr="00EA40AF" w:rsidDel="00444875">
            <w:delText xml:space="preserve">, </w:delText>
          </w:r>
        </w:del>
      </w:ins>
      <w:ins w:id="9538" w:author="Orion" w:date="2011-07-08T14:16:00Z">
        <w:del w:id="9539" w:author="IO" w:date="2011-07-22T17:13:00Z">
          <w:r w:rsidR="00FC3DDD" w:rsidRPr="00EA40AF" w:rsidDel="00444875">
            <w:delText xml:space="preserve">y con ello </w:delText>
          </w:r>
        </w:del>
      </w:ins>
      <w:ins w:id="9540" w:author="Orion" w:date="2011-07-08T14:32:00Z">
        <w:del w:id="9541" w:author="IO" w:date="2011-07-22T17:13:00Z">
          <w:r w:rsidR="009440EA" w:rsidRPr="00EA40AF" w:rsidDel="00444875">
            <w:delText xml:space="preserve">no es posible hacer uso de </w:delText>
          </w:r>
        </w:del>
      </w:ins>
      <w:ins w:id="9542" w:author="Orion" w:date="2011-07-08T14:16:00Z">
        <w:del w:id="9543" w:author="IO" w:date="2011-07-22T17:13:00Z">
          <w:r w:rsidR="00FC3DDD" w:rsidRPr="00EA40AF" w:rsidDel="00444875">
            <w:delText xml:space="preserve">personajes como el </w:delText>
          </w:r>
        </w:del>
      </w:ins>
      <w:ins w:id="9544" w:author="Orion" w:date="2011-07-08T14:14:00Z">
        <w:del w:id="9545" w:author="IO" w:date="2011-07-22T17:13:00Z">
          <w:r w:rsidR="00FC3DDD" w:rsidRPr="00EA40AF" w:rsidDel="00444875">
            <w:delText xml:space="preserve"> controlador</w:delText>
          </w:r>
        </w:del>
      </w:ins>
      <w:ins w:id="9546" w:author="Orion" w:date="2011-07-08T14:15:00Z">
        <w:del w:id="9547" w:author="IO" w:date="2011-07-22T17:13:00Z">
          <w:r w:rsidR="00FC3DDD" w:rsidRPr="00EA40AF" w:rsidDel="00444875">
            <w:delText xml:space="preserve"> aéreo</w:delText>
          </w:r>
        </w:del>
      </w:ins>
      <w:ins w:id="9548" w:author="Orion" w:date="2011-07-08T14:16:00Z">
        <w:del w:id="9549" w:author="IO" w:date="2011-07-22T17:13:00Z">
          <w:r w:rsidR="00FC3DDD" w:rsidRPr="00EA40AF" w:rsidDel="00444875">
            <w:delText xml:space="preserve">. </w:delText>
          </w:r>
        </w:del>
      </w:ins>
      <w:ins w:id="9550" w:author="Orion" w:date="2011-07-08T14:17:00Z">
        <w:del w:id="9551" w:author="IO" w:date="2011-07-22T17:13:00Z">
          <w:r w:rsidR="00FC3DDD" w:rsidRPr="00EA40AF" w:rsidDel="00444875">
            <w:delText xml:space="preserve">Esto </w:delText>
          </w:r>
        </w:del>
      </w:ins>
      <w:ins w:id="9552" w:author="Orion" w:date="2011-07-08T14:32:00Z">
        <w:del w:id="9553" w:author="IO" w:date="2011-07-22T17:13:00Z">
          <w:r w:rsidR="00491A1B" w:rsidRPr="00EA40AF" w:rsidDel="00444875">
            <w:delText>implica</w:delText>
          </w:r>
        </w:del>
      </w:ins>
      <w:ins w:id="9554" w:author="Orion" w:date="2011-07-08T14:17:00Z">
        <w:del w:id="9555" w:author="IO" w:date="2011-07-22T17:13:00Z">
          <w:r w:rsidR="00FC3DDD" w:rsidRPr="00EA40AF" w:rsidDel="00444875">
            <w:delText xml:space="preserve"> que</w:delText>
          </w:r>
        </w:del>
      </w:ins>
      <w:ins w:id="9556" w:author="Orion" w:date="2011-07-08T14:32:00Z">
        <w:del w:id="9557" w:author="IO" w:date="2011-07-22T17:13:00Z">
          <w:r w:rsidR="008D7768" w:rsidRPr="00EA40AF" w:rsidDel="00444875">
            <w:delText>,</w:delText>
          </w:r>
        </w:del>
      </w:ins>
      <w:ins w:id="9558" w:author="Orion" w:date="2011-07-08T14:17:00Z">
        <w:del w:id="9559" w:author="IO" w:date="2011-07-22T17:13:00Z">
          <w:r w:rsidR="00FC3DDD" w:rsidRPr="00EA40AF" w:rsidDel="00444875">
            <w:delText xml:space="preserve"> normalmente</w:delText>
          </w:r>
        </w:del>
      </w:ins>
      <w:ins w:id="9560" w:author="Orion" w:date="2011-07-08T14:32:00Z">
        <w:del w:id="9561" w:author="IO" w:date="2011-07-22T17:13:00Z">
          <w:r w:rsidR="008D7768" w:rsidRPr="00EA40AF" w:rsidDel="00444875">
            <w:delText>,</w:delText>
          </w:r>
        </w:del>
      </w:ins>
      <w:ins w:id="9562" w:author="Orion" w:date="2011-07-08T14:17:00Z">
        <w:del w:id="9563" w:author="IO" w:date="2011-07-22T17:13:00Z">
          <w:r w:rsidR="00FC3DDD" w:rsidRPr="00EA40AF" w:rsidDel="00444875">
            <w:delText xml:space="preserve"> la gestión de los conflictos</w:delText>
          </w:r>
        </w:del>
      </w:ins>
      <w:ins w:id="9564" w:author="Orion" w:date="2011-07-08T14:19:00Z">
        <w:del w:id="9565" w:author="IO" w:date="2011-07-22T17:13:00Z">
          <w:r w:rsidR="00FC3DDD" w:rsidRPr="00EA40AF" w:rsidDel="00444875">
            <w:delText xml:space="preserve"> se limite a ser</w:delText>
          </w:r>
        </w:del>
      </w:ins>
      <w:ins w:id="9566" w:author="Orion" w:date="2011-07-08T14:17:00Z">
        <w:del w:id="9567" w:author="IO" w:date="2011-07-22T17:13:00Z">
          <w:r w:rsidR="00FC3DDD" w:rsidRPr="00EA40AF" w:rsidDel="00444875">
            <w:delText xml:space="preserve"> responsabilidad de los mismos pilotos.</w:delText>
          </w:r>
        </w:del>
      </w:ins>
      <w:ins w:id="9568" w:author="Orion" w:date="2011-07-08T14:19:00Z">
        <w:del w:id="9569" w:author="IO" w:date="2011-07-22T17:13:00Z">
          <w:r w:rsidR="002F2707" w:rsidRPr="00EA40AF" w:rsidDel="00444875">
            <w:delText xml:space="preserve"> Por otro lado, ser</w:delText>
          </w:r>
        </w:del>
      </w:ins>
      <w:ins w:id="9570" w:author="Orion" w:date="2011-07-08T14:20:00Z">
        <w:del w:id="9571"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9572" w:author="Orion" w:date="2011-07-08T14:21:00Z">
        <w:r w:rsidR="002F2707" w:rsidRPr="00EA40AF">
          <w:t>c</w:t>
        </w:r>
      </w:ins>
      <w:ins w:id="9573" w:author="Orion" w:date="2011-07-08T14:20:00Z">
        <w:r w:rsidR="002F2707" w:rsidRPr="00EA40AF">
          <w:t>aracter</w:t>
        </w:r>
      </w:ins>
      <w:ins w:id="9574" w:author="Orion" w:date="2011-07-08T14:21:00Z">
        <w:r w:rsidR="002F2707" w:rsidRPr="00EA40AF">
          <w:t>ísticas de los pilotos como se han tenido en cuenta en estas simulaciones</w:t>
        </w:r>
      </w:ins>
      <w:ins w:id="9575" w:author="IO" w:date="2011-07-22T17:13:00Z">
        <w:r w:rsidR="00444875">
          <w:t>.</w:t>
        </w:r>
      </w:ins>
      <w:ins w:id="9576" w:author="Orion" w:date="2011-07-08T14:53:00Z">
        <w:del w:id="9577" w:author="IO" w:date="2011-07-22T17:13:00Z">
          <w:r w:rsidR="0060294C" w:rsidRPr="00EA40AF" w:rsidDel="00444875">
            <w:delText xml:space="preserve">, y </w:delText>
          </w:r>
        </w:del>
      </w:ins>
      <w:ins w:id="9578" w:author="Orion" w:date="2011-07-08T14:54:00Z">
        <w:del w:id="9579" w:author="IO" w:date="2011-07-22T17:13:00Z">
          <w:r w:rsidR="0060294C" w:rsidRPr="00EA40AF" w:rsidDel="00444875">
            <w:delText>cómo</w:delText>
          </w:r>
        </w:del>
      </w:ins>
      <w:ins w:id="9580" w:author="Orion" w:date="2011-07-08T14:53:00Z">
        <w:del w:id="9581" w:author="IO" w:date="2011-07-22T17:13:00Z">
          <w:r w:rsidR="0060294C" w:rsidRPr="00EA40AF" w:rsidDel="00444875">
            <w:delText xml:space="preserve"> influyen est</w:delText>
          </w:r>
        </w:del>
      </w:ins>
      <w:ins w:id="9582" w:author="Orion" w:date="2011-07-08T14:54:00Z">
        <w:del w:id="9583" w:author="IO" w:date="2011-07-22T17:13:00Z">
          <w:r w:rsidR="00033E0C" w:rsidRPr="00EA40AF" w:rsidDel="00444875">
            <w:delText>a</w:delText>
          </w:r>
        </w:del>
      </w:ins>
      <w:ins w:id="9584" w:author="Orion" w:date="2011-07-08T14:53:00Z">
        <w:del w:id="9585" w:author="IO" w:date="2011-07-22T17:13:00Z">
          <w:r w:rsidR="0060294C" w:rsidRPr="00EA40AF" w:rsidDel="00444875">
            <w:delText>s en otros factores</w:delText>
          </w:r>
        </w:del>
      </w:ins>
      <w:ins w:id="9586" w:author="Orion" w:date="2011-07-08T14:21:00Z">
        <w:del w:id="9587" w:author="IO" w:date="2011-07-22T17:13:00Z">
          <w:r w:rsidR="002F2707" w:rsidRPr="00EA40AF" w:rsidDel="00444875">
            <w:delText xml:space="preserve">. </w:delText>
          </w:r>
        </w:del>
      </w:ins>
      <w:ins w:id="9588" w:author="Orion" w:date="2011-07-08T14:32:00Z">
        <w:del w:id="9589" w:author="IO" w:date="2011-07-22T17:13:00Z">
          <w:r w:rsidR="00596D3E" w:rsidRPr="00EA40AF" w:rsidDel="00444875">
            <w:delText>Con respecto a esto</w:delText>
          </w:r>
        </w:del>
      </w:ins>
      <w:ins w:id="9590" w:author="Orion" w:date="2011-07-08T14:33:00Z">
        <w:del w:id="9591" w:author="IO" w:date="2011-07-22T17:13:00Z">
          <w:r w:rsidR="00596D3E" w:rsidRPr="00EA40AF" w:rsidDel="00444875">
            <w:delText>,</w:delText>
          </w:r>
        </w:del>
      </w:ins>
      <w:ins w:id="9592" w:author="Orion" w:date="2011-07-08T14:22:00Z">
        <w:del w:id="9593" w:author="IO" w:date="2011-07-22T17:13:00Z">
          <w:r w:rsidR="002F2707" w:rsidRPr="00EA40AF" w:rsidDel="00444875">
            <w:delText xml:space="preserve"> </w:delText>
          </w:r>
        </w:del>
      </w:ins>
      <w:ins w:id="9594" w:author="Orion" w:date="2011-07-08T14:23:00Z">
        <w:del w:id="9595" w:author="IO" w:date="2011-07-22T17:13:00Z">
          <w:r w:rsidR="002F2707" w:rsidRPr="00EA40AF" w:rsidDel="00444875">
            <w:delText>más</w:delText>
          </w:r>
        </w:del>
      </w:ins>
      <w:ins w:id="9596" w:author="Orion" w:date="2011-07-08T14:22:00Z">
        <w:del w:id="9597" w:author="IO" w:date="2011-07-22T17:13:00Z">
          <w:r w:rsidR="00596D3E" w:rsidRPr="00EA40AF" w:rsidDel="00444875">
            <w:delText xml:space="preserve"> complej</w:delText>
          </w:r>
        </w:del>
      </w:ins>
      <w:ins w:id="9598" w:author="Orion" w:date="2011-07-08T14:33:00Z">
        <w:del w:id="9599" w:author="IO" w:date="2011-07-22T17:13:00Z">
          <w:r w:rsidR="00596D3E" w:rsidRPr="00EA40AF" w:rsidDel="00444875">
            <w:delText>o</w:delText>
          </w:r>
        </w:del>
      </w:ins>
      <w:ins w:id="9600" w:author="Orion" w:date="2011-07-08T14:22:00Z">
        <w:del w:id="9601" w:author="IO" w:date="2011-07-22T17:13:00Z">
          <w:r w:rsidR="002F2707" w:rsidRPr="00EA40AF" w:rsidDel="00444875">
            <w:delText xml:space="preserve"> aún sería tener en cuenta la evolución de estas características a través del tiempo como</w:delText>
          </w:r>
        </w:del>
      </w:ins>
      <w:ins w:id="9602" w:author="Orion" w:date="2011-07-08T14:24:00Z">
        <w:del w:id="9603" w:author="IO" w:date="2011-07-22T17:13:00Z">
          <w:r w:rsidR="002F2707" w:rsidRPr="00EA40AF" w:rsidDel="00444875">
            <w:delText xml:space="preserve"> sí hace este sistema.</w:delText>
          </w:r>
        </w:del>
      </w:ins>
      <w:ins w:id="9604" w:author="Orion" w:date="2011-07-08T14:26:00Z">
        <w:del w:id="9605"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9606" w:author="Orion" w:date="2011-07-08T14:41:00Z"/>
        </w:rPr>
        <w:pPrChange w:id="9607" w:author="IO" w:date="2011-07-22T14:50:00Z">
          <w:pPr/>
        </w:pPrChange>
      </w:pPr>
      <w:commentRangeStart w:id="9608"/>
      <w:ins w:id="9609" w:author="Orion" w:date="2011-07-08T14:26:00Z">
        <w:r w:rsidRPr="00EA40AF">
          <w:t xml:space="preserve">Otra </w:t>
        </w:r>
      </w:ins>
      <w:ins w:id="9610" w:author="Orion" w:date="2011-07-08T14:27:00Z">
        <w:r w:rsidRPr="00EA40AF">
          <w:t>propiedad</w:t>
        </w:r>
      </w:ins>
      <w:ins w:id="9611" w:author="Orion" w:date="2011-07-08T14:26:00Z">
        <w:r w:rsidRPr="00EA40AF">
          <w:t xml:space="preserve"> </w:t>
        </w:r>
      </w:ins>
      <w:ins w:id="9612" w:author="Orion" w:date="2011-07-08T14:27:00Z">
        <w:r w:rsidRPr="00EA40AF">
          <w:t xml:space="preserve">que </w:t>
        </w:r>
      </w:ins>
      <w:ins w:id="9613" w:author="Orion" w:date="2011-07-08T14:28:00Z">
        <w:r w:rsidRPr="00EA40AF">
          <w:t>determina</w:t>
        </w:r>
      </w:ins>
      <w:ins w:id="9614" w:author="Orion" w:date="2011-07-08T14:27:00Z">
        <w:r w:rsidRPr="00EA40AF">
          <w:t xml:space="preserve"> </w:t>
        </w:r>
      </w:ins>
      <w:ins w:id="9615" w:author="Orion" w:date="2011-07-08T14:33:00Z">
        <w:r w:rsidR="0008602D" w:rsidRPr="00EA40AF">
          <w:t xml:space="preserve">a </w:t>
        </w:r>
      </w:ins>
      <w:ins w:id="9616" w:author="Orion" w:date="2011-07-08T14:27:00Z">
        <w:r w:rsidRPr="00EA40AF">
          <w:t xml:space="preserve">este sistema es el amplio abanico de posibilidades en cuanto </w:t>
        </w:r>
      </w:ins>
      <w:ins w:id="9617" w:author="Orion" w:date="2011-07-08T14:29:00Z">
        <w:r w:rsidRPr="00EA40AF">
          <w:t>a definición de</w:t>
        </w:r>
      </w:ins>
      <w:ins w:id="9618" w:author="Orion" w:date="2011-07-08T14:27:00Z">
        <w:r w:rsidRPr="00EA40AF">
          <w:t xml:space="preserve"> contexto</w:t>
        </w:r>
      </w:ins>
      <w:ins w:id="9619" w:author="Orion" w:date="2011-07-08T14:29:00Z">
        <w:r w:rsidRPr="00EA40AF">
          <w:t>s</w:t>
        </w:r>
      </w:ins>
      <w:ins w:id="9620" w:author="Orion" w:date="2011-07-08T14:27:00Z">
        <w:r w:rsidRPr="00EA40AF">
          <w:t xml:space="preserve"> o </w:t>
        </w:r>
      </w:ins>
      <w:ins w:id="9621" w:author="Orion" w:date="2011-07-08T14:29:00Z">
        <w:r w:rsidRPr="00EA40AF">
          <w:t xml:space="preserve">casos de prueba. </w:t>
        </w:r>
      </w:ins>
      <w:ins w:id="9622" w:author="Orion" w:date="2011-07-08T14:37:00Z">
        <w:r w:rsidR="00F71DDD" w:rsidRPr="00EA40AF">
          <w:t>E</w:t>
        </w:r>
      </w:ins>
      <w:ins w:id="9623" w:author="Orion" w:date="2011-07-08T14:35:00Z">
        <w:r w:rsidR="00F71DDD" w:rsidRPr="00EA40AF">
          <w:t>s</w:t>
        </w:r>
      </w:ins>
      <w:ins w:id="9624" w:author="Orion" w:date="2011-07-08T14:37:00Z">
        <w:r w:rsidR="00F71DDD" w:rsidRPr="00EA40AF">
          <w:t>t</w:t>
        </w:r>
      </w:ins>
      <w:ins w:id="9625" w:author="Orion" w:date="2011-07-08T14:35:00Z">
        <w:r w:rsidR="00F71DDD" w:rsidRPr="00EA40AF">
          <w:t>a flexibilidad</w:t>
        </w:r>
      </w:ins>
      <w:ins w:id="9626" w:author="Orion" w:date="2011-07-08T14:37:00Z">
        <w:r w:rsidR="00F71DDD" w:rsidRPr="00EA40AF">
          <w:t xml:space="preserve"> </w:t>
        </w:r>
      </w:ins>
      <w:ins w:id="9627" w:author="Orion" w:date="2011-07-08T14:38:00Z">
        <w:r w:rsidR="00F71DDD" w:rsidRPr="00EA40AF">
          <w:t>s</w:t>
        </w:r>
      </w:ins>
      <w:ins w:id="9628" w:author="Orion" w:date="2011-07-08T14:35:00Z">
        <w:r w:rsidR="00F71DDD" w:rsidRPr="00EA40AF">
          <w:t>e ha podido observar en las pruebas</w:t>
        </w:r>
      </w:ins>
      <w:ins w:id="9629" w:author="Orion" w:date="2011-07-08T14:39:00Z">
        <w:r w:rsidR="00F71DDD" w:rsidRPr="00EA40AF">
          <w:t>,</w:t>
        </w:r>
      </w:ins>
      <w:ins w:id="9630" w:author="Orion" w:date="2011-07-08T14:35:00Z">
        <w:r w:rsidR="00F71DDD" w:rsidRPr="00EA40AF">
          <w:t xml:space="preserve"> donde se han hecho simulaciones de distinto n</w:t>
        </w:r>
      </w:ins>
      <w:ins w:id="9631" w:author="Orion" w:date="2011-07-08T14:36:00Z">
        <w:r w:rsidR="00F71DDD" w:rsidRPr="00EA40AF">
          <w:t xml:space="preserve">úmero de vehículos, con distintos orígenes y destinos, </w:t>
        </w:r>
      </w:ins>
      <w:ins w:id="9632" w:author="Orion" w:date="2011-07-08T14:39:00Z">
        <w:r w:rsidR="00F71DDD" w:rsidRPr="00EA40AF">
          <w:t xml:space="preserve">y </w:t>
        </w:r>
      </w:ins>
      <w:ins w:id="9633" w:author="Orion" w:date="2011-07-08T14:38:00Z">
        <w:r w:rsidR="00F71DDD" w:rsidRPr="00EA40AF">
          <w:t>diferentes puntos de paso</w:t>
        </w:r>
      </w:ins>
      <w:ins w:id="9634" w:author="Orion" w:date="2011-07-08T14:40:00Z">
        <w:r w:rsidR="00F71DDD" w:rsidRPr="00EA40AF">
          <w:t>,</w:t>
        </w:r>
      </w:ins>
      <w:ins w:id="9635" w:author="Orion" w:date="2011-07-08T14:39:00Z">
        <w:r w:rsidR="00F71DDD" w:rsidRPr="00EA40AF">
          <w:t xml:space="preserve"> para</w:t>
        </w:r>
      </w:ins>
      <w:ins w:id="9636" w:author="Orion" w:date="2011-07-08T14:40:00Z">
        <w:r w:rsidR="00F71DDD" w:rsidRPr="00EA40AF">
          <w:t>,</w:t>
        </w:r>
      </w:ins>
      <w:ins w:id="9637" w:author="Orion" w:date="2011-07-08T14:39:00Z">
        <w:r w:rsidR="00F71DDD" w:rsidRPr="00EA40AF">
          <w:t xml:space="preserve"> de este modo</w:t>
        </w:r>
      </w:ins>
      <w:ins w:id="9638" w:author="Orion" w:date="2011-07-08T14:40:00Z">
        <w:r w:rsidR="00F71DDD" w:rsidRPr="00EA40AF">
          <w:t>,</w:t>
        </w:r>
      </w:ins>
      <w:ins w:id="9639" w:author="Orion" w:date="2011-07-08T14:39:00Z">
        <w:r w:rsidR="00F71DDD" w:rsidRPr="00EA40AF">
          <w:t xml:space="preserve"> hace</w:t>
        </w:r>
      </w:ins>
      <w:ins w:id="9640" w:author="Orion" w:date="2011-07-08T14:40:00Z">
        <w:r w:rsidR="00F71DDD" w:rsidRPr="00EA40AF">
          <w:t>r</w:t>
        </w:r>
      </w:ins>
      <w:ins w:id="9641" w:author="Orion" w:date="2011-07-08T14:39:00Z">
        <w:r w:rsidR="00F71DDD" w:rsidRPr="00EA40AF">
          <w:t xml:space="preserve"> una </w:t>
        </w:r>
      </w:ins>
      <w:ins w:id="9642" w:author="Orion" w:date="2011-07-08T14:40:00Z">
        <w:r w:rsidR="00F71DDD" w:rsidRPr="00EA40AF">
          <w:t>simulación</w:t>
        </w:r>
      </w:ins>
      <w:ins w:id="9643" w:author="Orion" w:date="2011-07-08T14:39:00Z">
        <w:r w:rsidR="00F71DDD" w:rsidRPr="00EA40AF">
          <w:t xml:space="preserve"> lo m</w:t>
        </w:r>
      </w:ins>
      <w:ins w:id="9644" w:author="Orion" w:date="2011-07-08T14:40:00Z">
        <w:r w:rsidR="00F71DDD" w:rsidRPr="00EA40AF">
          <w:t>ás realista posible.</w:t>
        </w:r>
      </w:ins>
      <w:commentRangeEnd w:id="9608"/>
      <w:r w:rsidR="008804A5">
        <w:rPr>
          <w:rStyle w:val="CommentReference"/>
        </w:rPr>
        <w:commentReference w:id="9608"/>
      </w:r>
    </w:p>
    <w:p w14:paraId="20F75302" w14:textId="3A736148" w:rsidR="000B5016" w:rsidRPr="00EA40AF" w:rsidDel="00444875" w:rsidRDefault="009A53B9">
      <w:pPr>
        <w:spacing w:before="240" w:after="120"/>
        <w:ind w:firstLine="284"/>
        <w:jc w:val="both"/>
        <w:rPr>
          <w:ins w:id="9645" w:author="Orion" w:date="2011-07-08T14:42:00Z"/>
          <w:del w:id="9646" w:author="IO" w:date="2011-07-22T17:20:00Z"/>
        </w:rPr>
        <w:pPrChange w:id="9647" w:author="IO" w:date="2011-07-22T14:50:00Z">
          <w:pPr/>
        </w:pPrChange>
      </w:pPr>
      <w:ins w:id="9648" w:author="Orion" w:date="2011-07-08T14:52:00Z">
        <w:del w:id="9649" w:author="IO" w:date="2011-07-22T17:20:00Z">
          <w:r w:rsidRPr="00EA40AF" w:rsidDel="00444875">
            <w:delText>Los casos de prueba que se han llevado a cabo permiten</w:delText>
          </w:r>
        </w:del>
      </w:ins>
      <w:ins w:id="9650" w:author="Orion" w:date="2011-07-08T14:41:00Z">
        <w:del w:id="9651" w:author="IO" w:date="2011-07-22T17:20:00Z">
          <w:r w:rsidR="000B5016" w:rsidRPr="00EA40AF" w:rsidDel="00444875">
            <w:delText xml:space="preserve"> afirmar que el modelo se ajusta bastante al mundo real, porque la mayoría de las conclusiones que </w:delText>
          </w:r>
        </w:del>
      </w:ins>
      <w:ins w:id="9652" w:author="Orion" w:date="2011-07-08T14:53:00Z">
        <w:del w:id="9653" w:author="IO" w:date="2011-07-22T17:20:00Z">
          <w:r w:rsidRPr="00EA40AF" w:rsidDel="00444875">
            <w:delText>se pueden</w:delText>
          </w:r>
        </w:del>
      </w:ins>
      <w:ins w:id="9654" w:author="Orion" w:date="2011-07-08T14:41:00Z">
        <w:del w:id="9655"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9656" w:author="Orion" w:date="2011-07-08T15:01:00Z"/>
          <w:del w:id="9657" w:author="IO" w:date="2011-07-22T17:20:00Z"/>
        </w:rPr>
        <w:pPrChange w:id="9658" w:author="IO" w:date="2011-07-22T14:50:00Z">
          <w:pPr/>
        </w:pPrChange>
      </w:pPr>
      <w:ins w:id="9659" w:author="Orion" w:date="2011-07-08T15:01:00Z">
        <w:del w:id="9660"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9661" w:author="Orion" w:date="2011-07-08T15:03:00Z"/>
          <w:del w:id="9662" w:author="IO" w:date="2011-07-22T17:20:00Z"/>
          <w:i/>
          <w:rPrChange w:id="9663" w:author="IO" w:date="2011-07-22T12:31:00Z">
            <w:rPr>
              <w:ins w:id="9664" w:author="Orion" w:date="2011-07-08T15:03:00Z"/>
              <w:del w:id="9665" w:author="IO" w:date="2011-07-22T17:20:00Z"/>
              <w:rFonts w:cs="Times New Roman"/>
            </w:rPr>
          </w:rPrChange>
        </w:rPr>
        <w:pPrChange w:id="9666" w:author="IO" w:date="2011-07-22T12:31:00Z">
          <w:pPr/>
        </w:pPrChange>
      </w:pPr>
      <w:ins w:id="9667" w:author="Orion" w:date="2011-07-08T15:02:00Z">
        <w:del w:id="9668" w:author="IO" w:date="2011-07-22T17:20:00Z">
          <w:r w:rsidRPr="00441066" w:rsidDel="00444875">
            <w:rPr>
              <w:i/>
              <w:rPrChange w:id="9669" w:author="IO" w:date="2011-07-22T12:31:00Z">
                <w:rPr>
                  <w:rFonts w:cs="Times New Roman"/>
                </w:rPr>
              </w:rPrChange>
            </w:rPr>
            <w:delText xml:space="preserve">A medida que se incrementa el número de aeronaves en la simulación el número de riesgos de conflicto aumenta. </w:delText>
          </w:r>
        </w:del>
      </w:ins>
      <w:ins w:id="9670" w:author="Orion" w:date="2011-07-08T15:03:00Z">
        <w:del w:id="9671" w:author="IO" w:date="2011-07-22T17:20:00Z">
          <w:r w:rsidRPr="00441066" w:rsidDel="00444875">
            <w:rPr>
              <w:i/>
              <w:rPrChange w:id="9672" w:author="IO" w:date="2011-07-22T12:31:00Z">
                <w:rPr>
                  <w:rFonts w:cs="Times New Roman"/>
                </w:rPr>
              </w:rPrChange>
            </w:rPr>
            <w:delText>Est</w:delText>
          </w:r>
        </w:del>
      </w:ins>
      <w:ins w:id="9673" w:author="Orion" w:date="2011-07-08T15:04:00Z">
        <w:del w:id="9674" w:author="IO" w:date="2011-07-22T17:20:00Z">
          <w:r w:rsidRPr="00441066" w:rsidDel="00444875">
            <w:rPr>
              <w:i/>
              <w:rPrChange w:id="9675" w:author="IO" w:date="2011-07-22T12:31:00Z">
                <w:rPr>
                  <w:rFonts w:cs="Times New Roman"/>
                </w:rPr>
              </w:rPrChange>
            </w:rPr>
            <w:delText xml:space="preserve">e resultado se ajusta bastante a la realidad, de hecho es uno de los principales </w:delText>
          </w:r>
        </w:del>
      </w:ins>
      <w:ins w:id="9676" w:author="Orion" w:date="2011-07-08T15:05:00Z">
        <w:del w:id="9677" w:author="IO" w:date="2011-07-22T17:20:00Z">
          <w:r w:rsidRPr="00441066" w:rsidDel="00444875">
            <w:rPr>
              <w:i/>
              <w:rPrChange w:id="9678" w:author="IO" w:date="2011-07-22T12:31:00Z">
                <w:rPr>
                  <w:rFonts w:cs="Times New Roman"/>
                </w:rPr>
              </w:rPrChange>
            </w:rPr>
            <w:delText>problemas</w:delText>
          </w:r>
        </w:del>
      </w:ins>
      <w:ins w:id="9679" w:author="Orion" w:date="2011-07-08T15:04:00Z">
        <w:del w:id="9680" w:author="IO" w:date="2011-07-22T17:20:00Z">
          <w:r w:rsidRPr="00441066" w:rsidDel="00444875">
            <w:rPr>
              <w:i/>
              <w:rPrChange w:id="9681" w:author="IO" w:date="2011-07-22T12:31:00Z">
                <w:rPr>
                  <w:rFonts w:cs="Times New Roman"/>
                </w:rPr>
              </w:rPrChange>
            </w:rPr>
            <w:delText xml:space="preserve"> de la saturaci</w:delText>
          </w:r>
        </w:del>
      </w:ins>
      <w:ins w:id="9682" w:author="Orion" w:date="2011-07-08T15:05:00Z">
        <w:del w:id="9683" w:author="IO" w:date="2011-07-22T17:20:00Z">
          <w:r w:rsidRPr="00441066" w:rsidDel="00444875">
            <w:rPr>
              <w:i/>
              <w:rPrChange w:id="9684" w:author="IO" w:date="2011-07-22T12:31:00Z">
                <w:rPr>
                  <w:rFonts w:cs="Times New Roman"/>
                </w:rPr>
              </w:rPrChange>
            </w:rPr>
            <w:delText>ón del trafico aéreo.</w:delText>
          </w:r>
        </w:del>
      </w:ins>
      <w:ins w:id="9685" w:author="Orion" w:date="2011-07-08T15:03:00Z">
        <w:del w:id="9686" w:author="IO" w:date="2011-07-22T17:20:00Z">
          <w:r w:rsidRPr="00441066" w:rsidDel="00444875">
            <w:rPr>
              <w:i/>
              <w:rPrChange w:id="9687"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9688" w:author="Orion" w:date="2011-07-08T16:02:00Z"/>
          <w:del w:id="9689" w:author="IO" w:date="2011-07-22T17:20:00Z"/>
          <w:i/>
          <w:rPrChange w:id="9690" w:author="IO" w:date="2011-07-22T12:31:00Z">
            <w:rPr>
              <w:ins w:id="9691" w:author="Orion" w:date="2011-07-08T16:02:00Z"/>
              <w:del w:id="9692" w:author="IO" w:date="2011-07-22T17:20:00Z"/>
              <w:rFonts w:cs="Times New Roman"/>
            </w:rPr>
          </w:rPrChange>
        </w:rPr>
        <w:pPrChange w:id="9693" w:author="IO" w:date="2011-07-22T12:31:00Z">
          <w:pPr/>
        </w:pPrChange>
      </w:pPr>
      <w:ins w:id="9694" w:author="Orion" w:date="2011-07-08T15:07:00Z">
        <w:del w:id="9695" w:author="IO" w:date="2011-07-22T17:20:00Z">
          <w:r w:rsidRPr="00441066" w:rsidDel="00444875">
            <w:rPr>
              <w:i/>
              <w:rPrChange w:id="9696" w:author="IO" w:date="2011-07-22T12:31:00Z">
                <w:rPr>
                  <w:rFonts w:cs="Times New Roman"/>
                </w:rPr>
              </w:rPrChange>
            </w:rPr>
            <w:delText>Las características y el estado actual de los pilotos influye notablemente en</w:delText>
          </w:r>
        </w:del>
      </w:ins>
      <w:ins w:id="9697" w:author="Orion" w:date="2011-07-08T15:08:00Z">
        <w:del w:id="9698" w:author="IO" w:date="2011-07-22T17:20:00Z">
          <w:r w:rsidRPr="00441066" w:rsidDel="00444875">
            <w:rPr>
              <w:i/>
              <w:rPrChange w:id="9699" w:author="IO" w:date="2011-07-22T12:31:00Z">
                <w:rPr>
                  <w:rFonts w:cs="Times New Roman"/>
                </w:rPr>
              </w:rPrChange>
            </w:rPr>
            <w:delText xml:space="preserve"> la evaluación de las situaciones y </w:delText>
          </w:r>
        </w:del>
      </w:ins>
      <w:ins w:id="9700" w:author="Orion" w:date="2011-07-08T15:07:00Z">
        <w:del w:id="9701" w:author="IO" w:date="2011-07-22T17:20:00Z">
          <w:r w:rsidRPr="00441066" w:rsidDel="00444875">
            <w:rPr>
              <w:i/>
              <w:rPrChange w:id="9702" w:author="IO" w:date="2011-07-22T12:31:00Z">
                <w:rPr>
                  <w:rFonts w:cs="Times New Roman"/>
                </w:rPr>
              </w:rPrChange>
            </w:rPr>
            <w:delText xml:space="preserve">toma de decisiones </w:delText>
          </w:r>
        </w:del>
      </w:ins>
      <w:ins w:id="9703" w:author="Orion" w:date="2011-07-08T15:08:00Z">
        <w:del w:id="9704" w:author="IO" w:date="2011-07-22T17:20:00Z">
          <w:r w:rsidRPr="00441066" w:rsidDel="00444875">
            <w:rPr>
              <w:i/>
              <w:rPrChange w:id="9705" w:author="IO" w:date="2011-07-22T12:31:00Z">
                <w:rPr>
                  <w:rFonts w:cs="Times New Roman"/>
                </w:rPr>
              </w:rPrChange>
            </w:rPr>
            <w:delText>por parte de estos.</w:delText>
          </w:r>
        </w:del>
      </w:ins>
      <w:ins w:id="9706" w:author="Orion" w:date="2011-07-08T15:58:00Z">
        <w:del w:id="9707" w:author="IO" w:date="2011-07-22T17:20:00Z">
          <w:r w:rsidR="0072018D" w:rsidRPr="00441066" w:rsidDel="00444875">
            <w:rPr>
              <w:i/>
              <w:rPrChange w:id="9708" w:author="IO" w:date="2011-07-22T12:31:00Z">
                <w:rPr>
                  <w:rFonts w:cs="Times New Roman"/>
                </w:rPr>
              </w:rPrChange>
            </w:rPr>
            <w:delText xml:space="preserve"> </w:delText>
          </w:r>
        </w:del>
      </w:ins>
      <w:ins w:id="9709" w:author="Orion" w:date="2011-07-08T15:59:00Z">
        <w:del w:id="9710" w:author="IO" w:date="2011-07-22T17:20:00Z">
          <w:r w:rsidR="0072018D" w:rsidRPr="00441066" w:rsidDel="00444875">
            <w:rPr>
              <w:i/>
              <w:rPrChange w:id="9711" w:author="IO" w:date="2011-07-22T12:31:00Z">
                <w:rPr>
                  <w:rFonts w:cs="Times New Roman"/>
                </w:rPr>
              </w:rPrChange>
            </w:rPr>
            <w:delText>Observándose</w:delText>
          </w:r>
        </w:del>
      </w:ins>
      <w:ins w:id="9712" w:author="Orion" w:date="2011-07-08T15:58:00Z">
        <w:del w:id="9713" w:author="IO" w:date="2011-07-22T17:20:00Z">
          <w:r w:rsidR="0072018D" w:rsidRPr="00441066" w:rsidDel="00444875">
            <w:rPr>
              <w:i/>
              <w:rPrChange w:id="9714" w:author="IO" w:date="2011-07-22T12:31:00Z">
                <w:rPr>
                  <w:rFonts w:cs="Times New Roman"/>
                </w:rPr>
              </w:rPrChange>
            </w:rPr>
            <w:delText xml:space="preserve"> que ta</w:delText>
          </w:r>
        </w:del>
      </w:ins>
      <w:ins w:id="9715" w:author="Orion" w:date="2011-07-08T15:59:00Z">
        <w:del w:id="9716" w:author="IO" w:date="2011-07-22T17:20:00Z">
          <w:r w:rsidR="0072018D" w:rsidRPr="00441066" w:rsidDel="00444875">
            <w:rPr>
              <w:i/>
              <w:rPrChange w:id="9717" w:author="IO" w:date="2011-07-22T12:31:00Z">
                <w:rPr>
                  <w:rFonts w:cs="Times New Roman"/>
                </w:rPr>
              </w:rPrChange>
            </w:rPr>
            <w:delText>n</w:delText>
          </w:r>
        </w:del>
      </w:ins>
      <w:ins w:id="9718" w:author="Orion" w:date="2011-07-08T15:58:00Z">
        <w:del w:id="9719" w:author="IO" w:date="2011-07-22T17:20:00Z">
          <w:r w:rsidR="0072018D" w:rsidRPr="00441066" w:rsidDel="00444875">
            <w:rPr>
              <w:i/>
              <w:rPrChange w:id="9720" w:author="IO" w:date="2011-07-22T12:31:00Z">
                <w:rPr>
                  <w:rFonts w:cs="Times New Roman"/>
                </w:rPr>
              </w:rPrChange>
            </w:rPr>
            <w:delText xml:space="preserve">to los pilotos menos experimentados como aquellos que tienen altos niveles de </w:delText>
          </w:r>
        </w:del>
      </w:ins>
      <w:ins w:id="9721" w:author="Orion" w:date="2011-07-08T15:59:00Z">
        <w:del w:id="9722" w:author="IO" w:date="2011-07-22T17:20:00Z">
          <w:r w:rsidR="0072018D" w:rsidRPr="00441066" w:rsidDel="00444875">
            <w:rPr>
              <w:i/>
              <w:rPrChange w:id="9723" w:author="IO" w:date="2011-07-22T12:31:00Z">
                <w:rPr>
                  <w:rFonts w:cs="Times New Roman"/>
                </w:rPr>
              </w:rPrChange>
            </w:rPr>
            <w:delText>estrés</w:delText>
          </w:r>
        </w:del>
      </w:ins>
      <w:ins w:id="9724" w:author="Orion" w:date="2011-07-08T15:58:00Z">
        <w:del w:id="9725" w:author="IO" w:date="2011-07-22T17:20:00Z">
          <w:r w:rsidR="0072018D" w:rsidRPr="00441066" w:rsidDel="00444875">
            <w:rPr>
              <w:i/>
              <w:rPrChange w:id="9726" w:author="IO" w:date="2011-07-22T12:31:00Z">
                <w:rPr>
                  <w:rFonts w:cs="Times New Roman"/>
                </w:rPr>
              </w:rPrChange>
            </w:rPr>
            <w:delText xml:space="preserve"> o fatiga</w:delText>
          </w:r>
        </w:del>
      </w:ins>
      <w:ins w:id="9727" w:author="Orion" w:date="2011-07-08T15:59:00Z">
        <w:del w:id="9728" w:author="IO" w:date="2011-07-22T17:20:00Z">
          <w:r w:rsidR="0072018D" w:rsidRPr="00441066" w:rsidDel="00444875">
            <w:rPr>
              <w:i/>
              <w:rPrChange w:id="9729" w:author="IO" w:date="2011-07-22T12:31:00Z">
                <w:rPr>
                  <w:rFonts w:cs="Times New Roman"/>
                </w:rPr>
              </w:rPrChange>
            </w:rPr>
            <w:delText xml:space="preserve"> </w:delText>
          </w:r>
        </w:del>
      </w:ins>
      <w:ins w:id="9730" w:author="Orion" w:date="2011-07-08T16:00:00Z">
        <w:del w:id="9731" w:author="IO" w:date="2011-07-22T17:20:00Z">
          <w:r w:rsidR="0072018D" w:rsidRPr="00441066" w:rsidDel="00444875">
            <w:rPr>
              <w:i/>
              <w:rPrChange w:id="9732" w:author="IO" w:date="2011-07-22T12:31:00Z">
                <w:rPr>
                  <w:rFonts w:cs="Times New Roman"/>
                </w:rPr>
              </w:rPrChange>
            </w:rPr>
            <w:delText>consumen</w:delText>
          </w:r>
        </w:del>
      </w:ins>
      <w:ins w:id="9733" w:author="Orion" w:date="2011-07-08T15:59:00Z">
        <w:del w:id="9734" w:author="IO" w:date="2011-07-22T17:20:00Z">
          <w:r w:rsidR="0072018D" w:rsidRPr="00441066" w:rsidDel="00444875">
            <w:rPr>
              <w:i/>
              <w:rPrChange w:id="9735" w:author="IO" w:date="2011-07-22T12:31:00Z">
                <w:rPr>
                  <w:rFonts w:cs="Times New Roman"/>
                </w:rPr>
              </w:rPrChange>
            </w:rPr>
            <w:delText xml:space="preserve"> bastante </w:delText>
          </w:r>
        </w:del>
      </w:ins>
      <w:ins w:id="9736" w:author="Orion" w:date="2011-07-08T16:00:00Z">
        <w:del w:id="9737" w:author="IO" w:date="2011-07-22T17:20:00Z">
          <w:r w:rsidR="0072018D" w:rsidRPr="00441066" w:rsidDel="00444875">
            <w:rPr>
              <w:i/>
              <w:rPrChange w:id="9738" w:author="IO" w:date="2011-07-22T12:31:00Z">
                <w:rPr>
                  <w:rFonts w:cs="Times New Roman"/>
                </w:rPr>
              </w:rPrChange>
            </w:rPr>
            <w:delText xml:space="preserve">tiempo a la hora de llevar a cabo las maniobras que se proponen. Esto influirá </w:delText>
          </w:r>
          <w:r w:rsidR="0072018D" w:rsidRPr="00441066" w:rsidDel="00444875">
            <w:rPr>
              <w:i/>
              <w:rPrChange w:id="9739" w:author="IO" w:date="2011-07-22T12:31:00Z">
                <w:rPr>
                  <w:rFonts w:cs="Times New Roman"/>
                </w:rPr>
              </w:rPrChange>
            </w:rPr>
            <w:lastRenderedPageBreak/>
            <w:delText>negativamente en</w:delText>
          </w:r>
        </w:del>
      </w:ins>
      <w:ins w:id="9740" w:author="Orion" w:date="2011-07-08T16:02:00Z">
        <w:del w:id="9741" w:author="IO" w:date="2011-07-22T17:20:00Z">
          <w:r w:rsidR="0072018D" w:rsidRPr="00441066" w:rsidDel="00444875">
            <w:rPr>
              <w:i/>
              <w:rPrChange w:id="9742" w:author="IO" w:date="2011-07-22T12:31:00Z">
                <w:rPr>
                  <w:rFonts w:cs="Times New Roman"/>
                </w:rPr>
              </w:rPrChange>
            </w:rPr>
            <w:delText xml:space="preserve"> previsión de trayectorias de las aeronaves</w:delText>
          </w:r>
        </w:del>
      </w:ins>
      <w:ins w:id="9743" w:author="Orion" w:date="2011-07-08T16:00:00Z">
        <w:del w:id="9744" w:author="IO" w:date="2011-07-22T17:20:00Z">
          <w:r w:rsidR="0072018D" w:rsidRPr="00441066" w:rsidDel="00444875">
            <w:rPr>
              <w:i/>
              <w:rPrChange w:id="9745" w:author="IO" w:date="2011-07-22T12:31:00Z">
                <w:rPr>
                  <w:rFonts w:cs="Times New Roman"/>
                </w:rPr>
              </w:rPrChange>
            </w:rPr>
            <w:delText xml:space="preserve"> y en la reducci</w:delText>
          </w:r>
        </w:del>
      </w:ins>
      <w:ins w:id="9746" w:author="Orion" w:date="2011-07-08T16:01:00Z">
        <w:del w:id="9747" w:author="IO" w:date="2011-07-22T17:20:00Z">
          <w:r w:rsidR="0072018D" w:rsidRPr="00441066" w:rsidDel="00444875">
            <w:rPr>
              <w:i/>
              <w:rPrChange w:id="9748" w:author="IO" w:date="2011-07-22T12:31:00Z">
                <w:rPr>
                  <w:rFonts w:cs="Times New Roman"/>
                </w:rPr>
              </w:rPrChange>
            </w:rPr>
            <w:delText xml:space="preserve">ón de </w:delText>
          </w:r>
        </w:del>
      </w:ins>
      <w:ins w:id="9749" w:author="Orion" w:date="2011-07-08T16:03:00Z">
        <w:del w:id="9750" w:author="IO" w:date="2011-07-22T17:20:00Z">
          <w:r w:rsidR="0072018D" w:rsidRPr="00441066" w:rsidDel="00444875">
            <w:rPr>
              <w:i/>
              <w:rPrChange w:id="9751" w:author="IO" w:date="2011-07-22T12:31:00Z">
                <w:rPr>
                  <w:rFonts w:cs="Times New Roman"/>
                </w:rPr>
              </w:rPrChange>
            </w:rPr>
            <w:delText xml:space="preserve">los </w:delText>
          </w:r>
        </w:del>
      </w:ins>
      <w:ins w:id="9752" w:author="Orion" w:date="2011-07-08T16:01:00Z">
        <w:del w:id="9753" w:author="IO" w:date="2011-07-22T17:20:00Z">
          <w:r w:rsidR="0072018D" w:rsidRPr="00441066" w:rsidDel="00444875">
            <w:rPr>
              <w:i/>
              <w:rPrChange w:id="9754" w:author="IO" w:date="2011-07-22T12:31:00Z">
                <w:rPr>
                  <w:rFonts w:cs="Times New Roman"/>
                </w:rPr>
              </w:rPrChange>
            </w:rPr>
            <w:delText>riesgos de conflicto entre aviones.</w:delText>
          </w:r>
        </w:del>
      </w:ins>
      <w:ins w:id="9755" w:author="Orion" w:date="2011-07-08T16:15:00Z">
        <w:del w:id="9756" w:author="IO" w:date="2011-07-22T17:20:00Z">
          <w:r w:rsidR="00741207" w:rsidRPr="00441066" w:rsidDel="00444875">
            <w:rPr>
              <w:i/>
              <w:rPrChange w:id="9757" w:author="IO" w:date="2011-07-22T12:31:00Z">
                <w:rPr>
                  <w:rFonts w:cs="Times New Roman"/>
                </w:rPr>
              </w:rPrChange>
            </w:rPr>
            <w:delText xml:space="preserve"> Esto se puede ver claramente ya que en los casos expuestos donde los valores</w:delText>
          </w:r>
        </w:del>
      </w:ins>
      <w:ins w:id="9758" w:author="Orion" w:date="2011-07-08T16:17:00Z">
        <w:del w:id="9759" w:author="IO" w:date="2011-07-22T17:20:00Z">
          <w:r w:rsidR="00741207" w:rsidRPr="00441066" w:rsidDel="00444875">
            <w:rPr>
              <w:i/>
              <w:rPrChange w:id="9760" w:author="IO" w:date="2011-07-22T12:31:00Z">
                <w:rPr>
                  <w:rFonts w:cs="Times New Roman"/>
                </w:rPr>
              </w:rPrChange>
            </w:rPr>
            <w:delText xml:space="preserve"> de experiencia eran bajos, y de estrés y fatiga altos, el número y proximidad de riesgos de conflicto aumentaba,</w:delText>
          </w:r>
        </w:del>
      </w:ins>
      <w:ins w:id="9761" w:author="Orion" w:date="2011-07-08T16:15:00Z">
        <w:del w:id="9762" w:author="IO" w:date="2011-07-22T17:20:00Z">
          <w:r w:rsidR="00741207" w:rsidRPr="00441066" w:rsidDel="00444875">
            <w:rPr>
              <w:i/>
              <w:rPrChange w:id="9763" w:author="IO" w:date="2011-07-22T12:31:00Z">
                <w:rPr>
                  <w:rFonts w:cs="Times New Roman"/>
                </w:rPr>
              </w:rPrChange>
            </w:rPr>
            <w:delText xml:space="preserve"> hasta tal punto que en ciertas ocasiones se llegaba a estados de riesgo</w:delText>
          </w:r>
        </w:del>
      </w:ins>
      <w:ins w:id="9764" w:author="Orion" w:date="2011-07-08T16:16:00Z">
        <w:del w:id="9765" w:author="IO" w:date="2011-07-22T17:20:00Z">
          <w:r w:rsidR="00741207" w:rsidRPr="00441066" w:rsidDel="00444875">
            <w:rPr>
              <w:i/>
              <w:rPrChange w:id="9766"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9767" w:author="Orion" w:date="2011-07-08T14:42:00Z"/>
          <w:i/>
          <w:rPrChange w:id="9768" w:author="IO" w:date="2011-07-22T14:50:00Z">
            <w:rPr>
              <w:ins w:id="9769" w:author="Orion" w:date="2011-07-08T14:42:00Z"/>
              <w:rFonts w:cs="Times New Roman"/>
            </w:rPr>
          </w:rPrChange>
        </w:rPr>
        <w:pPrChange w:id="9770" w:author="IO" w:date="2011-07-22T14:50:00Z">
          <w:pPr/>
        </w:pPrChange>
      </w:pPr>
      <w:moveFromRangeStart w:id="9771" w:author="IO" w:date="2011-07-22T17:20:00Z" w:name="move299118561"/>
      <w:moveFrom w:id="9772" w:author="IO" w:date="2011-07-22T17:20:00Z">
        <w:ins w:id="9773" w:author="Orion" w:date="2011-07-08T16:07:00Z">
          <w:r w:rsidRPr="00441066" w:rsidDel="00444875">
            <w:rPr>
              <w:i/>
              <w:rPrChange w:id="9774" w:author="IO" w:date="2011-07-22T12:31:00Z">
                <w:rPr>
                  <w:rFonts w:cs="Times New Roman"/>
                </w:rPr>
              </w:rPrChange>
            </w:rPr>
            <w:t>Contar con elementos cuyas</w:t>
          </w:r>
        </w:ins>
        <w:ins w:id="9775" w:author="Orion" w:date="2011-07-08T16:09:00Z">
          <w:r w:rsidRPr="00441066" w:rsidDel="00444875">
            <w:rPr>
              <w:i/>
              <w:rPrChange w:id="9776" w:author="IO" w:date="2011-07-22T12:31:00Z">
                <w:rPr>
                  <w:rFonts w:cs="Times New Roman"/>
                </w:rPr>
              </w:rPrChange>
            </w:rPr>
            <w:t xml:space="preserve"> evaluaciones y </w:t>
          </w:r>
        </w:ins>
        <w:ins w:id="9777" w:author="Orion" w:date="2011-07-08T16:07:00Z">
          <w:r w:rsidRPr="00441066" w:rsidDel="00444875">
            <w:rPr>
              <w:i/>
              <w:rPrChange w:id="9778" w:author="IO" w:date="2011-07-22T12:31:00Z">
                <w:rPr>
                  <w:rFonts w:cs="Times New Roman"/>
                </w:rPr>
              </w:rPrChange>
            </w:rPr>
            <w:t xml:space="preserve">decisiones  son ejecutadas </w:t>
          </w:r>
        </w:ins>
        <w:ins w:id="9779" w:author="Orion" w:date="2011-07-08T16:08:00Z">
          <w:r w:rsidRPr="00441066" w:rsidDel="00444875">
            <w:rPr>
              <w:i/>
              <w:rPrChange w:id="9780" w:author="IO" w:date="2011-07-22T12:31:00Z">
                <w:rPr>
                  <w:rFonts w:cs="Times New Roman"/>
                </w:rPr>
              </w:rPrChange>
            </w:rPr>
            <w:t xml:space="preserve">prácticamente </w:t>
          </w:r>
        </w:ins>
        <w:ins w:id="9781" w:author="Orion" w:date="2011-07-08T16:07:00Z">
          <w:r w:rsidRPr="00441066" w:rsidDel="00444875">
            <w:rPr>
              <w:i/>
              <w:rPrChange w:id="9782" w:author="IO" w:date="2011-07-22T12:31:00Z">
                <w:rPr>
                  <w:rFonts w:cs="Times New Roman"/>
                </w:rPr>
              </w:rPrChange>
            </w:rPr>
            <w:t>en tiempo real</w:t>
          </w:r>
        </w:ins>
        <w:ins w:id="9783" w:author="Orion" w:date="2011-07-08T16:09:00Z">
          <w:r w:rsidRPr="00441066" w:rsidDel="00444875">
            <w:rPr>
              <w:i/>
              <w:rPrChange w:id="9784" w:author="IO" w:date="2011-07-22T12:31:00Z">
                <w:rPr>
                  <w:rFonts w:cs="Times New Roman"/>
                </w:rPr>
              </w:rPrChange>
            </w:rPr>
            <w:t xml:space="preserve"> </w:t>
          </w:r>
        </w:ins>
        <w:ins w:id="9785" w:author="Orion" w:date="2011-07-08T16:10:00Z">
          <w:r w:rsidRPr="00441066" w:rsidDel="00444875">
            <w:rPr>
              <w:i/>
              <w:rPrChange w:id="9786" w:author="IO" w:date="2011-07-22T12:31:00Z">
                <w:rPr>
                  <w:rFonts w:cs="Times New Roman"/>
                </w:rPr>
              </w:rPrChange>
            </w:rPr>
            <w:t>contribuye muy positivamente</w:t>
          </w:r>
        </w:ins>
        <w:ins w:id="9787" w:author="Orion" w:date="2011-07-08T16:13:00Z">
          <w:r w:rsidRPr="00441066" w:rsidDel="00444875">
            <w:rPr>
              <w:i/>
              <w:rPrChange w:id="9788" w:author="IO" w:date="2011-07-22T12:31:00Z">
                <w:rPr>
                  <w:rFonts w:cs="Times New Roman"/>
                </w:rPr>
              </w:rPrChange>
            </w:rPr>
            <w:t xml:space="preserve"> a</w:t>
          </w:r>
        </w:ins>
        <w:ins w:id="9789" w:author="Orion" w:date="2011-07-08T16:10:00Z">
          <w:r w:rsidRPr="00441066" w:rsidDel="00444875">
            <w:rPr>
              <w:i/>
              <w:rPrChange w:id="9790" w:author="IO" w:date="2011-07-22T12:31:00Z">
                <w:rPr>
                  <w:rFonts w:cs="Times New Roman"/>
                </w:rPr>
              </w:rPrChange>
            </w:rPr>
            <w:t xml:space="preserve"> </w:t>
          </w:r>
        </w:ins>
        <w:ins w:id="9791" w:author="Orion" w:date="2011-07-08T16:12:00Z">
          <w:r w:rsidRPr="00441066" w:rsidDel="00444875">
            <w:rPr>
              <w:i/>
              <w:rPrChange w:id="9792" w:author="IO" w:date="2011-07-22T12:31:00Z">
                <w:rPr>
                  <w:rFonts w:cs="Times New Roman"/>
                </w:rPr>
              </w:rPrChange>
            </w:rPr>
            <w:t>dar fluidez a</w:t>
          </w:r>
        </w:ins>
        <w:ins w:id="9793" w:author="Orion" w:date="2011-07-08T16:11:00Z">
          <w:r w:rsidRPr="00441066" w:rsidDel="00444875">
            <w:rPr>
              <w:i/>
              <w:rPrChange w:id="9794" w:author="IO" w:date="2011-07-22T12:31:00Z">
                <w:rPr>
                  <w:rFonts w:cs="Times New Roman"/>
                </w:rPr>
              </w:rPrChange>
            </w:rPr>
            <w:t>l tr</w:t>
          </w:r>
        </w:ins>
        <w:ins w:id="9795" w:author="Orion" w:date="2011-07-08T16:12:00Z">
          <w:r w:rsidRPr="00441066" w:rsidDel="00444875">
            <w:rPr>
              <w:i/>
              <w:rPrChange w:id="9796" w:author="IO" w:date="2011-07-22T12:31:00Z">
                <w:rPr>
                  <w:rFonts w:cs="Times New Roman"/>
                </w:rPr>
              </w:rPrChange>
            </w:rPr>
            <w:t>á</w:t>
          </w:r>
        </w:ins>
        <w:ins w:id="9797" w:author="Orion" w:date="2011-07-08T16:11:00Z">
          <w:r w:rsidRPr="00441066" w:rsidDel="00444875">
            <w:rPr>
              <w:i/>
              <w:rPrChange w:id="9798" w:author="IO" w:date="2011-07-22T12:31:00Z">
                <w:rPr>
                  <w:rFonts w:cs="Times New Roman"/>
                </w:rPr>
              </w:rPrChange>
            </w:rPr>
            <w:t xml:space="preserve">fico y </w:t>
          </w:r>
        </w:ins>
        <w:ins w:id="9799" w:author="Orion" w:date="2011-07-08T16:13:00Z">
          <w:r w:rsidRPr="00441066" w:rsidDel="00444875">
            <w:rPr>
              <w:i/>
              <w:rPrChange w:id="9800" w:author="IO" w:date="2011-07-22T12:31:00Z">
                <w:rPr>
                  <w:rFonts w:cs="Times New Roman"/>
                </w:rPr>
              </w:rPrChange>
            </w:rPr>
            <w:t>reducir el número de</w:t>
          </w:r>
        </w:ins>
        <w:ins w:id="9801" w:author="Orion" w:date="2011-07-08T16:11:00Z">
          <w:r w:rsidRPr="00441066" w:rsidDel="00444875">
            <w:rPr>
              <w:i/>
              <w:rPrChange w:id="9802" w:author="IO" w:date="2011-07-22T12:31:00Z">
                <w:rPr>
                  <w:rFonts w:cs="Times New Roman"/>
                </w:rPr>
              </w:rPrChange>
            </w:rPr>
            <w:t xml:space="preserve"> conflictos</w:t>
          </w:r>
        </w:ins>
        <w:ins w:id="9803" w:author="Orion" w:date="2011-07-08T16:09:00Z">
          <w:r w:rsidRPr="00441066" w:rsidDel="00444875">
            <w:rPr>
              <w:i/>
              <w:rPrChange w:id="9804" w:author="IO" w:date="2011-07-22T12:31:00Z">
                <w:rPr>
                  <w:rFonts w:cs="Times New Roman"/>
                </w:rPr>
              </w:rPrChange>
            </w:rPr>
            <w:t xml:space="preserve">. </w:t>
          </w:r>
        </w:ins>
        <w:ins w:id="9805" w:author="Orion" w:date="2011-07-08T16:13:00Z">
          <w:r w:rsidRPr="00441066" w:rsidDel="00444875">
            <w:rPr>
              <w:i/>
              <w:rPrChange w:id="9806" w:author="IO" w:date="2011-07-22T12:31:00Z">
                <w:rPr>
                  <w:rFonts w:cs="Times New Roman"/>
                </w:rPr>
              </w:rPrChange>
            </w:rPr>
            <w:t>L</w:t>
          </w:r>
          <w:r w:rsidR="00026233" w:rsidRPr="00441066" w:rsidDel="00444875">
            <w:rPr>
              <w:i/>
              <w:rPrChange w:id="9807" w:author="IO" w:date="2011-07-22T12:31:00Z">
                <w:rPr>
                  <w:rFonts w:cs="Times New Roman"/>
                </w:rPr>
              </w:rPrChange>
            </w:rPr>
            <w:t xml:space="preserve">a mejora es tal </w:t>
          </w:r>
        </w:ins>
        <w:ins w:id="9808" w:author="Orion" w:date="2011-07-08T16:09:00Z">
          <w:r w:rsidRPr="00441066" w:rsidDel="00444875">
            <w:rPr>
              <w:i/>
              <w:rPrChange w:id="9809" w:author="IO" w:date="2011-07-22T12:31:00Z">
                <w:rPr>
                  <w:rFonts w:cs="Times New Roman"/>
                </w:rPr>
              </w:rPrChange>
            </w:rPr>
            <w:t>que l</w:t>
          </w:r>
        </w:ins>
        <w:ins w:id="9810" w:author="Orion" w:date="2011-07-08T16:02:00Z">
          <w:r w:rsidRPr="00441066" w:rsidDel="00444875">
            <w:rPr>
              <w:i/>
              <w:rPrChange w:id="9811" w:author="IO" w:date="2011-07-22T12:31:00Z">
                <w:rPr>
                  <w:rFonts w:cs="Times New Roman"/>
                </w:rPr>
              </w:rPrChange>
            </w:rPr>
            <w:t>a introducci</w:t>
          </w:r>
        </w:ins>
        <w:ins w:id="9812" w:author="Orion" w:date="2011-07-08T16:04:00Z">
          <w:r w:rsidRPr="00441066" w:rsidDel="00444875">
            <w:rPr>
              <w:i/>
              <w:rPrChange w:id="9813" w:author="IO" w:date="2011-07-22T12:31:00Z">
                <w:rPr>
                  <w:rFonts w:cs="Times New Roman"/>
                </w:rPr>
              </w:rPrChange>
            </w:rPr>
            <w:t>ón de la tecnología de los UAVs</w:t>
          </w:r>
        </w:ins>
        <w:ins w:id="9814" w:author="Orion" w:date="2011-07-08T16:14:00Z">
          <w:r w:rsidR="00741207" w:rsidRPr="00441066" w:rsidDel="00444875">
            <w:rPr>
              <w:i/>
              <w:rPrChange w:id="9815" w:author="IO" w:date="2011-07-22T12:31:00Z">
                <w:rPr>
                  <w:rFonts w:cs="Times New Roman"/>
                </w:rPr>
              </w:rPrChange>
            </w:rPr>
            <w:t xml:space="preserve"> podría</w:t>
          </w:r>
        </w:ins>
        <w:ins w:id="9816" w:author="Orion" w:date="2011-07-08T16:04:00Z">
          <w:r w:rsidRPr="00441066" w:rsidDel="00444875">
            <w:rPr>
              <w:i/>
              <w:rPrChange w:id="9817" w:author="IO" w:date="2011-07-22T12:31:00Z">
                <w:rPr>
                  <w:rFonts w:cs="Times New Roman"/>
                </w:rPr>
              </w:rPrChange>
            </w:rPr>
            <w:t xml:space="preserve"> permitir</w:t>
          </w:r>
        </w:ins>
        <w:ins w:id="9818" w:author="Orion" w:date="2011-07-08T16:14:00Z">
          <w:r w:rsidR="00741207" w:rsidRPr="00441066" w:rsidDel="00444875">
            <w:rPr>
              <w:i/>
              <w:rPrChange w:id="9819" w:author="IO" w:date="2011-07-22T12:31:00Z">
                <w:rPr>
                  <w:rFonts w:cs="Times New Roman"/>
                </w:rPr>
              </w:rPrChange>
            </w:rPr>
            <w:t xml:space="preserve">, </w:t>
          </w:r>
        </w:ins>
        <w:ins w:id="9820" w:author="Orion" w:date="2011-07-08T16:19:00Z">
          <w:r w:rsidR="00F37798" w:rsidRPr="00441066" w:rsidDel="00444875">
            <w:rPr>
              <w:i/>
              <w:rPrChange w:id="9821" w:author="IO" w:date="2011-07-22T12:31:00Z">
                <w:rPr>
                  <w:rFonts w:cs="Times New Roman"/>
                </w:rPr>
              </w:rPrChange>
            </w:rPr>
            <w:t>hasta cierto punto</w:t>
          </w:r>
        </w:ins>
        <w:ins w:id="9822" w:author="Orion" w:date="2011-07-08T16:14:00Z">
          <w:r w:rsidR="00741207" w:rsidRPr="00441066" w:rsidDel="00444875">
            <w:rPr>
              <w:i/>
              <w:rPrChange w:id="9823" w:author="IO" w:date="2011-07-22T12:31:00Z">
                <w:rPr>
                  <w:rFonts w:cs="Times New Roman"/>
                </w:rPr>
              </w:rPrChange>
            </w:rPr>
            <w:t>,</w:t>
          </w:r>
        </w:ins>
        <w:ins w:id="9824" w:author="Orion" w:date="2011-07-08T16:04:00Z">
          <w:r w:rsidRPr="00441066" w:rsidDel="00444875">
            <w:rPr>
              <w:i/>
              <w:rPrChange w:id="9825" w:author="IO" w:date="2011-07-22T12:31:00Z">
                <w:rPr>
                  <w:rFonts w:cs="Times New Roman"/>
                </w:rPr>
              </w:rPrChange>
            </w:rPr>
            <w:t xml:space="preserve"> paliar los riesgos que supone </w:t>
          </w:r>
        </w:ins>
        <w:ins w:id="9826" w:author="Orion" w:date="2011-07-08T16:19:00Z">
          <w:r w:rsidR="00F37798" w:rsidRPr="00441066" w:rsidDel="00444875">
            <w:rPr>
              <w:i/>
              <w:rPrChange w:id="9827" w:author="IO" w:date="2011-07-22T12:31:00Z">
                <w:rPr>
                  <w:rFonts w:cs="Times New Roman"/>
                </w:rPr>
              </w:rPrChange>
            </w:rPr>
            <w:t xml:space="preserve">que </w:t>
          </w:r>
        </w:ins>
        <w:ins w:id="9828" w:author="Orion" w:date="2011-07-08T16:09:00Z">
          <w:r w:rsidRPr="00441066" w:rsidDel="00444875">
            <w:rPr>
              <w:i/>
              <w:rPrChange w:id="9829" w:author="IO" w:date="2011-07-22T12:31:00Z">
                <w:rPr>
                  <w:rFonts w:cs="Times New Roman"/>
                </w:rPr>
              </w:rPrChange>
            </w:rPr>
            <w:t>se encuentren</w:t>
          </w:r>
        </w:ins>
        <w:ins w:id="9830" w:author="Orion" w:date="2011-07-08T16:06:00Z">
          <w:r w:rsidRPr="00441066" w:rsidDel="00444875">
            <w:rPr>
              <w:i/>
              <w:rPrChange w:id="9831" w:author="IO" w:date="2011-07-22T12:31:00Z">
                <w:rPr>
                  <w:rFonts w:cs="Times New Roman"/>
                </w:rPr>
              </w:rPrChange>
            </w:rPr>
            <w:t xml:space="preserve"> volando</w:t>
          </w:r>
        </w:ins>
        <w:ins w:id="9832" w:author="Orion" w:date="2011-07-08T16:04:00Z">
          <w:r w:rsidRPr="00441066" w:rsidDel="00444875">
            <w:rPr>
              <w:i/>
              <w:rPrChange w:id="9833" w:author="IO" w:date="2011-07-22T12:31:00Z">
                <w:rPr>
                  <w:rFonts w:cs="Times New Roman"/>
                </w:rPr>
              </w:rPrChange>
            </w:rPr>
            <w:t xml:space="preserve"> </w:t>
          </w:r>
        </w:ins>
        <w:ins w:id="9834" w:author="Orion" w:date="2011-07-08T16:05:00Z">
          <w:r w:rsidRPr="00441066" w:rsidDel="00444875">
            <w:rPr>
              <w:i/>
              <w:rPrChange w:id="9835" w:author="IO" w:date="2011-07-22T12:31:00Z">
                <w:rPr>
                  <w:rFonts w:cs="Times New Roman"/>
                </w:rPr>
              </w:rPrChange>
            </w:rPr>
            <w:t>en el espacio aéreo</w:t>
          </w:r>
        </w:ins>
        <w:ins w:id="9836" w:author="Orion" w:date="2011-07-08T16:06:00Z">
          <w:r w:rsidRPr="00441066" w:rsidDel="00444875">
            <w:rPr>
              <w:i/>
              <w:rPrChange w:id="9837" w:author="IO" w:date="2011-07-22T12:31:00Z">
                <w:rPr>
                  <w:rFonts w:cs="Times New Roman"/>
                </w:rPr>
              </w:rPrChange>
            </w:rPr>
            <w:t xml:space="preserve"> aviones manejados por</w:t>
          </w:r>
        </w:ins>
        <w:ins w:id="9838" w:author="Orion" w:date="2011-07-08T16:05:00Z">
          <w:r w:rsidRPr="00441066" w:rsidDel="00444875">
            <w:rPr>
              <w:i/>
              <w:rPrChange w:id="9839" w:author="IO" w:date="2011-07-22T12:31:00Z">
                <w:rPr>
                  <w:rFonts w:cs="Times New Roman"/>
                </w:rPr>
              </w:rPrChange>
            </w:rPr>
            <w:t xml:space="preserve"> </w:t>
          </w:r>
        </w:ins>
        <w:ins w:id="9840" w:author="Orion" w:date="2011-07-08T16:04:00Z">
          <w:r w:rsidRPr="00441066" w:rsidDel="00444875">
            <w:rPr>
              <w:i/>
              <w:rPrChange w:id="9841" w:author="IO" w:date="2011-07-22T12:31:00Z">
                <w:rPr>
                  <w:rFonts w:cs="Times New Roman"/>
                </w:rPr>
              </w:rPrChange>
            </w:rPr>
            <w:t xml:space="preserve">pilotos con mucho </w:t>
          </w:r>
        </w:ins>
        <w:ins w:id="9842" w:author="Orion" w:date="2011-07-08T16:05:00Z">
          <w:r w:rsidRPr="00441066" w:rsidDel="00444875">
            <w:rPr>
              <w:i/>
              <w:rPrChange w:id="9843" w:author="IO" w:date="2011-07-22T12:31:00Z">
                <w:rPr>
                  <w:rFonts w:cs="Times New Roman"/>
                </w:rPr>
              </w:rPrChange>
            </w:rPr>
            <w:t>estrés</w:t>
          </w:r>
        </w:ins>
        <w:ins w:id="9844" w:author="Orion" w:date="2011-07-08T16:04:00Z">
          <w:r w:rsidRPr="00441066" w:rsidDel="00444875">
            <w:rPr>
              <w:i/>
              <w:rPrChange w:id="9845" w:author="IO" w:date="2011-07-22T12:31:00Z">
                <w:rPr>
                  <w:rFonts w:cs="Times New Roman"/>
                </w:rPr>
              </w:rPrChange>
            </w:rPr>
            <w:t xml:space="preserve"> </w:t>
          </w:r>
        </w:ins>
        <w:ins w:id="9846" w:author="Orion" w:date="2011-07-08T16:05:00Z">
          <w:r w:rsidRPr="00441066" w:rsidDel="00444875">
            <w:rPr>
              <w:i/>
              <w:rPrChange w:id="9847" w:author="IO" w:date="2011-07-22T12:31:00Z">
                <w:rPr>
                  <w:rFonts w:cs="Times New Roman"/>
                </w:rPr>
              </w:rPrChange>
            </w:rPr>
            <w:t>o fatiga</w:t>
          </w:r>
        </w:ins>
        <w:ins w:id="9848" w:author="Orion" w:date="2011-07-08T16:06:00Z">
          <w:r w:rsidRPr="00441066" w:rsidDel="00444875">
            <w:rPr>
              <w:i/>
              <w:rPrChange w:id="9849" w:author="IO" w:date="2011-07-22T12:31:00Z">
                <w:rPr>
                  <w:rFonts w:cs="Times New Roman"/>
                </w:rPr>
              </w:rPrChange>
            </w:rPr>
            <w:t>,</w:t>
          </w:r>
        </w:ins>
        <w:ins w:id="9850" w:author="Orion" w:date="2011-07-08T16:05:00Z">
          <w:r w:rsidRPr="00441066" w:rsidDel="00444875">
            <w:rPr>
              <w:i/>
              <w:rPrChange w:id="9851" w:author="IO" w:date="2011-07-22T12:31:00Z">
                <w:rPr>
                  <w:rFonts w:cs="Times New Roman"/>
                </w:rPr>
              </w:rPrChange>
            </w:rPr>
            <w:t xml:space="preserve"> o con bajos niveles de experiencia.</w:t>
          </w:r>
        </w:ins>
      </w:moveFrom>
      <w:moveFromRangeEnd w:id="9771"/>
    </w:p>
    <w:p w14:paraId="6A6B24C8" w14:textId="77777777" w:rsidR="008A1F38" w:rsidRDefault="008A1F38">
      <w:pPr>
        <w:jc w:val="both"/>
        <w:rPr>
          <w:ins w:id="9852"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9853" w:author="Orion" w:date="2011-05-05T17:41:00Z"/>
          <w:del w:id="9854" w:author="IO" w:date="2011-07-22T11:55:00Z"/>
          <w:sz w:val="52"/>
          <w:szCs w:val="52"/>
          <w:rPrChange w:id="9855" w:author="IO" w:date="2011-07-22T11:55:00Z">
            <w:rPr>
              <w:ins w:id="9856" w:author="Orion" w:date="2011-05-05T17:41:00Z"/>
              <w:del w:id="9857" w:author="IO" w:date="2011-07-22T11:55:00Z"/>
              <w:rFonts w:cs="Times New Roman"/>
            </w:rPr>
          </w:rPrChange>
        </w:rPr>
        <w:pPrChange w:id="9858" w:author="IO" w:date="2011-07-22T11:55:00Z">
          <w:pPr/>
        </w:pPrChange>
      </w:pPr>
      <w:bookmarkStart w:id="9859" w:name="_Toc299103625"/>
      <w:bookmarkStart w:id="9860" w:name="_Toc299103998"/>
      <w:bookmarkStart w:id="9861" w:name="_Toc299463827"/>
      <w:bookmarkStart w:id="9862" w:name="_Toc299463911"/>
      <w:bookmarkEnd w:id="9859"/>
      <w:bookmarkEnd w:id="9860"/>
      <w:bookmarkEnd w:id="9861"/>
      <w:bookmarkEnd w:id="9862"/>
    </w:p>
    <w:p w14:paraId="59A9F4A7" w14:textId="093ECBA1" w:rsidR="00B937FD" w:rsidRPr="00954F95" w:rsidRDefault="00B937FD">
      <w:pPr>
        <w:pStyle w:val="Heading1"/>
        <w:numPr>
          <w:ilvl w:val="0"/>
          <w:numId w:val="40"/>
        </w:numPr>
        <w:rPr>
          <w:ins w:id="9863" w:author="Orion" w:date="2011-05-05T17:41:00Z"/>
          <w:szCs w:val="52"/>
        </w:rPr>
        <w:pPrChange w:id="9864" w:author="IO" w:date="2011-07-22T11:55:00Z">
          <w:pPr>
            <w:pStyle w:val="Title"/>
            <w:outlineLvl w:val="0"/>
          </w:pPr>
        </w:pPrChange>
      </w:pPr>
      <w:bookmarkStart w:id="9865" w:name="_Toc299463912"/>
      <w:ins w:id="9866" w:author="Orion" w:date="2011-05-05T17:41:00Z">
        <w:r w:rsidRPr="009143CB">
          <w:rPr>
            <w:b w:val="0"/>
            <w:sz w:val="52"/>
            <w:szCs w:val="52"/>
            <w:rPrChange w:id="9867" w:author="IO" w:date="2011-07-13T15:18:00Z">
              <w:rPr>
                <w:rFonts w:cs="Times New Roman"/>
                <w:b/>
                <w:bCs/>
              </w:rPr>
            </w:rPrChange>
          </w:rPr>
          <w:t>Conclusi</w:t>
        </w:r>
      </w:ins>
      <w:ins w:id="9868" w:author="IO" w:date="2011-07-13T15:18:00Z">
        <w:r w:rsidR="009143CB">
          <w:rPr>
            <w:b w:val="0"/>
            <w:sz w:val="52"/>
            <w:szCs w:val="52"/>
          </w:rPr>
          <w:t>o</w:t>
        </w:r>
      </w:ins>
      <w:ins w:id="9869" w:author="Orion" w:date="2011-05-05T17:41:00Z">
        <w:del w:id="9870" w:author="IO" w:date="2011-07-13T15:18:00Z">
          <w:r w:rsidRPr="009143CB" w:rsidDel="009143CB">
            <w:rPr>
              <w:b w:val="0"/>
              <w:sz w:val="52"/>
              <w:szCs w:val="52"/>
              <w:rPrChange w:id="9871" w:author="IO" w:date="2011-07-13T15:18:00Z">
                <w:rPr>
                  <w:rFonts w:cs="Times New Roman"/>
                  <w:b/>
                  <w:bCs/>
                </w:rPr>
              </w:rPrChange>
            </w:rPr>
            <w:delText>ó</w:delText>
          </w:r>
        </w:del>
        <w:r w:rsidRPr="009143CB">
          <w:rPr>
            <w:b w:val="0"/>
            <w:sz w:val="52"/>
            <w:szCs w:val="52"/>
            <w:rPrChange w:id="9872" w:author="IO" w:date="2011-07-13T15:18:00Z">
              <w:rPr>
                <w:rFonts w:cs="Times New Roman"/>
                <w:b/>
                <w:bCs/>
              </w:rPr>
            </w:rPrChange>
          </w:rPr>
          <w:t>n</w:t>
        </w:r>
      </w:ins>
      <w:ins w:id="9873" w:author="IO" w:date="2011-07-13T15:18:00Z">
        <w:r w:rsidR="009143CB">
          <w:rPr>
            <w:b w:val="0"/>
            <w:sz w:val="52"/>
            <w:szCs w:val="52"/>
          </w:rPr>
          <w:t>es</w:t>
        </w:r>
      </w:ins>
      <w:ins w:id="9874" w:author="Orion" w:date="2011-05-05T17:41:00Z">
        <w:r w:rsidRPr="009143CB">
          <w:rPr>
            <w:b w:val="0"/>
            <w:sz w:val="52"/>
            <w:szCs w:val="52"/>
            <w:rPrChange w:id="9875" w:author="IO" w:date="2011-07-13T15:18:00Z">
              <w:rPr>
                <w:rFonts w:cs="Times New Roman"/>
                <w:b/>
                <w:bCs/>
              </w:rPr>
            </w:rPrChange>
          </w:rPr>
          <w:t xml:space="preserve"> y trabajo futuro</w:t>
        </w:r>
        <w:bookmarkEnd w:id="9865"/>
      </w:ins>
    </w:p>
    <w:p w14:paraId="33C16978" w14:textId="0A57766A" w:rsidR="00904D1F" w:rsidRDefault="00904D1F" w:rsidP="00904D1F">
      <w:pPr>
        <w:pStyle w:val="Heading1"/>
        <w:numPr>
          <w:ilvl w:val="1"/>
          <w:numId w:val="40"/>
        </w:numPr>
        <w:rPr>
          <w:ins w:id="9876" w:author="Orion" w:date="2011-07-26T17:08:00Z"/>
          <w:b w:val="0"/>
          <w:sz w:val="44"/>
          <w:szCs w:val="52"/>
        </w:rPr>
      </w:pPr>
      <w:bookmarkStart w:id="9877" w:name="_Toc299463913"/>
      <w:ins w:id="9878" w:author="Orion" w:date="2011-07-26T17:07:00Z">
        <w:r>
          <w:rPr>
            <w:b w:val="0"/>
            <w:sz w:val="44"/>
            <w:szCs w:val="52"/>
          </w:rPr>
          <w:t>Conclusión</w:t>
        </w:r>
      </w:ins>
      <w:bookmarkEnd w:id="9877"/>
    </w:p>
    <w:p w14:paraId="308AE70A" w14:textId="1A59A868" w:rsidR="0050085B" w:rsidDel="002E5073" w:rsidRDefault="004721CC">
      <w:pPr>
        <w:widowControl/>
        <w:suppressAutoHyphens w:val="0"/>
        <w:rPr>
          <w:ins w:id="9879" w:author="Orion" w:date="2011-07-08T17:12:00Z"/>
          <w:del w:id="9880" w:author="IO" w:date="2011-07-22T17:51:00Z"/>
        </w:rPr>
        <w:pPrChange w:id="9881" w:author="Orion" w:date="2011-07-26T17:09:00Z">
          <w:pPr>
            <w:spacing w:before="120"/>
            <w:ind w:left="360"/>
            <w:jc w:val="both"/>
          </w:pPr>
        </w:pPrChange>
      </w:pPr>
      <w:ins w:id="9882" w:author="Orion" w:date="2011-07-08T17:02:00Z">
        <w:r>
          <w:t>E</w:t>
        </w:r>
      </w:ins>
      <w:ins w:id="9883" w:author="IO" w:date="2011-07-22T17:41:00Z">
        <w:r w:rsidR="00150117">
          <w:t>ste trabajo ha abordado dos objetivos en relación con las simulaciones de tráfico aéreo. E</w:t>
        </w:r>
      </w:ins>
      <w:ins w:id="9884" w:author="IO" w:date="2011-07-22T17:42:00Z">
        <w:r w:rsidR="00150117">
          <w:t>n</w:t>
        </w:r>
      </w:ins>
      <w:ins w:id="9885" w:author="IO" w:date="2011-07-22T17:41:00Z">
        <w:r w:rsidR="00150117">
          <w:t xml:space="preserve"> primer lugar mostrar la viabilidad de las</w:t>
        </w:r>
      </w:ins>
      <w:ins w:id="9886" w:author="IO" w:date="2011-07-22T17:42:00Z">
        <w:r w:rsidR="00150117">
          <w:t xml:space="preserve"> </w:t>
        </w:r>
      </w:ins>
      <w:ins w:id="9887" w:author="IO" w:date="2011-07-22T17:41:00Z">
        <w:r w:rsidR="00150117">
          <w:t>aproximaciones ABM en combinaci</w:t>
        </w:r>
      </w:ins>
      <w:ins w:id="9888" w:author="IO" w:date="2011-07-22T17:42:00Z">
        <w:r w:rsidR="00150117">
          <w:t>ón con MDE para ofrecer un marco flexible y extensible para este tipo de simulaciones. En segundo lugar, ofrecer una versión inicial de los modelos que</w:t>
        </w:r>
        <w:r w:rsidR="002E5073">
          <w:t xml:space="preserve"> reco</w:t>
        </w:r>
      </w:ins>
      <w:ins w:id="9889" w:author="IO" w:date="2011-07-22T17:43:00Z">
        <w:r w:rsidR="002E5073">
          <w:t>jan</w:t>
        </w:r>
      </w:ins>
      <w:ins w:id="9890" w:author="IO" w:date="2011-07-22T17:42:00Z">
        <w:r w:rsidR="002E5073">
          <w:t xml:space="preserve"> información sobre el tráfico aéreo</w:t>
        </w:r>
      </w:ins>
      <w:ins w:id="9891" w:author="IO" w:date="2011-07-22T17:43:00Z">
        <w:r w:rsidR="002E5073">
          <w:t xml:space="preserve"> de forma que pueda ser usada para </w:t>
        </w:r>
      </w:ins>
      <w:ins w:id="9892" w:author="IO" w:date="2011-07-22T17:44:00Z">
        <w:r w:rsidR="002E5073">
          <w:t>especificar</w:t>
        </w:r>
      </w:ins>
      <w:ins w:id="9893" w:author="IO" w:date="2011-07-22T17:43:00Z">
        <w:r w:rsidR="002E5073">
          <w:t xml:space="preserve"> simulaciones.</w:t>
        </w:r>
      </w:ins>
      <w:ins w:id="9894" w:author="IO" w:date="2011-07-22T17:53:00Z">
        <w:r w:rsidR="0043714D">
          <w:t xml:space="preserve"> La adopción de esta aproximación </w:t>
        </w:r>
      </w:ins>
      <w:ins w:id="9895" w:author="Orion" w:date="2011-07-08T17:02:00Z">
        <w:del w:id="9896" w:author="IO" w:date="2011-07-22T17:47:00Z">
          <w:r w:rsidDel="002E5073">
            <w:delText xml:space="preserve">l objetivo de este trabajo ha sido </w:delText>
          </w:r>
        </w:del>
      </w:ins>
      <w:ins w:id="9897" w:author="Orion" w:date="2011-07-08T16:59:00Z">
        <w:del w:id="9898" w:author="IO" w:date="2011-07-22T17:47:00Z">
          <w:r w:rsidR="0050085B" w:rsidRPr="0050085B" w:rsidDel="002E5073">
            <w:rPr>
              <w:rPrChange w:id="9899"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9900" w:author="Orion" w:date="2011-07-08T16:59:00Z">
                <w:rPr>
                  <w:highlight w:val="yellow"/>
                </w:rPr>
              </w:rPrChange>
            </w:rPr>
            <w:delText xml:space="preserve">, y realizar </w:delText>
          </w:r>
        </w:del>
      </w:ins>
      <w:ins w:id="9901" w:author="Orion" w:date="2011-07-08T17:04:00Z">
        <w:del w:id="9902" w:author="IO" w:date="2011-07-22T17:47:00Z">
          <w:r w:rsidDel="002E5073">
            <w:delText xml:space="preserve">un </w:delText>
          </w:r>
        </w:del>
      </w:ins>
      <w:ins w:id="9903" w:author="Orion" w:date="2011-07-08T17:03:00Z">
        <w:del w:id="9904" w:author="IO" w:date="2011-07-22T17:47:00Z">
          <w:r w:rsidDel="002E5073">
            <w:delText xml:space="preserve">diseño que aporte </w:delText>
          </w:r>
        </w:del>
      </w:ins>
      <w:ins w:id="9905" w:author="Orion" w:date="2011-07-08T16:59:00Z">
        <w:del w:id="9906" w:author="IO" w:date="2011-07-22T17:47:00Z">
          <w:r w:rsidR="0050085B" w:rsidRPr="0050085B" w:rsidDel="002E5073">
            <w:rPr>
              <w:rPrChange w:id="9907" w:author="Orion" w:date="2011-07-08T16:59:00Z">
                <w:rPr>
                  <w:highlight w:val="yellow"/>
                </w:rPr>
              </w:rPrChange>
            </w:rPr>
            <w:delText>la base para incorporar y extender dichos requisitos. En particular</w:delText>
          </w:r>
        </w:del>
        <w:del w:id="9908" w:author="IO" w:date="2011-07-22T17:51:00Z">
          <w:r w:rsidR="0050085B" w:rsidRPr="0050085B" w:rsidDel="002E5073">
            <w:rPr>
              <w:rPrChange w:id="9909" w:author="Orion" w:date="2011-07-08T16:59:00Z">
                <w:rPr>
                  <w:highlight w:val="yellow"/>
                </w:rPr>
              </w:rPrChange>
            </w:rPr>
            <w:delText xml:space="preserve">, se ha analizado la importancia </w:delText>
          </w:r>
        </w:del>
        <w:del w:id="9910" w:author="IO" w:date="2011-07-22T17:47:00Z">
          <w:r w:rsidR="0050085B" w:rsidRPr="0050085B" w:rsidDel="002E5073">
            <w:rPr>
              <w:rPrChange w:id="9911" w:author="Orion" w:date="2011-07-08T16:59:00Z">
                <w:rPr>
                  <w:highlight w:val="yellow"/>
                </w:rPr>
              </w:rPrChange>
            </w:rPr>
            <w:delText>que para estas simulaciones tiene</w:delText>
          </w:r>
        </w:del>
        <w:del w:id="9912" w:author="IO" w:date="2011-07-22T17:51:00Z">
          <w:r w:rsidR="0050085B" w:rsidRPr="0050085B" w:rsidDel="002E5073">
            <w:rPr>
              <w:rPrChange w:id="9913" w:author="Orion" w:date="2011-07-08T16:59:00Z">
                <w:rPr>
                  <w:highlight w:val="yellow"/>
                </w:rPr>
              </w:rPrChange>
            </w:rPr>
            <w:delText xml:space="preserve"> considerar el comportamiento de los </w:delText>
          </w:r>
        </w:del>
      </w:ins>
      <w:ins w:id="9914" w:author="Orion" w:date="2011-07-08T17:00:00Z">
        <w:del w:id="9915" w:author="IO" w:date="2011-07-22T17:51:00Z">
          <w:r w:rsidR="0050085B" w:rsidDel="002E5073">
            <w:delText xml:space="preserve">humanos </w:delText>
          </w:r>
        </w:del>
      </w:ins>
      <w:ins w:id="9916" w:author="Orion" w:date="2011-07-08T17:01:00Z">
        <w:del w:id="9917" w:author="IO" w:date="2011-07-22T17:51:00Z">
          <w:r w:rsidR="0050085B" w:rsidDel="002E5073">
            <w:delText xml:space="preserve">que intervienen </w:delText>
          </w:r>
        </w:del>
      </w:ins>
      <w:ins w:id="9918" w:author="Orion" w:date="2011-07-08T17:00:00Z">
        <w:del w:id="9919" w:author="IO" w:date="2011-07-22T17:47:00Z">
          <w:r w:rsidR="0050085B" w:rsidDel="002E5073">
            <w:delText>como</w:delText>
          </w:r>
        </w:del>
        <w:del w:id="9920" w:author="IO" w:date="2011-07-22T17:51:00Z">
          <w:r w:rsidR="0050085B" w:rsidDel="002E5073">
            <w:delText xml:space="preserve"> pilotos, controladores</w:delText>
          </w:r>
        </w:del>
        <w:del w:id="9921" w:author="IO" w:date="2011-07-22T17:47:00Z">
          <w:r w:rsidR="0050085B" w:rsidDel="002E5073">
            <w:delText>,</w:delText>
          </w:r>
        </w:del>
        <w:del w:id="9922" w:author="IO" w:date="2011-07-22T17:51:00Z">
          <w:r w:rsidR="0050085B" w:rsidDel="002E5073">
            <w:delText xml:space="preserve"> gestores de panes de vuelo</w:delText>
          </w:r>
        </w:del>
        <w:del w:id="9923" w:author="IO" w:date="2011-07-22T17:47:00Z">
          <w:r w:rsidR="0050085B" w:rsidDel="002E5073">
            <w:delText>, etc</w:delText>
          </w:r>
        </w:del>
      </w:ins>
      <w:ins w:id="9924" w:author="Orion" w:date="2011-07-08T16:59:00Z">
        <w:del w:id="9925" w:author="IO" w:date="2011-07-22T17:51:00Z">
          <w:r w:rsidR="0050085B" w:rsidRPr="0050085B" w:rsidDel="002E5073">
            <w:rPr>
              <w:rPrChange w:id="9926" w:author="Orion" w:date="2011-07-08T16:59:00Z">
                <w:rPr>
                  <w:highlight w:val="yellow"/>
                </w:rPr>
              </w:rPrChange>
            </w:rPr>
            <w:delText>.</w:delText>
          </w:r>
          <w:r w:rsidR="0050085B" w:rsidDel="002E5073">
            <w:delText xml:space="preserve"> </w:delText>
          </w:r>
        </w:del>
      </w:ins>
      <w:ins w:id="9927" w:author="Orion" w:date="2011-07-08T17:06:00Z">
        <w:del w:id="9928" w:author="IO" w:date="2011-07-22T17:51:00Z">
          <w:r w:rsidDel="002E5073">
            <w:delText xml:space="preserve">De acuerdo </w:delText>
          </w:r>
        </w:del>
        <w:del w:id="9929" w:author="IO" w:date="2011-07-22T17:48:00Z">
          <w:r w:rsidDel="002E5073">
            <w:delText>a</w:delText>
          </w:r>
        </w:del>
      </w:ins>
      <w:ins w:id="9930" w:author="Orion" w:date="2011-07-08T16:59:00Z">
        <w:del w:id="9931"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9932" w:author="Orion" w:date="2011-07-08T17:04:00Z">
        <w:del w:id="9933" w:author="IO" w:date="2011-07-22T17:51:00Z">
          <w:r w:rsidDel="002E5073">
            <w:delText xml:space="preserve"> aéreo</w:delText>
          </w:r>
        </w:del>
      </w:ins>
      <w:ins w:id="9934" w:author="Orion" w:date="2011-07-08T16:59:00Z">
        <w:del w:id="9935" w:author="IO" w:date="2011-07-22T17:51:00Z">
          <w:r w:rsidR="0050085B" w:rsidDel="002E5073">
            <w:delText>.</w:delText>
          </w:r>
        </w:del>
      </w:ins>
      <w:ins w:id="9936" w:author="Orion" w:date="2011-07-08T17:05:00Z">
        <w:del w:id="9937" w:author="IO" w:date="2011-07-22T17:51:00Z">
          <w:r w:rsidDel="002E5073">
            <w:delText xml:space="preserve"> </w:delText>
          </w:r>
        </w:del>
      </w:ins>
      <w:ins w:id="9938" w:author="Orion" w:date="2011-07-08T17:11:00Z">
        <w:del w:id="9939" w:author="IO" w:date="2011-07-22T17:50:00Z">
          <w:r w:rsidR="00E056FD" w:rsidDel="002E5073">
            <w:delText>Como consecuencia de la implementación de d</w:delText>
          </w:r>
        </w:del>
      </w:ins>
      <w:ins w:id="9940" w:author="Orion" w:date="2011-07-08T17:09:00Z">
        <w:del w:id="9941" w:author="IO" w:date="2011-07-22T17:50:00Z">
          <w:r w:rsidR="00E056FD" w:rsidDel="002E5073">
            <w:delText xml:space="preserve">icho trabajo </w:delText>
          </w:r>
        </w:del>
      </w:ins>
      <w:ins w:id="9942" w:author="Orion" w:date="2011-07-08T17:11:00Z">
        <w:del w:id="9943" w:author="IO" w:date="2011-07-22T17:50:00Z">
          <w:r w:rsidR="00E056FD" w:rsidDel="002E5073">
            <w:delText>se ha podido</w:delText>
          </w:r>
        </w:del>
      </w:ins>
      <w:ins w:id="9944" w:author="Orion" w:date="2011-07-08T17:09:00Z">
        <w:del w:id="9945" w:author="IO" w:date="2011-07-22T17:50:00Z">
          <w:r w:rsidR="00E056FD" w:rsidDel="002E5073">
            <w:delText xml:space="preserve"> a su vez </w:delText>
          </w:r>
        </w:del>
      </w:ins>
      <w:ins w:id="9946" w:author="Orion" w:date="2011-07-08T17:10:00Z">
        <w:del w:id="9947" w:author="IO" w:date="2011-07-22T17:50:00Z">
          <w:r w:rsidR="00E056FD" w:rsidDel="002E5073">
            <w:delText>observar</w:delText>
          </w:r>
        </w:del>
      </w:ins>
      <w:ins w:id="9948" w:author="Orion" w:date="2011-07-08T17:09:00Z">
        <w:del w:id="9949" w:author="IO" w:date="2011-07-22T17:50:00Z">
          <w:r w:rsidR="00E056FD" w:rsidDel="002E5073">
            <w:delText xml:space="preserve"> que la introducción de nuevas tecnologías</w:delText>
          </w:r>
        </w:del>
      </w:ins>
      <w:ins w:id="9950" w:author="Orion" w:date="2011-07-08T17:11:00Z">
        <w:del w:id="9951" w:author="IO" w:date="2011-07-22T17:50:00Z">
          <w:r w:rsidR="00E056FD" w:rsidDel="002E5073">
            <w:delText xml:space="preserve"> como l</w:delText>
          </w:r>
        </w:del>
      </w:ins>
      <w:ins w:id="9952" w:author="Orion" w:date="2011-07-08T17:12:00Z">
        <w:del w:id="9953" w:author="IO" w:date="2011-07-22T17:50:00Z">
          <w:r w:rsidR="00E056FD" w:rsidDel="002E5073">
            <w:delText>a de los</w:delText>
          </w:r>
        </w:del>
      </w:ins>
      <w:ins w:id="9954" w:author="Orion" w:date="2011-07-08T17:11:00Z">
        <w:del w:id="9955" w:author="IO" w:date="2011-07-22T17:51:00Z">
          <w:r w:rsidR="00E056FD" w:rsidDel="002E5073">
            <w:delText xml:space="preserve"> </w:delText>
          </w:r>
        </w:del>
        <w:del w:id="9956" w:author="IO" w:date="2011-07-22T17:50:00Z">
          <w:r w:rsidR="00E056FD" w:rsidDel="002E5073">
            <w:delText>UAVs</w:delText>
          </w:r>
        </w:del>
      </w:ins>
      <w:ins w:id="9957" w:author="Orion" w:date="2011-07-08T17:09:00Z">
        <w:del w:id="9958" w:author="IO" w:date="2011-07-22T17:50:00Z">
          <w:r w:rsidR="00E056FD" w:rsidDel="002E5073">
            <w:delText xml:space="preserve"> puede influir positivamente en</w:delText>
          </w:r>
        </w:del>
      </w:ins>
      <w:ins w:id="9959" w:author="Orion" w:date="2011-07-08T17:10:00Z">
        <w:del w:id="9960" w:author="IO" w:date="2011-07-22T17:50:00Z">
          <w:r w:rsidR="00E056FD" w:rsidDel="002E5073">
            <w:delText xml:space="preserve"> solucionar</w:delText>
          </w:r>
        </w:del>
        <w:del w:id="9961" w:author="IO" w:date="2011-07-22T17:51:00Z">
          <w:r w:rsidR="00E056FD" w:rsidDel="002E5073">
            <w:delText xml:space="preserve"> parte de los problemas </w:delText>
          </w:r>
        </w:del>
        <w:del w:id="9962" w:author="IO" w:date="2011-07-22T17:50:00Z">
          <w:r w:rsidR="00E056FD" w:rsidDel="002E5073">
            <w:delText>que hay actualmente en</w:delText>
          </w:r>
        </w:del>
      </w:ins>
      <w:ins w:id="9963" w:author="Orion" w:date="2011-07-08T17:09:00Z">
        <w:del w:id="9964" w:author="IO" w:date="2011-07-22T17:50:00Z">
          <w:r w:rsidR="00E056FD" w:rsidDel="002E5073">
            <w:delText xml:space="preserve"> la</w:delText>
          </w:r>
        </w:del>
        <w:del w:id="9965" w:author="IO" w:date="2011-07-22T17:51:00Z">
          <w:r w:rsidR="00E056FD" w:rsidDel="002E5073">
            <w:delText xml:space="preserve"> gestión del tr</w:delText>
          </w:r>
        </w:del>
      </w:ins>
      <w:ins w:id="9966" w:author="Orion" w:date="2011-07-08T17:10:00Z">
        <w:del w:id="9967" w:author="IO" w:date="2011-07-22T17:51:00Z">
          <w:r w:rsidR="00E056FD" w:rsidDel="002E5073">
            <w:delText>á</w:delText>
          </w:r>
        </w:del>
      </w:ins>
      <w:ins w:id="9968" w:author="Orion" w:date="2011-07-08T17:09:00Z">
        <w:del w:id="9969" w:author="IO" w:date="2011-07-22T17:51:00Z">
          <w:r w:rsidR="00E056FD" w:rsidDel="002E5073">
            <w:delText>fico a</w:delText>
          </w:r>
        </w:del>
      </w:ins>
      <w:ins w:id="9970" w:author="Orion" w:date="2011-07-08T17:10:00Z">
        <w:del w:id="9971" w:author="IO" w:date="2011-07-22T17:51:00Z">
          <w:r w:rsidR="00E056FD" w:rsidDel="002E5073">
            <w:delText>éreo</w:delText>
          </w:r>
        </w:del>
      </w:ins>
      <w:ins w:id="9972" w:author="Orion" w:date="2011-07-08T17:12:00Z">
        <w:del w:id="9973" w:author="IO" w:date="2011-07-22T17:51:00Z">
          <w:r w:rsidR="00E056FD" w:rsidDel="002E5073">
            <w:delText>.</w:delText>
          </w:r>
        </w:del>
      </w:ins>
    </w:p>
    <w:p w14:paraId="36AA1162" w14:textId="52DC8B6F" w:rsidR="00976B61" w:rsidRDefault="00E056FD">
      <w:pPr>
        <w:spacing w:after="120"/>
        <w:jc w:val="both"/>
        <w:rPr>
          <w:ins w:id="9974" w:author="Orion" w:date="2011-07-08T17:30:00Z"/>
        </w:rPr>
        <w:pPrChange w:id="9975" w:author="IO" w:date="2011-07-22T17:54:00Z">
          <w:pPr>
            <w:spacing w:before="120"/>
            <w:ind w:left="360"/>
            <w:jc w:val="both"/>
          </w:pPr>
        </w:pPrChange>
      </w:pPr>
      <w:ins w:id="9976" w:author="Orion" w:date="2011-07-08T17:12:00Z">
        <w:del w:id="9977" w:author="IO" w:date="2011-07-22T17:54:00Z">
          <w:r w:rsidDel="0043714D">
            <w:delText>La elaboración de</w:delText>
          </w:r>
        </w:del>
      </w:ins>
      <w:ins w:id="9978" w:author="Orion" w:date="2011-07-08T17:13:00Z">
        <w:del w:id="9979" w:author="IO" w:date="2011-07-22T17:54:00Z">
          <w:r w:rsidDel="0043714D">
            <w:delText>l</w:delText>
          </w:r>
        </w:del>
      </w:ins>
      <w:ins w:id="9980" w:author="Orion" w:date="2011-07-08T17:12:00Z">
        <w:del w:id="9981" w:author="IO" w:date="2011-07-22T17:54:00Z">
          <w:r w:rsidDel="0043714D">
            <w:delText xml:space="preserve"> conjunto de requisitos</w:delText>
          </w:r>
        </w:del>
      </w:ins>
      <w:ins w:id="9982" w:author="Orion" w:date="2011-07-08T17:13:00Z">
        <w:del w:id="9983" w:author="IO" w:date="2011-07-22T17:54:00Z">
          <w:r w:rsidDel="0043714D">
            <w:delText xml:space="preserve"> </w:delText>
          </w:r>
        </w:del>
        <w:del w:id="9984" w:author="IO" w:date="2011-07-22T17:52:00Z">
          <w:r w:rsidDel="002E5073">
            <w:delText xml:space="preserve">que debía cumplir el sistema para </w:delText>
          </w:r>
        </w:del>
      </w:ins>
      <w:ins w:id="9985" w:author="Orion" w:date="2011-07-08T17:14:00Z">
        <w:del w:id="9986" w:author="IO" w:date="2011-07-22T17:52:00Z">
          <w:r w:rsidDel="002E5073">
            <w:delText xml:space="preserve">que </w:delText>
          </w:r>
        </w:del>
      </w:ins>
      <w:ins w:id="9987" w:author="Orion" w:date="2011-07-08T17:16:00Z">
        <w:del w:id="9988" w:author="IO" w:date="2011-07-22T17:52:00Z">
          <w:r w:rsidDel="002E5073">
            <w:delText>el grado de parentesco con la realidad fuera el mayor posible</w:delText>
          </w:r>
        </w:del>
      </w:ins>
      <w:ins w:id="9989" w:author="Orion" w:date="2011-07-08T17:14:00Z">
        <w:del w:id="9990" w:author="IO" w:date="2011-07-22T17:52:00Z">
          <w:r w:rsidDel="002E5073">
            <w:delText xml:space="preserve"> </w:delText>
          </w:r>
        </w:del>
        <w:r>
          <w:t xml:space="preserve">se ha basado en </w:t>
        </w:r>
        <w:del w:id="9991" w:author="IO" w:date="2011-07-22T17:52:00Z">
          <w:r w:rsidDel="002E5073">
            <w:delText xml:space="preserve">el estudio de una serie de trabajos </w:delText>
          </w:r>
        </w:del>
      </w:ins>
      <w:ins w:id="9992" w:author="Orion" w:date="2011-07-08T17:25:00Z">
        <w:del w:id="9993" w:author="IO" w:date="2011-07-22T17:52:00Z">
          <w:r w:rsidR="000B0B40" w:rsidDel="002E5073">
            <w:delText>centrados en el</w:delText>
          </w:r>
        </w:del>
      </w:ins>
      <w:ins w:id="9994" w:author="Orion" w:date="2011-07-08T17:15:00Z">
        <w:del w:id="9995" w:author="IO" w:date="2011-07-22T17:52:00Z">
          <w:r w:rsidDel="002E5073">
            <w:delText xml:space="preserve"> misma</w:delText>
          </w:r>
        </w:del>
      </w:ins>
      <w:ins w:id="9996" w:author="Orion" w:date="2011-07-08T17:14:00Z">
        <w:del w:id="9997" w:author="IO" w:date="2011-07-22T17:52:00Z">
          <w:r w:rsidDel="002E5073">
            <w:delText xml:space="preserve"> </w:delText>
          </w:r>
        </w:del>
      </w:ins>
      <w:ins w:id="9998" w:author="Orion" w:date="2011-07-08T17:15:00Z">
        <w:del w:id="9999" w:author="IO" w:date="2011-07-22T17:52:00Z">
          <w:r w:rsidDel="002E5073">
            <w:delText>á</w:delText>
          </w:r>
        </w:del>
      </w:ins>
      <w:ins w:id="10000" w:author="Orion" w:date="2011-07-08T17:14:00Z">
        <w:del w:id="10001" w:author="IO" w:date="2011-07-22T17:52:00Z">
          <w:r w:rsidDel="002E5073">
            <w:delText>r</w:delText>
          </w:r>
        </w:del>
      </w:ins>
      <w:ins w:id="10002" w:author="Orion" w:date="2011-07-08T17:15:00Z">
        <w:del w:id="10003" w:author="IO" w:date="2011-07-22T17:52:00Z">
          <w:r w:rsidDel="002E5073">
            <w:delText>e</w:delText>
          </w:r>
        </w:del>
      </w:ins>
      <w:ins w:id="10004" w:author="Orion" w:date="2011-07-08T17:14:00Z">
        <w:del w:id="10005" w:author="IO" w:date="2011-07-22T17:52:00Z">
          <w:r w:rsidDel="002E5073">
            <w:delText>a</w:delText>
          </w:r>
        </w:del>
      </w:ins>
      <w:ins w:id="10006" w:author="IO" w:date="2011-07-22T17:52:00Z">
        <w:r w:rsidR="002E5073">
          <w:t>un análisis del estado del arte</w:t>
        </w:r>
      </w:ins>
      <w:ins w:id="10007" w:author="Orion" w:date="2011-07-08T17:14:00Z">
        <w:r>
          <w:t>.</w:t>
        </w:r>
      </w:ins>
      <w:ins w:id="10008" w:author="Orion" w:date="2011-07-08T17:17:00Z">
        <w:r>
          <w:t xml:space="preserve"> </w:t>
        </w:r>
      </w:ins>
      <w:ins w:id="10009" w:author="Orion" w:date="2011-07-08T17:19:00Z">
        <w:r w:rsidR="009E69E8">
          <w:t>En dicho estudio se ha</w:t>
        </w:r>
        <w:del w:id="10010" w:author="IO" w:date="2011-07-22T17:52:00Z">
          <w:r w:rsidR="009E69E8" w:rsidDel="002E5073">
            <w:delText>n</w:delText>
          </w:r>
        </w:del>
        <w:r w:rsidR="009E69E8">
          <w:t xml:space="preserve"> </w:t>
        </w:r>
        <w:del w:id="10011" w:author="IO" w:date="2011-07-22T17:52:00Z">
          <w:r w:rsidR="009E69E8" w:rsidDel="002E5073">
            <w:delText>tenido</w:delText>
          </w:r>
        </w:del>
      </w:ins>
      <w:ins w:id="10012" w:author="IO" w:date="2011-07-22T17:52:00Z">
        <w:r w:rsidR="002E5073">
          <w:t xml:space="preserve">prestado especial atención </w:t>
        </w:r>
      </w:ins>
      <w:ins w:id="10013" w:author="Orion" w:date="2011-07-08T17:19:00Z">
        <w:del w:id="10014" w:author="IO" w:date="2011-07-22T17:52:00Z">
          <w:r w:rsidR="009E69E8" w:rsidDel="002E5073">
            <w:delText xml:space="preserve"> en cuent</w:delText>
          </w:r>
        </w:del>
        <w:r w:rsidR="009E69E8">
          <w:t xml:space="preserve">a las limitaciones </w:t>
        </w:r>
      </w:ins>
      <w:ins w:id="10015" w:author="IO" w:date="2011-07-22T17:53:00Z">
        <w:r w:rsidR="002E5073">
          <w:t xml:space="preserve">que aparecen en </w:t>
        </w:r>
      </w:ins>
      <w:ins w:id="10016" w:author="Orion" w:date="2011-07-08T17:19:00Z">
        <w:del w:id="10017" w:author="IO" w:date="2011-07-22T17:53:00Z">
          <w:r w:rsidR="009E69E8" w:rsidDel="002E5073">
            <w:delText xml:space="preserve">de </w:delText>
          </w:r>
        </w:del>
        <w:r w:rsidR="009E69E8">
          <w:t xml:space="preserve">las herramientas </w:t>
        </w:r>
      </w:ins>
      <w:ins w:id="10018" w:author="IO" w:date="2011-07-22T17:53:00Z">
        <w:r w:rsidR="002E5073">
          <w:t xml:space="preserve">actuales, </w:t>
        </w:r>
        <w:r w:rsidR="0043714D">
          <w:t xml:space="preserve">buscado aportar </w:t>
        </w:r>
      </w:ins>
      <w:ins w:id="10019" w:author="Orion" w:date="2011-07-08T17:19:00Z">
        <w:del w:id="10020" w:author="IO" w:date="2011-07-22T17:54:00Z">
          <w:r w:rsidR="009E69E8" w:rsidDel="0043714D">
            <w:delText xml:space="preserve">que se presentaban tratando </w:delText>
          </w:r>
        </w:del>
      </w:ins>
      <w:ins w:id="10021" w:author="Orion" w:date="2011-07-08T17:20:00Z">
        <w:del w:id="10022" w:author="IO" w:date="2011-07-22T17:54:00Z">
          <w:r w:rsidR="009E69E8" w:rsidDel="0043714D">
            <w:delText xml:space="preserve">que </w:delText>
          </w:r>
        </w:del>
      </w:ins>
      <w:ins w:id="10023" w:author="Orion" w:date="2011-07-08T17:22:00Z">
        <w:del w:id="10024" w:author="IO" w:date="2011-07-22T17:54:00Z">
          <w:r w:rsidR="009E69E8" w:rsidDel="0043714D">
            <w:delText>e</w:delText>
          </w:r>
        </w:del>
      </w:ins>
      <w:ins w:id="10025" w:author="Orion" w:date="2011-07-08T17:20:00Z">
        <w:del w:id="10026" w:author="IO" w:date="2011-07-22T17:54:00Z">
          <w:r w:rsidR="009E69E8" w:rsidDel="0043714D">
            <w:delText>l nuevo sistema</w:delText>
          </w:r>
        </w:del>
      </w:ins>
      <w:ins w:id="10027" w:author="Orion" w:date="2011-07-08T17:22:00Z">
        <w:del w:id="10028" w:author="IO" w:date="2011-07-22T17:54:00Z">
          <w:r w:rsidR="009E69E8" w:rsidDel="0043714D">
            <w:delText xml:space="preserve"> desarrollado disponga</w:delText>
          </w:r>
        </w:del>
      </w:ins>
      <w:ins w:id="10029" w:author="Orion" w:date="2011-07-08T17:20:00Z">
        <w:del w:id="10030" w:author="IO" w:date="2011-07-22T17:54:00Z">
          <w:r w:rsidR="009E69E8" w:rsidDel="0043714D">
            <w:delText xml:space="preserve"> de</w:delText>
          </w:r>
        </w:del>
      </w:ins>
      <w:ins w:id="10031" w:author="IO" w:date="2011-07-22T17:54:00Z">
        <w:r w:rsidR="0043714D">
          <w:t>posibles</w:t>
        </w:r>
      </w:ins>
      <w:ins w:id="10032" w:author="Orion" w:date="2011-07-08T17:19:00Z">
        <w:r w:rsidR="009E69E8">
          <w:t xml:space="preserve"> soluciones para </w:t>
        </w:r>
        <w:del w:id="10033" w:author="IO" w:date="2011-07-22T17:54:00Z">
          <w:r w:rsidR="009E69E8" w:rsidDel="0043714D">
            <w:delText>cubrir</w:delText>
          </w:r>
        </w:del>
      </w:ins>
      <w:ins w:id="10034" w:author="Orion" w:date="2011-07-08T17:23:00Z">
        <w:del w:id="10035" w:author="IO" w:date="2011-07-22T17:54:00Z">
          <w:r w:rsidR="009E69E8" w:rsidDel="0043714D">
            <w:delText>las</w:delText>
          </w:r>
        </w:del>
      </w:ins>
      <w:ins w:id="10036" w:author="Orion" w:date="2011-07-08T17:22:00Z">
        <w:del w:id="10037" w:author="IO" w:date="2011-07-22T17:54:00Z">
          <w:r w:rsidR="009E69E8" w:rsidDel="0043714D">
            <w:delText xml:space="preserve"> o al menos </w:delText>
          </w:r>
        </w:del>
      </w:ins>
      <w:ins w:id="10038" w:author="Orion" w:date="2011-07-08T17:23:00Z">
        <w:del w:id="10039" w:author="IO" w:date="2011-07-22T17:54:00Z">
          <w:r w:rsidR="009E69E8" w:rsidDel="0043714D">
            <w:delText>tenga</w:delText>
          </w:r>
        </w:del>
      </w:ins>
      <w:ins w:id="10040" w:author="Orion" w:date="2011-07-08T17:22:00Z">
        <w:del w:id="10041" w:author="IO" w:date="2011-07-22T17:54:00Z">
          <w:r w:rsidR="009E69E8" w:rsidDel="0043714D">
            <w:delText xml:space="preserve"> la base para que se puedan </w:delText>
          </w:r>
        </w:del>
      </w:ins>
      <w:ins w:id="10042" w:author="Orion" w:date="2011-07-08T17:26:00Z">
        <w:r w:rsidR="001924DD">
          <w:t>abordar</w:t>
        </w:r>
      </w:ins>
      <w:ins w:id="10043" w:author="IO" w:date="2011-07-22T17:54:00Z">
        <w:r w:rsidR="0043714D">
          <w:t>las</w:t>
        </w:r>
      </w:ins>
      <w:ins w:id="10044" w:author="Orion" w:date="2011-07-08T17:22:00Z">
        <w:del w:id="10045" w:author="IO" w:date="2011-07-22T17:54:00Z">
          <w:r w:rsidR="009E69E8" w:rsidDel="0043714D">
            <w:delText xml:space="preserve"> en un futuro</w:delText>
          </w:r>
        </w:del>
      </w:ins>
      <w:ins w:id="10046" w:author="Orion" w:date="2011-07-08T17:19:00Z">
        <w:r w:rsidR="009E69E8">
          <w:t>.</w:t>
        </w:r>
      </w:ins>
    </w:p>
    <w:p w14:paraId="78350758" w14:textId="4A9115A1" w:rsidR="002E5073" w:rsidRDefault="002E5073" w:rsidP="002E5073">
      <w:pPr>
        <w:spacing w:before="240" w:after="120"/>
        <w:ind w:firstLine="284"/>
        <w:jc w:val="both"/>
        <w:rPr>
          <w:ins w:id="10047" w:author="IO" w:date="2011-07-22T17:51:00Z"/>
        </w:rPr>
      </w:pPr>
      <w:ins w:id="10048"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UAVs </w:t>
        </w:r>
      </w:ins>
      <w:ins w:id="10049" w:author="IO" w:date="2011-07-22T17:55:00Z">
        <w:r w:rsidR="0043714D">
          <w:t xml:space="preserve">modelados </w:t>
        </w:r>
      </w:ins>
      <w:ins w:id="10050" w:author="IO" w:date="2011-07-22T17:51:00Z">
        <w:r>
          <w:t xml:space="preserve">como pilotos </w:t>
        </w:r>
        <w:del w:id="10051" w:author="Orion" w:date="2011-07-26T16:07:00Z">
          <w:r w:rsidDel="002F7639">
            <w:delText>cuyo estado mental y reflejos</w:delText>
          </w:r>
        </w:del>
      </w:ins>
      <w:ins w:id="10052" w:author="Orion" w:date="2011-07-26T16:07:00Z">
        <w:r w:rsidR="002F7639">
          <w:t>cuyos estados mentales y reflejos</w:t>
        </w:r>
      </w:ins>
      <w:ins w:id="10053" w:author="IO" w:date="2011-07-22T17:51:00Z">
        <w:r>
          <w:t xml:space="preserve"> no se deterioran. Aunque se trata de una aproximación simple, ha permitido una primera valoración del impacto positivo que tendría la inclusión de UAVs para </w:t>
        </w:r>
      </w:ins>
      <w:ins w:id="10054" w:author="IO" w:date="2011-07-22T17:55:00Z">
        <w:r w:rsidR="0043714D">
          <w:t>mitigar</w:t>
        </w:r>
      </w:ins>
      <w:ins w:id="10055" w:author="IO" w:date="2011-07-22T17:51:00Z">
        <w:r>
          <w:t xml:space="preserve"> parte de los problemas de gestión del tráfico aéreo.</w:t>
        </w:r>
      </w:ins>
    </w:p>
    <w:p w14:paraId="1F53E8AD" w14:textId="4D3B9172" w:rsidR="00396E52" w:rsidRDefault="0043714D" w:rsidP="00503590">
      <w:pPr>
        <w:spacing w:before="240" w:after="120"/>
        <w:ind w:firstLine="284"/>
        <w:jc w:val="both"/>
        <w:rPr>
          <w:ins w:id="10056" w:author="IO" w:date="2011-07-22T18:06:00Z"/>
        </w:rPr>
      </w:pPr>
      <w:ins w:id="10057" w:author="IO" w:date="2011-07-22T17:58:00Z">
        <w:r>
          <w:t xml:space="preserve">Trasladar el esfuerzo de modelado a simulaciones no es una tarea trivial. </w:t>
        </w:r>
      </w:ins>
      <w:ins w:id="10058" w:author="IO" w:date="2011-07-22T17:59:00Z">
        <w:r>
          <w:t xml:space="preserve">Los modelos cambian para adaptarse a nueva información y y necesidades, y las plataformas de simulación están en continua evolución. El desarrollo de aplicaciones en este tipo de contexto es un buen candidato para desarrollos dirigidos por modelos. </w:t>
        </w:r>
      </w:ins>
      <w:ins w:id="10059" w:author="IO" w:date="2011-07-22T18:00:00Z">
        <w:r>
          <w:t xml:space="preserve">En particular, el uso de un modelaod ABM a alto nivel con metodologías de AOSE para el desarrollo, facilita la transición entre modelos. En todos los niveles se usan agentes, por lo que se facilita el paso de los modelos conceptuales, a los de </w:t>
        </w:r>
      </w:ins>
      <w:ins w:id="10060" w:author="IO" w:date="2011-07-22T18:06:00Z">
        <w:r w:rsidR="00396E52">
          <w:t>diseño</w:t>
        </w:r>
      </w:ins>
      <w:ins w:id="10061" w:author="IO" w:date="2011-07-22T18:00:00Z">
        <w:r>
          <w:t xml:space="preserve"> y finalmente al c</w:t>
        </w:r>
      </w:ins>
      <w:ins w:id="10062" w:author="IO" w:date="2011-07-22T18:01:00Z">
        <w:r>
          <w:t>ódigo. Para demostra</w:t>
        </w:r>
      </w:ins>
      <w:ins w:id="10063" w:author="IO" w:date="2011-07-22T18:03:00Z">
        <w:r>
          <w:t>r</w:t>
        </w:r>
      </w:ins>
      <w:ins w:id="10064" w:author="IO" w:date="2011-07-22T18:01:00Z">
        <w:r>
          <w:t xml:space="preserve"> la viabilidad de esta propuesta se ha usado</w:t>
        </w:r>
      </w:ins>
      <w:ins w:id="10065" w:author="Orion" w:date="2011-07-08T17:40:00Z">
        <w:del w:id="10066" w:author="IO" w:date="2011-07-22T18:01:00Z">
          <w:r w:rsidR="00B238D2" w:rsidDel="0043714D">
            <w:delText>De este modo s</w:delText>
          </w:r>
        </w:del>
      </w:ins>
      <w:ins w:id="10067" w:author="Orion" w:date="2011-07-08T17:31:00Z">
        <w:del w:id="10068" w:author="IO" w:date="2011-07-22T18:01:00Z">
          <w:r w:rsidR="00976B61" w:rsidDel="0043714D">
            <w:delText xml:space="preserve">e </w:delText>
          </w:r>
          <w:r w:rsidR="00B238D2" w:rsidDel="0043714D">
            <w:delText>consider</w:delText>
          </w:r>
        </w:del>
      </w:ins>
      <w:ins w:id="10069" w:author="Orion" w:date="2011-07-08T17:40:00Z">
        <w:del w:id="10070" w:author="IO" w:date="2011-07-22T18:01:00Z">
          <w:r w:rsidR="00B238D2" w:rsidDel="0043714D">
            <w:delText>ó</w:delText>
          </w:r>
        </w:del>
      </w:ins>
      <w:ins w:id="10071" w:author="Orion" w:date="2011-07-08T17:31:00Z">
        <w:del w:id="10072" w:author="IO" w:date="2011-07-22T18:01:00Z">
          <w:r w:rsidR="00976B61" w:rsidDel="0043714D">
            <w:delText xml:space="preserve"> que </w:delText>
          </w:r>
        </w:del>
      </w:ins>
      <w:ins w:id="10073" w:author="Orion" w:date="2011-07-08T17:33:00Z">
        <w:del w:id="10074" w:author="IO" w:date="2011-07-22T18:01:00Z">
          <w:r w:rsidR="00976B61" w:rsidDel="0043714D">
            <w:delText xml:space="preserve">la mejor </w:delText>
          </w:r>
        </w:del>
      </w:ins>
      <w:ins w:id="10075" w:author="Orion" w:date="2011-07-08T17:36:00Z">
        <w:del w:id="10076" w:author="IO" w:date="2011-07-22T18:01:00Z">
          <w:r w:rsidR="00976B61" w:rsidDel="0043714D">
            <w:delText>forma</w:delText>
          </w:r>
        </w:del>
      </w:ins>
      <w:ins w:id="10077" w:author="Orion" w:date="2011-07-08T17:33:00Z">
        <w:del w:id="10078" w:author="IO" w:date="2011-07-22T18:01:00Z">
          <w:r w:rsidR="00976B61" w:rsidDel="0043714D">
            <w:delText xml:space="preserve"> de </w:delText>
          </w:r>
        </w:del>
      </w:ins>
      <w:ins w:id="10079" w:author="Orion" w:date="2011-07-08T17:45:00Z">
        <w:del w:id="10080" w:author="IO" w:date="2011-07-22T18:01:00Z">
          <w:r w:rsidR="00C210D4" w:rsidDel="0043714D">
            <w:delText>desarrollar</w:delText>
          </w:r>
        </w:del>
      </w:ins>
      <w:ins w:id="10081" w:author="Orion" w:date="2011-07-08T17:34:00Z">
        <w:del w:id="10082" w:author="IO" w:date="2011-07-22T18:01:00Z">
          <w:r w:rsidR="00976B61" w:rsidDel="0043714D">
            <w:delText xml:space="preserve"> una herramienta que </w:delText>
          </w:r>
        </w:del>
      </w:ins>
      <w:ins w:id="10083" w:author="Orion" w:date="2011-07-08T17:40:00Z">
        <w:del w:id="10084" w:author="IO" w:date="2011-07-22T18:01:00Z">
          <w:r w:rsidR="00B238D2" w:rsidDel="0043714D">
            <w:delText>pudiera</w:delText>
          </w:r>
        </w:del>
      </w:ins>
      <w:ins w:id="10085" w:author="Orion" w:date="2011-07-08T17:32:00Z">
        <w:del w:id="10086" w:author="IO" w:date="2011-07-22T18:01:00Z">
          <w:r w:rsidR="00976B61" w:rsidDel="0043714D">
            <w:delText xml:space="preserve"> </w:delText>
          </w:r>
        </w:del>
      </w:ins>
      <w:ins w:id="10087" w:author="Orion" w:date="2011-07-08T17:34:00Z">
        <w:del w:id="10088" w:author="IO" w:date="2011-07-22T18:01:00Z">
          <w:r w:rsidR="00976B61" w:rsidDel="0043714D">
            <w:delText xml:space="preserve">afrontar </w:delText>
          </w:r>
        </w:del>
      </w:ins>
      <w:ins w:id="10089" w:author="Orion" w:date="2011-07-08T17:35:00Z">
        <w:del w:id="10090" w:author="IO" w:date="2011-07-22T18:01:00Z">
          <w:r w:rsidR="00976B61" w:rsidDel="0043714D">
            <w:delText xml:space="preserve">de manera </w:delText>
          </w:r>
        </w:del>
      </w:ins>
      <w:ins w:id="10091" w:author="Orion" w:date="2011-07-08T17:36:00Z">
        <w:del w:id="10092" w:author="IO" w:date="2011-07-22T18:01:00Z">
          <w:r w:rsidR="00976B61" w:rsidDel="0043714D">
            <w:delText>eficaz</w:delText>
          </w:r>
        </w:del>
      </w:ins>
      <w:ins w:id="10093" w:author="Orion" w:date="2011-07-08T17:35:00Z">
        <w:del w:id="10094" w:author="IO" w:date="2011-07-22T18:01:00Z">
          <w:r w:rsidR="00976B61" w:rsidDel="0043714D">
            <w:delText xml:space="preserve"> el</w:delText>
          </w:r>
        </w:del>
      </w:ins>
      <w:ins w:id="10095" w:author="Orion" w:date="2011-07-08T17:32:00Z">
        <w:del w:id="10096" w:author="IO" w:date="2011-07-22T18:01:00Z">
          <w:r w:rsidR="00976B61" w:rsidDel="0043714D">
            <w:delText xml:space="preserve"> problema</w:delText>
          </w:r>
        </w:del>
      </w:ins>
      <w:ins w:id="10097" w:author="Orion" w:date="2011-07-08T17:36:00Z">
        <w:del w:id="10098" w:author="IO" w:date="2011-07-22T18:01:00Z">
          <w:r w:rsidR="00976B61" w:rsidDel="0043714D">
            <w:delText xml:space="preserve"> </w:delText>
          </w:r>
        </w:del>
      </w:ins>
      <w:ins w:id="10099" w:author="Orion" w:date="2011-07-08T17:39:00Z">
        <w:del w:id="10100" w:author="IO" w:date="2011-07-22T18:01:00Z">
          <w:r w:rsidR="00B238D2" w:rsidDel="0043714D">
            <w:delText>que se quería abordar</w:delText>
          </w:r>
        </w:del>
      </w:ins>
      <w:ins w:id="10101" w:author="Orion" w:date="2011-07-08T17:45:00Z">
        <w:del w:id="10102" w:author="IO" w:date="2011-07-22T18:01:00Z">
          <w:r w:rsidR="00C210D4" w:rsidDel="0043714D">
            <w:delText>,</w:delText>
          </w:r>
        </w:del>
      </w:ins>
      <w:ins w:id="10103" w:author="Orion" w:date="2011-07-08T17:39:00Z">
        <w:del w:id="10104" w:author="IO" w:date="2011-07-22T18:01:00Z">
          <w:r w:rsidR="00B238D2" w:rsidDel="0043714D">
            <w:delText xml:space="preserve"> era</w:delText>
          </w:r>
        </w:del>
      </w:ins>
      <w:ins w:id="10105" w:author="Orion" w:date="2011-07-08T17:34:00Z">
        <w:del w:id="10106" w:author="IO" w:date="2011-07-22T18:01:00Z">
          <w:r w:rsidR="00976B61" w:rsidDel="0043714D">
            <w:delText xml:space="preserve"> haciendo</w:delText>
          </w:r>
        </w:del>
      </w:ins>
      <w:ins w:id="10107" w:author="Orion" w:date="2011-07-08T17:27:00Z">
        <w:del w:id="10108" w:author="IO" w:date="2011-07-22T18:01:00Z">
          <w:r w:rsidR="001924DD" w:rsidDel="0043714D">
            <w:delText xml:space="preserve"> uso de </w:delText>
          </w:r>
        </w:del>
      </w:ins>
      <w:ins w:id="10109" w:author="Orion" w:date="2011-07-08T17:30:00Z">
        <w:del w:id="10110" w:author="IO" w:date="2011-07-22T18:01:00Z">
          <w:r w:rsidR="00976B61" w:rsidDel="0043714D">
            <w:delText>una tecnología que permit</w:delText>
          </w:r>
        </w:del>
      </w:ins>
      <w:ins w:id="10111" w:author="Orion" w:date="2011-07-08T17:40:00Z">
        <w:del w:id="10112" w:author="IO" w:date="2011-07-22T18:01:00Z">
          <w:r w:rsidR="00B238D2" w:rsidDel="0043714D">
            <w:delText>iera</w:delText>
          </w:r>
        </w:del>
      </w:ins>
      <w:ins w:id="10113" w:author="Orion" w:date="2011-07-08T17:30:00Z">
        <w:del w:id="10114" w:author="IO" w:date="2011-07-22T18:01:00Z">
          <w:r w:rsidR="00976B61" w:rsidDel="0043714D">
            <w:delText xml:space="preserve"> el diseño de aplicaciones bas</w:delText>
          </w:r>
        </w:del>
      </w:ins>
      <w:ins w:id="10115" w:author="Orion" w:date="2011-07-08T17:37:00Z">
        <w:del w:id="10116" w:author="IO" w:date="2011-07-22T18:01:00Z">
          <w:r w:rsidR="00976B61" w:rsidDel="0043714D">
            <w:delText>adas</w:delText>
          </w:r>
        </w:del>
      </w:ins>
      <w:ins w:id="10117" w:author="Orion" w:date="2011-07-08T17:30:00Z">
        <w:del w:id="10118" w:author="IO" w:date="2011-07-22T18:01:00Z">
          <w:r w:rsidR="00976B61" w:rsidDel="0043714D">
            <w:delText xml:space="preserve"> en modelos</w:delText>
          </w:r>
        </w:del>
      </w:ins>
      <w:ins w:id="10119" w:author="Orion" w:date="2011-07-08T17:36:00Z">
        <w:del w:id="10120" w:author="IO" w:date="2011-07-22T18:01:00Z">
          <w:r w:rsidR="00976B61" w:rsidDel="0043714D">
            <w:delText>.</w:delText>
          </w:r>
        </w:del>
      </w:ins>
      <w:ins w:id="10121" w:author="Orion" w:date="2011-07-08T17:37:00Z">
        <w:del w:id="10122" w:author="IO" w:date="2011-07-22T18:01:00Z">
          <w:r w:rsidR="00DE5867" w:rsidDel="0043714D">
            <w:delText xml:space="preserve"> Es por ello por lo que </w:delText>
          </w:r>
        </w:del>
      </w:ins>
      <w:ins w:id="10123" w:author="Orion" w:date="2011-07-08T17:38:00Z">
        <w:del w:id="10124" w:author="IO" w:date="2011-07-22T18:01:00Z">
          <w:r w:rsidR="00DE5867" w:rsidDel="0043714D">
            <w:delText xml:space="preserve">se optó </w:delText>
          </w:r>
        </w:del>
      </w:ins>
      <w:ins w:id="10125" w:author="Orion" w:date="2011-07-08T17:37:00Z">
        <w:del w:id="10126" w:author="IO" w:date="2011-07-22T18:01:00Z">
          <w:r w:rsidR="00DE5867" w:rsidDel="0043714D">
            <w:delText xml:space="preserve"> </w:delText>
          </w:r>
        </w:del>
      </w:ins>
      <w:ins w:id="10127" w:author="Orion" w:date="2011-07-08T17:38:00Z">
        <w:del w:id="10128" w:author="IO" w:date="2011-07-22T18:01:00Z">
          <w:r w:rsidR="00B238D2" w:rsidDel="0043714D">
            <w:delText xml:space="preserve">por hacer uso </w:delText>
          </w:r>
        </w:del>
      </w:ins>
      <w:ins w:id="10129" w:author="Orion" w:date="2011-07-08T17:39:00Z">
        <w:del w:id="10130" w:author="IO" w:date="2011-07-22T18:01:00Z">
          <w:r w:rsidR="00B238D2" w:rsidDel="0043714D">
            <w:delText>de</w:delText>
          </w:r>
        </w:del>
        <w:r w:rsidR="00B238D2">
          <w:t xml:space="preserve"> la metodología INGENIAS</w:t>
        </w:r>
      </w:ins>
      <w:ins w:id="10131" w:author="IO" w:date="2011-07-22T18:01:00Z">
        <w:r>
          <w:t xml:space="preserve"> </w:t>
        </w:r>
      </w:ins>
      <w:customXmlInsRangeStart w:id="10132" w:author="IO" w:date="2011-07-22T18:01:00Z"/>
      <w:sdt>
        <w:sdtPr>
          <w:id w:val="-7604487"/>
          <w:citation/>
        </w:sdtPr>
        <w:sdtContent>
          <w:customXmlInsRangeEnd w:id="10132"/>
          <w:ins w:id="10133" w:author="IO" w:date="2011-07-22T18:01:00Z">
            <w:r>
              <w:fldChar w:fldCharType="begin"/>
            </w:r>
            <w:r>
              <w:instrText xml:space="preserve"> CITATION Pav05 \l 3082 </w:instrText>
            </w:r>
          </w:ins>
          <w:r>
            <w:fldChar w:fldCharType="separate"/>
          </w:r>
          <w:r w:rsidR="00BC29DB">
            <w:rPr>
              <w:noProof/>
            </w:rPr>
            <w:t>(20)</w:t>
          </w:r>
          <w:ins w:id="10134" w:author="IO" w:date="2011-07-22T18:01:00Z">
            <w:r>
              <w:fldChar w:fldCharType="end"/>
            </w:r>
          </w:ins>
          <w:customXmlInsRangeStart w:id="10135" w:author="IO" w:date="2011-07-22T18:01:00Z"/>
        </w:sdtContent>
      </w:sdt>
      <w:customXmlInsRangeEnd w:id="10135"/>
      <w:ins w:id="10136" w:author="IO" w:date="2011-07-22T18:01:00Z">
        <w:r>
          <w:t>. Su elecci</w:t>
        </w:r>
      </w:ins>
      <w:ins w:id="10137" w:author="IO" w:date="2011-07-22T18:02:00Z">
        <w:r>
          <w:t>ón se debe a que se trata de una metodología MDE de AOSE que ya ha sido usada en contexto de ABM y que cuenta con soporte de herramientas.</w:t>
        </w:r>
      </w:ins>
      <w:ins w:id="10138" w:author="IO" w:date="2011-07-22T18:25:00Z">
        <w:r w:rsidR="00E639D6">
          <w:t xml:space="preserve"> </w:t>
        </w:r>
      </w:ins>
      <w:ins w:id="10139" w:author="IO" w:date="2011-07-22T18:26:00Z">
        <w:r w:rsidR="00E639D6">
          <w:t xml:space="preserve">Las facilidades de </w:t>
        </w:r>
        <w:r w:rsidR="00E639D6">
          <w:lastRenderedPageBreak/>
          <w:t xml:space="preserve">distribución y despliegue del IAF proporcionan además una cierta escalabilidad </w:t>
        </w:r>
      </w:ins>
      <w:ins w:id="10140" w:author="IO" w:date="2011-07-22T18:27:00Z">
        <w:r w:rsidR="00E639D6">
          <w:t>en los desarrollos, aunque limitada por el incremento requerido en las comunicaciones entre agentes</w:t>
        </w:r>
      </w:ins>
      <w:ins w:id="10141" w:author="IO" w:date="2011-07-22T18:25:00Z">
        <w:r w:rsidR="00E639D6" w:rsidRPr="00481790">
          <w:t>.</w:t>
        </w:r>
      </w:ins>
    </w:p>
    <w:p w14:paraId="3248E687" w14:textId="6F13F481" w:rsidR="00E056FD" w:rsidDel="00396E52" w:rsidRDefault="00B238D2">
      <w:pPr>
        <w:spacing w:before="240" w:after="120"/>
        <w:ind w:firstLine="284"/>
        <w:jc w:val="both"/>
        <w:rPr>
          <w:ins w:id="10142" w:author="Orion" w:date="2011-07-08T16:59:00Z"/>
          <w:del w:id="10143" w:author="IO" w:date="2011-07-22T18:10:00Z"/>
        </w:rPr>
        <w:pPrChange w:id="10144" w:author="IO" w:date="2011-07-22T18:01:00Z">
          <w:pPr>
            <w:spacing w:before="120"/>
            <w:ind w:left="360"/>
            <w:jc w:val="both"/>
          </w:pPr>
        </w:pPrChange>
      </w:pPr>
      <w:ins w:id="10145" w:author="Orion" w:date="2011-07-08T17:39:00Z">
        <w:del w:id="10146" w:author="IO" w:date="2011-07-22T18:10:00Z">
          <w:r w:rsidDel="00396E52">
            <w:delText>, que</w:delText>
          </w:r>
        </w:del>
      </w:ins>
      <w:ins w:id="10147" w:author="Orion" w:date="2011-07-08T17:42:00Z">
        <w:del w:id="10148" w:author="IO" w:date="2011-07-22T18:10:00Z">
          <w:r w:rsidDel="00396E52">
            <w:delText>, mediante una aplicación software,</w:delText>
          </w:r>
        </w:del>
      </w:ins>
      <w:ins w:id="10149" w:author="Orion" w:date="2011-07-08T17:41:00Z">
        <w:del w:id="10150"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10151" w:author="Orion" w:date="2011-07-08T17:42:00Z">
        <w:del w:id="10152" w:author="IO" w:date="2011-07-22T18:10:00Z">
          <w:r w:rsidDel="00396E52">
            <w:delText>.</w:delText>
          </w:r>
        </w:del>
      </w:ins>
      <w:ins w:id="10153" w:author="Orion" w:date="2011-07-08T17:51:00Z">
        <w:del w:id="10154" w:author="IO" w:date="2011-07-22T18:10:00Z">
          <w:r w:rsidR="0046189B" w:rsidDel="00396E52">
            <w:delText xml:space="preserve"> Dicha metodolog</w:delText>
          </w:r>
        </w:del>
      </w:ins>
      <w:ins w:id="10155" w:author="Orion" w:date="2011-07-08T17:52:00Z">
        <w:del w:id="10156" w:author="IO" w:date="2011-07-22T18:10:00Z">
          <w:r w:rsidR="0046189B" w:rsidDel="00396E52">
            <w:delText>ía ha permitido hacer un diseño donde se ha podido separar</w:delText>
          </w:r>
        </w:del>
      </w:ins>
      <w:ins w:id="10157" w:author="Orion" w:date="2011-07-08T17:54:00Z">
        <w:del w:id="10158" w:author="IO" w:date="2011-07-22T18:10:00Z">
          <w:r w:rsidR="0046189B" w:rsidDel="00396E52">
            <w:delText>,</w:delText>
          </w:r>
        </w:del>
      </w:ins>
      <w:ins w:id="10159" w:author="Orion" w:date="2011-07-08T17:52:00Z">
        <w:del w:id="10160" w:author="IO" w:date="2011-07-22T18:10:00Z">
          <w:r w:rsidR="0046189B" w:rsidDel="00396E52">
            <w:delText xml:space="preserve"> por un lado los diferentes sistemas </w:delText>
          </w:r>
        </w:del>
      </w:ins>
      <w:ins w:id="10161" w:author="Orion" w:date="2011-07-08T17:53:00Z">
        <w:del w:id="10162" w:author="IO" w:date="2011-07-22T18:10:00Z">
          <w:r w:rsidR="0046189B" w:rsidDel="00396E52">
            <w:delText>automáticos</w:delText>
          </w:r>
        </w:del>
      </w:ins>
      <w:ins w:id="10163" w:author="Orion" w:date="2011-07-08T17:52:00Z">
        <w:del w:id="10164" w:author="IO" w:date="2011-07-22T18:10:00Z">
          <w:r w:rsidR="0046189B" w:rsidDel="00396E52">
            <w:delText xml:space="preserve"> </w:delText>
          </w:r>
        </w:del>
      </w:ins>
      <w:ins w:id="10165" w:author="Orion" w:date="2011-07-08T17:54:00Z">
        <w:del w:id="10166" w:author="IO" w:date="2011-07-22T18:10:00Z">
          <w:r w:rsidR="0046189B" w:rsidDel="00396E52">
            <w:delText>que intervienen (radares, monitorizadores de conflictos, ..)</w:delText>
          </w:r>
        </w:del>
      </w:ins>
      <w:ins w:id="10167" w:author="Orion" w:date="2011-07-08T17:55:00Z">
        <w:del w:id="10168" w:author="IO" w:date="2011-07-22T18:10:00Z">
          <w:r w:rsidR="00742A60" w:rsidDel="00396E52">
            <w:delText xml:space="preserve">, y por otro lado, </w:delText>
          </w:r>
        </w:del>
      </w:ins>
      <w:ins w:id="10169" w:author="Orion" w:date="2011-07-08T17:57:00Z">
        <w:del w:id="10170" w:author="IO" w:date="2011-07-22T18:10:00Z">
          <w:r w:rsidR="00742A60" w:rsidDel="00396E52">
            <w:delText xml:space="preserve">los agentes que tienen cierto grado de decisión. Dentro de este conjunto de agentes </w:delText>
          </w:r>
        </w:del>
      </w:ins>
      <w:ins w:id="10171" w:author="Orion" w:date="2011-07-08T17:58:00Z">
        <w:del w:id="10172" w:author="IO" w:date="2011-07-22T18:10:00Z">
          <w:r w:rsidR="00742A60" w:rsidDel="00396E52">
            <w:delText xml:space="preserve">habría que </w:delText>
          </w:r>
        </w:del>
      </w:ins>
      <w:ins w:id="10173" w:author="Orion" w:date="2011-07-08T17:57:00Z">
        <w:del w:id="10174" w:author="IO" w:date="2011-07-22T18:10:00Z">
          <w:r w:rsidR="00742A60" w:rsidDel="00396E52">
            <w:delText>hacer distinción entre los agentes humanos</w:delText>
          </w:r>
        </w:del>
      </w:ins>
      <w:ins w:id="10175" w:author="Orion" w:date="2011-07-08T17:58:00Z">
        <w:del w:id="10176" w:author="IO" w:date="2011-07-22T18:10:00Z">
          <w:r w:rsidR="00742A60" w:rsidDel="00396E52">
            <w:delText xml:space="preserve">, que </w:delText>
          </w:r>
        </w:del>
      </w:ins>
      <w:ins w:id="10177" w:author="Orion" w:date="2011-07-08T17:59:00Z">
        <w:del w:id="10178" w:author="IO" w:date="2011-07-22T18:10:00Z">
          <w:r w:rsidR="003B2E3B" w:rsidDel="00396E52">
            <w:delText>por lo tanto pueden</w:delText>
          </w:r>
        </w:del>
      </w:ins>
      <w:ins w:id="10179" w:author="Orion" w:date="2011-07-08T18:01:00Z">
        <w:del w:id="10180" w:author="IO" w:date="2011-07-22T18:10:00Z">
          <w:r w:rsidR="003B2E3B" w:rsidDel="00396E52">
            <w:delText xml:space="preserve"> tener</w:delText>
          </w:r>
        </w:del>
      </w:ins>
      <w:ins w:id="10181" w:author="Orion" w:date="2011-07-08T17:59:00Z">
        <w:del w:id="10182" w:author="IO" w:date="2011-07-22T18:10:00Z">
          <w:r w:rsidR="003B2E3B" w:rsidDel="00396E52">
            <w:delText xml:space="preserve"> </w:delText>
          </w:r>
        </w:del>
      </w:ins>
      <w:ins w:id="10183" w:author="Orion" w:date="2011-07-08T18:00:00Z">
        <w:del w:id="10184" w:author="IO" w:date="2011-07-22T18:10:00Z">
          <w:r w:rsidR="003B2E3B" w:rsidDel="00396E52">
            <w:delText xml:space="preserve">un determinado </w:delText>
          </w:r>
        </w:del>
      </w:ins>
      <w:ins w:id="10185" w:author="Orion" w:date="2011-07-08T17:59:00Z">
        <w:del w:id="10186" w:author="IO" w:date="2011-07-22T18:10:00Z">
          <w:r w:rsidR="003B2E3B" w:rsidDel="00396E52">
            <w:delText>comportamiento o</w:delText>
          </w:r>
        </w:del>
      </w:ins>
      <w:ins w:id="10187" w:author="Orion" w:date="2011-07-08T18:01:00Z">
        <w:del w:id="10188" w:author="IO" w:date="2011-07-22T18:10:00Z">
          <w:r w:rsidR="003B2E3B" w:rsidDel="00396E52">
            <w:delText xml:space="preserve"> cierto grado de</w:delText>
          </w:r>
        </w:del>
      </w:ins>
      <w:ins w:id="10189" w:author="Orion" w:date="2011-07-08T17:59:00Z">
        <w:del w:id="10190" w:author="IO" w:date="2011-07-22T18:10:00Z">
          <w:r w:rsidR="003B2E3B" w:rsidDel="00396E52">
            <w:delText xml:space="preserve"> criterio a la hora de tomar decisiones, y aquellos que se limitan a recibir y seguir las decisiones impuestas desde otros agentes</w:delText>
          </w:r>
        </w:del>
      </w:ins>
      <w:ins w:id="10191" w:author="Orion" w:date="2011-07-08T18:01:00Z">
        <w:del w:id="10192" w:author="IO" w:date="2011-07-22T18:10:00Z">
          <w:r w:rsidR="00654DF3" w:rsidDel="00396E52">
            <w:delText>.</w:delText>
          </w:r>
        </w:del>
      </w:ins>
      <w:ins w:id="10193" w:author="Orion" w:date="2011-07-08T17:59:00Z">
        <w:del w:id="10194" w:author="IO" w:date="2011-07-22T18:10:00Z">
          <w:r w:rsidR="003B2E3B" w:rsidDel="00396E52">
            <w:delText xml:space="preserve"> </w:delText>
          </w:r>
        </w:del>
      </w:ins>
      <w:ins w:id="10195" w:author="Orion" w:date="2011-07-09T16:59:00Z">
        <w:del w:id="10196" w:author="IO" w:date="2011-07-22T18:10:00Z">
          <w:r w:rsidR="00442C93" w:rsidDel="00396E52">
            <w:delText>Este</w:delText>
          </w:r>
        </w:del>
      </w:ins>
      <w:ins w:id="10197" w:author="Orion" w:date="2011-07-08T18:01:00Z">
        <w:del w:id="10198" w:author="IO" w:date="2011-07-22T18:10:00Z">
          <w:r w:rsidR="00654DF3" w:rsidDel="00396E52">
            <w:delText xml:space="preserve"> último</w:delText>
          </w:r>
        </w:del>
      </w:ins>
      <w:ins w:id="10199" w:author="Orion" w:date="2011-07-08T18:02:00Z">
        <w:del w:id="10200" w:author="IO" w:date="2011-07-22T18:10:00Z">
          <w:r w:rsidR="00654DF3" w:rsidDel="00396E52">
            <w:delText xml:space="preserve"> tipo de agentes vendr</w:delText>
          </w:r>
        </w:del>
      </w:ins>
      <w:ins w:id="10201" w:author="Orion" w:date="2011-07-08T18:03:00Z">
        <w:del w:id="10202" w:author="IO" w:date="2011-07-22T18:10:00Z">
          <w:r w:rsidR="00654DF3" w:rsidDel="00396E52">
            <w:delText>ía representado por</w:delText>
          </w:r>
        </w:del>
      </w:ins>
      <w:ins w:id="10203" w:author="Orion" w:date="2011-07-08T18:01:00Z">
        <w:del w:id="10204" w:author="IO" w:date="2011-07-22T18:10:00Z">
          <w:r w:rsidR="00654DF3" w:rsidDel="00396E52">
            <w:delText xml:space="preserve"> las aeronaves</w:delText>
          </w:r>
        </w:del>
      </w:ins>
      <w:ins w:id="10205" w:author="Orion" w:date="2011-07-08T18:02:00Z">
        <w:del w:id="10206" w:author="IO" w:date="2011-07-22T18:10:00Z">
          <w:r w:rsidR="00654DF3" w:rsidDel="00396E52">
            <w:delText xml:space="preserve">, </w:delText>
          </w:r>
        </w:del>
      </w:ins>
      <w:ins w:id="10207" w:author="Orion" w:date="2011-07-08T18:04:00Z">
        <w:del w:id="10208" w:author="IO" w:date="2011-07-22T18:10:00Z">
          <w:r w:rsidR="00654DF3" w:rsidDel="00396E52">
            <w:delText xml:space="preserve">que, </w:delText>
          </w:r>
        </w:del>
      </w:ins>
      <w:ins w:id="10209" w:author="Orion" w:date="2011-07-08T18:02:00Z">
        <w:del w:id="10210" w:author="IO" w:date="2011-07-22T18:10:00Z">
          <w:r w:rsidR="00654DF3" w:rsidDel="00396E52">
            <w:delText xml:space="preserve">aunque </w:delText>
          </w:r>
        </w:del>
      </w:ins>
      <w:ins w:id="10211" w:author="Orion" w:date="2011-07-08T18:04:00Z">
        <w:del w:id="10212" w:author="IO" w:date="2011-07-22T18:10:00Z">
          <w:r w:rsidR="00654DF3" w:rsidDel="00396E52">
            <w:delText xml:space="preserve">son capaces de </w:delText>
          </w:r>
        </w:del>
      </w:ins>
      <w:ins w:id="10213" w:author="Orion" w:date="2011-07-08T18:02:00Z">
        <w:del w:id="10214" w:author="IO" w:date="2011-07-22T18:10:00Z">
          <w:r w:rsidR="00654DF3" w:rsidDel="00396E52">
            <w:delText>toma</w:delText>
          </w:r>
        </w:del>
      </w:ins>
      <w:ins w:id="10215" w:author="Orion" w:date="2011-07-08T18:04:00Z">
        <w:del w:id="10216" w:author="IO" w:date="2011-07-22T18:10:00Z">
          <w:r w:rsidR="00654DF3" w:rsidDel="00396E52">
            <w:delText>s</w:delText>
          </w:r>
        </w:del>
      </w:ins>
      <w:ins w:id="10217" w:author="Orion" w:date="2011-07-08T18:02:00Z">
        <w:del w:id="10218" w:author="IO" w:date="2011-07-22T18:10:00Z">
          <w:r w:rsidR="00654DF3" w:rsidDel="00396E52">
            <w:delText xml:space="preserve"> algunas decisiones, estas</w:delText>
          </w:r>
        </w:del>
      </w:ins>
      <w:ins w:id="10219" w:author="Orion" w:date="2011-07-08T18:04:00Z">
        <w:del w:id="10220" w:author="IO" w:date="2011-07-22T18:10:00Z">
          <w:r w:rsidR="00654DF3" w:rsidDel="00396E52">
            <w:delText xml:space="preserve"> </w:delText>
          </w:r>
        </w:del>
      </w:ins>
      <w:ins w:id="10221" w:author="Orion" w:date="2011-07-08T18:02:00Z">
        <w:del w:id="10222" w:author="IO" w:date="2011-07-22T18:10:00Z">
          <w:r w:rsidR="00654DF3" w:rsidDel="00396E52">
            <w:delText xml:space="preserve">se limitan </w:delText>
          </w:r>
        </w:del>
      </w:ins>
      <w:ins w:id="10223" w:author="Orion" w:date="2011-07-08T18:04:00Z">
        <w:del w:id="10224" w:author="IO" w:date="2011-07-22T18:10:00Z">
          <w:r w:rsidR="00654DF3" w:rsidDel="00396E52">
            <w:delText xml:space="preserve">realmente </w:delText>
          </w:r>
        </w:del>
      </w:ins>
      <w:ins w:id="10225" w:author="Orion" w:date="2011-07-08T18:02:00Z">
        <w:del w:id="10226" w:author="IO" w:date="2011-07-22T18:10:00Z">
          <w:r w:rsidR="00654DF3" w:rsidDel="00396E52">
            <w:delText xml:space="preserve">a </w:delText>
          </w:r>
        </w:del>
      </w:ins>
      <w:ins w:id="10227" w:author="Orion" w:date="2011-07-08T18:04:00Z">
        <w:del w:id="10228" w:author="IO" w:date="2011-07-22T18:10:00Z">
          <w:r w:rsidR="00654DF3" w:rsidDel="00396E52">
            <w:delText>seguir las maniobras que los pilotos deciden llevar a cabo.</w:delText>
          </w:r>
        </w:del>
      </w:ins>
    </w:p>
    <w:p w14:paraId="49F04450" w14:textId="004561C9" w:rsidR="001D1D11" w:rsidRPr="00396E52" w:rsidRDefault="00396E52">
      <w:pPr>
        <w:spacing w:before="240" w:after="120"/>
        <w:ind w:firstLine="284"/>
        <w:jc w:val="both"/>
        <w:rPr>
          <w:ins w:id="10229" w:author="Orion" w:date="2011-07-09T17:50:00Z"/>
        </w:rPr>
        <w:pPrChange w:id="10230" w:author="IO" w:date="2011-07-22T17:36:00Z">
          <w:pPr/>
        </w:pPrChange>
      </w:pPr>
      <w:ins w:id="10231" w:author="IO" w:date="2011-07-22T18:10:00Z">
        <w:r>
          <w:t xml:space="preserve">La combinación de estos modelos y método de desarrollo </w:t>
        </w:r>
      </w:ins>
      <w:ins w:id="10232" w:author="IO" w:date="2011-07-22T18:12:00Z">
        <w:r>
          <w:t>facilita además la integración y adaptación de las herramientas de simulación.</w:t>
        </w:r>
      </w:ins>
      <w:ins w:id="10233" w:author="IO" w:date="2011-07-22T18:14:00Z">
        <w:r w:rsidR="00481790">
          <w:t xml:space="preserve"> El estado del arte ha mostrado que las </w:t>
        </w:r>
      </w:ins>
      <w:ins w:id="10234" w:author="IO" w:date="2011-07-22T18:15:00Z">
        <w:r w:rsidR="00481790">
          <w:t>herramientas</w:t>
        </w:r>
      </w:ins>
      <w:ins w:id="10235" w:author="IO" w:date="2011-07-22T18:14:00Z">
        <w:r w:rsidR="00481790">
          <w:t xml:space="preserve"> </w:t>
        </w:r>
      </w:ins>
      <w:ins w:id="10236" w:author="IO" w:date="2011-07-22T18:15:00Z">
        <w:r w:rsidR="00481790">
          <w:t xml:space="preserve">de simulación obvian partes relevantes del tráfico aéreo según su foco de estudio: las </w:t>
        </w:r>
      </w:ins>
      <w:ins w:id="10237" w:author="IO" w:date="2011-07-22T18:14:00Z">
        <w:r w:rsidR="00481790">
          <w:t xml:space="preserve">centradas en la dinámica de un vuelo </w:t>
        </w:r>
      </w:ins>
      <w:ins w:id="10238" w:author="IO" w:date="2011-07-22T18:16:00Z">
        <w:r w:rsidR="00481790">
          <w:t>no suelen contemplar</w:t>
        </w:r>
      </w:ins>
      <w:ins w:id="10239" w:author="IO" w:date="2011-07-22T18:14:00Z">
        <w:r w:rsidR="00481790">
          <w:t xml:space="preserve"> las limitaciones de tráfico impuestas por la presencia de otras aeronaves</w:t>
        </w:r>
      </w:ins>
      <w:ins w:id="10240" w:author="IO" w:date="2011-07-22T18:16:00Z">
        <w:r w:rsidR="00481790">
          <w:t xml:space="preserve"> ni las</w:t>
        </w:r>
      </w:ins>
      <w:ins w:id="10241" w:author="Orion" w:date="2011-07-09T17:46:00Z">
        <w:del w:id="10242" w:author="IO" w:date="2011-07-22T18:11:00Z">
          <w:r w:rsidR="001D1D11" w:rsidRPr="00150117" w:rsidDel="00396E52">
            <w:delText xml:space="preserve">De esta forma se ha presentado un trabajo que </w:delText>
          </w:r>
        </w:del>
      </w:ins>
      <w:ins w:id="10243" w:author="Orion" w:date="2011-07-09T17:50:00Z">
        <w:del w:id="10244" w:author="IO" w:date="2011-07-22T18:11:00Z">
          <w:r w:rsidR="001D1D11" w:rsidRPr="00150117" w:rsidDel="00396E52">
            <w:delText xml:space="preserve">aporta </w:delText>
          </w:r>
        </w:del>
        <w:del w:id="10245" w:author="IO" w:date="2011-07-22T18:12:00Z">
          <w:r w:rsidR="001D1D11" w:rsidRPr="00150117" w:rsidDel="00396E52">
            <w:delText>un nuevo enfoque a l</w:delText>
          </w:r>
        </w:del>
        <w:del w:id="10246" w:author="IO" w:date="2011-07-22T18:11:00Z">
          <w:r w:rsidR="001D1D11" w:rsidRPr="00150117" w:rsidDel="00396E52">
            <w:delText>os</w:delText>
          </w:r>
        </w:del>
        <w:del w:id="10247" w:author="IO" w:date="2011-07-22T18:12:00Z">
          <w:r w:rsidR="001D1D11" w:rsidRPr="00150117" w:rsidDel="00396E52">
            <w:delText xml:space="preserve"> </w:delText>
          </w:r>
        </w:del>
        <w:del w:id="10248" w:author="IO" w:date="2011-07-22T18:11:00Z">
          <w:r w:rsidR="001D1D11" w:rsidRPr="00150117" w:rsidDel="00396E52">
            <w:delText xml:space="preserve">trabajos de </w:delText>
          </w:r>
        </w:del>
        <w:del w:id="10249" w:author="IO" w:date="2011-07-22T18:12:00Z">
          <w:r w:rsidR="001D1D11" w:rsidRPr="00150117" w:rsidDel="00396E52">
            <w:delText xml:space="preserve">simulación </w:delText>
          </w:r>
        </w:del>
        <w:del w:id="10250" w:author="IO" w:date="2011-07-22T18:11:00Z">
          <w:r w:rsidR="001D1D11" w:rsidRPr="00150117" w:rsidDel="00396E52">
            <w:delText>a</w:delText>
          </w:r>
        </w:del>
      </w:ins>
      <w:ins w:id="10251" w:author="Orion" w:date="2011-07-09T17:51:00Z">
        <w:del w:id="10252" w:author="IO" w:date="2011-07-22T18:11:00Z">
          <w:r w:rsidR="001D1D11" w:rsidRPr="00396E52" w:rsidDel="00396E52">
            <w:delText>érea</w:delText>
          </w:r>
        </w:del>
        <w:del w:id="10253" w:author="IO" w:date="2011-07-22T18:14:00Z">
          <w:r w:rsidR="001D1D11" w:rsidRPr="00396E52" w:rsidDel="00481790">
            <w:delText xml:space="preserve"> existentes y que puede servir como base de futuros trabajos. </w:delText>
          </w:r>
        </w:del>
      </w:ins>
      <w:ins w:id="10254" w:author="Orion" w:date="2011-07-09T18:22:00Z">
        <w:del w:id="10255" w:author="IO" w:date="2011-07-22T18:14:00Z">
          <w:r w:rsidR="00EE5368" w:rsidRPr="00396E52" w:rsidDel="00481790">
            <w:delText>Este nuevo enfoque se basa, p</w:delText>
          </w:r>
        </w:del>
      </w:ins>
      <w:ins w:id="10256" w:author="Orion" w:date="2011-07-09T18:05:00Z">
        <w:del w:id="10257" w:author="IO" w:date="2011-07-22T18:14:00Z">
          <w:r w:rsidR="000B6C11" w:rsidRPr="00396E52" w:rsidDel="00481790">
            <w:delText>or</w:delText>
          </w:r>
        </w:del>
      </w:ins>
      <w:ins w:id="10258" w:author="Orion" w:date="2011-07-09T17:55:00Z">
        <w:del w:id="10259" w:author="IO" w:date="2011-07-22T18:14:00Z">
          <w:r w:rsidR="001D1D11" w:rsidRPr="00396E52" w:rsidDel="00481790">
            <w:delText xml:space="preserve"> un lado, </w:delText>
          </w:r>
        </w:del>
      </w:ins>
      <w:ins w:id="10260" w:author="Orion" w:date="2011-07-09T18:22:00Z">
        <w:del w:id="10261" w:author="IO" w:date="2011-07-22T18:14:00Z">
          <w:r w:rsidR="00EE5368" w:rsidRPr="00396E52" w:rsidDel="00481790">
            <w:delText xml:space="preserve">y </w:delText>
          </w:r>
        </w:del>
      </w:ins>
      <w:ins w:id="10262" w:author="Orion" w:date="2011-07-09T18:05:00Z">
        <w:del w:id="10263" w:author="IO" w:date="2011-07-22T18:14:00Z">
          <w:r w:rsidR="000B6C11" w:rsidRPr="00396E52" w:rsidDel="00481790">
            <w:delText>haciendo una comparación</w:delText>
          </w:r>
        </w:del>
      </w:ins>
      <w:ins w:id="10264" w:author="Orion" w:date="2011-07-09T18:03:00Z">
        <w:del w:id="10265" w:author="IO" w:date="2011-07-22T18:14:00Z">
          <w:r w:rsidR="000B6C11" w:rsidRPr="00396E52" w:rsidDel="00481790">
            <w:delText xml:space="preserve"> </w:delText>
          </w:r>
        </w:del>
      </w:ins>
      <w:ins w:id="10266" w:author="Orion" w:date="2011-07-09T18:05:00Z">
        <w:del w:id="10267" w:author="IO" w:date="2011-07-22T18:14:00Z">
          <w:r w:rsidR="000B6C11" w:rsidRPr="00396E52" w:rsidDel="00481790">
            <w:delText xml:space="preserve">con </w:delText>
          </w:r>
        </w:del>
      </w:ins>
      <w:ins w:id="10268" w:author="Orion" w:date="2011-07-09T18:03:00Z">
        <w:del w:id="10269" w:author="IO" w:date="2011-07-22T18:14:00Z">
          <w:r w:rsidR="000B6C11" w:rsidRPr="00396E52" w:rsidDel="00481790">
            <w:delText>aquellas herramientas</w:delText>
          </w:r>
        </w:del>
      </w:ins>
      <w:ins w:id="10270" w:author="Orion" w:date="2011-07-09T18:02:00Z">
        <w:del w:id="10271" w:author="IO" w:date="2011-07-22T18:14:00Z">
          <w:r w:rsidR="000B6C11" w:rsidRPr="00396E52" w:rsidDel="00481790">
            <w:delText xml:space="preserve"> que simulan vuelos</w:delText>
          </w:r>
        </w:del>
      </w:ins>
      <w:ins w:id="10272" w:author="Orion" w:date="2011-07-09T18:03:00Z">
        <w:del w:id="10273" w:author="IO" w:date="2011-07-22T18:14:00Z">
          <w:r w:rsidR="000B6C11" w:rsidRPr="00396E52" w:rsidDel="00481790">
            <w:delText xml:space="preserve"> en modo mono avi</w:delText>
          </w:r>
          <w:r w:rsidR="00EE5368" w:rsidRPr="00396E52" w:rsidDel="00481790">
            <w:delText>ón</w:delText>
          </w:r>
        </w:del>
      </w:ins>
      <w:ins w:id="10274" w:author="Orion" w:date="2011-07-09T18:25:00Z">
        <w:del w:id="10275" w:author="IO" w:date="2011-07-22T18:14:00Z">
          <w:r w:rsidR="00EE5368" w:rsidRPr="00396E52" w:rsidDel="00481790">
            <w:delText xml:space="preserve"> </w:delText>
          </w:r>
        </w:del>
      </w:ins>
      <w:ins w:id="10276" w:author="Orion" w:date="2011-07-09T18:03:00Z">
        <w:del w:id="10277" w:author="IO" w:date="2011-07-22T18:14:00Z">
          <w:r w:rsidR="000B6C11" w:rsidRPr="00396E52" w:rsidDel="00481790">
            <w:delText>donde el usuario es e</w:delText>
          </w:r>
          <w:r w:rsidR="00395D09" w:rsidRPr="00396E52" w:rsidDel="00481790">
            <w:delText>l piloto y responsable del vuel</w:delText>
          </w:r>
        </w:del>
      </w:ins>
      <w:ins w:id="10278" w:author="Orion" w:date="2011-07-09T18:07:00Z">
        <w:del w:id="10279" w:author="IO" w:date="2011-07-22T18:14:00Z">
          <w:r w:rsidR="00395D09" w:rsidRPr="00396E52" w:rsidDel="00481790">
            <w:delText>o</w:delText>
          </w:r>
        </w:del>
      </w:ins>
      <w:ins w:id="10280" w:author="Orion" w:date="2011-07-09T18:04:00Z">
        <w:del w:id="10281" w:author="IO" w:date="2011-07-22T18:14:00Z">
          <w:r w:rsidR="000B6C11" w:rsidRPr="00396E52" w:rsidDel="00481790">
            <w:delText xml:space="preserve">, </w:delText>
          </w:r>
        </w:del>
      </w:ins>
      <w:ins w:id="10282" w:author="Orion" w:date="2011-07-09T18:22:00Z">
        <w:del w:id="10283" w:author="IO" w:date="2011-07-22T18:14:00Z">
          <w:r w:rsidR="00EE5368" w:rsidRPr="00396E52" w:rsidDel="00481790">
            <w:delText>en</w:delText>
          </w:r>
        </w:del>
      </w:ins>
      <w:ins w:id="10284" w:author="Orion" w:date="2011-07-09T18:06:00Z">
        <w:del w:id="10285" w:author="IO" w:date="2011-07-22T18:14:00Z">
          <w:r w:rsidR="000B6C11" w:rsidRPr="00396E52" w:rsidDel="00481790">
            <w:delText xml:space="preserve"> que </w:delText>
          </w:r>
        </w:del>
      </w:ins>
      <w:ins w:id="10286" w:author="Orion" w:date="2011-07-09T17:54:00Z">
        <w:del w:id="10287" w:author="IO" w:date="2011-07-22T18:14:00Z">
          <w:r w:rsidR="001D1D11" w:rsidRPr="00396E52" w:rsidDel="00481790">
            <w:delText>este trab</w:delText>
          </w:r>
          <w:r w:rsidR="000B6C11" w:rsidRPr="00396E52" w:rsidDel="00481790">
            <w:delText xml:space="preserve">ajo </w:delText>
          </w:r>
        </w:del>
      </w:ins>
      <w:ins w:id="10288" w:author="Orion" w:date="2011-07-09T18:05:00Z">
        <w:del w:id="10289" w:author="IO" w:date="2011-07-22T18:14:00Z">
          <w:r w:rsidR="000B6C11" w:rsidRPr="00396E52" w:rsidDel="00481790">
            <w:delText xml:space="preserve">cubre </w:delText>
          </w:r>
        </w:del>
      </w:ins>
      <w:ins w:id="10290" w:author="Orion" w:date="2011-07-09T18:27:00Z">
        <w:del w:id="10291" w:author="IO" w:date="2011-07-22T18:14:00Z">
          <w:r w:rsidR="00257DC5" w:rsidRPr="00396E52" w:rsidDel="00481790">
            <w:delText>parte</w:delText>
          </w:r>
        </w:del>
      </w:ins>
      <w:ins w:id="10292" w:author="Orion" w:date="2011-07-09T18:26:00Z">
        <w:del w:id="10293" w:author="IO" w:date="2011-07-22T18:14:00Z">
          <w:r w:rsidR="00EE5368" w:rsidRPr="00396E52" w:rsidDel="00481790">
            <w:delText xml:space="preserve"> sus</w:delText>
          </w:r>
        </w:del>
      </w:ins>
      <w:ins w:id="10294" w:author="Orion" w:date="2011-07-09T18:05:00Z">
        <w:del w:id="10295" w:author="IO" w:date="2011-07-22T18:14:00Z">
          <w:r w:rsidR="000B6C11" w:rsidRPr="00396E52" w:rsidDel="00481790">
            <w:delText xml:space="preserve"> </w:delText>
          </w:r>
        </w:del>
      </w:ins>
      <w:ins w:id="10296" w:author="Orion" w:date="2011-07-09T18:06:00Z">
        <w:del w:id="10297" w:author="IO" w:date="2011-07-22T18:14:00Z">
          <w:r w:rsidR="000B6C11" w:rsidRPr="00396E52" w:rsidDel="00481790">
            <w:delText>limitaciones</w:delText>
          </w:r>
        </w:del>
      </w:ins>
      <w:ins w:id="10298" w:author="Orion" w:date="2011-07-09T18:13:00Z">
        <w:del w:id="10299" w:author="IO" w:date="2011-07-22T18:14:00Z">
          <w:r w:rsidR="00395D09" w:rsidRPr="00396E52" w:rsidDel="00481790">
            <w:delText xml:space="preserve"> </w:delText>
          </w:r>
        </w:del>
      </w:ins>
      <w:ins w:id="10300" w:author="Orion" w:date="2011-07-09T18:27:00Z">
        <w:del w:id="10301" w:author="IO" w:date="2011-07-22T18:14:00Z">
          <w:r w:rsidR="00257DC5" w:rsidRPr="00396E52" w:rsidDel="00481790">
            <w:delText>haciendo</w:delText>
          </w:r>
        </w:del>
      </w:ins>
      <w:ins w:id="10302" w:author="Orion" w:date="2011-07-09T18:13:00Z">
        <w:del w:id="10303" w:author="IO" w:date="2011-07-22T18:14:00Z">
          <w:r w:rsidR="00395D09" w:rsidRPr="00396E52" w:rsidDel="00481790">
            <w:delText xml:space="preserve"> algo más realista </w:delText>
          </w:r>
        </w:del>
      </w:ins>
      <w:ins w:id="10304" w:author="Orion" w:date="2011-07-09T18:14:00Z">
        <w:del w:id="10305" w:author="IO" w:date="2011-07-22T18:14:00Z">
          <w:r w:rsidR="00395D09" w:rsidRPr="00396E52" w:rsidDel="00481790">
            <w:delText>la simulación</w:delText>
          </w:r>
        </w:del>
      </w:ins>
      <w:ins w:id="10306" w:author="Orion" w:date="2011-07-09T18:07:00Z">
        <w:del w:id="10307" w:author="IO" w:date="2011-07-22T18:14:00Z">
          <w:r w:rsidR="00395D09" w:rsidRPr="00396E52" w:rsidDel="00481790">
            <w:delText xml:space="preserve">. </w:delText>
          </w:r>
        </w:del>
      </w:ins>
      <w:ins w:id="10308" w:author="Orion" w:date="2011-07-09T18:31:00Z">
        <w:del w:id="10309" w:author="IO" w:date="2011-07-22T18:14:00Z">
          <w:r w:rsidR="006A6367" w:rsidRPr="00396E52" w:rsidDel="00481790">
            <w:delText>D</w:delText>
          </w:r>
        </w:del>
      </w:ins>
      <w:ins w:id="10310" w:author="Orion" w:date="2011-07-09T18:30:00Z">
        <w:del w:id="10311" w:author="IO" w:date="2011-07-22T18:14:00Z">
          <w:r w:rsidR="00C947C8" w:rsidRPr="00396E52" w:rsidDel="00481790">
            <w:delText>os</w:delText>
          </w:r>
        </w:del>
      </w:ins>
      <w:ins w:id="10312" w:author="Orion" w:date="2011-07-09T18:07:00Z">
        <w:del w:id="10313" w:author="IO" w:date="2011-07-22T18:14:00Z">
          <w:r w:rsidR="00395D09" w:rsidRPr="00396E52" w:rsidDel="00481790">
            <w:delText xml:space="preserve"> </w:delText>
          </w:r>
        </w:del>
      </w:ins>
      <w:ins w:id="10314" w:author="Orion" w:date="2011-07-09T18:31:00Z">
        <w:del w:id="10315" w:author="IO" w:date="2011-07-22T18:14:00Z">
          <w:r w:rsidR="006A6367" w:rsidRPr="00396E52" w:rsidDel="00481790">
            <w:delText xml:space="preserve">de las </w:delText>
          </w:r>
        </w:del>
      </w:ins>
      <w:ins w:id="10316" w:author="Orion" w:date="2011-07-09T18:07:00Z">
        <w:del w:id="10317" w:author="IO" w:date="2011-07-22T18:14:00Z">
          <w:r w:rsidR="00395D09" w:rsidRPr="00396E52" w:rsidDel="00481790">
            <w:delText xml:space="preserve">limitaciones </w:delText>
          </w:r>
        </w:del>
      </w:ins>
      <w:ins w:id="10318" w:author="Orion" w:date="2011-07-09T18:30:00Z">
        <w:del w:id="10319" w:author="IO" w:date="2011-07-22T18:14:00Z">
          <w:r w:rsidR="00C947C8" w:rsidRPr="00396E52" w:rsidDel="00481790">
            <w:delText xml:space="preserve">más importantes </w:delText>
          </w:r>
        </w:del>
      </w:ins>
      <w:ins w:id="10320" w:author="Orion" w:date="2011-07-09T18:07:00Z">
        <w:del w:id="10321" w:author="IO" w:date="2011-07-22T18:14:00Z">
          <w:r w:rsidR="00395D09" w:rsidRPr="00396E52" w:rsidDel="00481790">
            <w:delText>de estas herramientas</w:delText>
          </w:r>
        </w:del>
      </w:ins>
      <w:ins w:id="10322" w:author="Orion" w:date="2011-07-09T18:08:00Z">
        <w:del w:id="10323" w:author="IO" w:date="2011-07-22T18:14:00Z">
          <w:r w:rsidR="00395D09" w:rsidRPr="00396E52" w:rsidDel="00481790">
            <w:delText xml:space="preserve"> </w:delText>
          </w:r>
        </w:del>
      </w:ins>
      <w:ins w:id="10324" w:author="Orion" w:date="2011-07-09T18:10:00Z">
        <w:del w:id="10325" w:author="IO" w:date="2011-07-22T18:14:00Z">
          <w:r w:rsidR="00395D09" w:rsidRPr="00396E52" w:rsidDel="00481790">
            <w:delText>son</w:delText>
          </w:r>
        </w:del>
      </w:ins>
      <w:ins w:id="10326" w:author="Orion" w:date="2011-07-09T18:15:00Z">
        <w:del w:id="10327" w:author="IO" w:date="2011-07-22T18:14:00Z">
          <w:r w:rsidR="00395D09" w:rsidRPr="00396E52" w:rsidDel="00481790">
            <w:delText>:</w:delText>
          </w:r>
        </w:del>
      </w:ins>
      <w:ins w:id="10328" w:author="Orion" w:date="2011-07-09T18:08:00Z">
        <w:del w:id="10329" w:author="IO" w:date="2011-07-22T18:14:00Z">
          <w:r w:rsidR="00395D09" w:rsidRPr="00396E52" w:rsidDel="00481790">
            <w:delText xml:space="preserve"> sólo </w:delText>
          </w:r>
        </w:del>
      </w:ins>
      <w:ins w:id="10330" w:author="Orion" w:date="2011-07-09T18:11:00Z">
        <w:del w:id="10331" w:author="IO" w:date="2011-07-22T18:14:00Z">
          <w:r w:rsidR="00395D09" w:rsidRPr="00396E52" w:rsidDel="00481790">
            <w:delText>permiten</w:delText>
          </w:r>
        </w:del>
      </w:ins>
      <w:ins w:id="10332" w:author="Orion" w:date="2011-07-09T18:08:00Z">
        <w:del w:id="10333" w:author="IO" w:date="2011-07-22T18:14:00Z">
          <w:r w:rsidR="00395D09" w:rsidRPr="00396E52" w:rsidDel="00481790">
            <w:delText xml:space="preserve"> la simulación de un solo avión</w:delText>
          </w:r>
        </w:del>
      </w:ins>
      <w:ins w:id="10334" w:author="Orion" w:date="2011-07-09T18:09:00Z">
        <w:del w:id="10335" w:author="IO" w:date="2011-07-22T18:14:00Z">
          <w:r w:rsidR="00395D09" w:rsidRPr="00396E52" w:rsidDel="00481790">
            <w:delText xml:space="preserve">, por lo tanto no </w:delText>
          </w:r>
        </w:del>
      </w:ins>
      <w:ins w:id="10336" w:author="Orion" w:date="2011-07-09T18:11:00Z">
        <w:del w:id="10337" w:author="IO" w:date="2011-07-22T18:14:00Z">
          <w:r w:rsidR="00395D09" w:rsidRPr="00396E52" w:rsidDel="00481790">
            <w:delText>tienen</w:delText>
          </w:r>
        </w:del>
      </w:ins>
      <w:ins w:id="10338" w:author="Orion" w:date="2011-07-09T18:09:00Z">
        <w:del w:id="10339" w:author="IO" w:date="2011-07-22T18:14:00Z">
          <w:r w:rsidR="00395D09" w:rsidRPr="00396E52" w:rsidDel="00481790">
            <w:delText xml:space="preserve"> en cuenta cómo </w:delText>
          </w:r>
        </w:del>
      </w:ins>
      <w:ins w:id="10340" w:author="Orion" w:date="2011-07-09T18:11:00Z">
        <w:del w:id="10341" w:author="IO" w:date="2011-07-22T18:14:00Z">
          <w:r w:rsidR="00395D09" w:rsidRPr="00396E52" w:rsidDel="00481790">
            <w:delText>pueden</w:delText>
          </w:r>
        </w:del>
      </w:ins>
      <w:ins w:id="10342" w:author="Orion" w:date="2011-07-09T18:09:00Z">
        <w:del w:id="10343" w:author="IO" w:date="2011-07-22T18:14:00Z">
          <w:r w:rsidR="00395D09" w:rsidRPr="00396E52" w:rsidDel="00481790">
            <w:delText xml:space="preserve"> influir los otros aviones en la trayectoria del avi</w:delText>
          </w:r>
        </w:del>
      </w:ins>
      <w:ins w:id="10344" w:author="Orion" w:date="2011-07-09T18:10:00Z">
        <w:del w:id="10345" w:author="IO" w:date="2011-07-22T18:14:00Z">
          <w:r w:rsidR="00395D09" w:rsidRPr="00396E52" w:rsidDel="00481790">
            <w:delText>ón simulado</w:delText>
          </w:r>
        </w:del>
      </w:ins>
      <w:ins w:id="10346" w:author="Orion" w:date="2011-07-09T18:16:00Z">
        <w:del w:id="10347" w:author="IO" w:date="2011-07-22T18:14:00Z">
          <w:r w:rsidR="00C47547" w:rsidRPr="00396E52" w:rsidDel="00481790">
            <w:delText>;</w:delText>
          </w:r>
        </w:del>
        <w:del w:id="10348" w:author="IO" w:date="2011-07-22T18:16:00Z">
          <w:r w:rsidR="00C47547" w:rsidRPr="00396E52" w:rsidDel="00481790">
            <w:delText xml:space="preserve"> </w:delText>
          </w:r>
        </w:del>
      </w:ins>
      <w:ins w:id="10349" w:author="Orion" w:date="2011-07-09T18:28:00Z">
        <w:del w:id="10350" w:author="IO" w:date="2011-07-22T18:16:00Z">
          <w:r w:rsidR="00C947C8" w:rsidRPr="00396E52" w:rsidDel="00481790">
            <w:delText xml:space="preserve">y </w:delText>
          </w:r>
        </w:del>
      </w:ins>
      <w:ins w:id="10351" w:author="Orion" w:date="2011-07-09T18:10:00Z">
        <w:del w:id="10352" w:author="IO" w:date="2011-07-22T18:16:00Z">
          <w:r w:rsidR="00395D09" w:rsidRPr="00396E52" w:rsidDel="00481790">
            <w:delText xml:space="preserve">no </w:delText>
          </w:r>
        </w:del>
      </w:ins>
      <w:ins w:id="10353" w:author="Orion" w:date="2011-07-09T18:11:00Z">
        <w:del w:id="10354" w:author="IO" w:date="2011-07-22T18:16:00Z">
          <w:r w:rsidR="00395D09" w:rsidRPr="00396E52" w:rsidDel="00481790">
            <w:delText>tienen</w:delText>
          </w:r>
        </w:del>
      </w:ins>
      <w:ins w:id="10355" w:author="Orion" w:date="2011-07-09T18:10:00Z">
        <w:del w:id="10356" w:author="IO" w:date="2011-07-22T18:16:00Z">
          <w:r w:rsidR="00395D09" w:rsidRPr="00396E52" w:rsidDel="00481790">
            <w:delText xml:space="preserve"> en </w:delText>
          </w:r>
        </w:del>
      </w:ins>
      <w:ins w:id="10357" w:author="Orion" w:date="2011-07-09T18:11:00Z">
        <w:del w:id="10358" w:author="IO" w:date="2011-07-22T18:16:00Z">
          <w:r w:rsidR="00395D09" w:rsidRPr="00396E52" w:rsidDel="00481790">
            <w:delText>cuenta</w:delText>
          </w:r>
        </w:del>
      </w:ins>
      <w:ins w:id="10359" w:author="Orion" w:date="2011-07-09T18:10:00Z">
        <w:r w:rsidR="00395D09" w:rsidRPr="00396E52">
          <w:t xml:space="preserve"> </w:t>
        </w:r>
      </w:ins>
      <w:ins w:id="10360" w:author="Orion" w:date="2011-07-09T18:12:00Z">
        <w:r w:rsidR="00395D09" w:rsidRPr="00396E52">
          <w:t xml:space="preserve">posibles instrucciones </w:t>
        </w:r>
        <w:del w:id="10361" w:author="IO" w:date="2011-07-22T18:16:00Z">
          <w:r w:rsidR="00395D09" w:rsidRPr="00396E52" w:rsidDel="00481790">
            <w:delText>que puedan mandar elementos externos como</w:delText>
          </w:r>
        </w:del>
      </w:ins>
      <w:ins w:id="10362" w:author="IO" w:date="2011-07-22T18:16:00Z">
        <w:r w:rsidR="00481790">
          <w:t>de los</w:t>
        </w:r>
      </w:ins>
      <w:ins w:id="10363" w:author="Orion" w:date="2011-07-09T18:12:00Z">
        <w:r w:rsidR="00395D09" w:rsidRPr="00396E52">
          <w:t xml:space="preserve"> controladores</w:t>
        </w:r>
        <w:del w:id="10364" w:author="IO" w:date="2011-07-22T18:16:00Z">
          <w:r w:rsidR="00395D09" w:rsidRPr="00396E52" w:rsidDel="00481790">
            <w:delText>, haciendo completamente responsable de vuelo al que maneja la aeronave.</w:delText>
          </w:r>
        </w:del>
      </w:ins>
      <w:ins w:id="10365" w:author="Orion" w:date="2011-07-09T18:17:00Z">
        <w:del w:id="10366" w:author="IO" w:date="2011-07-22T18:16:00Z">
          <w:r w:rsidR="00EE5368" w:rsidRPr="00396E52" w:rsidDel="00481790">
            <w:delText xml:space="preserve"> Por otro lado,</w:delText>
          </w:r>
        </w:del>
      </w:ins>
      <w:ins w:id="10367" w:author="Orion" w:date="2011-07-09T18:31:00Z">
        <w:del w:id="10368" w:author="IO" w:date="2011-07-22T18:16:00Z">
          <w:r w:rsidR="00766809" w:rsidRPr="00396E52" w:rsidDel="00481790">
            <w:delText xml:space="preserve"> y con </w:delText>
          </w:r>
        </w:del>
      </w:ins>
      <w:ins w:id="10369" w:author="Orion" w:date="2011-07-09T18:32:00Z">
        <w:del w:id="10370" w:author="IO" w:date="2011-07-22T18:16:00Z">
          <w:r w:rsidR="00766809" w:rsidRPr="00396E52" w:rsidDel="00481790">
            <w:delText>respecto a</w:delText>
          </w:r>
        </w:del>
      </w:ins>
      <w:ins w:id="10371" w:author="IO" w:date="2011-07-22T18:16:00Z">
        <w:r w:rsidR="00481790">
          <w:t>;</w:t>
        </w:r>
      </w:ins>
      <w:ins w:id="10372" w:author="Orion" w:date="2011-07-09T18:32:00Z">
        <w:r w:rsidR="00766809" w:rsidRPr="00396E52">
          <w:t xml:space="preserve"> las herramientas de simulación de tráfico aéreo</w:t>
        </w:r>
      </w:ins>
      <w:ins w:id="10373" w:author="IO" w:date="2011-07-22T18:17:00Z">
        <w:r w:rsidR="00481790">
          <w:t xml:space="preserve"> no suelen contemplar la influencia de los factores humanos en el</w:t>
        </w:r>
      </w:ins>
      <w:ins w:id="10374" w:author="Orion" w:date="2011-07-09T18:32:00Z">
        <w:del w:id="10375" w:author="IO" w:date="2011-07-22T18:17:00Z">
          <w:r w:rsidR="00766809" w:rsidRPr="00396E52" w:rsidDel="00481790">
            <w:delText xml:space="preserve">, </w:delText>
          </w:r>
        </w:del>
      </w:ins>
      <w:ins w:id="10376" w:author="Orion" w:date="2011-07-09T18:23:00Z">
        <w:del w:id="10377" w:author="IO" w:date="2011-07-22T18:17:00Z">
          <w:r w:rsidR="00EE5368" w:rsidRPr="00396E52" w:rsidDel="00481790">
            <w:delText>este nue</w:delText>
          </w:r>
        </w:del>
      </w:ins>
      <w:ins w:id="10378" w:author="Orion" w:date="2011-07-09T18:24:00Z">
        <w:del w:id="10379" w:author="IO" w:date="2011-07-22T18:17:00Z">
          <w:r w:rsidR="00EE5368" w:rsidRPr="00396E52" w:rsidDel="00481790">
            <w:delText xml:space="preserve">vo enfoque aporta otra </w:delText>
          </w:r>
        </w:del>
      </w:ins>
      <w:ins w:id="10380" w:author="Orion" w:date="2011-07-09T18:19:00Z">
        <w:del w:id="10381" w:author="IO" w:date="2011-07-22T18:17:00Z">
          <w:r w:rsidR="00EE5368" w:rsidRPr="00396E52" w:rsidDel="00481790">
            <w:delText xml:space="preserve">característica notable </w:delText>
          </w:r>
        </w:del>
      </w:ins>
      <w:ins w:id="10382" w:author="Orion" w:date="2011-07-09T18:32:00Z">
        <w:del w:id="10383" w:author="IO" w:date="2011-07-22T18:17:00Z">
          <w:r w:rsidR="00766809" w:rsidRPr="00396E52" w:rsidDel="00481790">
            <w:delText>que</w:delText>
          </w:r>
        </w:del>
      </w:ins>
      <w:ins w:id="10384" w:author="Orion" w:date="2011-07-09T18:25:00Z">
        <w:del w:id="10385" w:author="IO" w:date="2011-07-22T18:17:00Z">
          <w:r w:rsidR="00EE5368" w:rsidRPr="00396E52" w:rsidDel="00481790">
            <w:delText xml:space="preserve"> </w:delText>
          </w:r>
        </w:del>
      </w:ins>
      <w:ins w:id="10386" w:author="Orion" w:date="2011-07-09T18:20:00Z">
        <w:del w:id="10387" w:author="IO" w:date="2011-07-22T18:17:00Z">
          <w:r w:rsidR="00EE5368" w:rsidRPr="00396E52" w:rsidDel="00481790">
            <w:delText>es el</w:delText>
          </w:r>
        </w:del>
        <w:r w:rsidR="00EE5368" w:rsidRPr="00396E52">
          <w:t xml:space="preserve"> comportamiento de los agentes a la hora de la toma de decisiones</w:t>
        </w:r>
        <w:del w:id="10388" w:author="IO" w:date="2011-07-22T18:17:00Z">
          <w:r w:rsidR="00EE5368" w:rsidRPr="00396E52" w:rsidDel="00481790">
            <w:delText xml:space="preserve"> y la influencia de este con respecto a otros factores del sistema</w:delText>
          </w:r>
        </w:del>
      </w:ins>
      <w:ins w:id="10389" w:author="Orion" w:date="2011-07-09T18:24:00Z">
        <w:r w:rsidR="00EE5368" w:rsidRPr="00396E52">
          <w:t>.</w:t>
        </w:r>
      </w:ins>
      <w:ins w:id="10390" w:author="IO" w:date="2011-07-22T18:19:00Z">
        <w:r w:rsidR="00481790">
          <w:t xml:space="preserve"> Si esta información estuviese descrita con modelos y transformaciones al código relevante para las herramientas, se podría contemplar su </w:t>
        </w:r>
      </w:ins>
      <w:ins w:id="10391" w:author="IO" w:date="2011-07-22T18:20:00Z">
        <w:r w:rsidR="00481790">
          <w:t>integración</w:t>
        </w:r>
      </w:ins>
      <w:ins w:id="10392" w:author="IO" w:date="2011-07-22T18:19:00Z">
        <w:r w:rsidR="00481790">
          <w:t xml:space="preserve"> con mayor facilidad</w:t>
        </w:r>
      </w:ins>
      <w:ins w:id="10393" w:author="IO" w:date="2011-07-22T18:20:00Z">
        <w:r w:rsidR="00481790">
          <w:t>, combinado los modelos y añadiendo transformaciones.</w:t>
        </w:r>
      </w:ins>
      <w:ins w:id="10394" w:author="IO" w:date="2011-07-22T18:21:00Z">
        <w:r w:rsidR="00481790">
          <w:t xml:space="preserve"> Esta constituye una futura línea de investigación.</w:t>
        </w:r>
      </w:ins>
      <w:ins w:id="10395" w:author="IO" w:date="2011-07-22T18:29:00Z">
        <w:r w:rsidR="00E639D6">
          <w:t xml:space="preserve"> Por otro lado, especificar a nivel de modelos facilita la comunicación y discusión del conocimiento entre los expertos, y por tanto la investigación y evaluación d</w:t>
        </w:r>
        <w:del w:id="10396" w:author="Orion" w:date="2011-07-26T16:07:00Z">
          <w:r w:rsidR="00E639D6" w:rsidDel="005639E1">
            <w:delText xml:space="preserve"> </w:delText>
          </w:r>
        </w:del>
        <w:r w:rsidR="00E639D6">
          <w:t>e</w:t>
        </w:r>
      </w:ins>
      <w:ins w:id="10397" w:author="Orion" w:date="2011-07-26T16:07:00Z">
        <w:r w:rsidR="005639E1">
          <w:t xml:space="preserve"> </w:t>
        </w:r>
      </w:ins>
      <w:ins w:id="10398" w:author="IO" w:date="2011-07-22T18:29:00Z">
        <w:r w:rsidR="00E639D6">
          <w:t>las propuestas.</w:t>
        </w:r>
      </w:ins>
    </w:p>
    <w:p w14:paraId="5587B682" w14:textId="77777777" w:rsidR="00904D1F" w:rsidRDefault="0014397A">
      <w:pPr>
        <w:widowControl/>
        <w:suppressAutoHyphens w:val="0"/>
        <w:rPr>
          <w:ins w:id="10399" w:author="Orion" w:date="2011-07-26T17:09:00Z"/>
        </w:rPr>
      </w:pPr>
      <w:ins w:id="10400" w:author="Orion" w:date="2011-07-09T18:35:00Z">
        <w:r w:rsidRPr="00481790">
          <w:t>E</w:t>
        </w:r>
      </w:ins>
      <w:ins w:id="10401" w:author="IO" w:date="2011-07-22T18:22:00Z">
        <w:r w:rsidR="00481790">
          <w:t xml:space="preserve">n cuanto a la simulación final generada, </w:t>
        </w:r>
      </w:ins>
      <w:ins w:id="10402" w:author="Orion" w:date="2011-07-09T18:35:00Z">
        <w:del w:id="10403" w:author="IO" w:date="2011-07-22T18:22:00Z">
          <w:r w:rsidRPr="00481790" w:rsidDel="00481790">
            <w:delText xml:space="preserve">l resultado final </w:delText>
          </w:r>
        </w:del>
      </w:ins>
      <w:ins w:id="10404" w:author="IO" w:date="2011-07-22T18:22:00Z">
        <w:r w:rsidR="00481790">
          <w:t xml:space="preserve">se </w:t>
        </w:r>
      </w:ins>
      <w:ins w:id="10405" w:author="Orion" w:date="2011-07-09T18:35:00Z">
        <w:r w:rsidRPr="00481790">
          <w:t>ha</w:t>
        </w:r>
      </w:ins>
      <w:ins w:id="10406" w:author="Orion" w:date="2011-07-09T18:36:00Z">
        <w:r w:rsidRPr="00481790">
          <w:t xml:space="preserve"> </w:t>
        </w:r>
      </w:ins>
      <w:ins w:id="10407" w:author="Orion" w:date="2011-07-09T18:35:00Z">
        <w:del w:id="10408" w:author="IO" w:date="2011-07-22T18:23:00Z">
          <w:r w:rsidRPr="00481790" w:rsidDel="00481790">
            <w:delText>sido</w:delText>
          </w:r>
        </w:del>
      </w:ins>
      <w:ins w:id="10409" w:author="IO" w:date="2011-07-22T18:23:00Z">
        <w:r w:rsidR="00481790">
          <w:t>desarrollado</w:t>
        </w:r>
      </w:ins>
      <w:ins w:id="10410" w:author="Orion" w:date="2011-07-09T18:35:00Z">
        <w:r w:rsidRPr="00481790">
          <w:t xml:space="preserve"> </w:t>
        </w:r>
        <w:del w:id="10411" w:author="IO" w:date="2011-07-22T18:22:00Z">
          <w:r w:rsidRPr="00481790" w:rsidDel="00481790">
            <w:delText>que se</w:delText>
          </w:r>
        </w:del>
      </w:ins>
      <w:ins w:id="10412" w:author="Orion" w:date="2011-07-09T18:36:00Z">
        <w:del w:id="10413" w:author="IO" w:date="2011-07-22T18:22:00Z">
          <w:r w:rsidRPr="00481790" w:rsidDel="00481790">
            <w:delText xml:space="preserve"> ha elaborado</w:delText>
          </w:r>
        </w:del>
      </w:ins>
      <w:ins w:id="10414" w:author="Orion" w:date="2011-07-09T18:35:00Z">
        <w:del w:id="10415" w:author="IO" w:date="2011-07-22T18:22:00Z">
          <w:r w:rsidRPr="00481790" w:rsidDel="00481790">
            <w:delText xml:space="preserve"> </w:delText>
          </w:r>
        </w:del>
        <w:r w:rsidRPr="00481790">
          <w:t>un</w:t>
        </w:r>
      </w:ins>
      <w:ins w:id="10416" w:author="Orion" w:date="2011-07-09T18:34:00Z">
        <w:r w:rsidRPr="00481790">
          <w:t xml:space="preserve"> sistema intuitivo</w:t>
        </w:r>
        <w:r w:rsidR="005D5E2B" w:rsidRPr="00481790">
          <w:t xml:space="preserve"> para el usuario</w:t>
        </w:r>
      </w:ins>
      <w:ins w:id="10417" w:author="Orion" w:date="2011-07-09T18:36:00Z">
        <w:r w:rsidRPr="00481790">
          <w:t xml:space="preserve">, </w:t>
        </w:r>
      </w:ins>
      <w:ins w:id="10418" w:author="Orion" w:date="2011-07-09T18:37:00Z">
        <w:del w:id="10419" w:author="IO" w:date="2011-07-22T18:23:00Z">
          <w:r w:rsidR="00DE7E87" w:rsidRPr="00481790" w:rsidDel="00481790">
            <w:delText xml:space="preserve">tanto </w:delText>
          </w:r>
        </w:del>
      </w:ins>
      <w:ins w:id="10420" w:author="Orion" w:date="2011-07-09T18:36:00Z">
        <w:del w:id="10421" w:author="IO" w:date="2011-07-22T18:23:00Z">
          <w:r w:rsidRPr="00481790" w:rsidDel="00481790">
            <w:delText xml:space="preserve">desde el punto de vista de la usabilidad </w:delText>
          </w:r>
        </w:del>
      </w:ins>
      <w:ins w:id="10422" w:author="Orion" w:date="2011-07-09T18:37:00Z">
        <w:del w:id="10423" w:author="IO" w:date="2011-07-22T18:23:00Z">
          <w:r w:rsidR="00DE7E87" w:rsidRPr="00481790" w:rsidDel="00481790">
            <w:delText>como de la</w:delText>
          </w:r>
        </w:del>
      </w:ins>
      <w:ins w:id="10424" w:author="Orion" w:date="2011-07-09T18:36:00Z">
        <w:del w:id="10425" w:author="IO" w:date="2011-07-22T18:23:00Z">
          <w:r w:rsidRPr="00481790" w:rsidDel="00481790">
            <w:delText xml:space="preserve"> comprensión gráfica</w:delText>
          </w:r>
        </w:del>
      </w:ins>
      <w:ins w:id="10426" w:author="Orion" w:date="2011-07-09T18:40:00Z">
        <w:del w:id="10427" w:author="IO" w:date="2011-07-22T18:23:00Z">
          <w:r w:rsidR="00DE7E87" w:rsidRPr="00481790" w:rsidDel="00481790">
            <w:delText>, ya que se</w:delText>
          </w:r>
        </w:del>
      </w:ins>
      <w:ins w:id="10428" w:author="Orion" w:date="2011-07-09T18:39:00Z">
        <w:del w:id="10429" w:author="IO" w:date="2011-07-22T18:23:00Z">
          <w:r w:rsidR="00DE7E87" w:rsidRPr="00481790" w:rsidDel="00481790">
            <w:delText xml:space="preserve"> aporta una forma relativamente sencilla</w:delText>
          </w:r>
        </w:del>
      </w:ins>
      <w:ins w:id="10430" w:author="IO" w:date="2011-07-22T18:23:00Z">
        <w:r w:rsidR="00481790">
          <w:t>fácil</w:t>
        </w:r>
      </w:ins>
      <w:ins w:id="10431" w:author="Orion" w:date="2011-07-09T18:39:00Z">
        <w:r w:rsidR="00DE7E87" w:rsidRPr="00481790">
          <w:t xml:space="preserve"> de configurar y </w:t>
        </w:r>
        <w:del w:id="10432" w:author="IO" w:date="2011-07-22T18:23:00Z">
          <w:r w:rsidR="00DE7E87" w:rsidRPr="00481790" w:rsidDel="00481790">
            <w:delText xml:space="preserve">ofrecer </w:delText>
          </w:r>
        </w:del>
      </w:ins>
      <w:ins w:id="10433" w:author="Orion" w:date="2011-07-09T18:40:00Z">
        <w:del w:id="10434" w:author="IO" w:date="2011-07-22T18:23:00Z">
          <w:r w:rsidR="00DE7E87" w:rsidRPr="00481790" w:rsidDel="00481790">
            <w:delText>la simulación</w:delText>
          </w:r>
        </w:del>
      </w:ins>
      <w:ins w:id="10435" w:author="IO" w:date="2011-07-22T18:23:00Z">
        <w:r w:rsidR="00481790">
          <w:t>con una interfaz intuitiva en la línea de las herramientas del dominio</w:t>
        </w:r>
      </w:ins>
      <w:ins w:id="10436" w:author="Orion" w:date="2011-07-09T18:40:00Z">
        <w:r w:rsidR="00DE7E87" w:rsidRPr="00481790">
          <w:t xml:space="preserve">. </w:t>
        </w:r>
      </w:ins>
      <w:ins w:id="10437" w:author="IO" w:date="2011-07-22T18:24:00Z">
        <w:r w:rsidR="00E639D6">
          <w:t>La herramienta ha servido como prueba de concepto de las propiedades de flexibilid</w:t>
        </w:r>
      </w:ins>
      <w:ins w:id="10438" w:author="IO" w:date="2011-07-22T18:25:00Z">
        <w:r w:rsidR="00E639D6">
          <w:t>a</w:t>
        </w:r>
      </w:ins>
      <w:ins w:id="10439" w:author="IO" w:date="2011-07-22T18:24:00Z">
        <w:r w:rsidR="00E639D6">
          <w:t>d</w:t>
        </w:r>
      </w:ins>
      <w:ins w:id="10440" w:author="IO" w:date="2011-07-22T18:25:00Z">
        <w:r w:rsidR="00E639D6">
          <w:t>, facilidad de desarrollo y proximidad a los expertos del dominio mencionadas anteriormente.</w:t>
        </w:r>
      </w:ins>
    </w:p>
    <w:p w14:paraId="27E5D78E" w14:textId="527180ED" w:rsidR="001D1D11" w:rsidRPr="00481790" w:rsidDel="00150117" w:rsidRDefault="00DE7E87">
      <w:pPr>
        <w:spacing w:before="240" w:after="120"/>
        <w:ind w:firstLine="284"/>
        <w:jc w:val="both"/>
        <w:rPr>
          <w:ins w:id="10441" w:author="Orion" w:date="2011-07-08T16:59:00Z"/>
          <w:del w:id="10442" w:author="IO" w:date="2011-07-22T17:36:00Z"/>
        </w:rPr>
        <w:pPrChange w:id="10443" w:author="IO" w:date="2011-07-22T17:36:00Z">
          <w:pPr/>
        </w:pPrChange>
      </w:pPr>
      <w:ins w:id="10444" w:author="Orion" w:date="2011-07-09T18:40:00Z">
        <w:del w:id="10445" w:author="IO" w:date="2011-07-22T18:25:00Z">
          <w:r w:rsidRPr="00481790" w:rsidDel="00E639D6">
            <w:delText xml:space="preserve">Una herramienta que, gracias al diseño, nos aporta </w:delText>
          </w:r>
        </w:del>
      </w:ins>
      <w:ins w:id="10446" w:author="Orion" w:date="2011-07-09T18:41:00Z">
        <w:del w:id="10447" w:author="IO" w:date="2011-07-22T18:25:00Z">
          <w:r w:rsidRPr="00481790" w:rsidDel="00E639D6">
            <w:delText>flexibilidad a la hora de modificar o añadir tareas a los agentes, o incluso añadir nuevos factores que se quieran tener en cuenta</w:delText>
          </w:r>
        </w:del>
      </w:ins>
      <w:ins w:id="10448" w:author="Orion" w:date="2011-07-09T18:42:00Z">
        <w:del w:id="10449" w:author="IO" w:date="2011-07-22T18:25:00Z">
          <w:r w:rsidRPr="00481790" w:rsidDel="00E639D6">
            <w:delText xml:space="preserve"> y sean configurables en estas tareas,</w:delText>
          </w:r>
        </w:del>
      </w:ins>
      <w:ins w:id="10450" w:author="Orion" w:date="2011-07-09T18:41:00Z">
        <w:del w:id="10451" w:author="IO" w:date="2011-07-22T18:25:00Z">
          <w:r w:rsidRPr="00481790" w:rsidDel="00E639D6">
            <w:delText xml:space="preserve"> como pudieran ser tiempos de ejecuci</w:delText>
          </w:r>
        </w:del>
      </w:ins>
      <w:ins w:id="10452" w:author="Orion" w:date="2011-07-09T18:42:00Z">
        <w:del w:id="10453" w:author="IO" w:date="2011-07-22T18:25:00Z">
          <w:r w:rsidRPr="00481790" w:rsidDel="00E639D6">
            <w:delText xml:space="preserve">ón, </w:delText>
          </w:r>
        </w:del>
      </w:ins>
      <w:ins w:id="10454" w:author="Orion" w:date="2011-07-09T18:43:00Z">
        <w:del w:id="10455" w:author="IO" w:date="2011-07-22T18:25:00Z">
          <w:r w:rsidRPr="00481790" w:rsidDel="00E639D6">
            <w:delText>prioridad, etc.</w:delText>
          </w:r>
        </w:del>
      </w:ins>
      <w:ins w:id="10456" w:author="Orion" w:date="2011-07-09T18:44:00Z">
        <w:del w:id="10457" w:author="IO" w:date="2011-07-22T18:25:00Z">
          <w:r w:rsidR="004A637F" w:rsidRPr="00481790" w:rsidDel="00E639D6">
            <w:delText xml:space="preserve"> Y por último, y gracias a la facilidad de realizar despliegues con la herramienta IDK, dicho sistema es </w:delText>
          </w:r>
        </w:del>
      </w:ins>
      <w:ins w:id="10458" w:author="Orion" w:date="2011-07-09T18:45:00Z">
        <w:del w:id="10459" w:author="IO" w:date="2011-07-22T18:25:00Z">
          <w:r w:rsidR="004A637F" w:rsidRPr="00481790" w:rsidDel="00E639D6">
            <w:delText xml:space="preserve">sencillamente escalable a un número relativamente grande de aeronaves siempre que el procesador lo soporte, </w:delText>
          </w:r>
        </w:del>
      </w:ins>
      <w:ins w:id="10460" w:author="Orion" w:date="2011-07-09T18:47:00Z">
        <w:del w:id="10461" w:author="IO" w:date="2011-07-22T18:25:00Z">
          <w:r w:rsidR="004F32D3" w:rsidRPr="00481790" w:rsidDel="00E639D6">
            <w:delText xml:space="preserve">permitiéndose </w:delText>
          </w:r>
        </w:del>
      </w:ins>
      <w:ins w:id="10462" w:author="Orion" w:date="2011-07-09T18:45:00Z">
        <w:del w:id="10463" w:author="IO" w:date="2011-07-22T18:25:00Z">
          <w:r w:rsidR="004A637F" w:rsidRPr="00481790" w:rsidDel="00E639D6">
            <w:delText xml:space="preserve">incluso hacer despliegues distribuidos sobre varias </w:delText>
          </w:r>
        </w:del>
      </w:ins>
      <w:ins w:id="10464" w:author="Orion" w:date="2011-07-09T18:46:00Z">
        <w:del w:id="10465" w:author="IO" w:date="2011-07-22T18:25:00Z">
          <w:r w:rsidR="004A637F" w:rsidRPr="00481790" w:rsidDel="00E639D6">
            <w:delText>máquinas</w:delText>
          </w:r>
        </w:del>
      </w:ins>
      <w:ins w:id="10466" w:author="Orion" w:date="2011-07-09T18:45:00Z">
        <w:del w:id="10467" w:author="IO" w:date="2011-07-22T18:25:00Z">
          <w:r w:rsidR="004A637F" w:rsidRPr="00481790" w:rsidDel="00E639D6">
            <w:delText>.</w:delText>
          </w:r>
        </w:del>
      </w:ins>
    </w:p>
    <w:p w14:paraId="68236633" w14:textId="0C16340E" w:rsidR="00904D1F" w:rsidRDefault="00904D1F">
      <w:pPr>
        <w:widowControl/>
        <w:suppressAutoHyphens w:val="0"/>
        <w:rPr>
          <w:ins w:id="10468" w:author="Orion" w:date="2011-07-26T17:09:00Z"/>
          <w:bCs/>
          <w:sz w:val="44"/>
          <w:szCs w:val="52"/>
        </w:rPr>
      </w:pPr>
    </w:p>
    <w:p w14:paraId="681DE991" w14:textId="617F350F" w:rsidR="00904D1F" w:rsidRPr="00F04D60" w:rsidRDefault="00904D1F">
      <w:pPr>
        <w:pStyle w:val="Heading1"/>
        <w:numPr>
          <w:ilvl w:val="1"/>
          <w:numId w:val="40"/>
        </w:numPr>
        <w:rPr>
          <w:ins w:id="10469" w:author="Orion" w:date="2011-07-26T17:08:00Z"/>
          <w:b w:val="0"/>
          <w:sz w:val="44"/>
          <w:szCs w:val="52"/>
        </w:rPr>
        <w:pPrChange w:id="10470" w:author="Orion" w:date="2011-07-26T17:09:00Z">
          <w:pPr>
            <w:pStyle w:val="Heading1"/>
            <w:numPr>
              <w:ilvl w:val="1"/>
              <w:numId w:val="56"/>
            </w:numPr>
            <w:tabs>
              <w:tab w:val="clear" w:pos="0"/>
            </w:tabs>
            <w:ind w:left="792"/>
          </w:pPr>
        </w:pPrChange>
      </w:pPr>
      <w:bookmarkStart w:id="10471" w:name="_Toc299463914"/>
      <w:ins w:id="10472" w:author="Orion" w:date="2011-07-26T17:08:00Z">
        <w:r>
          <w:rPr>
            <w:b w:val="0"/>
            <w:sz w:val="44"/>
            <w:szCs w:val="52"/>
          </w:rPr>
          <w:lastRenderedPageBreak/>
          <w:t>Trabajo Futuro</w:t>
        </w:r>
        <w:bookmarkEnd w:id="10471"/>
      </w:ins>
    </w:p>
    <w:p w14:paraId="750783E1" w14:textId="63B1E13B" w:rsidR="004F32D3" w:rsidRPr="00E639D6" w:rsidDel="00E639D6" w:rsidRDefault="00E639D6">
      <w:pPr>
        <w:jc w:val="both"/>
        <w:rPr>
          <w:ins w:id="10473" w:author="Orion" w:date="2011-07-09T18:48:00Z"/>
          <w:del w:id="10474" w:author="IO" w:date="2011-07-22T18:28:00Z"/>
        </w:rPr>
        <w:pPrChange w:id="10475" w:author="Orion" w:date="2011-07-26T17:05:00Z">
          <w:pPr/>
        </w:pPrChange>
      </w:pPr>
      <w:ins w:id="10476" w:author="IO" w:date="2011-07-22T18:28:00Z">
        <w:r>
          <w:t>Aunque el trabajo realizado apunta a que esta l</w:t>
        </w:r>
      </w:ins>
      <w:ins w:id="10477" w:author="IO" w:date="2011-07-22T18:29:00Z">
        <w:r>
          <w:t xml:space="preserve">ínea </w:t>
        </w:r>
      </w:ins>
      <w:ins w:id="10478" w:author="IO" w:date="2011-07-22T18:30:00Z">
        <w:r>
          <w:t>es</w:t>
        </w:r>
      </w:ins>
      <w:ins w:id="10479" w:author="IO" w:date="2011-07-22T18:29:00Z">
        <w:r>
          <w:t xml:space="preserve"> </w:t>
        </w:r>
      </w:ins>
      <w:ins w:id="10480" w:author="IO" w:date="2011-07-22T18:30:00Z">
        <w:r>
          <w:t>prometedora</w:t>
        </w:r>
      </w:ins>
      <w:ins w:id="10481" w:author="IO" w:date="2011-07-22T18:29:00Z">
        <w:r>
          <w:t xml:space="preserve"> </w:t>
        </w:r>
      </w:ins>
      <w:ins w:id="10482" w:author="IO" w:date="2011-07-22T18:30:00Z">
        <w:r>
          <w:t>para la simulación aérea, tanto como método de desarrollo como por especificaci</w:t>
        </w:r>
      </w:ins>
      <w:ins w:id="10483" w:author="IO" w:date="2011-07-22T18:31:00Z">
        <w:r>
          <w:t>ón del dominio con los modelos</w:t>
        </w:r>
      </w:ins>
      <w:ins w:id="10484" w:author="IO" w:date="2011-07-22T18:30:00Z">
        <w:r>
          <w:t xml:space="preserve">, </w:t>
        </w:r>
      </w:ins>
      <w:ins w:id="10485" w:author="IO" w:date="2011-07-22T18:31:00Z">
        <w:r>
          <w:t xml:space="preserve">aún </w:t>
        </w:r>
      </w:ins>
      <w:ins w:id="10486" w:author="IO" w:date="2011-07-22T18:30:00Z">
        <w:r>
          <w:t>quedan muchos aspectos por mejorar y explorar. Algunos de los contemplados como trabajo futuro son:</w:t>
        </w:r>
      </w:ins>
      <w:ins w:id="10487" w:author="IO" w:date="2011-07-22T18:29:00Z">
        <w:r>
          <w:t xml:space="preserve"> </w:t>
        </w:r>
      </w:ins>
      <w:ins w:id="10488" w:author="Orion" w:date="2011-07-09T18:48:00Z">
        <w:del w:id="10489" w:author="IO" w:date="2011-07-22T18:28:00Z">
          <w:r w:rsidR="005A3ECD" w:rsidRPr="00E639D6" w:rsidDel="00E639D6">
            <w:rPr>
              <w:rPrChange w:id="10490" w:author="IO" w:date="2011-07-22T18:28:00Z">
                <w:rPr>
                  <w:b/>
                  <w:bCs/>
                </w:rPr>
              </w:rPrChange>
            </w:rPr>
            <w:delText>Trabajo</w:delText>
          </w:r>
        </w:del>
        <w:del w:id="10491" w:author="IO" w:date="2011-07-22T17:36:00Z">
          <w:r w:rsidR="005A3ECD" w:rsidRPr="00E639D6" w:rsidDel="00150117">
            <w:rPr>
              <w:rPrChange w:id="10492" w:author="IO" w:date="2011-07-22T18:28:00Z">
                <w:rPr>
                  <w:b/>
                  <w:bCs/>
                </w:rPr>
              </w:rPrChange>
            </w:rPr>
            <w:delText>s</w:delText>
          </w:r>
        </w:del>
        <w:del w:id="10493" w:author="IO" w:date="2011-07-22T18:28:00Z">
          <w:r w:rsidR="005A3ECD" w:rsidRPr="00E639D6" w:rsidDel="00E639D6">
            <w:rPr>
              <w:rPrChange w:id="10494" w:author="IO" w:date="2011-07-22T18:28:00Z">
                <w:rPr>
                  <w:b/>
                  <w:bCs/>
                </w:rPr>
              </w:rPrChange>
            </w:rPr>
            <w:delText xml:space="preserve"> </w:delText>
          </w:r>
        </w:del>
        <w:del w:id="10495" w:author="IO" w:date="2011-07-22T17:36:00Z">
          <w:r w:rsidR="005A3ECD" w:rsidRPr="00E639D6" w:rsidDel="00150117">
            <w:rPr>
              <w:rPrChange w:id="10496" w:author="IO" w:date="2011-07-22T18:28:00Z">
                <w:rPr>
                  <w:b/>
                  <w:bCs/>
                </w:rPr>
              </w:rPrChange>
            </w:rPr>
            <w:delText>F</w:delText>
          </w:r>
        </w:del>
        <w:del w:id="10497" w:author="IO" w:date="2011-07-22T18:28:00Z">
          <w:r w:rsidR="005A3ECD" w:rsidRPr="00E639D6" w:rsidDel="00E639D6">
            <w:rPr>
              <w:rPrChange w:id="10498" w:author="IO" w:date="2011-07-22T18:28:00Z">
                <w:rPr>
                  <w:b/>
                  <w:bCs/>
                </w:rPr>
              </w:rPrChange>
            </w:rPr>
            <w:delText>uturo</w:delText>
          </w:r>
        </w:del>
        <w:del w:id="10499" w:author="IO" w:date="2011-07-22T17:36:00Z">
          <w:r w:rsidR="005A3ECD" w:rsidRPr="00E639D6" w:rsidDel="00150117">
            <w:rPr>
              <w:rPrChange w:id="10500" w:author="IO" w:date="2011-07-22T18:28:00Z">
                <w:rPr>
                  <w:b/>
                  <w:bCs/>
                </w:rPr>
              </w:rPrChange>
            </w:rPr>
            <w:delText>s</w:delText>
          </w:r>
        </w:del>
      </w:ins>
    </w:p>
    <w:p w14:paraId="79B8DB36" w14:textId="77777777" w:rsidR="005A3ECD" w:rsidRPr="00E639D6" w:rsidRDefault="005A3ECD">
      <w:pPr>
        <w:jc w:val="both"/>
        <w:rPr>
          <w:ins w:id="10501" w:author="Orion" w:date="2011-07-09T18:48:00Z"/>
        </w:rPr>
        <w:pPrChange w:id="10502" w:author="Orion" w:date="2011-07-26T17:05:00Z">
          <w:pPr/>
        </w:pPrChange>
      </w:pPr>
    </w:p>
    <w:p w14:paraId="43BE9B48" w14:textId="1F012041" w:rsidR="005A3ECD" w:rsidRPr="00364573" w:rsidDel="00E639D6" w:rsidRDefault="007704FF">
      <w:pPr>
        <w:spacing w:before="240" w:after="120"/>
        <w:ind w:firstLine="284"/>
        <w:jc w:val="both"/>
        <w:rPr>
          <w:ins w:id="10503" w:author="Orion" w:date="2011-07-11T13:29:00Z"/>
          <w:del w:id="10504" w:author="IO" w:date="2011-07-22T18:31:00Z"/>
          <w:i/>
          <w:rPrChange w:id="10505" w:author="IO" w:date="2011-07-22T18:34:00Z">
            <w:rPr>
              <w:ins w:id="10506" w:author="Orion" w:date="2011-07-11T13:29:00Z"/>
              <w:del w:id="10507" w:author="IO" w:date="2011-07-22T18:31:00Z"/>
              <w:rFonts w:cs="Times New Roman"/>
            </w:rPr>
          </w:rPrChange>
        </w:rPr>
        <w:pPrChange w:id="10508" w:author="IO" w:date="2011-07-22T18:28:00Z">
          <w:pPr/>
        </w:pPrChange>
      </w:pPr>
      <w:ins w:id="10509" w:author="Orion" w:date="2011-07-11T13:29:00Z">
        <w:del w:id="10510" w:author="IO" w:date="2011-07-22T18:31:00Z">
          <w:r w:rsidRPr="00364573" w:rsidDel="00E639D6">
            <w:rPr>
              <w:i/>
              <w:rPrChange w:id="10511" w:author="IO" w:date="2011-07-22T18:34:00Z">
                <w:rPr/>
              </w:rPrChange>
            </w:rPr>
            <w:delText>En este apartado se enumerar</w:delText>
          </w:r>
        </w:del>
      </w:ins>
      <w:ins w:id="10512" w:author="Orion" w:date="2011-07-11T13:30:00Z">
        <w:del w:id="10513" w:author="IO" w:date="2011-07-22T18:31:00Z">
          <w:r w:rsidRPr="00364573" w:rsidDel="00E639D6">
            <w:rPr>
              <w:i/>
              <w:rPrChange w:id="10514" w:author="IO" w:date="2011-07-22T18:34:00Z">
                <w:rPr/>
              </w:rPrChange>
            </w:rPr>
            <w:delText xml:space="preserve">án algunas de las </w:delText>
          </w:r>
        </w:del>
      </w:ins>
      <w:ins w:id="10515" w:author="Orion" w:date="2011-07-11T13:34:00Z">
        <w:del w:id="10516" w:author="IO" w:date="2011-07-22T18:31:00Z">
          <w:r w:rsidRPr="00364573" w:rsidDel="00E639D6">
            <w:rPr>
              <w:i/>
              <w:rPrChange w:id="10517" w:author="IO" w:date="2011-07-22T18:34:00Z">
                <w:rPr/>
              </w:rPrChange>
            </w:rPr>
            <w:delText xml:space="preserve">posibles extensiones que se pueden </w:delText>
          </w:r>
        </w:del>
      </w:ins>
      <w:ins w:id="10518" w:author="Orion" w:date="2011-07-11T13:35:00Z">
        <w:del w:id="10519" w:author="IO" w:date="2011-07-22T18:31:00Z">
          <w:r w:rsidRPr="00364573" w:rsidDel="00E639D6">
            <w:rPr>
              <w:i/>
              <w:rPrChange w:id="10520" w:author="IO" w:date="2011-07-22T18:34:00Z">
                <w:rPr/>
              </w:rPrChange>
            </w:rPr>
            <w:delText>hacer sobre el</w:delText>
          </w:r>
        </w:del>
      </w:ins>
      <w:ins w:id="10521" w:author="Orion" w:date="2011-07-11T13:34:00Z">
        <w:del w:id="10522" w:author="IO" w:date="2011-07-22T18:31:00Z">
          <w:r w:rsidRPr="00364573" w:rsidDel="00E639D6">
            <w:rPr>
              <w:i/>
              <w:rPrChange w:id="10523" w:author="IO" w:date="2011-07-22T18:34:00Z">
                <w:rPr/>
              </w:rPrChange>
            </w:rPr>
            <w:delText xml:space="preserve"> trabajo presentado con el objetivo de </w:delText>
          </w:r>
        </w:del>
      </w:ins>
      <w:ins w:id="10524" w:author="Orion" w:date="2011-07-11T13:35:00Z">
        <w:del w:id="10525" w:author="IO" w:date="2011-07-22T18:31:00Z">
          <w:r w:rsidRPr="00364573" w:rsidDel="00E639D6">
            <w:rPr>
              <w:i/>
              <w:rPrChange w:id="10526" w:author="IO" w:date="2011-07-22T18:34:00Z">
                <w:rPr/>
              </w:rPrChange>
            </w:rPr>
            <w:delText>tener una simulación aún</w:delText>
          </w:r>
        </w:del>
      </w:ins>
      <w:ins w:id="10527" w:author="Orion" w:date="2011-07-11T13:34:00Z">
        <w:del w:id="10528" w:author="IO" w:date="2011-07-22T18:31:00Z">
          <w:r w:rsidRPr="00364573" w:rsidDel="00E639D6">
            <w:rPr>
              <w:i/>
              <w:rPrChange w:id="10529" w:author="IO" w:date="2011-07-22T18:34:00Z">
                <w:rPr/>
              </w:rPrChange>
            </w:rPr>
            <w:delText xml:space="preserve"> más realista</w:delText>
          </w:r>
        </w:del>
      </w:ins>
      <w:ins w:id="10530" w:author="Orion" w:date="2011-07-11T13:35:00Z">
        <w:del w:id="10531" w:author="IO" w:date="2011-07-22T18:31:00Z">
          <w:r w:rsidRPr="00364573" w:rsidDel="00E639D6">
            <w:rPr>
              <w:i/>
              <w:rPrChange w:id="10532" w:author="IO" w:date="2011-07-22T18:34:00Z">
                <w:rPr>
                  <w:rFonts w:cs="Times New Roman"/>
                </w:rPr>
              </w:rPrChange>
            </w:rPr>
            <w:delText>.</w:delText>
          </w:r>
        </w:del>
      </w:ins>
      <w:ins w:id="10533" w:author="Orion" w:date="2011-07-11T13:37:00Z">
        <w:del w:id="10534" w:author="IO" w:date="2011-07-22T18:31:00Z">
          <w:r w:rsidR="008D5C74" w:rsidRPr="00364573" w:rsidDel="00E639D6">
            <w:rPr>
              <w:i/>
              <w:rPrChange w:id="10535"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10536" w:author="Orion" w:date="2011-07-11T13:40:00Z"/>
        </w:rPr>
        <w:pPrChange w:id="10537" w:author="IO" w:date="2011-07-22T12:31:00Z">
          <w:pPr/>
        </w:pPrChange>
      </w:pPr>
      <w:ins w:id="10538" w:author="Orion" w:date="2011-07-11T13:37:00Z">
        <w:r w:rsidRPr="00364573">
          <w:rPr>
            <w:i/>
            <w:rPrChange w:id="10539" w:author="IO" w:date="2011-07-22T18:34:00Z">
              <w:rPr/>
            </w:rPrChange>
          </w:rPr>
          <w:t>Ampliación de los tipo</w:t>
        </w:r>
      </w:ins>
      <w:ins w:id="10540" w:author="Orion" w:date="2011-07-11T13:41:00Z">
        <w:r w:rsidRPr="00364573">
          <w:rPr>
            <w:i/>
            <w:rPrChange w:id="10541" w:author="IO" w:date="2011-07-22T18:34:00Z">
              <w:rPr/>
            </w:rPrChange>
          </w:rPr>
          <w:t>s</w:t>
        </w:r>
      </w:ins>
      <w:ins w:id="10542" w:author="Orion" w:date="2011-07-11T13:37:00Z">
        <w:r w:rsidRPr="00364573">
          <w:rPr>
            <w:i/>
            <w:rPrChange w:id="10543" w:author="IO" w:date="2011-07-22T18:34:00Z">
              <w:rPr/>
            </w:rPrChange>
          </w:rPr>
          <w:t xml:space="preserve"> de agentes</w:t>
        </w:r>
        <w:r w:rsidRPr="00364573">
          <w:t xml:space="preserve">. </w:t>
        </w:r>
      </w:ins>
      <w:ins w:id="10544" w:author="Orion" w:date="2011-07-11T13:38:00Z">
        <w:r w:rsidRPr="00364573">
          <w:t>E</w:t>
        </w:r>
        <w:del w:id="10545" w:author="IO" w:date="2011-07-22T18:34:00Z">
          <w:r w:rsidRPr="00364573" w:rsidDel="00364573">
            <w:delText>s evidente que e</w:delText>
          </w:r>
        </w:del>
        <w:r w:rsidRPr="00364573">
          <w:t xml:space="preserve">n </w:t>
        </w:r>
        <w:del w:id="10546" w:author="IO" w:date="2011-07-22T18:34:00Z">
          <w:r w:rsidRPr="00364573" w:rsidDel="00364573">
            <w:delText>la regulación d</w:delText>
          </w:r>
        </w:del>
        <w:r w:rsidRPr="00364573">
          <w:t xml:space="preserve">el tráfico aéreo intervienen más roles que los presentados en este trabajo. </w:t>
        </w:r>
        <w:del w:id="10547" w:author="IO" w:date="2011-07-22T18:34:00Z">
          <w:r w:rsidRPr="00364573" w:rsidDel="00364573">
            <w:delText>Un</w:delText>
          </w:r>
        </w:del>
      </w:ins>
      <w:ins w:id="10548" w:author="IO" w:date="2011-07-22T18:34:00Z">
        <w:r w:rsidR="00364573">
          <w:t>Por</w:t>
        </w:r>
      </w:ins>
      <w:ins w:id="10549" w:author="Orion" w:date="2011-07-11T13:38:00Z">
        <w:r w:rsidRPr="00364573">
          <w:t xml:space="preserve"> ejemplo </w:t>
        </w:r>
      </w:ins>
      <w:ins w:id="10550" w:author="IO" w:date="2011-07-22T18:34:00Z">
        <w:r w:rsidR="00364573">
          <w:t xml:space="preserve">se puede contemplar diferenciar entre los pilotos </w:t>
        </w:r>
      </w:ins>
      <w:ins w:id="10551" w:author="Orion" w:date="2011-07-11T13:38:00Z">
        <w:del w:id="10552" w:author="IO" w:date="2011-07-22T18:35:00Z">
          <w:r w:rsidRPr="00364573" w:rsidDel="00364573">
            <w:delText>de esto podr</w:delText>
          </w:r>
        </w:del>
      </w:ins>
      <w:ins w:id="10553" w:author="Orion" w:date="2011-07-11T13:39:00Z">
        <w:del w:id="10554" w:author="IO" w:date="2011-07-22T18:35:00Z">
          <w:r w:rsidRPr="00364573" w:rsidDel="00364573">
            <w:delText xml:space="preserve">ía ser, en el ámbito de la tripulación de la aeronave, añadir agentes </w:delText>
          </w:r>
        </w:del>
      </w:ins>
      <w:ins w:id="10555" w:author="Orion" w:date="2011-07-11T13:40:00Z">
        <w:del w:id="10556" w:author="IO" w:date="2011-07-22T18:35:00Z">
          <w:r w:rsidRPr="00364573" w:rsidDel="00364573">
            <w:delText xml:space="preserve">que restrinjan sus </w:delText>
          </w:r>
        </w:del>
      </w:ins>
      <w:ins w:id="10557" w:author="Orion" w:date="2011-07-11T13:39:00Z">
        <w:del w:id="10558" w:author="IO" w:date="2011-07-22T18:35:00Z">
          <w:r w:rsidRPr="00364573" w:rsidDel="00364573">
            <w:delText>responsabilidades</w:delText>
          </w:r>
        </w:del>
      </w:ins>
      <w:ins w:id="10559" w:author="Orion" w:date="2011-07-11T13:40:00Z">
        <w:del w:id="10560"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10561" w:author="Orion" w:date="2011-07-11T13:46:00Z"/>
        </w:rPr>
        <w:pPrChange w:id="10562" w:author="IO" w:date="2011-07-22T12:31:00Z">
          <w:pPr/>
        </w:pPrChange>
      </w:pPr>
      <w:ins w:id="10563" w:author="Orion" w:date="2011-07-11T15:03:00Z">
        <w:del w:id="10564" w:author="IO" w:date="2011-07-22T18:35:00Z">
          <w:r w:rsidRPr="00364573" w:rsidDel="00364573">
            <w:rPr>
              <w:i/>
              <w:rPrChange w:id="10565" w:author="IO" w:date="2011-07-22T18:35:00Z">
                <w:rPr/>
              </w:rPrChange>
            </w:rPr>
            <w:delText>Mayor número de</w:delText>
          </w:r>
        </w:del>
      </w:ins>
      <w:ins w:id="10566" w:author="IO" w:date="2011-07-22T18:35:00Z">
        <w:r w:rsidR="00364573" w:rsidRPr="00364573">
          <w:rPr>
            <w:i/>
            <w:rPrChange w:id="10567" w:author="IO" w:date="2011-07-22T18:35:00Z">
              <w:rPr/>
            </w:rPrChange>
          </w:rPr>
          <w:t>Mejor</w:t>
        </w:r>
      </w:ins>
      <w:ins w:id="10568" w:author="Orion" w:date="2011-07-11T13:42:00Z">
        <w:r w:rsidR="006720A8" w:rsidRPr="00364573">
          <w:rPr>
            <w:i/>
            <w:rPrChange w:id="10569" w:author="IO" w:date="2011-07-22T18:35:00Z">
              <w:rPr/>
            </w:rPrChange>
          </w:rPr>
          <w:t xml:space="preserve"> caracter</w:t>
        </w:r>
        <w:del w:id="10570" w:author="IO" w:date="2011-07-22T18:35:00Z">
          <w:r w:rsidR="006720A8" w:rsidRPr="00364573" w:rsidDel="00364573">
            <w:rPr>
              <w:i/>
              <w:rPrChange w:id="10571" w:author="IO" w:date="2011-07-22T18:35:00Z">
                <w:rPr/>
              </w:rPrChange>
            </w:rPr>
            <w:delText>ísticas</w:delText>
          </w:r>
        </w:del>
      </w:ins>
      <w:ins w:id="10572" w:author="IO" w:date="2011-07-22T18:35:00Z">
        <w:r w:rsidR="00364573" w:rsidRPr="00364573">
          <w:rPr>
            <w:i/>
            <w:rPrChange w:id="10573" w:author="IO" w:date="2011-07-22T18:35:00Z">
              <w:rPr/>
            </w:rPrChange>
          </w:rPr>
          <w:t>ización</w:t>
        </w:r>
      </w:ins>
      <w:ins w:id="10574" w:author="Orion" w:date="2011-07-11T13:42:00Z">
        <w:r w:rsidR="006720A8" w:rsidRPr="00364573">
          <w:rPr>
            <w:i/>
            <w:rPrChange w:id="10575" w:author="IO" w:date="2011-07-22T18:35:00Z">
              <w:rPr/>
            </w:rPrChange>
          </w:rPr>
          <w:t xml:space="preserve"> de las aeronaves</w:t>
        </w:r>
        <w:r w:rsidR="006720A8" w:rsidRPr="00364573">
          <w:t>. Los aviones son sistemas muy complejos cuyo número de características y controles es muy amplio</w:t>
        </w:r>
      </w:ins>
      <w:ins w:id="10576" w:author="IO" w:date="2011-07-22T18:35:00Z">
        <w:r w:rsidR="00364573">
          <w:t xml:space="preserve">. Algunos de los aspectos no considerados en los modelos actuales son </w:t>
        </w:r>
      </w:ins>
      <w:ins w:id="10577" w:author="Orion" w:date="2011-07-11T13:42:00Z">
        <w:del w:id="10578" w:author="IO" w:date="2011-07-22T18:36:00Z">
          <w:r w:rsidR="006720A8" w:rsidRPr="00364573" w:rsidDel="00364573">
            <w:delText>, pero como primera aproximaci</w:delText>
          </w:r>
        </w:del>
      </w:ins>
      <w:ins w:id="10579" w:author="Orion" w:date="2011-07-11T13:43:00Z">
        <w:del w:id="10580" w:author="IO" w:date="2011-07-22T18:36:00Z">
          <w:r w:rsidR="006720A8" w:rsidRPr="00364573" w:rsidDel="00364573">
            <w:delText>ón se podría añadir</w:delText>
          </w:r>
        </w:del>
      </w:ins>
      <w:ins w:id="10581" w:author="Orion" w:date="2011-07-11T13:44:00Z">
        <w:del w:id="10582" w:author="IO" w:date="2011-07-22T18:36:00Z">
          <w:r w:rsidR="006720A8" w:rsidRPr="00364573" w:rsidDel="00364573">
            <w:delText xml:space="preserve"> y </w:delText>
          </w:r>
        </w:del>
      </w:ins>
      <w:ins w:id="10583" w:author="Orion" w:date="2011-07-11T13:45:00Z">
        <w:del w:id="10584" w:author="IO" w:date="2011-07-22T18:36:00Z">
          <w:r w:rsidR="006720A8" w:rsidRPr="00364573" w:rsidDel="00364573">
            <w:delText>estudiar</w:delText>
          </w:r>
        </w:del>
      </w:ins>
      <w:ins w:id="10585" w:author="Orion" w:date="2011-07-11T13:44:00Z">
        <w:del w:id="10586" w:author="IO" w:date="2011-07-22T18:36:00Z">
          <w:r w:rsidR="006720A8" w:rsidRPr="00364573" w:rsidDel="00364573">
            <w:delText xml:space="preserve"> como sería </w:delText>
          </w:r>
        </w:del>
      </w:ins>
      <w:ins w:id="10587" w:author="Orion" w:date="2011-07-11T13:45:00Z">
        <w:del w:id="10588" w:author="IO" w:date="2011-07-22T18:36:00Z">
          <w:r w:rsidR="006720A8" w:rsidRPr="00364573" w:rsidDel="00364573">
            <w:delText>la</w:delText>
          </w:r>
        </w:del>
      </w:ins>
      <w:ins w:id="10589" w:author="Orion" w:date="2011-07-11T13:44:00Z">
        <w:del w:id="10590" w:author="IO" w:date="2011-07-22T18:36:00Z">
          <w:r w:rsidR="006720A8" w:rsidRPr="00364573" w:rsidDel="00364573">
            <w:delText xml:space="preserve"> repercusión en el vuelo de</w:delText>
          </w:r>
        </w:del>
      </w:ins>
      <w:ins w:id="10591" w:author="Orion" w:date="2011-07-11T13:43:00Z">
        <w:del w:id="10592" w:author="IO" w:date="2011-07-22T18:36:00Z">
          <w:r w:rsidR="006720A8" w:rsidRPr="00364573" w:rsidDel="00364573">
            <w:delText xml:space="preserve"> factores como</w:delText>
          </w:r>
        </w:del>
      </w:ins>
      <w:ins w:id="10593" w:author="Orion" w:date="2011-07-11T13:44:00Z">
        <w:del w:id="10594" w:author="IO" w:date="2011-07-22T18:36:00Z">
          <w:r w:rsidR="006720A8" w:rsidRPr="00364573" w:rsidDel="00364573">
            <w:delText xml:space="preserve"> </w:delText>
          </w:r>
        </w:del>
        <w:r w:rsidR="006720A8" w:rsidRPr="00364573">
          <w:t>la cantidad de combustible</w:t>
        </w:r>
      </w:ins>
      <w:ins w:id="10595" w:author="IO" w:date="2011-07-22T18:36:00Z">
        <w:r w:rsidR="00364573">
          <w:t xml:space="preserve"> cargada</w:t>
        </w:r>
      </w:ins>
      <w:ins w:id="10596" w:author="Orion" w:date="2011-07-11T13:44:00Z">
        <w:r w:rsidR="006720A8" w:rsidRPr="00364573">
          <w:t>, el consumo</w:t>
        </w:r>
      </w:ins>
      <w:ins w:id="10597" w:author="IO" w:date="2011-07-22T18:36:00Z">
        <w:r w:rsidR="00364573">
          <w:t xml:space="preserve"> en función de la velocidad y el peso</w:t>
        </w:r>
      </w:ins>
      <w:ins w:id="10598" w:author="Orion" w:date="2011-07-11T13:44:00Z">
        <w:r w:rsidR="006720A8" w:rsidRPr="00364573">
          <w:t xml:space="preserve">, </w:t>
        </w:r>
        <w:del w:id="10599" w:author="IO" w:date="2011-07-22T18:36:00Z">
          <w:r w:rsidR="006720A8" w:rsidRPr="00364573" w:rsidDel="00364573">
            <w:delText xml:space="preserve">el cargo que lleva durante el vuelo, </w:delText>
          </w:r>
        </w:del>
        <w:r w:rsidR="006720A8" w:rsidRPr="00364573">
          <w:t xml:space="preserve">la </w:t>
        </w:r>
      </w:ins>
      <w:ins w:id="10600" w:author="IO" w:date="2011-07-22T18:36:00Z">
        <w:r w:rsidR="00364573">
          <w:t xml:space="preserve">probabilidad de fallos según la </w:t>
        </w:r>
      </w:ins>
      <w:ins w:id="10601" w:author="Orion" w:date="2011-07-11T13:45:00Z">
        <w:r w:rsidR="006720A8" w:rsidRPr="00364573">
          <w:t>antigüedad</w:t>
        </w:r>
      </w:ins>
      <w:ins w:id="10602" w:author="Orion" w:date="2011-07-11T13:44:00Z">
        <w:r w:rsidR="006720A8" w:rsidRPr="00364573">
          <w:t xml:space="preserve"> </w:t>
        </w:r>
      </w:ins>
      <w:ins w:id="10603" w:author="Orion" w:date="2011-07-11T13:45:00Z">
        <w:del w:id="10604" w:author="IO" w:date="2011-07-22T18:36:00Z">
          <w:r w:rsidR="006720A8" w:rsidRPr="00364573" w:rsidDel="00364573">
            <w:delText xml:space="preserve">o el modelo </w:delText>
          </w:r>
        </w:del>
        <w:r w:rsidR="006720A8" w:rsidRPr="00364573">
          <w:t>de la aeronave</w:t>
        </w:r>
      </w:ins>
      <w:ins w:id="10605" w:author="IO" w:date="2011-07-22T18:36:00Z">
        <w:r w:rsidR="00364573">
          <w:t xml:space="preserve"> o los </w:t>
        </w:r>
      </w:ins>
      <w:ins w:id="10606" w:author="IO" w:date="2011-07-22T18:37:00Z">
        <w:r w:rsidR="00364573">
          <w:t>ángulos necesarios para realizar cambios de rumbo o altitud.</w:t>
        </w:r>
      </w:ins>
      <w:ins w:id="10607" w:author="Orion" w:date="2011-07-11T13:45:00Z">
        <w:del w:id="10608"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10609" w:author="IO" w:date="2011-07-22T18:39:00Z"/>
        </w:rPr>
        <w:pPrChange w:id="10610" w:author="IO" w:date="2011-07-22T12:31:00Z">
          <w:pPr/>
        </w:pPrChange>
      </w:pPr>
      <w:ins w:id="10611" w:author="Orion" w:date="2011-07-11T15:03:00Z">
        <w:r w:rsidRPr="00364573">
          <w:rPr>
            <w:i/>
            <w:rPrChange w:id="10612" w:author="IO" w:date="2011-07-22T18:38:00Z">
              <w:rPr/>
            </w:rPrChange>
          </w:rPr>
          <w:t>Z</w:t>
        </w:r>
      </w:ins>
      <w:ins w:id="10613" w:author="Orion" w:date="2011-07-11T13:46:00Z">
        <w:r w:rsidR="009F0E0A" w:rsidRPr="00364573">
          <w:rPr>
            <w:i/>
            <w:rPrChange w:id="10614" w:author="IO" w:date="2011-07-22T18:38:00Z">
              <w:rPr/>
            </w:rPrChange>
          </w:rPr>
          <w:t xml:space="preserve">onas restringidas </w:t>
        </w:r>
        <w:del w:id="10615" w:author="IO" w:date="2011-07-22T18:39:00Z">
          <w:r w:rsidR="009F0E0A" w:rsidRPr="00364573" w:rsidDel="00364573">
            <w:rPr>
              <w:i/>
              <w:rPrChange w:id="10616" w:author="IO" w:date="2011-07-22T18:38:00Z">
                <w:rPr/>
              </w:rPrChange>
            </w:rPr>
            <w:delText>de</w:delText>
          </w:r>
        </w:del>
      </w:ins>
      <w:ins w:id="10617" w:author="IO" w:date="2011-07-22T18:39:00Z">
        <w:r w:rsidR="00364573">
          <w:rPr>
            <w:i/>
          </w:rPr>
          <w:t>al</w:t>
        </w:r>
      </w:ins>
      <w:ins w:id="10618" w:author="Orion" w:date="2011-07-11T13:46:00Z">
        <w:r w:rsidR="009F0E0A" w:rsidRPr="00364573">
          <w:rPr>
            <w:i/>
            <w:rPrChange w:id="10619" w:author="IO" w:date="2011-07-22T18:38:00Z">
              <w:rPr/>
            </w:rPrChange>
          </w:rPr>
          <w:t xml:space="preserve"> vuelo</w:t>
        </w:r>
        <w:r w:rsidR="009F0E0A" w:rsidRPr="00364573">
          <w:t xml:space="preserve">. </w:t>
        </w:r>
        <w:r w:rsidR="004A63FA" w:rsidRPr="00364573">
          <w:t xml:space="preserve">En </w:t>
        </w:r>
        <w:del w:id="10620" w:author="IO" w:date="2011-07-22T18:38:00Z">
          <w:r w:rsidR="004A63FA" w:rsidRPr="00364573" w:rsidDel="00364573">
            <w:delText>la vida</w:delText>
          </w:r>
        </w:del>
      </w:ins>
      <w:ins w:id="10621" w:author="IO" w:date="2011-07-22T18:38:00Z">
        <w:r w:rsidR="00364573">
          <w:t>el espacio aéreo</w:t>
        </w:r>
      </w:ins>
      <w:ins w:id="10622" w:author="Orion" w:date="2011-07-11T13:46:00Z">
        <w:r w:rsidR="004A63FA" w:rsidRPr="00364573">
          <w:t xml:space="preserve"> real hay zonas </w:t>
        </w:r>
        <w:del w:id="10623" w:author="IO" w:date="2011-07-22T18:38:00Z">
          <w:r w:rsidR="004A63FA" w:rsidRPr="00364573" w:rsidDel="00364573">
            <w:delText>por encima de las cuales el vuelo</w:delText>
          </w:r>
        </w:del>
      </w:ins>
      <w:ins w:id="10624" w:author="IO" w:date="2011-07-22T18:38:00Z">
        <w:r w:rsidR="00364573">
          <w:t>que</w:t>
        </w:r>
      </w:ins>
      <w:ins w:id="10625" w:author="Orion" w:date="2011-07-11T13:46:00Z">
        <w:r w:rsidR="004A63FA" w:rsidRPr="00364573">
          <w:t xml:space="preserve"> no est</w:t>
        </w:r>
      </w:ins>
      <w:ins w:id="10626" w:author="Orion" w:date="2011-07-11T13:47:00Z">
        <w:r w:rsidR="004A63FA" w:rsidRPr="00364573">
          <w:t>á permitido</w:t>
        </w:r>
      </w:ins>
      <w:ins w:id="10627" w:author="IO" w:date="2011-07-22T18:38:00Z">
        <w:r w:rsidR="00364573">
          <w:t xml:space="preserve"> sobrevolar</w:t>
        </w:r>
      </w:ins>
      <w:ins w:id="10628" w:author="Orion" w:date="2011-07-11T13:47:00Z">
        <w:r w:rsidR="004A63FA" w:rsidRPr="00364573">
          <w:t xml:space="preserve">. </w:t>
        </w:r>
      </w:ins>
      <w:ins w:id="10629" w:author="Orion" w:date="2011-07-11T13:49:00Z">
        <w:r w:rsidR="004A63FA" w:rsidRPr="00364573">
          <w:t xml:space="preserve">Estas zonas pueden ser zonas </w:t>
        </w:r>
      </w:ins>
      <w:ins w:id="10630" w:author="Orion" w:date="2011-07-11T13:50:00Z">
        <w:r w:rsidR="004A63FA" w:rsidRPr="00364573">
          <w:t xml:space="preserve">permanentemente </w:t>
        </w:r>
      </w:ins>
      <w:ins w:id="10631" w:author="Orion" w:date="2011-07-11T13:49:00Z">
        <w:r w:rsidR="004A63FA" w:rsidRPr="00364573">
          <w:t>restringidas</w:t>
        </w:r>
      </w:ins>
      <w:ins w:id="10632" w:author="IO" w:date="2011-07-22T18:39:00Z">
        <w:r w:rsidR="00364573">
          <w:t xml:space="preserve">, generalmente por razones de seguridad, </w:t>
        </w:r>
      </w:ins>
      <w:ins w:id="10633" w:author="Orion" w:date="2011-07-11T13:49:00Z">
        <w:del w:id="10634" w:author="IO" w:date="2011-07-22T18:39:00Z">
          <w:r w:rsidR="004A63FA" w:rsidRPr="00364573" w:rsidDel="00364573">
            <w:delText xml:space="preserve"> debido</w:delText>
          </w:r>
        </w:del>
      </w:ins>
      <w:ins w:id="10635" w:author="Orion" w:date="2011-07-11T13:47:00Z">
        <w:del w:id="10636" w:author="IO" w:date="2011-07-22T18:39:00Z">
          <w:r w:rsidR="004A63FA" w:rsidRPr="00364573" w:rsidDel="00364573">
            <w:delText xml:space="preserve"> </w:delText>
          </w:r>
        </w:del>
      </w:ins>
      <w:ins w:id="10637" w:author="Orion" w:date="2011-07-11T13:48:00Z">
        <w:del w:id="10638" w:author="IO" w:date="2011-07-22T18:39:00Z">
          <w:r w:rsidR="004A63FA" w:rsidRPr="00364573" w:rsidDel="00364573">
            <w:delText>a la existencia de</w:delText>
          </w:r>
        </w:del>
      </w:ins>
      <w:ins w:id="10639" w:author="Orion" w:date="2011-07-11T13:47:00Z">
        <w:del w:id="10640" w:author="IO" w:date="2011-07-22T18:39:00Z">
          <w:r w:rsidR="004A63FA" w:rsidRPr="00364573" w:rsidDel="00364573">
            <w:delText xml:space="preserve"> mont</w:delText>
          </w:r>
        </w:del>
      </w:ins>
      <w:ins w:id="10641" w:author="Orion" w:date="2011-07-11T13:48:00Z">
        <w:del w:id="10642" w:author="IO" w:date="2011-07-22T18:39:00Z">
          <w:r w:rsidR="004A63FA" w:rsidRPr="00364573" w:rsidDel="00364573">
            <w:delText>a</w:delText>
          </w:r>
        </w:del>
      </w:ins>
      <w:ins w:id="10643" w:author="Orion" w:date="2011-07-11T13:47:00Z">
        <w:del w:id="10644" w:author="IO" w:date="2011-07-22T18:39:00Z">
          <w:r w:rsidR="004A63FA" w:rsidRPr="00364573" w:rsidDel="00364573">
            <w:delText>ñas elevadas</w:delText>
          </w:r>
        </w:del>
      </w:ins>
      <w:ins w:id="10645" w:author="Orion" w:date="2011-07-11T13:50:00Z">
        <w:del w:id="10646" w:author="IO" w:date="2011-07-22T18:39:00Z">
          <w:r w:rsidR="004A63FA" w:rsidRPr="00364573" w:rsidDel="00364573">
            <w:delText>,</w:delText>
          </w:r>
        </w:del>
      </w:ins>
      <w:ins w:id="10647" w:author="Orion" w:date="2011-07-11T13:48:00Z">
        <w:del w:id="10648" w:author="IO" w:date="2011-07-22T18:39:00Z">
          <w:r w:rsidR="004A63FA" w:rsidRPr="00364573" w:rsidDel="00364573">
            <w:delText xml:space="preserve"> zonas muy pobladas</w:delText>
          </w:r>
        </w:del>
      </w:ins>
      <w:ins w:id="10649" w:author="Orion" w:date="2011-07-11T13:51:00Z">
        <w:del w:id="10650" w:author="IO" w:date="2011-07-22T18:39:00Z">
          <w:r w:rsidR="004A63FA" w:rsidRPr="00364573" w:rsidDel="00364573">
            <w:delText>,</w:delText>
          </w:r>
        </w:del>
      </w:ins>
      <w:ins w:id="10651" w:author="Orion" w:date="2011-07-11T13:50:00Z">
        <w:del w:id="10652" w:author="IO" w:date="2011-07-22T18:39:00Z">
          <w:r w:rsidR="004A63FA" w:rsidRPr="00364573" w:rsidDel="00364573">
            <w:delText xml:space="preserve"> fabricas </w:delText>
          </w:r>
        </w:del>
      </w:ins>
      <w:ins w:id="10653" w:author="Orion" w:date="2011-07-11T13:51:00Z">
        <w:del w:id="10654" w:author="IO" w:date="2011-07-22T18:39:00Z">
          <w:r w:rsidR="004A63FA" w:rsidRPr="00364573" w:rsidDel="00364573">
            <w:delText>con material explosivo, etc</w:delText>
          </w:r>
        </w:del>
      </w:ins>
      <w:ins w:id="10655" w:author="Orion" w:date="2011-07-11T13:50:00Z">
        <w:del w:id="10656" w:author="IO" w:date="2011-07-22T18:39:00Z">
          <w:r w:rsidR="004A63FA" w:rsidRPr="00364573" w:rsidDel="00364573">
            <w:delText xml:space="preserve">, </w:delText>
          </w:r>
        </w:del>
        <w:r w:rsidR="004A63FA" w:rsidRPr="00364573">
          <w:t xml:space="preserve">o </w:t>
        </w:r>
        <w:del w:id="10657" w:author="IO" w:date="2011-07-22T18:39:00Z">
          <w:r w:rsidR="004A63FA" w:rsidRPr="00364573" w:rsidDel="00364573">
            <w:delText xml:space="preserve">zonas </w:delText>
          </w:r>
        </w:del>
        <w:r w:rsidR="004A63FA" w:rsidRPr="00364573">
          <w:t>temporalmente</w:t>
        </w:r>
      </w:ins>
      <w:ins w:id="10658" w:author="IO" w:date="2011-07-22T18:39:00Z">
        <w:r w:rsidR="00364573">
          <w:t xml:space="preserve">, por ejemplo </w:t>
        </w:r>
      </w:ins>
      <w:ins w:id="10659" w:author="Orion" w:date="2011-07-11T13:50:00Z">
        <w:del w:id="10660" w:author="IO" w:date="2011-07-22T18:39:00Z">
          <w:r w:rsidR="004A63FA" w:rsidRPr="00364573" w:rsidDel="00364573">
            <w:delText xml:space="preserve"> restringidas </w:delText>
          </w:r>
        </w:del>
        <w:r w:rsidR="004A63FA" w:rsidRPr="00364573">
          <w:t>debido a incendios</w:t>
        </w:r>
      </w:ins>
      <w:ins w:id="10661" w:author="IO" w:date="2011-07-22T18:39:00Z">
        <w:r w:rsidR="00364573">
          <w:t xml:space="preserve"> o</w:t>
        </w:r>
      </w:ins>
      <w:ins w:id="10662" w:author="Orion" w:date="2011-07-11T13:50:00Z">
        <w:del w:id="10663" w:author="IO" w:date="2011-07-22T18:39:00Z">
          <w:r w:rsidR="004A63FA" w:rsidRPr="00364573" w:rsidDel="00364573">
            <w:delText>,</w:delText>
          </w:r>
        </w:del>
        <w:r w:rsidR="004A63FA" w:rsidRPr="00364573">
          <w:t xml:space="preserve"> nubes volcánicas</w:t>
        </w:r>
        <w:del w:id="10664"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10665" w:author="Orion" w:date="2011-07-11T13:52:00Z"/>
        </w:rPr>
        <w:pPrChange w:id="10666" w:author="IO" w:date="2011-07-22T12:31:00Z">
          <w:pPr/>
        </w:pPrChange>
      </w:pPr>
      <w:ins w:id="10667" w:author="IO" w:date="2011-07-22T18:39:00Z">
        <w:r>
          <w:rPr>
            <w:i/>
          </w:rPr>
          <w:t>Orografía</w:t>
        </w:r>
        <w:r w:rsidRPr="00364573">
          <w:rPr>
            <w:rPrChange w:id="10668" w:author="IO" w:date="2011-07-22T18:39:00Z">
              <w:rPr>
                <w:i/>
              </w:rPr>
            </w:rPrChange>
          </w:rPr>
          <w:t>.</w:t>
        </w:r>
        <w:r>
          <w:t xml:space="preserve"> En la simulaci</w:t>
        </w:r>
      </w:ins>
      <w:ins w:id="10669"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10670" w:author="Orion" w:date="2011-07-11T15:02:00Z"/>
        </w:rPr>
        <w:pPrChange w:id="10671" w:author="IO" w:date="2011-07-22T12:31:00Z">
          <w:pPr/>
        </w:pPrChange>
      </w:pPr>
      <w:ins w:id="10672" w:author="Orion" w:date="2011-07-11T15:03:00Z">
        <w:r w:rsidRPr="00364573">
          <w:rPr>
            <w:i/>
            <w:rPrChange w:id="10673" w:author="IO" w:date="2011-07-22T18:40:00Z">
              <w:rPr/>
            </w:rPrChange>
          </w:rPr>
          <w:t>C</w:t>
        </w:r>
      </w:ins>
      <w:ins w:id="10674" w:author="Orion" w:date="2011-07-11T14:55:00Z">
        <w:r w:rsidR="000B41EC" w:rsidRPr="00364573">
          <w:rPr>
            <w:i/>
            <w:rPrChange w:id="10675" w:author="IO" w:date="2011-07-22T18:40:00Z">
              <w:rPr/>
            </w:rPrChange>
          </w:rPr>
          <w:t>ondiciones meteorológicas</w:t>
        </w:r>
        <w:r w:rsidR="000B41EC" w:rsidRPr="00364573">
          <w:t xml:space="preserve">. Las </w:t>
        </w:r>
      </w:ins>
      <w:ins w:id="10676" w:author="Orion" w:date="2011-07-11T14:56:00Z">
        <w:r w:rsidR="000B41EC" w:rsidRPr="00364573">
          <w:t xml:space="preserve">condiciones </w:t>
        </w:r>
      </w:ins>
      <w:ins w:id="10677" w:author="Orion" w:date="2011-07-11T14:57:00Z">
        <w:r w:rsidR="000B41EC" w:rsidRPr="00364573">
          <w:t>meteorológicas</w:t>
        </w:r>
      </w:ins>
      <w:ins w:id="10678" w:author="Orion" w:date="2011-07-11T15:00:00Z">
        <w:r w:rsidR="000B3651" w:rsidRPr="00364573">
          <w:t xml:space="preserve"> adversas</w:t>
        </w:r>
        <w:del w:id="10679" w:author="IO" w:date="2011-07-22T18:41:00Z">
          <w:r w:rsidR="000B3651" w:rsidRPr="00364573" w:rsidDel="00364573">
            <w:delText xml:space="preserve">, como pueden ser fuertes tormentas, vientos huracanados, etc, </w:delText>
          </w:r>
        </w:del>
      </w:ins>
      <w:ins w:id="10680" w:author="Orion" w:date="2011-07-11T14:56:00Z">
        <w:del w:id="10681" w:author="IO" w:date="2011-07-22T18:41:00Z">
          <w:r w:rsidR="000B41EC" w:rsidRPr="00364573" w:rsidDel="00364573">
            <w:delText xml:space="preserve"> tienen una gran</w:delText>
          </w:r>
        </w:del>
      </w:ins>
      <w:ins w:id="10682" w:author="Orion" w:date="2011-07-11T14:57:00Z">
        <w:del w:id="10683" w:author="IO" w:date="2011-07-22T18:41:00Z">
          <w:r w:rsidR="000B41EC" w:rsidRPr="00364573" w:rsidDel="00364573">
            <w:delText xml:space="preserve"> </w:delText>
          </w:r>
        </w:del>
      </w:ins>
      <w:ins w:id="10684" w:author="Orion" w:date="2011-07-11T14:56:00Z">
        <w:del w:id="10685" w:author="IO" w:date="2011-07-22T18:41:00Z">
          <w:r w:rsidR="000B41EC" w:rsidRPr="00364573" w:rsidDel="00364573">
            <w:delText>importancia</w:delText>
          </w:r>
        </w:del>
      </w:ins>
      <w:ins w:id="10686" w:author="IO" w:date="2011-07-22T18:41:00Z">
        <w:r w:rsidR="00364573">
          <w:t xml:space="preserve"> imponen restricciones</w:t>
        </w:r>
      </w:ins>
      <w:ins w:id="10687" w:author="Orion" w:date="2011-07-11T14:56:00Z">
        <w:r w:rsidR="000B41EC" w:rsidRPr="00364573">
          <w:t xml:space="preserve"> en la gestión del tráfico aéreo</w:t>
        </w:r>
      </w:ins>
      <w:ins w:id="10688" w:author="IO" w:date="2011-07-22T18:41:00Z">
        <w:r w:rsidR="00364573">
          <w:t>. Producen</w:t>
        </w:r>
      </w:ins>
      <w:ins w:id="10689" w:author="Orion" w:date="2011-07-11T14:56:00Z">
        <w:del w:id="10690" w:author="IO" w:date="2011-07-22T18:41:00Z">
          <w:r w:rsidR="000B41EC" w:rsidRPr="00364573" w:rsidDel="00364573">
            <w:delText xml:space="preserve"> porque pueden</w:delText>
          </w:r>
        </w:del>
      </w:ins>
      <w:ins w:id="10691" w:author="Orion" w:date="2011-07-11T14:58:00Z">
        <w:del w:id="10692" w:author="IO" w:date="2011-07-22T18:41:00Z">
          <w:r w:rsidR="000B41EC" w:rsidRPr="00364573" w:rsidDel="00364573">
            <w:delText xml:space="preserve"> generar</w:delText>
          </w:r>
        </w:del>
        <w:r w:rsidR="000B41EC" w:rsidRPr="00364573">
          <w:t xml:space="preserve"> retrasos </w:t>
        </w:r>
        <w:del w:id="10693" w:author="IO" w:date="2011-07-22T18:41:00Z">
          <w:r w:rsidR="000B41EC" w:rsidRPr="00364573" w:rsidDel="00364573">
            <w:delText>impactando</w:delText>
          </w:r>
        </w:del>
      </w:ins>
      <w:ins w:id="10694" w:author="Orion" w:date="2011-07-11T14:56:00Z">
        <w:del w:id="10695" w:author="IO" w:date="2011-07-22T18:41:00Z">
          <w:r w:rsidR="000B41EC" w:rsidRPr="00364573" w:rsidDel="00364573">
            <w:delText xml:space="preserve"> </w:delText>
          </w:r>
        </w:del>
        <w:r w:rsidR="000B41EC" w:rsidRPr="00364573">
          <w:t xml:space="preserve">en </w:t>
        </w:r>
        <w:del w:id="10696" w:author="IO" w:date="2011-07-22T18:41:00Z">
          <w:r w:rsidR="000B41EC" w:rsidRPr="00364573" w:rsidDel="00364573">
            <w:delText xml:space="preserve">la planificación de </w:delText>
          </w:r>
        </w:del>
      </w:ins>
      <w:ins w:id="10697" w:author="Orion" w:date="2011-07-11T15:01:00Z">
        <w:r w:rsidR="00D74B69" w:rsidRPr="00364573">
          <w:t xml:space="preserve">los </w:t>
        </w:r>
      </w:ins>
      <w:ins w:id="10698" w:author="Orion" w:date="2011-07-11T14:57:00Z">
        <w:r w:rsidR="000B41EC" w:rsidRPr="00364573">
          <w:t>despegues</w:t>
        </w:r>
      </w:ins>
      <w:ins w:id="10699" w:author="IO" w:date="2011-07-22T18:41:00Z">
        <w:r w:rsidR="00364573">
          <w:t xml:space="preserve"> y aterrizajes, desv</w:t>
        </w:r>
      </w:ins>
      <w:ins w:id="10700" w:author="IO" w:date="2011-07-22T18:42:00Z">
        <w:r w:rsidR="00364573">
          <w:t xml:space="preserve">ían </w:t>
        </w:r>
      </w:ins>
      <w:ins w:id="10701" w:author="Orion" w:date="2011-07-11T14:57:00Z">
        <w:del w:id="10702" w:author="IO" w:date="2011-07-22T18:42:00Z">
          <w:r w:rsidR="000B41EC" w:rsidRPr="00364573" w:rsidDel="00364573">
            <w:delText>,</w:delText>
          </w:r>
        </w:del>
      </w:ins>
      <w:ins w:id="10703" w:author="Orion" w:date="2011-07-11T15:01:00Z">
        <w:del w:id="10704" w:author="IO" w:date="2011-07-22T18:42:00Z">
          <w:r w:rsidR="00FE0101" w:rsidRPr="00364573" w:rsidDel="00364573">
            <w:delText xml:space="preserve"> de</w:delText>
          </w:r>
        </w:del>
      </w:ins>
      <w:ins w:id="10705" w:author="Orion" w:date="2011-07-11T14:57:00Z">
        <w:del w:id="10706" w:author="IO" w:date="2011-07-22T18:42:00Z">
          <w:r w:rsidR="000B41EC" w:rsidRPr="00364573" w:rsidDel="00364573">
            <w:delText xml:space="preserve"> </w:delText>
          </w:r>
        </w:del>
      </w:ins>
      <w:ins w:id="10707" w:author="Orion" w:date="2011-07-11T15:01:00Z">
        <w:del w:id="10708" w:author="IO" w:date="2011-07-22T18:42:00Z">
          <w:r w:rsidR="00D74B69" w:rsidRPr="00364573" w:rsidDel="00364573">
            <w:delText xml:space="preserve">las </w:delText>
          </w:r>
        </w:del>
      </w:ins>
      <w:ins w:id="10709" w:author="Orion" w:date="2011-07-11T14:57:00Z">
        <w:del w:id="10710" w:author="IO" w:date="2011-07-22T18:42:00Z">
          <w:r w:rsidR="000B41EC" w:rsidRPr="00364573" w:rsidDel="00364573">
            <w:delText>trayectorias de las aeronaves e incluso en los aterrizajes</w:delText>
          </w:r>
        </w:del>
      </w:ins>
      <w:ins w:id="10711" w:author="Orion" w:date="2011-07-11T15:01:00Z">
        <w:del w:id="10712" w:author="IO" w:date="2011-07-22T18:42:00Z">
          <w:r w:rsidR="00D07446" w:rsidRPr="00364573" w:rsidDel="00364573">
            <w:delText>,</w:delText>
          </w:r>
        </w:del>
      </w:ins>
      <w:ins w:id="10713" w:author="Orion" w:date="2011-07-11T14:57:00Z">
        <w:del w:id="10714" w:author="IO" w:date="2011-07-22T18:42:00Z">
          <w:r w:rsidR="000B41EC" w:rsidRPr="00364573" w:rsidDel="00364573">
            <w:delText xml:space="preserve"> </w:delText>
          </w:r>
        </w:del>
      </w:ins>
      <w:ins w:id="10715" w:author="Orion" w:date="2011-07-11T15:03:00Z">
        <w:del w:id="10716" w:author="IO" w:date="2011-07-22T18:42:00Z">
          <w:r w:rsidR="0061463C" w:rsidRPr="00364573" w:rsidDel="00364573">
            <w:delText>haciendo</w:delText>
          </w:r>
        </w:del>
      </w:ins>
      <w:ins w:id="10717" w:author="Orion" w:date="2011-07-11T15:02:00Z">
        <w:del w:id="10718" w:author="IO" w:date="2011-07-22T18:42:00Z">
          <w:r w:rsidR="0061463C" w:rsidRPr="00364573" w:rsidDel="00364573">
            <w:delText xml:space="preserve"> que los aviones tengan que aterrizar en </w:delText>
          </w:r>
        </w:del>
      </w:ins>
      <w:ins w:id="10719" w:author="Orion" w:date="2011-07-11T15:01:00Z">
        <w:del w:id="10720" w:author="IO" w:date="2011-07-22T18:42:00Z">
          <w:r w:rsidR="00D07446" w:rsidRPr="00364573" w:rsidDel="00364573">
            <w:delText>aeropuertos alternativo</w:delText>
          </w:r>
        </w:del>
      </w:ins>
      <w:ins w:id="10721" w:author="Orion" w:date="2011-07-11T15:02:00Z">
        <w:del w:id="10722" w:author="IO" w:date="2011-07-22T18:42:00Z">
          <w:r w:rsidR="0061463C" w:rsidRPr="00364573" w:rsidDel="00364573">
            <w:delText>s</w:delText>
          </w:r>
        </w:del>
      </w:ins>
      <w:ins w:id="10723"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10724" w:author="IO" w:date="2011-07-22T18:43:00Z">
        <w:r w:rsidR="00364573">
          <w:t>y niebla</w:t>
        </w:r>
      </w:ins>
      <w:ins w:id="10725"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10726" w:author="Orion" w:date="2011-07-11T15:08:00Z"/>
        </w:rPr>
        <w:pPrChange w:id="10727" w:author="IO" w:date="2011-07-22T12:31:00Z">
          <w:pPr/>
        </w:pPrChange>
      </w:pPr>
      <w:ins w:id="10728" w:author="Orion" w:date="2011-07-11T15:03:00Z">
        <w:r w:rsidRPr="00364573">
          <w:rPr>
            <w:i/>
            <w:rPrChange w:id="10729" w:author="IO" w:date="2011-07-22T18:43:00Z">
              <w:rPr>
                <w:rFonts w:cs="Times New Roman"/>
              </w:rPr>
            </w:rPrChange>
          </w:rPr>
          <w:t xml:space="preserve">Gestión </w:t>
        </w:r>
      </w:ins>
      <w:ins w:id="10730" w:author="Orion" w:date="2011-07-11T15:04:00Z">
        <w:r w:rsidRPr="00364573">
          <w:rPr>
            <w:i/>
            <w:rPrChange w:id="10731"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10732" w:author="Orion" w:date="2011-07-11T15:05:00Z">
        <w:r w:rsidRPr="00DB1818">
          <w:t>Es una tarea</w:t>
        </w:r>
      </w:ins>
      <w:ins w:id="10733" w:author="Orion" w:date="2011-07-11T15:07:00Z">
        <w:r w:rsidRPr="00DB1818">
          <w:t xml:space="preserve"> </w:t>
        </w:r>
        <w:del w:id="10734" w:author="IO" w:date="2011-07-22T18:43:00Z">
          <w:r w:rsidRPr="00DB1818" w:rsidDel="00364573">
            <w:delText>con bastante</w:delText>
          </w:r>
        </w:del>
      </w:ins>
      <w:ins w:id="10735" w:author="IO" w:date="2011-07-22T18:43:00Z">
        <w:r w:rsidR="00364573">
          <w:t xml:space="preserve">de alta </w:t>
        </w:r>
      </w:ins>
      <w:ins w:id="10736" w:author="Orion" w:date="2011-07-11T15:07:00Z">
        <w:del w:id="10737" w:author="IO" w:date="2011-07-22T18:43:00Z">
          <w:r w:rsidRPr="00364573" w:rsidDel="00364573">
            <w:delText xml:space="preserve"> </w:delText>
          </w:r>
        </w:del>
        <w:r w:rsidRPr="00364573">
          <w:t>complejidad</w:t>
        </w:r>
      </w:ins>
      <w:ins w:id="10738" w:author="Orion" w:date="2011-07-11T15:05:00Z">
        <w:r w:rsidRPr="00364573">
          <w:t xml:space="preserve"> </w:t>
        </w:r>
        <w:del w:id="10739" w:author="IO" w:date="2011-07-22T18:43:00Z">
          <w:r w:rsidRPr="00364573" w:rsidDel="00364573">
            <w:delText>que consist</w:delText>
          </w:r>
        </w:del>
      </w:ins>
      <w:ins w:id="10740" w:author="Orion" w:date="2011-07-11T15:07:00Z">
        <w:del w:id="10741" w:author="IO" w:date="2011-07-22T18:43:00Z">
          <w:r w:rsidRPr="00364573" w:rsidDel="00364573">
            <w:delText>e</w:delText>
          </w:r>
        </w:del>
      </w:ins>
      <w:ins w:id="10742" w:author="Orion" w:date="2011-07-11T15:05:00Z">
        <w:del w:id="10743" w:author="IO" w:date="2011-07-22T18:43:00Z">
          <w:r w:rsidRPr="00364573" w:rsidDel="00364573">
            <w:delText xml:space="preserve"> en</w:delText>
          </w:r>
        </w:del>
      </w:ins>
      <w:ins w:id="10744" w:author="IO" w:date="2011-07-22T18:43:00Z">
        <w:r w:rsidR="00364573">
          <w:t>donde hay que</w:t>
        </w:r>
      </w:ins>
      <w:ins w:id="10745" w:author="Orion" w:date="2011-07-11T15:05:00Z">
        <w:r w:rsidRPr="00364573">
          <w:t xml:space="preserve"> coordinar los aterrizajes y despegues entre sí</w:t>
        </w:r>
      </w:ins>
      <w:ins w:id="10746" w:author="Orion" w:date="2011-07-11T15:06:00Z">
        <w:r w:rsidRPr="00364573">
          <w:t xml:space="preserve"> haciendo uso de la</w:t>
        </w:r>
        <w:del w:id="10747" w:author="IO" w:date="2011-07-22T18:43:00Z">
          <w:r w:rsidRPr="00364573" w:rsidDel="00364573">
            <w:delText xml:space="preserve"> pista o</w:delText>
          </w:r>
        </w:del>
      </w:ins>
      <w:ins w:id="10748" w:author="IO" w:date="2011-07-22T18:43:00Z">
        <w:r w:rsidR="00364573">
          <w:t>s</w:t>
        </w:r>
      </w:ins>
      <w:ins w:id="10749" w:author="Orion" w:date="2011-07-11T15:06:00Z">
        <w:r w:rsidRPr="00364573">
          <w:t xml:space="preserve"> pistas </w:t>
        </w:r>
        <w:del w:id="10750" w:author="IO" w:date="2011-07-22T18:43:00Z">
          <w:r w:rsidRPr="00364573" w:rsidDel="00364573">
            <w:delText>que tenga</w:delText>
          </w:r>
        </w:del>
      </w:ins>
      <w:ins w:id="10751" w:author="IO" w:date="2011-07-22T18:43:00Z">
        <w:r w:rsidR="00364573">
          <w:t>disponibles en</w:t>
        </w:r>
      </w:ins>
      <w:ins w:id="10752" w:author="Orion" w:date="2011-07-11T15:06:00Z">
        <w:r w:rsidRPr="00364573">
          <w:t xml:space="preserve"> el aeropuerto</w:t>
        </w:r>
      </w:ins>
      <w:ins w:id="10753" w:author="IO" w:date="2011-07-22T18:44:00Z">
        <w:r w:rsidR="00364573">
          <w:t xml:space="preserve">. Se ha de llevar a cabo </w:t>
        </w:r>
      </w:ins>
      <w:ins w:id="10754" w:author="Orion" w:date="2011-07-11T15:07:00Z">
        <w:del w:id="10755" w:author="IO" w:date="2011-07-22T18:44:00Z">
          <w:r w:rsidRPr="00364573" w:rsidDel="00364573">
            <w:delText xml:space="preserve"> </w:delText>
          </w:r>
        </w:del>
        <w:r w:rsidRPr="00364573">
          <w:t xml:space="preserve">de </w:t>
        </w:r>
        <w:del w:id="10756" w:author="IO" w:date="2011-07-22T18:44:00Z">
          <w:r w:rsidRPr="00364573" w:rsidDel="00364573">
            <w:delText xml:space="preserve">tal </w:delText>
          </w:r>
        </w:del>
        <w:r w:rsidRPr="00364573">
          <w:t xml:space="preserve">manera que </w:t>
        </w:r>
        <w:del w:id="10757" w:author="IO" w:date="2011-07-22T18:44:00Z">
          <w:r w:rsidRPr="00364573" w:rsidDel="001C06B4">
            <w:delText xml:space="preserve">no </w:delText>
          </w:r>
        </w:del>
        <w:r w:rsidRPr="00364573">
          <w:t xml:space="preserve">se </w:t>
        </w:r>
        <w:del w:id="10758" w:author="IO" w:date="2011-07-22T18:44:00Z">
          <w:r w:rsidRPr="00364573" w:rsidDel="001C06B4">
            <w:delText xml:space="preserve">produzca ninguna colisión entre aviones y se </w:delText>
          </w:r>
        </w:del>
        <w:r w:rsidRPr="00364573">
          <w:t>respeten los tiempos</w:t>
        </w:r>
      </w:ins>
      <w:ins w:id="10759" w:author="Orion" w:date="2011-07-11T15:08:00Z">
        <w:r w:rsidRPr="00364573">
          <w:t xml:space="preserve"> y espacios</w:t>
        </w:r>
      </w:ins>
      <w:ins w:id="10760" w:author="Orion" w:date="2011-07-11T15:07:00Z">
        <w:r w:rsidRPr="00364573">
          <w:t xml:space="preserve"> de seguridad</w:t>
        </w:r>
      </w:ins>
      <w:ins w:id="10761" w:author="IO" w:date="2011-07-22T18:44:00Z">
        <w:r w:rsidR="001C06B4">
          <w:t xml:space="preserve"> y se evite cualquier colisión, pero maximizando el número de vuelos atendidos</w:t>
        </w:r>
      </w:ins>
      <w:ins w:id="10762"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10763" w:author="IO" w:date="2011-07-22T18:31:00Z"/>
        </w:rPr>
        <w:pPrChange w:id="10764" w:author="IO" w:date="2011-07-22T12:31:00Z">
          <w:pPr/>
        </w:pPrChange>
      </w:pPr>
      <w:ins w:id="10765" w:author="Orion" w:date="2011-07-11T15:09:00Z">
        <w:r w:rsidRPr="001C06B4">
          <w:rPr>
            <w:i/>
            <w:rPrChange w:id="10766" w:author="IO" w:date="2011-07-22T18:45:00Z">
              <w:rPr>
                <w:rFonts w:cs="Times New Roman"/>
              </w:rPr>
            </w:rPrChange>
          </w:rPr>
          <w:t>Generación</w:t>
        </w:r>
      </w:ins>
      <w:ins w:id="10767" w:author="Orion" w:date="2011-07-11T15:08:00Z">
        <w:r w:rsidRPr="001C06B4">
          <w:rPr>
            <w:i/>
            <w:rPrChange w:id="10768" w:author="IO" w:date="2011-07-22T18:45:00Z">
              <w:rPr>
                <w:rFonts w:cs="Times New Roman"/>
              </w:rPr>
            </w:rPrChange>
          </w:rPr>
          <w:t xml:space="preserve"> autom</w:t>
        </w:r>
      </w:ins>
      <w:ins w:id="10769" w:author="Orion" w:date="2011-07-11T15:09:00Z">
        <w:r w:rsidRPr="001C06B4">
          <w:rPr>
            <w:i/>
            <w:rPrChange w:id="10770" w:author="IO" w:date="2011-07-22T18:45:00Z">
              <w:rPr>
                <w:rFonts w:cs="Times New Roman"/>
              </w:rPr>
            </w:rPrChange>
          </w:rPr>
          <w:t>ática de los planes de vuelo</w:t>
        </w:r>
        <w:r w:rsidRPr="001C06B4">
          <w:t xml:space="preserve">. </w:t>
        </w:r>
        <w:del w:id="10771" w:author="IO" w:date="2011-07-22T18:45:00Z">
          <w:r w:rsidRPr="001C06B4" w:rsidDel="001C06B4">
            <w:delText xml:space="preserve">Actualmente </w:delText>
          </w:r>
          <w:r w:rsidR="005454AF" w:rsidRPr="001C06B4" w:rsidDel="001C06B4">
            <w:delText>en e</w:delText>
          </w:r>
        </w:del>
      </w:ins>
      <w:ins w:id="10772" w:author="Orion" w:date="2011-07-11T15:12:00Z">
        <w:del w:id="10773" w:author="IO" w:date="2011-07-22T18:45:00Z">
          <w:r w:rsidR="005454AF" w:rsidRPr="001C06B4" w:rsidDel="001C06B4">
            <w:delText xml:space="preserve">ste trabajo </w:delText>
          </w:r>
        </w:del>
      </w:ins>
      <w:ins w:id="10774" w:author="Orion" w:date="2011-07-11T15:09:00Z">
        <w:del w:id="10775" w:author="IO" w:date="2011-07-22T18:45:00Z">
          <w:r w:rsidRPr="001C06B4" w:rsidDel="001C06B4">
            <w:delText>se est</w:delText>
          </w:r>
          <w:r w:rsidR="005454AF" w:rsidRPr="001C06B4" w:rsidDel="001C06B4">
            <w:delText>á</w:delText>
          </w:r>
        </w:del>
      </w:ins>
      <w:ins w:id="10776" w:author="Orion" w:date="2011-07-11T15:13:00Z">
        <w:del w:id="10777" w:author="IO" w:date="2011-07-22T18:45:00Z">
          <w:r w:rsidR="005454AF" w:rsidRPr="001C06B4" w:rsidDel="001C06B4">
            <w:delText xml:space="preserve">n </w:delText>
          </w:r>
        </w:del>
      </w:ins>
      <w:ins w:id="10778" w:author="Orion" w:date="2011-07-11T15:09:00Z">
        <w:del w:id="10779" w:author="IO" w:date="2011-07-22T18:45:00Z">
          <w:r w:rsidRPr="001C06B4" w:rsidDel="001C06B4">
            <w:delText xml:space="preserve">configurando los planes de vuelo </w:delText>
          </w:r>
        </w:del>
      </w:ins>
      <w:ins w:id="10780" w:author="Orion" w:date="2011-07-11T15:13:00Z">
        <w:del w:id="10781" w:author="IO" w:date="2011-07-22T18:45:00Z">
          <w:r w:rsidR="005454AF" w:rsidRPr="001C06B4" w:rsidDel="001C06B4">
            <w:delText xml:space="preserve">manualmente </w:delText>
          </w:r>
        </w:del>
      </w:ins>
      <w:ins w:id="10782" w:author="Orion" w:date="2011-07-11T15:09:00Z">
        <w:del w:id="10783" w:author="IO" w:date="2011-07-22T18:45:00Z">
          <w:r w:rsidRPr="001C06B4" w:rsidDel="001C06B4">
            <w:delText xml:space="preserve">mediante un fichero xml. En la realidad </w:delText>
          </w:r>
        </w:del>
      </w:ins>
      <w:ins w:id="10784" w:author="Orion" w:date="2011-07-11T15:10:00Z">
        <w:del w:id="10785" w:author="IO" w:date="2011-07-22T18:45:00Z">
          <w:r w:rsidRPr="001C06B4" w:rsidDel="001C06B4">
            <w:delText>l</w:delText>
          </w:r>
        </w:del>
      </w:ins>
      <w:ins w:id="10786" w:author="IO" w:date="2011-07-22T18:45:00Z">
        <w:r w:rsidR="001C06B4">
          <w:t>L</w:t>
        </w:r>
      </w:ins>
      <w:ins w:id="10787" w:author="Orion" w:date="2011-07-11T15:10:00Z">
        <w:r w:rsidRPr="001C06B4">
          <w:t xml:space="preserve">as compañías aéreas disponen de </w:t>
        </w:r>
      </w:ins>
      <w:ins w:id="10788" w:author="Orion" w:date="2011-07-11T15:09:00Z">
        <w:r w:rsidRPr="001C06B4">
          <w:t>aplicaciones que se encargan de gestionar y generar autom</w:t>
        </w:r>
      </w:ins>
      <w:ins w:id="10789" w:author="Orion" w:date="2011-07-11T15:11:00Z">
        <w:r w:rsidRPr="001C06B4">
          <w:t xml:space="preserve">áticamente </w:t>
        </w:r>
        <w:del w:id="10790" w:author="IO" w:date="2011-07-22T18:45:00Z">
          <w:r w:rsidRPr="001C06B4" w:rsidDel="001C06B4">
            <w:delText>cada uno de los</w:delText>
          </w:r>
        </w:del>
      </w:ins>
      <w:ins w:id="10791" w:author="IO" w:date="2011-07-22T18:45:00Z">
        <w:r w:rsidR="001C06B4">
          <w:t>sus</w:t>
        </w:r>
      </w:ins>
      <w:ins w:id="10792" w:author="Orion" w:date="2011-07-11T15:11:00Z">
        <w:r w:rsidRPr="001C06B4">
          <w:t xml:space="preserve"> planes de vuelo</w:t>
        </w:r>
      </w:ins>
      <w:ins w:id="10793" w:author="IO" w:date="2011-07-22T18:45:00Z">
        <w:r w:rsidR="001C06B4">
          <w:t xml:space="preserve"> atendiendo a diversas restricciones y criterios de optimización.</w:t>
        </w:r>
      </w:ins>
      <w:ins w:id="10794" w:author="Orion" w:date="2011-07-11T15:11:00Z">
        <w:del w:id="10795" w:author="IO" w:date="2011-07-22T18:45:00Z">
          <w:r w:rsidRPr="001C06B4" w:rsidDel="001C06B4">
            <w:delText xml:space="preserve"> para sus pilotos de tal manera que</w:delText>
          </w:r>
        </w:del>
      </w:ins>
      <w:ins w:id="10796" w:author="Orion" w:date="2011-07-11T15:09:00Z">
        <w:del w:id="10797" w:author="IO" w:date="2011-07-22T18:45:00Z">
          <w:r w:rsidRPr="001C06B4" w:rsidDel="001C06B4">
            <w:delText xml:space="preserve"> no haya solapamientos y </w:delText>
          </w:r>
        </w:del>
      </w:ins>
      <w:ins w:id="10798" w:author="Orion" w:date="2011-07-11T15:12:00Z">
        <w:del w:id="10799" w:author="IO" w:date="2011-07-22T18:45:00Z">
          <w:r w:rsidRPr="001C06B4" w:rsidDel="001C06B4">
            <w:delText xml:space="preserve">se </w:delText>
          </w:r>
        </w:del>
      </w:ins>
      <w:ins w:id="10800" w:author="Orion" w:date="2011-07-11T15:09:00Z">
        <w:del w:id="10801" w:author="IO" w:date="2011-07-22T18:45:00Z">
          <w:r w:rsidRPr="001C06B4" w:rsidDel="001C06B4">
            <w:lastRenderedPageBreak/>
            <w:delText>redu</w:delText>
          </w:r>
        </w:del>
      </w:ins>
      <w:ins w:id="10802" w:author="Orion" w:date="2011-07-11T15:12:00Z">
        <w:del w:id="10803" w:author="IO" w:date="2011-07-22T18:45:00Z">
          <w:r w:rsidRPr="001C06B4" w:rsidDel="001C06B4">
            <w:delText>zcan</w:delText>
          </w:r>
        </w:del>
      </w:ins>
      <w:ins w:id="10804" w:author="Orion" w:date="2011-07-11T15:09:00Z">
        <w:del w:id="10805" w:author="IO" w:date="2011-07-22T18:45:00Z">
          <w:r w:rsidRPr="001C06B4" w:rsidDel="001C06B4">
            <w:delText xml:space="preserve"> los riesgos de conflicto</w:delText>
          </w:r>
        </w:del>
      </w:ins>
      <w:ins w:id="10806" w:author="Orion" w:date="2011-07-11T15:12:00Z">
        <w:del w:id="10807" w:author="IO" w:date="2011-07-22T18:45:00Z">
          <w:r w:rsidRPr="001C06B4" w:rsidDel="001C06B4">
            <w:delText xml:space="preserve"> entre aviones.</w:delText>
          </w:r>
        </w:del>
      </w:ins>
      <w:ins w:id="10808" w:author="IO" w:date="2011-07-22T18:45:00Z">
        <w:r w:rsidR="001C06B4">
          <w:t xml:space="preserve"> Considerar esta planificaci</w:t>
        </w:r>
      </w:ins>
      <w:ins w:id="10809"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10810" w:author="Orion" w:date="2011-07-11T15:02:00Z"/>
          <w:del w:id="10811" w:author="IO" w:date="2011-07-22T18:31:00Z"/>
        </w:rPr>
        <w:pPrChange w:id="10812" w:author="IO" w:date="2011-07-22T12:31:00Z">
          <w:pPr/>
        </w:pPrChange>
      </w:pPr>
    </w:p>
    <w:p w14:paraId="6F48BA0B" w14:textId="77777777" w:rsidR="00E639D6" w:rsidRDefault="001D4363">
      <w:pPr>
        <w:widowControl/>
        <w:suppressAutoHyphens w:val="0"/>
        <w:rPr>
          <w:ins w:id="10813"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10814" w:author="Orion" w:date="2011-07-11T15:14:00Z">
        <w:del w:id="10815" w:author="IO" w:date="2011-07-22T18:31:00Z">
          <w:r w:rsidDel="00E639D6">
            <w:rPr>
              <w:rFonts w:cs="Times New Roman"/>
            </w:rPr>
            <w:br w:type="page"/>
          </w:r>
        </w:del>
      </w:ins>
    </w:p>
    <w:p w14:paraId="70FC80C2" w14:textId="54163B92" w:rsidR="001D4363" w:rsidDel="00E639D6" w:rsidRDefault="001D4363">
      <w:pPr>
        <w:widowControl/>
        <w:suppressAutoHyphens w:val="0"/>
        <w:rPr>
          <w:ins w:id="10816" w:author="Orion" w:date="2011-07-11T15:14:00Z"/>
          <w:del w:id="10817" w:author="IO" w:date="2011-07-22T18:31:00Z"/>
          <w:rFonts w:cs="Times New Roman"/>
        </w:rPr>
      </w:pPr>
    </w:p>
    <w:bookmarkStart w:id="10818" w:name="firstHeading" w:displacedByCustomXml="next"/>
    <w:bookmarkEnd w:id="10818" w:displacedByCustomXml="next"/>
    <w:customXmlInsRangeStart w:id="10819" w:author="Orion" w:date="2011-04-06T18:33:00Z"/>
    <w:sdt>
      <w:sdtPr>
        <w:rPr>
          <w:rFonts w:cs="Times New Roman"/>
          <w:b/>
          <w:bCs/>
          <w:szCs w:val="21"/>
        </w:rPr>
        <w:id w:val="999621430"/>
        <w:docPartObj>
          <w:docPartGallery w:val="Bibliographies"/>
          <w:docPartUnique/>
        </w:docPartObj>
      </w:sdtPr>
      <w:sdtEndPr>
        <w:rPr>
          <w:rFonts w:cs="Mangal"/>
          <w:b w:val="0"/>
          <w:bCs w:val="0"/>
        </w:rPr>
      </w:sdtEndPr>
      <w:sdtContent>
        <w:customXmlInsRangeEnd w:id="10819"/>
        <w:p w14:paraId="41F4A2BF" w14:textId="4A804F8B" w:rsidR="00B946E5" w:rsidRPr="006B1111" w:rsidRDefault="00B946E5">
          <w:pPr>
            <w:rPr>
              <w:ins w:id="10820" w:author="Orion" w:date="2011-04-06T18:33:00Z"/>
              <w:sz w:val="52"/>
              <w:szCs w:val="52"/>
              <w:lang w:val="en-US"/>
              <w:rPrChange w:id="10821" w:author="IO" w:date="2011-07-22T13:10:00Z">
                <w:rPr>
                  <w:ins w:id="10822" w:author="Orion" w:date="2011-04-06T18:33:00Z"/>
                  <w:rFonts w:cs="Times New Roman"/>
                </w:rPr>
              </w:rPrChange>
            </w:rPr>
            <w:pPrChange w:id="10823" w:author="Orion" w:date="2011-07-11T15:14:00Z">
              <w:pPr>
                <w:pStyle w:val="Heading1"/>
              </w:pPr>
            </w:pPrChange>
          </w:pPr>
          <w:ins w:id="10824" w:author="Orion" w:date="2011-04-06T18:33:00Z">
            <w:r w:rsidRPr="006B1111">
              <w:rPr>
                <w:bCs/>
                <w:sz w:val="52"/>
                <w:szCs w:val="52"/>
                <w:lang w:val="en-US"/>
                <w:rPrChange w:id="10825" w:author="IO" w:date="2011-07-22T13:10:00Z">
                  <w:rPr/>
                </w:rPrChange>
              </w:rPr>
              <w:t>Bibliogra</w:t>
            </w:r>
          </w:ins>
          <w:ins w:id="10826" w:author="Orion" w:date="2011-05-04T19:48:00Z">
            <w:r w:rsidR="00C038CA" w:rsidRPr="006B1111">
              <w:rPr>
                <w:bCs/>
                <w:sz w:val="52"/>
                <w:szCs w:val="52"/>
                <w:lang w:val="en-US"/>
                <w:rPrChange w:id="10827" w:author="IO" w:date="2011-07-22T13:10:00Z">
                  <w:rPr>
                    <w:rFonts w:cs="Times New Roman"/>
                    <w:lang w:val="en-US"/>
                  </w:rPr>
                </w:rPrChange>
              </w:rPr>
              <w:t>fía</w:t>
            </w:r>
          </w:ins>
        </w:p>
        <w:customXmlInsRangeStart w:id="10828" w:author="Orion" w:date="2011-04-06T18:33:00Z"/>
        <w:sdt>
          <w:sdtPr>
            <w:rPr>
              <w:rFonts w:cs="Times New Roman"/>
              <w:szCs w:val="24"/>
            </w:rPr>
            <w:id w:val="111145805"/>
            <w:bibliography/>
          </w:sdtPr>
          <w:sdtEndPr>
            <w:rPr>
              <w:rFonts w:cs="Mangal"/>
              <w:szCs w:val="21"/>
            </w:rPr>
          </w:sdtEndPr>
          <w:sdtContent>
            <w:customXmlInsRangeEnd w:id="10828"/>
            <w:p w14:paraId="2B270AC1" w14:textId="77777777" w:rsidR="00BC29DB" w:rsidRDefault="00B946E5" w:rsidP="00BC29DB">
              <w:pPr>
                <w:pStyle w:val="Bibliography"/>
                <w:rPr>
                  <w:noProof/>
                  <w:lang w:val="en-US"/>
                </w:rPr>
              </w:pPr>
              <w:ins w:id="10829" w:author="Orion" w:date="2011-04-06T18:33:00Z">
                <w:r w:rsidRPr="00246937">
                  <w:rPr>
                    <w:rFonts w:cs="Times New Roman"/>
                  </w:rPr>
                  <w:fldChar w:fldCharType="begin"/>
                </w:r>
                <w:r w:rsidRPr="00545B0D">
                  <w:rPr>
                    <w:rFonts w:cs="Times New Roman"/>
                    <w:lang w:val="en-US"/>
                    <w:rPrChange w:id="10830" w:author="IO" w:date="2011-07-12T12:37:00Z">
                      <w:rPr>
                        <w:rFonts w:cs="Times New Roman"/>
                      </w:rPr>
                    </w:rPrChange>
                  </w:rPr>
                  <w:instrText xml:space="preserve"> BIBLIOGRAPHY </w:instrText>
                </w:r>
                <w:r w:rsidRPr="00246937">
                  <w:rPr>
                    <w:rFonts w:cs="Times New Roman"/>
                  </w:rPr>
                  <w:fldChar w:fldCharType="separate"/>
                </w:r>
              </w:ins>
              <w:r w:rsidR="00BC29DB">
                <w:rPr>
                  <w:noProof/>
                  <w:lang w:val="en-US"/>
                </w:rPr>
                <w:t xml:space="preserve">1. </w:t>
              </w:r>
              <w:r w:rsidR="00BC29DB">
                <w:rPr>
                  <w:b/>
                  <w:bCs/>
                  <w:noProof/>
                  <w:lang w:val="en-US"/>
                </w:rPr>
                <w:t>Eurocontrol.</w:t>
              </w:r>
              <w:r w:rsidR="00BC29DB">
                <w:rPr>
                  <w:noProof/>
                  <w:lang w:val="en-US"/>
                </w:rPr>
                <w:t xml:space="preserve"> </w:t>
              </w:r>
              <w:r w:rsidR="00BC29DB">
                <w:rPr>
                  <w:i/>
                  <w:iCs/>
                  <w:noProof/>
                  <w:lang w:val="en-US"/>
                </w:rPr>
                <w:t xml:space="preserve">A vision for European Aviation. </w:t>
              </w:r>
              <w:r w:rsidR="00BC29DB">
                <w:rPr>
                  <w:noProof/>
                  <w:lang w:val="en-US"/>
                </w:rPr>
                <w:t>s.l. : Newdesk Communications Ltd., 2005.</w:t>
              </w:r>
            </w:p>
            <w:p w14:paraId="13D46196" w14:textId="77777777" w:rsidR="00BC29DB" w:rsidRDefault="00BC29DB" w:rsidP="00BC29DB">
              <w:pPr>
                <w:pStyle w:val="Bibliography"/>
                <w:rPr>
                  <w:noProof/>
                  <w:lang w:val="en-US"/>
                </w:rPr>
              </w:pPr>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p>
            <w:p w14:paraId="55B0784E" w14:textId="77777777" w:rsidR="00BC29DB" w:rsidRDefault="00BC29DB" w:rsidP="00BC29DB">
              <w:pPr>
                <w:pStyle w:val="Bibliography"/>
                <w:rPr>
                  <w:noProof/>
                  <w:lang w:val="en-US"/>
                </w:rPr>
              </w:pPr>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p>
            <w:p w14:paraId="6E0426BE" w14:textId="77777777" w:rsidR="00BC29DB" w:rsidRDefault="00BC29DB" w:rsidP="00BC29DB">
              <w:pPr>
                <w:pStyle w:val="Bibliography"/>
                <w:rPr>
                  <w:noProof/>
                  <w:lang w:val="en-US"/>
                </w:rPr>
              </w:pPr>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p>
            <w:p w14:paraId="304F4222" w14:textId="77777777" w:rsidR="00BC29DB" w:rsidRDefault="00BC29DB" w:rsidP="00BC29DB">
              <w:pPr>
                <w:pStyle w:val="Bibliography"/>
                <w:rPr>
                  <w:noProof/>
                  <w:lang w:val="en-US"/>
                </w:rPr>
              </w:pPr>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p>
            <w:p w14:paraId="6BA8D69C" w14:textId="77777777" w:rsidR="00BC29DB" w:rsidRDefault="00BC29DB" w:rsidP="00BC29DB">
              <w:pPr>
                <w:pStyle w:val="Bibliography"/>
                <w:rPr>
                  <w:noProof/>
                  <w:lang w:val="en-US"/>
                </w:rPr>
              </w:pPr>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p>
            <w:p w14:paraId="473E0AB8" w14:textId="77777777" w:rsidR="00BC29DB" w:rsidRDefault="00BC29DB" w:rsidP="00BC29DB">
              <w:pPr>
                <w:pStyle w:val="Bibliography"/>
                <w:rPr>
                  <w:noProof/>
                  <w:lang w:val="en-US"/>
                </w:rPr>
              </w:pPr>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p>
            <w:p w14:paraId="322E0BFD" w14:textId="77777777" w:rsidR="00BC29DB" w:rsidRDefault="00BC29DB" w:rsidP="00BC29DB">
              <w:pPr>
                <w:pStyle w:val="Bibliography"/>
                <w:rPr>
                  <w:noProof/>
                  <w:lang w:val="en-US"/>
                </w:rPr>
              </w:pPr>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p>
            <w:p w14:paraId="2B8EA5E7" w14:textId="77777777" w:rsidR="00BC29DB" w:rsidRDefault="00BC29DB" w:rsidP="00BC29DB">
              <w:pPr>
                <w:pStyle w:val="Bibliography"/>
                <w:rPr>
                  <w:noProof/>
                  <w:lang w:val="en-US"/>
                </w:rPr>
              </w:pPr>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p>
            <w:p w14:paraId="1A7F6337" w14:textId="77777777" w:rsidR="00BC29DB" w:rsidRDefault="00BC29DB" w:rsidP="00BC29DB">
              <w:pPr>
                <w:pStyle w:val="Bibliography"/>
                <w:rPr>
                  <w:noProof/>
                  <w:lang w:val="en-US"/>
                </w:rPr>
              </w:pPr>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p>
            <w:p w14:paraId="240DF5B8" w14:textId="77777777" w:rsidR="00BC29DB" w:rsidRPr="00B430A2" w:rsidRDefault="00BC29DB" w:rsidP="00BC29DB">
              <w:pPr>
                <w:pStyle w:val="Bibliography"/>
                <w:rPr>
                  <w:noProof/>
                  <w:rPrChange w:id="10831" w:author="Orion" w:date="2011-07-28T16:35:00Z">
                    <w:rPr>
                      <w:noProof/>
                      <w:lang w:val="en-US"/>
                    </w:rPr>
                  </w:rPrChange>
                </w:rPr>
              </w:pPr>
              <w:r>
                <w:rPr>
                  <w:noProof/>
                  <w:lang w:val="en-US"/>
                </w:rPr>
                <w:t xml:space="preserve">11. </w:t>
              </w:r>
              <w:r>
                <w:rPr>
                  <w:i/>
                  <w:iCs/>
                  <w:noProof/>
                  <w:lang w:val="en-US"/>
                </w:rPr>
                <w:t xml:space="preserve">FACET: Future ATM Concepts Evaluation Tool. </w:t>
              </w:r>
              <w:r w:rsidRPr="00B430A2">
                <w:rPr>
                  <w:b/>
                  <w:bCs/>
                  <w:noProof/>
                  <w:rPrChange w:id="10832" w:author="Orion" w:date="2011-07-28T16:35:00Z">
                    <w:rPr>
                      <w:b/>
                      <w:bCs/>
                      <w:noProof/>
                      <w:lang w:val="en-US"/>
                    </w:rPr>
                  </w:rPrChange>
                </w:rPr>
                <w:t>Bilimoria, K.</w:t>
              </w:r>
              <w:r w:rsidRPr="00B430A2">
                <w:rPr>
                  <w:noProof/>
                  <w:rPrChange w:id="10833" w:author="Orion" w:date="2011-07-28T16:35:00Z">
                    <w:rPr>
                      <w:noProof/>
                      <w:lang w:val="en-US"/>
                    </w:rPr>
                  </w:rPrChange>
                </w:rPr>
                <w:t xml:space="preserve"> Napoli, Italy : s.n., 2000. 3rd USA/Europe ATM 2001 R&amp;D Seminar.</w:t>
              </w:r>
            </w:p>
            <w:p w14:paraId="46986B49" w14:textId="77777777" w:rsidR="00BC29DB" w:rsidRDefault="00BC29DB" w:rsidP="00BC29DB">
              <w:pPr>
                <w:pStyle w:val="Bibliography"/>
                <w:rPr>
                  <w:noProof/>
                  <w:lang w:val="en-US"/>
                </w:rPr>
              </w:pPr>
              <w:r w:rsidRPr="00B430A2">
                <w:rPr>
                  <w:noProof/>
                  <w:rPrChange w:id="10834" w:author="Orion" w:date="2011-07-28T16:35:00Z">
                    <w:rPr>
                      <w:noProof/>
                      <w:lang w:val="en-US"/>
                    </w:rPr>
                  </w:rPrChange>
                </w:rPr>
                <w:t xml:space="preserve">12. </w:t>
              </w:r>
              <w:r w:rsidRPr="00B430A2">
                <w:rPr>
                  <w:b/>
                  <w:bCs/>
                  <w:noProof/>
                  <w:rPrChange w:id="10835" w:author="Orion" w:date="2011-07-28T16:35:00Z">
                    <w:rPr>
                      <w:b/>
                      <w:bCs/>
                      <w:noProof/>
                      <w:lang w:val="en-US"/>
                    </w:rPr>
                  </w:rPrChange>
                </w:rPr>
                <w:t>Wolfe, S.R., et al., et al.</w:t>
              </w:r>
              <w:r w:rsidRPr="00B430A2">
                <w:rPr>
                  <w:noProof/>
                  <w:rPrChange w:id="10836" w:author="Orion" w:date="2011-07-28T16:35: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p>
            <w:p w14:paraId="6058A862" w14:textId="77777777" w:rsidR="00BC29DB" w:rsidRDefault="00BC29DB" w:rsidP="00BC29DB">
              <w:pPr>
                <w:pStyle w:val="Bibliography"/>
                <w:rPr>
                  <w:noProof/>
                  <w:lang w:val="en-US"/>
                </w:rPr>
              </w:pPr>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p>
            <w:p w14:paraId="4440A1C6" w14:textId="77777777" w:rsidR="00BC29DB" w:rsidRDefault="00BC29DB" w:rsidP="00BC29DB">
              <w:pPr>
                <w:pStyle w:val="Bibliography"/>
                <w:rPr>
                  <w:noProof/>
                  <w:lang w:val="en-US"/>
                </w:rPr>
              </w:pPr>
              <w:r>
                <w:rPr>
                  <w:noProof/>
                  <w:lang w:val="en-US"/>
                </w:rPr>
                <w:t xml:space="preserve">14. </w:t>
              </w:r>
              <w:r>
                <w:rPr>
                  <w:i/>
                  <w:iCs/>
                  <w:noProof/>
                  <w:lang w:val="en-US"/>
                </w:rPr>
                <w:t xml:space="preserve">Human performance models of pilot behaviour. </w:t>
              </w:r>
              <w:r w:rsidRPr="00B430A2">
                <w:rPr>
                  <w:b/>
                  <w:bCs/>
                  <w:noProof/>
                  <w:rPrChange w:id="10837" w:author="Orion" w:date="2011-07-28T16:35:00Z">
                    <w:rPr>
                      <w:b/>
                      <w:bCs/>
                      <w:noProof/>
                      <w:lang w:val="en-US"/>
                    </w:rPr>
                  </w:rPrChange>
                </w:rPr>
                <w:t>Foyle, D.C., et al., et al.</w:t>
              </w:r>
              <w:r w:rsidRPr="00B430A2">
                <w:rPr>
                  <w:noProof/>
                  <w:rPrChange w:id="10838" w:author="Orion" w:date="2011-07-28T16:35:00Z">
                    <w:rPr>
                      <w:noProof/>
                      <w:lang w:val="en-US"/>
                    </w:rPr>
                  </w:rPrChange>
                </w:rPr>
                <w:t xml:space="preserve"> </w:t>
              </w:r>
              <w:r>
                <w:rPr>
                  <w:noProof/>
                  <w:lang w:val="en-US"/>
                </w:rPr>
                <w:t>Santa Monica, CA : s.n., 2005. The Human Factors and Ergonomics Society 49th Annual Meeting. pp. 1109-1113.</w:t>
              </w:r>
            </w:p>
            <w:p w14:paraId="7E8B1187" w14:textId="77777777" w:rsidR="00BC29DB" w:rsidRDefault="00BC29DB" w:rsidP="00BC29DB">
              <w:pPr>
                <w:pStyle w:val="Bibliography"/>
                <w:rPr>
                  <w:noProof/>
                  <w:lang w:val="en-US"/>
                </w:rPr>
              </w:pPr>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p>
            <w:p w14:paraId="382C57C3" w14:textId="77777777" w:rsidR="00BC29DB" w:rsidRDefault="00BC29DB" w:rsidP="00BC29DB">
              <w:pPr>
                <w:pStyle w:val="Bibliography"/>
                <w:rPr>
                  <w:noProof/>
                  <w:lang w:val="en-US"/>
                </w:rPr>
              </w:pPr>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p>
            <w:p w14:paraId="182FA717" w14:textId="77777777" w:rsidR="00BC29DB" w:rsidRDefault="00BC29DB" w:rsidP="00BC29DB">
              <w:pPr>
                <w:pStyle w:val="Bibliography"/>
                <w:rPr>
                  <w:noProof/>
                  <w:lang w:val="en-US"/>
                </w:rPr>
              </w:pPr>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p>
            <w:p w14:paraId="7729C943" w14:textId="77777777" w:rsidR="00BC29DB" w:rsidRDefault="00BC29DB" w:rsidP="00BC29DB">
              <w:pPr>
                <w:pStyle w:val="Bibliography"/>
                <w:rPr>
                  <w:noProof/>
                  <w:lang w:val="en-US"/>
                </w:rPr>
              </w:pPr>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p>
            <w:p w14:paraId="191AFA1E" w14:textId="77777777" w:rsidR="00BC29DB" w:rsidRDefault="00BC29DB" w:rsidP="00BC29DB">
              <w:pPr>
                <w:pStyle w:val="Bibliography"/>
                <w:rPr>
                  <w:noProof/>
                  <w:lang w:val="en-US"/>
                </w:rPr>
              </w:pPr>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p>
            <w:p w14:paraId="3AF9FE3B" w14:textId="77777777" w:rsidR="00BC29DB" w:rsidRDefault="00BC29DB" w:rsidP="00BC29DB">
              <w:pPr>
                <w:pStyle w:val="Bibliography"/>
                <w:rPr>
                  <w:noProof/>
                  <w:lang w:val="en-US"/>
                </w:rPr>
              </w:pPr>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p>
            <w:p w14:paraId="239AF327" w14:textId="77777777" w:rsidR="00BC29DB" w:rsidRDefault="00BC29DB" w:rsidP="00BC29DB">
              <w:pPr>
                <w:pStyle w:val="Bibliography"/>
                <w:rPr>
                  <w:noProof/>
                  <w:lang w:val="en-US"/>
                </w:rPr>
              </w:pPr>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p>
            <w:p w14:paraId="0A6EF138" w14:textId="77777777" w:rsidR="00BC29DB" w:rsidRDefault="00BC29DB" w:rsidP="00BC29DB">
              <w:pPr>
                <w:pStyle w:val="Bibliography"/>
                <w:rPr>
                  <w:noProof/>
                  <w:lang w:val="en-US"/>
                </w:rPr>
              </w:pPr>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p>
            <w:p w14:paraId="5D28A0D9" w14:textId="77777777" w:rsidR="00BC29DB" w:rsidRDefault="00BC29DB" w:rsidP="00BC29DB">
              <w:pPr>
                <w:pStyle w:val="Bibliography"/>
                <w:rPr>
                  <w:noProof/>
                  <w:lang w:val="en-US"/>
                </w:rPr>
              </w:pPr>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p>
            <w:p w14:paraId="7AAF84D0" w14:textId="77777777" w:rsidR="00BC29DB" w:rsidRDefault="00BC29DB" w:rsidP="00BC29DB">
              <w:pPr>
                <w:pStyle w:val="Bibliography"/>
                <w:rPr>
                  <w:noProof/>
                  <w:lang w:val="en-US"/>
                </w:rPr>
              </w:pPr>
              <w:r>
                <w:rPr>
                  <w:noProof/>
                  <w:lang w:val="en-US"/>
                </w:rPr>
                <w:lastRenderedPageBreak/>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p>
            <w:p w14:paraId="3A87138D" w14:textId="77777777" w:rsidR="00BC29DB" w:rsidRPr="00B430A2" w:rsidRDefault="00BC29DB" w:rsidP="00BC29DB">
              <w:pPr>
                <w:pStyle w:val="Bibliography"/>
                <w:rPr>
                  <w:noProof/>
                  <w:rPrChange w:id="10839" w:author="Orion" w:date="2011-07-28T16:35:00Z">
                    <w:rPr>
                      <w:noProof/>
                      <w:lang w:val="en-US"/>
                    </w:rPr>
                  </w:rPrChange>
                </w:rPr>
              </w:pPr>
              <w:r w:rsidRPr="00B430A2">
                <w:rPr>
                  <w:noProof/>
                  <w:rPrChange w:id="10840" w:author="Orion" w:date="2011-07-28T16:35:00Z">
                    <w:rPr>
                      <w:noProof/>
                      <w:lang w:val="en-US"/>
                    </w:rPr>
                  </w:rPrChange>
                </w:rPr>
                <w:t xml:space="preserve">25. </w:t>
              </w:r>
              <w:r w:rsidRPr="00B430A2">
                <w:rPr>
                  <w:b/>
                  <w:bCs/>
                  <w:noProof/>
                  <w:rPrChange w:id="10841" w:author="Orion" w:date="2011-07-28T16:35:00Z">
                    <w:rPr>
                      <w:b/>
                      <w:bCs/>
                      <w:noProof/>
                      <w:lang w:val="en-US"/>
                    </w:rPr>
                  </w:rPrChange>
                </w:rPr>
                <w:t>Calvo, J.A.</w:t>
              </w:r>
              <w:r w:rsidRPr="00B430A2">
                <w:rPr>
                  <w:noProof/>
                  <w:rPrChange w:id="10842" w:author="Orion" w:date="2011-07-28T16:35:00Z">
                    <w:rPr>
                      <w:noProof/>
                      <w:lang w:val="en-US"/>
                    </w:rPr>
                  </w:rPrChange>
                </w:rPr>
                <w:t xml:space="preserve"> </w:t>
              </w:r>
              <w:r w:rsidRPr="00B430A2">
                <w:rPr>
                  <w:i/>
                  <w:iCs/>
                  <w:noProof/>
                  <w:rPrChange w:id="10843" w:author="Orion" w:date="2011-07-28T16:35:00Z">
                    <w:rPr>
                      <w:i/>
                      <w:iCs/>
                      <w:noProof/>
                      <w:lang w:val="en-US"/>
                    </w:rPr>
                  </w:rPrChange>
                </w:rPr>
                <w:t xml:space="preserve">Fundamentos de Navegación Aérea. </w:t>
              </w:r>
              <w:r w:rsidRPr="00B430A2">
                <w:rPr>
                  <w:noProof/>
                  <w:rPrChange w:id="10844" w:author="Orion" w:date="2011-07-28T16:35:00Z">
                    <w:rPr>
                      <w:noProof/>
                      <w:lang w:val="en-US"/>
                    </w:rPr>
                  </w:rPrChange>
                </w:rPr>
                <w:t>[ed.] Ediciones de la Universidad Autónoma de Madrid. 2003.</w:t>
              </w:r>
            </w:p>
            <w:p w14:paraId="6B05E8F4" w14:textId="77777777" w:rsidR="00BC29DB" w:rsidRDefault="00BC29DB" w:rsidP="00BC29DB">
              <w:pPr>
                <w:pStyle w:val="Bibliography"/>
                <w:rPr>
                  <w:noProof/>
                  <w:lang w:val="en-US"/>
                </w:rPr>
              </w:pPr>
              <w:r w:rsidRPr="00B430A2">
                <w:rPr>
                  <w:noProof/>
                  <w:rPrChange w:id="10845" w:author="Orion" w:date="2011-07-28T16:35:00Z">
                    <w:rPr>
                      <w:noProof/>
                      <w:lang w:val="en-US"/>
                    </w:rPr>
                  </w:rPrChange>
                </w:rPr>
                <w:t xml:space="preserve">26. </w:t>
              </w:r>
              <w:r w:rsidRPr="00B430A2">
                <w:rPr>
                  <w:b/>
                  <w:bCs/>
                  <w:noProof/>
                  <w:rPrChange w:id="10846" w:author="Orion" w:date="2011-07-28T16:35:00Z">
                    <w:rPr>
                      <w:b/>
                      <w:bCs/>
                      <w:noProof/>
                      <w:lang w:val="en-US"/>
                    </w:rPr>
                  </w:rPrChange>
                </w:rPr>
                <w:t>Aeropuertos Españoles y Navegación Aérea (AENA).</w:t>
              </w:r>
              <w:r w:rsidRPr="00B430A2">
                <w:rPr>
                  <w:noProof/>
                  <w:rPrChange w:id="10847" w:author="Orion" w:date="2011-07-28T16:35:00Z">
                    <w:rPr>
                      <w:noProof/>
                      <w:lang w:val="en-US"/>
                    </w:rPr>
                  </w:rPrChange>
                </w:rPr>
                <w:t xml:space="preserve"> Navegación Aérea: Espacio aéreo. </w:t>
              </w:r>
              <w:r>
                <w:rPr>
                  <w:noProof/>
                  <w:lang w:val="en-US"/>
                </w:rPr>
                <w:t>[Online] [Cited: September 1, 2011.] http://www.aena.es/csee/Satellite/navegacion-aerea/es/Page/1043396095606/.</w:t>
              </w:r>
            </w:p>
            <w:p w14:paraId="5CC6C596" w14:textId="77777777" w:rsidR="00BC29DB" w:rsidRDefault="00BC29DB" w:rsidP="00BC29DB">
              <w:pPr>
                <w:pStyle w:val="Bibliography"/>
                <w:rPr>
                  <w:noProof/>
                  <w:lang w:val="en-US"/>
                </w:rPr>
              </w:pPr>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p>
            <w:p w14:paraId="5096E987" w14:textId="77777777" w:rsidR="00BC29DB" w:rsidRDefault="00BC29DB" w:rsidP="00BC29DB">
              <w:pPr>
                <w:pStyle w:val="Bibliography"/>
                <w:rPr>
                  <w:noProof/>
                  <w:lang w:val="en-US"/>
                </w:rPr>
              </w:pPr>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p>
            <w:p w14:paraId="4889B84F" w14:textId="77777777" w:rsidR="00BC29DB" w:rsidRDefault="00BC29DB" w:rsidP="00BC29DB">
              <w:pPr>
                <w:pStyle w:val="Bibliography"/>
                <w:rPr>
                  <w:noProof/>
                  <w:lang w:val="en-US"/>
                </w:rPr>
              </w:pPr>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p>
            <w:p w14:paraId="6670877D" w14:textId="77777777" w:rsidR="00BC29DB" w:rsidRDefault="00BC29DB" w:rsidP="00BC29DB">
              <w:pPr>
                <w:pStyle w:val="Bibliography"/>
                <w:rPr>
                  <w:noProof/>
                  <w:lang w:val="en-US"/>
                </w:rPr>
              </w:pPr>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p>
            <w:p w14:paraId="060AA99E" w14:textId="77777777" w:rsidR="00BC29DB" w:rsidRDefault="00BC29DB" w:rsidP="00BC29DB">
              <w:pPr>
                <w:pStyle w:val="Bibliography"/>
                <w:rPr>
                  <w:noProof/>
                  <w:lang w:val="en-US"/>
                </w:rPr>
              </w:pPr>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p>
            <w:p w14:paraId="6219D8C1" w14:textId="77777777" w:rsidR="00BC29DB" w:rsidRDefault="00BC29DB" w:rsidP="00BC29DB">
              <w:pPr>
                <w:pStyle w:val="Bibliography"/>
                <w:rPr>
                  <w:noProof/>
                  <w:lang w:val="en-US"/>
                </w:rPr>
              </w:pPr>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p>
            <w:p w14:paraId="149D5376" w14:textId="77777777" w:rsidR="00BC29DB" w:rsidRDefault="00BC29DB" w:rsidP="00BC29DB">
              <w:pPr>
                <w:pStyle w:val="Bibliography"/>
                <w:rPr>
                  <w:noProof/>
                  <w:lang w:val="en-US"/>
                </w:rPr>
              </w:pPr>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p>
            <w:p w14:paraId="72978631" w14:textId="77777777" w:rsidR="00BC29DB" w:rsidRDefault="00BC29DB" w:rsidP="00BC29DB">
              <w:pPr>
                <w:pStyle w:val="Bibliography"/>
                <w:rPr>
                  <w:noProof/>
                  <w:lang w:val="en-US"/>
                </w:rPr>
              </w:pPr>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p>
            <w:p w14:paraId="3A040C13" w14:textId="77777777" w:rsidR="00BC29DB" w:rsidRDefault="00BC29DB" w:rsidP="00BC29DB">
              <w:pPr>
                <w:pStyle w:val="Bibliography"/>
                <w:rPr>
                  <w:noProof/>
                  <w:lang w:val="en-US"/>
                </w:rPr>
              </w:pPr>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p>
            <w:p w14:paraId="484FFB8F" w14:textId="77777777" w:rsidR="00BC29DB" w:rsidRDefault="00BC29DB" w:rsidP="00BC29DB">
              <w:pPr>
                <w:pStyle w:val="Bibliography"/>
                <w:rPr>
                  <w:noProof/>
                  <w:lang w:val="en-US"/>
                </w:rPr>
              </w:pPr>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p>
            <w:p w14:paraId="3F7281CE" w14:textId="77777777" w:rsidR="00BC29DB" w:rsidRDefault="00BC29DB" w:rsidP="00BC29DB">
              <w:pPr>
                <w:pStyle w:val="Bibliography"/>
                <w:rPr>
                  <w:noProof/>
                  <w:lang w:val="en-US"/>
                </w:rPr>
              </w:pPr>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p>
            <w:p w14:paraId="26EA820C" w14:textId="77777777" w:rsidR="00BC29DB" w:rsidRDefault="00BC29DB" w:rsidP="00BC29DB">
              <w:pPr>
                <w:pStyle w:val="Bibliography"/>
                <w:rPr>
                  <w:noProof/>
                  <w:lang w:val="en-US"/>
                </w:rPr>
              </w:pPr>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p>
            <w:p w14:paraId="0D8BC168" w14:textId="77777777" w:rsidR="00BC29DB" w:rsidRDefault="00BC29DB" w:rsidP="00BC29DB">
              <w:pPr>
                <w:pStyle w:val="Bibliography"/>
                <w:rPr>
                  <w:noProof/>
                  <w:lang w:val="en-US"/>
                </w:rPr>
              </w:pPr>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p>
            <w:p w14:paraId="45876B5A" w14:textId="77777777" w:rsidR="00BC29DB" w:rsidRDefault="00BC29DB" w:rsidP="00BC29DB">
              <w:pPr>
                <w:pStyle w:val="Bibliography"/>
                <w:rPr>
                  <w:noProof/>
                  <w:lang w:val="en-US"/>
                </w:rPr>
              </w:pPr>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p>
            <w:p w14:paraId="772E3ADA" w14:textId="77777777" w:rsidR="00BC29DB" w:rsidRDefault="00BC29DB" w:rsidP="00BC29DB">
              <w:pPr>
                <w:pStyle w:val="Bibliography"/>
                <w:rPr>
                  <w:noProof/>
                  <w:lang w:val="en-US"/>
                </w:rPr>
              </w:pPr>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p>
            <w:p w14:paraId="4394B142" w14:textId="77777777" w:rsidR="00BC29DB" w:rsidRDefault="00BC29DB" w:rsidP="00BC29DB">
              <w:pPr>
                <w:pStyle w:val="Bibliography"/>
                <w:rPr>
                  <w:noProof/>
                  <w:lang w:val="en-US"/>
                </w:rPr>
              </w:pPr>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p>
            <w:p w14:paraId="3A6118C1" w14:textId="77777777" w:rsidR="00BC29DB" w:rsidRDefault="00BC29DB" w:rsidP="00BC29DB">
              <w:pPr>
                <w:pStyle w:val="Bibliography"/>
                <w:rPr>
                  <w:noProof/>
                  <w:lang w:val="en-US"/>
                </w:rPr>
              </w:pPr>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p>
            <w:p w14:paraId="39FF6D8B" w14:textId="77777777" w:rsidR="00BC29DB" w:rsidRDefault="00BC29DB" w:rsidP="00BC29DB">
              <w:pPr>
                <w:pStyle w:val="Bibliography"/>
                <w:rPr>
                  <w:noProof/>
                  <w:lang w:val="en-US"/>
                </w:rPr>
              </w:pPr>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p>
            <w:p w14:paraId="171A47A3" w14:textId="77777777" w:rsidR="00BC29DB" w:rsidRDefault="00BC29DB" w:rsidP="00BC29DB">
              <w:pPr>
                <w:pStyle w:val="Bibliography"/>
                <w:rPr>
                  <w:noProof/>
                  <w:lang w:val="en-US"/>
                </w:rPr>
              </w:pPr>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p>
            <w:p w14:paraId="663AFF65" w14:textId="77777777" w:rsidR="00BC29DB" w:rsidRDefault="00BC29DB" w:rsidP="00BC29DB">
              <w:pPr>
                <w:pStyle w:val="Bibliography"/>
                <w:rPr>
                  <w:noProof/>
                  <w:lang w:val="en-US"/>
                </w:rPr>
              </w:pPr>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p>
            <w:p w14:paraId="0064B4F7" w14:textId="77777777" w:rsidR="00BC29DB" w:rsidRDefault="00BC29DB" w:rsidP="00BC29DB">
              <w:pPr>
                <w:pStyle w:val="Bibliography"/>
                <w:rPr>
                  <w:noProof/>
                  <w:lang w:val="en-US"/>
                </w:rPr>
              </w:pPr>
              <w:r>
                <w:rPr>
                  <w:noProof/>
                  <w:lang w:val="en-US"/>
                </w:rPr>
                <w:lastRenderedPageBreak/>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p>
            <w:p w14:paraId="327F1118" w14:textId="77777777" w:rsidR="00BC29DB" w:rsidRDefault="00BC29DB" w:rsidP="00BC29DB">
              <w:pPr>
                <w:pStyle w:val="Bibliography"/>
                <w:rPr>
                  <w:noProof/>
                  <w:lang w:val="en-US"/>
                </w:rPr>
              </w:pPr>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p>
            <w:p w14:paraId="4FBF8363" w14:textId="77777777" w:rsidR="00BC29DB" w:rsidRDefault="00BC29DB" w:rsidP="00BC29DB">
              <w:pPr>
                <w:pStyle w:val="Bibliography"/>
                <w:rPr>
                  <w:noProof/>
                  <w:lang w:val="en-US"/>
                </w:rPr>
              </w:pPr>
              <w:r>
                <w:rPr>
                  <w:noProof/>
                  <w:lang w:val="en-US"/>
                </w:rPr>
                <w:t xml:space="preserve">49. </w:t>
              </w:r>
              <w:r>
                <w:rPr>
                  <w:b/>
                  <w:bCs/>
                  <w:noProof/>
                  <w:lang w:val="en-US"/>
                </w:rPr>
                <w:t>MathWorks.</w:t>
              </w:r>
              <w:r>
                <w:rPr>
                  <w:noProof/>
                  <w:lang w:val="en-US"/>
                </w:rPr>
                <w:t xml:space="preserve"> Simulink. [Online] 2011. [Cited: Septiembre 1, 2011.] http://www.mathworks.com/products/simulink/.</w:t>
              </w:r>
            </w:p>
            <w:p w14:paraId="012041A3" w14:textId="77777777" w:rsidR="00BC29DB" w:rsidRDefault="00BC29DB" w:rsidP="00BC29DB">
              <w:pPr>
                <w:pStyle w:val="Bibliography"/>
                <w:rPr>
                  <w:noProof/>
                  <w:lang w:val="en-US"/>
                </w:rPr>
              </w:pPr>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p>
            <w:p w14:paraId="4D82C76E" w14:textId="77777777" w:rsidR="00BC29DB" w:rsidRDefault="00BC29DB" w:rsidP="00BC29DB">
              <w:pPr>
                <w:pStyle w:val="Bibliography"/>
                <w:rPr>
                  <w:noProof/>
                  <w:lang w:val="en-US"/>
                </w:rPr>
              </w:pPr>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p>
            <w:p w14:paraId="2D29B02A" w14:textId="77777777" w:rsidR="00BC29DB" w:rsidRDefault="00BC29DB" w:rsidP="00BC29DB">
              <w:pPr>
                <w:pStyle w:val="Bibliography"/>
                <w:rPr>
                  <w:noProof/>
                  <w:lang w:val="en-US"/>
                </w:rPr>
              </w:pPr>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p>
            <w:p w14:paraId="3357FB19" w14:textId="77777777" w:rsidR="00BC29DB" w:rsidRDefault="00BC29DB" w:rsidP="00BC29DB">
              <w:pPr>
                <w:pStyle w:val="Bibliography"/>
                <w:rPr>
                  <w:noProof/>
                  <w:lang w:val="en-US"/>
                </w:rPr>
              </w:pPr>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p>
            <w:p w14:paraId="5148BEA1" w14:textId="77777777" w:rsidR="00BC29DB" w:rsidRDefault="00BC29DB" w:rsidP="00BC29DB">
              <w:pPr>
                <w:pStyle w:val="Bibliography"/>
                <w:rPr>
                  <w:noProof/>
                  <w:lang w:val="en-US"/>
                </w:rPr>
              </w:pPr>
              <w:r>
                <w:rPr>
                  <w:noProof/>
                  <w:lang w:val="en-US"/>
                </w:rPr>
                <w:t xml:space="preserve">54. </w:t>
              </w:r>
              <w:r>
                <w:rPr>
                  <w:b/>
                  <w:bCs/>
                  <w:noProof/>
                  <w:lang w:val="en-US"/>
                </w:rPr>
                <w:t>Flight Explorer Inc.</w:t>
              </w:r>
              <w:r>
                <w:rPr>
                  <w:noProof/>
                  <w:lang w:val="en-US"/>
                </w:rPr>
                <w:t xml:space="preserve"> Flight Explorer. [Online] [Cited: September 1, 2011.] http://www.flightexplorer.com/.</w:t>
              </w:r>
            </w:p>
            <w:p w14:paraId="6EC60A71" w14:textId="77777777" w:rsidR="00BC29DB" w:rsidRDefault="00BC29DB" w:rsidP="00BC29DB">
              <w:pPr>
                <w:pStyle w:val="Bibliography"/>
                <w:rPr>
                  <w:noProof/>
                  <w:lang w:val="en-US"/>
                </w:rPr>
              </w:pPr>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p>
            <w:p w14:paraId="3E8B76BB" w14:textId="77777777" w:rsidR="00BC29DB" w:rsidRDefault="00BC29DB" w:rsidP="00BC29DB">
              <w:pPr>
                <w:pStyle w:val="Bibliography"/>
                <w:rPr>
                  <w:noProof/>
                  <w:lang w:val="en-US"/>
                </w:rPr>
              </w:pPr>
              <w:r>
                <w:rPr>
                  <w:noProof/>
                  <w:lang w:val="en-US"/>
                </w:rPr>
                <w:t xml:space="preserve">56.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p>
            <w:p w14:paraId="0756AA25" w14:textId="77777777" w:rsidR="00BC29DB" w:rsidRDefault="00BC29DB" w:rsidP="00BC29DB">
              <w:pPr>
                <w:pStyle w:val="Bibliography"/>
                <w:rPr>
                  <w:noProof/>
                  <w:lang w:val="en-US"/>
                </w:rPr>
              </w:pPr>
              <w:r>
                <w:rPr>
                  <w:noProof/>
                  <w:lang w:val="en-US"/>
                </w:rPr>
                <w:t xml:space="preserve">57.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p>
            <w:p w14:paraId="22CA087D" w14:textId="77777777" w:rsidR="00BC29DB" w:rsidRDefault="00BC29DB" w:rsidP="00BC29DB">
              <w:pPr>
                <w:pStyle w:val="Bibliography"/>
                <w:rPr>
                  <w:noProof/>
                  <w:lang w:val="en-US"/>
                </w:rPr>
              </w:pPr>
              <w:r>
                <w:rPr>
                  <w:noProof/>
                  <w:lang w:val="en-US"/>
                </w:rPr>
                <w:t xml:space="preserve">58.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p>
            <w:p w14:paraId="3BB45BFB" w14:textId="77777777" w:rsidR="00BC29DB" w:rsidRDefault="00BC29DB" w:rsidP="00BC29DB">
              <w:pPr>
                <w:pStyle w:val="Bibliography"/>
                <w:rPr>
                  <w:noProof/>
                  <w:lang w:val="en-US"/>
                </w:rPr>
              </w:pPr>
              <w:r>
                <w:rPr>
                  <w:noProof/>
                  <w:lang w:val="en-US"/>
                </w:rPr>
                <w:t xml:space="preserve">59.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p>
            <w:p w14:paraId="11398B59" w14:textId="77777777" w:rsidR="00BC29DB" w:rsidRDefault="00BC29DB" w:rsidP="00BC29DB">
              <w:pPr>
                <w:pStyle w:val="Bibliography"/>
                <w:rPr>
                  <w:noProof/>
                  <w:lang w:val="en-US"/>
                </w:rPr>
              </w:pPr>
              <w:r>
                <w:rPr>
                  <w:noProof/>
                  <w:lang w:val="en-US"/>
                </w:rPr>
                <w:t xml:space="preserve">60.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p>
            <w:p w14:paraId="67A37CAB" w14:textId="77777777" w:rsidR="00BC29DB" w:rsidRDefault="00BC29DB" w:rsidP="00BC29DB">
              <w:pPr>
                <w:pStyle w:val="Bibliography"/>
                <w:rPr>
                  <w:noProof/>
                  <w:lang w:val="en-US"/>
                </w:rPr>
              </w:pPr>
              <w:r>
                <w:rPr>
                  <w:noProof/>
                  <w:lang w:val="en-US"/>
                </w:rPr>
                <w:t>61. Dimensions &amp; key data for A-320. [Online] [Cited: September 1, 2011.] http://www.airbus.com/aircraftfamilies/passengeraircraft/a320family/a320/specifications/#details.</w:t>
              </w:r>
            </w:p>
            <w:p w14:paraId="05F293D3" w14:textId="77777777" w:rsidR="00BC29DB" w:rsidRDefault="00BC29DB" w:rsidP="00BC29DB">
              <w:pPr>
                <w:pStyle w:val="Bibliography"/>
                <w:rPr>
                  <w:noProof/>
                  <w:lang w:val="en-US"/>
                </w:rPr>
              </w:pPr>
              <w:r>
                <w:rPr>
                  <w:noProof/>
                  <w:lang w:val="en-US"/>
                </w:rPr>
                <w:t xml:space="preserve">62.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p>
            <w:p w14:paraId="461DC81D" w14:textId="77777777" w:rsidR="00BC29DB" w:rsidRDefault="00BC29DB" w:rsidP="00BC29DB">
              <w:pPr>
                <w:pStyle w:val="Bibliography"/>
                <w:rPr>
                  <w:noProof/>
                  <w:lang w:val="en-US"/>
                </w:rPr>
              </w:pPr>
              <w:r>
                <w:rPr>
                  <w:noProof/>
                  <w:lang w:val="en-US"/>
                </w:rPr>
                <w:t>63. Directory of Waypoints in Spain. [Online] [Cited: September 1, 2011.] http://www.fallingrain.com/world/SP/waypoints.html.</w:t>
              </w:r>
            </w:p>
            <w:p w14:paraId="7F92DECB" w14:textId="77777777" w:rsidR="00BC29DB" w:rsidRDefault="00BC29DB" w:rsidP="00BC29DB">
              <w:pPr>
                <w:pStyle w:val="Bibliography"/>
                <w:rPr>
                  <w:noProof/>
                  <w:lang w:val="en-US"/>
                </w:rPr>
              </w:pPr>
              <w:r w:rsidRPr="00BC29DB">
                <w:rPr>
                  <w:noProof/>
                  <w:rPrChange w:id="10848" w:author="Orion" w:date="2011-07-28T16:34:00Z">
                    <w:rPr>
                      <w:noProof/>
                      <w:lang w:val="en-US"/>
                    </w:rPr>
                  </w:rPrChange>
                </w:rPr>
                <w:t xml:space="preserve">64. </w:t>
              </w:r>
              <w:r w:rsidRPr="00BC29DB">
                <w:rPr>
                  <w:b/>
                  <w:bCs/>
                  <w:noProof/>
                  <w:rPrChange w:id="10849" w:author="Orion" w:date="2011-07-28T16:34:00Z">
                    <w:rPr>
                      <w:b/>
                      <w:bCs/>
                      <w:noProof/>
                      <w:lang w:val="en-US"/>
                    </w:rPr>
                  </w:rPrChange>
                </w:rPr>
                <w:t>Iberia Líneas Aéreas de España, S.A.</w:t>
              </w:r>
              <w:r w:rsidRPr="00BC29DB">
                <w:rPr>
                  <w:noProof/>
                  <w:rPrChange w:id="10850" w:author="Orion" w:date="2011-07-28T16:34:00Z">
                    <w:rPr>
                      <w:noProof/>
                      <w:lang w:val="en-US"/>
                    </w:rPr>
                  </w:rPrChange>
                </w:rPr>
                <w:t xml:space="preserve"> Flota de Iberia en el Grupo Iberia. </w:t>
              </w:r>
              <w:r>
                <w:rPr>
                  <w:noProof/>
                  <w:lang w:val="en-US"/>
                </w:rPr>
                <w:t>[Online] [Cited: September 1, 2011.] http://grupo.iberia.es/portal/site/grupoiberia/menuitem.2f3f71d6b9bcb13a485771fbf34e51ca/.</w:t>
              </w:r>
            </w:p>
            <w:p w14:paraId="4079FEEB" w14:textId="77777777" w:rsidR="00BC29DB" w:rsidRDefault="00BC29DB" w:rsidP="00BC29DB">
              <w:pPr>
                <w:pStyle w:val="Bibliography"/>
                <w:rPr>
                  <w:noProof/>
                  <w:lang w:val="en-US"/>
                </w:rPr>
              </w:pPr>
              <w:r>
                <w:rPr>
                  <w:noProof/>
                  <w:lang w:val="en-US"/>
                </w:rPr>
                <w:t xml:space="preserve">65.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p>
            <w:p w14:paraId="233549E0" w14:textId="77777777" w:rsidR="00BC29DB" w:rsidRDefault="00BC29DB" w:rsidP="00BC29DB">
              <w:pPr>
                <w:pStyle w:val="Bibliography"/>
                <w:rPr>
                  <w:noProof/>
                  <w:lang w:val="en-US"/>
                </w:rPr>
              </w:pPr>
              <w:r>
                <w:rPr>
                  <w:noProof/>
                  <w:lang w:val="en-US"/>
                </w:rPr>
                <w:lastRenderedPageBreak/>
                <w:t xml:space="preserve">66. </w:t>
              </w:r>
              <w:r>
                <w:rPr>
                  <w:b/>
                  <w:bCs/>
                  <w:noProof/>
                  <w:lang w:val="en-US"/>
                </w:rPr>
                <w:t>Macal, C.M. and North, M.J.</w:t>
              </w:r>
              <w:r>
                <w:rPr>
                  <w:noProof/>
                  <w:lang w:val="en-US"/>
                </w:rPr>
                <w:t xml:space="preserve"> Tutorial on agent-based modelling and simulation. s.l. : Nature Publishing Group, 2010, Vol. 4, pp. 151-162.</w:t>
              </w:r>
            </w:p>
            <w:p w14:paraId="4E5FDB4F" w14:textId="77777777" w:rsidR="00BC29DB" w:rsidRDefault="00BC29DB" w:rsidP="00BC29DB">
              <w:pPr>
                <w:pStyle w:val="Bibliography"/>
                <w:rPr>
                  <w:noProof/>
                  <w:lang w:val="en-US"/>
                </w:rPr>
              </w:pPr>
              <w:r w:rsidRPr="00BC29DB">
                <w:rPr>
                  <w:noProof/>
                  <w:rPrChange w:id="10851" w:author="Orion" w:date="2011-07-28T16:34:00Z">
                    <w:rPr>
                      <w:noProof/>
                      <w:lang w:val="en-US"/>
                    </w:rPr>
                  </w:rPrChange>
                </w:rPr>
                <w:t xml:space="preserve">67. </w:t>
              </w:r>
              <w:r w:rsidRPr="00BC29DB">
                <w:rPr>
                  <w:b/>
                  <w:bCs/>
                  <w:noProof/>
                  <w:rPrChange w:id="10852" w:author="Orion" w:date="2011-07-28T16:34:00Z">
                    <w:rPr>
                      <w:b/>
                      <w:bCs/>
                      <w:noProof/>
                      <w:lang w:val="en-US"/>
                    </w:rPr>
                  </w:rPrChange>
                </w:rPr>
                <w:t>Botia, J. A., et al., et al.</w:t>
              </w:r>
              <w:r w:rsidRPr="00BC29DB">
                <w:rPr>
                  <w:noProof/>
                  <w:rPrChange w:id="10853" w:author="Orion" w:date="2011-07-28T16:34:00Z">
                    <w:rPr>
                      <w:noProof/>
                      <w:lang w:val="en-US"/>
                    </w:rPr>
                  </w:rPrChange>
                </w:rPr>
                <w:t xml:space="preserve"> </w:t>
              </w:r>
              <w:r>
                <w:rPr>
                  <w:noProof/>
                  <w:lang w:val="en-US"/>
                </w:rPr>
                <w:t>The Ingenias Project: Methods and Tool For Developing Multiagent Systems. 2008, pp. 529-534.</w:t>
              </w:r>
            </w:p>
            <w:p w14:paraId="4E6D43BC" w14:textId="77777777" w:rsidR="00BC29DB" w:rsidRDefault="00BC29DB" w:rsidP="00BC29DB">
              <w:pPr>
                <w:pStyle w:val="Bibliography"/>
                <w:rPr>
                  <w:noProof/>
                  <w:lang w:val="en-US"/>
                </w:rPr>
              </w:pPr>
              <w:r>
                <w:rPr>
                  <w:noProof/>
                  <w:lang w:val="en-US"/>
                </w:rPr>
                <w:t xml:space="preserve">68.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p>
            <w:p w14:paraId="50CC5B90" w14:textId="77777777" w:rsidR="00BC29DB" w:rsidRDefault="00BC29DB" w:rsidP="00BC29DB">
              <w:pPr>
                <w:pStyle w:val="Bibliography"/>
                <w:rPr>
                  <w:noProof/>
                  <w:lang w:val="en-US"/>
                </w:rPr>
              </w:pPr>
              <w:r>
                <w:rPr>
                  <w:noProof/>
                  <w:lang w:val="en-US"/>
                </w:rPr>
                <w:t xml:space="preserve">69.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p>
            <w:p w14:paraId="4AE17C1A" w14:textId="77777777" w:rsidR="00BC29DB" w:rsidRDefault="00BC29DB" w:rsidP="00BC29DB">
              <w:pPr>
                <w:pStyle w:val="Bibliography"/>
                <w:rPr>
                  <w:noProof/>
                  <w:lang w:val="en-US"/>
                </w:rPr>
              </w:pPr>
              <w:r>
                <w:rPr>
                  <w:noProof/>
                  <w:lang w:val="en-US"/>
                </w:rPr>
                <w:t xml:space="preserve">70. </w:t>
              </w:r>
              <w:r>
                <w:rPr>
                  <w:b/>
                  <w:bCs/>
                  <w:noProof/>
                  <w:lang w:val="en-US"/>
                </w:rPr>
                <w:t>Reenskau, T.M.H.</w:t>
              </w:r>
              <w:r>
                <w:rPr>
                  <w:noProof/>
                  <w:lang w:val="en-US"/>
                </w:rPr>
                <w:t xml:space="preserve"> MVC XEROX PARC 1978-79. [Online] [Cited: September 1, 2011.] http://heim.ifi.uio.no/~trygver/themes/mvc/mvc-index.html.</w:t>
              </w:r>
            </w:p>
            <w:p w14:paraId="4762D4A6" w14:textId="77777777" w:rsidR="00BC29DB" w:rsidRDefault="00BC29DB" w:rsidP="00BC29DB">
              <w:pPr>
                <w:pStyle w:val="Bibliography"/>
                <w:rPr>
                  <w:noProof/>
                  <w:lang w:val="en-US"/>
                </w:rPr>
              </w:pPr>
              <w:r>
                <w:rPr>
                  <w:noProof/>
                  <w:lang w:val="en-US"/>
                </w:rPr>
                <w:t>71. World Wind Java SDK. [Online] [Cited: September 1, 2011.] http://worldwind.arc.nasa.gov/java/.</w:t>
              </w:r>
            </w:p>
            <w:p w14:paraId="3584D107" w14:textId="77777777" w:rsidR="00BC29DB" w:rsidRDefault="00BC29DB" w:rsidP="00BC29DB">
              <w:pPr>
                <w:pStyle w:val="Bibliography"/>
                <w:rPr>
                  <w:noProof/>
                  <w:lang w:val="en-US"/>
                </w:rPr>
              </w:pPr>
              <w:r>
                <w:rPr>
                  <w:noProof/>
                  <w:lang w:val="en-US"/>
                </w:rPr>
                <w:t xml:space="preserve">72.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p>
            <w:p w14:paraId="4353C286" w14:textId="77777777" w:rsidR="00BC29DB" w:rsidRDefault="00BC29DB" w:rsidP="00BC29DB">
              <w:pPr>
                <w:pStyle w:val="Bibliography"/>
                <w:rPr>
                  <w:noProof/>
                  <w:lang w:val="en-US"/>
                </w:rPr>
              </w:pPr>
              <w:r>
                <w:rPr>
                  <w:noProof/>
                  <w:lang w:val="en-US"/>
                </w:rPr>
                <w:t xml:space="preserve">73.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p>
            <w:p w14:paraId="3B36029B" w14:textId="77777777" w:rsidR="00B946E5" w:rsidRPr="00246937" w:rsidRDefault="00B946E5" w:rsidP="00BC29DB">
              <w:pPr>
                <w:pStyle w:val="Bibliography"/>
                <w:jc w:val="both"/>
                <w:rPr>
                  <w:ins w:id="10854" w:author="Orion" w:date="2011-04-06T18:33:00Z"/>
                </w:rPr>
                <w:pPrChange w:id="10855" w:author="Orion" w:date="2011-07-28T15:53:00Z">
                  <w:pPr/>
                </w:pPrChange>
              </w:pPr>
              <w:ins w:id="10856" w:author="Orion" w:date="2011-04-06T18:33:00Z">
                <w:r w:rsidRPr="00246937">
                  <w:rPr>
                    <w:noProof/>
                  </w:rPr>
                  <w:fldChar w:fldCharType="end"/>
                </w:r>
              </w:ins>
            </w:p>
            <w:customXmlInsRangeStart w:id="10857" w:author="Orion" w:date="2011-04-06T18:33:00Z"/>
          </w:sdtContent>
        </w:sdt>
        <w:customXmlInsRangeEnd w:id="10857"/>
        <w:customXmlInsRangeStart w:id="10858" w:author="Orion" w:date="2011-04-06T18:33:00Z"/>
      </w:sdtContent>
    </w:sdt>
    <w:customXmlInsRangeEnd w:id="10858"/>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pPr>
        <w:pStyle w:val="Title"/>
        <w:outlineLvl w:val="0"/>
        <w:rPr>
          <w:ins w:id="10859" w:author="Orion" w:date="2011-03-26T03:25:00Z"/>
          <w:rFonts w:cs="Times New Roman"/>
          <w:color w:val="000000"/>
          <w:lang w:val="en-US"/>
        </w:rPr>
        <w:pPrChange w:id="10860" w:author="Orion" w:date="2011-05-01T20:37:00Z">
          <w:pPr>
            <w:autoSpaceDE w:val="0"/>
            <w:jc w:val="both"/>
          </w:pPr>
        </w:pPrChange>
      </w:pPr>
      <w:bookmarkStart w:id="10861" w:name="_Toc299463915"/>
      <w:ins w:id="10862" w:author="Orion" w:date="2011-03-24T18:32:00Z">
        <w:r w:rsidRPr="00443CC4">
          <w:rPr>
            <w:rFonts w:ascii="Times New Roman" w:eastAsia="SimSun" w:hAnsi="Times New Roman"/>
            <w:bCs/>
            <w:color w:val="auto"/>
            <w:spacing w:val="0"/>
            <w:kern w:val="1"/>
            <w:szCs w:val="52"/>
            <w:lang w:val="en-US"/>
            <w:rPrChange w:id="10863" w:author="IO" w:date="2011-07-13T18:19:00Z">
              <w:rPr>
                <w:b/>
                <w:bCs/>
                <w:color w:val="000000"/>
                <w:sz w:val="48"/>
                <w:szCs w:val="48"/>
                <w:lang w:val="en-US"/>
              </w:rPr>
            </w:rPrChange>
          </w:rPr>
          <w:lastRenderedPageBreak/>
          <w:t>Glosario</w:t>
        </w:r>
      </w:ins>
      <w:bookmarkEnd w:id="10861"/>
    </w:p>
    <w:p w14:paraId="52EE30DA" w14:textId="34E40748" w:rsidR="00352D6A" w:rsidRDefault="00352D6A" w:rsidP="00352D6A">
      <w:pPr>
        <w:spacing w:after="120"/>
        <w:ind w:left="1418" w:hanging="1418"/>
        <w:jc w:val="both"/>
        <w:rPr>
          <w:ins w:id="10864" w:author="IO" w:date="2011-07-13T11:55:00Z"/>
          <w:i/>
          <w:lang w:val="en-US"/>
        </w:rPr>
      </w:pPr>
      <w:ins w:id="10865" w:author="IO" w:date="2011-07-12T13:25:00Z">
        <w:r w:rsidRPr="002A3258">
          <w:rPr>
            <w:lang w:val="en-US"/>
            <w:rPrChange w:id="10866" w:author="IO" w:date="2011-07-12T14:28:00Z">
              <w:rPr>
                <w:highlight w:val="yellow"/>
                <w:lang w:val="en-US"/>
              </w:rPr>
            </w:rPrChange>
          </w:rPr>
          <w:t>ABM</w:t>
        </w:r>
        <w:r w:rsidRPr="002A3258">
          <w:rPr>
            <w:lang w:val="en-US"/>
            <w:rPrChange w:id="10867" w:author="IO" w:date="2011-07-12T14:28:00Z">
              <w:rPr>
                <w:highlight w:val="yellow"/>
                <w:lang w:val="en-US"/>
              </w:rPr>
            </w:rPrChange>
          </w:rPr>
          <w:tab/>
        </w:r>
        <w:r w:rsidRPr="002A3258">
          <w:rPr>
            <w:i/>
            <w:lang w:val="en-US"/>
            <w:rPrChange w:id="10868"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10869" w:author="IO" w:date="2011-07-12T13:25:00Z"/>
          <w:lang w:val="en-US"/>
          <w:rPrChange w:id="10870" w:author="IO" w:date="2011-07-12T14:28:00Z">
            <w:rPr>
              <w:ins w:id="10871" w:author="IO" w:date="2011-07-12T13:25:00Z"/>
              <w:highlight w:val="yellow"/>
              <w:lang w:val="en-US"/>
            </w:rPr>
          </w:rPrChange>
        </w:rPr>
      </w:pPr>
      <w:ins w:id="10872" w:author="IO" w:date="2011-07-13T11:55:00Z">
        <w:r>
          <w:rPr>
            <w:lang w:val="en-US"/>
          </w:rPr>
          <w:t>ACC</w:t>
        </w:r>
        <w:r>
          <w:rPr>
            <w:lang w:val="en-US"/>
          </w:rPr>
          <w:tab/>
        </w:r>
        <w:r w:rsidRPr="00C3088F">
          <w:rPr>
            <w:i/>
            <w:lang w:val="en-US"/>
            <w:rPrChange w:id="10873"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10874" w:author="IO" w:date="2011-07-12T13:25:00Z"/>
          <w:lang w:val="en-US"/>
          <w:rPrChange w:id="10875" w:author="IO" w:date="2011-07-17T20:51:00Z">
            <w:rPr>
              <w:ins w:id="10876" w:author="IO" w:date="2011-07-12T13:25:00Z"/>
              <w:highlight w:val="yellow"/>
              <w:lang w:val="en-US"/>
            </w:rPr>
          </w:rPrChange>
        </w:rPr>
      </w:pPr>
      <w:ins w:id="10877" w:author="IO" w:date="2011-07-12T13:25:00Z">
        <w:r w:rsidRPr="00D1574B">
          <w:rPr>
            <w:lang w:val="en-US"/>
            <w:rPrChange w:id="10878" w:author="IO" w:date="2011-07-17T20:51:00Z">
              <w:rPr>
                <w:highlight w:val="yellow"/>
                <w:lang w:val="en-US"/>
              </w:rPr>
            </w:rPrChange>
          </w:rPr>
          <w:t xml:space="preserve">ACES </w:t>
        </w:r>
        <w:r w:rsidRPr="00D1574B">
          <w:rPr>
            <w:lang w:val="en-US"/>
            <w:rPrChange w:id="10879" w:author="IO" w:date="2011-07-17T20:51:00Z">
              <w:rPr>
                <w:highlight w:val="yellow"/>
                <w:lang w:val="en-US"/>
              </w:rPr>
            </w:rPrChange>
          </w:rPr>
          <w:tab/>
        </w:r>
        <w:r w:rsidRPr="00D1574B">
          <w:rPr>
            <w:i/>
            <w:lang w:val="en-US"/>
            <w:rPrChange w:id="10880"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10881" w:author="IO" w:date="2011-07-13T11:51:00Z"/>
          <w:i/>
          <w:lang w:val="en-US"/>
        </w:rPr>
      </w:pPr>
      <w:ins w:id="10882" w:author="IO" w:date="2011-07-12T13:25:00Z">
        <w:r w:rsidRPr="00352D6A">
          <w:rPr>
            <w:lang w:val="en-US"/>
            <w:rPrChange w:id="10883" w:author="IO" w:date="2011-07-12T13:26:00Z">
              <w:rPr>
                <w:highlight w:val="yellow"/>
                <w:lang w:val="en-US"/>
              </w:rPr>
            </w:rPrChange>
          </w:rPr>
          <w:t>AIAA</w:t>
        </w:r>
        <w:r w:rsidRPr="00352D6A">
          <w:rPr>
            <w:lang w:val="en-US"/>
            <w:rPrChange w:id="10884" w:author="IO" w:date="2011-07-12T13:26:00Z">
              <w:rPr>
                <w:highlight w:val="yellow"/>
                <w:lang w:val="en-US"/>
              </w:rPr>
            </w:rPrChange>
          </w:rPr>
          <w:tab/>
        </w:r>
        <w:r w:rsidRPr="00352D6A">
          <w:rPr>
            <w:i/>
            <w:lang w:val="en-US"/>
            <w:rPrChange w:id="10885"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10886" w:author="IO" w:date="2011-07-12T13:25:00Z"/>
          <w:lang w:val="en-US"/>
          <w:rPrChange w:id="10887" w:author="IO" w:date="2011-07-12T13:26:00Z">
            <w:rPr>
              <w:ins w:id="10888" w:author="IO" w:date="2011-07-12T13:25:00Z"/>
              <w:highlight w:val="yellow"/>
              <w:lang w:val="en-US"/>
            </w:rPr>
          </w:rPrChange>
        </w:rPr>
      </w:pPr>
      <w:ins w:id="10889" w:author="IO" w:date="2011-07-13T11:51:00Z">
        <w:r w:rsidRPr="00C3088F">
          <w:rPr>
            <w:i/>
            <w:lang w:val="en-US"/>
            <w:rPrChange w:id="10890" w:author="IO" w:date="2011-07-13T11:51:00Z">
              <w:rPr>
                <w:lang w:val="en-US"/>
              </w:rPr>
            </w:rPrChange>
          </w:rPr>
          <w:t>Airway</w:t>
        </w:r>
        <w:r>
          <w:rPr>
            <w:lang w:val="en-US"/>
          </w:rPr>
          <w:tab/>
          <w:t>Pasillo aéreo</w:t>
        </w:r>
      </w:ins>
    </w:p>
    <w:p w14:paraId="068660E1" w14:textId="77777777" w:rsidR="00352D6A" w:rsidRPr="00CE37D7" w:rsidRDefault="00352D6A" w:rsidP="00352D6A">
      <w:pPr>
        <w:spacing w:after="120"/>
        <w:ind w:left="1418" w:hanging="1418"/>
        <w:jc w:val="both"/>
        <w:rPr>
          <w:ins w:id="10891" w:author="IO" w:date="2011-07-12T13:25:00Z"/>
          <w:highlight w:val="yellow"/>
          <w:lang w:val="en-US"/>
        </w:rPr>
      </w:pPr>
      <w:ins w:id="10892"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10893" w:author="IO" w:date="2011-07-12T17:52:00Z"/>
          <w:lang w:val="en-US"/>
        </w:rPr>
      </w:pPr>
      <w:ins w:id="10894"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10895" w:author="IO" w:date="2011-07-12T13:25:00Z"/>
          <w:highlight w:val="yellow"/>
          <w:lang w:val="en-US"/>
        </w:rPr>
      </w:pPr>
      <w:ins w:id="10896"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10897" w:author="IO" w:date="2011-07-12T13:25:00Z"/>
          <w:lang w:val="en-US"/>
        </w:rPr>
      </w:pPr>
      <w:ins w:id="10898"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10899" w:author="IO" w:date="2011-07-12T13:25:00Z"/>
          <w:highlight w:val="yellow"/>
          <w:lang w:val="en-US"/>
        </w:rPr>
      </w:pPr>
      <w:ins w:id="10900"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10901" w:author="IO" w:date="2011-07-12T13:25:00Z"/>
          <w:lang w:val="en-US"/>
          <w:rPrChange w:id="10902" w:author="IO" w:date="2011-07-13T11:39:00Z">
            <w:rPr>
              <w:ins w:id="10903" w:author="IO" w:date="2011-07-12T13:25:00Z"/>
              <w:highlight w:val="yellow"/>
              <w:lang w:val="en-US"/>
            </w:rPr>
          </w:rPrChange>
        </w:rPr>
      </w:pPr>
      <w:ins w:id="10904" w:author="IO" w:date="2011-07-12T13:25:00Z">
        <w:r w:rsidRPr="00FA57E6">
          <w:rPr>
            <w:lang w:val="en-US"/>
            <w:rPrChange w:id="10905" w:author="IO" w:date="2011-07-13T11:39:00Z">
              <w:rPr>
                <w:highlight w:val="yellow"/>
                <w:lang w:val="en-US"/>
              </w:rPr>
            </w:rPrChange>
          </w:rPr>
          <w:t>ATS</w:t>
        </w:r>
        <w:r w:rsidRPr="00FA57E6">
          <w:rPr>
            <w:lang w:val="en-US"/>
            <w:rPrChange w:id="10906" w:author="IO" w:date="2011-07-13T11:39:00Z">
              <w:rPr>
                <w:highlight w:val="yellow"/>
                <w:lang w:val="en-US"/>
              </w:rPr>
            </w:rPrChange>
          </w:rPr>
          <w:tab/>
        </w:r>
        <w:r w:rsidRPr="00FA57E6">
          <w:rPr>
            <w:i/>
            <w:lang w:val="en-US"/>
            <w:rPrChange w:id="10907"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10908" w:author="IO" w:date="2011-07-12T13:25:00Z"/>
          <w:lang w:val="en-US"/>
          <w:rPrChange w:id="10909" w:author="IO" w:date="2011-07-13T18:20:00Z">
            <w:rPr>
              <w:ins w:id="10910" w:author="IO" w:date="2011-07-12T13:25:00Z"/>
              <w:highlight w:val="yellow"/>
              <w:lang w:val="en-US"/>
            </w:rPr>
          </w:rPrChange>
        </w:rPr>
      </w:pPr>
      <w:ins w:id="10911" w:author="IO" w:date="2011-07-12T13:25:00Z">
        <w:r w:rsidRPr="00443CC4">
          <w:rPr>
            <w:lang w:val="en-US"/>
            <w:rPrChange w:id="10912" w:author="IO" w:date="2011-07-13T18:20:00Z">
              <w:rPr>
                <w:highlight w:val="yellow"/>
                <w:lang w:val="en-US"/>
              </w:rPr>
            </w:rPrChange>
          </w:rPr>
          <w:t xml:space="preserve">AVDS </w:t>
        </w:r>
        <w:r w:rsidRPr="00443CC4">
          <w:rPr>
            <w:lang w:val="en-US"/>
            <w:rPrChange w:id="10913" w:author="IO" w:date="2011-07-13T18:20:00Z">
              <w:rPr>
                <w:highlight w:val="yellow"/>
                <w:lang w:val="en-US"/>
              </w:rPr>
            </w:rPrChange>
          </w:rPr>
          <w:tab/>
        </w:r>
        <w:r w:rsidRPr="00443CC4">
          <w:rPr>
            <w:i/>
            <w:lang w:val="en-US"/>
            <w:rPrChange w:id="10914"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10915" w:author="IO" w:date="2011-07-12T13:25:00Z"/>
          <w:lang w:val="en-US"/>
          <w:rPrChange w:id="10916" w:author="IO" w:date="2011-07-18T12:43:00Z">
            <w:rPr>
              <w:ins w:id="10917" w:author="IO" w:date="2011-07-12T13:25:00Z"/>
              <w:highlight w:val="yellow"/>
              <w:lang w:val="en-US"/>
            </w:rPr>
          </w:rPrChange>
        </w:rPr>
      </w:pPr>
      <w:ins w:id="10918" w:author="IO" w:date="2011-07-12T13:25:00Z">
        <w:r w:rsidRPr="00394FFF">
          <w:rPr>
            <w:lang w:val="en-US"/>
            <w:rPrChange w:id="10919" w:author="IO" w:date="2011-07-18T12:43:00Z">
              <w:rPr>
                <w:highlight w:val="yellow"/>
                <w:lang w:val="en-US"/>
              </w:rPr>
            </w:rPrChange>
          </w:rPr>
          <w:t>BDI</w:t>
        </w:r>
        <w:r w:rsidRPr="00394FFF">
          <w:rPr>
            <w:lang w:val="en-US"/>
            <w:rPrChange w:id="10920" w:author="IO" w:date="2011-07-18T12:43:00Z">
              <w:rPr>
                <w:highlight w:val="yellow"/>
                <w:lang w:val="en-US"/>
              </w:rPr>
            </w:rPrChange>
          </w:rPr>
          <w:tab/>
        </w:r>
        <w:r w:rsidRPr="00394FFF">
          <w:rPr>
            <w:i/>
            <w:lang w:val="en-US"/>
            <w:rPrChange w:id="10921"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10922" w:author="IO" w:date="2011-07-12T13:25:00Z"/>
          <w:highlight w:val="yellow"/>
          <w:lang w:val="en-US"/>
        </w:rPr>
      </w:pPr>
      <w:ins w:id="10923"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10924" w:author="IO" w:date="2011-07-15T17:56:00Z"/>
          <w:lang w:val="en-US"/>
        </w:rPr>
      </w:pPr>
      <w:ins w:id="10925"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10926" w:author="IO" w:date="2011-07-13T19:32:00Z"/>
          <w:lang w:val="en-US"/>
        </w:rPr>
      </w:pPr>
      <w:ins w:id="10927" w:author="IO" w:date="2011-07-13T19:32:00Z">
        <w:r>
          <w:rPr>
            <w:lang w:val="en-US"/>
          </w:rPr>
          <w:t>DIS</w:t>
        </w:r>
        <w:r>
          <w:rPr>
            <w:lang w:val="en-US"/>
          </w:rPr>
          <w:tab/>
        </w:r>
        <w:r w:rsidRPr="001F1581">
          <w:rPr>
            <w:i/>
            <w:lang w:val="en-US"/>
            <w:rPrChange w:id="10928"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10929" w:author="IO" w:date="2011-07-12T13:25:00Z"/>
          <w:lang w:val="en-US"/>
        </w:rPr>
      </w:pPr>
      <w:ins w:id="10930" w:author="IO" w:date="2011-07-12T13:25:00Z">
        <w:r w:rsidRPr="00CE37D7">
          <w:rPr>
            <w:lang w:val="en-US"/>
          </w:rPr>
          <w:t>Eurocontrol</w:t>
        </w:r>
        <w:r w:rsidRPr="00CE37D7">
          <w:rPr>
            <w:lang w:val="en-US"/>
          </w:rPr>
          <w:tab/>
        </w:r>
        <w:r w:rsidRPr="00CE37D7">
          <w:rPr>
            <w:i/>
            <w:lang w:val="en-US"/>
          </w:rPr>
          <w:t>European Organisation for the Safety of Air Navigation</w:t>
        </w:r>
      </w:ins>
    </w:p>
    <w:p w14:paraId="58A90C3A" w14:textId="77777777" w:rsidR="00352D6A" w:rsidRPr="00465EF0" w:rsidRDefault="00352D6A" w:rsidP="00352D6A">
      <w:pPr>
        <w:spacing w:after="120"/>
        <w:ind w:left="1418" w:hanging="1418"/>
        <w:jc w:val="both"/>
        <w:rPr>
          <w:ins w:id="10931" w:author="IO" w:date="2011-07-12T13:25:00Z"/>
          <w:lang w:val="en-US"/>
        </w:rPr>
      </w:pPr>
      <w:ins w:id="10932"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10933" w:author="IO" w:date="2011-07-12T13:25:00Z"/>
          <w:lang w:val="en-US"/>
        </w:rPr>
      </w:pPr>
      <w:ins w:id="10934"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10935" w:author="IO" w:date="2011-07-13T11:37:00Z"/>
          <w:lang w:val="en-US"/>
        </w:rPr>
      </w:pPr>
      <w:ins w:id="10936"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10937" w:author="IO" w:date="2011-07-12T13:25:00Z"/>
          <w:lang w:val="en-US"/>
          <w:rPrChange w:id="10938" w:author="IO" w:date="2011-07-17T20:40:00Z">
            <w:rPr>
              <w:ins w:id="10939" w:author="IO" w:date="2011-07-12T13:25:00Z"/>
              <w:highlight w:val="yellow"/>
              <w:lang w:val="en-US"/>
            </w:rPr>
          </w:rPrChange>
        </w:rPr>
      </w:pPr>
      <w:ins w:id="10940" w:author="IO" w:date="2011-07-12T13:25:00Z">
        <w:r w:rsidRPr="005A507E">
          <w:rPr>
            <w:lang w:val="en-US"/>
            <w:rPrChange w:id="10941" w:author="IO" w:date="2011-07-17T20:40:00Z">
              <w:rPr>
                <w:highlight w:val="yellow"/>
                <w:lang w:val="en-US"/>
              </w:rPr>
            </w:rPrChange>
          </w:rPr>
          <w:t>GDP</w:t>
        </w:r>
        <w:r w:rsidRPr="005A507E">
          <w:rPr>
            <w:lang w:val="en-US"/>
            <w:rPrChange w:id="10942" w:author="IO" w:date="2011-07-17T20:40:00Z">
              <w:rPr>
                <w:highlight w:val="yellow"/>
                <w:lang w:val="en-US"/>
              </w:rPr>
            </w:rPrChange>
          </w:rPr>
          <w:tab/>
        </w:r>
        <w:r w:rsidRPr="005A507E">
          <w:rPr>
            <w:i/>
            <w:lang w:val="en-US"/>
            <w:rPrChange w:id="10943"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10944" w:author="IO" w:date="2011-07-12T13:25:00Z"/>
          <w:highlight w:val="yellow"/>
          <w:lang w:val="en-US"/>
        </w:rPr>
      </w:pPr>
      <w:ins w:id="10945"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10946" w:author="IO" w:date="2011-07-12T13:25:00Z"/>
          <w:lang w:val="en-US"/>
        </w:rPr>
      </w:pPr>
      <w:ins w:id="10947"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10948" w:author="IO" w:date="2011-07-12T13:25:00Z"/>
          <w:lang w:val="en-US"/>
          <w:rPrChange w:id="10949" w:author="IO" w:date="2011-07-13T15:26:00Z">
            <w:rPr>
              <w:ins w:id="10950" w:author="IO" w:date="2011-07-12T13:25:00Z"/>
              <w:highlight w:val="yellow"/>
              <w:lang w:val="en-US"/>
            </w:rPr>
          </w:rPrChange>
        </w:rPr>
      </w:pPr>
      <w:ins w:id="10951" w:author="IO" w:date="2011-07-12T13:25:00Z">
        <w:r w:rsidRPr="00310C27">
          <w:rPr>
            <w:lang w:val="en-US"/>
            <w:rPrChange w:id="10952" w:author="IO" w:date="2011-07-13T15:26:00Z">
              <w:rPr>
                <w:highlight w:val="yellow"/>
                <w:lang w:val="en-US"/>
              </w:rPr>
            </w:rPrChange>
          </w:rPr>
          <w:t>HF</w:t>
        </w:r>
        <w:r w:rsidRPr="00310C27">
          <w:rPr>
            <w:lang w:val="en-US"/>
            <w:rPrChange w:id="10953" w:author="IO" w:date="2011-07-13T15:26:00Z">
              <w:rPr>
                <w:highlight w:val="yellow"/>
                <w:lang w:val="en-US"/>
              </w:rPr>
            </w:rPrChange>
          </w:rPr>
          <w:tab/>
        </w:r>
        <w:r w:rsidRPr="00310C27">
          <w:rPr>
            <w:i/>
            <w:lang w:val="en-US"/>
            <w:rPrChange w:id="10954"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10955" w:author="IO" w:date="2011-07-20T17:29:00Z"/>
          <w:lang w:val="en-US"/>
          <w:rPrChange w:id="10956" w:author="IO" w:date="2011-07-20T17:29:00Z">
            <w:rPr>
              <w:ins w:id="10957" w:author="IO" w:date="2011-07-20T17:29:00Z"/>
              <w:highlight w:val="yellow"/>
              <w:lang w:val="en-US"/>
            </w:rPr>
          </w:rPrChange>
        </w:rPr>
      </w:pPr>
      <w:ins w:id="10958" w:author="IO" w:date="2011-07-20T17:29:00Z">
        <w:r w:rsidRPr="004E3CA1">
          <w:rPr>
            <w:lang w:val="en-US"/>
            <w:rPrChange w:id="10959" w:author="IO" w:date="2011-07-20T17:29:00Z">
              <w:rPr>
                <w:highlight w:val="yellow"/>
                <w:lang w:val="en-US"/>
              </w:rPr>
            </w:rPrChange>
          </w:rPr>
          <w:t>HTML</w:t>
        </w:r>
        <w:r w:rsidRPr="004E3CA1">
          <w:rPr>
            <w:lang w:val="en-US"/>
            <w:rPrChange w:id="10960" w:author="IO" w:date="2011-07-20T17:29:00Z">
              <w:rPr>
                <w:highlight w:val="yellow"/>
                <w:lang w:val="en-US"/>
              </w:rPr>
            </w:rPrChange>
          </w:rPr>
          <w:tab/>
        </w:r>
        <w:r w:rsidRPr="004E3CA1">
          <w:rPr>
            <w:i/>
            <w:lang w:val="en-US"/>
            <w:rPrChange w:id="10961" w:author="IO" w:date="2011-07-20T17:29:00Z">
              <w:rPr>
                <w:highlight w:val="yellow"/>
                <w:lang w:val="en-US"/>
              </w:rPr>
            </w:rPrChange>
          </w:rPr>
          <w:t>HyperText Markup Language</w:t>
        </w:r>
      </w:ins>
    </w:p>
    <w:p w14:paraId="611A04E1" w14:textId="1DA137C1" w:rsidR="00352D6A" w:rsidRPr="00CE37D7" w:rsidRDefault="00352D6A" w:rsidP="00352D6A">
      <w:pPr>
        <w:spacing w:after="120"/>
        <w:ind w:left="1418" w:hanging="1418"/>
        <w:jc w:val="both"/>
        <w:rPr>
          <w:ins w:id="10962" w:author="IO" w:date="2011-07-12T13:25:00Z"/>
          <w:highlight w:val="yellow"/>
          <w:lang w:val="en-US"/>
        </w:rPr>
      </w:pPr>
      <w:ins w:id="10963" w:author="IO" w:date="2011-07-12T13:25:00Z">
        <w:r w:rsidRPr="008A1F38">
          <w:rPr>
            <w:lang w:val="en-US"/>
            <w:rPrChange w:id="10964" w:author="IO" w:date="2011-07-22T11:49:00Z">
              <w:rPr>
                <w:highlight w:val="yellow"/>
                <w:lang w:val="en-US"/>
              </w:rPr>
            </w:rPrChange>
          </w:rPr>
          <w:t xml:space="preserve">IAF </w:t>
        </w:r>
        <w:r w:rsidRPr="008A1F38">
          <w:rPr>
            <w:lang w:val="en-US"/>
            <w:rPrChange w:id="10965" w:author="IO" w:date="2011-07-22T11:49:00Z">
              <w:rPr>
                <w:highlight w:val="yellow"/>
                <w:lang w:val="en-US"/>
              </w:rPr>
            </w:rPrChange>
          </w:rPr>
          <w:tab/>
        </w:r>
        <w:r w:rsidRPr="008A1F38">
          <w:rPr>
            <w:i/>
            <w:lang w:val="en-US"/>
            <w:rPrChange w:id="10966"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10967" w:author="IO" w:date="2011-07-12T13:25:00Z"/>
          <w:lang w:val="en-US"/>
          <w:rPrChange w:id="10968" w:author="IO" w:date="2011-07-20T17:29:00Z">
            <w:rPr>
              <w:ins w:id="10969" w:author="IO" w:date="2011-07-12T13:25:00Z"/>
              <w:highlight w:val="yellow"/>
              <w:lang w:val="en-US"/>
            </w:rPr>
          </w:rPrChange>
        </w:rPr>
      </w:pPr>
      <w:ins w:id="10970" w:author="IO" w:date="2011-07-12T13:25:00Z">
        <w:r w:rsidRPr="004E3CA1">
          <w:rPr>
            <w:lang w:val="en-US"/>
            <w:rPrChange w:id="10971" w:author="IO" w:date="2011-07-20T17:29:00Z">
              <w:rPr>
                <w:highlight w:val="yellow"/>
                <w:lang w:val="en-US"/>
              </w:rPr>
            </w:rPrChange>
          </w:rPr>
          <w:t>IDK</w:t>
        </w:r>
        <w:r w:rsidRPr="004E3CA1">
          <w:rPr>
            <w:lang w:val="en-US"/>
            <w:rPrChange w:id="10972" w:author="IO" w:date="2011-07-20T17:29:00Z">
              <w:rPr>
                <w:highlight w:val="yellow"/>
                <w:lang w:val="en-US"/>
              </w:rPr>
            </w:rPrChange>
          </w:rPr>
          <w:tab/>
        </w:r>
        <w:r w:rsidRPr="004E3CA1">
          <w:rPr>
            <w:i/>
            <w:lang w:val="en-US"/>
            <w:rPrChange w:id="10973"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10974" w:author="IO" w:date="2011-07-13T19:32:00Z"/>
          <w:lang w:val="en-US"/>
        </w:rPr>
      </w:pPr>
      <w:ins w:id="10975" w:author="IO" w:date="2011-07-13T19:32:00Z">
        <w:r>
          <w:rPr>
            <w:lang w:val="en-US"/>
          </w:rPr>
          <w:t>IEEE</w:t>
        </w:r>
        <w:r>
          <w:rPr>
            <w:lang w:val="en-US"/>
          </w:rPr>
          <w:tab/>
        </w:r>
        <w:r w:rsidRPr="001F1581">
          <w:rPr>
            <w:i/>
            <w:lang w:val="en-US"/>
            <w:rPrChange w:id="10976"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10977" w:author="IO" w:date="2011-07-13T13:56:00Z"/>
          <w:lang w:val="en-US"/>
          <w:rPrChange w:id="10978" w:author="IO" w:date="2011-07-13T13:56:00Z">
            <w:rPr>
              <w:ins w:id="10979" w:author="IO" w:date="2011-07-13T13:56:00Z"/>
              <w:highlight w:val="yellow"/>
              <w:lang w:val="en-US"/>
            </w:rPr>
          </w:rPrChange>
        </w:rPr>
      </w:pPr>
      <w:ins w:id="10980" w:author="IO" w:date="2011-07-13T13:56:00Z">
        <w:r w:rsidRPr="00F406F3">
          <w:rPr>
            <w:lang w:val="en-US"/>
            <w:rPrChange w:id="10981" w:author="IO" w:date="2011-07-13T13:56:00Z">
              <w:rPr>
                <w:highlight w:val="yellow"/>
                <w:lang w:val="en-US"/>
              </w:rPr>
            </w:rPrChange>
          </w:rPr>
          <w:t>IFR</w:t>
        </w:r>
        <w:r w:rsidRPr="00F406F3">
          <w:rPr>
            <w:lang w:val="en-US"/>
            <w:rPrChange w:id="10982" w:author="IO" w:date="2011-07-13T13:56:00Z">
              <w:rPr>
                <w:highlight w:val="yellow"/>
                <w:lang w:val="en-US"/>
              </w:rPr>
            </w:rPrChange>
          </w:rPr>
          <w:tab/>
        </w:r>
        <w:r w:rsidRPr="00F406F3">
          <w:rPr>
            <w:i/>
            <w:lang w:val="en-US"/>
            <w:rPrChange w:id="10983"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10984" w:author="IO" w:date="2011-07-12T13:25:00Z"/>
          <w:i/>
          <w:lang w:val="en-US"/>
        </w:rPr>
      </w:pPr>
      <w:ins w:id="10985"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10986" w:author="IO" w:date="2011-07-12T13:25:00Z"/>
          <w:lang w:val="en-US"/>
          <w:rPrChange w:id="10987" w:author="IO" w:date="2011-07-15T17:56:00Z">
            <w:rPr>
              <w:ins w:id="10988" w:author="IO" w:date="2011-07-12T13:25:00Z"/>
              <w:highlight w:val="yellow"/>
              <w:lang w:val="en-US"/>
            </w:rPr>
          </w:rPrChange>
        </w:rPr>
      </w:pPr>
      <w:ins w:id="10989" w:author="IO" w:date="2011-07-12T13:25:00Z">
        <w:r w:rsidRPr="009B648C">
          <w:rPr>
            <w:lang w:val="en-US"/>
            <w:rPrChange w:id="10990" w:author="IO" w:date="2011-07-15T17:56:00Z">
              <w:rPr>
                <w:highlight w:val="yellow"/>
                <w:lang w:val="en-US"/>
              </w:rPr>
            </w:rPrChange>
          </w:rPr>
          <w:t>LOFT</w:t>
        </w:r>
        <w:r w:rsidRPr="009B648C">
          <w:rPr>
            <w:lang w:val="en-US"/>
            <w:rPrChange w:id="10991" w:author="IO" w:date="2011-07-15T17:56:00Z">
              <w:rPr>
                <w:highlight w:val="yellow"/>
                <w:lang w:val="en-US"/>
              </w:rPr>
            </w:rPrChange>
          </w:rPr>
          <w:tab/>
        </w:r>
        <w:r w:rsidRPr="009B648C">
          <w:rPr>
            <w:i/>
            <w:lang w:val="en-US"/>
            <w:rPrChange w:id="10992" w:author="IO" w:date="2011-07-15T17:56:00Z">
              <w:rPr>
                <w:highlight w:val="yellow"/>
                <w:lang w:val="en-US"/>
              </w:rPr>
            </w:rPrChange>
          </w:rPr>
          <w:t>Line</w:t>
        </w:r>
      </w:ins>
      <w:ins w:id="10993" w:author="IO" w:date="2011-07-15T17:57:00Z">
        <w:r w:rsidR="009B648C">
          <w:rPr>
            <w:i/>
            <w:lang w:val="en-US"/>
          </w:rPr>
          <w:t>-</w:t>
        </w:r>
      </w:ins>
      <w:ins w:id="10994" w:author="IO" w:date="2011-07-12T13:25:00Z">
        <w:r w:rsidRPr="009B648C">
          <w:rPr>
            <w:i/>
            <w:lang w:val="en-US"/>
            <w:rPrChange w:id="10995"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10996" w:author="IO" w:date="2011-07-12T13:25:00Z"/>
          <w:highlight w:val="yellow"/>
          <w:lang w:val="en-US"/>
        </w:rPr>
      </w:pPr>
      <w:ins w:id="10997"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10998" w:author="IO" w:date="2011-07-12T13:25:00Z"/>
          <w:lang w:val="en-US"/>
          <w:rPrChange w:id="10999" w:author="IO" w:date="2011-07-22T18:33:00Z">
            <w:rPr>
              <w:ins w:id="11000" w:author="IO" w:date="2011-07-12T13:25:00Z"/>
              <w:highlight w:val="yellow"/>
              <w:lang w:val="en-US"/>
            </w:rPr>
          </w:rPrChange>
        </w:rPr>
      </w:pPr>
      <w:ins w:id="11001" w:author="IO" w:date="2011-07-12T13:25:00Z">
        <w:r w:rsidRPr="00E639D6">
          <w:rPr>
            <w:lang w:val="en-US"/>
            <w:rPrChange w:id="11002" w:author="IO" w:date="2011-07-22T18:33:00Z">
              <w:rPr>
                <w:highlight w:val="yellow"/>
                <w:lang w:val="en-US"/>
              </w:rPr>
            </w:rPrChange>
          </w:rPr>
          <w:t>MDA</w:t>
        </w:r>
        <w:r w:rsidRPr="00E639D6">
          <w:rPr>
            <w:lang w:val="en-US"/>
            <w:rPrChange w:id="11003" w:author="IO" w:date="2011-07-22T18:33:00Z">
              <w:rPr>
                <w:highlight w:val="yellow"/>
                <w:lang w:val="en-US"/>
              </w:rPr>
            </w:rPrChange>
          </w:rPr>
          <w:tab/>
        </w:r>
        <w:r w:rsidRPr="00E639D6">
          <w:rPr>
            <w:i/>
            <w:lang w:val="en-US"/>
            <w:rPrChange w:id="11004" w:author="IO" w:date="2011-07-22T18:33:00Z">
              <w:rPr>
                <w:highlight w:val="yellow"/>
                <w:lang w:val="en-US"/>
              </w:rPr>
            </w:rPrChange>
          </w:rPr>
          <w:t>Model-Driven Ar</w:t>
        </w:r>
      </w:ins>
      <w:ins w:id="11005" w:author="IO" w:date="2011-07-22T18:33:00Z">
        <w:r w:rsidR="00E639D6">
          <w:rPr>
            <w:i/>
            <w:lang w:val="en-US"/>
          </w:rPr>
          <w:t>ch</w:t>
        </w:r>
      </w:ins>
      <w:ins w:id="11006" w:author="IO" w:date="2011-07-12T13:25:00Z">
        <w:r w:rsidRPr="00E639D6">
          <w:rPr>
            <w:i/>
            <w:lang w:val="en-US"/>
            <w:rPrChange w:id="11007"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11008" w:author="IO" w:date="2011-07-12T13:25:00Z"/>
          <w:lang w:val="en-US"/>
        </w:rPr>
      </w:pPr>
      <w:ins w:id="11009"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11010" w:author="IO" w:date="2011-07-12T13:25:00Z"/>
          <w:lang w:val="en-US"/>
          <w:rPrChange w:id="11011" w:author="IO" w:date="2011-07-17T20:51:00Z">
            <w:rPr>
              <w:ins w:id="11012" w:author="IO" w:date="2011-07-12T13:25:00Z"/>
              <w:highlight w:val="yellow"/>
              <w:lang w:val="en-US"/>
            </w:rPr>
          </w:rPrChange>
        </w:rPr>
      </w:pPr>
      <w:ins w:id="11013" w:author="IO" w:date="2011-07-12T13:25:00Z">
        <w:r w:rsidRPr="002F134A">
          <w:rPr>
            <w:lang w:val="en-US"/>
            <w:rPrChange w:id="11014" w:author="IO" w:date="2011-07-17T20:51:00Z">
              <w:rPr>
                <w:highlight w:val="yellow"/>
                <w:lang w:val="en-US"/>
              </w:rPr>
            </w:rPrChange>
          </w:rPr>
          <w:t xml:space="preserve">MIDAS </w:t>
        </w:r>
        <w:r w:rsidRPr="002F134A">
          <w:rPr>
            <w:lang w:val="en-US"/>
            <w:rPrChange w:id="11015" w:author="IO" w:date="2011-07-17T20:51:00Z">
              <w:rPr>
                <w:highlight w:val="yellow"/>
                <w:lang w:val="en-US"/>
              </w:rPr>
            </w:rPrChange>
          </w:rPr>
          <w:tab/>
        </w:r>
        <w:r w:rsidR="002F134A" w:rsidRPr="002F134A">
          <w:rPr>
            <w:i/>
            <w:lang w:val="en-US"/>
          </w:rPr>
          <w:t>Man-</w:t>
        </w:r>
      </w:ins>
      <w:ins w:id="11016" w:author="IO" w:date="2011-07-17T20:52:00Z">
        <w:r w:rsidR="002F134A">
          <w:rPr>
            <w:i/>
            <w:lang w:val="en-US"/>
          </w:rPr>
          <w:t>m</w:t>
        </w:r>
      </w:ins>
      <w:ins w:id="11017" w:author="IO" w:date="2011-07-12T13:25:00Z">
        <w:r w:rsidRPr="002F134A">
          <w:rPr>
            <w:i/>
            <w:lang w:val="en-US"/>
            <w:rPrChange w:id="11018"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11019" w:author="IO" w:date="2011-07-20T18:42:00Z"/>
          <w:lang w:val="en-US"/>
        </w:rPr>
      </w:pPr>
      <w:ins w:id="11020" w:author="IO" w:date="2011-07-20T18:42:00Z">
        <w:r>
          <w:rPr>
            <w:lang w:val="en-US"/>
          </w:rPr>
          <w:t>MVC</w:t>
        </w:r>
        <w:r w:rsidRPr="001C3D91">
          <w:rPr>
            <w:lang w:val="en-US"/>
          </w:rPr>
          <w:tab/>
        </w:r>
        <w:r>
          <w:rPr>
            <w:i/>
            <w:lang w:val="en-US"/>
          </w:rPr>
          <w:t>Model-View-</w:t>
        </w:r>
      </w:ins>
      <w:ins w:id="11021"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11022" w:author="IO" w:date="2011-07-12T14:20:00Z"/>
          <w:lang w:val="en-US"/>
          <w:rPrChange w:id="11023" w:author="IO" w:date="2011-07-12T14:21:00Z">
            <w:rPr>
              <w:ins w:id="11024" w:author="IO" w:date="2011-07-12T14:20:00Z"/>
              <w:highlight w:val="yellow"/>
              <w:lang w:val="en-US"/>
            </w:rPr>
          </w:rPrChange>
        </w:rPr>
      </w:pPr>
      <w:ins w:id="11025" w:author="IO" w:date="2011-07-12T14:21:00Z">
        <w:r w:rsidRPr="002A3258">
          <w:rPr>
            <w:lang w:val="en-US"/>
            <w:rPrChange w:id="11026" w:author="IO" w:date="2011-07-12T14:21:00Z">
              <w:rPr>
                <w:highlight w:val="yellow"/>
                <w:lang w:val="en-US"/>
              </w:rPr>
            </w:rPrChange>
          </w:rPr>
          <w:t>NASA</w:t>
        </w:r>
        <w:r>
          <w:rPr>
            <w:lang w:val="en-US"/>
          </w:rPr>
          <w:tab/>
        </w:r>
        <w:r w:rsidRPr="002A3258">
          <w:rPr>
            <w:i/>
            <w:lang w:val="en-US"/>
            <w:rPrChange w:id="11027"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11028" w:author="IO" w:date="2011-07-12T13:25:00Z"/>
          <w:highlight w:val="yellow"/>
          <w:lang w:val="en-US"/>
        </w:rPr>
      </w:pPr>
      <w:ins w:id="11029"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11030" w:author="IO" w:date="2011-07-13T12:22:00Z"/>
          <w:lang w:val="en-US"/>
        </w:rPr>
      </w:pPr>
      <w:ins w:id="11031"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11032" w:author="IO" w:date="2011-07-22T18:32:00Z"/>
          <w:lang w:val="en-US"/>
        </w:rPr>
      </w:pPr>
      <w:ins w:id="11033" w:author="IO" w:date="2011-07-22T18:32:00Z">
        <w:r w:rsidRPr="00E639D6">
          <w:rPr>
            <w:lang w:val="en-US"/>
            <w:rPrChange w:id="11034" w:author="IO" w:date="2011-07-22T18:32:00Z">
              <w:rPr/>
            </w:rPrChange>
          </w:rPr>
          <w:t>STEAM</w:t>
        </w:r>
        <w:r>
          <w:rPr>
            <w:lang w:val="en-US"/>
          </w:rPr>
          <w:tab/>
        </w:r>
        <w:r w:rsidRPr="00E639D6">
          <w:rPr>
            <w:i/>
            <w:lang w:val="en-US"/>
            <w:rPrChange w:id="11035" w:author="IO" w:date="2011-07-22T18:32:00Z">
              <w:rPr>
                <w:i/>
              </w:rPr>
            </w:rPrChange>
          </w:rPr>
          <w:t>a Shell for TEAMwork</w:t>
        </w:r>
      </w:ins>
    </w:p>
    <w:p w14:paraId="3D633176" w14:textId="2769FEF9" w:rsidR="00352D6A" w:rsidRPr="00C84DD0" w:rsidRDefault="00352D6A" w:rsidP="00352D6A">
      <w:pPr>
        <w:spacing w:after="120"/>
        <w:ind w:left="1418" w:hanging="1418"/>
        <w:jc w:val="both"/>
        <w:rPr>
          <w:ins w:id="11036" w:author="IO" w:date="2011-07-12T13:25:00Z"/>
          <w:lang w:val="en-US"/>
          <w:rPrChange w:id="11037" w:author="IO" w:date="2011-07-12T17:02:00Z">
            <w:rPr>
              <w:ins w:id="11038" w:author="IO" w:date="2011-07-12T13:25:00Z"/>
              <w:highlight w:val="yellow"/>
              <w:lang w:val="en-US"/>
            </w:rPr>
          </w:rPrChange>
        </w:rPr>
      </w:pPr>
      <w:ins w:id="11039" w:author="IO" w:date="2011-07-12T13:25:00Z">
        <w:r w:rsidRPr="00C84DD0">
          <w:rPr>
            <w:lang w:val="en-US"/>
            <w:rPrChange w:id="11040" w:author="IO" w:date="2011-07-12T17:02:00Z">
              <w:rPr>
                <w:highlight w:val="yellow"/>
                <w:lang w:val="en-US"/>
              </w:rPr>
            </w:rPrChange>
          </w:rPr>
          <w:t>UAV</w:t>
        </w:r>
        <w:r w:rsidRPr="00C84DD0">
          <w:rPr>
            <w:lang w:val="en-US"/>
            <w:rPrChange w:id="11041" w:author="IO" w:date="2011-07-12T17:02:00Z">
              <w:rPr>
                <w:highlight w:val="yellow"/>
                <w:lang w:val="en-US"/>
              </w:rPr>
            </w:rPrChange>
          </w:rPr>
          <w:tab/>
        </w:r>
        <w:r w:rsidRPr="00C84DD0">
          <w:rPr>
            <w:i/>
            <w:lang w:val="en-US"/>
            <w:rPrChange w:id="11042" w:author="IO" w:date="2011-07-12T17:02:00Z">
              <w:rPr>
                <w:highlight w:val="yellow"/>
                <w:lang w:val="en-US"/>
              </w:rPr>
            </w:rPrChange>
          </w:rPr>
          <w:t xml:space="preserve">Unmanned </w:t>
        </w:r>
      </w:ins>
      <w:ins w:id="11043" w:author="IO" w:date="2011-07-12T17:02:00Z">
        <w:r w:rsidR="00C84DD0">
          <w:rPr>
            <w:i/>
            <w:lang w:val="en-US"/>
          </w:rPr>
          <w:t>A</w:t>
        </w:r>
      </w:ins>
      <w:ins w:id="11044" w:author="IO" w:date="2011-07-12T13:25:00Z">
        <w:r w:rsidRPr="00C84DD0">
          <w:rPr>
            <w:i/>
            <w:lang w:val="en-US"/>
            <w:rPrChange w:id="11045" w:author="IO" w:date="2011-07-12T17:02:00Z">
              <w:rPr>
                <w:highlight w:val="yellow"/>
                <w:lang w:val="en-US"/>
              </w:rPr>
            </w:rPrChange>
          </w:rPr>
          <w:t xml:space="preserve">erial </w:t>
        </w:r>
      </w:ins>
      <w:ins w:id="11046" w:author="IO" w:date="2011-07-12T17:02:00Z">
        <w:r w:rsidR="00C84DD0">
          <w:rPr>
            <w:i/>
            <w:lang w:val="en-US"/>
          </w:rPr>
          <w:t>V</w:t>
        </w:r>
      </w:ins>
      <w:ins w:id="11047" w:author="IO" w:date="2011-07-12T13:25:00Z">
        <w:r w:rsidRPr="00C84DD0">
          <w:rPr>
            <w:i/>
            <w:lang w:val="en-US"/>
            <w:rPrChange w:id="11048"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11049" w:author="IO" w:date="2011-07-22T12:44:00Z"/>
          <w:lang w:val="en-US"/>
        </w:rPr>
      </w:pPr>
      <w:ins w:id="11050" w:author="IO" w:date="2011-07-22T12:44:00Z">
        <w:r w:rsidRPr="003B5896">
          <w:rPr>
            <w:lang w:val="en-US"/>
            <w:rPrChange w:id="11051" w:author="IO" w:date="2011-07-22T12:44:00Z">
              <w:rPr/>
            </w:rPrChange>
          </w:rPr>
          <w:t>USGS</w:t>
        </w:r>
        <w:r>
          <w:rPr>
            <w:lang w:val="en-US"/>
          </w:rPr>
          <w:tab/>
        </w:r>
        <w:r w:rsidRPr="003B5896">
          <w:rPr>
            <w:i/>
            <w:lang w:val="en-US"/>
            <w:rPrChange w:id="11052"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11053" w:author="IO" w:date="2011-07-12T13:25:00Z"/>
          <w:lang w:val="en-US"/>
          <w:rPrChange w:id="11054" w:author="IO" w:date="2011-07-13T13:56:00Z">
            <w:rPr>
              <w:ins w:id="11055" w:author="IO" w:date="2011-07-12T13:25:00Z"/>
              <w:highlight w:val="yellow"/>
              <w:lang w:val="en-US"/>
            </w:rPr>
          </w:rPrChange>
        </w:rPr>
      </w:pPr>
      <w:ins w:id="11056" w:author="IO" w:date="2011-07-12T13:25:00Z">
        <w:r w:rsidRPr="00F406F3">
          <w:rPr>
            <w:lang w:val="en-US"/>
            <w:rPrChange w:id="11057" w:author="IO" w:date="2011-07-13T13:56:00Z">
              <w:rPr>
                <w:highlight w:val="yellow"/>
                <w:lang w:val="en-US"/>
              </w:rPr>
            </w:rPrChange>
          </w:rPr>
          <w:t>VFR</w:t>
        </w:r>
        <w:r w:rsidRPr="00F406F3">
          <w:rPr>
            <w:lang w:val="en-US"/>
            <w:rPrChange w:id="11058" w:author="IO" w:date="2011-07-13T13:56:00Z">
              <w:rPr>
                <w:highlight w:val="yellow"/>
                <w:lang w:val="en-US"/>
              </w:rPr>
            </w:rPrChange>
          </w:rPr>
          <w:tab/>
        </w:r>
        <w:r w:rsidRPr="00F406F3">
          <w:rPr>
            <w:i/>
            <w:lang w:val="en-US"/>
            <w:rPrChange w:id="11059"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11060" w:author="IO" w:date="2011-07-22T13:00:00Z"/>
          <w:lang w:val="en-US"/>
        </w:rPr>
      </w:pPr>
      <w:ins w:id="11061" w:author="IO" w:date="2011-07-13T11:51:00Z">
        <w:r w:rsidRPr="00C3088F">
          <w:rPr>
            <w:i/>
            <w:lang w:val="en-US"/>
            <w:rPrChange w:id="11062" w:author="IO" w:date="2011-07-13T11:51:00Z">
              <w:rPr>
                <w:lang w:val="en-US"/>
              </w:rPr>
            </w:rPrChange>
          </w:rPr>
          <w:t>Waypoint</w:t>
        </w:r>
        <w:r w:rsidRPr="002B284A">
          <w:rPr>
            <w:lang w:val="en-US"/>
          </w:rPr>
          <w:tab/>
        </w:r>
        <w:r w:rsidRPr="00C3088F">
          <w:rPr>
            <w:lang w:val="en-US"/>
            <w:rPrChange w:id="11063" w:author="IO" w:date="2011-07-13T11:51:00Z">
              <w:rPr>
                <w:i/>
                <w:lang w:val="en-US"/>
              </w:rPr>
            </w:rPrChange>
          </w:rPr>
          <w:t>Punto de paso</w:t>
        </w:r>
      </w:ins>
    </w:p>
    <w:p w14:paraId="74326E87" w14:textId="6858A624" w:rsidR="00B13F9D" w:rsidRPr="002B284A" w:rsidRDefault="00B13F9D" w:rsidP="00C3088F">
      <w:pPr>
        <w:spacing w:after="120"/>
        <w:ind w:left="1418" w:hanging="1418"/>
        <w:jc w:val="both"/>
        <w:rPr>
          <w:ins w:id="11064" w:author="IO" w:date="2011-07-13T11:51:00Z"/>
          <w:lang w:val="en-US"/>
        </w:rPr>
      </w:pPr>
      <w:ins w:id="11065" w:author="IO" w:date="2011-07-22T13:00:00Z">
        <w:r w:rsidRPr="00B13F9D">
          <w:rPr>
            <w:lang w:val="en-US"/>
            <w:rPrChange w:id="11066" w:author="IO" w:date="2011-07-22T13:00:00Z">
              <w:rPr>
                <w:i/>
              </w:rPr>
            </w:rPrChange>
          </w:rPr>
          <w:t>WMS</w:t>
        </w:r>
        <w:r w:rsidRPr="00B13F9D">
          <w:rPr>
            <w:lang w:val="en-US"/>
            <w:rPrChange w:id="11067" w:author="IO" w:date="2011-07-22T13:00:00Z">
              <w:rPr>
                <w:i/>
              </w:rPr>
            </w:rPrChange>
          </w:rPr>
          <w:tab/>
        </w:r>
        <w:r w:rsidRPr="00B13F9D">
          <w:rPr>
            <w:i/>
            <w:lang w:val="en-US"/>
            <w:rPrChange w:id="11068" w:author="IO" w:date="2011-07-22T13:00:00Z">
              <w:rPr>
                <w:i/>
              </w:rPr>
            </w:rPrChange>
          </w:rPr>
          <w:t>Web Map Service, Open Geospatial Consortiu</w:t>
        </w:r>
      </w:ins>
    </w:p>
    <w:p w14:paraId="2CFEB9DE" w14:textId="43CC0C9F" w:rsidR="00792280" w:rsidRPr="00246937" w:rsidDel="00352D6A" w:rsidRDefault="00792280" w:rsidP="00452836">
      <w:pPr>
        <w:autoSpaceDE w:val="0"/>
        <w:jc w:val="both"/>
        <w:rPr>
          <w:ins w:id="11069" w:author="Orion" w:date="2011-03-28T15:57:00Z"/>
          <w:del w:id="11070" w:author="IO" w:date="2011-07-12T13:25:00Z"/>
          <w:rFonts w:eastAsia="Times New Roman" w:cs="Times New Roman"/>
          <w:iCs/>
          <w:kern w:val="0"/>
          <w:lang w:val="en-US" w:eastAsia="es-ES" w:bidi="ar-SA"/>
        </w:rPr>
      </w:pPr>
      <w:ins w:id="11071" w:author="Orion" w:date="2011-03-28T15:57:00Z">
        <w:del w:id="11072" w:author="IO" w:date="2011-07-12T13:25:00Z">
          <w:r w:rsidRPr="00246937" w:rsidDel="00352D6A">
            <w:rPr>
              <w:rFonts w:eastAsia="Times New Roman" w:cs="Times New Roman"/>
              <w:kern w:val="0"/>
              <w:lang w:val="en-US" w:eastAsia="es-ES" w:bidi="ar-SA"/>
              <w:rPrChange w:id="11073"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11074"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11075"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11076" w:author="Orion" w:date="2011-03-28T15:57:00Z"/>
          <w:del w:id="11077" w:author="IO" w:date="2011-07-12T13:25:00Z"/>
          <w:rFonts w:eastAsia="Times New Roman" w:cs="Times New Roman"/>
          <w:iCs/>
          <w:kern w:val="0"/>
          <w:lang w:val="en-US" w:eastAsia="es-ES" w:bidi="ar-SA"/>
        </w:rPr>
      </w:pPr>
      <w:ins w:id="11078" w:author="Orion" w:date="2011-03-28T15:57:00Z">
        <w:del w:id="11079" w:author="IO" w:date="2011-07-12T13:25:00Z">
          <w:r w:rsidRPr="00246937" w:rsidDel="00352D6A">
            <w:rPr>
              <w:rFonts w:cs="Times New Roman"/>
              <w:lang w:val="en-US"/>
              <w:rPrChange w:id="11080" w:author="Orion" w:date="2011-04-24T22:32:00Z">
                <w:rPr>
                  <w:b/>
                  <w:bCs/>
                  <w:sz w:val="48"/>
                  <w:szCs w:val="48"/>
                </w:rPr>
              </w:rPrChange>
            </w:rPr>
            <w:delText xml:space="preserve">ACES </w:delText>
          </w:r>
          <w:r w:rsidR="00417DB1" w:rsidRPr="00246937" w:rsidDel="00352D6A">
            <w:rPr>
              <w:rFonts w:cs="Times New Roman"/>
              <w:lang w:val="en-US"/>
              <w:rPrChange w:id="11081" w:author="Orion" w:date="2011-04-24T22:32:00Z">
                <w:rPr>
                  <w:rFonts w:ascii="Courier New" w:hAnsi="Courier New" w:cs="Courier New"/>
                  <w:lang w:val="en-US"/>
                </w:rPr>
              </w:rPrChange>
            </w:rPr>
            <w:tab/>
          </w:r>
        </w:del>
      </w:ins>
      <w:ins w:id="11082" w:author="Orion" w:date="2011-05-06T13:25:00Z">
        <w:del w:id="11083" w:author="IO" w:date="2011-07-12T13:25:00Z">
          <w:r w:rsidR="00343B72" w:rsidDel="00352D6A">
            <w:rPr>
              <w:rFonts w:cs="Times New Roman"/>
              <w:lang w:val="en-US"/>
            </w:rPr>
            <w:tab/>
          </w:r>
        </w:del>
      </w:ins>
      <w:ins w:id="11084" w:author="Orion" w:date="2011-03-28T15:57:00Z">
        <w:del w:id="11085" w:author="IO" w:date="2011-07-12T13:25:00Z">
          <w:r w:rsidRPr="00246937" w:rsidDel="00352D6A">
            <w:rPr>
              <w:rFonts w:cs="Times New Roman"/>
              <w:lang w:val="en-US"/>
              <w:rPrChange w:id="11086"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11087" w:author="Orion" w:date="2011-03-28T15:57:00Z"/>
          <w:del w:id="11088" w:author="IO" w:date="2011-07-12T13:25:00Z"/>
          <w:rFonts w:eastAsia="Times New Roman" w:cs="Times New Roman"/>
          <w:iCs/>
          <w:kern w:val="0"/>
          <w:lang w:val="en-US" w:eastAsia="es-ES" w:bidi="ar-SA"/>
        </w:rPr>
      </w:pPr>
      <w:ins w:id="11089" w:author="Orion" w:date="2011-03-28T15:57:00Z">
        <w:del w:id="11090" w:author="IO" w:date="2011-07-12T13:25:00Z">
          <w:r w:rsidRPr="00246937" w:rsidDel="00352D6A">
            <w:rPr>
              <w:rFonts w:cs="Times New Roman"/>
              <w:lang w:val="en-US"/>
              <w:rPrChange w:id="11091" w:author="Orion" w:date="2011-04-24T22:32:00Z">
                <w:rPr>
                  <w:rFonts w:cs="Times New Roman"/>
                  <w:b/>
                  <w:bCs/>
                  <w:sz w:val="48"/>
                  <w:szCs w:val="48"/>
                </w:rPr>
              </w:rPrChange>
            </w:rPr>
            <w:delText xml:space="preserve">AOCC  </w:delText>
          </w:r>
          <w:r w:rsidRPr="00246937" w:rsidDel="00352D6A">
            <w:rPr>
              <w:rFonts w:cs="Times New Roman"/>
              <w:lang w:val="en-US"/>
              <w:rPrChange w:id="11092" w:author="Orion" w:date="2011-04-24T22:32:00Z">
                <w:rPr>
                  <w:rFonts w:cs="Times New Roman"/>
                  <w:b/>
                  <w:bCs/>
                  <w:sz w:val="48"/>
                  <w:szCs w:val="48"/>
                </w:rPr>
              </w:rPrChange>
            </w:rPr>
            <w:tab/>
          </w:r>
          <w:r w:rsidRPr="00246937" w:rsidDel="00352D6A">
            <w:rPr>
              <w:rStyle w:val="apple-style-span"/>
              <w:rFonts w:cs="Times New Roman"/>
              <w:color w:val="000000"/>
              <w:lang w:val="en-US"/>
              <w:rPrChange w:id="11093"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11094"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11095"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11096" w:author="Orion" w:date="2011-03-28T15:57:00Z"/>
          <w:del w:id="11097" w:author="IO" w:date="2011-07-12T13:25:00Z"/>
          <w:rStyle w:val="Emphasis"/>
          <w:rFonts w:cs="Times New Roman"/>
          <w:bCs/>
          <w:i w:val="0"/>
          <w:iCs w:val="0"/>
          <w:color w:val="000000"/>
          <w:lang w:val="en-US"/>
        </w:rPr>
      </w:pPr>
      <w:ins w:id="11098" w:author="Orion" w:date="2011-03-28T15:57:00Z">
        <w:del w:id="11099" w:author="IO" w:date="2011-07-12T13:25:00Z">
          <w:r w:rsidRPr="00246937" w:rsidDel="00352D6A">
            <w:rPr>
              <w:rFonts w:cs="Times New Roman"/>
              <w:color w:val="000000"/>
              <w:lang w:val="en-US"/>
              <w:rPrChange w:id="11100"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11101"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11102"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11103" w:author="Orion" w:date="2011-03-28T15:57:00Z"/>
          <w:del w:id="11104" w:author="IO" w:date="2011-07-12T13:25:00Z"/>
          <w:rFonts w:cs="Times New Roman"/>
          <w:color w:val="000000"/>
          <w:lang w:val="en-US"/>
        </w:rPr>
      </w:pPr>
      <w:ins w:id="11105" w:author="Orion" w:date="2011-03-28T15:57:00Z">
        <w:del w:id="11106" w:author="IO" w:date="2011-07-12T13:25:00Z">
          <w:r w:rsidRPr="00246937" w:rsidDel="00352D6A">
            <w:rPr>
              <w:rFonts w:cs="Times New Roman"/>
              <w:color w:val="000000"/>
              <w:lang w:val="en-US"/>
              <w:rPrChange w:id="11107"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11108" w:author="Orion" w:date="2011-04-24T22:32:00Z">
                <w:rPr>
                  <w:rFonts w:cs="Times New Roman"/>
                  <w:b/>
                  <w:bCs/>
                  <w:color w:val="000000"/>
                  <w:sz w:val="48"/>
                  <w:szCs w:val="48"/>
                  <w:lang w:val="en-US"/>
                </w:rPr>
              </w:rPrChange>
            </w:rPr>
            <w:tab/>
          </w:r>
          <w:r w:rsidRPr="00246937" w:rsidDel="00352D6A">
            <w:rPr>
              <w:rFonts w:cs="Times New Roman"/>
              <w:color w:val="000000"/>
              <w:lang w:val="en-US"/>
              <w:rPrChange w:id="11109"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11110" w:author="Orion" w:date="2011-06-11T13:03:00Z"/>
          <w:del w:id="11111" w:author="IO" w:date="2011-07-12T13:25:00Z"/>
          <w:rFonts w:cs="Times New Roman"/>
          <w:color w:val="000000"/>
          <w:lang w:val="en-US"/>
        </w:rPr>
      </w:pPr>
      <w:ins w:id="11112" w:author="Orion" w:date="2011-03-28T15:57:00Z">
        <w:del w:id="11113" w:author="IO" w:date="2011-07-12T13:25:00Z">
          <w:r w:rsidRPr="00246937" w:rsidDel="00352D6A">
            <w:rPr>
              <w:rFonts w:cs="Times New Roman"/>
              <w:color w:val="000000"/>
              <w:lang w:val="en-US"/>
              <w:rPrChange w:id="11114"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11115" w:author="Orion" w:date="2011-04-24T22:32:00Z">
                <w:rPr>
                  <w:rFonts w:cs="Times New Roman"/>
                  <w:b/>
                  <w:bCs/>
                  <w:color w:val="000000"/>
                  <w:sz w:val="48"/>
                  <w:szCs w:val="48"/>
                  <w:lang w:val="en-US"/>
                </w:rPr>
              </w:rPrChange>
            </w:rPr>
            <w:tab/>
          </w:r>
          <w:r w:rsidRPr="00246937" w:rsidDel="00352D6A">
            <w:rPr>
              <w:rFonts w:cs="Times New Roman"/>
              <w:color w:val="000000"/>
              <w:lang w:val="en-US"/>
              <w:rPrChange w:id="11116"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11117" w:author="Orion" w:date="2011-03-28T19:32:00Z"/>
          <w:del w:id="11118" w:author="IO" w:date="2011-07-12T13:25:00Z"/>
          <w:rFonts w:cs="Times New Roman"/>
          <w:color w:val="000000"/>
          <w:lang w:val="en-US"/>
        </w:rPr>
      </w:pPr>
      <w:ins w:id="11119" w:author="Orion" w:date="2011-06-11T13:03:00Z">
        <w:del w:id="11120" w:author="IO" w:date="2011-07-12T13:25:00Z">
          <w:r w:rsidRPr="00EC4E53" w:rsidDel="00352D6A">
            <w:rPr>
              <w:rStyle w:val="apple-style-span"/>
              <w:rFonts w:cs="Times New Roman"/>
              <w:bCs/>
              <w:color w:val="000000"/>
              <w:lang w:val="en-US"/>
              <w:rPrChange w:id="11121"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11122"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11123"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11124" w:author="Orion" w:date="2011-03-28T15:57:00Z"/>
          <w:del w:id="11125" w:author="IO" w:date="2011-07-12T13:25:00Z"/>
          <w:rFonts w:cs="Times New Roman"/>
          <w:color w:val="000000"/>
          <w:lang w:val="en-US"/>
        </w:rPr>
      </w:pPr>
      <w:ins w:id="11126" w:author="Orion" w:date="2011-03-28T19:32:00Z">
        <w:del w:id="11127" w:author="IO" w:date="2011-07-12T13:25:00Z">
          <w:r w:rsidRPr="00246937" w:rsidDel="00352D6A">
            <w:rPr>
              <w:rFonts w:cs="Times New Roman"/>
              <w:lang w:val="en-US"/>
              <w:rPrChange w:id="11128" w:author="Orion" w:date="2011-04-24T22:32:00Z">
                <w:rPr>
                  <w:b/>
                  <w:bCs/>
                  <w:sz w:val="48"/>
                  <w:szCs w:val="48"/>
                </w:rPr>
              </w:rPrChange>
            </w:rPr>
            <w:delText xml:space="preserve">AVDS </w:delText>
          </w:r>
          <w:r w:rsidRPr="00246937" w:rsidDel="00352D6A">
            <w:rPr>
              <w:rFonts w:cs="Times New Roman"/>
              <w:lang w:val="en-US"/>
              <w:rPrChange w:id="11129" w:author="Orion" w:date="2011-04-24T22:32:00Z">
                <w:rPr>
                  <w:b/>
                  <w:bCs/>
                  <w:sz w:val="48"/>
                  <w:szCs w:val="48"/>
                </w:rPr>
              </w:rPrChange>
            </w:rPr>
            <w:tab/>
          </w:r>
          <w:r w:rsidRPr="00246937" w:rsidDel="00352D6A">
            <w:rPr>
              <w:rFonts w:cs="Times New Roman"/>
              <w:lang w:val="en-US"/>
              <w:rPrChange w:id="11130"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11131" w:author="Orion" w:date="2011-03-28T15:57:00Z"/>
          <w:del w:id="11132" w:author="IO" w:date="2011-07-12T13:25:00Z"/>
          <w:rFonts w:cs="Times New Roman"/>
          <w:color w:val="000000"/>
          <w:lang w:val="en-US"/>
        </w:rPr>
      </w:pPr>
      <w:ins w:id="11133" w:author="Orion" w:date="2011-03-28T15:57:00Z">
        <w:del w:id="11134" w:author="IO" w:date="2011-07-12T13:25:00Z">
          <w:r w:rsidRPr="00246937" w:rsidDel="00352D6A">
            <w:rPr>
              <w:rStyle w:val="apple-style-span"/>
              <w:rFonts w:cs="Times New Roman"/>
              <w:bCs/>
              <w:color w:val="000000"/>
              <w:lang w:val="en-US"/>
              <w:rPrChange w:id="11135"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11136"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11137"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11138" w:author="Orion" w:date="2011-03-28T15:57:00Z"/>
          <w:del w:id="11139" w:author="IO" w:date="2011-07-12T13:25:00Z"/>
          <w:rFonts w:cs="Times New Roman"/>
          <w:lang w:val="en-US"/>
        </w:rPr>
      </w:pPr>
      <w:ins w:id="11140" w:author="Orion" w:date="2011-03-28T15:57:00Z">
        <w:del w:id="11141" w:author="IO" w:date="2011-07-12T13:25:00Z">
          <w:r w:rsidRPr="00246937" w:rsidDel="00352D6A">
            <w:rPr>
              <w:rFonts w:cs="Times New Roman"/>
              <w:lang w:val="en-US"/>
              <w:rPrChange w:id="11142" w:author="Orion" w:date="2011-04-24T22:32:00Z">
                <w:rPr>
                  <w:b/>
                  <w:bCs/>
                  <w:sz w:val="48"/>
                  <w:szCs w:val="48"/>
                  <w:lang w:val="en-US"/>
                </w:rPr>
              </w:rPrChange>
            </w:rPr>
            <w:delText xml:space="preserve">CATFM </w:delText>
          </w:r>
          <w:r w:rsidRPr="00246937" w:rsidDel="00352D6A">
            <w:rPr>
              <w:rFonts w:cs="Times New Roman"/>
              <w:lang w:val="en-US"/>
              <w:rPrChange w:id="11143"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11144" w:author="Orion" w:date="2011-04-06T16:15:00Z"/>
          <w:del w:id="11145" w:author="IO" w:date="2011-07-12T13:25:00Z"/>
          <w:rFonts w:cs="Times New Roman"/>
          <w:color w:val="000000"/>
          <w:lang w:val="en-US"/>
          <w:rPrChange w:id="11146" w:author="Orion" w:date="2011-04-24T22:32:00Z">
            <w:rPr>
              <w:ins w:id="11147" w:author="Orion" w:date="2011-04-06T16:15:00Z"/>
              <w:del w:id="11148" w:author="IO" w:date="2011-07-12T13:25:00Z"/>
              <w:rFonts w:ascii="Courier New" w:hAnsi="Courier New" w:cs="Courier New"/>
              <w:color w:val="000000"/>
              <w:lang w:val="en-US"/>
            </w:rPr>
          </w:rPrChange>
        </w:rPr>
      </w:pPr>
      <w:ins w:id="11149" w:author="Orion" w:date="2011-03-28T15:57:00Z">
        <w:del w:id="11150" w:author="IO" w:date="2011-07-12T13:25:00Z">
          <w:r w:rsidRPr="00246937" w:rsidDel="00352D6A">
            <w:rPr>
              <w:rFonts w:cs="Times New Roman"/>
              <w:color w:val="000000"/>
              <w:lang w:val="en-US"/>
              <w:rPrChange w:id="11151" w:author="Orion" w:date="2011-04-24T22:32:00Z">
                <w:rPr>
                  <w:b/>
                  <w:bCs/>
                  <w:color w:val="000000"/>
                  <w:sz w:val="48"/>
                  <w:szCs w:val="48"/>
                </w:rPr>
              </w:rPrChange>
            </w:rPr>
            <w:delText>Eurocontrol</w:delText>
          </w:r>
          <w:r w:rsidRPr="00246937" w:rsidDel="00352D6A">
            <w:rPr>
              <w:rFonts w:cs="Times New Roman"/>
              <w:lang w:val="en-US"/>
              <w:rPrChange w:id="11152" w:author="Orion" w:date="2011-04-24T22:32:00Z">
                <w:rPr>
                  <w:b/>
                  <w:bCs/>
                  <w:sz w:val="48"/>
                  <w:szCs w:val="48"/>
                  <w:lang w:val="en-US"/>
                </w:rPr>
              </w:rPrChange>
            </w:rPr>
            <w:delText xml:space="preserve"> </w:delText>
          </w:r>
          <w:r w:rsidRPr="00246937" w:rsidDel="00352D6A">
            <w:rPr>
              <w:rFonts w:cs="Times New Roman"/>
              <w:lang w:val="en-US"/>
              <w:rPrChange w:id="11153" w:author="Orion" w:date="2011-04-24T22:32:00Z">
                <w:rPr>
                  <w:b/>
                  <w:bCs/>
                  <w:sz w:val="48"/>
                  <w:szCs w:val="48"/>
                  <w:lang w:val="en-US"/>
                </w:rPr>
              </w:rPrChange>
            </w:rPr>
            <w:tab/>
          </w:r>
          <w:r w:rsidRPr="00246937" w:rsidDel="00352D6A">
            <w:rPr>
              <w:rFonts w:cs="Times New Roman"/>
              <w:color w:val="000000"/>
              <w:lang w:val="en-US"/>
              <w:rPrChange w:id="11154"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11155" w:author="Orion" w:date="2011-03-28T15:57:00Z"/>
          <w:del w:id="11156" w:author="IO" w:date="2011-07-12T13:25:00Z"/>
          <w:rFonts w:cs="Times New Roman"/>
          <w:color w:val="000000"/>
          <w:lang w:val="en-US"/>
        </w:rPr>
      </w:pPr>
      <w:ins w:id="11157" w:author="Orion" w:date="2011-04-06T16:15:00Z">
        <w:del w:id="11158" w:author="IO" w:date="2011-07-12T13:25:00Z">
          <w:r w:rsidRPr="00246937" w:rsidDel="00352D6A">
            <w:rPr>
              <w:rFonts w:cs="Times New Roman"/>
              <w:color w:val="000000"/>
              <w:lang w:val="en-US"/>
              <w:rPrChange w:id="11159"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11160" w:author="Orion" w:date="2011-04-24T22:32:00Z">
                <w:rPr>
                  <w:rFonts w:ascii="Courier New" w:hAnsi="Courier New" w:cs="Courier New"/>
                  <w:color w:val="000000"/>
                  <w:lang w:val="en-US"/>
                </w:rPr>
              </w:rPrChange>
            </w:rPr>
            <w:tab/>
          </w:r>
          <w:r w:rsidRPr="00246937" w:rsidDel="00352D6A">
            <w:rPr>
              <w:rFonts w:cs="Times New Roman"/>
              <w:color w:val="000000"/>
              <w:lang w:val="en-US"/>
              <w:rPrChange w:id="11161" w:author="Orion" w:date="2011-04-24T22:32:00Z">
                <w:rPr>
                  <w:rFonts w:ascii="Courier New" w:hAnsi="Courier New" w:cs="Courier New"/>
                  <w:color w:val="000000"/>
                  <w:lang w:val="en-US"/>
                </w:rPr>
              </w:rPrChange>
            </w:rPr>
            <w:tab/>
            <w:delText>Crew Resou</w:delText>
          </w:r>
        </w:del>
      </w:ins>
      <w:ins w:id="11162" w:author="Orion" w:date="2011-04-06T16:16:00Z">
        <w:del w:id="11163" w:author="IO" w:date="2011-07-12T13:25:00Z">
          <w:r w:rsidRPr="00246937" w:rsidDel="00352D6A">
            <w:rPr>
              <w:rFonts w:cs="Times New Roman"/>
              <w:color w:val="000000"/>
              <w:lang w:val="en-US"/>
              <w:rPrChange w:id="11164"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11165" w:author="Orion" w:date="2011-03-28T15:57:00Z"/>
          <w:del w:id="11166" w:author="IO" w:date="2011-07-12T13:25:00Z"/>
          <w:rFonts w:cs="Times New Roman"/>
          <w:lang w:val="en-US"/>
        </w:rPr>
      </w:pPr>
      <w:ins w:id="11167" w:author="Orion" w:date="2011-03-28T15:57:00Z">
        <w:del w:id="11168" w:author="IO" w:date="2011-07-12T13:25:00Z">
          <w:r w:rsidRPr="00246937" w:rsidDel="00352D6A">
            <w:rPr>
              <w:rFonts w:cs="Times New Roman"/>
              <w:lang w:val="en-US"/>
              <w:rPrChange w:id="11169" w:author="Orion" w:date="2011-04-24T22:32:00Z">
                <w:rPr>
                  <w:b/>
                  <w:bCs/>
                  <w:sz w:val="48"/>
                  <w:szCs w:val="48"/>
                </w:rPr>
              </w:rPrChange>
            </w:rPr>
            <w:delText>FAA</w:delText>
          </w:r>
          <w:r w:rsidRPr="00246937" w:rsidDel="00352D6A">
            <w:rPr>
              <w:rFonts w:cs="Times New Roman"/>
              <w:lang w:val="en-US"/>
              <w:rPrChange w:id="11170" w:author="Orion" w:date="2011-04-24T22:32:00Z">
                <w:rPr>
                  <w:b/>
                  <w:bCs/>
                  <w:sz w:val="48"/>
                  <w:szCs w:val="48"/>
                </w:rPr>
              </w:rPrChange>
            </w:rPr>
            <w:tab/>
          </w:r>
          <w:r w:rsidRPr="00246937" w:rsidDel="00352D6A">
            <w:rPr>
              <w:rFonts w:cs="Times New Roman"/>
              <w:lang w:val="en-US"/>
              <w:rPrChange w:id="11171"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11172" w:author="Orion" w:date="2011-03-28T15:57:00Z"/>
          <w:del w:id="11173" w:author="IO" w:date="2011-07-12T13:25:00Z"/>
          <w:rFonts w:cs="Times New Roman"/>
          <w:lang w:val="en-US"/>
        </w:rPr>
      </w:pPr>
      <w:ins w:id="11174" w:author="Orion" w:date="2011-03-28T15:57:00Z">
        <w:del w:id="11175" w:author="IO" w:date="2011-07-12T13:25:00Z">
          <w:r w:rsidRPr="00246937" w:rsidDel="00352D6A">
            <w:rPr>
              <w:rFonts w:cs="Times New Roman"/>
              <w:color w:val="000000"/>
              <w:lang w:val="en-US"/>
              <w:rPrChange w:id="11176" w:author="Orion" w:date="2011-04-24T22:32:00Z">
                <w:rPr>
                  <w:b/>
                  <w:bCs/>
                  <w:color w:val="000000"/>
                  <w:sz w:val="48"/>
                  <w:szCs w:val="48"/>
                  <w:lang w:val="en-US"/>
                </w:rPr>
              </w:rPrChange>
            </w:rPr>
            <w:delText>FACET</w:delText>
          </w:r>
          <w:r w:rsidRPr="00246937" w:rsidDel="00352D6A">
            <w:rPr>
              <w:rFonts w:cs="Times New Roman"/>
              <w:color w:val="000000"/>
              <w:lang w:val="en-US"/>
              <w:rPrChange w:id="11177" w:author="Orion" w:date="2011-04-24T22:32:00Z">
                <w:rPr>
                  <w:b/>
                  <w:bCs/>
                  <w:color w:val="000000"/>
                  <w:sz w:val="48"/>
                  <w:szCs w:val="48"/>
                  <w:lang w:val="en-US"/>
                </w:rPr>
              </w:rPrChange>
            </w:rPr>
            <w:tab/>
          </w:r>
          <w:r w:rsidRPr="00246937" w:rsidDel="00352D6A">
            <w:rPr>
              <w:rFonts w:cs="Times New Roman"/>
              <w:lang w:val="en-US"/>
              <w:rPrChange w:id="11178"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11179" w:author="Orion" w:date="2011-04-02T12:54:00Z"/>
          <w:del w:id="11180" w:author="IO" w:date="2011-07-12T13:25:00Z"/>
          <w:rFonts w:eastAsia="Times New Roman" w:cs="Times New Roman"/>
          <w:lang w:val="en-US"/>
          <w:rPrChange w:id="11181" w:author="Orion" w:date="2011-04-24T22:32:00Z">
            <w:rPr>
              <w:ins w:id="11182" w:author="Orion" w:date="2011-04-02T12:54:00Z"/>
              <w:del w:id="11183" w:author="IO" w:date="2011-07-12T13:25:00Z"/>
              <w:rFonts w:ascii="Courier New" w:eastAsia="Times New Roman" w:hAnsi="Courier New" w:cs="Courier New"/>
              <w:lang w:val="en-US"/>
            </w:rPr>
          </w:rPrChange>
        </w:rPr>
      </w:pPr>
      <w:ins w:id="11184" w:author="Orion" w:date="2011-03-28T15:57:00Z">
        <w:del w:id="11185" w:author="IO" w:date="2011-07-12T13:25:00Z">
          <w:r w:rsidRPr="00246937" w:rsidDel="00352D6A">
            <w:rPr>
              <w:rFonts w:cs="Times New Roman"/>
              <w:color w:val="000000"/>
              <w:lang w:val="en-US"/>
              <w:rPrChange w:id="11186" w:author="Orion" w:date="2011-04-24T22:32:00Z">
                <w:rPr>
                  <w:b/>
                  <w:bCs/>
                  <w:color w:val="000000"/>
                  <w:sz w:val="48"/>
                  <w:szCs w:val="48"/>
                </w:rPr>
              </w:rPrChange>
            </w:rPr>
            <w:delText>GDP</w:delText>
          </w:r>
          <w:r w:rsidRPr="00246937" w:rsidDel="00352D6A">
            <w:rPr>
              <w:rFonts w:cs="Times New Roman"/>
              <w:color w:val="000000"/>
              <w:lang w:val="en-US"/>
              <w:rPrChange w:id="11187" w:author="Orion" w:date="2011-04-24T22:32:00Z">
                <w:rPr>
                  <w:b/>
                  <w:bCs/>
                  <w:color w:val="000000"/>
                  <w:sz w:val="48"/>
                  <w:szCs w:val="48"/>
                </w:rPr>
              </w:rPrChange>
            </w:rPr>
            <w:tab/>
          </w:r>
          <w:r w:rsidRPr="00246937" w:rsidDel="00352D6A">
            <w:rPr>
              <w:rFonts w:cs="Times New Roman"/>
              <w:color w:val="000000"/>
              <w:lang w:val="en-US"/>
              <w:rPrChange w:id="11188" w:author="Orion" w:date="2011-04-24T22:32:00Z">
                <w:rPr>
                  <w:b/>
                  <w:bCs/>
                  <w:color w:val="000000"/>
                  <w:sz w:val="48"/>
                  <w:szCs w:val="48"/>
                </w:rPr>
              </w:rPrChange>
            </w:rPr>
            <w:tab/>
            <w:delText>Ground Delay Program</w:delText>
          </w:r>
        </w:del>
      </w:ins>
      <w:ins w:id="11189" w:author="Orion" w:date="2011-04-02T12:54:00Z">
        <w:del w:id="11190" w:author="IO" w:date="2011-07-12T13:25:00Z">
          <w:r w:rsidR="00614E3A" w:rsidRPr="00246937" w:rsidDel="00352D6A">
            <w:rPr>
              <w:rFonts w:eastAsia="Times New Roman" w:cs="Times New Roman"/>
              <w:lang w:val="en-US"/>
              <w:rPrChange w:id="11191"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11192" w:author="Orion" w:date="2011-04-04T16:04:00Z"/>
          <w:del w:id="11193" w:author="IO" w:date="2011-07-12T13:25:00Z"/>
          <w:rFonts w:eastAsia="Times New Roman" w:cs="Times New Roman"/>
          <w:lang w:val="en-US"/>
          <w:rPrChange w:id="11194" w:author="Orion" w:date="2011-04-24T22:32:00Z">
            <w:rPr>
              <w:ins w:id="11195" w:author="Orion" w:date="2011-04-04T16:04:00Z"/>
              <w:del w:id="11196" w:author="IO" w:date="2011-07-12T13:25:00Z"/>
              <w:rFonts w:ascii="Courier New" w:eastAsia="Times New Roman" w:hAnsi="Courier New" w:cs="Courier New"/>
              <w:lang w:val="en-US"/>
            </w:rPr>
          </w:rPrChange>
        </w:rPr>
      </w:pPr>
      <w:ins w:id="11197" w:author="Orion" w:date="2011-04-02T12:54:00Z">
        <w:del w:id="11198" w:author="IO" w:date="2011-07-12T13:25:00Z">
          <w:r w:rsidRPr="00246937" w:rsidDel="00352D6A">
            <w:rPr>
              <w:rFonts w:eastAsia="Times New Roman" w:cs="Times New Roman"/>
              <w:lang w:val="en-US"/>
              <w:rPrChange w:id="11199"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11200"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11201" w:author="Orion" w:date="2011-04-24T22:32:00Z">
                <w:rPr>
                  <w:rFonts w:ascii="Courier New" w:eastAsia="Times New Roman" w:hAnsi="Courier New" w:cs="Courier New"/>
                  <w:lang w:val="en-US"/>
                </w:rPr>
              </w:rPrChange>
            </w:rPr>
            <w:tab/>
          </w:r>
        </w:del>
      </w:ins>
      <w:ins w:id="11202" w:author="Orion" w:date="2011-04-02T12:55:00Z">
        <w:del w:id="11203" w:author="IO" w:date="2011-07-12T13:25:00Z">
          <w:r w:rsidRPr="00246937" w:rsidDel="00352D6A">
            <w:rPr>
              <w:rFonts w:eastAsia="Times New Roman" w:cs="Times New Roman"/>
              <w:lang w:val="en-US"/>
              <w:rPrChange w:id="11204"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11205" w:author="Orion" w:date="2011-05-09T13:28:00Z"/>
          <w:del w:id="11206" w:author="IO" w:date="2011-07-12T13:25:00Z"/>
          <w:rFonts w:cs="Times New Roman"/>
          <w:color w:val="000000"/>
          <w:lang w:val="en-US"/>
        </w:rPr>
      </w:pPr>
      <w:ins w:id="11207" w:author="Orion" w:date="2011-04-04T16:04:00Z">
        <w:del w:id="11208" w:author="IO" w:date="2011-07-12T13:25:00Z">
          <w:r w:rsidRPr="00246937" w:rsidDel="00352D6A">
            <w:rPr>
              <w:rFonts w:cs="Times New Roman"/>
              <w:color w:val="000000"/>
              <w:lang w:val="en-US"/>
              <w:rPrChange w:id="11209"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11210" w:author="Orion" w:date="2011-04-24T22:32:00Z">
                <w:rPr>
                  <w:rFonts w:ascii="Courier New" w:hAnsi="Courier New" w:cs="Courier New"/>
                  <w:color w:val="000000"/>
                  <w:lang w:val="en-US"/>
                </w:rPr>
              </w:rPrChange>
            </w:rPr>
            <w:tab/>
          </w:r>
          <w:r w:rsidRPr="00246937" w:rsidDel="00352D6A">
            <w:rPr>
              <w:rFonts w:cs="Times New Roman"/>
              <w:color w:val="000000"/>
              <w:lang w:val="en-US"/>
              <w:rPrChange w:id="11211"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11212" w:author="Orion" w:date="2011-05-09T13:28:00Z"/>
          <w:del w:id="11213" w:author="IO" w:date="2011-07-12T13:25:00Z"/>
          <w:lang w:val="en-US"/>
        </w:rPr>
      </w:pPr>
      <w:ins w:id="11214" w:author="Orion" w:date="2011-05-09T13:28:00Z">
        <w:del w:id="11215" w:author="IO" w:date="2011-07-12T13:25:00Z">
          <w:r w:rsidRPr="008A5EFB" w:rsidDel="00352D6A">
            <w:rPr>
              <w:lang w:val="en-US"/>
              <w:rPrChange w:id="11216" w:author="Orion" w:date="2011-05-09T13:28:00Z">
                <w:rPr/>
              </w:rPrChange>
            </w:rPr>
            <w:delText xml:space="preserve">IAF </w:delText>
          </w:r>
          <w:r w:rsidRPr="008A5EFB" w:rsidDel="00352D6A">
            <w:rPr>
              <w:lang w:val="en-US"/>
              <w:rPrChange w:id="11217" w:author="Orion" w:date="2011-05-09T13:28:00Z">
                <w:rPr/>
              </w:rPrChange>
            </w:rPr>
            <w:tab/>
          </w:r>
          <w:r w:rsidDel="00352D6A">
            <w:rPr>
              <w:lang w:val="en-US"/>
            </w:rPr>
            <w:tab/>
          </w:r>
          <w:r w:rsidRPr="008A5EFB" w:rsidDel="00352D6A">
            <w:rPr>
              <w:lang w:val="en-US"/>
              <w:rPrChange w:id="11218"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11219" w:author="Orion" w:date="2011-03-28T15:57:00Z"/>
          <w:del w:id="11220" w:author="IO" w:date="2011-07-12T13:25:00Z"/>
          <w:lang w:val="en-US"/>
          <w:rPrChange w:id="11221" w:author="Orion" w:date="2011-05-09T13:28:00Z">
            <w:rPr>
              <w:ins w:id="11222" w:author="Orion" w:date="2011-03-28T15:57:00Z"/>
              <w:del w:id="11223" w:author="IO" w:date="2011-07-12T13:25:00Z"/>
              <w:rFonts w:cs="Times New Roman"/>
              <w:color w:val="000000"/>
              <w:lang w:val="en-US"/>
            </w:rPr>
          </w:rPrChange>
        </w:rPr>
      </w:pPr>
      <w:ins w:id="11224" w:author="Orion" w:date="2011-05-09T13:29:00Z">
        <w:del w:id="11225"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11226" w:author="Orion" w:date="2011-04-06T18:21:00Z"/>
          <w:del w:id="11227" w:author="IO" w:date="2011-07-12T13:25:00Z"/>
          <w:rFonts w:eastAsia="Times New Roman" w:cs="Times New Roman"/>
          <w:kern w:val="0"/>
          <w:lang w:val="en-US" w:eastAsia="es-ES" w:bidi="ar-SA"/>
          <w:rPrChange w:id="11228" w:author="Orion" w:date="2011-04-24T22:32:00Z">
            <w:rPr>
              <w:ins w:id="11229" w:author="Orion" w:date="2011-04-06T18:21:00Z"/>
              <w:del w:id="11230" w:author="IO" w:date="2011-07-12T13:25:00Z"/>
              <w:rFonts w:ascii="Courier New" w:eastAsia="Times New Roman" w:hAnsi="Courier New" w:cs="Courier New"/>
              <w:kern w:val="0"/>
              <w:lang w:val="en-US" w:eastAsia="es-ES" w:bidi="ar-SA"/>
            </w:rPr>
          </w:rPrChange>
        </w:rPr>
        <w:pPrChange w:id="11231" w:author="Orion" w:date="2011-03-26T03:55:00Z">
          <w:pPr>
            <w:autoSpaceDE w:val="0"/>
            <w:jc w:val="both"/>
          </w:pPr>
        </w:pPrChange>
      </w:pPr>
      <w:ins w:id="11232" w:author="Orion" w:date="2011-03-28T15:57:00Z">
        <w:del w:id="11233" w:author="IO" w:date="2011-07-12T13:25:00Z">
          <w:r w:rsidRPr="00246937" w:rsidDel="00352D6A">
            <w:rPr>
              <w:rFonts w:eastAsia="Times New Roman" w:cs="Times New Roman"/>
              <w:kern w:val="0"/>
              <w:lang w:val="en-US" w:eastAsia="es-ES" w:bidi="ar-SA"/>
              <w:rPrChange w:id="11234"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11235"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11236" w:author="Orion" w:date="2011-03-28T15:57:00Z"/>
          <w:del w:id="11237" w:author="IO" w:date="2011-07-12T13:25:00Z"/>
          <w:rFonts w:eastAsia="Times New Roman" w:cs="Times New Roman"/>
          <w:kern w:val="0"/>
          <w:lang w:val="en-US" w:eastAsia="es-ES" w:bidi="ar-SA"/>
          <w:rPrChange w:id="11238" w:author="Orion" w:date="2011-04-24T22:32:00Z">
            <w:rPr>
              <w:ins w:id="11239" w:author="Orion" w:date="2011-03-28T15:57:00Z"/>
              <w:del w:id="11240" w:author="IO" w:date="2011-07-12T13:25:00Z"/>
              <w:rFonts w:eastAsia="Times New Roman" w:cs="Times New Roman"/>
              <w:kern w:val="0"/>
              <w:lang w:eastAsia="es-ES" w:bidi="ar-SA"/>
            </w:rPr>
          </w:rPrChange>
        </w:rPr>
        <w:pPrChange w:id="11241" w:author="Orion" w:date="2011-03-26T03:55:00Z">
          <w:pPr>
            <w:autoSpaceDE w:val="0"/>
            <w:jc w:val="both"/>
          </w:pPr>
        </w:pPrChange>
      </w:pPr>
      <w:ins w:id="11242" w:author="Orion" w:date="2011-04-06T18:21:00Z">
        <w:del w:id="11243" w:author="IO" w:date="2011-07-12T13:25:00Z">
          <w:r w:rsidRPr="00246937" w:rsidDel="00352D6A">
            <w:rPr>
              <w:rFonts w:cs="Times New Roman"/>
              <w:lang w:val="en-US"/>
              <w:rPrChange w:id="11244" w:author="Orion" w:date="2011-04-24T22:32:00Z">
                <w:rPr>
                  <w:rFonts w:ascii="Courier New" w:hAnsi="Courier New" w:cs="Courier New"/>
                </w:rPr>
              </w:rPrChange>
            </w:rPr>
            <w:delText>LOFT</w:delText>
          </w:r>
          <w:r w:rsidRPr="00246937" w:rsidDel="00352D6A">
            <w:rPr>
              <w:rFonts w:cs="Times New Roman"/>
              <w:lang w:val="en-US"/>
              <w:rPrChange w:id="11245" w:author="Orion" w:date="2011-04-24T22:32:00Z">
                <w:rPr>
                  <w:rFonts w:ascii="Courier New" w:hAnsi="Courier New" w:cs="Courier New"/>
                </w:rPr>
              </w:rPrChange>
            </w:rPr>
            <w:tab/>
          </w:r>
          <w:r w:rsidRPr="00246937" w:rsidDel="00352D6A">
            <w:rPr>
              <w:rFonts w:cs="Times New Roman"/>
              <w:lang w:val="en-US"/>
              <w:rPrChange w:id="11246"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11247" w:author="Orion" w:date="2011-05-09T12:52:00Z"/>
          <w:del w:id="11248" w:author="IO" w:date="2011-07-12T13:25:00Z"/>
          <w:rFonts w:cs="Times New Roman"/>
          <w:lang w:val="en-US"/>
        </w:rPr>
      </w:pPr>
      <w:ins w:id="11249" w:author="Orion" w:date="2011-03-28T15:57:00Z">
        <w:del w:id="11250"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11251" w:author="Orion" w:date="2011-05-09T12:18:00Z"/>
          <w:del w:id="11252" w:author="IO" w:date="2011-07-12T13:25:00Z"/>
          <w:rFonts w:cs="Times New Roman"/>
          <w:lang w:val="en-US"/>
        </w:rPr>
      </w:pPr>
      <w:ins w:id="11253" w:author="Orion" w:date="2011-05-09T12:52:00Z">
        <w:del w:id="11254"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11255"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11256" w:author="Orion" w:date="2011-03-28T16:07:00Z"/>
          <w:del w:id="11257" w:author="IO" w:date="2011-07-12T13:25:00Z"/>
          <w:rFonts w:cs="Times New Roman"/>
          <w:lang w:val="en-US"/>
        </w:rPr>
      </w:pPr>
      <w:ins w:id="11258" w:author="Orion" w:date="2011-05-09T12:18:00Z">
        <w:del w:id="11259" w:author="IO" w:date="2011-07-12T13:25:00Z">
          <w:r w:rsidRPr="002E2310" w:rsidDel="00352D6A">
            <w:rPr>
              <w:rFonts w:cs="Times New Roman"/>
              <w:lang w:val="en-US"/>
              <w:rPrChange w:id="11260" w:author="Orion" w:date="2011-05-09T12:18:00Z">
                <w:rPr>
                  <w:rFonts w:cs="Times New Roman"/>
                </w:rPr>
              </w:rPrChange>
            </w:rPr>
            <w:delText>MDE</w:delText>
          </w:r>
          <w:r w:rsidRPr="002E2310" w:rsidDel="00352D6A">
            <w:rPr>
              <w:rFonts w:cs="Times New Roman"/>
              <w:lang w:val="en-US"/>
              <w:rPrChange w:id="11261" w:author="Orion" w:date="2011-05-09T12:18:00Z">
                <w:rPr>
                  <w:rFonts w:cs="Times New Roman"/>
                </w:rPr>
              </w:rPrChange>
            </w:rPr>
            <w:tab/>
          </w:r>
          <w:r w:rsidRPr="002E2310" w:rsidDel="00352D6A">
            <w:rPr>
              <w:rFonts w:cs="Times New Roman"/>
              <w:lang w:val="en-US"/>
              <w:rPrChange w:id="11262" w:author="Orion" w:date="2011-05-09T12:18:00Z">
                <w:rPr>
                  <w:rFonts w:cs="Times New Roman"/>
                </w:rPr>
              </w:rPrChange>
            </w:rPr>
            <w:tab/>
          </w:r>
          <w:r w:rsidDel="00352D6A">
            <w:rPr>
              <w:rFonts w:cs="Times New Roman"/>
              <w:lang w:val="en-US"/>
            </w:rPr>
            <w:delText xml:space="preserve">Model-Driven </w:delText>
          </w:r>
        </w:del>
      </w:ins>
      <w:ins w:id="11263" w:author="Orion" w:date="2011-05-09T12:19:00Z">
        <w:del w:id="11264"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11265" w:author="Orion" w:date="2011-03-28T15:57:00Z"/>
          <w:del w:id="11266" w:author="IO" w:date="2011-07-12T13:25:00Z"/>
          <w:rFonts w:cs="Times New Roman"/>
          <w:lang w:val="en-US"/>
          <w:rPrChange w:id="11267" w:author="Orion" w:date="2011-04-24T22:32:00Z">
            <w:rPr>
              <w:ins w:id="11268" w:author="Orion" w:date="2011-03-28T15:57:00Z"/>
              <w:del w:id="11269" w:author="IO" w:date="2011-07-12T13:25:00Z"/>
            </w:rPr>
          </w:rPrChange>
        </w:rPr>
      </w:pPr>
      <w:ins w:id="11270" w:author="Orion" w:date="2011-03-28T16:07:00Z">
        <w:del w:id="11271" w:author="IO" w:date="2011-07-12T13:25:00Z">
          <w:r w:rsidRPr="00246937" w:rsidDel="00352D6A">
            <w:rPr>
              <w:rFonts w:cs="Times New Roman"/>
              <w:lang w:val="en-US"/>
              <w:rPrChange w:id="11272"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11273"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11274" w:author="Orion" w:date="2011-05-09T12:51:00Z"/>
          <w:del w:id="11275" w:author="IO" w:date="2011-07-12T13:25:00Z"/>
          <w:rFonts w:cs="Times New Roman"/>
          <w:lang w:val="en-US"/>
        </w:rPr>
      </w:pPr>
      <w:ins w:id="11276" w:author="Orion" w:date="2011-03-28T15:57:00Z">
        <w:del w:id="11277"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11278" w:author="Orion" w:date="2011-03-28T16:01:00Z"/>
          <w:del w:id="11279" w:author="IO" w:date="2011-07-12T13:25:00Z"/>
          <w:rFonts w:cs="Times New Roman"/>
          <w:color w:val="000000"/>
          <w:lang w:val="en-US"/>
          <w:rPrChange w:id="11280" w:author="Orion" w:date="2011-05-17T17:30:00Z">
            <w:rPr>
              <w:ins w:id="11281" w:author="Orion" w:date="2011-03-28T16:01:00Z"/>
              <w:del w:id="11282" w:author="IO" w:date="2011-07-12T13:25:00Z"/>
              <w:rFonts w:cs="Times New Roman"/>
              <w:lang w:val="en-US"/>
            </w:rPr>
          </w:rPrChange>
        </w:rPr>
      </w:pPr>
      <w:ins w:id="11283" w:author="Orion" w:date="2011-05-09T12:51:00Z">
        <w:del w:id="11284" w:author="IO" w:date="2011-07-12T13:25:00Z">
          <w:r w:rsidRPr="003A7D1F" w:rsidDel="00352D6A">
            <w:rPr>
              <w:rStyle w:val="apple-style-span"/>
              <w:rFonts w:cs="Times New Roman"/>
              <w:color w:val="000000"/>
              <w:lang w:val="en-US"/>
              <w:rPrChange w:id="11285"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11286"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11287"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11288" w:author="Orion" w:date="2011-03-28T15:57:00Z"/>
          <w:del w:id="11289" w:author="IO" w:date="2011-07-12T13:25:00Z"/>
          <w:rFonts w:cs="Times New Roman"/>
          <w:lang w:val="en-US"/>
        </w:rPr>
        <w:pPrChange w:id="11290" w:author="Orion" w:date="2011-03-28T16:01:00Z">
          <w:pPr>
            <w:autoSpaceDE w:val="0"/>
            <w:jc w:val="both"/>
          </w:pPr>
        </w:pPrChange>
      </w:pPr>
      <w:ins w:id="11291" w:author="Orion" w:date="2011-03-28T16:01:00Z">
        <w:del w:id="11292"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11293"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11294" w:author="Orion" w:date="2011-03-28T15:57:00Z"/>
          <w:del w:id="11295" w:author="IO" w:date="2011-07-12T13:25:00Z"/>
          <w:rFonts w:cs="Times New Roman"/>
          <w:lang w:val="en-US"/>
        </w:rPr>
      </w:pPr>
      <w:ins w:id="11296" w:author="Orion" w:date="2011-03-28T15:57:00Z">
        <w:del w:id="11297" w:author="IO" w:date="2011-07-12T13:25:00Z">
          <w:r w:rsidRPr="00246937" w:rsidDel="00352D6A">
            <w:rPr>
              <w:rFonts w:cs="Times New Roman"/>
              <w:lang w:val="en-US"/>
              <w:rPrChange w:id="11298" w:author="Orion" w:date="2011-04-24T22:32:00Z">
                <w:rPr/>
              </w:rPrChange>
            </w:rPr>
            <w:delText>UAV</w:delText>
          </w:r>
          <w:r w:rsidRPr="00246937" w:rsidDel="00352D6A">
            <w:rPr>
              <w:rFonts w:cs="Times New Roman"/>
              <w:lang w:val="en-US"/>
              <w:rPrChange w:id="11299" w:author="Orion" w:date="2011-04-24T22:32:00Z">
                <w:rPr/>
              </w:rPrChange>
            </w:rPr>
            <w:tab/>
          </w:r>
          <w:r w:rsidRPr="00246937" w:rsidDel="00352D6A">
            <w:rPr>
              <w:rFonts w:cs="Times New Roman"/>
              <w:lang w:val="en-US"/>
              <w:rPrChange w:id="11300"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11301" w:author="Orion" w:date="2011-03-28T18:28:00Z"/>
          <w:del w:id="11302" w:author="IO" w:date="2011-07-12T13:25:00Z"/>
          <w:rFonts w:cs="Times New Roman"/>
          <w:lang w:val="en-US"/>
        </w:rPr>
      </w:pPr>
      <w:ins w:id="11303" w:author="Orion" w:date="2011-03-28T18:28:00Z">
        <w:del w:id="11304"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11305" w:author="Orion" w:date="2011-03-28T00:41:00Z"/>
          <w:del w:id="11306" w:author="IO" w:date="2011-07-12T13:25:00Z"/>
          <w:rFonts w:cs="Times New Roman"/>
          <w:lang w:val="en-US"/>
        </w:rPr>
      </w:pPr>
      <w:ins w:id="11307" w:author="Orion" w:date="2011-03-28T18:28:00Z">
        <w:del w:id="11308"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3FC9CBF8" w:rsidR="00B51FD8" w:rsidRPr="00996DA0" w:rsidRDefault="00B51FD8">
      <w:pPr>
        <w:widowControl/>
        <w:suppressAutoHyphens w:val="0"/>
        <w:rPr>
          <w:rFonts w:ascii="Courier New" w:hAnsi="Courier New" w:cs="Courier New"/>
          <w:lang w:val="en-US"/>
          <w:rPrChange w:id="11309" w:author="Orion" w:date="2011-06-26T18:17:00Z">
            <w:rPr>
              <w:rFonts w:cs="Times New Roman"/>
              <w:color w:val="000000"/>
              <w:lang w:val="en-US"/>
            </w:rPr>
          </w:rPrChange>
        </w:rPr>
        <w:pPrChange w:id="11310"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6" w:author="IO" w:date="2011-07-22T16:52:00Z" w:initials="IO">
    <w:p w14:paraId="4FBDCBF9" w14:textId="77777777" w:rsidR="00C3208D" w:rsidRDefault="00C3208D">
      <w:pPr>
        <w:pStyle w:val="CommentText"/>
      </w:pPr>
      <w:r>
        <w:rPr>
          <w:rStyle w:val="CommentReference"/>
        </w:rPr>
        <w:annotationRef/>
      </w:r>
      <w:r>
        <w:t>La introducción sigue carente de una estructura razonable. Creo que sería mejor ponerles los siguientes bloques:</w:t>
      </w:r>
    </w:p>
    <w:p w14:paraId="3F46EADF" w14:textId="77777777" w:rsidR="00C3208D" w:rsidRDefault="00C3208D">
      <w:pPr>
        <w:pStyle w:val="CommentText"/>
      </w:pPr>
      <w:r>
        <w:t>1. El tráfico aéreo es muy importante.</w:t>
      </w:r>
    </w:p>
    <w:p w14:paraId="1EAD3791" w14:textId="77777777" w:rsidR="00C3208D" w:rsidRDefault="00C3208D">
      <w:pPr>
        <w:pStyle w:val="CommentText"/>
      </w:pPr>
      <w:r>
        <w:t>2. Entre lo que se puede hacer para estudiar el fenómeno está la simulación, con sus correspondientes ventajas y desventajas con respecto a estudio reales o métodos analíticos.</w:t>
      </w:r>
    </w:p>
    <w:p w14:paraId="7639853F" w14:textId="77777777" w:rsidR="00C3208D" w:rsidRDefault="00C3208D">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C3208D" w:rsidRDefault="00C3208D">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C3208D" w:rsidRDefault="00C3208D">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C3208D" w:rsidRDefault="00C3208D">
      <w:pPr>
        <w:pStyle w:val="CommentText"/>
      </w:pPr>
      <w:r>
        <w:t>6. El resto de la memoria se organiza como sigue... Por cierto, recuerda que esto es una "memoria" o "trabajo fin de máster", pero no un "artículo".</w:t>
      </w:r>
    </w:p>
  </w:comment>
  <w:comment w:id="866" w:author="IO" w:date="2011-07-22T16:52:00Z" w:initials="IO">
    <w:p w14:paraId="0A68B32A" w14:textId="7358E6B9" w:rsidR="00C3208D" w:rsidRDefault="00C3208D">
      <w:pPr>
        <w:pStyle w:val="CommentText"/>
      </w:pPr>
      <w:r>
        <w:rPr>
          <w:rStyle w:val="CommentReference"/>
        </w:rPr>
        <w:annotationRef/>
      </w:r>
      <w:r>
        <w:t>Añadir al menos otra referencia de trabajo orientado a la normativa para incorporar UAVs.</w:t>
      </w:r>
    </w:p>
  </w:comment>
  <w:comment w:id="947" w:author="IO" w:date="2011-07-22T16:52:00Z" w:initials="IO">
    <w:p w14:paraId="0E7EA885" w14:textId="5E9DE7F8" w:rsidR="00C3208D" w:rsidRDefault="00C3208D">
      <w:pPr>
        <w:pStyle w:val="CommentText"/>
      </w:pPr>
      <w:r>
        <w:rPr>
          <w:rStyle w:val="CommentReference"/>
        </w:rPr>
        <w:annotationRef/>
      </w:r>
      <w:r>
        <w:t>Incluir otra referencia sobre control de UAVs.</w:t>
      </w:r>
    </w:p>
  </w:comment>
  <w:comment w:id="972" w:author="IO" w:date="2011-07-22T16:52:00Z" w:initials="IO">
    <w:p w14:paraId="39738971" w14:textId="792BA36B" w:rsidR="00C3208D" w:rsidRDefault="00C3208D">
      <w:pPr>
        <w:pStyle w:val="CommentText"/>
      </w:pPr>
      <w:r>
        <w:rPr>
          <w:rStyle w:val="CommentReference"/>
        </w:rPr>
        <w:annotationRef/>
      </w:r>
      <w:r>
        <w:t>¿De los instrumentos de navegación? ¿O se trata de las aeronaves completas?</w:t>
      </w:r>
    </w:p>
  </w:comment>
  <w:comment w:id="973" w:author="IO" w:date="2011-07-22T16:52:00Z" w:initials="IO">
    <w:p w14:paraId="22A9B7C3" w14:textId="4CFF786E" w:rsidR="00C3208D" w:rsidRDefault="00C3208D">
      <w:pPr>
        <w:pStyle w:val="CommentText"/>
      </w:pPr>
      <w:r>
        <w:rPr>
          <w:rStyle w:val="CommentReference"/>
        </w:rPr>
        <w:annotationRef/>
      </w:r>
      <w:r>
        <w:t>¿Tiene editores gráficos o algo parecido?</w:t>
      </w:r>
    </w:p>
  </w:comment>
  <w:comment w:id="1081" w:author="IO" w:date="2011-07-22T16:52:00Z" w:initials="IO">
    <w:p w14:paraId="76788E2D" w14:textId="540E58DA" w:rsidR="00C3208D" w:rsidRDefault="00C3208D">
      <w:pPr>
        <w:pStyle w:val="CommentText"/>
      </w:pPr>
      <w:r>
        <w:rPr>
          <w:rStyle w:val="CommentReference"/>
        </w:rPr>
        <w:annotationRef/>
      </w:r>
      <w:r>
        <w:t>Referencia</w:t>
      </w:r>
    </w:p>
  </w:comment>
  <w:comment w:id="1188" w:author="IO" w:date="2011-07-22T16:52:00Z" w:initials="IO">
    <w:p w14:paraId="50FBA248" w14:textId="77777777" w:rsidR="00C3208D" w:rsidRDefault="00C3208D" w:rsidP="00507266">
      <w:pPr>
        <w:pStyle w:val="CommentText"/>
      </w:pPr>
      <w:r>
        <w:rPr>
          <w:rStyle w:val="CommentReference"/>
        </w:rPr>
        <w:annotationRef/>
      </w:r>
      <w:r>
        <w:t>¿Hablan de una herramienta de simulación o un procedimiento? Si no es un simuladormir la frase marcada con el comentario.</w:t>
      </w:r>
    </w:p>
  </w:comment>
  <w:comment w:id="1219" w:author="IO" w:date="2011-07-22T16:52:00Z" w:initials="IO">
    <w:p w14:paraId="310D3B74" w14:textId="77777777" w:rsidR="00C3208D" w:rsidRDefault="00C3208D" w:rsidP="00507266">
      <w:pPr>
        <w:pStyle w:val="CommentText"/>
      </w:pPr>
      <w:r>
        <w:rPr>
          <w:rStyle w:val="CommentReference"/>
        </w:rPr>
        <w:annotationRef/>
      </w:r>
      <w:r>
        <w:t>El NAS (National Airspace System) es un concepto de organziación del espacio aérea, no una organización o administración relacionada con el tráfico aéreo.</w:t>
      </w:r>
    </w:p>
  </w:comment>
  <w:comment w:id="1220" w:author="IO" w:date="2011-07-22T16:52:00Z" w:initials="IO">
    <w:p w14:paraId="63AEA49C" w14:textId="77777777" w:rsidR="00C3208D" w:rsidRDefault="00C3208D" w:rsidP="00507266">
      <w:pPr>
        <w:pStyle w:val="CommentText"/>
      </w:pPr>
      <w:r>
        <w:rPr>
          <w:rStyle w:val="CommentReference"/>
        </w:rPr>
        <w:annotationRef/>
      </w:r>
      <w:r>
        <w:t>Referencia de MIDAS.</w:t>
      </w:r>
    </w:p>
  </w:comment>
  <w:comment w:id="1221" w:author="IO" w:date="2011-07-22T16:52:00Z" w:initials="IO">
    <w:p w14:paraId="3DEDDBD9" w14:textId="77777777" w:rsidR="00C3208D" w:rsidRDefault="00C3208D" w:rsidP="00507266">
      <w:pPr>
        <w:pStyle w:val="CommentText"/>
      </w:pPr>
      <w:r>
        <w:rPr>
          <w:rStyle w:val="CommentReference"/>
        </w:rPr>
        <w:annotationRef/>
      </w:r>
      <w:r>
        <w:t>Referencia</w:t>
      </w:r>
    </w:p>
  </w:comment>
  <w:comment w:id="1294" w:author="IO" w:date="2011-07-22T16:52:00Z" w:initials="IO">
    <w:p w14:paraId="72879803" w14:textId="0B0B76FC" w:rsidR="00C3208D" w:rsidRDefault="00C3208D">
      <w:pPr>
        <w:pStyle w:val="CommentText"/>
      </w:pPr>
      <w:r>
        <w:rPr>
          <w:rStyle w:val="CommentReference"/>
        </w:rPr>
        <w:annotationRef/>
      </w:r>
      <w:r>
        <w:t>Referencias para estos dos grupos</w:t>
      </w:r>
    </w:p>
  </w:comment>
  <w:comment w:id="1286" w:author="IO" w:date="2011-07-22T16:52:00Z" w:initials="IO">
    <w:p w14:paraId="5C89567F" w14:textId="3CEB6120" w:rsidR="00C3208D" w:rsidRDefault="00C3208D">
      <w:pPr>
        <w:pStyle w:val="CommentText"/>
      </w:pPr>
      <w:r>
        <w:rPr>
          <w:rStyle w:val="CommentReference"/>
        </w:rPr>
        <w:annotationRef/>
      </w:r>
      <w:r>
        <w:t>Po un ejemplo de simulación de un UAV individual.</w:t>
      </w:r>
    </w:p>
  </w:comment>
  <w:comment w:id="1763" w:author="IO" w:date="2011-07-22T16:52:00Z" w:initials="IO">
    <w:p w14:paraId="6C4142A3" w14:textId="1B1CC4B8" w:rsidR="00C3208D" w:rsidRDefault="00C3208D">
      <w:pPr>
        <w:pStyle w:val="CommentText"/>
      </w:pPr>
      <w:r>
        <w:rPr>
          <w:rStyle w:val="CommentReference"/>
        </w:rPr>
        <w:annotationRef/>
      </w:r>
      <w:r>
        <w:t>No lo entiendo. ¿Quién elige el nuevo waypoint y para qué?</w:t>
      </w:r>
    </w:p>
  </w:comment>
  <w:comment w:id="1778" w:author="IO" w:date="2011-07-22T16:52:00Z" w:initials="IO">
    <w:p w14:paraId="502BCD70" w14:textId="380B971E" w:rsidR="00C3208D" w:rsidRDefault="00C3208D">
      <w:pPr>
        <w:pStyle w:val="CommentText"/>
      </w:pPr>
      <w:r>
        <w:rPr>
          <w:rStyle w:val="CommentReference"/>
        </w:rPr>
        <w:annotationRef/>
      </w:r>
      <w:r>
        <w:t>Esto sobra en los requisitos. Ya se dice que se suministra externamente.</w:t>
      </w:r>
    </w:p>
  </w:comment>
  <w:comment w:id="1769" w:author="IO" w:date="2011-07-22T16:52:00Z" w:initials="IO">
    <w:p w14:paraId="76DA10AC" w14:textId="33DBEB20" w:rsidR="00C3208D" w:rsidRDefault="00C3208D">
      <w:pPr>
        <w:pStyle w:val="CommentText"/>
      </w:pPr>
      <w:r>
        <w:rPr>
          <w:rStyle w:val="CommentReference"/>
        </w:rPr>
        <w:annotationRef/>
      </w:r>
      <w:r>
        <w:t>Esto no tiene sentido. Ya estás fijando la hora de salida. ¿Por qué considerar cuándo se arranca el avión?</w:t>
      </w:r>
    </w:p>
  </w:comment>
  <w:comment w:id="2289" w:author="IO" w:date="2011-07-22T16:52:00Z" w:initials="IO">
    <w:p w14:paraId="5EE0F5D5" w14:textId="166DFD22" w:rsidR="00C3208D" w:rsidRDefault="00C3208D">
      <w:pPr>
        <w:pStyle w:val="CommentText"/>
      </w:pPr>
      <w:r>
        <w:rPr>
          <w:rStyle w:val="CommentReference"/>
        </w:rPr>
        <w:annotationRef/>
      </w:r>
      <w:r>
        <w:t>Incorporar los cambios d ela versión 5.8.2 del documento de Orión.</w:t>
      </w:r>
    </w:p>
  </w:comment>
  <w:comment w:id="2472" w:author="IO" w:date="2011-07-22T16:52:00Z" w:initials="IO">
    <w:p w14:paraId="51DFDA36" w14:textId="77777777" w:rsidR="00C3208D" w:rsidRDefault="00C3208D">
      <w:pPr>
        <w:pStyle w:val="CommentText"/>
      </w:pPr>
      <w:r>
        <w:rPr>
          <w:rStyle w:val="CommentReference"/>
        </w:rPr>
        <w:annotationRef/>
      </w:r>
      <w:r>
        <w:t>Los requisitos que pongas aquí deben salir del estado del arte. Si hablas de controladores, deben aparecer allí.</w:t>
      </w:r>
    </w:p>
  </w:comment>
  <w:comment w:id="2813" w:author="IO" w:date="2011-07-22T16:52:00Z" w:initials="IO">
    <w:p w14:paraId="64A77A03" w14:textId="011884CC" w:rsidR="00C3208D" w:rsidRDefault="00C3208D">
      <w:pPr>
        <w:pStyle w:val="CommentText"/>
      </w:pPr>
      <w:r>
        <w:rPr>
          <w:rStyle w:val="CommentReference"/>
        </w:rPr>
        <w:annotationRef/>
      </w:r>
      <w:r>
        <w:t>Ponla como referencia cuando aceptes los cambios. Ahora no la coge.</w:t>
      </w:r>
    </w:p>
  </w:comment>
  <w:comment w:id="2847" w:author="IO" w:date="2011-07-22T16:52:00Z" w:initials="IO">
    <w:p w14:paraId="19FD7073" w14:textId="6990CCD8" w:rsidR="00C3208D" w:rsidRDefault="00C3208D">
      <w:pPr>
        <w:pStyle w:val="CommentText"/>
      </w:pPr>
      <w:r>
        <w:rPr>
          <w:rStyle w:val="CommentReference"/>
        </w:rPr>
        <w:annotationRef/>
      </w:r>
      <w:r>
        <w:t>Poner los concetos usados en los modelos. Añadir los párrafos de explicación necesarios para que se entienda que representan los diagramas posteriores.</w:t>
      </w:r>
    </w:p>
  </w:comment>
  <w:comment w:id="3052" w:author="IO" w:date="2011-07-22T16:52:00Z" w:initials="IO">
    <w:p w14:paraId="2B4E7141" w14:textId="77777777" w:rsidR="00C3208D" w:rsidRDefault="00C3208D">
      <w:pPr>
        <w:pStyle w:val="CommentText"/>
      </w:pPr>
      <w:r>
        <w:rPr>
          <w:rStyle w:val="CommentReference"/>
        </w:rPr>
        <w:annotationRef/>
      </w:r>
      <w:r>
        <w:t>Esto es justificación del ABM.</w:t>
      </w:r>
    </w:p>
  </w:comment>
  <w:comment w:id="2608" w:author="IO" w:date="2011-07-22T16:52:00Z" w:initials="IO">
    <w:p w14:paraId="05F4857D" w14:textId="77777777" w:rsidR="00C3208D" w:rsidRDefault="00C3208D">
      <w:pPr>
        <w:pStyle w:val="CommentText"/>
      </w:pPr>
      <w:r>
        <w:rPr>
          <w:rStyle w:val="CommentReference"/>
        </w:rPr>
        <w:annotationRef/>
      </w:r>
      <w:r>
        <w:t>Esto realmente forma parte de una sección dedicada a ABM, dentro de la cual se plantea el uso de INGENIAS.</w:t>
      </w:r>
    </w:p>
  </w:comment>
  <w:comment w:id="3223" w:author="IO" w:date="2011-07-22T16:52:00Z" w:initials="IO">
    <w:p w14:paraId="05DD0F56" w14:textId="4AB30FB5" w:rsidR="00C3208D" w:rsidRDefault="00C3208D">
      <w:pPr>
        <w:pStyle w:val="CommentText"/>
      </w:pPr>
      <w:r>
        <w:rPr>
          <w:rStyle w:val="CommentReference"/>
        </w:rPr>
        <w:annotationRef/>
      </w:r>
      <w:r>
        <w:t>Tu capa de modelo es la que depende de la plataforma de simulación de destino.</w:t>
      </w:r>
    </w:p>
  </w:comment>
  <w:comment w:id="3326" w:author="IO" w:date="2011-07-22T16:52:00Z" w:initials="IO">
    <w:p w14:paraId="54170CA2" w14:textId="3B34DFC8" w:rsidR="00C3208D" w:rsidRDefault="00C3208D">
      <w:pPr>
        <w:pStyle w:val="CommentText"/>
      </w:pPr>
      <w:r>
        <w:rPr>
          <w:rStyle w:val="CommentReference"/>
        </w:rPr>
        <w:annotationRef/>
      </w:r>
      <w:r>
        <w:t>Redacta en presente.</w:t>
      </w:r>
    </w:p>
  </w:comment>
  <w:comment w:id="3337" w:author="IO" w:date="2011-07-22T16:52:00Z" w:initials="IO">
    <w:p w14:paraId="354D3551" w14:textId="3BB4F6F6" w:rsidR="00C3208D" w:rsidRDefault="00C3208D">
      <w:pPr>
        <w:pStyle w:val="CommentText"/>
      </w:pPr>
      <w:r>
        <w:rPr>
          <w:rStyle w:val="CommentReference"/>
        </w:rPr>
        <w:annotationRef/>
      </w:r>
      <w:r>
        <w:t>Quita “And Sound”. Implica que has llegado sano y salvo, pero después de pasar por una situación peligrosa.</w:t>
      </w:r>
    </w:p>
  </w:comment>
  <w:comment w:id="3353" w:author="IO" w:date="2011-07-22T16:52:00Z" w:initials="IO">
    <w:p w14:paraId="10B0F9AE" w14:textId="33648686" w:rsidR="00C3208D" w:rsidRDefault="00C3208D">
      <w:pPr>
        <w:pStyle w:val="CommentText"/>
      </w:pPr>
      <w:r>
        <w:rPr>
          <w:rStyle w:val="CommentReference"/>
        </w:rPr>
        <w:annotationRef/>
      </w:r>
      <w:r>
        <w:t>El “por ejemplo” sobra, ¿no? Quiero decir que sólo se aborda el suministro del plan de vuelo, ¿no?</w:t>
      </w:r>
    </w:p>
  </w:comment>
  <w:comment w:id="3653" w:author="IO" w:date="2011-07-22T16:52:00Z" w:initials="IO">
    <w:p w14:paraId="23CA8E2E" w14:textId="165F669A" w:rsidR="00C3208D" w:rsidRDefault="00C3208D">
      <w:pPr>
        <w:pStyle w:val="CommentText"/>
      </w:pPr>
      <w:r>
        <w:rPr>
          <w:rStyle w:val="CommentReference"/>
        </w:rPr>
        <w:annotationRef/>
      </w:r>
      <w:r>
        <w:t>Realmente esta nopuede ser la explicación, por el plan de vuelo ya tiene información sobre el piloto. Cambialo por la explicación correcta.</w:t>
      </w:r>
    </w:p>
  </w:comment>
  <w:comment w:id="3657" w:author="IO" w:date="2011-07-22T16:52:00Z" w:initials="IO">
    <w:p w14:paraId="57F53A40" w14:textId="412989FB" w:rsidR="00C3208D" w:rsidRDefault="00C3208D">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No te metas es disquisiciones sobre el IAF. Esto puedes explicarlos como que el agente procesa la información d ela interacción (conversación) y la incluye como parte de su estado mental. No hace falta que hables de destrucción de ghechos.</w:t>
      </w:r>
    </w:p>
  </w:comment>
  <w:comment w:id="3734" w:author="IO" w:date="2011-07-22T16:52:00Z" w:initials="IO">
    <w:p w14:paraId="233F49F1" w14:textId="4131B9F8" w:rsidR="00C3208D" w:rsidRDefault="00C3208D">
      <w:pPr>
        <w:pStyle w:val="CommentText"/>
      </w:pPr>
      <w:r>
        <w:rPr>
          <w:rStyle w:val="CommentReference"/>
        </w:rPr>
        <w:annotationRef/>
      </w:r>
      <w:r>
        <w:t>En estas figuras grandes trata de aprovechar al máximo el ancho de la página para que se vean bien.</w:t>
      </w:r>
    </w:p>
  </w:comment>
  <w:comment w:id="3887" w:author="IO" w:date="2011-07-22T16:52:00Z" w:initials="IO">
    <w:p w14:paraId="6BD3E2E3" w14:textId="6811F738" w:rsidR="00C3208D" w:rsidRDefault="00C3208D">
      <w:pPr>
        <w:pStyle w:val="CommentText"/>
      </w:pPr>
      <w:r>
        <w:rPr>
          <w:rStyle w:val="CommentReference"/>
        </w:rPr>
        <w:annotationRef/>
      </w:r>
      <w:r>
        <w:t>Completar segun las sub-secciones.</w:t>
      </w:r>
    </w:p>
  </w:comment>
  <w:comment w:id="4233" w:author="IO" w:date="2011-07-22T16:52:00Z" w:initials="IO">
    <w:p w14:paraId="20C3E703" w14:textId="74E3ACDC" w:rsidR="00C3208D" w:rsidRDefault="00C3208D">
      <w:pPr>
        <w:pStyle w:val="CommentText"/>
      </w:pPr>
      <w:r>
        <w:rPr>
          <w:rStyle w:val="CommentReference"/>
        </w:rPr>
        <w:annotationRef/>
      </w:r>
      <w:r>
        <w:t>Esto puede ser una pregunta del tribunal. ¿Por qué se usa aquí una aplicación y no el agente?</w:t>
      </w:r>
    </w:p>
  </w:comment>
  <w:comment w:id="4361" w:author="IO" w:date="2011-07-22T16:52:00Z" w:initials="IO">
    <w:p w14:paraId="016E967C" w14:textId="1AA9AA75" w:rsidR="00C3208D" w:rsidRDefault="00C3208D">
      <w:pPr>
        <w:pStyle w:val="CommentText"/>
      </w:pPr>
      <w:r>
        <w:rPr>
          <w:rStyle w:val="CommentReference"/>
        </w:rPr>
        <w:annotationRef/>
      </w:r>
      <w:r>
        <w:t>¿Y no s epueden abortar algunas de las planificadas?</w:t>
      </w:r>
    </w:p>
  </w:comment>
  <w:comment w:id="4644" w:author="IO" w:date="2011-07-22T16:52:00Z" w:initials="IO">
    <w:p w14:paraId="69C7881C" w14:textId="7BDAB72C" w:rsidR="00C3208D" w:rsidRDefault="00C3208D">
      <w:pPr>
        <w:pStyle w:val="CommentText"/>
      </w:pPr>
      <w:r>
        <w:rPr>
          <w:rStyle w:val="CommentReference"/>
        </w:rPr>
        <w:annotationRef/>
      </w:r>
      <w:r>
        <w:t>¿No debería iniciarse al iniciar el tramo? Explicarlo.</w:t>
      </w:r>
    </w:p>
  </w:comment>
  <w:comment w:id="5206" w:author="IO" w:date="2011-07-22T16:52:00Z" w:initials="IO">
    <w:p w14:paraId="060D9475" w14:textId="77777777" w:rsidR="00C3208D" w:rsidRDefault="00C3208D" w:rsidP="000753FB">
      <w:pPr>
        <w:pStyle w:val="CommentText"/>
      </w:pPr>
      <w:r>
        <w:rPr>
          <w:rStyle w:val="CommentReference"/>
        </w:rPr>
        <w:annotationRef/>
      </w:r>
      <w:r>
        <w:t>Debería ser “StartMonitoringFlights”.</w:t>
      </w:r>
    </w:p>
  </w:comment>
  <w:comment w:id="5314" w:author="IO" w:date="2011-07-22T16:52:00Z" w:initials="IO">
    <w:p w14:paraId="28E5453B" w14:textId="77777777" w:rsidR="00C3208D" w:rsidRDefault="00C3208D" w:rsidP="00D0624F">
      <w:pPr>
        <w:pStyle w:val="CommentText"/>
      </w:pPr>
      <w:r>
        <w:rPr>
          <w:rStyle w:val="CommentReference"/>
        </w:rPr>
        <w:annotationRef/>
      </w:r>
      <w:r>
        <w:t>Debería ser “StartMonitoringFlights”.</w:t>
      </w:r>
    </w:p>
  </w:comment>
  <w:comment w:id="5321" w:author="IO" w:date="2011-07-22T16:52:00Z" w:initials="IO">
    <w:p w14:paraId="6A5739F4" w14:textId="40AF51B2" w:rsidR="00C3208D" w:rsidRDefault="00C3208D">
      <w:pPr>
        <w:pStyle w:val="CommentText"/>
      </w:pPr>
      <w:r>
        <w:rPr>
          <w:rStyle w:val="CommentReference"/>
        </w:rPr>
        <w:annotationRef/>
      </w:r>
      <w:r>
        <w:t>Completar</w:t>
      </w:r>
    </w:p>
  </w:comment>
  <w:comment w:id="5329" w:author="IO" w:date="2011-07-22T16:52:00Z" w:initials="IO">
    <w:p w14:paraId="731A744B" w14:textId="77777777" w:rsidR="00C3208D" w:rsidRDefault="00C3208D" w:rsidP="00D0624F">
      <w:pPr>
        <w:pStyle w:val="CommentText"/>
      </w:pPr>
      <w:r>
        <w:rPr>
          <w:rStyle w:val="CommentReference"/>
        </w:rPr>
        <w:annotationRef/>
      </w:r>
      <w:r>
        <w:t>Debería ser “StartMonitoringFlights”.</w:t>
      </w:r>
    </w:p>
  </w:comment>
  <w:comment w:id="6219" w:author="IO" w:date="2011-07-22T16:52:00Z" w:initials="IO">
    <w:p w14:paraId="6FD6076C" w14:textId="0C227881" w:rsidR="00C3208D" w:rsidRDefault="00C3208D">
      <w:pPr>
        <w:pStyle w:val="CommentText"/>
      </w:pPr>
      <w:r>
        <w:rPr>
          <w:rStyle w:val="CommentReference"/>
        </w:rPr>
        <w:annotationRef/>
      </w:r>
      <w:r>
        <w:t>La verdad es que no resulta muy natural, porque el controlador puede ordenar también un cambio de rumbo.</w:t>
      </w:r>
    </w:p>
  </w:comment>
  <w:comment w:id="6469" w:author="IO" w:date="2011-07-22T16:52:00Z" w:initials="IO">
    <w:p w14:paraId="5CDB5481" w14:textId="3D9AB86D" w:rsidR="00C3208D" w:rsidRDefault="00C3208D">
      <w:pPr>
        <w:pStyle w:val="CommentText"/>
      </w:pPr>
      <w:r>
        <w:rPr>
          <w:rStyle w:val="CommentReference"/>
        </w:rPr>
        <w:annotationRef/>
      </w:r>
      <w:r>
        <w:t>Referencia</w:t>
      </w:r>
    </w:p>
  </w:comment>
  <w:comment w:id="6502" w:author="IO" w:date="2011-07-22T16:52:00Z" w:initials="IO">
    <w:p w14:paraId="71C63B78" w14:textId="1A6692A7" w:rsidR="00C3208D" w:rsidRDefault="00C3208D">
      <w:pPr>
        <w:pStyle w:val="CommentText"/>
      </w:pPr>
      <w:r>
        <w:rPr>
          <w:rStyle w:val="CommentReference"/>
        </w:rPr>
        <w:annotationRef/>
      </w:r>
      <w:r>
        <w:t>No entiendo que pinta esto aquí. ¿Lo añades porque es código modificado a mano? Conéctalo con lo anterior.</w:t>
      </w:r>
    </w:p>
  </w:comment>
  <w:comment w:id="6637" w:author="IO" w:date="2011-07-22T16:52:00Z" w:initials="IO">
    <w:p w14:paraId="36E7B745" w14:textId="492161FE" w:rsidR="00C3208D" w:rsidRDefault="00C3208D">
      <w:pPr>
        <w:pStyle w:val="CommentText"/>
      </w:pPr>
      <w:r>
        <w:rPr>
          <w:rStyle w:val="CommentReference"/>
        </w:rPr>
        <w:annotationRef/>
      </w:r>
      <w:r>
        <w:t>Sí, estaría bien una captura.</w:t>
      </w:r>
    </w:p>
  </w:comment>
  <w:comment w:id="7394" w:author="IO" w:date="2011-07-22T16:52:00Z" w:initials="IO">
    <w:p w14:paraId="063791F9" w14:textId="194953E3" w:rsidR="00C3208D" w:rsidRDefault="00C3208D">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7511" w:author="IO" w:date="2011-07-22T16:52:00Z" w:initials="IO">
    <w:p w14:paraId="3C96023F" w14:textId="77777777" w:rsidR="00C3208D" w:rsidRDefault="00C3208D"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7494" w:author="IO" w:date="2011-07-22T16:52:00Z" w:initials="IO">
    <w:p w14:paraId="6BFCDE5A" w14:textId="3CCB8E9F" w:rsidR="00C3208D" w:rsidRDefault="00C3208D">
      <w:pPr>
        <w:pStyle w:val="CommentText"/>
      </w:pPr>
      <w:r>
        <w:rPr>
          <w:rStyle w:val="CommentReference"/>
        </w:rPr>
        <w:annotationRef/>
      </w:r>
      <w:r>
        <w:t>Estaba al final de la visualización.</w:t>
      </w:r>
    </w:p>
  </w:comment>
  <w:comment w:id="7674" w:author="IO" w:date="2011-07-22T16:52:00Z" w:initials="IO">
    <w:p w14:paraId="7116E344" w14:textId="5283931C" w:rsidR="00C3208D" w:rsidRDefault="00C3208D">
      <w:pPr>
        <w:pStyle w:val="CommentText"/>
      </w:pPr>
      <w:r>
        <w:rPr>
          <w:rStyle w:val="CommentReference"/>
        </w:rPr>
        <w:annotationRef/>
      </w:r>
      <w:r>
        <w:t>Esto no parece muy lógico. Si se incrementa la velocidad en 10 entiendo que se habla del reloj de la simulación. Sólo si te refieres a la velocidad de las aeronaves esto tien sentido.</w:t>
      </w:r>
    </w:p>
  </w:comment>
  <w:comment w:id="7973" w:author="IO" w:date="2011-07-22T16:52:00Z" w:initials="IO">
    <w:p w14:paraId="623A2A8C" w14:textId="77777777" w:rsidR="00C3208D" w:rsidRDefault="00C3208D">
      <w:pPr>
        <w:pStyle w:val="CommentText"/>
      </w:pPr>
      <w:r>
        <w:rPr>
          <w:rStyle w:val="CommentReference"/>
        </w:rPr>
        <w:annotationRef/>
      </w:r>
      <w:r>
        <w:t>Para toda esta sección:</w:t>
      </w:r>
    </w:p>
    <w:p w14:paraId="3DD67874" w14:textId="77777777" w:rsidR="00C3208D" w:rsidRDefault="00C3208D" w:rsidP="001E6DD5">
      <w:pPr>
        <w:pStyle w:val="CommentText"/>
        <w:numPr>
          <w:ilvl w:val="0"/>
          <w:numId w:val="55"/>
        </w:numPr>
      </w:pPr>
      <w:r>
        <w:t>Agrupa las imágenes por pares. Los párrafos quedan tan pequeños y aislados que queda feo.</w:t>
      </w:r>
    </w:p>
    <w:p w14:paraId="0470F3A6" w14:textId="59587A47" w:rsidR="00C3208D" w:rsidRDefault="00C3208D" w:rsidP="001E6DD5">
      <w:pPr>
        <w:pStyle w:val="CommentText"/>
        <w:numPr>
          <w:ilvl w:val="0"/>
          <w:numId w:val="55"/>
        </w:numPr>
      </w:pPr>
      <w:r>
        <w:t>Todas las imágenes han de tener un texto como pie de foto. No se puede poner sólo “Figura Z”.</w:t>
      </w:r>
    </w:p>
    <w:p w14:paraId="673029ED" w14:textId="77777777" w:rsidR="00C3208D" w:rsidRDefault="00C3208D" w:rsidP="001E6DD5">
      <w:pPr>
        <w:pStyle w:val="CommentText"/>
        <w:numPr>
          <w:ilvl w:val="0"/>
          <w:numId w:val="55"/>
        </w:numPr>
      </w:pPr>
      <w:r>
        <w:t>Relaciona las observaciones con tus especificaicones. Los pilotos con estrés tardan más en responder, porque es lo que ocurre en la realidad y así lo has incluido en tus modelos con la tarea X discutida en la Sección Y.</w:t>
      </w:r>
    </w:p>
    <w:p w14:paraId="269E15C1" w14:textId="7A2D33A5" w:rsidR="00C3208D" w:rsidRDefault="00C3208D" w:rsidP="001E6DD5">
      <w:pPr>
        <w:pStyle w:val="CommentText"/>
        <w:numPr>
          <w:ilvl w:val="0"/>
          <w:numId w:val="55"/>
        </w:numPr>
      </w:pPr>
      <w:r>
        <w:t>4) Utiliza los estilos marcados en el resto del artículo.</w:t>
      </w:r>
    </w:p>
  </w:comment>
  <w:comment w:id="8791" w:author="IO" w:date="2011-07-22T16:52:00Z" w:initials="IO">
    <w:p w14:paraId="071CD8F8" w14:textId="4AE90F78" w:rsidR="00C3208D" w:rsidRDefault="00C3208D">
      <w:pPr>
        <w:pStyle w:val="CommentText"/>
      </w:pPr>
      <w:r>
        <w:rPr>
          <w:rStyle w:val="CommentReference"/>
        </w:rPr>
        <w:annotationRef/>
      </w:r>
      <w:r>
        <w:t>Este es el tipo de indicaciones que pueden enlazar con tu especificación. Acompáñalas de referencias a las correspondientes secciones o figuras.</w:t>
      </w:r>
    </w:p>
  </w:comment>
  <w:comment w:id="9391" w:author="IO" w:date="2011-07-22T16:52:00Z" w:initials="IO">
    <w:p w14:paraId="5DBA0D44" w14:textId="074153CA" w:rsidR="00C3208D" w:rsidRDefault="00C3208D">
      <w:pPr>
        <w:pStyle w:val="CommentText"/>
      </w:pPr>
      <w:r>
        <w:rPr>
          <w:rStyle w:val="CommentReference"/>
        </w:rPr>
        <w:annotationRef/>
      </w:r>
      <w:r>
        <w:t>Poner nombre</w:t>
      </w:r>
    </w:p>
  </w:comment>
  <w:comment w:id="9608" w:author="IO" w:date="2011-07-22T16:52:00Z" w:initials="IO">
    <w:p w14:paraId="7C3FEFC0" w14:textId="1E56BF1C" w:rsidR="00C3208D" w:rsidRDefault="00C3208D">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4049C2" w14:textId="77777777" w:rsidR="008C0BAF" w:rsidRDefault="008C0BAF" w:rsidP="00FE689F">
      <w:r>
        <w:separator/>
      </w:r>
    </w:p>
  </w:endnote>
  <w:endnote w:type="continuationSeparator" w:id="0">
    <w:p w14:paraId="6BD6954B" w14:textId="77777777" w:rsidR="008C0BAF" w:rsidRDefault="008C0BAF" w:rsidP="00FE689F">
      <w:r>
        <w:continuationSeparator/>
      </w:r>
    </w:p>
  </w:endnote>
  <w:endnote w:type="continuationNotice" w:id="1">
    <w:p w14:paraId="4ABEBE41" w14:textId="77777777" w:rsidR="008C0BAF" w:rsidRDefault="008C0B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C3208D" w:rsidRDefault="00C3208D">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24432B">
          <w:rPr>
            <w:noProof/>
          </w:rPr>
          <w:t>31</w:t>
        </w:r>
        <w:ins w:id="325" w:author="Orion" w:date="2011-04-24T20:29:00Z">
          <w:r>
            <w:rPr>
              <w:noProof/>
            </w:rPr>
            <w:fldChar w:fldCharType="end"/>
          </w:r>
        </w:ins>
      </w:p>
      <w:customXmlInsRangeStart w:id="326" w:author="Orion" w:date="2011-04-24T20:28:00Z"/>
    </w:sdtContent>
  </w:sdt>
  <w:customXmlInsRangeEnd w:id="326"/>
  <w:p w14:paraId="551F620B" w14:textId="77777777" w:rsidR="00C3208D" w:rsidRDefault="00C32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AB8484" w14:textId="77777777" w:rsidR="008C0BAF" w:rsidRDefault="008C0BAF" w:rsidP="00FE689F">
      <w:r>
        <w:separator/>
      </w:r>
    </w:p>
  </w:footnote>
  <w:footnote w:type="continuationSeparator" w:id="0">
    <w:p w14:paraId="6657A3E7" w14:textId="77777777" w:rsidR="008C0BAF" w:rsidRDefault="008C0BAF" w:rsidP="00FE689F">
      <w:r>
        <w:continuationSeparator/>
      </w:r>
    </w:p>
  </w:footnote>
  <w:footnote w:type="continuationNotice" w:id="1">
    <w:p w14:paraId="37C6FA22" w14:textId="77777777" w:rsidR="008C0BAF" w:rsidRDefault="008C0BAF"/>
  </w:footnote>
  <w:footnote w:id="2">
    <w:p w14:paraId="4E79B475" w14:textId="68610240" w:rsidR="00C3208D" w:rsidRPr="00CF2C24" w:rsidRDefault="00C3208D" w:rsidP="00545B0D">
      <w:pPr>
        <w:pStyle w:val="FootnoteText"/>
        <w:rPr>
          <w:ins w:id="507" w:author="IO" w:date="2011-07-12T12:36:00Z"/>
          <w:lang w:val="es-ES"/>
        </w:rPr>
      </w:pPr>
      <w:r>
        <w:rPr>
          <w:rStyle w:val="FootnoteReference"/>
        </w:rPr>
        <w:footnoteRef/>
      </w:r>
      <w:r w:rsidRPr="00CF2C24">
        <w:rPr>
          <w:lang w:val="en-US"/>
        </w:rPr>
        <w:t xml:space="preserve"> </w:t>
      </w:r>
      <w:r w:rsidRPr="00CE37D7">
        <w:rPr>
          <w:i/>
          <w:lang w:val="en-US"/>
        </w:rPr>
        <w:t>European Organisation for the Safety of Air Navigation</w:t>
      </w:r>
      <w:r w:rsidRPr="00CE37D7">
        <w:rPr>
          <w:lang w:val="en-US"/>
        </w:rPr>
        <w:t xml:space="preserve">. </w:t>
      </w:r>
      <w:r>
        <w:rPr>
          <w:lang w:val="es-ES"/>
        </w:rPr>
        <w:t>Eurocontrol es</w:t>
      </w:r>
      <w:r w:rsidRPr="003219FD">
        <w:t xml:space="preserve"> </w:t>
      </w:r>
      <w:r>
        <w:t xml:space="preserve">la organización internacional civil que planifica y controla </w:t>
      </w:r>
      <w:r w:rsidRPr="003219FD">
        <w:t>el tráfico aéreo en Europa,co aéreo en Europa,</w:t>
      </w:r>
    </w:p>
  </w:footnote>
  <w:footnote w:id="3">
    <w:p w14:paraId="2E0CC05A" w14:textId="77777777" w:rsidR="00C3208D" w:rsidRPr="00CF2C24" w:rsidRDefault="00C3208D"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C3208D" w:rsidRPr="00CF2C24" w:rsidRDefault="00C3208D"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C3208D" w:rsidRPr="006210B0" w:rsidRDefault="00C3208D">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C3208D" w:rsidRPr="00467946" w:rsidRDefault="00C3208D"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C3208D" w:rsidRPr="00493C58" w:rsidRDefault="00C3208D">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C3208D" w:rsidRDefault="00C320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6">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50"/>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52"/>
  </w:num>
  <w:num w:numId="16">
    <w:abstractNumId w:val="48"/>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4"/>
  </w:num>
  <w:num w:numId="29">
    <w:abstractNumId w:val="14"/>
  </w:num>
  <w:num w:numId="30">
    <w:abstractNumId w:val="29"/>
  </w:num>
  <w:num w:numId="31">
    <w:abstractNumId w:val="44"/>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1"/>
  </w:num>
  <w:num w:numId="41">
    <w:abstractNumId w:val="15"/>
  </w:num>
  <w:num w:numId="42">
    <w:abstractNumId w:val="49"/>
  </w:num>
  <w:num w:numId="43">
    <w:abstractNumId w:val="53"/>
  </w:num>
  <w:num w:numId="44">
    <w:abstractNumId w:val="47"/>
  </w:num>
  <w:num w:numId="45">
    <w:abstractNumId w:val="55"/>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6"/>
  </w:num>
  <w:num w:numId="55">
    <w:abstractNumId w:val="40"/>
  </w:num>
  <w:num w:numId="56">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B0A"/>
    <w:rsid w:val="00011CB0"/>
    <w:rsid w:val="00012EF0"/>
    <w:rsid w:val="000137F4"/>
    <w:rsid w:val="000146FD"/>
    <w:rsid w:val="00016662"/>
    <w:rsid w:val="000175DE"/>
    <w:rsid w:val="00017F0C"/>
    <w:rsid w:val="00020020"/>
    <w:rsid w:val="00020E73"/>
    <w:rsid w:val="000227E4"/>
    <w:rsid w:val="00022B9B"/>
    <w:rsid w:val="000230BE"/>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3D31"/>
    <w:rsid w:val="00033E0C"/>
    <w:rsid w:val="00034022"/>
    <w:rsid w:val="00034B85"/>
    <w:rsid w:val="00036186"/>
    <w:rsid w:val="000375FF"/>
    <w:rsid w:val="000409BF"/>
    <w:rsid w:val="00040C3D"/>
    <w:rsid w:val="0004193A"/>
    <w:rsid w:val="0004290C"/>
    <w:rsid w:val="00043008"/>
    <w:rsid w:val="000440C8"/>
    <w:rsid w:val="00044826"/>
    <w:rsid w:val="000448F8"/>
    <w:rsid w:val="00044CE9"/>
    <w:rsid w:val="00045599"/>
    <w:rsid w:val="00045C9C"/>
    <w:rsid w:val="000478A3"/>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A7"/>
    <w:rsid w:val="000A1AF1"/>
    <w:rsid w:val="000A26F6"/>
    <w:rsid w:val="000A3369"/>
    <w:rsid w:val="000A3419"/>
    <w:rsid w:val="000A34F4"/>
    <w:rsid w:val="000A353D"/>
    <w:rsid w:val="000A487B"/>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2F7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F25"/>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37657"/>
    <w:rsid w:val="00137DCB"/>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2EA"/>
    <w:rsid w:val="00193F87"/>
    <w:rsid w:val="0019550B"/>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2C09"/>
    <w:rsid w:val="001C313E"/>
    <w:rsid w:val="001C371D"/>
    <w:rsid w:val="001C37B5"/>
    <w:rsid w:val="001C3CF5"/>
    <w:rsid w:val="001C636D"/>
    <w:rsid w:val="001D0B36"/>
    <w:rsid w:val="001D111C"/>
    <w:rsid w:val="001D1141"/>
    <w:rsid w:val="001D1D11"/>
    <w:rsid w:val="001D2364"/>
    <w:rsid w:val="001D27C3"/>
    <w:rsid w:val="001D28BC"/>
    <w:rsid w:val="001D2C2B"/>
    <w:rsid w:val="001D38CF"/>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1F7F0D"/>
    <w:rsid w:val="0020494C"/>
    <w:rsid w:val="00205B24"/>
    <w:rsid w:val="00205C50"/>
    <w:rsid w:val="002078B7"/>
    <w:rsid w:val="002100B5"/>
    <w:rsid w:val="00212437"/>
    <w:rsid w:val="00212C75"/>
    <w:rsid w:val="00214356"/>
    <w:rsid w:val="00216C93"/>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31460"/>
    <w:rsid w:val="00231845"/>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432B"/>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5A62"/>
    <w:rsid w:val="0027717A"/>
    <w:rsid w:val="00277823"/>
    <w:rsid w:val="0027784A"/>
    <w:rsid w:val="002800BB"/>
    <w:rsid w:val="002809A4"/>
    <w:rsid w:val="00280DF8"/>
    <w:rsid w:val="002810B1"/>
    <w:rsid w:val="0028425B"/>
    <w:rsid w:val="002849FC"/>
    <w:rsid w:val="00286F25"/>
    <w:rsid w:val="00287931"/>
    <w:rsid w:val="002909F2"/>
    <w:rsid w:val="00292B44"/>
    <w:rsid w:val="00292B7D"/>
    <w:rsid w:val="002930B4"/>
    <w:rsid w:val="00293C08"/>
    <w:rsid w:val="00293D27"/>
    <w:rsid w:val="00293FE0"/>
    <w:rsid w:val="002944E7"/>
    <w:rsid w:val="00295116"/>
    <w:rsid w:val="00295655"/>
    <w:rsid w:val="0029593A"/>
    <w:rsid w:val="00295A33"/>
    <w:rsid w:val="002966A1"/>
    <w:rsid w:val="002A2465"/>
    <w:rsid w:val="002A309E"/>
    <w:rsid w:val="002A3258"/>
    <w:rsid w:val="002A3510"/>
    <w:rsid w:val="002A384D"/>
    <w:rsid w:val="002A3F34"/>
    <w:rsid w:val="002A4FEC"/>
    <w:rsid w:val="002A64E7"/>
    <w:rsid w:val="002A730E"/>
    <w:rsid w:val="002B1E45"/>
    <w:rsid w:val="002B2B1D"/>
    <w:rsid w:val="002B37AE"/>
    <w:rsid w:val="002B3B09"/>
    <w:rsid w:val="002B409D"/>
    <w:rsid w:val="002B4BCF"/>
    <w:rsid w:val="002B6451"/>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D66"/>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41B0"/>
    <w:rsid w:val="002E5073"/>
    <w:rsid w:val="002E64BB"/>
    <w:rsid w:val="002E6A70"/>
    <w:rsid w:val="002E7681"/>
    <w:rsid w:val="002E790F"/>
    <w:rsid w:val="002E7A74"/>
    <w:rsid w:val="002E7BDA"/>
    <w:rsid w:val="002E7F99"/>
    <w:rsid w:val="002F134A"/>
    <w:rsid w:val="002F2707"/>
    <w:rsid w:val="002F29C3"/>
    <w:rsid w:val="002F2CBC"/>
    <w:rsid w:val="002F3025"/>
    <w:rsid w:val="002F3D6F"/>
    <w:rsid w:val="002F41ED"/>
    <w:rsid w:val="002F5FB4"/>
    <w:rsid w:val="002F6CE4"/>
    <w:rsid w:val="002F7639"/>
    <w:rsid w:val="002F7A91"/>
    <w:rsid w:val="00301D83"/>
    <w:rsid w:val="00302296"/>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3874"/>
    <w:rsid w:val="003155A5"/>
    <w:rsid w:val="00316790"/>
    <w:rsid w:val="00317249"/>
    <w:rsid w:val="003176EB"/>
    <w:rsid w:val="00317CAD"/>
    <w:rsid w:val="00317F3A"/>
    <w:rsid w:val="00317FD4"/>
    <w:rsid w:val="003219FD"/>
    <w:rsid w:val="00322A05"/>
    <w:rsid w:val="00322EC8"/>
    <w:rsid w:val="00323F6E"/>
    <w:rsid w:val="00326FD6"/>
    <w:rsid w:val="003270DC"/>
    <w:rsid w:val="00330738"/>
    <w:rsid w:val="0033227D"/>
    <w:rsid w:val="003357FA"/>
    <w:rsid w:val="00336BE3"/>
    <w:rsid w:val="003422A3"/>
    <w:rsid w:val="00342684"/>
    <w:rsid w:val="00343B72"/>
    <w:rsid w:val="00343CEF"/>
    <w:rsid w:val="003448BF"/>
    <w:rsid w:val="003457F6"/>
    <w:rsid w:val="003461F7"/>
    <w:rsid w:val="00346226"/>
    <w:rsid w:val="00346BD0"/>
    <w:rsid w:val="00347196"/>
    <w:rsid w:val="003471B9"/>
    <w:rsid w:val="00350660"/>
    <w:rsid w:val="00351174"/>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4F7E"/>
    <w:rsid w:val="003C556D"/>
    <w:rsid w:val="003C61DD"/>
    <w:rsid w:val="003C6203"/>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05FC5"/>
    <w:rsid w:val="0041005A"/>
    <w:rsid w:val="00410B44"/>
    <w:rsid w:val="004117D6"/>
    <w:rsid w:val="00412A64"/>
    <w:rsid w:val="00414312"/>
    <w:rsid w:val="00414340"/>
    <w:rsid w:val="00414AE1"/>
    <w:rsid w:val="00415F96"/>
    <w:rsid w:val="00416FF6"/>
    <w:rsid w:val="004172EF"/>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836"/>
    <w:rsid w:val="00454BEB"/>
    <w:rsid w:val="00455EC5"/>
    <w:rsid w:val="004567F9"/>
    <w:rsid w:val="004570B0"/>
    <w:rsid w:val="00457647"/>
    <w:rsid w:val="0046189B"/>
    <w:rsid w:val="004654A3"/>
    <w:rsid w:val="004668E7"/>
    <w:rsid w:val="00466BB7"/>
    <w:rsid w:val="00467946"/>
    <w:rsid w:val="004706C3"/>
    <w:rsid w:val="004721CC"/>
    <w:rsid w:val="00472327"/>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3C58"/>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A7BD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309E"/>
    <w:rsid w:val="0055401D"/>
    <w:rsid w:val="00554717"/>
    <w:rsid w:val="005548E2"/>
    <w:rsid w:val="00554EC2"/>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2076"/>
    <w:rsid w:val="00572D5D"/>
    <w:rsid w:val="005730EA"/>
    <w:rsid w:val="00573189"/>
    <w:rsid w:val="00575005"/>
    <w:rsid w:val="005750CD"/>
    <w:rsid w:val="00576265"/>
    <w:rsid w:val="00577C77"/>
    <w:rsid w:val="005809E4"/>
    <w:rsid w:val="00580B32"/>
    <w:rsid w:val="00581DB9"/>
    <w:rsid w:val="00582A13"/>
    <w:rsid w:val="00582A7E"/>
    <w:rsid w:val="005838FD"/>
    <w:rsid w:val="00583AD1"/>
    <w:rsid w:val="005854A3"/>
    <w:rsid w:val="00586820"/>
    <w:rsid w:val="00586911"/>
    <w:rsid w:val="00587D28"/>
    <w:rsid w:val="00590A62"/>
    <w:rsid w:val="0059263D"/>
    <w:rsid w:val="0059419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34AB"/>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164E"/>
    <w:rsid w:val="00662E18"/>
    <w:rsid w:val="00662F13"/>
    <w:rsid w:val="006635C9"/>
    <w:rsid w:val="006642ED"/>
    <w:rsid w:val="00665038"/>
    <w:rsid w:val="00665473"/>
    <w:rsid w:val="00667194"/>
    <w:rsid w:val="006675D3"/>
    <w:rsid w:val="00667749"/>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6F69"/>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74D"/>
    <w:rsid w:val="006C2BEF"/>
    <w:rsid w:val="006C3553"/>
    <w:rsid w:val="006C3985"/>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4CCD"/>
    <w:rsid w:val="006E60EE"/>
    <w:rsid w:val="006E6798"/>
    <w:rsid w:val="006F013B"/>
    <w:rsid w:val="006F05A1"/>
    <w:rsid w:val="006F0630"/>
    <w:rsid w:val="006F1AB6"/>
    <w:rsid w:val="006F1AED"/>
    <w:rsid w:val="006F1C76"/>
    <w:rsid w:val="006F5A50"/>
    <w:rsid w:val="006F5FC4"/>
    <w:rsid w:val="006F7A2E"/>
    <w:rsid w:val="006F7C92"/>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557E"/>
    <w:rsid w:val="007176BD"/>
    <w:rsid w:val="00717CAE"/>
    <w:rsid w:val="0072018D"/>
    <w:rsid w:val="00720906"/>
    <w:rsid w:val="00720AD8"/>
    <w:rsid w:val="00721F6B"/>
    <w:rsid w:val="0072223B"/>
    <w:rsid w:val="00722565"/>
    <w:rsid w:val="00722FBD"/>
    <w:rsid w:val="00723844"/>
    <w:rsid w:val="00723DA9"/>
    <w:rsid w:val="00724A09"/>
    <w:rsid w:val="00725F6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5B75"/>
    <w:rsid w:val="007F6D94"/>
    <w:rsid w:val="0080393A"/>
    <w:rsid w:val="00803C40"/>
    <w:rsid w:val="00803D46"/>
    <w:rsid w:val="00804268"/>
    <w:rsid w:val="00804B07"/>
    <w:rsid w:val="0080539F"/>
    <w:rsid w:val="00810DE4"/>
    <w:rsid w:val="00811D35"/>
    <w:rsid w:val="0081251E"/>
    <w:rsid w:val="008146AB"/>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6ADF"/>
    <w:rsid w:val="00841674"/>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7A3"/>
    <w:rsid w:val="00860B81"/>
    <w:rsid w:val="008620BA"/>
    <w:rsid w:val="0086389D"/>
    <w:rsid w:val="00863EFF"/>
    <w:rsid w:val="0086481D"/>
    <w:rsid w:val="00867C53"/>
    <w:rsid w:val="00867F92"/>
    <w:rsid w:val="008707D8"/>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D35"/>
    <w:rsid w:val="008A1F38"/>
    <w:rsid w:val="008A31BB"/>
    <w:rsid w:val="008A45E5"/>
    <w:rsid w:val="008A468B"/>
    <w:rsid w:val="008A476D"/>
    <w:rsid w:val="008A4BB4"/>
    <w:rsid w:val="008A5773"/>
    <w:rsid w:val="008A5A10"/>
    <w:rsid w:val="008A5EFB"/>
    <w:rsid w:val="008A6359"/>
    <w:rsid w:val="008B37A3"/>
    <w:rsid w:val="008B381C"/>
    <w:rsid w:val="008B4420"/>
    <w:rsid w:val="008B5337"/>
    <w:rsid w:val="008B573E"/>
    <w:rsid w:val="008B5B3B"/>
    <w:rsid w:val="008B712C"/>
    <w:rsid w:val="008B7324"/>
    <w:rsid w:val="008C063E"/>
    <w:rsid w:val="008C0BAF"/>
    <w:rsid w:val="008C17BE"/>
    <w:rsid w:val="008C1B17"/>
    <w:rsid w:val="008C1C4B"/>
    <w:rsid w:val="008C1E27"/>
    <w:rsid w:val="008C387F"/>
    <w:rsid w:val="008C3AC6"/>
    <w:rsid w:val="008C3B19"/>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101E6"/>
    <w:rsid w:val="0091035F"/>
    <w:rsid w:val="009105D2"/>
    <w:rsid w:val="00912510"/>
    <w:rsid w:val="009137BD"/>
    <w:rsid w:val="00914129"/>
    <w:rsid w:val="0091427E"/>
    <w:rsid w:val="009143CB"/>
    <w:rsid w:val="00915465"/>
    <w:rsid w:val="00916CAF"/>
    <w:rsid w:val="00917890"/>
    <w:rsid w:val="00920191"/>
    <w:rsid w:val="009214D0"/>
    <w:rsid w:val="0092169C"/>
    <w:rsid w:val="00921CD8"/>
    <w:rsid w:val="00922620"/>
    <w:rsid w:val="00923C11"/>
    <w:rsid w:val="00924354"/>
    <w:rsid w:val="0092440F"/>
    <w:rsid w:val="009258BC"/>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612"/>
    <w:rsid w:val="009447DD"/>
    <w:rsid w:val="00944C75"/>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23A4"/>
    <w:rsid w:val="00983828"/>
    <w:rsid w:val="00985670"/>
    <w:rsid w:val="009864B4"/>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C96"/>
    <w:rsid w:val="009E02FC"/>
    <w:rsid w:val="009E0357"/>
    <w:rsid w:val="009E2258"/>
    <w:rsid w:val="009E42B3"/>
    <w:rsid w:val="009E5D38"/>
    <w:rsid w:val="009E6838"/>
    <w:rsid w:val="009E69E7"/>
    <w:rsid w:val="009E69E8"/>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41695"/>
    <w:rsid w:val="00A42AE3"/>
    <w:rsid w:val="00A433DF"/>
    <w:rsid w:val="00A460F7"/>
    <w:rsid w:val="00A47B5B"/>
    <w:rsid w:val="00A50F6D"/>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875D1"/>
    <w:rsid w:val="00A90417"/>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375C"/>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C54"/>
    <w:rsid w:val="00B0652D"/>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D72"/>
    <w:rsid w:val="00B351E6"/>
    <w:rsid w:val="00B35340"/>
    <w:rsid w:val="00B35374"/>
    <w:rsid w:val="00B3572B"/>
    <w:rsid w:val="00B366E8"/>
    <w:rsid w:val="00B376F0"/>
    <w:rsid w:val="00B37CFC"/>
    <w:rsid w:val="00B409CB"/>
    <w:rsid w:val="00B409CD"/>
    <w:rsid w:val="00B426FD"/>
    <w:rsid w:val="00B428E6"/>
    <w:rsid w:val="00B42FC5"/>
    <w:rsid w:val="00B430A2"/>
    <w:rsid w:val="00B44765"/>
    <w:rsid w:val="00B45F7C"/>
    <w:rsid w:val="00B46344"/>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6229"/>
    <w:rsid w:val="00C265B1"/>
    <w:rsid w:val="00C26EB8"/>
    <w:rsid w:val="00C27AE0"/>
    <w:rsid w:val="00C3081D"/>
    <w:rsid w:val="00C3088F"/>
    <w:rsid w:val="00C312EE"/>
    <w:rsid w:val="00C31654"/>
    <w:rsid w:val="00C3208D"/>
    <w:rsid w:val="00C333A5"/>
    <w:rsid w:val="00C337A2"/>
    <w:rsid w:val="00C345B3"/>
    <w:rsid w:val="00C34755"/>
    <w:rsid w:val="00C34D93"/>
    <w:rsid w:val="00C35C0A"/>
    <w:rsid w:val="00C36118"/>
    <w:rsid w:val="00C37A16"/>
    <w:rsid w:val="00C41DC9"/>
    <w:rsid w:val="00C44607"/>
    <w:rsid w:val="00C45828"/>
    <w:rsid w:val="00C45A20"/>
    <w:rsid w:val="00C46FE5"/>
    <w:rsid w:val="00C47160"/>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413"/>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207"/>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26C8"/>
    <w:rsid w:val="00DC36FC"/>
    <w:rsid w:val="00DC4615"/>
    <w:rsid w:val="00DC5C66"/>
    <w:rsid w:val="00DC6F39"/>
    <w:rsid w:val="00DD02EE"/>
    <w:rsid w:val="00DD0451"/>
    <w:rsid w:val="00DD0E79"/>
    <w:rsid w:val="00DD3950"/>
    <w:rsid w:val="00DD4556"/>
    <w:rsid w:val="00DD50C9"/>
    <w:rsid w:val="00DD5452"/>
    <w:rsid w:val="00DD56C9"/>
    <w:rsid w:val="00DD5C41"/>
    <w:rsid w:val="00DD77B4"/>
    <w:rsid w:val="00DD79DB"/>
    <w:rsid w:val="00DE0993"/>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4C65"/>
    <w:rsid w:val="00E056FD"/>
    <w:rsid w:val="00E07A3E"/>
    <w:rsid w:val="00E10B6C"/>
    <w:rsid w:val="00E11899"/>
    <w:rsid w:val="00E11A05"/>
    <w:rsid w:val="00E11ABF"/>
    <w:rsid w:val="00E11C83"/>
    <w:rsid w:val="00E11F89"/>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333"/>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3A8E"/>
    <w:rsid w:val="00E75935"/>
    <w:rsid w:val="00E75AD4"/>
    <w:rsid w:val="00E7650F"/>
    <w:rsid w:val="00E77925"/>
    <w:rsid w:val="00E8071A"/>
    <w:rsid w:val="00E81743"/>
    <w:rsid w:val="00E84CCE"/>
    <w:rsid w:val="00E86135"/>
    <w:rsid w:val="00E87CD1"/>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80"/>
    <w:rsid w:val="00EB451E"/>
    <w:rsid w:val="00EB499E"/>
    <w:rsid w:val="00EB4B4C"/>
    <w:rsid w:val="00EB5B8E"/>
    <w:rsid w:val="00EB5BE1"/>
    <w:rsid w:val="00EB751C"/>
    <w:rsid w:val="00EC0641"/>
    <w:rsid w:val="00EC17D1"/>
    <w:rsid w:val="00EC1A4F"/>
    <w:rsid w:val="00EC4B15"/>
    <w:rsid w:val="00EC4E53"/>
    <w:rsid w:val="00EC52DF"/>
    <w:rsid w:val="00EC544F"/>
    <w:rsid w:val="00EC5D9F"/>
    <w:rsid w:val="00EC6306"/>
    <w:rsid w:val="00EC733D"/>
    <w:rsid w:val="00ED0467"/>
    <w:rsid w:val="00ED0A17"/>
    <w:rsid w:val="00ED12B2"/>
    <w:rsid w:val="00ED143B"/>
    <w:rsid w:val="00ED3604"/>
    <w:rsid w:val="00ED5457"/>
    <w:rsid w:val="00ED5781"/>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481D"/>
    <w:rsid w:val="00F05682"/>
    <w:rsid w:val="00F05B28"/>
    <w:rsid w:val="00F06242"/>
    <w:rsid w:val="00F06E2A"/>
    <w:rsid w:val="00F109C5"/>
    <w:rsid w:val="00F10AF0"/>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915FD"/>
    <w:rsid w:val="00F92397"/>
    <w:rsid w:val="00F92E86"/>
    <w:rsid w:val="00F9311E"/>
    <w:rsid w:val="00F95A63"/>
    <w:rsid w:val="00FA0F77"/>
    <w:rsid w:val="00FA3098"/>
    <w:rsid w:val="00FA31C7"/>
    <w:rsid w:val="00FA3A60"/>
    <w:rsid w:val="00FA47E2"/>
    <w:rsid w:val="00FA57E6"/>
    <w:rsid w:val="00FA5BAF"/>
    <w:rsid w:val="00FA69F7"/>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2D0A"/>
    <w:rsid w:val="00FC3DDD"/>
    <w:rsid w:val="00FC41AF"/>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56</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69</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68</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63</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67</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70</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56</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69</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68</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63</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67</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70</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s>
</file>

<file path=customXml/itemProps1.xml><?xml version="1.0" encoding="utf-8"?>
<ds:datastoreItem xmlns:ds="http://schemas.openxmlformats.org/officeDocument/2006/customXml" ds:itemID="{A814C7F9-AF90-4218-88FF-2F769A956C0B}">
  <ds:schemaRefs>
    <ds:schemaRef ds:uri="http://schemas.openxmlformats.org/officeDocument/2006/bibliography"/>
  </ds:schemaRefs>
</ds:datastoreItem>
</file>

<file path=customXml/itemProps2.xml><?xml version="1.0" encoding="utf-8"?>
<ds:datastoreItem xmlns:ds="http://schemas.openxmlformats.org/officeDocument/2006/customXml" ds:itemID="{8B812E04-A79E-41D4-B716-2F33226C4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17817</TotalTime>
  <Pages>106</Pages>
  <Words>33705</Words>
  <Characters>185379</Characters>
  <Application>Microsoft Office Word</Application>
  <DocSecurity>0</DocSecurity>
  <Lines>1544</Lines>
  <Paragraphs>437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218647</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283</cp:revision>
  <cp:lastPrinted>2011-04-02T11:53:00Z</cp:lastPrinted>
  <dcterms:created xsi:type="dcterms:W3CDTF">2011-05-03T09:49:00Z</dcterms:created>
  <dcterms:modified xsi:type="dcterms:W3CDTF">2011-07-28T14:45:00Z</dcterms:modified>
</cp:coreProperties>
</file>